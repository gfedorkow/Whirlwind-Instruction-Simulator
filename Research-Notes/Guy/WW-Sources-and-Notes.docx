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9C9C" w14:textId="3C2CC564" w:rsidR="00E86882" w:rsidRDefault="00E86882" w:rsidP="004A01EF">
      <w:pPr>
        <w:rPr>
          <w:rFonts w:cs="Arial"/>
          <w:color w:val="31849B" w:themeColor="accent5" w:themeShade="BF"/>
          <w:sz w:val="32"/>
        </w:rPr>
      </w:pPr>
    </w:p>
    <w:p w14:paraId="1C9D68AB" w14:textId="6AFF116D" w:rsidR="00221A5C" w:rsidRDefault="00221A5C" w:rsidP="004A01EF">
      <w:pPr>
        <w:rPr>
          <w:rFonts w:cs="Arial"/>
          <w:color w:val="31849B" w:themeColor="accent5" w:themeShade="BF"/>
          <w:sz w:val="32"/>
        </w:rPr>
      </w:pPr>
      <w:r>
        <w:rPr>
          <w:rFonts w:cs="Arial"/>
          <w:noProof/>
          <w:color w:val="31849B" w:themeColor="accent5" w:themeShade="BF"/>
          <w:sz w:val="32"/>
        </w:rPr>
        <mc:AlternateContent>
          <mc:Choice Requires="wpc">
            <w:drawing>
              <wp:inline distT="0" distB="0" distL="0" distR="0" wp14:anchorId="564C7FBA" wp14:editId="4E123881">
                <wp:extent cx="6474473" cy="5260975"/>
                <wp:effectExtent l="0" t="0" r="2540" b="0"/>
                <wp:docPr id="2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4460" cy="5260975"/>
                          </a:xfrm>
                          <a:prstGeom prst="rect">
                            <a:avLst/>
                          </a:prstGeom>
                        </pic:spPr>
                      </pic:pic>
                      <pic:pic xmlns:pic="http://schemas.openxmlformats.org/drawingml/2006/picture">
                        <pic:nvPicPr>
                          <pic:cNvPr id="26" name="Picture 26"/>
                          <pic:cNvPicPr>
                            <a:picLocks noChangeAspect="1"/>
                          </pic:cNvPicPr>
                        </pic:nvPicPr>
                        <pic:blipFill>
                          <a:blip r:embed="rId9"/>
                          <a:stretch>
                            <a:fillRect/>
                          </a:stretch>
                        </pic:blipFill>
                        <pic:spPr>
                          <a:xfrm>
                            <a:off x="3222208" y="2459671"/>
                            <a:ext cx="2021508" cy="229332"/>
                          </a:xfrm>
                          <a:prstGeom prst="rect">
                            <a:avLst/>
                          </a:prstGeom>
                        </pic:spPr>
                      </pic:pic>
                      <wps:wsp>
                        <wps:cNvPr id="27" name="Text Box 27"/>
                        <wps:cNvSpPr txBox="1"/>
                        <wps:spPr>
                          <a:xfrm>
                            <a:off x="3020554" y="1971810"/>
                            <a:ext cx="2470180" cy="1343432"/>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A8035C" w14:textId="77777777" w:rsidR="006154BD" w:rsidRPr="00E32F5D" w:rsidRDefault="006154BD" w:rsidP="00221A5C">
                              <w:pPr>
                                <w:jc w:val="center"/>
                                <w:rPr>
                                  <w:rFonts w:ascii="Special Elite" w:eastAsia="Gungsuh" w:hAnsi="Special Elite" w:cs="Courier New"/>
                                  <w:b/>
                                  <w:color w:val="595959" w:themeColor="text1" w:themeTint="A6"/>
                                  <w:sz w:val="48"/>
                                  <w14:textOutline w14:w="0" w14:cap="flat" w14:cmpd="sng" w14:algn="ctr">
                                    <w14:noFill/>
                                    <w14:prstDash w14:val="solid"/>
                                    <w14:round/>
                                  </w14:textOutline>
                                </w:rPr>
                              </w:pPr>
                              <w:r w:rsidRPr="00E32F5D">
                                <w:rPr>
                                  <w:rFonts w:ascii="Special Elite" w:eastAsia="Gungsuh" w:hAnsi="Special Elite" w:cs="Courier New"/>
                                  <w:b/>
                                  <w:color w:val="595959" w:themeColor="text1" w:themeTint="A6"/>
                                  <w:sz w:val="56"/>
                                  <w14:textOutline w14:w="0" w14:cap="flat" w14:cmpd="sng" w14:algn="ctr">
                                    <w14:noFill/>
                                    <w14:prstDash w14:val="solid"/>
                                    <w14:round/>
                                  </w14:textOutline>
                                </w:rPr>
                                <w:t>Whirlwind I/II</w:t>
                              </w:r>
                            </w:p>
                            <w:p w14:paraId="205BC425" w14:textId="7ED46BD5" w:rsidR="006154BD" w:rsidRDefault="006154BD" w:rsidP="00221A5C">
                              <w:pPr>
                                <w:jc w:val="center"/>
                                <w:rPr>
                                  <w:rFonts w:ascii="Special Elite" w:eastAsia="Gungsuh" w:hAnsi="Special Elite" w:cs="Courier New"/>
                                  <w:b/>
                                  <w:color w:val="595959" w:themeColor="text1" w:themeTint="A6"/>
                                  <w:sz w:val="36"/>
                                  <w14:textOutline w14:w="0" w14:cap="flat" w14:cmpd="sng" w14:algn="ctr">
                                    <w14:noFill/>
                                    <w14:prstDash w14:val="solid"/>
                                    <w14:round/>
                                  </w14:textOutline>
                                </w:rPr>
                              </w:pPr>
                              <w:r>
                                <w:rPr>
                                  <w:rFonts w:ascii="Special Elite" w:eastAsia="Gungsuh" w:hAnsi="Special Elite" w:cs="Courier New"/>
                                  <w:b/>
                                  <w:color w:val="595959" w:themeColor="text1" w:themeTint="A6"/>
                                  <w:sz w:val="36"/>
                                  <w14:textOutline w14:w="0" w14:cap="flat" w14:cmpd="sng" w14:algn="ctr">
                                    <w14:noFill/>
                                    <w14:prstDash w14:val="solid"/>
                                    <w14:round/>
                                  </w14:textOutline>
                                </w:rPr>
                                <w:t>Sources and Notes</w:t>
                              </w:r>
                            </w:p>
                            <w:p w14:paraId="3639C8B5" w14:textId="2298DD0C" w:rsidR="006154BD" w:rsidRPr="006154BD" w:rsidRDefault="006154BD" w:rsidP="00221A5C">
                              <w:pPr>
                                <w:jc w:val="center"/>
                                <w:rPr>
                                  <w:rFonts w:ascii="Special Elite" w:hAnsi="Special Elite"/>
                                  <w:color w:val="595959" w:themeColor="text1" w:themeTint="A6"/>
                                  <w:sz w:val="24"/>
                                </w:rPr>
                              </w:pPr>
                              <w:r w:rsidRPr="006154BD">
                                <w:rPr>
                                  <w:rFonts w:ascii="Special Elite" w:eastAsia="Gungsuh" w:hAnsi="Special Elite" w:cs="Courier New"/>
                                  <w:b/>
                                  <w:color w:val="595959" w:themeColor="text1" w:themeTint="A6"/>
                                  <w:sz w:val="24"/>
                                  <w14:textOutline w14:w="0" w14:cap="flat" w14:cmpd="sng" w14:algn="ctr">
                                    <w14:noFill/>
                                    <w14:prstDash w14:val="solid"/>
                                    <w14:round/>
                                  </w14:textOutline>
                                </w:rPr>
                                <w:t>Guy C. Fedorkow</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564C7FBA" id="Canvas 23" o:spid="_x0000_s1026" editas="canvas" style="width:509.8pt;height:414.25pt;mso-position-horizontal-relative:char;mso-position-vertical-relative:line" coordsize="64744,52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744;height:52609;visibility:visible;mso-wrap-style:square">
                  <v:fill o:detectmouseclick="t"/>
                  <v:path o:connecttype="none"/>
                </v:shape>
                <v:shape id="Picture 29" o:spid="_x0000_s1028" type="#_x0000_t75" style="position:absolute;width:64744;height:5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">
                  <v:imagedata r:id="rId10" o:title=""/>
                </v:shape>
                <v:shape id="Picture 26" o:spid="_x0000_s1029" type="#_x0000_t75" style="position:absolute;left:32222;top:24596;width:20215;height:2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 Box 27" o:spid="_x0000_s1030" type="#_x0000_t202" style="position:absolute;left:30205;top:19718;width:24702;height:13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" filled="f" strokeweight=".5pt">
                  <v:textbox inset=".72pt,.72pt,.72pt,.72pt">
                    <w:txbxContent>
                      <w:p w14:paraId="64A8035C" w14:textId="77777777" w:rsidR="006154BD" w:rsidRPr="00E32F5D" w:rsidRDefault="006154BD" w:rsidP="00221A5C">
                        <w:pPr>
                          <w:jc w:val="center"/>
                          <w:rPr>
                            <w:rFonts w:ascii="Special Elite" w:eastAsia="Gungsuh" w:hAnsi="Special Elite" w:cs="Courier New"/>
                            <w:b/>
                            <w:color w:val="595959" w:themeColor="text1" w:themeTint="A6"/>
                            <w:sz w:val="48"/>
                            <w14:textOutline w14:w="0" w14:cap="flat" w14:cmpd="sng" w14:algn="ctr">
                              <w14:noFill/>
                              <w14:prstDash w14:val="solid"/>
                              <w14:round/>
                            </w14:textOutline>
                          </w:rPr>
                        </w:pPr>
                        <w:r w:rsidRPr="00E32F5D">
                          <w:rPr>
                            <w:rFonts w:ascii="Special Elite" w:eastAsia="Gungsuh" w:hAnsi="Special Elite" w:cs="Courier New"/>
                            <w:b/>
                            <w:color w:val="595959" w:themeColor="text1" w:themeTint="A6"/>
                            <w:sz w:val="56"/>
                            <w14:textOutline w14:w="0" w14:cap="flat" w14:cmpd="sng" w14:algn="ctr">
                              <w14:noFill/>
                              <w14:prstDash w14:val="solid"/>
                              <w14:round/>
                            </w14:textOutline>
                          </w:rPr>
                          <w:t>Whirlwind I/II</w:t>
                        </w:r>
                      </w:p>
                      <w:p w14:paraId="205BC425" w14:textId="7ED46BD5" w:rsidR="006154BD" w:rsidRDefault="006154BD" w:rsidP="00221A5C">
                        <w:pPr>
                          <w:jc w:val="center"/>
                          <w:rPr>
                            <w:rFonts w:ascii="Special Elite" w:eastAsia="Gungsuh" w:hAnsi="Special Elite" w:cs="Courier New"/>
                            <w:b/>
                            <w:color w:val="595959" w:themeColor="text1" w:themeTint="A6"/>
                            <w:sz w:val="36"/>
                            <w14:textOutline w14:w="0" w14:cap="flat" w14:cmpd="sng" w14:algn="ctr">
                              <w14:noFill/>
                              <w14:prstDash w14:val="solid"/>
                              <w14:round/>
                            </w14:textOutline>
                          </w:rPr>
                        </w:pPr>
                        <w:r>
                          <w:rPr>
                            <w:rFonts w:ascii="Special Elite" w:eastAsia="Gungsuh" w:hAnsi="Special Elite" w:cs="Courier New"/>
                            <w:b/>
                            <w:color w:val="595959" w:themeColor="text1" w:themeTint="A6"/>
                            <w:sz w:val="36"/>
                            <w14:textOutline w14:w="0" w14:cap="flat" w14:cmpd="sng" w14:algn="ctr">
                              <w14:noFill/>
                              <w14:prstDash w14:val="solid"/>
                              <w14:round/>
                            </w14:textOutline>
                          </w:rPr>
                          <w:t>Sources and Notes</w:t>
                        </w:r>
                      </w:p>
                      <w:p w14:paraId="3639C8B5" w14:textId="2298DD0C" w:rsidR="006154BD" w:rsidRPr="006154BD" w:rsidRDefault="006154BD" w:rsidP="00221A5C">
                        <w:pPr>
                          <w:jc w:val="center"/>
                          <w:rPr>
                            <w:rFonts w:ascii="Special Elite" w:hAnsi="Special Elite"/>
                            <w:color w:val="595959" w:themeColor="text1" w:themeTint="A6"/>
                            <w:sz w:val="24"/>
                          </w:rPr>
                        </w:pPr>
                        <w:r w:rsidRPr="006154BD">
                          <w:rPr>
                            <w:rFonts w:ascii="Special Elite" w:eastAsia="Gungsuh" w:hAnsi="Special Elite" w:cs="Courier New"/>
                            <w:b/>
                            <w:color w:val="595959" w:themeColor="text1" w:themeTint="A6"/>
                            <w:sz w:val="24"/>
                            <w14:textOutline w14:w="0" w14:cap="flat" w14:cmpd="sng" w14:algn="ctr">
                              <w14:noFill/>
                              <w14:prstDash w14:val="solid"/>
                              <w14:round/>
                            </w14:textOutline>
                          </w:rPr>
                          <w:t>Guy C. Fedorkow</w:t>
                        </w:r>
                      </w:p>
                    </w:txbxContent>
                  </v:textbox>
                </v:shape>
                <w10:anchorlock/>
              </v:group>
            </w:pict>
          </mc:Fallback>
        </mc:AlternateContent>
      </w:r>
    </w:p>
    <w:p w14:paraId="05EADAE0" w14:textId="59D1DF7B" w:rsidR="00221A5C" w:rsidRDefault="00221A5C" w:rsidP="004A01EF">
      <w:pPr>
        <w:rPr>
          <w:rFonts w:cs="Arial"/>
          <w:color w:val="31849B" w:themeColor="accent5" w:themeShade="BF"/>
          <w:sz w:val="32"/>
        </w:rPr>
      </w:pPr>
    </w:p>
    <w:p w14:paraId="5E62E466" w14:textId="260D29D0" w:rsidR="00E86882" w:rsidRPr="00CB0196" w:rsidRDefault="00C25706" w:rsidP="004A01EF">
      <w:pPr>
        <w:rPr>
          <w:rFonts w:cs="Arial"/>
          <w:color w:val="BFBFBF" w:themeColor="background1" w:themeShade="BF"/>
          <w:sz w:val="12"/>
          <w:szCs w:val="12"/>
        </w:rPr>
      </w:pPr>
      <w:proofErr w:type="spellStart"/>
      <w:r w:rsidRPr="00CB0196">
        <w:rPr>
          <w:rFonts w:cs="Arial"/>
          <w:color w:val="BFBFBF" w:themeColor="background1" w:themeShade="BF"/>
          <w:sz w:val="12"/>
          <w:szCs w:val="12"/>
        </w:rPr>
        <w:t>Gungsuh</w:t>
      </w:r>
      <w:proofErr w:type="spellEnd"/>
      <w:r w:rsidRPr="00CB0196">
        <w:rPr>
          <w:rFonts w:cs="Arial"/>
          <w:color w:val="BFBFBF" w:themeColor="background1" w:themeShade="BF"/>
          <w:sz w:val="12"/>
          <w:szCs w:val="12"/>
        </w:rPr>
        <w:t xml:space="preserve"> font</w:t>
      </w:r>
    </w:p>
    <w:p w14:paraId="1AAF63F9" w14:textId="2F824952" w:rsidR="001F489A" w:rsidRPr="005A234D" w:rsidRDefault="003B2637" w:rsidP="004A01EF">
      <w:pPr>
        <w:rPr>
          <w:rFonts w:cs="Arial"/>
          <w:color w:val="31849B" w:themeColor="accent5" w:themeShade="BF"/>
          <w:sz w:val="32"/>
        </w:rPr>
      </w:pPr>
      <w:r>
        <w:rPr>
          <w:rFonts w:cs="Arial"/>
          <w:color w:val="31849B" w:themeColor="accent5" w:themeShade="BF"/>
          <w:sz w:val="32"/>
        </w:rPr>
        <w:t>Version 1.0</w:t>
      </w:r>
    </w:p>
    <w:p w14:paraId="5567572B" w14:textId="2180FB44" w:rsidR="00E813AC" w:rsidRDefault="00291BFE" w:rsidP="00B900C6">
      <w:pPr>
        <w:rPr>
          <w:rFonts w:cs="Arial"/>
        </w:rPr>
      </w:pPr>
      <w:bookmarkStart w:id="0" w:name="_MailEndCompose"/>
      <w:bookmarkEnd w:id="0"/>
      <w:r>
        <w:rPr>
          <w:rFonts w:cs="Arial"/>
        </w:rPr>
        <w:t>Guy C. Fedorkow</w:t>
      </w:r>
      <w:r w:rsidR="00E813AC">
        <w:rPr>
          <w:rFonts w:cs="Arial"/>
        </w:rPr>
        <w:t xml:space="preserve">, </w:t>
      </w:r>
      <w:r w:rsidR="00011508">
        <w:rPr>
          <w:rFonts w:cs="Arial"/>
        </w:rPr>
        <w:t>Apr 2018</w:t>
      </w:r>
    </w:p>
    <w:p w14:paraId="14CFDEAF" w14:textId="14B49067" w:rsidR="003B2637" w:rsidRDefault="003B2637" w:rsidP="00B900C6">
      <w:pPr>
        <w:rPr>
          <w:rFonts w:cs="Arial"/>
        </w:rPr>
      </w:pPr>
    </w:p>
    <w:p w14:paraId="07B25397" w14:textId="10ECC08C" w:rsidR="00291BFE" w:rsidRDefault="00291BFE" w:rsidP="00B900C6">
      <w:pPr>
        <w:rPr>
          <w:rFonts w:cs="Arial"/>
          <w:color w:val="365F91" w:themeColor="accent1" w:themeShade="BF"/>
          <w:sz w:val="36"/>
        </w:rPr>
      </w:pPr>
      <w:r>
        <w:rPr>
          <w:rFonts w:cs="Arial"/>
          <w:noProof/>
        </w:rPr>
        <w:drawing>
          <wp:inline distT="0" distB="0" distL="0" distR="0" wp14:anchorId="0A7AD0E8" wp14:editId="230BA605">
            <wp:extent cx="638175" cy="638175"/>
            <wp:effectExtent l="0" t="0" r="9525" b="952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work.gif"/>
                    <pic:cNvPicPr/>
                  </pic:nvPicPr>
                  <pic:blipFill>
                    <a:blip r:embed="rId12">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inline>
        </w:drawing>
      </w:r>
      <w:r>
        <w:rPr>
          <w:rFonts w:cs="Arial"/>
        </w:rPr>
        <w:t xml:space="preserve">  </w:t>
      </w:r>
      <w:r w:rsidRPr="00A249A0">
        <w:rPr>
          <w:rFonts w:cs="Arial"/>
          <w:color w:val="365F91" w:themeColor="accent1" w:themeShade="BF"/>
          <w:sz w:val="36"/>
        </w:rPr>
        <w:t>Caution!  Construction Site!</w:t>
      </w:r>
    </w:p>
    <w:p w14:paraId="31B6C201" w14:textId="1E2D161B" w:rsidR="006A19D8" w:rsidRPr="003C4E96" w:rsidRDefault="006A19D8" w:rsidP="00B900C6">
      <w:pPr>
        <w:rPr>
          <w:rFonts w:cs="Arial"/>
          <w:sz w:val="10"/>
        </w:rPr>
      </w:pPr>
      <w:r w:rsidRPr="003C4E96">
        <w:rPr>
          <w:rFonts w:cs="Arial"/>
          <w:color w:val="365F91" w:themeColor="accent1" w:themeShade="BF"/>
        </w:rPr>
        <w:t>If you see errors or can offer corrections</w:t>
      </w:r>
      <w:r w:rsidR="003C4E96" w:rsidRPr="003C4E96">
        <w:rPr>
          <w:rFonts w:cs="Arial"/>
          <w:color w:val="365F91" w:themeColor="accent1" w:themeShade="BF"/>
        </w:rPr>
        <w:t xml:space="preserve"> or content</w:t>
      </w:r>
      <w:r w:rsidRPr="003C4E96">
        <w:rPr>
          <w:rFonts w:cs="Arial"/>
          <w:color w:val="365F91" w:themeColor="accent1" w:themeShade="BF"/>
        </w:rPr>
        <w:t xml:space="preserve">, please contact guy dot </w:t>
      </w:r>
      <w:proofErr w:type="spellStart"/>
      <w:r w:rsidRPr="003C4E96">
        <w:rPr>
          <w:rFonts w:cs="Arial"/>
          <w:color w:val="365F91" w:themeColor="accent1" w:themeShade="BF"/>
        </w:rPr>
        <w:t>fedorkow</w:t>
      </w:r>
      <w:proofErr w:type="spellEnd"/>
      <w:r w:rsidRPr="003C4E96">
        <w:rPr>
          <w:rFonts w:cs="Arial"/>
          <w:color w:val="365F91" w:themeColor="accent1" w:themeShade="BF"/>
        </w:rPr>
        <w:t xml:space="preserve"> at </w:t>
      </w:r>
      <w:proofErr w:type="spellStart"/>
      <w:r w:rsidRPr="003C4E96">
        <w:rPr>
          <w:rFonts w:cs="Arial"/>
          <w:color w:val="365F91" w:themeColor="accent1" w:themeShade="BF"/>
        </w:rPr>
        <w:t>gmail</w:t>
      </w:r>
      <w:proofErr w:type="spellEnd"/>
      <w:r w:rsidRPr="003C4E96">
        <w:rPr>
          <w:rFonts w:cs="Arial"/>
          <w:color w:val="365F91" w:themeColor="accent1" w:themeShade="BF"/>
        </w:rPr>
        <w:t xml:space="preserve"> dot com.</w:t>
      </w:r>
    </w:p>
    <w:p w14:paraId="7BA53011" w14:textId="77777777" w:rsidR="00B900C6" w:rsidRDefault="00B900C6" w:rsidP="00B900C6">
      <w:pPr>
        <w:rPr>
          <w:rFonts w:cs="Arial"/>
        </w:rPr>
      </w:pPr>
    </w:p>
    <w:p w14:paraId="611FE195" w14:textId="40F9CE33" w:rsidR="00FC01BA" w:rsidRDefault="00FD7E3C">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r>
        <w:rPr>
          <w:rFonts w:cs="Arial"/>
        </w:rPr>
        <w:lastRenderedPageBreak/>
        <w:fldChar w:fldCharType="begin"/>
      </w:r>
      <w:r>
        <w:rPr>
          <w:rFonts w:cs="Arial"/>
        </w:rPr>
        <w:instrText xml:space="preserve"> TOC \o "1-3" \h \z \u </w:instrText>
      </w:r>
      <w:r>
        <w:rPr>
          <w:rFonts w:cs="Arial"/>
        </w:rPr>
        <w:fldChar w:fldCharType="separate"/>
      </w:r>
      <w:hyperlink w:anchor="_Toc193914289" w:history="1">
        <w:r w:rsidR="00FC01BA" w:rsidRPr="0013105A">
          <w:rPr>
            <w:rStyle w:val="Hyperlink"/>
            <w:noProof/>
          </w:rPr>
          <w:t>1.</w:t>
        </w:r>
        <w:r w:rsidR="00FC01BA">
          <w:rPr>
            <w:rFonts w:asciiTheme="minorHAnsi" w:eastAsiaTheme="minorEastAsia" w:hAnsiTheme="minorHAnsi" w:cstheme="minorBidi"/>
            <w:b w:val="0"/>
            <w:bCs w:val="0"/>
            <w:caps w:val="0"/>
            <w:noProof/>
            <w:kern w:val="2"/>
            <w:sz w:val="24"/>
            <w14:ligatures w14:val="standardContextual"/>
          </w:rPr>
          <w:tab/>
        </w:r>
        <w:r w:rsidR="00FC01BA" w:rsidRPr="0013105A">
          <w:rPr>
            <w:rStyle w:val="Hyperlink"/>
            <w:noProof/>
          </w:rPr>
          <w:t>Introduction</w:t>
        </w:r>
        <w:r w:rsidR="00FC01BA">
          <w:rPr>
            <w:noProof/>
            <w:webHidden/>
          </w:rPr>
          <w:tab/>
        </w:r>
        <w:r w:rsidR="00FC01BA">
          <w:rPr>
            <w:noProof/>
            <w:webHidden/>
          </w:rPr>
          <w:fldChar w:fldCharType="begin"/>
        </w:r>
        <w:r w:rsidR="00FC01BA">
          <w:rPr>
            <w:noProof/>
            <w:webHidden/>
          </w:rPr>
          <w:instrText xml:space="preserve"> PAGEREF _Toc193914289 \h </w:instrText>
        </w:r>
        <w:r w:rsidR="00FC01BA">
          <w:rPr>
            <w:noProof/>
            <w:webHidden/>
          </w:rPr>
        </w:r>
        <w:r w:rsidR="00FC01BA">
          <w:rPr>
            <w:noProof/>
            <w:webHidden/>
          </w:rPr>
          <w:fldChar w:fldCharType="separate"/>
        </w:r>
        <w:r w:rsidR="00FC01BA">
          <w:rPr>
            <w:noProof/>
            <w:webHidden/>
          </w:rPr>
          <w:t>8</w:t>
        </w:r>
        <w:r w:rsidR="00FC01BA">
          <w:rPr>
            <w:noProof/>
            <w:webHidden/>
          </w:rPr>
          <w:fldChar w:fldCharType="end"/>
        </w:r>
      </w:hyperlink>
    </w:p>
    <w:p w14:paraId="1F1E0CB0" w14:textId="7EAED4C8"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0" w:history="1">
        <w:r w:rsidRPr="0013105A">
          <w:rPr>
            <w:rStyle w:val="Hyperlink"/>
            <w:noProof/>
          </w:rPr>
          <w:t>1.1</w:t>
        </w:r>
        <w:r>
          <w:rPr>
            <w:rFonts w:asciiTheme="minorHAnsi" w:eastAsiaTheme="minorEastAsia" w:hAnsiTheme="minorHAnsi" w:cstheme="minorBidi"/>
            <w:smallCaps w:val="0"/>
            <w:noProof/>
            <w:kern w:val="2"/>
            <w:sz w:val="24"/>
            <w14:ligatures w14:val="standardContextual"/>
          </w:rPr>
          <w:tab/>
        </w:r>
        <w:r w:rsidRPr="0013105A">
          <w:rPr>
            <w:rStyle w:val="Hyperlink"/>
            <w:noProof/>
          </w:rPr>
          <w:t>Architecture</w:t>
        </w:r>
        <w:r>
          <w:rPr>
            <w:noProof/>
            <w:webHidden/>
          </w:rPr>
          <w:tab/>
        </w:r>
        <w:r>
          <w:rPr>
            <w:noProof/>
            <w:webHidden/>
          </w:rPr>
          <w:fldChar w:fldCharType="begin"/>
        </w:r>
        <w:r>
          <w:rPr>
            <w:noProof/>
            <w:webHidden/>
          </w:rPr>
          <w:instrText xml:space="preserve"> PAGEREF _Toc193914290 \h </w:instrText>
        </w:r>
        <w:r>
          <w:rPr>
            <w:noProof/>
            <w:webHidden/>
          </w:rPr>
        </w:r>
        <w:r>
          <w:rPr>
            <w:noProof/>
            <w:webHidden/>
          </w:rPr>
          <w:fldChar w:fldCharType="separate"/>
        </w:r>
        <w:r>
          <w:rPr>
            <w:noProof/>
            <w:webHidden/>
          </w:rPr>
          <w:t>8</w:t>
        </w:r>
        <w:r>
          <w:rPr>
            <w:noProof/>
            <w:webHidden/>
          </w:rPr>
          <w:fldChar w:fldCharType="end"/>
        </w:r>
      </w:hyperlink>
    </w:p>
    <w:p w14:paraId="5ED98391" w14:textId="184640F8"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291" w:history="1">
        <w:r w:rsidRPr="0013105A">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Whirlwind’s Contemporaries</w:t>
        </w:r>
        <w:r>
          <w:rPr>
            <w:noProof/>
            <w:webHidden/>
          </w:rPr>
          <w:tab/>
        </w:r>
        <w:r>
          <w:rPr>
            <w:noProof/>
            <w:webHidden/>
          </w:rPr>
          <w:fldChar w:fldCharType="begin"/>
        </w:r>
        <w:r>
          <w:rPr>
            <w:noProof/>
            <w:webHidden/>
          </w:rPr>
          <w:instrText xml:space="preserve"> PAGEREF _Toc193914291 \h </w:instrText>
        </w:r>
        <w:r>
          <w:rPr>
            <w:noProof/>
            <w:webHidden/>
          </w:rPr>
        </w:r>
        <w:r>
          <w:rPr>
            <w:noProof/>
            <w:webHidden/>
          </w:rPr>
          <w:fldChar w:fldCharType="separate"/>
        </w:r>
        <w:r>
          <w:rPr>
            <w:noProof/>
            <w:webHidden/>
          </w:rPr>
          <w:t>9</w:t>
        </w:r>
        <w:r>
          <w:rPr>
            <w:noProof/>
            <w:webHidden/>
          </w:rPr>
          <w:fldChar w:fldCharType="end"/>
        </w:r>
      </w:hyperlink>
    </w:p>
    <w:p w14:paraId="59994464" w14:textId="37562EFE"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2" w:history="1">
        <w:r w:rsidRPr="0013105A">
          <w:rPr>
            <w:rStyle w:val="Hyperlink"/>
            <w:noProof/>
          </w:rPr>
          <w:t>2.1</w:t>
        </w:r>
        <w:r>
          <w:rPr>
            <w:rFonts w:asciiTheme="minorHAnsi" w:eastAsiaTheme="minorEastAsia" w:hAnsiTheme="minorHAnsi" w:cstheme="minorBidi"/>
            <w:smallCaps w:val="0"/>
            <w:noProof/>
            <w:kern w:val="2"/>
            <w:sz w:val="24"/>
            <w14:ligatures w14:val="standardContextual"/>
          </w:rPr>
          <w:tab/>
        </w:r>
        <w:r w:rsidRPr="0013105A">
          <w:rPr>
            <w:rStyle w:val="Hyperlink"/>
            <w:noProof/>
          </w:rPr>
          <w:t>Bell Relay Computer, Model V</w:t>
        </w:r>
        <w:r>
          <w:rPr>
            <w:noProof/>
            <w:webHidden/>
          </w:rPr>
          <w:tab/>
        </w:r>
        <w:r>
          <w:rPr>
            <w:noProof/>
            <w:webHidden/>
          </w:rPr>
          <w:fldChar w:fldCharType="begin"/>
        </w:r>
        <w:r>
          <w:rPr>
            <w:noProof/>
            <w:webHidden/>
          </w:rPr>
          <w:instrText xml:space="preserve"> PAGEREF _Toc193914292 \h </w:instrText>
        </w:r>
        <w:r>
          <w:rPr>
            <w:noProof/>
            <w:webHidden/>
          </w:rPr>
        </w:r>
        <w:r>
          <w:rPr>
            <w:noProof/>
            <w:webHidden/>
          </w:rPr>
          <w:fldChar w:fldCharType="separate"/>
        </w:r>
        <w:r>
          <w:rPr>
            <w:noProof/>
            <w:webHidden/>
          </w:rPr>
          <w:t>9</w:t>
        </w:r>
        <w:r>
          <w:rPr>
            <w:noProof/>
            <w:webHidden/>
          </w:rPr>
          <w:fldChar w:fldCharType="end"/>
        </w:r>
      </w:hyperlink>
    </w:p>
    <w:p w14:paraId="67E18DB0" w14:textId="165191F0"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3" w:history="1">
        <w:r w:rsidRPr="0013105A">
          <w:rPr>
            <w:rStyle w:val="Hyperlink"/>
            <w:noProof/>
          </w:rPr>
          <w:t>2.2</w:t>
        </w:r>
        <w:r>
          <w:rPr>
            <w:rFonts w:asciiTheme="minorHAnsi" w:eastAsiaTheme="minorEastAsia" w:hAnsiTheme="minorHAnsi" w:cstheme="minorBidi"/>
            <w:smallCaps w:val="0"/>
            <w:noProof/>
            <w:kern w:val="2"/>
            <w:sz w:val="24"/>
            <w14:ligatures w14:val="standardContextual"/>
          </w:rPr>
          <w:tab/>
        </w:r>
        <w:r w:rsidRPr="0013105A">
          <w:rPr>
            <w:rStyle w:val="Hyperlink"/>
            <w:noProof/>
          </w:rPr>
          <w:t>ENIAC</w:t>
        </w:r>
        <w:r>
          <w:rPr>
            <w:noProof/>
            <w:webHidden/>
          </w:rPr>
          <w:tab/>
        </w:r>
        <w:r>
          <w:rPr>
            <w:noProof/>
            <w:webHidden/>
          </w:rPr>
          <w:fldChar w:fldCharType="begin"/>
        </w:r>
        <w:r>
          <w:rPr>
            <w:noProof/>
            <w:webHidden/>
          </w:rPr>
          <w:instrText xml:space="preserve"> PAGEREF _Toc193914293 \h </w:instrText>
        </w:r>
        <w:r>
          <w:rPr>
            <w:noProof/>
            <w:webHidden/>
          </w:rPr>
        </w:r>
        <w:r>
          <w:rPr>
            <w:noProof/>
            <w:webHidden/>
          </w:rPr>
          <w:fldChar w:fldCharType="separate"/>
        </w:r>
        <w:r>
          <w:rPr>
            <w:noProof/>
            <w:webHidden/>
          </w:rPr>
          <w:t>9</w:t>
        </w:r>
        <w:r>
          <w:rPr>
            <w:noProof/>
            <w:webHidden/>
          </w:rPr>
          <w:fldChar w:fldCharType="end"/>
        </w:r>
      </w:hyperlink>
    </w:p>
    <w:p w14:paraId="53057F37" w14:textId="36A63BCA"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4" w:history="1">
        <w:r w:rsidRPr="0013105A">
          <w:rPr>
            <w:rStyle w:val="Hyperlink"/>
            <w:noProof/>
          </w:rPr>
          <w:t>2.3</w:t>
        </w:r>
        <w:r>
          <w:rPr>
            <w:rFonts w:asciiTheme="minorHAnsi" w:eastAsiaTheme="minorEastAsia" w:hAnsiTheme="minorHAnsi" w:cstheme="minorBidi"/>
            <w:smallCaps w:val="0"/>
            <w:noProof/>
            <w:kern w:val="2"/>
            <w:sz w:val="24"/>
            <w14:ligatures w14:val="standardContextual"/>
          </w:rPr>
          <w:tab/>
        </w:r>
        <w:r w:rsidRPr="0013105A">
          <w:rPr>
            <w:rStyle w:val="Hyperlink"/>
            <w:noProof/>
          </w:rPr>
          <w:t>EDSAC</w:t>
        </w:r>
        <w:r>
          <w:rPr>
            <w:noProof/>
            <w:webHidden/>
          </w:rPr>
          <w:tab/>
        </w:r>
        <w:r>
          <w:rPr>
            <w:noProof/>
            <w:webHidden/>
          </w:rPr>
          <w:fldChar w:fldCharType="begin"/>
        </w:r>
        <w:r>
          <w:rPr>
            <w:noProof/>
            <w:webHidden/>
          </w:rPr>
          <w:instrText xml:space="preserve"> PAGEREF _Toc193914294 \h </w:instrText>
        </w:r>
        <w:r>
          <w:rPr>
            <w:noProof/>
            <w:webHidden/>
          </w:rPr>
        </w:r>
        <w:r>
          <w:rPr>
            <w:noProof/>
            <w:webHidden/>
          </w:rPr>
          <w:fldChar w:fldCharType="separate"/>
        </w:r>
        <w:r>
          <w:rPr>
            <w:noProof/>
            <w:webHidden/>
          </w:rPr>
          <w:t>9</w:t>
        </w:r>
        <w:r>
          <w:rPr>
            <w:noProof/>
            <w:webHidden/>
          </w:rPr>
          <w:fldChar w:fldCharType="end"/>
        </w:r>
      </w:hyperlink>
    </w:p>
    <w:p w14:paraId="14EE3880" w14:textId="1778E9C4"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5" w:history="1">
        <w:r w:rsidRPr="0013105A">
          <w:rPr>
            <w:rStyle w:val="Hyperlink"/>
            <w:noProof/>
          </w:rPr>
          <w:t>2.4</w:t>
        </w:r>
        <w:r>
          <w:rPr>
            <w:rFonts w:asciiTheme="minorHAnsi" w:eastAsiaTheme="minorEastAsia" w:hAnsiTheme="minorHAnsi" w:cstheme="minorBidi"/>
            <w:smallCaps w:val="0"/>
            <w:noProof/>
            <w:kern w:val="2"/>
            <w:sz w:val="24"/>
            <w14:ligatures w14:val="standardContextual"/>
          </w:rPr>
          <w:tab/>
        </w:r>
        <w:r w:rsidRPr="0013105A">
          <w:rPr>
            <w:rStyle w:val="Hyperlink"/>
            <w:noProof/>
          </w:rPr>
          <w:t>EDVAC</w:t>
        </w:r>
        <w:r>
          <w:rPr>
            <w:noProof/>
            <w:webHidden/>
          </w:rPr>
          <w:tab/>
        </w:r>
        <w:r>
          <w:rPr>
            <w:noProof/>
            <w:webHidden/>
          </w:rPr>
          <w:fldChar w:fldCharType="begin"/>
        </w:r>
        <w:r>
          <w:rPr>
            <w:noProof/>
            <w:webHidden/>
          </w:rPr>
          <w:instrText xml:space="preserve"> PAGEREF _Toc193914295 \h </w:instrText>
        </w:r>
        <w:r>
          <w:rPr>
            <w:noProof/>
            <w:webHidden/>
          </w:rPr>
        </w:r>
        <w:r>
          <w:rPr>
            <w:noProof/>
            <w:webHidden/>
          </w:rPr>
          <w:fldChar w:fldCharType="separate"/>
        </w:r>
        <w:r>
          <w:rPr>
            <w:noProof/>
            <w:webHidden/>
          </w:rPr>
          <w:t>9</w:t>
        </w:r>
        <w:r>
          <w:rPr>
            <w:noProof/>
            <w:webHidden/>
          </w:rPr>
          <w:fldChar w:fldCharType="end"/>
        </w:r>
      </w:hyperlink>
    </w:p>
    <w:p w14:paraId="11FA3FF9" w14:textId="7037BF25"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6" w:history="1">
        <w:r w:rsidRPr="0013105A">
          <w:rPr>
            <w:rStyle w:val="Hyperlink"/>
            <w:rFonts w:ascii="Times New Roman" w:hAnsi="Times New Roman"/>
            <w:noProof/>
          </w:rPr>
          <w:t>2.5</w:t>
        </w:r>
        <w:r>
          <w:rPr>
            <w:rFonts w:asciiTheme="minorHAnsi" w:eastAsiaTheme="minorEastAsia" w:hAnsiTheme="minorHAnsi" w:cstheme="minorBidi"/>
            <w:smallCaps w:val="0"/>
            <w:noProof/>
            <w:kern w:val="2"/>
            <w:sz w:val="24"/>
            <w14:ligatures w14:val="standardContextual"/>
          </w:rPr>
          <w:tab/>
        </w:r>
        <w:r w:rsidRPr="0013105A">
          <w:rPr>
            <w:rStyle w:val="Hyperlink"/>
            <w:noProof/>
          </w:rPr>
          <w:t>The IBM Naval Ordnance Research Calculator</w:t>
        </w:r>
        <w:r>
          <w:rPr>
            <w:noProof/>
            <w:webHidden/>
          </w:rPr>
          <w:tab/>
        </w:r>
        <w:r>
          <w:rPr>
            <w:noProof/>
            <w:webHidden/>
          </w:rPr>
          <w:fldChar w:fldCharType="begin"/>
        </w:r>
        <w:r>
          <w:rPr>
            <w:noProof/>
            <w:webHidden/>
          </w:rPr>
          <w:instrText xml:space="preserve"> PAGEREF _Toc193914296 \h </w:instrText>
        </w:r>
        <w:r>
          <w:rPr>
            <w:noProof/>
            <w:webHidden/>
          </w:rPr>
        </w:r>
        <w:r>
          <w:rPr>
            <w:noProof/>
            <w:webHidden/>
          </w:rPr>
          <w:fldChar w:fldCharType="separate"/>
        </w:r>
        <w:r>
          <w:rPr>
            <w:noProof/>
            <w:webHidden/>
          </w:rPr>
          <w:t>9</w:t>
        </w:r>
        <w:r>
          <w:rPr>
            <w:noProof/>
            <w:webHidden/>
          </w:rPr>
          <w:fldChar w:fldCharType="end"/>
        </w:r>
      </w:hyperlink>
    </w:p>
    <w:p w14:paraId="4874F325" w14:textId="2C09F765"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7" w:history="1">
        <w:r w:rsidRPr="0013105A">
          <w:rPr>
            <w:rStyle w:val="Hyperlink"/>
            <w:rFonts w:ascii="Times New Roman" w:hAnsi="Times New Roman"/>
            <w:noProof/>
          </w:rPr>
          <w:t>2.6</w:t>
        </w:r>
        <w:r>
          <w:rPr>
            <w:rFonts w:asciiTheme="minorHAnsi" w:eastAsiaTheme="minorEastAsia" w:hAnsiTheme="minorHAnsi" w:cstheme="minorBidi"/>
            <w:smallCaps w:val="0"/>
            <w:noProof/>
            <w:kern w:val="2"/>
            <w:sz w:val="24"/>
            <w14:ligatures w14:val="standardContextual"/>
          </w:rPr>
          <w:tab/>
        </w:r>
        <w:r w:rsidRPr="0013105A">
          <w:rPr>
            <w:rStyle w:val="Hyperlink"/>
            <w:rFonts w:ascii="Times New Roman" w:hAnsi="Times New Roman"/>
            <w:noProof/>
          </w:rPr>
          <w:t>CSIRAC – Australia’s First Computer</w:t>
        </w:r>
        <w:r>
          <w:rPr>
            <w:noProof/>
            <w:webHidden/>
          </w:rPr>
          <w:tab/>
        </w:r>
        <w:r>
          <w:rPr>
            <w:noProof/>
            <w:webHidden/>
          </w:rPr>
          <w:fldChar w:fldCharType="begin"/>
        </w:r>
        <w:r>
          <w:rPr>
            <w:noProof/>
            <w:webHidden/>
          </w:rPr>
          <w:instrText xml:space="preserve"> PAGEREF _Toc193914297 \h </w:instrText>
        </w:r>
        <w:r>
          <w:rPr>
            <w:noProof/>
            <w:webHidden/>
          </w:rPr>
        </w:r>
        <w:r>
          <w:rPr>
            <w:noProof/>
            <w:webHidden/>
          </w:rPr>
          <w:fldChar w:fldCharType="separate"/>
        </w:r>
        <w:r>
          <w:rPr>
            <w:noProof/>
            <w:webHidden/>
          </w:rPr>
          <w:t>10</w:t>
        </w:r>
        <w:r>
          <w:rPr>
            <w:noProof/>
            <w:webHidden/>
          </w:rPr>
          <w:fldChar w:fldCharType="end"/>
        </w:r>
      </w:hyperlink>
    </w:p>
    <w:p w14:paraId="49A0BB6A" w14:textId="6EC43895"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8" w:history="1">
        <w:r w:rsidRPr="0013105A">
          <w:rPr>
            <w:rStyle w:val="Hyperlink"/>
            <w:rFonts w:ascii="Times New Roman" w:hAnsi="Times New Roman"/>
            <w:noProof/>
          </w:rPr>
          <w:t>2.7</w:t>
        </w:r>
        <w:r>
          <w:rPr>
            <w:rFonts w:asciiTheme="minorHAnsi" w:eastAsiaTheme="minorEastAsia" w:hAnsiTheme="minorHAnsi" w:cstheme="minorBidi"/>
            <w:smallCaps w:val="0"/>
            <w:noProof/>
            <w:kern w:val="2"/>
            <w:sz w:val="24"/>
            <w14:ligatures w14:val="standardContextual"/>
          </w:rPr>
          <w:tab/>
        </w:r>
        <w:r w:rsidRPr="0013105A">
          <w:rPr>
            <w:rStyle w:val="Hyperlink"/>
            <w:rFonts w:ascii="Times New Roman" w:hAnsi="Times New Roman"/>
            <w:noProof/>
          </w:rPr>
          <w:t>LEO – Lyons Electronic Office</w:t>
        </w:r>
        <w:r>
          <w:rPr>
            <w:noProof/>
            <w:webHidden/>
          </w:rPr>
          <w:tab/>
        </w:r>
        <w:r>
          <w:rPr>
            <w:noProof/>
            <w:webHidden/>
          </w:rPr>
          <w:fldChar w:fldCharType="begin"/>
        </w:r>
        <w:r>
          <w:rPr>
            <w:noProof/>
            <w:webHidden/>
          </w:rPr>
          <w:instrText xml:space="preserve"> PAGEREF _Toc193914298 \h </w:instrText>
        </w:r>
        <w:r>
          <w:rPr>
            <w:noProof/>
            <w:webHidden/>
          </w:rPr>
        </w:r>
        <w:r>
          <w:rPr>
            <w:noProof/>
            <w:webHidden/>
          </w:rPr>
          <w:fldChar w:fldCharType="separate"/>
        </w:r>
        <w:r>
          <w:rPr>
            <w:noProof/>
            <w:webHidden/>
          </w:rPr>
          <w:t>10</w:t>
        </w:r>
        <w:r>
          <w:rPr>
            <w:noProof/>
            <w:webHidden/>
          </w:rPr>
          <w:fldChar w:fldCharType="end"/>
        </w:r>
      </w:hyperlink>
    </w:p>
    <w:p w14:paraId="3642BDB5" w14:textId="074EE155"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299" w:history="1">
        <w:r w:rsidRPr="0013105A">
          <w:rPr>
            <w:rStyle w:val="Hyperlink"/>
            <w:rFonts w:ascii="Times New Roman" w:hAnsi="Times New Roman"/>
            <w:noProof/>
          </w:rPr>
          <w:t>2.8</w:t>
        </w:r>
        <w:r>
          <w:rPr>
            <w:rFonts w:asciiTheme="minorHAnsi" w:eastAsiaTheme="minorEastAsia" w:hAnsiTheme="minorHAnsi" w:cstheme="minorBidi"/>
            <w:smallCaps w:val="0"/>
            <w:noProof/>
            <w:kern w:val="2"/>
            <w:sz w:val="24"/>
            <w14:ligatures w14:val="standardContextual"/>
          </w:rPr>
          <w:tab/>
        </w:r>
        <w:r w:rsidRPr="0013105A">
          <w:rPr>
            <w:rStyle w:val="Hyperlink"/>
            <w:rFonts w:ascii="Times New Roman" w:hAnsi="Times New Roman"/>
            <w:noProof/>
          </w:rPr>
          <w:t>NSA</w:t>
        </w:r>
        <w:r>
          <w:rPr>
            <w:noProof/>
            <w:webHidden/>
          </w:rPr>
          <w:tab/>
        </w:r>
        <w:r>
          <w:rPr>
            <w:noProof/>
            <w:webHidden/>
          </w:rPr>
          <w:fldChar w:fldCharType="begin"/>
        </w:r>
        <w:r>
          <w:rPr>
            <w:noProof/>
            <w:webHidden/>
          </w:rPr>
          <w:instrText xml:space="preserve"> PAGEREF _Toc193914299 \h </w:instrText>
        </w:r>
        <w:r>
          <w:rPr>
            <w:noProof/>
            <w:webHidden/>
          </w:rPr>
        </w:r>
        <w:r>
          <w:rPr>
            <w:noProof/>
            <w:webHidden/>
          </w:rPr>
          <w:fldChar w:fldCharType="separate"/>
        </w:r>
        <w:r>
          <w:rPr>
            <w:noProof/>
            <w:webHidden/>
          </w:rPr>
          <w:t>11</w:t>
        </w:r>
        <w:r>
          <w:rPr>
            <w:noProof/>
            <w:webHidden/>
          </w:rPr>
          <w:fldChar w:fldCharType="end"/>
        </w:r>
      </w:hyperlink>
    </w:p>
    <w:p w14:paraId="39748752" w14:textId="0B4E0A65"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00" w:history="1">
        <w:r w:rsidRPr="0013105A">
          <w:rPr>
            <w:rStyle w:val="Hyperlink"/>
            <w:rFonts w:ascii="Times New Roman" w:hAnsi="Times New Roman"/>
            <w:noProof/>
          </w:rPr>
          <w:t>2.9</w:t>
        </w:r>
        <w:r>
          <w:rPr>
            <w:rFonts w:asciiTheme="minorHAnsi" w:eastAsiaTheme="minorEastAsia" w:hAnsiTheme="minorHAnsi" w:cstheme="minorBidi"/>
            <w:smallCaps w:val="0"/>
            <w:noProof/>
            <w:kern w:val="2"/>
            <w:sz w:val="24"/>
            <w14:ligatures w14:val="standardContextual"/>
          </w:rPr>
          <w:tab/>
        </w:r>
        <w:r w:rsidRPr="0013105A">
          <w:rPr>
            <w:rStyle w:val="Hyperlink"/>
            <w:noProof/>
          </w:rPr>
          <w:t>Electron Tube New Automatic Computer</w:t>
        </w:r>
        <w:r>
          <w:rPr>
            <w:noProof/>
            <w:webHidden/>
          </w:rPr>
          <w:tab/>
        </w:r>
        <w:r>
          <w:rPr>
            <w:noProof/>
            <w:webHidden/>
          </w:rPr>
          <w:fldChar w:fldCharType="begin"/>
        </w:r>
        <w:r>
          <w:rPr>
            <w:noProof/>
            <w:webHidden/>
          </w:rPr>
          <w:instrText xml:space="preserve"> PAGEREF _Toc193914300 \h </w:instrText>
        </w:r>
        <w:r>
          <w:rPr>
            <w:noProof/>
            <w:webHidden/>
          </w:rPr>
        </w:r>
        <w:r>
          <w:rPr>
            <w:noProof/>
            <w:webHidden/>
          </w:rPr>
          <w:fldChar w:fldCharType="separate"/>
        </w:r>
        <w:r>
          <w:rPr>
            <w:noProof/>
            <w:webHidden/>
          </w:rPr>
          <w:t>11</w:t>
        </w:r>
        <w:r>
          <w:rPr>
            <w:noProof/>
            <w:webHidden/>
          </w:rPr>
          <w:fldChar w:fldCharType="end"/>
        </w:r>
      </w:hyperlink>
    </w:p>
    <w:p w14:paraId="467821F7" w14:textId="122FEA5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01" w:history="1">
        <w:r w:rsidRPr="0013105A">
          <w:rPr>
            <w:rStyle w:val="Hyperlink"/>
            <w:noProof/>
          </w:rPr>
          <w:t>2.10</w:t>
        </w:r>
        <w:r>
          <w:rPr>
            <w:rFonts w:asciiTheme="minorHAnsi" w:eastAsiaTheme="minorEastAsia" w:hAnsiTheme="minorHAnsi" w:cstheme="minorBidi"/>
            <w:smallCaps w:val="0"/>
            <w:noProof/>
            <w:kern w:val="2"/>
            <w:sz w:val="24"/>
            <w14:ligatures w14:val="standardContextual"/>
          </w:rPr>
          <w:tab/>
        </w:r>
        <w:r w:rsidRPr="0013105A">
          <w:rPr>
            <w:rStyle w:val="Hyperlink"/>
            <w:noProof/>
          </w:rPr>
          <w:t>Mark Smotherman’s Historic Computer Architecture Page</w:t>
        </w:r>
        <w:r>
          <w:rPr>
            <w:noProof/>
            <w:webHidden/>
          </w:rPr>
          <w:tab/>
        </w:r>
        <w:r>
          <w:rPr>
            <w:noProof/>
            <w:webHidden/>
          </w:rPr>
          <w:fldChar w:fldCharType="begin"/>
        </w:r>
        <w:r>
          <w:rPr>
            <w:noProof/>
            <w:webHidden/>
          </w:rPr>
          <w:instrText xml:space="preserve"> PAGEREF _Toc193914301 \h </w:instrText>
        </w:r>
        <w:r>
          <w:rPr>
            <w:noProof/>
            <w:webHidden/>
          </w:rPr>
        </w:r>
        <w:r>
          <w:rPr>
            <w:noProof/>
            <w:webHidden/>
          </w:rPr>
          <w:fldChar w:fldCharType="separate"/>
        </w:r>
        <w:r>
          <w:rPr>
            <w:noProof/>
            <w:webHidden/>
          </w:rPr>
          <w:t>11</w:t>
        </w:r>
        <w:r>
          <w:rPr>
            <w:noProof/>
            <w:webHidden/>
          </w:rPr>
          <w:fldChar w:fldCharType="end"/>
        </w:r>
      </w:hyperlink>
    </w:p>
    <w:p w14:paraId="09BBDE05" w14:textId="3C1317D0"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02" w:history="1">
        <w:r w:rsidRPr="0013105A">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Organizational Structure</w:t>
        </w:r>
        <w:r>
          <w:rPr>
            <w:noProof/>
            <w:webHidden/>
          </w:rPr>
          <w:tab/>
        </w:r>
        <w:r>
          <w:rPr>
            <w:noProof/>
            <w:webHidden/>
          </w:rPr>
          <w:fldChar w:fldCharType="begin"/>
        </w:r>
        <w:r>
          <w:rPr>
            <w:noProof/>
            <w:webHidden/>
          </w:rPr>
          <w:instrText xml:space="preserve"> PAGEREF _Toc193914302 \h </w:instrText>
        </w:r>
        <w:r>
          <w:rPr>
            <w:noProof/>
            <w:webHidden/>
          </w:rPr>
        </w:r>
        <w:r>
          <w:rPr>
            <w:noProof/>
            <w:webHidden/>
          </w:rPr>
          <w:fldChar w:fldCharType="separate"/>
        </w:r>
        <w:r>
          <w:rPr>
            <w:noProof/>
            <w:webHidden/>
          </w:rPr>
          <w:t>11</w:t>
        </w:r>
        <w:r>
          <w:rPr>
            <w:noProof/>
            <w:webHidden/>
          </w:rPr>
          <w:fldChar w:fldCharType="end"/>
        </w:r>
      </w:hyperlink>
    </w:p>
    <w:p w14:paraId="07411EC4" w14:textId="127789EF"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03" w:history="1">
        <w:r w:rsidRPr="0013105A">
          <w:rPr>
            <w:rStyle w:val="Hyperlink"/>
            <w:noProof/>
          </w:rPr>
          <w:t>3.1</w:t>
        </w:r>
        <w:r>
          <w:rPr>
            <w:rFonts w:asciiTheme="minorHAnsi" w:eastAsiaTheme="minorEastAsia" w:hAnsiTheme="minorHAnsi" w:cstheme="minorBidi"/>
            <w:smallCaps w:val="0"/>
            <w:noProof/>
            <w:kern w:val="2"/>
            <w:sz w:val="24"/>
            <w14:ligatures w14:val="standardContextual"/>
          </w:rPr>
          <w:tab/>
        </w:r>
        <w:r w:rsidRPr="0013105A">
          <w:rPr>
            <w:rStyle w:val="Hyperlink"/>
            <w:noProof/>
          </w:rPr>
          <w:t>MIT Project Numbers</w:t>
        </w:r>
        <w:r>
          <w:rPr>
            <w:noProof/>
            <w:webHidden/>
          </w:rPr>
          <w:tab/>
        </w:r>
        <w:r>
          <w:rPr>
            <w:noProof/>
            <w:webHidden/>
          </w:rPr>
          <w:fldChar w:fldCharType="begin"/>
        </w:r>
        <w:r>
          <w:rPr>
            <w:noProof/>
            <w:webHidden/>
          </w:rPr>
          <w:instrText xml:space="preserve"> PAGEREF _Toc193914303 \h </w:instrText>
        </w:r>
        <w:r>
          <w:rPr>
            <w:noProof/>
            <w:webHidden/>
          </w:rPr>
        </w:r>
        <w:r>
          <w:rPr>
            <w:noProof/>
            <w:webHidden/>
          </w:rPr>
          <w:fldChar w:fldCharType="separate"/>
        </w:r>
        <w:r>
          <w:rPr>
            <w:noProof/>
            <w:webHidden/>
          </w:rPr>
          <w:t>11</w:t>
        </w:r>
        <w:r>
          <w:rPr>
            <w:noProof/>
            <w:webHidden/>
          </w:rPr>
          <w:fldChar w:fldCharType="end"/>
        </w:r>
      </w:hyperlink>
    </w:p>
    <w:p w14:paraId="6845FA7A" w14:textId="2C5C4E1C"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04" w:history="1">
        <w:r w:rsidRPr="0013105A">
          <w:rPr>
            <w:rStyle w:val="Hyperlink"/>
            <w:noProof/>
          </w:rPr>
          <w:t>3.2</w:t>
        </w:r>
        <w:r>
          <w:rPr>
            <w:rFonts w:asciiTheme="minorHAnsi" w:eastAsiaTheme="minorEastAsia" w:hAnsiTheme="minorHAnsi" w:cstheme="minorBidi"/>
            <w:smallCaps w:val="0"/>
            <w:noProof/>
            <w:kern w:val="2"/>
            <w:sz w:val="24"/>
            <w14:ligatures w14:val="standardContextual"/>
          </w:rPr>
          <w:tab/>
        </w:r>
        <w:r w:rsidRPr="0013105A">
          <w:rPr>
            <w:rStyle w:val="Hyperlink"/>
            <w:noProof/>
          </w:rPr>
          <w:t>Project Lincoln / Lincoln Laboratory</w:t>
        </w:r>
        <w:r>
          <w:rPr>
            <w:noProof/>
            <w:webHidden/>
          </w:rPr>
          <w:tab/>
        </w:r>
        <w:r>
          <w:rPr>
            <w:noProof/>
            <w:webHidden/>
          </w:rPr>
          <w:fldChar w:fldCharType="begin"/>
        </w:r>
        <w:r>
          <w:rPr>
            <w:noProof/>
            <w:webHidden/>
          </w:rPr>
          <w:instrText xml:space="preserve"> PAGEREF _Toc193914304 \h </w:instrText>
        </w:r>
        <w:r>
          <w:rPr>
            <w:noProof/>
            <w:webHidden/>
          </w:rPr>
        </w:r>
        <w:r>
          <w:rPr>
            <w:noProof/>
            <w:webHidden/>
          </w:rPr>
          <w:fldChar w:fldCharType="separate"/>
        </w:r>
        <w:r>
          <w:rPr>
            <w:noProof/>
            <w:webHidden/>
          </w:rPr>
          <w:t>12</w:t>
        </w:r>
        <w:r>
          <w:rPr>
            <w:noProof/>
            <w:webHidden/>
          </w:rPr>
          <w:fldChar w:fldCharType="end"/>
        </w:r>
      </w:hyperlink>
    </w:p>
    <w:p w14:paraId="5FA6F9C7" w14:textId="34FD292B"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05" w:history="1">
        <w:r w:rsidRPr="0013105A">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Personnel</w:t>
        </w:r>
        <w:r>
          <w:rPr>
            <w:noProof/>
            <w:webHidden/>
          </w:rPr>
          <w:tab/>
        </w:r>
        <w:r>
          <w:rPr>
            <w:noProof/>
            <w:webHidden/>
          </w:rPr>
          <w:fldChar w:fldCharType="begin"/>
        </w:r>
        <w:r>
          <w:rPr>
            <w:noProof/>
            <w:webHidden/>
          </w:rPr>
          <w:instrText xml:space="preserve"> PAGEREF _Toc193914305 \h </w:instrText>
        </w:r>
        <w:r>
          <w:rPr>
            <w:noProof/>
            <w:webHidden/>
          </w:rPr>
        </w:r>
        <w:r>
          <w:rPr>
            <w:noProof/>
            <w:webHidden/>
          </w:rPr>
          <w:fldChar w:fldCharType="separate"/>
        </w:r>
        <w:r>
          <w:rPr>
            <w:noProof/>
            <w:webHidden/>
          </w:rPr>
          <w:t>12</w:t>
        </w:r>
        <w:r>
          <w:rPr>
            <w:noProof/>
            <w:webHidden/>
          </w:rPr>
          <w:fldChar w:fldCharType="end"/>
        </w:r>
      </w:hyperlink>
    </w:p>
    <w:p w14:paraId="23C930DE" w14:textId="06767EAB"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06" w:history="1">
        <w:r w:rsidRPr="0013105A">
          <w:rPr>
            <w:rStyle w:val="Hyperlink"/>
            <w:noProof/>
          </w:rPr>
          <w:t>5.</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Timeline Notes</w:t>
        </w:r>
        <w:r>
          <w:rPr>
            <w:noProof/>
            <w:webHidden/>
          </w:rPr>
          <w:tab/>
        </w:r>
        <w:r>
          <w:rPr>
            <w:noProof/>
            <w:webHidden/>
          </w:rPr>
          <w:fldChar w:fldCharType="begin"/>
        </w:r>
        <w:r>
          <w:rPr>
            <w:noProof/>
            <w:webHidden/>
          </w:rPr>
          <w:instrText xml:space="preserve"> PAGEREF _Toc193914306 \h </w:instrText>
        </w:r>
        <w:r>
          <w:rPr>
            <w:noProof/>
            <w:webHidden/>
          </w:rPr>
        </w:r>
        <w:r>
          <w:rPr>
            <w:noProof/>
            <w:webHidden/>
          </w:rPr>
          <w:fldChar w:fldCharType="separate"/>
        </w:r>
        <w:r>
          <w:rPr>
            <w:noProof/>
            <w:webHidden/>
          </w:rPr>
          <w:t>13</w:t>
        </w:r>
        <w:r>
          <w:rPr>
            <w:noProof/>
            <w:webHidden/>
          </w:rPr>
          <w:fldChar w:fldCharType="end"/>
        </w:r>
      </w:hyperlink>
    </w:p>
    <w:p w14:paraId="78648BDD" w14:textId="28C2312B"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07" w:history="1">
        <w:r w:rsidRPr="0013105A">
          <w:rPr>
            <w:rStyle w:val="Hyperlink"/>
            <w:noProof/>
          </w:rPr>
          <w:t>5.1</w:t>
        </w:r>
        <w:r>
          <w:rPr>
            <w:rFonts w:asciiTheme="minorHAnsi" w:eastAsiaTheme="minorEastAsia" w:hAnsiTheme="minorHAnsi" w:cstheme="minorBidi"/>
            <w:smallCaps w:val="0"/>
            <w:noProof/>
            <w:kern w:val="2"/>
            <w:sz w:val="24"/>
            <w14:ligatures w14:val="standardContextual"/>
          </w:rPr>
          <w:tab/>
        </w:r>
        <w:r w:rsidRPr="0013105A">
          <w:rPr>
            <w:rStyle w:val="Hyperlink"/>
            <w:noProof/>
          </w:rPr>
          <w:t>Overall Development</w:t>
        </w:r>
        <w:r>
          <w:rPr>
            <w:noProof/>
            <w:webHidden/>
          </w:rPr>
          <w:tab/>
        </w:r>
        <w:r>
          <w:rPr>
            <w:noProof/>
            <w:webHidden/>
          </w:rPr>
          <w:fldChar w:fldCharType="begin"/>
        </w:r>
        <w:r>
          <w:rPr>
            <w:noProof/>
            <w:webHidden/>
          </w:rPr>
          <w:instrText xml:space="preserve"> PAGEREF _Toc193914307 \h </w:instrText>
        </w:r>
        <w:r>
          <w:rPr>
            <w:noProof/>
            <w:webHidden/>
          </w:rPr>
        </w:r>
        <w:r>
          <w:rPr>
            <w:noProof/>
            <w:webHidden/>
          </w:rPr>
          <w:fldChar w:fldCharType="separate"/>
        </w:r>
        <w:r>
          <w:rPr>
            <w:noProof/>
            <w:webHidden/>
          </w:rPr>
          <w:t>13</w:t>
        </w:r>
        <w:r>
          <w:rPr>
            <w:noProof/>
            <w:webHidden/>
          </w:rPr>
          <w:fldChar w:fldCharType="end"/>
        </w:r>
      </w:hyperlink>
    </w:p>
    <w:p w14:paraId="4456879C" w14:textId="2DE44154"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08" w:history="1">
        <w:r w:rsidRPr="0013105A">
          <w:rPr>
            <w:rStyle w:val="Hyperlink"/>
            <w:noProof/>
          </w:rPr>
          <w:t>5.2</w:t>
        </w:r>
        <w:r>
          <w:rPr>
            <w:rFonts w:asciiTheme="minorHAnsi" w:eastAsiaTheme="minorEastAsia" w:hAnsiTheme="minorHAnsi" w:cstheme="minorBidi"/>
            <w:smallCaps w:val="0"/>
            <w:noProof/>
            <w:kern w:val="2"/>
            <w:sz w:val="24"/>
            <w14:ligatures w14:val="standardContextual"/>
          </w:rPr>
          <w:tab/>
        </w:r>
        <w:r w:rsidRPr="0013105A">
          <w:rPr>
            <w:rStyle w:val="Hyperlink"/>
            <w:noProof/>
          </w:rPr>
          <w:t>Core Memory</w:t>
        </w:r>
        <w:r>
          <w:rPr>
            <w:noProof/>
            <w:webHidden/>
          </w:rPr>
          <w:tab/>
        </w:r>
        <w:r>
          <w:rPr>
            <w:noProof/>
            <w:webHidden/>
          </w:rPr>
          <w:fldChar w:fldCharType="begin"/>
        </w:r>
        <w:r>
          <w:rPr>
            <w:noProof/>
            <w:webHidden/>
          </w:rPr>
          <w:instrText xml:space="preserve"> PAGEREF _Toc193914308 \h </w:instrText>
        </w:r>
        <w:r>
          <w:rPr>
            <w:noProof/>
            <w:webHidden/>
          </w:rPr>
        </w:r>
        <w:r>
          <w:rPr>
            <w:noProof/>
            <w:webHidden/>
          </w:rPr>
          <w:fldChar w:fldCharType="separate"/>
        </w:r>
        <w:r>
          <w:rPr>
            <w:noProof/>
            <w:webHidden/>
          </w:rPr>
          <w:t>13</w:t>
        </w:r>
        <w:r>
          <w:rPr>
            <w:noProof/>
            <w:webHidden/>
          </w:rPr>
          <w:fldChar w:fldCharType="end"/>
        </w:r>
      </w:hyperlink>
    </w:p>
    <w:p w14:paraId="469D3BEC" w14:textId="53589453"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09" w:history="1">
        <w:r w:rsidRPr="0013105A">
          <w:rPr>
            <w:rStyle w:val="Hyperlink"/>
            <w:noProof/>
          </w:rPr>
          <w:t>5.3</w:t>
        </w:r>
        <w:r>
          <w:rPr>
            <w:rFonts w:asciiTheme="minorHAnsi" w:eastAsiaTheme="minorEastAsia" w:hAnsiTheme="minorHAnsi" w:cstheme="minorBidi"/>
            <w:smallCaps w:val="0"/>
            <w:noProof/>
            <w:kern w:val="2"/>
            <w:sz w:val="24"/>
            <w14:ligatures w14:val="standardContextual"/>
          </w:rPr>
          <w:tab/>
        </w:r>
        <w:r w:rsidRPr="0013105A">
          <w:rPr>
            <w:rStyle w:val="Hyperlink"/>
            <w:noProof/>
          </w:rPr>
          <w:t>Comprehensive System</w:t>
        </w:r>
        <w:r>
          <w:rPr>
            <w:noProof/>
            <w:webHidden/>
          </w:rPr>
          <w:tab/>
        </w:r>
        <w:r>
          <w:rPr>
            <w:noProof/>
            <w:webHidden/>
          </w:rPr>
          <w:fldChar w:fldCharType="begin"/>
        </w:r>
        <w:r>
          <w:rPr>
            <w:noProof/>
            <w:webHidden/>
          </w:rPr>
          <w:instrText xml:space="preserve"> PAGEREF _Toc193914309 \h </w:instrText>
        </w:r>
        <w:r>
          <w:rPr>
            <w:noProof/>
            <w:webHidden/>
          </w:rPr>
        </w:r>
        <w:r>
          <w:rPr>
            <w:noProof/>
            <w:webHidden/>
          </w:rPr>
          <w:fldChar w:fldCharType="separate"/>
        </w:r>
        <w:r>
          <w:rPr>
            <w:noProof/>
            <w:webHidden/>
          </w:rPr>
          <w:t>15</w:t>
        </w:r>
        <w:r>
          <w:rPr>
            <w:noProof/>
            <w:webHidden/>
          </w:rPr>
          <w:fldChar w:fldCharType="end"/>
        </w:r>
      </w:hyperlink>
    </w:p>
    <w:p w14:paraId="191094D1" w14:textId="5C24DE59"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10" w:history="1">
        <w:r w:rsidRPr="0013105A">
          <w:rPr>
            <w:rStyle w:val="Hyperlink"/>
            <w:noProof/>
          </w:rPr>
          <w:t>5.4</w:t>
        </w:r>
        <w:r>
          <w:rPr>
            <w:rFonts w:asciiTheme="minorHAnsi" w:eastAsiaTheme="minorEastAsia" w:hAnsiTheme="minorHAnsi" w:cstheme="minorBidi"/>
            <w:smallCaps w:val="0"/>
            <w:noProof/>
            <w:kern w:val="2"/>
            <w:sz w:val="24"/>
            <w14:ligatures w14:val="standardContextual"/>
          </w:rPr>
          <w:tab/>
        </w:r>
        <w:r w:rsidRPr="0013105A">
          <w:rPr>
            <w:rStyle w:val="Hyperlink"/>
            <w:noProof/>
          </w:rPr>
          <w:t>Numerically-Controlled Milling Machine</w:t>
        </w:r>
        <w:r>
          <w:rPr>
            <w:noProof/>
            <w:webHidden/>
          </w:rPr>
          <w:tab/>
        </w:r>
        <w:r>
          <w:rPr>
            <w:noProof/>
            <w:webHidden/>
          </w:rPr>
          <w:fldChar w:fldCharType="begin"/>
        </w:r>
        <w:r>
          <w:rPr>
            <w:noProof/>
            <w:webHidden/>
          </w:rPr>
          <w:instrText xml:space="preserve"> PAGEREF _Toc193914310 \h </w:instrText>
        </w:r>
        <w:r>
          <w:rPr>
            <w:noProof/>
            <w:webHidden/>
          </w:rPr>
        </w:r>
        <w:r>
          <w:rPr>
            <w:noProof/>
            <w:webHidden/>
          </w:rPr>
          <w:fldChar w:fldCharType="separate"/>
        </w:r>
        <w:r>
          <w:rPr>
            <w:noProof/>
            <w:webHidden/>
          </w:rPr>
          <w:t>21</w:t>
        </w:r>
        <w:r>
          <w:rPr>
            <w:noProof/>
            <w:webHidden/>
          </w:rPr>
          <w:fldChar w:fldCharType="end"/>
        </w:r>
      </w:hyperlink>
    </w:p>
    <w:p w14:paraId="2C29E5BA" w14:textId="53F1316B"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11" w:history="1">
        <w:r w:rsidRPr="0013105A">
          <w:rPr>
            <w:rStyle w:val="Hyperlink"/>
            <w:noProof/>
          </w:rPr>
          <w:t>6.</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WW Secondary Source Documents</w:t>
        </w:r>
        <w:r>
          <w:rPr>
            <w:noProof/>
            <w:webHidden/>
          </w:rPr>
          <w:tab/>
        </w:r>
        <w:r>
          <w:rPr>
            <w:noProof/>
            <w:webHidden/>
          </w:rPr>
          <w:fldChar w:fldCharType="begin"/>
        </w:r>
        <w:r>
          <w:rPr>
            <w:noProof/>
            <w:webHidden/>
          </w:rPr>
          <w:instrText xml:space="preserve"> PAGEREF _Toc193914311 \h </w:instrText>
        </w:r>
        <w:r>
          <w:rPr>
            <w:noProof/>
            <w:webHidden/>
          </w:rPr>
        </w:r>
        <w:r>
          <w:rPr>
            <w:noProof/>
            <w:webHidden/>
          </w:rPr>
          <w:fldChar w:fldCharType="separate"/>
        </w:r>
        <w:r>
          <w:rPr>
            <w:noProof/>
            <w:webHidden/>
          </w:rPr>
          <w:t>23</w:t>
        </w:r>
        <w:r>
          <w:rPr>
            <w:noProof/>
            <w:webHidden/>
          </w:rPr>
          <w:fldChar w:fldCharType="end"/>
        </w:r>
      </w:hyperlink>
    </w:p>
    <w:p w14:paraId="5E5ED534" w14:textId="63DC8BBD"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12" w:history="1">
        <w:r w:rsidRPr="0013105A">
          <w:rPr>
            <w:rStyle w:val="Hyperlink"/>
            <w:noProof/>
          </w:rPr>
          <w:t>6.2</w:t>
        </w:r>
        <w:r>
          <w:rPr>
            <w:rFonts w:asciiTheme="minorHAnsi" w:eastAsiaTheme="minorEastAsia" w:hAnsiTheme="minorHAnsi" w:cstheme="minorBidi"/>
            <w:smallCaps w:val="0"/>
            <w:noProof/>
            <w:kern w:val="2"/>
            <w:sz w:val="24"/>
            <w14:ligatures w14:val="standardContextual"/>
          </w:rPr>
          <w:tab/>
        </w:r>
        <w:r w:rsidRPr="0013105A">
          <w:rPr>
            <w:rStyle w:val="Hyperlink"/>
            <w:noProof/>
          </w:rPr>
          <w:t>Judy Clapp’s Collection</w:t>
        </w:r>
        <w:r>
          <w:rPr>
            <w:noProof/>
            <w:webHidden/>
          </w:rPr>
          <w:tab/>
        </w:r>
        <w:r>
          <w:rPr>
            <w:noProof/>
            <w:webHidden/>
          </w:rPr>
          <w:fldChar w:fldCharType="begin"/>
        </w:r>
        <w:r>
          <w:rPr>
            <w:noProof/>
            <w:webHidden/>
          </w:rPr>
          <w:instrText xml:space="preserve"> PAGEREF _Toc193914312 \h </w:instrText>
        </w:r>
        <w:r>
          <w:rPr>
            <w:noProof/>
            <w:webHidden/>
          </w:rPr>
        </w:r>
        <w:r>
          <w:rPr>
            <w:noProof/>
            <w:webHidden/>
          </w:rPr>
          <w:fldChar w:fldCharType="separate"/>
        </w:r>
        <w:r>
          <w:rPr>
            <w:noProof/>
            <w:webHidden/>
          </w:rPr>
          <w:t>27</w:t>
        </w:r>
        <w:r>
          <w:rPr>
            <w:noProof/>
            <w:webHidden/>
          </w:rPr>
          <w:fldChar w:fldCharType="end"/>
        </w:r>
      </w:hyperlink>
    </w:p>
    <w:p w14:paraId="7726146A" w14:textId="11449619"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13" w:history="1">
        <w:r w:rsidRPr="0013105A">
          <w:rPr>
            <w:rStyle w:val="Hyperlink"/>
            <w:noProof/>
          </w:rPr>
          <w:t>6.2.1</w:t>
        </w:r>
        <w:r>
          <w:rPr>
            <w:rFonts w:asciiTheme="minorHAnsi" w:eastAsiaTheme="minorEastAsia" w:hAnsiTheme="minorHAnsi" w:cstheme="minorBidi"/>
            <w:iCs w:val="0"/>
            <w:noProof/>
            <w:kern w:val="2"/>
            <w:sz w:val="24"/>
            <w14:ligatures w14:val="standardContextual"/>
          </w:rPr>
          <w:tab/>
        </w:r>
        <w:r w:rsidRPr="0013105A">
          <w:rPr>
            <w:rStyle w:val="Hyperlink"/>
            <w:noProof/>
          </w:rPr>
          <w:t>Judy’s Blue Book</w:t>
        </w:r>
        <w:r>
          <w:rPr>
            <w:noProof/>
            <w:webHidden/>
          </w:rPr>
          <w:tab/>
        </w:r>
        <w:r>
          <w:rPr>
            <w:noProof/>
            <w:webHidden/>
          </w:rPr>
          <w:fldChar w:fldCharType="begin"/>
        </w:r>
        <w:r>
          <w:rPr>
            <w:noProof/>
            <w:webHidden/>
          </w:rPr>
          <w:instrText xml:space="preserve"> PAGEREF _Toc193914313 \h </w:instrText>
        </w:r>
        <w:r>
          <w:rPr>
            <w:noProof/>
            <w:webHidden/>
          </w:rPr>
        </w:r>
        <w:r>
          <w:rPr>
            <w:noProof/>
            <w:webHidden/>
          </w:rPr>
          <w:fldChar w:fldCharType="separate"/>
        </w:r>
        <w:r>
          <w:rPr>
            <w:noProof/>
            <w:webHidden/>
          </w:rPr>
          <w:t>29</w:t>
        </w:r>
        <w:r>
          <w:rPr>
            <w:noProof/>
            <w:webHidden/>
          </w:rPr>
          <w:fldChar w:fldCharType="end"/>
        </w:r>
      </w:hyperlink>
    </w:p>
    <w:p w14:paraId="0AEA0F43" w14:textId="3C2E4BB6"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14" w:history="1">
        <w:r w:rsidRPr="0013105A">
          <w:rPr>
            <w:rStyle w:val="Hyperlink"/>
            <w:noProof/>
          </w:rPr>
          <w:t>6.3</w:t>
        </w:r>
        <w:r>
          <w:rPr>
            <w:rFonts w:asciiTheme="minorHAnsi" w:eastAsiaTheme="minorEastAsia" w:hAnsiTheme="minorHAnsi" w:cstheme="minorBidi"/>
            <w:smallCaps w:val="0"/>
            <w:noProof/>
            <w:kern w:val="2"/>
            <w:sz w:val="24"/>
            <w14:ligatures w14:val="standardContextual"/>
          </w:rPr>
          <w:tab/>
        </w:r>
        <w:r w:rsidRPr="0013105A">
          <w:rPr>
            <w:rStyle w:val="Hyperlink"/>
            <w:noProof/>
          </w:rPr>
          <w:t>MIT Museum Paper Documents</w:t>
        </w:r>
        <w:r>
          <w:rPr>
            <w:noProof/>
            <w:webHidden/>
          </w:rPr>
          <w:tab/>
        </w:r>
        <w:r>
          <w:rPr>
            <w:noProof/>
            <w:webHidden/>
          </w:rPr>
          <w:fldChar w:fldCharType="begin"/>
        </w:r>
        <w:r>
          <w:rPr>
            <w:noProof/>
            <w:webHidden/>
          </w:rPr>
          <w:instrText xml:space="preserve"> PAGEREF _Toc193914314 \h </w:instrText>
        </w:r>
        <w:r>
          <w:rPr>
            <w:noProof/>
            <w:webHidden/>
          </w:rPr>
        </w:r>
        <w:r>
          <w:rPr>
            <w:noProof/>
            <w:webHidden/>
          </w:rPr>
          <w:fldChar w:fldCharType="separate"/>
        </w:r>
        <w:r>
          <w:rPr>
            <w:noProof/>
            <w:webHidden/>
          </w:rPr>
          <w:t>29</w:t>
        </w:r>
        <w:r>
          <w:rPr>
            <w:noProof/>
            <w:webHidden/>
          </w:rPr>
          <w:fldChar w:fldCharType="end"/>
        </w:r>
      </w:hyperlink>
    </w:p>
    <w:p w14:paraId="50582E6B" w14:textId="1B77E818"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15" w:history="1">
        <w:r w:rsidRPr="0013105A">
          <w:rPr>
            <w:rStyle w:val="Hyperlink"/>
            <w:noProof/>
          </w:rPr>
          <w:t>6.4</w:t>
        </w:r>
        <w:r>
          <w:rPr>
            <w:rFonts w:asciiTheme="minorHAnsi" w:eastAsiaTheme="minorEastAsia" w:hAnsiTheme="minorHAnsi" w:cstheme="minorBidi"/>
            <w:smallCaps w:val="0"/>
            <w:noProof/>
            <w:kern w:val="2"/>
            <w:sz w:val="24"/>
            <w14:ligatures w14:val="standardContextual"/>
          </w:rPr>
          <w:tab/>
        </w:r>
        <w:r w:rsidRPr="0013105A">
          <w:rPr>
            <w:rStyle w:val="Hyperlink"/>
            <w:noProof/>
          </w:rPr>
          <w:t>CHM Archive Documents</w:t>
        </w:r>
        <w:r>
          <w:rPr>
            <w:noProof/>
            <w:webHidden/>
          </w:rPr>
          <w:tab/>
        </w:r>
        <w:r>
          <w:rPr>
            <w:noProof/>
            <w:webHidden/>
          </w:rPr>
          <w:fldChar w:fldCharType="begin"/>
        </w:r>
        <w:r>
          <w:rPr>
            <w:noProof/>
            <w:webHidden/>
          </w:rPr>
          <w:instrText xml:space="preserve"> PAGEREF _Toc193914315 \h </w:instrText>
        </w:r>
        <w:r>
          <w:rPr>
            <w:noProof/>
            <w:webHidden/>
          </w:rPr>
        </w:r>
        <w:r>
          <w:rPr>
            <w:noProof/>
            <w:webHidden/>
          </w:rPr>
          <w:fldChar w:fldCharType="separate"/>
        </w:r>
        <w:r>
          <w:rPr>
            <w:noProof/>
            <w:webHidden/>
          </w:rPr>
          <w:t>31</w:t>
        </w:r>
        <w:r>
          <w:rPr>
            <w:noProof/>
            <w:webHidden/>
          </w:rPr>
          <w:fldChar w:fldCharType="end"/>
        </w:r>
      </w:hyperlink>
    </w:p>
    <w:p w14:paraId="61F997BC" w14:textId="053FFF86"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16" w:history="1">
        <w:r w:rsidRPr="0013105A">
          <w:rPr>
            <w:rStyle w:val="Hyperlink"/>
            <w:noProof/>
          </w:rPr>
          <w:t>6.4.1</w:t>
        </w:r>
        <w:r>
          <w:rPr>
            <w:rFonts w:asciiTheme="minorHAnsi" w:eastAsiaTheme="minorEastAsia" w:hAnsiTheme="minorHAnsi" w:cstheme="minorBidi"/>
            <w:iCs w:val="0"/>
            <w:noProof/>
            <w:kern w:val="2"/>
            <w:sz w:val="24"/>
            <w14:ligatures w14:val="standardContextual"/>
          </w:rPr>
          <w:tab/>
        </w:r>
        <w:r w:rsidRPr="0013105A">
          <w:rPr>
            <w:rStyle w:val="Hyperlink"/>
            <w:noProof/>
          </w:rPr>
          <w:t>Paper Tape Collection</w:t>
        </w:r>
        <w:r>
          <w:rPr>
            <w:noProof/>
            <w:webHidden/>
          </w:rPr>
          <w:tab/>
        </w:r>
        <w:r>
          <w:rPr>
            <w:noProof/>
            <w:webHidden/>
          </w:rPr>
          <w:fldChar w:fldCharType="begin"/>
        </w:r>
        <w:r>
          <w:rPr>
            <w:noProof/>
            <w:webHidden/>
          </w:rPr>
          <w:instrText xml:space="preserve"> PAGEREF _Toc193914316 \h </w:instrText>
        </w:r>
        <w:r>
          <w:rPr>
            <w:noProof/>
            <w:webHidden/>
          </w:rPr>
        </w:r>
        <w:r>
          <w:rPr>
            <w:noProof/>
            <w:webHidden/>
          </w:rPr>
          <w:fldChar w:fldCharType="separate"/>
        </w:r>
        <w:r>
          <w:rPr>
            <w:noProof/>
            <w:webHidden/>
          </w:rPr>
          <w:t>31</w:t>
        </w:r>
        <w:r>
          <w:rPr>
            <w:noProof/>
            <w:webHidden/>
          </w:rPr>
          <w:fldChar w:fldCharType="end"/>
        </w:r>
      </w:hyperlink>
    </w:p>
    <w:p w14:paraId="3F3EF178" w14:textId="3E36C532"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17" w:history="1">
        <w:r w:rsidRPr="0013105A">
          <w:rPr>
            <w:rStyle w:val="Hyperlink"/>
            <w:noProof/>
          </w:rPr>
          <w:t>6.4.2</w:t>
        </w:r>
        <w:r>
          <w:rPr>
            <w:rFonts w:asciiTheme="minorHAnsi" w:eastAsiaTheme="minorEastAsia" w:hAnsiTheme="minorHAnsi" w:cstheme="minorBidi"/>
            <w:iCs w:val="0"/>
            <w:noProof/>
            <w:kern w:val="2"/>
            <w:sz w:val="24"/>
            <w14:ligatures w14:val="standardContextual"/>
          </w:rPr>
          <w:tab/>
        </w:r>
        <w:r w:rsidRPr="0013105A">
          <w:rPr>
            <w:rStyle w:val="Hyperlink"/>
            <w:noProof/>
          </w:rPr>
          <w:t>Box 0623 04443</w:t>
        </w:r>
        <w:r>
          <w:rPr>
            <w:noProof/>
            <w:webHidden/>
          </w:rPr>
          <w:tab/>
        </w:r>
        <w:r>
          <w:rPr>
            <w:noProof/>
            <w:webHidden/>
          </w:rPr>
          <w:fldChar w:fldCharType="begin"/>
        </w:r>
        <w:r>
          <w:rPr>
            <w:noProof/>
            <w:webHidden/>
          </w:rPr>
          <w:instrText xml:space="preserve"> PAGEREF _Toc193914317 \h </w:instrText>
        </w:r>
        <w:r>
          <w:rPr>
            <w:noProof/>
            <w:webHidden/>
          </w:rPr>
        </w:r>
        <w:r>
          <w:rPr>
            <w:noProof/>
            <w:webHidden/>
          </w:rPr>
          <w:fldChar w:fldCharType="separate"/>
        </w:r>
        <w:r>
          <w:rPr>
            <w:noProof/>
            <w:webHidden/>
          </w:rPr>
          <w:t>32</w:t>
        </w:r>
        <w:r>
          <w:rPr>
            <w:noProof/>
            <w:webHidden/>
          </w:rPr>
          <w:fldChar w:fldCharType="end"/>
        </w:r>
      </w:hyperlink>
    </w:p>
    <w:p w14:paraId="6CC27131" w14:textId="1D745093"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18" w:history="1">
        <w:r w:rsidRPr="0013105A">
          <w:rPr>
            <w:rStyle w:val="Hyperlink"/>
            <w:noProof/>
          </w:rPr>
          <w:t>6.4.3</w:t>
        </w:r>
        <w:r>
          <w:rPr>
            <w:rFonts w:asciiTheme="minorHAnsi" w:eastAsiaTheme="minorEastAsia" w:hAnsiTheme="minorHAnsi" w:cstheme="minorBidi"/>
            <w:iCs w:val="0"/>
            <w:noProof/>
            <w:kern w:val="2"/>
            <w:sz w:val="24"/>
            <w14:ligatures w14:val="standardContextual"/>
          </w:rPr>
          <w:tab/>
        </w:r>
        <w:r w:rsidRPr="0013105A">
          <w:rPr>
            <w:rStyle w:val="Hyperlink"/>
            <w:noProof/>
          </w:rPr>
          <w:t>Design Drawings</w:t>
        </w:r>
        <w:r>
          <w:rPr>
            <w:noProof/>
            <w:webHidden/>
          </w:rPr>
          <w:tab/>
        </w:r>
        <w:r>
          <w:rPr>
            <w:noProof/>
            <w:webHidden/>
          </w:rPr>
          <w:fldChar w:fldCharType="begin"/>
        </w:r>
        <w:r>
          <w:rPr>
            <w:noProof/>
            <w:webHidden/>
          </w:rPr>
          <w:instrText xml:space="preserve"> PAGEREF _Toc193914318 \h </w:instrText>
        </w:r>
        <w:r>
          <w:rPr>
            <w:noProof/>
            <w:webHidden/>
          </w:rPr>
        </w:r>
        <w:r>
          <w:rPr>
            <w:noProof/>
            <w:webHidden/>
          </w:rPr>
          <w:fldChar w:fldCharType="separate"/>
        </w:r>
        <w:r>
          <w:rPr>
            <w:noProof/>
            <w:webHidden/>
          </w:rPr>
          <w:t>33</w:t>
        </w:r>
        <w:r>
          <w:rPr>
            <w:noProof/>
            <w:webHidden/>
          </w:rPr>
          <w:fldChar w:fldCharType="end"/>
        </w:r>
      </w:hyperlink>
    </w:p>
    <w:p w14:paraId="7A7D5484" w14:textId="65097804"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19" w:history="1">
        <w:r w:rsidRPr="0013105A">
          <w:rPr>
            <w:rStyle w:val="Hyperlink"/>
            <w:noProof/>
          </w:rPr>
          <w:t>6.5</w:t>
        </w:r>
        <w:r>
          <w:rPr>
            <w:rFonts w:asciiTheme="minorHAnsi" w:eastAsiaTheme="minorEastAsia" w:hAnsiTheme="minorHAnsi" w:cstheme="minorBidi"/>
            <w:smallCaps w:val="0"/>
            <w:noProof/>
            <w:kern w:val="2"/>
            <w:sz w:val="24"/>
            <w14:ligatures w14:val="standardContextual"/>
          </w:rPr>
          <w:tab/>
        </w:r>
        <w:r w:rsidRPr="0013105A">
          <w:rPr>
            <w:rStyle w:val="Hyperlink"/>
            <w:noProof/>
          </w:rPr>
          <w:t>Museum Records Prior to Computer History Museum</w:t>
        </w:r>
        <w:r>
          <w:rPr>
            <w:noProof/>
            <w:webHidden/>
          </w:rPr>
          <w:tab/>
        </w:r>
        <w:r>
          <w:rPr>
            <w:noProof/>
            <w:webHidden/>
          </w:rPr>
          <w:fldChar w:fldCharType="begin"/>
        </w:r>
        <w:r>
          <w:rPr>
            <w:noProof/>
            <w:webHidden/>
          </w:rPr>
          <w:instrText xml:space="preserve"> PAGEREF _Toc193914319 \h </w:instrText>
        </w:r>
        <w:r>
          <w:rPr>
            <w:noProof/>
            <w:webHidden/>
          </w:rPr>
        </w:r>
        <w:r>
          <w:rPr>
            <w:noProof/>
            <w:webHidden/>
          </w:rPr>
          <w:fldChar w:fldCharType="separate"/>
        </w:r>
        <w:r>
          <w:rPr>
            <w:noProof/>
            <w:webHidden/>
          </w:rPr>
          <w:t>37</w:t>
        </w:r>
        <w:r>
          <w:rPr>
            <w:noProof/>
            <w:webHidden/>
          </w:rPr>
          <w:fldChar w:fldCharType="end"/>
        </w:r>
      </w:hyperlink>
    </w:p>
    <w:p w14:paraId="35204590" w14:textId="163A0628"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20" w:history="1">
        <w:r w:rsidRPr="0013105A">
          <w:rPr>
            <w:rStyle w:val="Hyperlink"/>
            <w:noProof/>
          </w:rPr>
          <w:t>6.6</w:t>
        </w:r>
        <w:r>
          <w:rPr>
            <w:rFonts w:asciiTheme="minorHAnsi" w:eastAsiaTheme="minorEastAsia" w:hAnsiTheme="minorHAnsi" w:cstheme="minorBidi"/>
            <w:smallCaps w:val="0"/>
            <w:noProof/>
            <w:kern w:val="2"/>
            <w:sz w:val="24"/>
            <w14:ligatures w14:val="standardContextual"/>
          </w:rPr>
          <w:tab/>
        </w:r>
        <w:r w:rsidRPr="0013105A">
          <w:rPr>
            <w:rStyle w:val="Hyperlink"/>
            <w:noProof/>
          </w:rPr>
          <w:t>Miscellaneous Source Docs</w:t>
        </w:r>
        <w:r>
          <w:rPr>
            <w:noProof/>
            <w:webHidden/>
          </w:rPr>
          <w:tab/>
        </w:r>
        <w:r>
          <w:rPr>
            <w:noProof/>
            <w:webHidden/>
          </w:rPr>
          <w:fldChar w:fldCharType="begin"/>
        </w:r>
        <w:r>
          <w:rPr>
            <w:noProof/>
            <w:webHidden/>
          </w:rPr>
          <w:instrText xml:space="preserve"> PAGEREF _Toc193914320 \h </w:instrText>
        </w:r>
        <w:r>
          <w:rPr>
            <w:noProof/>
            <w:webHidden/>
          </w:rPr>
        </w:r>
        <w:r>
          <w:rPr>
            <w:noProof/>
            <w:webHidden/>
          </w:rPr>
          <w:fldChar w:fldCharType="separate"/>
        </w:r>
        <w:r>
          <w:rPr>
            <w:noProof/>
            <w:webHidden/>
          </w:rPr>
          <w:t>38</w:t>
        </w:r>
        <w:r>
          <w:rPr>
            <w:noProof/>
            <w:webHidden/>
          </w:rPr>
          <w:fldChar w:fldCharType="end"/>
        </w:r>
      </w:hyperlink>
    </w:p>
    <w:p w14:paraId="321977A9" w14:textId="156CD948"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21" w:history="1">
        <w:r w:rsidRPr="0013105A">
          <w:rPr>
            <w:rStyle w:val="Hyperlink"/>
            <w:noProof/>
          </w:rPr>
          <w:t>7.</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MITRE Scanned Docs</w:t>
        </w:r>
        <w:r>
          <w:rPr>
            <w:noProof/>
            <w:webHidden/>
          </w:rPr>
          <w:tab/>
        </w:r>
        <w:r>
          <w:rPr>
            <w:noProof/>
            <w:webHidden/>
          </w:rPr>
          <w:fldChar w:fldCharType="begin"/>
        </w:r>
        <w:r>
          <w:rPr>
            <w:noProof/>
            <w:webHidden/>
          </w:rPr>
          <w:instrText xml:space="preserve"> PAGEREF _Toc193914321 \h </w:instrText>
        </w:r>
        <w:r>
          <w:rPr>
            <w:noProof/>
            <w:webHidden/>
          </w:rPr>
        </w:r>
        <w:r>
          <w:rPr>
            <w:noProof/>
            <w:webHidden/>
          </w:rPr>
          <w:fldChar w:fldCharType="separate"/>
        </w:r>
        <w:r>
          <w:rPr>
            <w:noProof/>
            <w:webHidden/>
          </w:rPr>
          <w:t>40</w:t>
        </w:r>
        <w:r>
          <w:rPr>
            <w:noProof/>
            <w:webHidden/>
          </w:rPr>
          <w:fldChar w:fldCharType="end"/>
        </w:r>
      </w:hyperlink>
    </w:p>
    <w:p w14:paraId="161059C6" w14:textId="598EAAF3"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22" w:history="1">
        <w:r w:rsidRPr="0013105A">
          <w:rPr>
            <w:rStyle w:val="Hyperlink"/>
            <w:noProof/>
          </w:rPr>
          <w:t>7.1</w:t>
        </w:r>
        <w:r>
          <w:rPr>
            <w:rFonts w:asciiTheme="minorHAnsi" w:eastAsiaTheme="minorEastAsia" w:hAnsiTheme="minorHAnsi" w:cstheme="minorBidi"/>
            <w:smallCaps w:val="0"/>
            <w:noProof/>
            <w:kern w:val="2"/>
            <w:sz w:val="24"/>
            <w14:ligatures w14:val="standardContextual"/>
          </w:rPr>
          <w:tab/>
        </w:r>
        <w:r w:rsidRPr="0013105A">
          <w:rPr>
            <w:rStyle w:val="Hyperlink"/>
            <w:noProof/>
          </w:rPr>
          <w:t>Notes on MITRE Docs</w:t>
        </w:r>
        <w:r>
          <w:rPr>
            <w:noProof/>
            <w:webHidden/>
          </w:rPr>
          <w:tab/>
        </w:r>
        <w:r>
          <w:rPr>
            <w:noProof/>
            <w:webHidden/>
          </w:rPr>
          <w:fldChar w:fldCharType="begin"/>
        </w:r>
        <w:r>
          <w:rPr>
            <w:noProof/>
            <w:webHidden/>
          </w:rPr>
          <w:instrText xml:space="preserve"> PAGEREF _Toc193914322 \h </w:instrText>
        </w:r>
        <w:r>
          <w:rPr>
            <w:noProof/>
            <w:webHidden/>
          </w:rPr>
        </w:r>
        <w:r>
          <w:rPr>
            <w:noProof/>
            <w:webHidden/>
          </w:rPr>
          <w:fldChar w:fldCharType="separate"/>
        </w:r>
        <w:r>
          <w:rPr>
            <w:noProof/>
            <w:webHidden/>
          </w:rPr>
          <w:t>42</w:t>
        </w:r>
        <w:r>
          <w:rPr>
            <w:noProof/>
            <w:webHidden/>
          </w:rPr>
          <w:fldChar w:fldCharType="end"/>
        </w:r>
      </w:hyperlink>
    </w:p>
    <w:p w14:paraId="0C50D06F" w14:textId="6D5AC9C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23" w:history="1">
        <w:r w:rsidRPr="0013105A">
          <w:rPr>
            <w:rStyle w:val="Hyperlink"/>
            <w:noProof/>
          </w:rPr>
          <w:t>7.1.2</w:t>
        </w:r>
        <w:r>
          <w:rPr>
            <w:rFonts w:asciiTheme="minorHAnsi" w:eastAsiaTheme="minorEastAsia" w:hAnsiTheme="minorHAnsi" w:cstheme="minorBidi"/>
            <w:iCs w:val="0"/>
            <w:noProof/>
            <w:kern w:val="2"/>
            <w:sz w:val="24"/>
            <w14:ligatures w14:val="standardContextual"/>
          </w:rPr>
          <w:tab/>
        </w:r>
        <w:r w:rsidRPr="0013105A">
          <w:rPr>
            <w:rStyle w:val="Hyperlink"/>
            <w:noProof/>
          </w:rPr>
          <w:t>Quarterly Reports</w:t>
        </w:r>
        <w:r>
          <w:rPr>
            <w:noProof/>
            <w:webHidden/>
          </w:rPr>
          <w:tab/>
        </w:r>
        <w:r>
          <w:rPr>
            <w:noProof/>
            <w:webHidden/>
          </w:rPr>
          <w:fldChar w:fldCharType="begin"/>
        </w:r>
        <w:r>
          <w:rPr>
            <w:noProof/>
            <w:webHidden/>
          </w:rPr>
          <w:instrText xml:space="preserve"> PAGEREF _Toc193914323 \h </w:instrText>
        </w:r>
        <w:r>
          <w:rPr>
            <w:noProof/>
            <w:webHidden/>
          </w:rPr>
        </w:r>
        <w:r>
          <w:rPr>
            <w:noProof/>
            <w:webHidden/>
          </w:rPr>
          <w:fldChar w:fldCharType="separate"/>
        </w:r>
        <w:r>
          <w:rPr>
            <w:noProof/>
            <w:webHidden/>
          </w:rPr>
          <w:t>42</w:t>
        </w:r>
        <w:r>
          <w:rPr>
            <w:noProof/>
            <w:webHidden/>
          </w:rPr>
          <w:fldChar w:fldCharType="end"/>
        </w:r>
      </w:hyperlink>
    </w:p>
    <w:p w14:paraId="1358DB17" w14:textId="2AB003EB"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24" w:history="1">
        <w:r w:rsidRPr="0013105A">
          <w:rPr>
            <w:rStyle w:val="Hyperlink"/>
            <w:noProof/>
          </w:rPr>
          <w:t>7.1.3</w:t>
        </w:r>
        <w:r>
          <w:rPr>
            <w:rFonts w:asciiTheme="minorHAnsi" w:eastAsiaTheme="minorEastAsia" w:hAnsiTheme="minorHAnsi" w:cstheme="minorBidi"/>
            <w:iCs w:val="0"/>
            <w:noProof/>
            <w:kern w:val="2"/>
            <w:sz w:val="24"/>
            <w14:ligatures w14:val="standardContextual"/>
          </w:rPr>
          <w:tab/>
        </w:r>
        <w:r w:rsidRPr="0013105A">
          <w:rPr>
            <w:rStyle w:val="Hyperlink"/>
            <w:noProof/>
          </w:rPr>
          <w:t>Biweekly and Quarterly Reports, 1950</w:t>
        </w:r>
        <w:r>
          <w:rPr>
            <w:noProof/>
            <w:webHidden/>
          </w:rPr>
          <w:tab/>
        </w:r>
        <w:r>
          <w:rPr>
            <w:noProof/>
            <w:webHidden/>
          </w:rPr>
          <w:fldChar w:fldCharType="begin"/>
        </w:r>
        <w:r>
          <w:rPr>
            <w:noProof/>
            <w:webHidden/>
          </w:rPr>
          <w:instrText xml:space="preserve"> PAGEREF _Toc193914324 \h </w:instrText>
        </w:r>
        <w:r>
          <w:rPr>
            <w:noProof/>
            <w:webHidden/>
          </w:rPr>
        </w:r>
        <w:r>
          <w:rPr>
            <w:noProof/>
            <w:webHidden/>
          </w:rPr>
          <w:fldChar w:fldCharType="separate"/>
        </w:r>
        <w:r>
          <w:rPr>
            <w:noProof/>
            <w:webHidden/>
          </w:rPr>
          <w:t>44</w:t>
        </w:r>
        <w:r>
          <w:rPr>
            <w:noProof/>
            <w:webHidden/>
          </w:rPr>
          <w:fldChar w:fldCharType="end"/>
        </w:r>
      </w:hyperlink>
    </w:p>
    <w:p w14:paraId="52D9ADA3" w14:textId="4DD7A03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25" w:history="1">
        <w:r w:rsidRPr="0013105A">
          <w:rPr>
            <w:rStyle w:val="Hyperlink"/>
            <w:noProof/>
          </w:rPr>
          <w:t>7.1.4</w:t>
        </w:r>
        <w:r>
          <w:rPr>
            <w:rFonts w:asciiTheme="minorHAnsi" w:eastAsiaTheme="minorEastAsia" w:hAnsiTheme="minorHAnsi" w:cstheme="minorBidi"/>
            <w:iCs w:val="0"/>
            <w:noProof/>
            <w:kern w:val="2"/>
            <w:sz w:val="24"/>
            <w14:ligatures w14:val="standardContextual"/>
          </w:rPr>
          <w:tab/>
        </w:r>
        <w:r w:rsidRPr="0013105A">
          <w:rPr>
            <w:rStyle w:val="Hyperlink"/>
            <w:noProof/>
          </w:rPr>
          <w:t>Biweekly Reports, 1951</w:t>
        </w:r>
        <w:r>
          <w:rPr>
            <w:noProof/>
            <w:webHidden/>
          </w:rPr>
          <w:tab/>
        </w:r>
        <w:r>
          <w:rPr>
            <w:noProof/>
            <w:webHidden/>
          </w:rPr>
          <w:fldChar w:fldCharType="begin"/>
        </w:r>
        <w:r>
          <w:rPr>
            <w:noProof/>
            <w:webHidden/>
          </w:rPr>
          <w:instrText xml:space="preserve"> PAGEREF _Toc193914325 \h </w:instrText>
        </w:r>
        <w:r>
          <w:rPr>
            <w:noProof/>
            <w:webHidden/>
          </w:rPr>
        </w:r>
        <w:r>
          <w:rPr>
            <w:noProof/>
            <w:webHidden/>
          </w:rPr>
          <w:fldChar w:fldCharType="separate"/>
        </w:r>
        <w:r>
          <w:rPr>
            <w:noProof/>
            <w:webHidden/>
          </w:rPr>
          <w:t>47</w:t>
        </w:r>
        <w:r>
          <w:rPr>
            <w:noProof/>
            <w:webHidden/>
          </w:rPr>
          <w:fldChar w:fldCharType="end"/>
        </w:r>
      </w:hyperlink>
    </w:p>
    <w:p w14:paraId="03E72D78" w14:textId="32E1B45B"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26" w:history="1">
        <w:r w:rsidRPr="0013105A">
          <w:rPr>
            <w:rStyle w:val="Hyperlink"/>
            <w:noProof/>
          </w:rPr>
          <w:t>7.1.5</w:t>
        </w:r>
        <w:r>
          <w:rPr>
            <w:rFonts w:asciiTheme="minorHAnsi" w:eastAsiaTheme="minorEastAsia" w:hAnsiTheme="minorHAnsi" w:cstheme="minorBidi"/>
            <w:iCs w:val="0"/>
            <w:noProof/>
            <w:kern w:val="2"/>
            <w:sz w:val="24"/>
            <w14:ligatures w14:val="standardContextual"/>
          </w:rPr>
          <w:tab/>
        </w:r>
        <w:r w:rsidRPr="0013105A">
          <w:rPr>
            <w:rStyle w:val="Hyperlink"/>
            <w:noProof/>
          </w:rPr>
          <w:t>Biweekly and Quarterly Reports, 1951</w:t>
        </w:r>
        <w:r>
          <w:rPr>
            <w:noProof/>
            <w:webHidden/>
          </w:rPr>
          <w:tab/>
        </w:r>
        <w:r>
          <w:rPr>
            <w:noProof/>
            <w:webHidden/>
          </w:rPr>
          <w:fldChar w:fldCharType="begin"/>
        </w:r>
        <w:r>
          <w:rPr>
            <w:noProof/>
            <w:webHidden/>
          </w:rPr>
          <w:instrText xml:space="preserve"> PAGEREF _Toc193914326 \h </w:instrText>
        </w:r>
        <w:r>
          <w:rPr>
            <w:noProof/>
            <w:webHidden/>
          </w:rPr>
        </w:r>
        <w:r>
          <w:rPr>
            <w:noProof/>
            <w:webHidden/>
          </w:rPr>
          <w:fldChar w:fldCharType="separate"/>
        </w:r>
        <w:r>
          <w:rPr>
            <w:noProof/>
            <w:webHidden/>
          </w:rPr>
          <w:t>47</w:t>
        </w:r>
        <w:r>
          <w:rPr>
            <w:noProof/>
            <w:webHidden/>
          </w:rPr>
          <w:fldChar w:fldCharType="end"/>
        </w:r>
      </w:hyperlink>
    </w:p>
    <w:p w14:paraId="56C8139B" w14:textId="5200DA9A"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27" w:history="1">
        <w:r w:rsidRPr="0013105A">
          <w:rPr>
            <w:rStyle w:val="Hyperlink"/>
            <w:noProof/>
          </w:rPr>
          <w:t>7.1.6</w:t>
        </w:r>
        <w:r>
          <w:rPr>
            <w:rFonts w:asciiTheme="minorHAnsi" w:eastAsiaTheme="minorEastAsia" w:hAnsiTheme="minorHAnsi" w:cstheme="minorBidi"/>
            <w:iCs w:val="0"/>
            <w:noProof/>
            <w:kern w:val="2"/>
            <w:sz w:val="24"/>
            <w14:ligatures w14:val="standardContextual"/>
          </w:rPr>
          <w:tab/>
        </w:r>
        <w:r w:rsidRPr="0013105A">
          <w:rPr>
            <w:rStyle w:val="Hyperlink"/>
            <w:noProof/>
          </w:rPr>
          <w:t>Biweekly Reports, 1952</w:t>
        </w:r>
        <w:r>
          <w:rPr>
            <w:noProof/>
            <w:webHidden/>
          </w:rPr>
          <w:tab/>
        </w:r>
        <w:r>
          <w:rPr>
            <w:noProof/>
            <w:webHidden/>
          </w:rPr>
          <w:fldChar w:fldCharType="begin"/>
        </w:r>
        <w:r>
          <w:rPr>
            <w:noProof/>
            <w:webHidden/>
          </w:rPr>
          <w:instrText xml:space="preserve"> PAGEREF _Toc193914327 \h </w:instrText>
        </w:r>
        <w:r>
          <w:rPr>
            <w:noProof/>
            <w:webHidden/>
          </w:rPr>
        </w:r>
        <w:r>
          <w:rPr>
            <w:noProof/>
            <w:webHidden/>
          </w:rPr>
          <w:fldChar w:fldCharType="separate"/>
        </w:r>
        <w:r>
          <w:rPr>
            <w:noProof/>
            <w:webHidden/>
          </w:rPr>
          <w:t>54</w:t>
        </w:r>
        <w:r>
          <w:rPr>
            <w:noProof/>
            <w:webHidden/>
          </w:rPr>
          <w:fldChar w:fldCharType="end"/>
        </w:r>
      </w:hyperlink>
    </w:p>
    <w:p w14:paraId="54A5184B" w14:textId="5237816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28" w:history="1">
        <w:r w:rsidRPr="0013105A">
          <w:rPr>
            <w:rStyle w:val="Hyperlink"/>
            <w:noProof/>
          </w:rPr>
          <w:t>7.1.7</w:t>
        </w:r>
        <w:r>
          <w:rPr>
            <w:rFonts w:asciiTheme="minorHAnsi" w:eastAsiaTheme="minorEastAsia" w:hAnsiTheme="minorHAnsi" w:cstheme="minorBidi"/>
            <w:iCs w:val="0"/>
            <w:noProof/>
            <w:kern w:val="2"/>
            <w:sz w:val="24"/>
            <w14:ligatures w14:val="standardContextual"/>
          </w:rPr>
          <w:tab/>
        </w:r>
        <w:r w:rsidRPr="0013105A">
          <w:rPr>
            <w:rStyle w:val="Hyperlink"/>
            <w:noProof/>
          </w:rPr>
          <w:t>Biweekly Reports, 1953</w:t>
        </w:r>
        <w:r>
          <w:rPr>
            <w:noProof/>
            <w:webHidden/>
          </w:rPr>
          <w:tab/>
        </w:r>
        <w:r>
          <w:rPr>
            <w:noProof/>
            <w:webHidden/>
          </w:rPr>
          <w:fldChar w:fldCharType="begin"/>
        </w:r>
        <w:r>
          <w:rPr>
            <w:noProof/>
            <w:webHidden/>
          </w:rPr>
          <w:instrText xml:space="preserve"> PAGEREF _Toc193914328 \h </w:instrText>
        </w:r>
        <w:r>
          <w:rPr>
            <w:noProof/>
            <w:webHidden/>
          </w:rPr>
        </w:r>
        <w:r>
          <w:rPr>
            <w:noProof/>
            <w:webHidden/>
          </w:rPr>
          <w:fldChar w:fldCharType="separate"/>
        </w:r>
        <w:r>
          <w:rPr>
            <w:noProof/>
            <w:webHidden/>
          </w:rPr>
          <w:t>55</w:t>
        </w:r>
        <w:r>
          <w:rPr>
            <w:noProof/>
            <w:webHidden/>
          </w:rPr>
          <w:fldChar w:fldCharType="end"/>
        </w:r>
      </w:hyperlink>
    </w:p>
    <w:p w14:paraId="5CA1E02B" w14:textId="1E36E974"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29" w:history="1">
        <w:r w:rsidRPr="0013105A">
          <w:rPr>
            <w:rStyle w:val="Hyperlink"/>
            <w:noProof/>
          </w:rPr>
          <w:t>7.1.8</w:t>
        </w:r>
        <w:r>
          <w:rPr>
            <w:rFonts w:asciiTheme="minorHAnsi" w:eastAsiaTheme="minorEastAsia" w:hAnsiTheme="minorHAnsi" w:cstheme="minorBidi"/>
            <w:iCs w:val="0"/>
            <w:noProof/>
            <w:kern w:val="2"/>
            <w:sz w:val="24"/>
            <w14:ligatures w14:val="standardContextual"/>
          </w:rPr>
          <w:tab/>
        </w:r>
        <w:r w:rsidRPr="0013105A">
          <w:rPr>
            <w:rStyle w:val="Hyperlink"/>
            <w:noProof/>
          </w:rPr>
          <w:t>Biweekly Reports, 1956</w:t>
        </w:r>
        <w:r>
          <w:rPr>
            <w:noProof/>
            <w:webHidden/>
          </w:rPr>
          <w:tab/>
        </w:r>
        <w:r>
          <w:rPr>
            <w:noProof/>
            <w:webHidden/>
          </w:rPr>
          <w:fldChar w:fldCharType="begin"/>
        </w:r>
        <w:r>
          <w:rPr>
            <w:noProof/>
            <w:webHidden/>
          </w:rPr>
          <w:instrText xml:space="preserve"> PAGEREF _Toc193914329 \h </w:instrText>
        </w:r>
        <w:r>
          <w:rPr>
            <w:noProof/>
            <w:webHidden/>
          </w:rPr>
        </w:r>
        <w:r>
          <w:rPr>
            <w:noProof/>
            <w:webHidden/>
          </w:rPr>
          <w:fldChar w:fldCharType="separate"/>
        </w:r>
        <w:r>
          <w:rPr>
            <w:noProof/>
            <w:webHidden/>
          </w:rPr>
          <w:t>56</w:t>
        </w:r>
        <w:r>
          <w:rPr>
            <w:noProof/>
            <w:webHidden/>
          </w:rPr>
          <w:fldChar w:fldCharType="end"/>
        </w:r>
      </w:hyperlink>
    </w:p>
    <w:p w14:paraId="4921B32D" w14:textId="0960CF04"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30" w:history="1">
        <w:r w:rsidRPr="0013105A">
          <w:rPr>
            <w:rStyle w:val="Hyperlink"/>
            <w:noProof/>
          </w:rPr>
          <w:t>7.1.9</w:t>
        </w:r>
        <w:r>
          <w:rPr>
            <w:rFonts w:asciiTheme="minorHAnsi" w:eastAsiaTheme="minorEastAsia" w:hAnsiTheme="minorHAnsi" w:cstheme="minorBidi"/>
            <w:iCs w:val="0"/>
            <w:noProof/>
            <w:kern w:val="2"/>
            <w:sz w:val="24"/>
            <w14:ligatures w14:val="standardContextual"/>
          </w:rPr>
          <w:tab/>
        </w:r>
        <w:r w:rsidRPr="0013105A">
          <w:rPr>
            <w:rStyle w:val="Hyperlink"/>
            <w:noProof/>
          </w:rPr>
          <w:t>Lincoln Biweekly Reports</w:t>
        </w:r>
        <w:r>
          <w:rPr>
            <w:noProof/>
            <w:webHidden/>
          </w:rPr>
          <w:tab/>
        </w:r>
        <w:r>
          <w:rPr>
            <w:noProof/>
            <w:webHidden/>
          </w:rPr>
          <w:fldChar w:fldCharType="begin"/>
        </w:r>
        <w:r>
          <w:rPr>
            <w:noProof/>
            <w:webHidden/>
          </w:rPr>
          <w:instrText xml:space="preserve"> PAGEREF _Toc193914330 \h </w:instrText>
        </w:r>
        <w:r>
          <w:rPr>
            <w:noProof/>
            <w:webHidden/>
          </w:rPr>
        </w:r>
        <w:r>
          <w:rPr>
            <w:noProof/>
            <w:webHidden/>
          </w:rPr>
          <w:fldChar w:fldCharType="separate"/>
        </w:r>
        <w:r>
          <w:rPr>
            <w:noProof/>
            <w:webHidden/>
          </w:rPr>
          <w:t>63</w:t>
        </w:r>
        <w:r>
          <w:rPr>
            <w:noProof/>
            <w:webHidden/>
          </w:rPr>
          <w:fldChar w:fldCharType="end"/>
        </w:r>
      </w:hyperlink>
    </w:p>
    <w:p w14:paraId="2CE3B238" w14:textId="50B13E14"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31" w:history="1">
        <w:r w:rsidRPr="0013105A">
          <w:rPr>
            <w:rStyle w:val="Hyperlink"/>
            <w:noProof/>
          </w:rPr>
          <w:t>7.2</w:t>
        </w:r>
        <w:r>
          <w:rPr>
            <w:rFonts w:asciiTheme="minorHAnsi" w:eastAsiaTheme="minorEastAsia" w:hAnsiTheme="minorHAnsi" w:cstheme="minorBidi"/>
            <w:smallCaps w:val="0"/>
            <w:noProof/>
            <w:kern w:val="2"/>
            <w:sz w:val="24"/>
            <w14:ligatures w14:val="standardContextual"/>
          </w:rPr>
          <w:tab/>
        </w:r>
        <w:r w:rsidRPr="0013105A">
          <w:rPr>
            <w:rStyle w:val="Hyperlink"/>
            <w:noProof/>
          </w:rPr>
          <w:t>Limited-Distribution “L” Series</w:t>
        </w:r>
        <w:r>
          <w:rPr>
            <w:noProof/>
            <w:webHidden/>
          </w:rPr>
          <w:tab/>
        </w:r>
        <w:r>
          <w:rPr>
            <w:noProof/>
            <w:webHidden/>
          </w:rPr>
          <w:fldChar w:fldCharType="begin"/>
        </w:r>
        <w:r>
          <w:rPr>
            <w:noProof/>
            <w:webHidden/>
          </w:rPr>
          <w:instrText xml:space="preserve"> PAGEREF _Toc193914331 \h </w:instrText>
        </w:r>
        <w:r>
          <w:rPr>
            <w:noProof/>
            <w:webHidden/>
          </w:rPr>
        </w:r>
        <w:r>
          <w:rPr>
            <w:noProof/>
            <w:webHidden/>
          </w:rPr>
          <w:fldChar w:fldCharType="separate"/>
        </w:r>
        <w:r>
          <w:rPr>
            <w:noProof/>
            <w:webHidden/>
          </w:rPr>
          <w:t>64</w:t>
        </w:r>
        <w:r>
          <w:rPr>
            <w:noProof/>
            <w:webHidden/>
          </w:rPr>
          <w:fldChar w:fldCharType="end"/>
        </w:r>
      </w:hyperlink>
    </w:p>
    <w:p w14:paraId="3638E543" w14:textId="01D749C2"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32" w:history="1">
        <w:r w:rsidRPr="0013105A">
          <w:rPr>
            <w:rStyle w:val="Hyperlink"/>
            <w:noProof/>
          </w:rPr>
          <w:t>8.</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Smithsonian Objects and Documents</w:t>
        </w:r>
        <w:r>
          <w:rPr>
            <w:noProof/>
            <w:webHidden/>
          </w:rPr>
          <w:tab/>
        </w:r>
        <w:r>
          <w:rPr>
            <w:noProof/>
            <w:webHidden/>
          </w:rPr>
          <w:fldChar w:fldCharType="begin"/>
        </w:r>
        <w:r>
          <w:rPr>
            <w:noProof/>
            <w:webHidden/>
          </w:rPr>
          <w:instrText xml:space="preserve"> PAGEREF _Toc193914332 \h </w:instrText>
        </w:r>
        <w:r>
          <w:rPr>
            <w:noProof/>
            <w:webHidden/>
          </w:rPr>
        </w:r>
        <w:r>
          <w:rPr>
            <w:noProof/>
            <w:webHidden/>
          </w:rPr>
          <w:fldChar w:fldCharType="separate"/>
        </w:r>
        <w:r>
          <w:rPr>
            <w:noProof/>
            <w:webHidden/>
          </w:rPr>
          <w:t>75</w:t>
        </w:r>
        <w:r>
          <w:rPr>
            <w:noProof/>
            <w:webHidden/>
          </w:rPr>
          <w:fldChar w:fldCharType="end"/>
        </w:r>
      </w:hyperlink>
    </w:p>
    <w:p w14:paraId="3FC009CA" w14:textId="52F69CC5"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33" w:history="1">
        <w:r w:rsidRPr="0013105A">
          <w:rPr>
            <w:rStyle w:val="Hyperlink"/>
            <w:noProof/>
          </w:rPr>
          <w:t>8.1</w:t>
        </w:r>
        <w:r>
          <w:rPr>
            <w:rFonts w:asciiTheme="minorHAnsi" w:eastAsiaTheme="minorEastAsia" w:hAnsiTheme="minorHAnsi" w:cstheme="minorBidi"/>
            <w:smallCaps w:val="0"/>
            <w:noProof/>
            <w:kern w:val="2"/>
            <w:sz w:val="24"/>
            <w14:ligatures w14:val="standardContextual"/>
          </w:rPr>
          <w:tab/>
        </w:r>
        <w:r w:rsidRPr="0013105A">
          <w:rPr>
            <w:rStyle w:val="Hyperlink"/>
            <w:noProof/>
          </w:rPr>
          <w:t>Smithsonian Archive</w:t>
        </w:r>
        <w:r>
          <w:rPr>
            <w:noProof/>
            <w:webHidden/>
          </w:rPr>
          <w:tab/>
        </w:r>
        <w:r>
          <w:rPr>
            <w:noProof/>
            <w:webHidden/>
          </w:rPr>
          <w:fldChar w:fldCharType="begin"/>
        </w:r>
        <w:r>
          <w:rPr>
            <w:noProof/>
            <w:webHidden/>
          </w:rPr>
          <w:instrText xml:space="preserve"> PAGEREF _Toc193914333 \h </w:instrText>
        </w:r>
        <w:r>
          <w:rPr>
            <w:noProof/>
            <w:webHidden/>
          </w:rPr>
        </w:r>
        <w:r>
          <w:rPr>
            <w:noProof/>
            <w:webHidden/>
          </w:rPr>
          <w:fldChar w:fldCharType="separate"/>
        </w:r>
        <w:r>
          <w:rPr>
            <w:noProof/>
            <w:webHidden/>
          </w:rPr>
          <w:t>76</w:t>
        </w:r>
        <w:r>
          <w:rPr>
            <w:noProof/>
            <w:webHidden/>
          </w:rPr>
          <w:fldChar w:fldCharType="end"/>
        </w:r>
      </w:hyperlink>
    </w:p>
    <w:p w14:paraId="45446B0A" w14:textId="7970084A"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34" w:history="1">
        <w:r w:rsidRPr="0013105A">
          <w:rPr>
            <w:rStyle w:val="Hyperlink"/>
            <w:noProof/>
          </w:rPr>
          <w:t>8.1.1</w:t>
        </w:r>
        <w:r>
          <w:rPr>
            <w:rFonts w:asciiTheme="minorHAnsi" w:eastAsiaTheme="minorEastAsia" w:hAnsiTheme="minorHAnsi" w:cstheme="minorBidi"/>
            <w:iCs w:val="0"/>
            <w:noProof/>
            <w:kern w:val="2"/>
            <w:sz w:val="24"/>
            <w14:ligatures w14:val="standardContextual"/>
          </w:rPr>
          <w:tab/>
        </w:r>
        <w:r w:rsidRPr="0013105A">
          <w:rPr>
            <w:rStyle w:val="Hyperlink"/>
            <w:noProof/>
          </w:rPr>
          <w:t>Guy’s Partial AC-006 / NMAH,AC.0290 Box Index</w:t>
        </w:r>
        <w:r>
          <w:rPr>
            <w:noProof/>
            <w:webHidden/>
          </w:rPr>
          <w:tab/>
        </w:r>
        <w:r>
          <w:rPr>
            <w:noProof/>
            <w:webHidden/>
          </w:rPr>
          <w:fldChar w:fldCharType="begin"/>
        </w:r>
        <w:r>
          <w:rPr>
            <w:noProof/>
            <w:webHidden/>
          </w:rPr>
          <w:instrText xml:space="preserve"> PAGEREF _Toc193914334 \h </w:instrText>
        </w:r>
        <w:r>
          <w:rPr>
            <w:noProof/>
            <w:webHidden/>
          </w:rPr>
        </w:r>
        <w:r>
          <w:rPr>
            <w:noProof/>
            <w:webHidden/>
          </w:rPr>
          <w:fldChar w:fldCharType="separate"/>
        </w:r>
        <w:r>
          <w:rPr>
            <w:noProof/>
            <w:webHidden/>
          </w:rPr>
          <w:t>76</w:t>
        </w:r>
        <w:r>
          <w:rPr>
            <w:noProof/>
            <w:webHidden/>
          </w:rPr>
          <w:fldChar w:fldCharType="end"/>
        </w:r>
      </w:hyperlink>
    </w:p>
    <w:p w14:paraId="6CCB449C" w14:textId="609B57D8"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35" w:history="1">
        <w:r w:rsidRPr="0013105A">
          <w:rPr>
            <w:rStyle w:val="Hyperlink"/>
            <w:noProof/>
          </w:rPr>
          <w:t>8.1.2</w:t>
        </w:r>
        <w:r>
          <w:rPr>
            <w:rFonts w:asciiTheme="minorHAnsi" w:eastAsiaTheme="minorEastAsia" w:hAnsiTheme="minorHAnsi" w:cstheme="minorBidi"/>
            <w:iCs w:val="0"/>
            <w:noProof/>
            <w:kern w:val="2"/>
            <w:sz w:val="24"/>
            <w14:ligatures w14:val="standardContextual"/>
          </w:rPr>
          <w:tab/>
        </w:r>
        <w:r w:rsidRPr="0013105A">
          <w:rPr>
            <w:rStyle w:val="Hyperlink"/>
            <w:noProof/>
          </w:rPr>
          <w:t>MITRE AC-006 Index</w:t>
        </w:r>
        <w:r>
          <w:rPr>
            <w:noProof/>
            <w:webHidden/>
          </w:rPr>
          <w:tab/>
        </w:r>
        <w:r>
          <w:rPr>
            <w:noProof/>
            <w:webHidden/>
          </w:rPr>
          <w:fldChar w:fldCharType="begin"/>
        </w:r>
        <w:r>
          <w:rPr>
            <w:noProof/>
            <w:webHidden/>
          </w:rPr>
          <w:instrText xml:space="preserve"> PAGEREF _Toc193914335 \h </w:instrText>
        </w:r>
        <w:r>
          <w:rPr>
            <w:noProof/>
            <w:webHidden/>
          </w:rPr>
        </w:r>
        <w:r>
          <w:rPr>
            <w:noProof/>
            <w:webHidden/>
          </w:rPr>
          <w:fldChar w:fldCharType="separate"/>
        </w:r>
        <w:r>
          <w:rPr>
            <w:noProof/>
            <w:webHidden/>
          </w:rPr>
          <w:t>78</w:t>
        </w:r>
        <w:r>
          <w:rPr>
            <w:noProof/>
            <w:webHidden/>
          </w:rPr>
          <w:fldChar w:fldCharType="end"/>
        </w:r>
      </w:hyperlink>
    </w:p>
    <w:p w14:paraId="4D13F6AD" w14:textId="18B39360"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36" w:history="1">
        <w:r w:rsidRPr="0013105A">
          <w:rPr>
            <w:rStyle w:val="Hyperlink"/>
            <w:noProof/>
          </w:rPr>
          <w:t>8.2</w:t>
        </w:r>
        <w:r>
          <w:rPr>
            <w:rFonts w:asciiTheme="minorHAnsi" w:eastAsiaTheme="minorEastAsia" w:hAnsiTheme="minorHAnsi" w:cstheme="minorBidi"/>
            <w:smallCaps w:val="0"/>
            <w:noProof/>
            <w:kern w:val="2"/>
            <w:sz w:val="24"/>
            <w14:ligatures w14:val="standardContextual"/>
          </w:rPr>
          <w:tab/>
        </w:r>
        <w:r w:rsidRPr="0013105A">
          <w:rPr>
            <w:rStyle w:val="Hyperlink"/>
            <w:noProof/>
          </w:rPr>
          <w:t>Smithsonian Visit, Apr 25, 2019</w:t>
        </w:r>
        <w:r>
          <w:rPr>
            <w:noProof/>
            <w:webHidden/>
          </w:rPr>
          <w:tab/>
        </w:r>
        <w:r>
          <w:rPr>
            <w:noProof/>
            <w:webHidden/>
          </w:rPr>
          <w:fldChar w:fldCharType="begin"/>
        </w:r>
        <w:r>
          <w:rPr>
            <w:noProof/>
            <w:webHidden/>
          </w:rPr>
          <w:instrText xml:space="preserve"> PAGEREF _Toc193914336 \h </w:instrText>
        </w:r>
        <w:r>
          <w:rPr>
            <w:noProof/>
            <w:webHidden/>
          </w:rPr>
        </w:r>
        <w:r>
          <w:rPr>
            <w:noProof/>
            <w:webHidden/>
          </w:rPr>
          <w:fldChar w:fldCharType="separate"/>
        </w:r>
        <w:r>
          <w:rPr>
            <w:noProof/>
            <w:webHidden/>
          </w:rPr>
          <w:t>78</w:t>
        </w:r>
        <w:r>
          <w:rPr>
            <w:noProof/>
            <w:webHidden/>
          </w:rPr>
          <w:fldChar w:fldCharType="end"/>
        </w:r>
      </w:hyperlink>
    </w:p>
    <w:p w14:paraId="11EB3B2B" w14:textId="5EB841D4"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37" w:history="1">
        <w:r w:rsidRPr="0013105A">
          <w:rPr>
            <w:rStyle w:val="Hyperlink"/>
            <w:noProof/>
          </w:rPr>
          <w:t>8.3</w:t>
        </w:r>
        <w:r>
          <w:rPr>
            <w:rFonts w:asciiTheme="minorHAnsi" w:eastAsiaTheme="minorEastAsia" w:hAnsiTheme="minorHAnsi" w:cstheme="minorBidi"/>
            <w:smallCaps w:val="0"/>
            <w:noProof/>
            <w:kern w:val="2"/>
            <w:sz w:val="24"/>
            <w14:ligatures w14:val="standardContextual"/>
          </w:rPr>
          <w:tab/>
        </w:r>
        <w:r w:rsidRPr="0013105A">
          <w:rPr>
            <w:rStyle w:val="Hyperlink"/>
            <w:noProof/>
          </w:rPr>
          <w:t>Smithsonian Archive in Washington DC, July 18, 2022</w:t>
        </w:r>
        <w:r>
          <w:rPr>
            <w:noProof/>
            <w:webHidden/>
          </w:rPr>
          <w:tab/>
        </w:r>
        <w:r>
          <w:rPr>
            <w:noProof/>
            <w:webHidden/>
          </w:rPr>
          <w:fldChar w:fldCharType="begin"/>
        </w:r>
        <w:r>
          <w:rPr>
            <w:noProof/>
            <w:webHidden/>
          </w:rPr>
          <w:instrText xml:space="preserve"> PAGEREF _Toc193914337 \h </w:instrText>
        </w:r>
        <w:r>
          <w:rPr>
            <w:noProof/>
            <w:webHidden/>
          </w:rPr>
        </w:r>
        <w:r>
          <w:rPr>
            <w:noProof/>
            <w:webHidden/>
          </w:rPr>
          <w:fldChar w:fldCharType="separate"/>
        </w:r>
        <w:r>
          <w:rPr>
            <w:noProof/>
            <w:webHidden/>
          </w:rPr>
          <w:t>79</w:t>
        </w:r>
        <w:r>
          <w:rPr>
            <w:noProof/>
            <w:webHidden/>
          </w:rPr>
          <w:fldChar w:fldCharType="end"/>
        </w:r>
      </w:hyperlink>
    </w:p>
    <w:p w14:paraId="08499ED1" w14:textId="0B0AE248"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38" w:history="1">
        <w:r w:rsidRPr="0013105A">
          <w:rPr>
            <w:rStyle w:val="Hyperlink"/>
            <w:noProof/>
          </w:rPr>
          <w:t>8.3.1</w:t>
        </w:r>
        <w:r>
          <w:rPr>
            <w:rFonts w:asciiTheme="minorHAnsi" w:eastAsiaTheme="minorEastAsia" w:hAnsiTheme="minorHAnsi" w:cstheme="minorBidi"/>
            <w:iCs w:val="0"/>
            <w:noProof/>
            <w:kern w:val="2"/>
            <w:sz w:val="24"/>
            <w14:ligatures w14:val="standardContextual"/>
          </w:rPr>
          <w:tab/>
        </w:r>
        <w:r w:rsidRPr="0013105A">
          <w:rPr>
            <w:rStyle w:val="Hyperlink"/>
            <w:rFonts w:ascii="Calibri" w:hAnsi="Calibri" w:cs="Calibri"/>
            <w:noProof/>
          </w:rPr>
          <w:t>Hunting List</w:t>
        </w:r>
        <w:r>
          <w:rPr>
            <w:noProof/>
            <w:webHidden/>
          </w:rPr>
          <w:tab/>
        </w:r>
        <w:r>
          <w:rPr>
            <w:noProof/>
            <w:webHidden/>
          </w:rPr>
          <w:fldChar w:fldCharType="begin"/>
        </w:r>
        <w:r>
          <w:rPr>
            <w:noProof/>
            <w:webHidden/>
          </w:rPr>
          <w:instrText xml:space="preserve"> PAGEREF _Toc193914338 \h </w:instrText>
        </w:r>
        <w:r>
          <w:rPr>
            <w:noProof/>
            <w:webHidden/>
          </w:rPr>
        </w:r>
        <w:r>
          <w:rPr>
            <w:noProof/>
            <w:webHidden/>
          </w:rPr>
          <w:fldChar w:fldCharType="separate"/>
        </w:r>
        <w:r>
          <w:rPr>
            <w:noProof/>
            <w:webHidden/>
          </w:rPr>
          <w:t>79</w:t>
        </w:r>
        <w:r>
          <w:rPr>
            <w:noProof/>
            <w:webHidden/>
          </w:rPr>
          <w:fldChar w:fldCharType="end"/>
        </w:r>
      </w:hyperlink>
    </w:p>
    <w:p w14:paraId="0B5E6244" w14:textId="29583D36"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39" w:history="1">
        <w:r w:rsidRPr="0013105A">
          <w:rPr>
            <w:rStyle w:val="Hyperlink"/>
            <w:noProof/>
          </w:rPr>
          <w:t>8.3.2</w:t>
        </w:r>
        <w:r>
          <w:rPr>
            <w:rFonts w:asciiTheme="minorHAnsi" w:eastAsiaTheme="minorEastAsia" w:hAnsiTheme="minorHAnsi" w:cstheme="minorBidi"/>
            <w:iCs w:val="0"/>
            <w:noProof/>
            <w:kern w:val="2"/>
            <w:sz w:val="24"/>
            <w14:ligatures w14:val="standardContextual"/>
          </w:rPr>
          <w:tab/>
        </w:r>
        <w:r w:rsidRPr="0013105A">
          <w:rPr>
            <w:rStyle w:val="Hyperlink"/>
            <w:noProof/>
          </w:rPr>
          <w:t>Box 18 – Dec 1948 to Mar 1949</w:t>
        </w:r>
        <w:r>
          <w:rPr>
            <w:noProof/>
            <w:webHidden/>
          </w:rPr>
          <w:tab/>
        </w:r>
        <w:r>
          <w:rPr>
            <w:noProof/>
            <w:webHidden/>
          </w:rPr>
          <w:fldChar w:fldCharType="begin"/>
        </w:r>
        <w:r>
          <w:rPr>
            <w:noProof/>
            <w:webHidden/>
          </w:rPr>
          <w:instrText xml:space="preserve"> PAGEREF _Toc193914339 \h </w:instrText>
        </w:r>
        <w:r>
          <w:rPr>
            <w:noProof/>
            <w:webHidden/>
          </w:rPr>
        </w:r>
        <w:r>
          <w:rPr>
            <w:noProof/>
            <w:webHidden/>
          </w:rPr>
          <w:fldChar w:fldCharType="separate"/>
        </w:r>
        <w:r>
          <w:rPr>
            <w:noProof/>
            <w:webHidden/>
          </w:rPr>
          <w:t>79</w:t>
        </w:r>
        <w:r>
          <w:rPr>
            <w:noProof/>
            <w:webHidden/>
          </w:rPr>
          <w:fldChar w:fldCharType="end"/>
        </w:r>
      </w:hyperlink>
    </w:p>
    <w:p w14:paraId="3EEC6FDE" w14:textId="5CF4BF64"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0" w:history="1">
        <w:r w:rsidRPr="0013105A">
          <w:rPr>
            <w:rStyle w:val="Hyperlink"/>
            <w:noProof/>
          </w:rPr>
          <w:t>8.3.3</w:t>
        </w:r>
        <w:r>
          <w:rPr>
            <w:rFonts w:asciiTheme="minorHAnsi" w:eastAsiaTheme="minorEastAsia" w:hAnsiTheme="minorHAnsi" w:cstheme="minorBidi"/>
            <w:iCs w:val="0"/>
            <w:noProof/>
            <w:kern w:val="2"/>
            <w:sz w:val="24"/>
            <w14:ligatures w14:val="standardContextual"/>
          </w:rPr>
          <w:tab/>
        </w:r>
        <w:r w:rsidRPr="0013105A">
          <w:rPr>
            <w:rStyle w:val="Hyperlink"/>
            <w:noProof/>
          </w:rPr>
          <w:t>Box 19 – Apr 1949 to Jun 1949</w:t>
        </w:r>
        <w:r>
          <w:rPr>
            <w:noProof/>
            <w:webHidden/>
          </w:rPr>
          <w:tab/>
        </w:r>
        <w:r>
          <w:rPr>
            <w:noProof/>
            <w:webHidden/>
          </w:rPr>
          <w:fldChar w:fldCharType="begin"/>
        </w:r>
        <w:r>
          <w:rPr>
            <w:noProof/>
            <w:webHidden/>
          </w:rPr>
          <w:instrText xml:space="preserve"> PAGEREF _Toc193914340 \h </w:instrText>
        </w:r>
        <w:r>
          <w:rPr>
            <w:noProof/>
            <w:webHidden/>
          </w:rPr>
        </w:r>
        <w:r>
          <w:rPr>
            <w:noProof/>
            <w:webHidden/>
          </w:rPr>
          <w:fldChar w:fldCharType="separate"/>
        </w:r>
        <w:r>
          <w:rPr>
            <w:noProof/>
            <w:webHidden/>
          </w:rPr>
          <w:t>80</w:t>
        </w:r>
        <w:r>
          <w:rPr>
            <w:noProof/>
            <w:webHidden/>
          </w:rPr>
          <w:fldChar w:fldCharType="end"/>
        </w:r>
      </w:hyperlink>
    </w:p>
    <w:p w14:paraId="0F8C7516" w14:textId="43CF13DF"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1" w:history="1">
        <w:r w:rsidRPr="0013105A">
          <w:rPr>
            <w:rStyle w:val="Hyperlink"/>
            <w:noProof/>
          </w:rPr>
          <w:t>8.3.4</w:t>
        </w:r>
        <w:r>
          <w:rPr>
            <w:rFonts w:asciiTheme="minorHAnsi" w:eastAsiaTheme="minorEastAsia" w:hAnsiTheme="minorHAnsi" w:cstheme="minorBidi"/>
            <w:iCs w:val="0"/>
            <w:noProof/>
            <w:kern w:val="2"/>
            <w:sz w:val="24"/>
            <w14:ligatures w14:val="standardContextual"/>
          </w:rPr>
          <w:tab/>
        </w:r>
        <w:r w:rsidRPr="0013105A">
          <w:rPr>
            <w:rStyle w:val="Hyperlink"/>
            <w:noProof/>
          </w:rPr>
          <w:t>Box 21 – Nov 1949 to May 1950</w:t>
        </w:r>
        <w:r>
          <w:rPr>
            <w:noProof/>
            <w:webHidden/>
          </w:rPr>
          <w:tab/>
        </w:r>
        <w:r>
          <w:rPr>
            <w:noProof/>
            <w:webHidden/>
          </w:rPr>
          <w:fldChar w:fldCharType="begin"/>
        </w:r>
        <w:r>
          <w:rPr>
            <w:noProof/>
            <w:webHidden/>
          </w:rPr>
          <w:instrText xml:space="preserve"> PAGEREF _Toc193914341 \h </w:instrText>
        </w:r>
        <w:r>
          <w:rPr>
            <w:noProof/>
            <w:webHidden/>
          </w:rPr>
        </w:r>
        <w:r>
          <w:rPr>
            <w:noProof/>
            <w:webHidden/>
          </w:rPr>
          <w:fldChar w:fldCharType="separate"/>
        </w:r>
        <w:r>
          <w:rPr>
            <w:noProof/>
            <w:webHidden/>
          </w:rPr>
          <w:t>80</w:t>
        </w:r>
        <w:r>
          <w:rPr>
            <w:noProof/>
            <w:webHidden/>
          </w:rPr>
          <w:fldChar w:fldCharType="end"/>
        </w:r>
      </w:hyperlink>
    </w:p>
    <w:p w14:paraId="1A7493E1" w14:textId="08854A5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2" w:history="1">
        <w:r w:rsidRPr="0013105A">
          <w:rPr>
            <w:rStyle w:val="Hyperlink"/>
            <w:noProof/>
          </w:rPr>
          <w:t>8.3.5</w:t>
        </w:r>
        <w:r>
          <w:rPr>
            <w:rFonts w:asciiTheme="minorHAnsi" w:eastAsiaTheme="minorEastAsia" w:hAnsiTheme="minorHAnsi" w:cstheme="minorBidi"/>
            <w:iCs w:val="0"/>
            <w:noProof/>
            <w:kern w:val="2"/>
            <w:sz w:val="24"/>
            <w14:ligatures w14:val="standardContextual"/>
          </w:rPr>
          <w:tab/>
        </w:r>
        <w:r w:rsidRPr="0013105A">
          <w:rPr>
            <w:rStyle w:val="Hyperlink"/>
            <w:noProof/>
          </w:rPr>
          <w:t>Box 23 – Dec 1950 to July 1951</w:t>
        </w:r>
        <w:r>
          <w:rPr>
            <w:noProof/>
            <w:webHidden/>
          </w:rPr>
          <w:tab/>
        </w:r>
        <w:r>
          <w:rPr>
            <w:noProof/>
            <w:webHidden/>
          </w:rPr>
          <w:fldChar w:fldCharType="begin"/>
        </w:r>
        <w:r>
          <w:rPr>
            <w:noProof/>
            <w:webHidden/>
          </w:rPr>
          <w:instrText xml:space="preserve"> PAGEREF _Toc193914342 \h </w:instrText>
        </w:r>
        <w:r>
          <w:rPr>
            <w:noProof/>
            <w:webHidden/>
          </w:rPr>
        </w:r>
        <w:r>
          <w:rPr>
            <w:noProof/>
            <w:webHidden/>
          </w:rPr>
          <w:fldChar w:fldCharType="separate"/>
        </w:r>
        <w:r>
          <w:rPr>
            <w:noProof/>
            <w:webHidden/>
          </w:rPr>
          <w:t>83</w:t>
        </w:r>
        <w:r>
          <w:rPr>
            <w:noProof/>
            <w:webHidden/>
          </w:rPr>
          <w:fldChar w:fldCharType="end"/>
        </w:r>
      </w:hyperlink>
    </w:p>
    <w:p w14:paraId="0559CBC6" w14:textId="7C3FE98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3" w:history="1">
        <w:r w:rsidRPr="0013105A">
          <w:rPr>
            <w:rStyle w:val="Hyperlink"/>
            <w:noProof/>
          </w:rPr>
          <w:t>8.3.6</w:t>
        </w:r>
        <w:r>
          <w:rPr>
            <w:rFonts w:asciiTheme="minorHAnsi" w:eastAsiaTheme="minorEastAsia" w:hAnsiTheme="minorHAnsi" w:cstheme="minorBidi"/>
            <w:iCs w:val="0"/>
            <w:noProof/>
            <w:kern w:val="2"/>
            <w:sz w:val="24"/>
            <w14:ligatures w14:val="standardContextual"/>
          </w:rPr>
          <w:tab/>
        </w:r>
        <w:r w:rsidRPr="0013105A">
          <w:rPr>
            <w:rStyle w:val="Hyperlink"/>
            <w:noProof/>
          </w:rPr>
          <w:t>Box 24 – Aug 1951 to Mar 1952</w:t>
        </w:r>
        <w:r>
          <w:rPr>
            <w:noProof/>
            <w:webHidden/>
          </w:rPr>
          <w:tab/>
        </w:r>
        <w:r>
          <w:rPr>
            <w:noProof/>
            <w:webHidden/>
          </w:rPr>
          <w:fldChar w:fldCharType="begin"/>
        </w:r>
        <w:r>
          <w:rPr>
            <w:noProof/>
            <w:webHidden/>
          </w:rPr>
          <w:instrText xml:space="preserve"> PAGEREF _Toc193914343 \h </w:instrText>
        </w:r>
        <w:r>
          <w:rPr>
            <w:noProof/>
            <w:webHidden/>
          </w:rPr>
        </w:r>
        <w:r>
          <w:rPr>
            <w:noProof/>
            <w:webHidden/>
          </w:rPr>
          <w:fldChar w:fldCharType="separate"/>
        </w:r>
        <w:r>
          <w:rPr>
            <w:noProof/>
            <w:webHidden/>
          </w:rPr>
          <w:t>85</w:t>
        </w:r>
        <w:r>
          <w:rPr>
            <w:noProof/>
            <w:webHidden/>
          </w:rPr>
          <w:fldChar w:fldCharType="end"/>
        </w:r>
      </w:hyperlink>
    </w:p>
    <w:p w14:paraId="60EB24C6" w14:textId="029DAB1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4" w:history="1">
        <w:r w:rsidRPr="0013105A">
          <w:rPr>
            <w:rStyle w:val="Hyperlink"/>
            <w:noProof/>
          </w:rPr>
          <w:t>8.3.7</w:t>
        </w:r>
        <w:r>
          <w:rPr>
            <w:rFonts w:asciiTheme="minorHAnsi" w:eastAsiaTheme="minorEastAsia" w:hAnsiTheme="minorHAnsi" w:cstheme="minorBidi"/>
            <w:iCs w:val="0"/>
            <w:noProof/>
            <w:kern w:val="2"/>
            <w:sz w:val="24"/>
            <w14:ligatures w14:val="standardContextual"/>
          </w:rPr>
          <w:tab/>
        </w:r>
        <w:r w:rsidRPr="0013105A">
          <w:rPr>
            <w:rStyle w:val="Hyperlink"/>
            <w:noProof/>
          </w:rPr>
          <w:t>Box 25 – Apr 1952 to Nov 1952</w:t>
        </w:r>
        <w:r>
          <w:rPr>
            <w:noProof/>
            <w:webHidden/>
          </w:rPr>
          <w:tab/>
        </w:r>
        <w:r>
          <w:rPr>
            <w:noProof/>
            <w:webHidden/>
          </w:rPr>
          <w:fldChar w:fldCharType="begin"/>
        </w:r>
        <w:r>
          <w:rPr>
            <w:noProof/>
            <w:webHidden/>
          </w:rPr>
          <w:instrText xml:space="preserve"> PAGEREF _Toc193914344 \h </w:instrText>
        </w:r>
        <w:r>
          <w:rPr>
            <w:noProof/>
            <w:webHidden/>
          </w:rPr>
        </w:r>
        <w:r>
          <w:rPr>
            <w:noProof/>
            <w:webHidden/>
          </w:rPr>
          <w:fldChar w:fldCharType="separate"/>
        </w:r>
        <w:r>
          <w:rPr>
            <w:noProof/>
            <w:webHidden/>
          </w:rPr>
          <w:t>86</w:t>
        </w:r>
        <w:r>
          <w:rPr>
            <w:noProof/>
            <w:webHidden/>
          </w:rPr>
          <w:fldChar w:fldCharType="end"/>
        </w:r>
      </w:hyperlink>
    </w:p>
    <w:p w14:paraId="37EEA276" w14:textId="3BF2243F"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5" w:history="1">
        <w:r w:rsidRPr="0013105A">
          <w:rPr>
            <w:rStyle w:val="Hyperlink"/>
            <w:noProof/>
          </w:rPr>
          <w:t>8.3.8</w:t>
        </w:r>
        <w:r>
          <w:rPr>
            <w:rFonts w:asciiTheme="minorHAnsi" w:eastAsiaTheme="minorEastAsia" w:hAnsiTheme="minorHAnsi" w:cstheme="minorBidi"/>
            <w:iCs w:val="0"/>
            <w:noProof/>
            <w:kern w:val="2"/>
            <w:sz w:val="24"/>
            <w14:ligatures w14:val="standardContextual"/>
          </w:rPr>
          <w:tab/>
        </w:r>
        <w:r w:rsidRPr="0013105A">
          <w:rPr>
            <w:rStyle w:val="Hyperlink"/>
            <w:noProof/>
          </w:rPr>
          <w:t>Box 27 – Jan 1954 to Apr 1955</w:t>
        </w:r>
        <w:r>
          <w:rPr>
            <w:noProof/>
            <w:webHidden/>
          </w:rPr>
          <w:tab/>
        </w:r>
        <w:r>
          <w:rPr>
            <w:noProof/>
            <w:webHidden/>
          </w:rPr>
          <w:fldChar w:fldCharType="begin"/>
        </w:r>
        <w:r>
          <w:rPr>
            <w:noProof/>
            <w:webHidden/>
          </w:rPr>
          <w:instrText xml:space="preserve"> PAGEREF _Toc193914345 \h </w:instrText>
        </w:r>
        <w:r>
          <w:rPr>
            <w:noProof/>
            <w:webHidden/>
          </w:rPr>
        </w:r>
        <w:r>
          <w:rPr>
            <w:noProof/>
            <w:webHidden/>
          </w:rPr>
          <w:fldChar w:fldCharType="separate"/>
        </w:r>
        <w:r>
          <w:rPr>
            <w:noProof/>
            <w:webHidden/>
          </w:rPr>
          <w:t>87</w:t>
        </w:r>
        <w:r>
          <w:rPr>
            <w:noProof/>
            <w:webHidden/>
          </w:rPr>
          <w:fldChar w:fldCharType="end"/>
        </w:r>
      </w:hyperlink>
    </w:p>
    <w:p w14:paraId="58DB5D3C" w14:textId="317F21DD"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6" w:history="1">
        <w:r w:rsidRPr="0013105A">
          <w:rPr>
            <w:rStyle w:val="Hyperlink"/>
            <w:noProof/>
          </w:rPr>
          <w:t>8.3.9</w:t>
        </w:r>
        <w:r>
          <w:rPr>
            <w:rFonts w:asciiTheme="minorHAnsi" w:eastAsiaTheme="minorEastAsia" w:hAnsiTheme="minorHAnsi" w:cstheme="minorBidi"/>
            <w:iCs w:val="0"/>
            <w:noProof/>
            <w:kern w:val="2"/>
            <w:sz w:val="24"/>
            <w14:ligatures w14:val="standardContextual"/>
          </w:rPr>
          <w:tab/>
        </w:r>
        <w:r w:rsidRPr="0013105A">
          <w:rPr>
            <w:rStyle w:val="Hyperlink"/>
            <w:noProof/>
          </w:rPr>
          <w:t>Box 28 – May 1955 to May 1957</w:t>
        </w:r>
        <w:r>
          <w:rPr>
            <w:noProof/>
            <w:webHidden/>
          </w:rPr>
          <w:tab/>
        </w:r>
        <w:r>
          <w:rPr>
            <w:noProof/>
            <w:webHidden/>
          </w:rPr>
          <w:fldChar w:fldCharType="begin"/>
        </w:r>
        <w:r>
          <w:rPr>
            <w:noProof/>
            <w:webHidden/>
          </w:rPr>
          <w:instrText xml:space="preserve"> PAGEREF _Toc193914346 \h </w:instrText>
        </w:r>
        <w:r>
          <w:rPr>
            <w:noProof/>
            <w:webHidden/>
          </w:rPr>
        </w:r>
        <w:r>
          <w:rPr>
            <w:noProof/>
            <w:webHidden/>
          </w:rPr>
          <w:fldChar w:fldCharType="separate"/>
        </w:r>
        <w:r>
          <w:rPr>
            <w:noProof/>
            <w:webHidden/>
          </w:rPr>
          <w:t>88</w:t>
        </w:r>
        <w:r>
          <w:rPr>
            <w:noProof/>
            <w:webHidden/>
          </w:rPr>
          <w:fldChar w:fldCharType="end"/>
        </w:r>
      </w:hyperlink>
    </w:p>
    <w:p w14:paraId="7294B4DD" w14:textId="26D390A2"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47" w:history="1">
        <w:r w:rsidRPr="0013105A">
          <w:rPr>
            <w:rStyle w:val="Hyperlink"/>
            <w:noProof/>
          </w:rPr>
          <w:t>8.4</w:t>
        </w:r>
        <w:r>
          <w:rPr>
            <w:rFonts w:asciiTheme="minorHAnsi" w:eastAsiaTheme="minorEastAsia" w:hAnsiTheme="minorHAnsi" w:cstheme="minorBidi"/>
            <w:smallCaps w:val="0"/>
            <w:noProof/>
            <w:kern w:val="2"/>
            <w:sz w:val="24"/>
            <w14:ligatures w14:val="standardContextual"/>
          </w:rPr>
          <w:tab/>
        </w:r>
        <w:r w:rsidRPr="0013105A">
          <w:rPr>
            <w:rStyle w:val="Hyperlink"/>
            <w:noProof/>
          </w:rPr>
          <w:t>Oral History Transcripts</w:t>
        </w:r>
        <w:r>
          <w:rPr>
            <w:noProof/>
            <w:webHidden/>
          </w:rPr>
          <w:tab/>
        </w:r>
        <w:r>
          <w:rPr>
            <w:noProof/>
            <w:webHidden/>
          </w:rPr>
          <w:fldChar w:fldCharType="begin"/>
        </w:r>
        <w:r>
          <w:rPr>
            <w:noProof/>
            <w:webHidden/>
          </w:rPr>
          <w:instrText xml:space="preserve"> PAGEREF _Toc193914347 \h </w:instrText>
        </w:r>
        <w:r>
          <w:rPr>
            <w:noProof/>
            <w:webHidden/>
          </w:rPr>
        </w:r>
        <w:r>
          <w:rPr>
            <w:noProof/>
            <w:webHidden/>
          </w:rPr>
          <w:fldChar w:fldCharType="separate"/>
        </w:r>
        <w:r>
          <w:rPr>
            <w:noProof/>
            <w:webHidden/>
          </w:rPr>
          <w:t>90</w:t>
        </w:r>
        <w:r>
          <w:rPr>
            <w:noProof/>
            <w:webHidden/>
          </w:rPr>
          <w:fldChar w:fldCharType="end"/>
        </w:r>
      </w:hyperlink>
    </w:p>
    <w:p w14:paraId="4DEB7BF8" w14:textId="34884AF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8" w:history="1">
        <w:r w:rsidRPr="0013105A">
          <w:rPr>
            <w:rStyle w:val="Hyperlink"/>
            <w:noProof/>
          </w:rPr>
          <w:t>8.4.1</w:t>
        </w:r>
        <w:r>
          <w:rPr>
            <w:rFonts w:asciiTheme="minorHAnsi" w:eastAsiaTheme="minorEastAsia" w:hAnsiTheme="minorHAnsi" w:cstheme="minorBidi"/>
            <w:iCs w:val="0"/>
            <w:noProof/>
            <w:kern w:val="2"/>
            <w:sz w:val="24"/>
            <w14:ligatures w14:val="standardContextual"/>
          </w:rPr>
          <w:tab/>
        </w:r>
        <w:r w:rsidRPr="0013105A">
          <w:rPr>
            <w:rStyle w:val="Hyperlink"/>
            <w:noProof/>
          </w:rPr>
          <w:t>Charles W. Adams</w:t>
        </w:r>
        <w:r>
          <w:rPr>
            <w:noProof/>
            <w:webHidden/>
          </w:rPr>
          <w:tab/>
        </w:r>
        <w:r>
          <w:rPr>
            <w:noProof/>
            <w:webHidden/>
          </w:rPr>
          <w:fldChar w:fldCharType="begin"/>
        </w:r>
        <w:r>
          <w:rPr>
            <w:noProof/>
            <w:webHidden/>
          </w:rPr>
          <w:instrText xml:space="preserve"> PAGEREF _Toc193914348 \h </w:instrText>
        </w:r>
        <w:r>
          <w:rPr>
            <w:noProof/>
            <w:webHidden/>
          </w:rPr>
        </w:r>
        <w:r>
          <w:rPr>
            <w:noProof/>
            <w:webHidden/>
          </w:rPr>
          <w:fldChar w:fldCharType="separate"/>
        </w:r>
        <w:r>
          <w:rPr>
            <w:noProof/>
            <w:webHidden/>
          </w:rPr>
          <w:t>90</w:t>
        </w:r>
        <w:r>
          <w:rPr>
            <w:noProof/>
            <w:webHidden/>
          </w:rPr>
          <w:fldChar w:fldCharType="end"/>
        </w:r>
      </w:hyperlink>
    </w:p>
    <w:p w14:paraId="5DFFB255" w14:textId="234E021D"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49" w:history="1">
        <w:r w:rsidRPr="0013105A">
          <w:rPr>
            <w:rStyle w:val="Hyperlink"/>
            <w:noProof/>
          </w:rPr>
          <w:t>8.4.2</w:t>
        </w:r>
        <w:r>
          <w:rPr>
            <w:rFonts w:asciiTheme="minorHAnsi" w:eastAsiaTheme="minorEastAsia" w:hAnsiTheme="minorHAnsi" w:cstheme="minorBidi"/>
            <w:iCs w:val="0"/>
            <w:noProof/>
            <w:kern w:val="2"/>
            <w:sz w:val="24"/>
            <w14:ligatures w14:val="standardContextual"/>
          </w:rPr>
          <w:tab/>
        </w:r>
        <w:r w:rsidRPr="0013105A">
          <w:rPr>
            <w:rStyle w:val="Hyperlink"/>
            <w:noProof/>
          </w:rPr>
          <w:t>David R Israel</w:t>
        </w:r>
        <w:r>
          <w:rPr>
            <w:noProof/>
            <w:webHidden/>
          </w:rPr>
          <w:tab/>
        </w:r>
        <w:r>
          <w:rPr>
            <w:noProof/>
            <w:webHidden/>
          </w:rPr>
          <w:fldChar w:fldCharType="begin"/>
        </w:r>
        <w:r>
          <w:rPr>
            <w:noProof/>
            <w:webHidden/>
          </w:rPr>
          <w:instrText xml:space="preserve"> PAGEREF _Toc193914349 \h </w:instrText>
        </w:r>
        <w:r>
          <w:rPr>
            <w:noProof/>
            <w:webHidden/>
          </w:rPr>
        </w:r>
        <w:r>
          <w:rPr>
            <w:noProof/>
            <w:webHidden/>
          </w:rPr>
          <w:fldChar w:fldCharType="separate"/>
        </w:r>
        <w:r>
          <w:rPr>
            <w:noProof/>
            <w:webHidden/>
          </w:rPr>
          <w:t>91</w:t>
        </w:r>
        <w:r>
          <w:rPr>
            <w:noProof/>
            <w:webHidden/>
          </w:rPr>
          <w:fldChar w:fldCharType="end"/>
        </w:r>
      </w:hyperlink>
    </w:p>
    <w:p w14:paraId="35694D88" w14:textId="518BB65A"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50" w:history="1">
        <w:r w:rsidRPr="0013105A">
          <w:rPr>
            <w:rStyle w:val="Hyperlink"/>
            <w:noProof/>
          </w:rPr>
          <w:t>9.</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Dome Documents</w:t>
        </w:r>
        <w:r>
          <w:rPr>
            <w:noProof/>
            <w:webHidden/>
          </w:rPr>
          <w:tab/>
        </w:r>
        <w:r>
          <w:rPr>
            <w:noProof/>
            <w:webHidden/>
          </w:rPr>
          <w:fldChar w:fldCharType="begin"/>
        </w:r>
        <w:r>
          <w:rPr>
            <w:noProof/>
            <w:webHidden/>
          </w:rPr>
          <w:instrText xml:space="preserve"> PAGEREF _Toc193914350 \h </w:instrText>
        </w:r>
        <w:r>
          <w:rPr>
            <w:noProof/>
            <w:webHidden/>
          </w:rPr>
        </w:r>
        <w:r>
          <w:rPr>
            <w:noProof/>
            <w:webHidden/>
          </w:rPr>
          <w:fldChar w:fldCharType="separate"/>
        </w:r>
        <w:r>
          <w:rPr>
            <w:noProof/>
            <w:webHidden/>
          </w:rPr>
          <w:t>91</w:t>
        </w:r>
        <w:r>
          <w:rPr>
            <w:noProof/>
            <w:webHidden/>
          </w:rPr>
          <w:fldChar w:fldCharType="end"/>
        </w:r>
      </w:hyperlink>
    </w:p>
    <w:p w14:paraId="23D02E67" w14:textId="188C1B70" w:rsidR="00FC01BA" w:rsidRDefault="00FC01BA">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3914351" w:history="1">
        <w:r w:rsidRPr="0013105A">
          <w:rPr>
            <w:rStyle w:val="Hyperlink"/>
            <w:noProof/>
          </w:rPr>
          <w:t>9.1</w:t>
        </w:r>
        <w:r>
          <w:rPr>
            <w:rFonts w:asciiTheme="minorHAnsi" w:eastAsiaTheme="minorEastAsia" w:hAnsiTheme="minorHAnsi" w:cstheme="minorBidi"/>
            <w:smallCaps w:val="0"/>
            <w:noProof/>
            <w:kern w:val="2"/>
            <w:sz w:val="24"/>
            <w14:ligatures w14:val="standardContextual"/>
          </w:rPr>
          <w:tab/>
        </w:r>
        <w:r w:rsidRPr="0013105A">
          <w:rPr>
            <w:rStyle w:val="Hyperlink"/>
            <w:noProof/>
          </w:rPr>
          <w:t>Dome Online Index</w:t>
        </w:r>
        <w:r>
          <w:rPr>
            <w:noProof/>
            <w:webHidden/>
          </w:rPr>
          <w:tab/>
        </w:r>
        <w:r>
          <w:rPr>
            <w:noProof/>
            <w:webHidden/>
          </w:rPr>
          <w:fldChar w:fldCharType="begin"/>
        </w:r>
        <w:r>
          <w:rPr>
            <w:noProof/>
            <w:webHidden/>
          </w:rPr>
          <w:instrText xml:space="preserve"> PAGEREF _Toc193914351 \h </w:instrText>
        </w:r>
        <w:r>
          <w:rPr>
            <w:noProof/>
            <w:webHidden/>
          </w:rPr>
        </w:r>
        <w:r>
          <w:rPr>
            <w:noProof/>
            <w:webHidden/>
          </w:rPr>
          <w:fldChar w:fldCharType="separate"/>
        </w:r>
        <w:r>
          <w:rPr>
            <w:noProof/>
            <w:webHidden/>
          </w:rPr>
          <w:t>91</w:t>
        </w:r>
        <w:r>
          <w:rPr>
            <w:noProof/>
            <w:webHidden/>
          </w:rPr>
          <w:fldChar w:fldCharType="end"/>
        </w:r>
      </w:hyperlink>
    </w:p>
    <w:p w14:paraId="0490F0A6" w14:textId="1EAF473D"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52" w:history="1">
        <w:r w:rsidRPr="0013105A">
          <w:rPr>
            <w:rStyle w:val="Hyperlink"/>
            <w:noProof/>
          </w:rPr>
          <w:t>9.1.1</w:t>
        </w:r>
        <w:r>
          <w:rPr>
            <w:rFonts w:asciiTheme="minorHAnsi" w:eastAsiaTheme="minorEastAsia" w:hAnsiTheme="minorHAnsi" w:cstheme="minorBidi"/>
            <w:iCs w:val="0"/>
            <w:noProof/>
            <w:kern w:val="2"/>
            <w:sz w:val="24"/>
            <w14:ligatures w14:val="standardContextual"/>
          </w:rPr>
          <w:tab/>
        </w:r>
        <w:r w:rsidRPr="0013105A">
          <w:rPr>
            <w:rStyle w:val="Hyperlink"/>
            <w:noProof/>
          </w:rPr>
          <w:t>Where did the Dome Whirlwind Collection Originate?</w:t>
        </w:r>
        <w:r>
          <w:rPr>
            <w:noProof/>
            <w:webHidden/>
          </w:rPr>
          <w:tab/>
        </w:r>
        <w:r>
          <w:rPr>
            <w:noProof/>
            <w:webHidden/>
          </w:rPr>
          <w:fldChar w:fldCharType="begin"/>
        </w:r>
        <w:r>
          <w:rPr>
            <w:noProof/>
            <w:webHidden/>
          </w:rPr>
          <w:instrText xml:space="preserve"> PAGEREF _Toc193914352 \h </w:instrText>
        </w:r>
        <w:r>
          <w:rPr>
            <w:noProof/>
            <w:webHidden/>
          </w:rPr>
        </w:r>
        <w:r>
          <w:rPr>
            <w:noProof/>
            <w:webHidden/>
          </w:rPr>
          <w:fldChar w:fldCharType="separate"/>
        </w:r>
        <w:r>
          <w:rPr>
            <w:noProof/>
            <w:webHidden/>
          </w:rPr>
          <w:t>91</w:t>
        </w:r>
        <w:r>
          <w:rPr>
            <w:noProof/>
            <w:webHidden/>
          </w:rPr>
          <w:fldChar w:fldCharType="end"/>
        </w:r>
      </w:hyperlink>
    </w:p>
    <w:p w14:paraId="476CD1DE" w14:textId="120E8EC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53" w:history="1">
        <w:r w:rsidRPr="0013105A">
          <w:rPr>
            <w:rStyle w:val="Hyperlink"/>
            <w:noProof/>
          </w:rPr>
          <w:t>9.1.2</w:t>
        </w:r>
        <w:r>
          <w:rPr>
            <w:rFonts w:asciiTheme="minorHAnsi" w:eastAsiaTheme="minorEastAsia" w:hAnsiTheme="minorHAnsi" w:cstheme="minorBidi"/>
            <w:iCs w:val="0"/>
            <w:noProof/>
            <w:kern w:val="2"/>
            <w:sz w:val="24"/>
            <w14:ligatures w14:val="standardContextual"/>
          </w:rPr>
          <w:tab/>
        </w:r>
        <w:r w:rsidRPr="0013105A">
          <w:rPr>
            <w:rStyle w:val="Hyperlink"/>
            <w:noProof/>
          </w:rPr>
          <w:t>Notes on some Dome documents</w:t>
        </w:r>
        <w:r>
          <w:rPr>
            <w:noProof/>
            <w:webHidden/>
          </w:rPr>
          <w:tab/>
        </w:r>
        <w:r>
          <w:rPr>
            <w:noProof/>
            <w:webHidden/>
          </w:rPr>
          <w:fldChar w:fldCharType="begin"/>
        </w:r>
        <w:r>
          <w:rPr>
            <w:noProof/>
            <w:webHidden/>
          </w:rPr>
          <w:instrText xml:space="preserve"> PAGEREF _Toc193914353 \h </w:instrText>
        </w:r>
        <w:r>
          <w:rPr>
            <w:noProof/>
            <w:webHidden/>
          </w:rPr>
        </w:r>
        <w:r>
          <w:rPr>
            <w:noProof/>
            <w:webHidden/>
          </w:rPr>
          <w:fldChar w:fldCharType="separate"/>
        </w:r>
        <w:r>
          <w:rPr>
            <w:noProof/>
            <w:webHidden/>
          </w:rPr>
          <w:t>93</w:t>
        </w:r>
        <w:r>
          <w:rPr>
            <w:noProof/>
            <w:webHidden/>
          </w:rPr>
          <w:fldChar w:fldCharType="end"/>
        </w:r>
      </w:hyperlink>
    </w:p>
    <w:p w14:paraId="34BC0904" w14:textId="27EB330C"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54" w:history="1">
        <w:r w:rsidRPr="0013105A">
          <w:rPr>
            <w:rStyle w:val="Hyperlink"/>
            <w:noProof/>
          </w:rPr>
          <w:t>10.</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MIT Archive</w:t>
        </w:r>
        <w:r>
          <w:rPr>
            <w:noProof/>
            <w:webHidden/>
          </w:rPr>
          <w:tab/>
        </w:r>
        <w:r>
          <w:rPr>
            <w:noProof/>
            <w:webHidden/>
          </w:rPr>
          <w:fldChar w:fldCharType="begin"/>
        </w:r>
        <w:r>
          <w:rPr>
            <w:noProof/>
            <w:webHidden/>
          </w:rPr>
          <w:instrText xml:space="preserve"> PAGEREF _Toc193914354 \h </w:instrText>
        </w:r>
        <w:r>
          <w:rPr>
            <w:noProof/>
            <w:webHidden/>
          </w:rPr>
        </w:r>
        <w:r>
          <w:rPr>
            <w:noProof/>
            <w:webHidden/>
          </w:rPr>
          <w:fldChar w:fldCharType="separate"/>
        </w:r>
        <w:r>
          <w:rPr>
            <w:noProof/>
            <w:webHidden/>
          </w:rPr>
          <w:t>96</w:t>
        </w:r>
        <w:r>
          <w:rPr>
            <w:noProof/>
            <w:webHidden/>
          </w:rPr>
          <w:fldChar w:fldCharType="end"/>
        </w:r>
      </w:hyperlink>
    </w:p>
    <w:p w14:paraId="2CB2B05A" w14:textId="731B4147"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55" w:history="1">
        <w:r w:rsidRPr="0013105A">
          <w:rPr>
            <w:rStyle w:val="Hyperlink"/>
            <w:noProof/>
          </w:rPr>
          <w:t>10.1</w:t>
        </w:r>
        <w:r>
          <w:rPr>
            <w:rFonts w:asciiTheme="minorHAnsi" w:eastAsiaTheme="minorEastAsia" w:hAnsiTheme="minorHAnsi" w:cstheme="minorBidi"/>
            <w:smallCaps w:val="0"/>
            <w:noProof/>
            <w:kern w:val="2"/>
            <w:sz w:val="24"/>
            <w14:ligatures w14:val="standardContextual"/>
          </w:rPr>
          <w:tab/>
        </w:r>
        <w:r w:rsidRPr="0013105A">
          <w:rPr>
            <w:rStyle w:val="Hyperlink"/>
            <w:noProof/>
          </w:rPr>
          <w:t>Archive Finding Aid</w:t>
        </w:r>
        <w:r>
          <w:rPr>
            <w:noProof/>
            <w:webHidden/>
          </w:rPr>
          <w:tab/>
        </w:r>
        <w:r>
          <w:rPr>
            <w:noProof/>
            <w:webHidden/>
          </w:rPr>
          <w:fldChar w:fldCharType="begin"/>
        </w:r>
        <w:r>
          <w:rPr>
            <w:noProof/>
            <w:webHidden/>
          </w:rPr>
          <w:instrText xml:space="preserve"> PAGEREF _Toc193914355 \h </w:instrText>
        </w:r>
        <w:r>
          <w:rPr>
            <w:noProof/>
            <w:webHidden/>
          </w:rPr>
        </w:r>
        <w:r>
          <w:rPr>
            <w:noProof/>
            <w:webHidden/>
          </w:rPr>
          <w:fldChar w:fldCharType="separate"/>
        </w:r>
        <w:r>
          <w:rPr>
            <w:noProof/>
            <w:webHidden/>
          </w:rPr>
          <w:t>96</w:t>
        </w:r>
        <w:r>
          <w:rPr>
            <w:noProof/>
            <w:webHidden/>
          </w:rPr>
          <w:fldChar w:fldCharType="end"/>
        </w:r>
      </w:hyperlink>
    </w:p>
    <w:p w14:paraId="5E2434A0" w14:textId="5DCDE4FD"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56" w:history="1">
        <w:r w:rsidRPr="0013105A">
          <w:rPr>
            <w:rStyle w:val="Hyperlink"/>
            <w:noProof/>
          </w:rPr>
          <w:t>10.2</w:t>
        </w:r>
        <w:r>
          <w:rPr>
            <w:rFonts w:asciiTheme="minorHAnsi" w:eastAsiaTheme="minorEastAsia" w:hAnsiTheme="minorHAnsi" w:cstheme="minorBidi"/>
            <w:smallCaps w:val="0"/>
            <w:noProof/>
            <w:kern w:val="2"/>
            <w:sz w:val="24"/>
            <w14:ligatures w14:val="standardContextual"/>
          </w:rPr>
          <w:tab/>
        </w:r>
        <w:r w:rsidRPr="0013105A">
          <w:rPr>
            <w:rStyle w:val="Hyperlink"/>
            <w:noProof/>
          </w:rPr>
          <w:t>Archive visit, Dec 17 &amp; 20, 2018</w:t>
        </w:r>
        <w:r>
          <w:rPr>
            <w:noProof/>
            <w:webHidden/>
          </w:rPr>
          <w:tab/>
        </w:r>
        <w:r>
          <w:rPr>
            <w:noProof/>
            <w:webHidden/>
          </w:rPr>
          <w:fldChar w:fldCharType="begin"/>
        </w:r>
        <w:r>
          <w:rPr>
            <w:noProof/>
            <w:webHidden/>
          </w:rPr>
          <w:instrText xml:space="preserve"> PAGEREF _Toc193914356 \h </w:instrText>
        </w:r>
        <w:r>
          <w:rPr>
            <w:noProof/>
            <w:webHidden/>
          </w:rPr>
        </w:r>
        <w:r>
          <w:rPr>
            <w:noProof/>
            <w:webHidden/>
          </w:rPr>
          <w:fldChar w:fldCharType="separate"/>
        </w:r>
        <w:r>
          <w:rPr>
            <w:noProof/>
            <w:webHidden/>
          </w:rPr>
          <w:t>96</w:t>
        </w:r>
        <w:r>
          <w:rPr>
            <w:noProof/>
            <w:webHidden/>
          </w:rPr>
          <w:fldChar w:fldCharType="end"/>
        </w:r>
      </w:hyperlink>
    </w:p>
    <w:p w14:paraId="2E03C65A" w14:textId="1E803F7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57" w:history="1">
        <w:r w:rsidRPr="0013105A">
          <w:rPr>
            <w:rStyle w:val="Hyperlink"/>
            <w:noProof/>
          </w:rPr>
          <w:t>10.2.1</w:t>
        </w:r>
        <w:r>
          <w:rPr>
            <w:rFonts w:asciiTheme="minorHAnsi" w:eastAsiaTheme="minorEastAsia" w:hAnsiTheme="minorHAnsi" w:cstheme="minorBidi"/>
            <w:iCs w:val="0"/>
            <w:noProof/>
            <w:kern w:val="2"/>
            <w:sz w:val="24"/>
            <w14:ligatures w14:val="standardContextual"/>
          </w:rPr>
          <w:tab/>
        </w:r>
        <w:r w:rsidRPr="0013105A">
          <w:rPr>
            <w:rStyle w:val="Hyperlink"/>
            <w:noProof/>
          </w:rPr>
          <w:t>Notebooks</w:t>
        </w:r>
        <w:r>
          <w:rPr>
            <w:noProof/>
            <w:webHidden/>
          </w:rPr>
          <w:tab/>
        </w:r>
        <w:r>
          <w:rPr>
            <w:noProof/>
            <w:webHidden/>
          </w:rPr>
          <w:fldChar w:fldCharType="begin"/>
        </w:r>
        <w:r>
          <w:rPr>
            <w:noProof/>
            <w:webHidden/>
          </w:rPr>
          <w:instrText xml:space="preserve"> PAGEREF _Toc193914357 \h </w:instrText>
        </w:r>
        <w:r>
          <w:rPr>
            <w:noProof/>
            <w:webHidden/>
          </w:rPr>
        </w:r>
        <w:r>
          <w:rPr>
            <w:noProof/>
            <w:webHidden/>
          </w:rPr>
          <w:fldChar w:fldCharType="separate"/>
        </w:r>
        <w:r>
          <w:rPr>
            <w:noProof/>
            <w:webHidden/>
          </w:rPr>
          <w:t>96</w:t>
        </w:r>
        <w:r>
          <w:rPr>
            <w:noProof/>
            <w:webHidden/>
          </w:rPr>
          <w:fldChar w:fldCharType="end"/>
        </w:r>
      </w:hyperlink>
    </w:p>
    <w:p w14:paraId="61DD3792" w14:textId="1463F1E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58" w:history="1">
        <w:r w:rsidRPr="0013105A">
          <w:rPr>
            <w:rStyle w:val="Hyperlink"/>
            <w:noProof/>
          </w:rPr>
          <w:t>10.2.2</w:t>
        </w:r>
        <w:r>
          <w:rPr>
            <w:rFonts w:asciiTheme="minorHAnsi" w:eastAsiaTheme="minorEastAsia" w:hAnsiTheme="minorHAnsi" w:cstheme="minorBidi"/>
            <w:iCs w:val="0"/>
            <w:noProof/>
            <w:kern w:val="2"/>
            <w:sz w:val="24"/>
            <w14:ligatures w14:val="standardContextual"/>
          </w:rPr>
          <w:tab/>
        </w:r>
        <w:r w:rsidRPr="0013105A">
          <w:rPr>
            <w:rStyle w:val="Hyperlink"/>
            <w:noProof/>
          </w:rPr>
          <w:t>MTC Memoranda</w:t>
        </w:r>
        <w:r>
          <w:rPr>
            <w:noProof/>
            <w:webHidden/>
          </w:rPr>
          <w:tab/>
        </w:r>
        <w:r>
          <w:rPr>
            <w:noProof/>
            <w:webHidden/>
          </w:rPr>
          <w:fldChar w:fldCharType="begin"/>
        </w:r>
        <w:r>
          <w:rPr>
            <w:noProof/>
            <w:webHidden/>
          </w:rPr>
          <w:instrText xml:space="preserve"> PAGEREF _Toc193914358 \h </w:instrText>
        </w:r>
        <w:r>
          <w:rPr>
            <w:noProof/>
            <w:webHidden/>
          </w:rPr>
        </w:r>
        <w:r>
          <w:rPr>
            <w:noProof/>
            <w:webHidden/>
          </w:rPr>
          <w:fldChar w:fldCharType="separate"/>
        </w:r>
        <w:r>
          <w:rPr>
            <w:noProof/>
            <w:webHidden/>
          </w:rPr>
          <w:t>97</w:t>
        </w:r>
        <w:r>
          <w:rPr>
            <w:noProof/>
            <w:webHidden/>
          </w:rPr>
          <w:fldChar w:fldCharType="end"/>
        </w:r>
      </w:hyperlink>
    </w:p>
    <w:p w14:paraId="7EA9C3D0" w14:textId="315F88DA"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59" w:history="1">
        <w:r w:rsidRPr="0013105A">
          <w:rPr>
            <w:rStyle w:val="Hyperlink"/>
            <w:noProof/>
          </w:rPr>
          <w:t>10.2.3</w:t>
        </w:r>
        <w:r>
          <w:rPr>
            <w:rFonts w:asciiTheme="minorHAnsi" w:eastAsiaTheme="minorEastAsia" w:hAnsiTheme="minorHAnsi" w:cstheme="minorBidi"/>
            <w:iCs w:val="0"/>
            <w:noProof/>
            <w:kern w:val="2"/>
            <w:sz w:val="24"/>
            <w14:ligatures w14:val="standardContextual"/>
          </w:rPr>
          <w:tab/>
        </w:r>
        <w:r w:rsidRPr="0013105A">
          <w:rPr>
            <w:rStyle w:val="Hyperlink"/>
            <w:noProof/>
          </w:rPr>
          <w:t>Drafting Department Microfilm reels</w:t>
        </w:r>
        <w:r>
          <w:rPr>
            <w:noProof/>
            <w:webHidden/>
          </w:rPr>
          <w:tab/>
        </w:r>
        <w:r>
          <w:rPr>
            <w:noProof/>
            <w:webHidden/>
          </w:rPr>
          <w:fldChar w:fldCharType="begin"/>
        </w:r>
        <w:r>
          <w:rPr>
            <w:noProof/>
            <w:webHidden/>
          </w:rPr>
          <w:instrText xml:space="preserve"> PAGEREF _Toc193914359 \h </w:instrText>
        </w:r>
        <w:r>
          <w:rPr>
            <w:noProof/>
            <w:webHidden/>
          </w:rPr>
        </w:r>
        <w:r>
          <w:rPr>
            <w:noProof/>
            <w:webHidden/>
          </w:rPr>
          <w:fldChar w:fldCharType="separate"/>
        </w:r>
        <w:r>
          <w:rPr>
            <w:noProof/>
            <w:webHidden/>
          </w:rPr>
          <w:t>99</w:t>
        </w:r>
        <w:r>
          <w:rPr>
            <w:noProof/>
            <w:webHidden/>
          </w:rPr>
          <w:fldChar w:fldCharType="end"/>
        </w:r>
      </w:hyperlink>
    </w:p>
    <w:p w14:paraId="51C9F25B" w14:textId="24C3F7D9"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60" w:history="1">
        <w:r w:rsidRPr="0013105A">
          <w:rPr>
            <w:rStyle w:val="Hyperlink"/>
            <w:noProof/>
          </w:rPr>
          <w:t>10.2.4</w:t>
        </w:r>
        <w:r>
          <w:rPr>
            <w:rFonts w:asciiTheme="minorHAnsi" w:eastAsiaTheme="minorEastAsia" w:hAnsiTheme="minorHAnsi" w:cstheme="minorBidi"/>
            <w:iCs w:val="0"/>
            <w:noProof/>
            <w:kern w:val="2"/>
            <w:sz w:val="24"/>
            <w14:ligatures w14:val="standardContextual"/>
          </w:rPr>
          <w:tab/>
        </w:r>
        <w:r w:rsidRPr="0013105A">
          <w:rPr>
            <w:rStyle w:val="Hyperlink"/>
            <w:noProof/>
          </w:rPr>
          <w:t>Charles W. Adams’ Thesis</w:t>
        </w:r>
        <w:r>
          <w:rPr>
            <w:noProof/>
            <w:webHidden/>
          </w:rPr>
          <w:tab/>
        </w:r>
        <w:r>
          <w:rPr>
            <w:noProof/>
            <w:webHidden/>
          </w:rPr>
          <w:fldChar w:fldCharType="begin"/>
        </w:r>
        <w:r>
          <w:rPr>
            <w:noProof/>
            <w:webHidden/>
          </w:rPr>
          <w:instrText xml:space="preserve"> PAGEREF _Toc193914360 \h </w:instrText>
        </w:r>
        <w:r>
          <w:rPr>
            <w:noProof/>
            <w:webHidden/>
          </w:rPr>
        </w:r>
        <w:r>
          <w:rPr>
            <w:noProof/>
            <w:webHidden/>
          </w:rPr>
          <w:fldChar w:fldCharType="separate"/>
        </w:r>
        <w:r>
          <w:rPr>
            <w:noProof/>
            <w:webHidden/>
          </w:rPr>
          <w:t>101</w:t>
        </w:r>
        <w:r>
          <w:rPr>
            <w:noProof/>
            <w:webHidden/>
          </w:rPr>
          <w:fldChar w:fldCharType="end"/>
        </w:r>
      </w:hyperlink>
    </w:p>
    <w:p w14:paraId="4B636732" w14:textId="6AD94F47"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61" w:history="1">
        <w:r w:rsidRPr="0013105A">
          <w:rPr>
            <w:rStyle w:val="Hyperlink"/>
            <w:noProof/>
          </w:rPr>
          <w:t>10.3</w:t>
        </w:r>
        <w:r>
          <w:rPr>
            <w:rFonts w:asciiTheme="minorHAnsi" w:eastAsiaTheme="minorEastAsia" w:hAnsiTheme="minorHAnsi" w:cstheme="minorBidi"/>
            <w:smallCaps w:val="0"/>
            <w:noProof/>
            <w:kern w:val="2"/>
            <w:sz w:val="24"/>
            <w14:ligatures w14:val="standardContextual"/>
          </w:rPr>
          <w:tab/>
        </w:r>
        <w:r w:rsidRPr="0013105A">
          <w:rPr>
            <w:rStyle w:val="Hyperlink"/>
            <w:noProof/>
          </w:rPr>
          <w:t>Archive Visit, Jan 24, 2019</w:t>
        </w:r>
        <w:r>
          <w:rPr>
            <w:noProof/>
            <w:webHidden/>
          </w:rPr>
          <w:tab/>
        </w:r>
        <w:r>
          <w:rPr>
            <w:noProof/>
            <w:webHidden/>
          </w:rPr>
          <w:fldChar w:fldCharType="begin"/>
        </w:r>
        <w:r>
          <w:rPr>
            <w:noProof/>
            <w:webHidden/>
          </w:rPr>
          <w:instrText xml:space="preserve"> PAGEREF _Toc193914361 \h </w:instrText>
        </w:r>
        <w:r>
          <w:rPr>
            <w:noProof/>
            <w:webHidden/>
          </w:rPr>
        </w:r>
        <w:r>
          <w:rPr>
            <w:noProof/>
            <w:webHidden/>
          </w:rPr>
          <w:fldChar w:fldCharType="separate"/>
        </w:r>
        <w:r>
          <w:rPr>
            <w:noProof/>
            <w:webHidden/>
          </w:rPr>
          <w:t>101</w:t>
        </w:r>
        <w:r>
          <w:rPr>
            <w:noProof/>
            <w:webHidden/>
          </w:rPr>
          <w:fldChar w:fldCharType="end"/>
        </w:r>
      </w:hyperlink>
    </w:p>
    <w:p w14:paraId="3F7AD6B6" w14:textId="163F38E9"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62" w:history="1">
        <w:r w:rsidRPr="0013105A">
          <w:rPr>
            <w:rStyle w:val="Hyperlink"/>
            <w:noProof/>
          </w:rPr>
          <w:t>10.3.1</w:t>
        </w:r>
        <w:r>
          <w:rPr>
            <w:rFonts w:asciiTheme="minorHAnsi" w:eastAsiaTheme="minorEastAsia" w:hAnsiTheme="minorHAnsi" w:cstheme="minorBidi"/>
            <w:iCs w:val="0"/>
            <w:noProof/>
            <w:kern w:val="2"/>
            <w:sz w:val="24"/>
            <w14:ligatures w14:val="standardContextual"/>
          </w:rPr>
          <w:tab/>
        </w:r>
        <w:r w:rsidRPr="0013105A">
          <w:rPr>
            <w:rStyle w:val="Hyperlink"/>
            <w:noProof/>
          </w:rPr>
          <w:t>Collection MC-0665, Series 15, Boxes 23 &amp; 24, Microfilm Worksheets</w:t>
        </w:r>
        <w:r>
          <w:rPr>
            <w:noProof/>
            <w:webHidden/>
          </w:rPr>
          <w:tab/>
        </w:r>
        <w:r>
          <w:rPr>
            <w:noProof/>
            <w:webHidden/>
          </w:rPr>
          <w:fldChar w:fldCharType="begin"/>
        </w:r>
        <w:r>
          <w:rPr>
            <w:noProof/>
            <w:webHidden/>
          </w:rPr>
          <w:instrText xml:space="preserve"> PAGEREF _Toc193914362 \h </w:instrText>
        </w:r>
        <w:r>
          <w:rPr>
            <w:noProof/>
            <w:webHidden/>
          </w:rPr>
        </w:r>
        <w:r>
          <w:rPr>
            <w:noProof/>
            <w:webHidden/>
          </w:rPr>
          <w:fldChar w:fldCharType="separate"/>
        </w:r>
        <w:r>
          <w:rPr>
            <w:noProof/>
            <w:webHidden/>
          </w:rPr>
          <w:t>101</w:t>
        </w:r>
        <w:r>
          <w:rPr>
            <w:noProof/>
            <w:webHidden/>
          </w:rPr>
          <w:fldChar w:fldCharType="end"/>
        </w:r>
      </w:hyperlink>
    </w:p>
    <w:p w14:paraId="668BCD05" w14:textId="5CBB6F51"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63" w:history="1">
        <w:r w:rsidRPr="0013105A">
          <w:rPr>
            <w:rStyle w:val="Hyperlink"/>
            <w:noProof/>
          </w:rPr>
          <w:t>10.3.2</w:t>
        </w:r>
        <w:r>
          <w:rPr>
            <w:rFonts w:asciiTheme="minorHAnsi" w:eastAsiaTheme="minorEastAsia" w:hAnsiTheme="minorHAnsi" w:cstheme="minorBidi"/>
            <w:iCs w:val="0"/>
            <w:noProof/>
            <w:kern w:val="2"/>
            <w:sz w:val="24"/>
            <w14:ligatures w14:val="standardContextual"/>
          </w:rPr>
          <w:tab/>
        </w:r>
        <w:r w:rsidRPr="0013105A">
          <w:rPr>
            <w:rStyle w:val="Hyperlink"/>
            <w:noProof/>
          </w:rPr>
          <w:t>Collection MC-0665, Series 25, Box 1, MITRE Finding Aids</w:t>
        </w:r>
        <w:r>
          <w:rPr>
            <w:noProof/>
            <w:webHidden/>
          </w:rPr>
          <w:tab/>
        </w:r>
        <w:r>
          <w:rPr>
            <w:noProof/>
            <w:webHidden/>
          </w:rPr>
          <w:fldChar w:fldCharType="begin"/>
        </w:r>
        <w:r>
          <w:rPr>
            <w:noProof/>
            <w:webHidden/>
          </w:rPr>
          <w:instrText xml:space="preserve"> PAGEREF _Toc193914363 \h </w:instrText>
        </w:r>
        <w:r>
          <w:rPr>
            <w:noProof/>
            <w:webHidden/>
          </w:rPr>
        </w:r>
        <w:r>
          <w:rPr>
            <w:noProof/>
            <w:webHidden/>
          </w:rPr>
          <w:fldChar w:fldCharType="separate"/>
        </w:r>
        <w:r>
          <w:rPr>
            <w:noProof/>
            <w:webHidden/>
          </w:rPr>
          <w:t>102</w:t>
        </w:r>
        <w:r>
          <w:rPr>
            <w:noProof/>
            <w:webHidden/>
          </w:rPr>
          <w:fldChar w:fldCharType="end"/>
        </w:r>
      </w:hyperlink>
    </w:p>
    <w:p w14:paraId="1C452EE8" w14:textId="7AD94893"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64" w:history="1">
        <w:r w:rsidRPr="0013105A">
          <w:rPr>
            <w:rStyle w:val="Hyperlink"/>
            <w:noProof/>
          </w:rPr>
          <w:t>10.3.3</w:t>
        </w:r>
        <w:r>
          <w:rPr>
            <w:rFonts w:asciiTheme="minorHAnsi" w:eastAsiaTheme="minorEastAsia" w:hAnsiTheme="minorHAnsi" w:cstheme="minorBidi"/>
            <w:iCs w:val="0"/>
            <w:noProof/>
            <w:kern w:val="2"/>
            <w:sz w:val="24"/>
            <w14:ligatures w14:val="standardContextual"/>
          </w:rPr>
          <w:tab/>
        </w:r>
        <w:r w:rsidRPr="0013105A">
          <w:rPr>
            <w:rStyle w:val="Hyperlink"/>
            <w:noProof/>
          </w:rPr>
          <w:t>Collection MC-0665, Series 25, Box 2, MITRE Finding Aids</w:t>
        </w:r>
        <w:r>
          <w:rPr>
            <w:noProof/>
            <w:webHidden/>
          </w:rPr>
          <w:tab/>
        </w:r>
        <w:r>
          <w:rPr>
            <w:noProof/>
            <w:webHidden/>
          </w:rPr>
          <w:fldChar w:fldCharType="begin"/>
        </w:r>
        <w:r>
          <w:rPr>
            <w:noProof/>
            <w:webHidden/>
          </w:rPr>
          <w:instrText xml:space="preserve"> PAGEREF _Toc193914364 \h </w:instrText>
        </w:r>
        <w:r>
          <w:rPr>
            <w:noProof/>
            <w:webHidden/>
          </w:rPr>
        </w:r>
        <w:r>
          <w:rPr>
            <w:noProof/>
            <w:webHidden/>
          </w:rPr>
          <w:fldChar w:fldCharType="separate"/>
        </w:r>
        <w:r>
          <w:rPr>
            <w:noProof/>
            <w:webHidden/>
          </w:rPr>
          <w:t>104</w:t>
        </w:r>
        <w:r>
          <w:rPr>
            <w:noProof/>
            <w:webHidden/>
          </w:rPr>
          <w:fldChar w:fldCharType="end"/>
        </w:r>
      </w:hyperlink>
    </w:p>
    <w:p w14:paraId="252537F3" w14:textId="6DF7CB2A"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65" w:history="1">
        <w:r w:rsidRPr="0013105A">
          <w:rPr>
            <w:rStyle w:val="Hyperlink"/>
            <w:noProof/>
          </w:rPr>
          <w:t>10.4</w:t>
        </w:r>
        <w:r>
          <w:rPr>
            <w:rFonts w:asciiTheme="minorHAnsi" w:eastAsiaTheme="minorEastAsia" w:hAnsiTheme="minorHAnsi" w:cstheme="minorBidi"/>
            <w:smallCaps w:val="0"/>
            <w:noProof/>
            <w:kern w:val="2"/>
            <w:sz w:val="24"/>
            <w14:ligatures w14:val="standardContextual"/>
          </w:rPr>
          <w:tab/>
        </w:r>
        <w:r w:rsidRPr="0013105A">
          <w:rPr>
            <w:rStyle w:val="Hyperlink"/>
            <w:noProof/>
          </w:rPr>
          <w:t>Archive Visit, July 10 &amp; 11, 2019</w:t>
        </w:r>
        <w:r>
          <w:rPr>
            <w:noProof/>
            <w:webHidden/>
          </w:rPr>
          <w:tab/>
        </w:r>
        <w:r>
          <w:rPr>
            <w:noProof/>
            <w:webHidden/>
          </w:rPr>
          <w:fldChar w:fldCharType="begin"/>
        </w:r>
        <w:r>
          <w:rPr>
            <w:noProof/>
            <w:webHidden/>
          </w:rPr>
          <w:instrText xml:space="preserve"> PAGEREF _Toc193914365 \h </w:instrText>
        </w:r>
        <w:r>
          <w:rPr>
            <w:noProof/>
            <w:webHidden/>
          </w:rPr>
        </w:r>
        <w:r>
          <w:rPr>
            <w:noProof/>
            <w:webHidden/>
          </w:rPr>
          <w:fldChar w:fldCharType="separate"/>
        </w:r>
        <w:r>
          <w:rPr>
            <w:noProof/>
            <w:webHidden/>
          </w:rPr>
          <w:t>106</w:t>
        </w:r>
        <w:r>
          <w:rPr>
            <w:noProof/>
            <w:webHidden/>
          </w:rPr>
          <w:fldChar w:fldCharType="end"/>
        </w:r>
      </w:hyperlink>
    </w:p>
    <w:p w14:paraId="1FE02B90" w14:textId="63B55C9F"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66" w:history="1">
        <w:r w:rsidRPr="0013105A">
          <w:rPr>
            <w:rStyle w:val="Hyperlink"/>
            <w:noProof/>
          </w:rPr>
          <w:t>10.4.1</w:t>
        </w:r>
        <w:r>
          <w:rPr>
            <w:rFonts w:asciiTheme="minorHAnsi" w:eastAsiaTheme="minorEastAsia" w:hAnsiTheme="minorHAnsi" w:cstheme="minorBidi"/>
            <w:iCs w:val="0"/>
            <w:noProof/>
            <w:kern w:val="2"/>
            <w:sz w:val="24"/>
            <w14:ligatures w14:val="standardContextual"/>
          </w:rPr>
          <w:tab/>
        </w:r>
        <w:r w:rsidRPr="0013105A">
          <w:rPr>
            <w:rStyle w:val="Hyperlink"/>
            <w:noProof/>
          </w:rPr>
          <w:t>Collection MC-0665, Series 10, Boxes 1 &amp; 2</w:t>
        </w:r>
        <w:r>
          <w:rPr>
            <w:noProof/>
            <w:webHidden/>
          </w:rPr>
          <w:tab/>
        </w:r>
        <w:r>
          <w:rPr>
            <w:noProof/>
            <w:webHidden/>
          </w:rPr>
          <w:fldChar w:fldCharType="begin"/>
        </w:r>
        <w:r>
          <w:rPr>
            <w:noProof/>
            <w:webHidden/>
          </w:rPr>
          <w:instrText xml:space="preserve"> PAGEREF _Toc193914366 \h </w:instrText>
        </w:r>
        <w:r>
          <w:rPr>
            <w:noProof/>
            <w:webHidden/>
          </w:rPr>
        </w:r>
        <w:r>
          <w:rPr>
            <w:noProof/>
            <w:webHidden/>
          </w:rPr>
          <w:fldChar w:fldCharType="separate"/>
        </w:r>
        <w:r>
          <w:rPr>
            <w:noProof/>
            <w:webHidden/>
          </w:rPr>
          <w:t>106</w:t>
        </w:r>
        <w:r>
          <w:rPr>
            <w:noProof/>
            <w:webHidden/>
          </w:rPr>
          <w:fldChar w:fldCharType="end"/>
        </w:r>
      </w:hyperlink>
    </w:p>
    <w:p w14:paraId="75F3F552" w14:textId="14A92C9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67" w:history="1">
        <w:r w:rsidRPr="0013105A">
          <w:rPr>
            <w:rStyle w:val="Hyperlink"/>
            <w:noProof/>
          </w:rPr>
          <w:t>10.5</w:t>
        </w:r>
        <w:r>
          <w:rPr>
            <w:rFonts w:asciiTheme="minorHAnsi" w:eastAsiaTheme="minorEastAsia" w:hAnsiTheme="minorHAnsi" w:cstheme="minorBidi"/>
            <w:smallCaps w:val="0"/>
            <w:noProof/>
            <w:kern w:val="2"/>
            <w:sz w:val="24"/>
            <w14:ligatures w14:val="standardContextual"/>
          </w:rPr>
          <w:tab/>
        </w:r>
        <w:r w:rsidRPr="0013105A">
          <w:rPr>
            <w:rStyle w:val="Hyperlink"/>
            <w:noProof/>
          </w:rPr>
          <w:t>Archive Visit, Mar 24, 2022, Mar 31, 2022</w:t>
        </w:r>
        <w:r>
          <w:rPr>
            <w:noProof/>
            <w:webHidden/>
          </w:rPr>
          <w:tab/>
        </w:r>
        <w:r>
          <w:rPr>
            <w:noProof/>
            <w:webHidden/>
          </w:rPr>
          <w:fldChar w:fldCharType="begin"/>
        </w:r>
        <w:r>
          <w:rPr>
            <w:noProof/>
            <w:webHidden/>
          </w:rPr>
          <w:instrText xml:space="preserve"> PAGEREF _Toc193914367 \h </w:instrText>
        </w:r>
        <w:r>
          <w:rPr>
            <w:noProof/>
            <w:webHidden/>
          </w:rPr>
        </w:r>
        <w:r>
          <w:rPr>
            <w:noProof/>
            <w:webHidden/>
          </w:rPr>
          <w:fldChar w:fldCharType="separate"/>
        </w:r>
        <w:r>
          <w:rPr>
            <w:noProof/>
            <w:webHidden/>
          </w:rPr>
          <w:t>111</w:t>
        </w:r>
        <w:r>
          <w:rPr>
            <w:noProof/>
            <w:webHidden/>
          </w:rPr>
          <w:fldChar w:fldCharType="end"/>
        </w:r>
      </w:hyperlink>
    </w:p>
    <w:p w14:paraId="2B174BF8" w14:textId="7ABC466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68" w:history="1">
        <w:r w:rsidRPr="0013105A">
          <w:rPr>
            <w:rStyle w:val="Hyperlink"/>
            <w:noProof/>
          </w:rPr>
          <w:t>10.6</w:t>
        </w:r>
        <w:r>
          <w:rPr>
            <w:rFonts w:asciiTheme="minorHAnsi" w:eastAsiaTheme="minorEastAsia" w:hAnsiTheme="minorHAnsi" w:cstheme="minorBidi"/>
            <w:smallCaps w:val="0"/>
            <w:noProof/>
            <w:kern w:val="2"/>
            <w:sz w:val="24"/>
            <w14:ligatures w14:val="standardContextual"/>
          </w:rPr>
          <w:tab/>
        </w:r>
        <w:r w:rsidRPr="0013105A">
          <w:rPr>
            <w:rStyle w:val="Hyperlink"/>
            <w:noProof/>
          </w:rPr>
          <w:t>MIT Archive Visit, Jun 9, 2022, Jun 17, 2022</w:t>
        </w:r>
        <w:r>
          <w:rPr>
            <w:noProof/>
            <w:webHidden/>
          </w:rPr>
          <w:tab/>
        </w:r>
        <w:r>
          <w:rPr>
            <w:noProof/>
            <w:webHidden/>
          </w:rPr>
          <w:fldChar w:fldCharType="begin"/>
        </w:r>
        <w:r>
          <w:rPr>
            <w:noProof/>
            <w:webHidden/>
          </w:rPr>
          <w:instrText xml:space="preserve"> PAGEREF _Toc193914368 \h </w:instrText>
        </w:r>
        <w:r>
          <w:rPr>
            <w:noProof/>
            <w:webHidden/>
          </w:rPr>
        </w:r>
        <w:r>
          <w:rPr>
            <w:noProof/>
            <w:webHidden/>
          </w:rPr>
          <w:fldChar w:fldCharType="separate"/>
        </w:r>
        <w:r>
          <w:rPr>
            <w:noProof/>
            <w:webHidden/>
          </w:rPr>
          <w:t>115</w:t>
        </w:r>
        <w:r>
          <w:rPr>
            <w:noProof/>
            <w:webHidden/>
          </w:rPr>
          <w:fldChar w:fldCharType="end"/>
        </w:r>
      </w:hyperlink>
    </w:p>
    <w:p w14:paraId="37CA2244" w14:textId="760A79BD"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69" w:history="1">
        <w:r w:rsidRPr="0013105A">
          <w:rPr>
            <w:rStyle w:val="Hyperlink"/>
            <w:noProof/>
          </w:rPr>
          <w:t>10.6.1</w:t>
        </w:r>
        <w:r>
          <w:rPr>
            <w:rFonts w:asciiTheme="minorHAnsi" w:eastAsiaTheme="minorEastAsia" w:hAnsiTheme="minorHAnsi" w:cstheme="minorBidi"/>
            <w:iCs w:val="0"/>
            <w:noProof/>
            <w:kern w:val="2"/>
            <w:sz w:val="24"/>
            <w14:ligatures w14:val="standardContextual"/>
          </w:rPr>
          <w:tab/>
        </w:r>
        <w:r w:rsidRPr="0013105A">
          <w:rPr>
            <w:rStyle w:val="Hyperlink"/>
            <w:noProof/>
          </w:rPr>
          <w:t>Paper Records, Jun 9, 2022</w:t>
        </w:r>
        <w:r>
          <w:rPr>
            <w:noProof/>
            <w:webHidden/>
          </w:rPr>
          <w:tab/>
        </w:r>
        <w:r>
          <w:rPr>
            <w:noProof/>
            <w:webHidden/>
          </w:rPr>
          <w:fldChar w:fldCharType="begin"/>
        </w:r>
        <w:r>
          <w:rPr>
            <w:noProof/>
            <w:webHidden/>
          </w:rPr>
          <w:instrText xml:space="preserve"> PAGEREF _Toc193914369 \h </w:instrText>
        </w:r>
        <w:r>
          <w:rPr>
            <w:noProof/>
            <w:webHidden/>
          </w:rPr>
        </w:r>
        <w:r>
          <w:rPr>
            <w:noProof/>
            <w:webHidden/>
          </w:rPr>
          <w:fldChar w:fldCharType="separate"/>
        </w:r>
        <w:r>
          <w:rPr>
            <w:noProof/>
            <w:webHidden/>
          </w:rPr>
          <w:t>115</w:t>
        </w:r>
        <w:r>
          <w:rPr>
            <w:noProof/>
            <w:webHidden/>
          </w:rPr>
          <w:fldChar w:fldCharType="end"/>
        </w:r>
      </w:hyperlink>
    </w:p>
    <w:p w14:paraId="609154E1" w14:textId="2A892E7C"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70" w:history="1">
        <w:r w:rsidRPr="0013105A">
          <w:rPr>
            <w:rStyle w:val="Hyperlink"/>
            <w:noProof/>
          </w:rPr>
          <w:t>10.6.2</w:t>
        </w:r>
        <w:r>
          <w:rPr>
            <w:rFonts w:asciiTheme="minorHAnsi" w:eastAsiaTheme="minorEastAsia" w:hAnsiTheme="minorHAnsi" w:cstheme="minorBidi"/>
            <w:iCs w:val="0"/>
            <w:noProof/>
            <w:kern w:val="2"/>
            <w:sz w:val="24"/>
            <w14:ligatures w14:val="standardContextual"/>
          </w:rPr>
          <w:tab/>
        </w:r>
        <w:r w:rsidRPr="0013105A">
          <w:rPr>
            <w:rStyle w:val="Hyperlink"/>
            <w:noProof/>
          </w:rPr>
          <w:t>Microfilm – June 16, 2022</w:t>
        </w:r>
        <w:r>
          <w:rPr>
            <w:noProof/>
            <w:webHidden/>
          </w:rPr>
          <w:tab/>
        </w:r>
        <w:r>
          <w:rPr>
            <w:noProof/>
            <w:webHidden/>
          </w:rPr>
          <w:fldChar w:fldCharType="begin"/>
        </w:r>
        <w:r>
          <w:rPr>
            <w:noProof/>
            <w:webHidden/>
          </w:rPr>
          <w:instrText xml:space="preserve"> PAGEREF _Toc193914370 \h </w:instrText>
        </w:r>
        <w:r>
          <w:rPr>
            <w:noProof/>
            <w:webHidden/>
          </w:rPr>
        </w:r>
        <w:r>
          <w:rPr>
            <w:noProof/>
            <w:webHidden/>
          </w:rPr>
          <w:fldChar w:fldCharType="separate"/>
        </w:r>
        <w:r>
          <w:rPr>
            <w:noProof/>
            <w:webHidden/>
          </w:rPr>
          <w:t>117</w:t>
        </w:r>
        <w:r>
          <w:rPr>
            <w:noProof/>
            <w:webHidden/>
          </w:rPr>
          <w:fldChar w:fldCharType="end"/>
        </w:r>
      </w:hyperlink>
    </w:p>
    <w:p w14:paraId="42723532" w14:textId="26D81A4F"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71" w:history="1">
        <w:r w:rsidRPr="0013105A">
          <w:rPr>
            <w:rStyle w:val="Hyperlink"/>
            <w:noProof/>
          </w:rPr>
          <w:t>10.6.3</w:t>
        </w:r>
        <w:r>
          <w:rPr>
            <w:rFonts w:asciiTheme="minorHAnsi" w:eastAsiaTheme="minorEastAsia" w:hAnsiTheme="minorHAnsi" w:cstheme="minorBidi"/>
            <w:iCs w:val="0"/>
            <w:noProof/>
            <w:kern w:val="2"/>
            <w:sz w:val="24"/>
            <w14:ligatures w14:val="standardContextual"/>
          </w:rPr>
          <w:tab/>
        </w:r>
        <w:r w:rsidRPr="0013105A">
          <w:rPr>
            <w:rStyle w:val="Hyperlink"/>
            <w:noProof/>
          </w:rPr>
          <w:t>Microfilm – Oct 13, 2022</w:t>
        </w:r>
        <w:r>
          <w:rPr>
            <w:noProof/>
            <w:webHidden/>
          </w:rPr>
          <w:tab/>
        </w:r>
        <w:r>
          <w:rPr>
            <w:noProof/>
            <w:webHidden/>
          </w:rPr>
          <w:fldChar w:fldCharType="begin"/>
        </w:r>
        <w:r>
          <w:rPr>
            <w:noProof/>
            <w:webHidden/>
          </w:rPr>
          <w:instrText xml:space="preserve"> PAGEREF _Toc193914371 \h </w:instrText>
        </w:r>
        <w:r>
          <w:rPr>
            <w:noProof/>
            <w:webHidden/>
          </w:rPr>
        </w:r>
        <w:r>
          <w:rPr>
            <w:noProof/>
            <w:webHidden/>
          </w:rPr>
          <w:fldChar w:fldCharType="separate"/>
        </w:r>
        <w:r>
          <w:rPr>
            <w:noProof/>
            <w:webHidden/>
          </w:rPr>
          <w:t>119</w:t>
        </w:r>
        <w:r>
          <w:rPr>
            <w:noProof/>
            <w:webHidden/>
          </w:rPr>
          <w:fldChar w:fldCharType="end"/>
        </w:r>
      </w:hyperlink>
    </w:p>
    <w:p w14:paraId="326FA9DD" w14:textId="61AAF025"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72" w:history="1">
        <w:r w:rsidRPr="0013105A">
          <w:rPr>
            <w:rStyle w:val="Hyperlink"/>
            <w:noProof/>
          </w:rPr>
          <w:t>10.7</w:t>
        </w:r>
        <w:r>
          <w:rPr>
            <w:rFonts w:asciiTheme="minorHAnsi" w:eastAsiaTheme="minorEastAsia" w:hAnsiTheme="minorHAnsi" w:cstheme="minorBidi"/>
            <w:smallCaps w:val="0"/>
            <w:noProof/>
            <w:kern w:val="2"/>
            <w:sz w:val="24"/>
            <w14:ligatures w14:val="standardContextual"/>
          </w:rPr>
          <w:tab/>
        </w:r>
        <w:r w:rsidRPr="0013105A">
          <w:rPr>
            <w:rStyle w:val="Hyperlink"/>
            <w:noProof/>
          </w:rPr>
          <w:t>Microfilm Drawing Notes</w:t>
        </w:r>
        <w:r>
          <w:rPr>
            <w:noProof/>
            <w:webHidden/>
          </w:rPr>
          <w:tab/>
        </w:r>
        <w:r>
          <w:rPr>
            <w:noProof/>
            <w:webHidden/>
          </w:rPr>
          <w:fldChar w:fldCharType="begin"/>
        </w:r>
        <w:r>
          <w:rPr>
            <w:noProof/>
            <w:webHidden/>
          </w:rPr>
          <w:instrText xml:space="preserve"> PAGEREF _Toc193914372 \h </w:instrText>
        </w:r>
        <w:r>
          <w:rPr>
            <w:noProof/>
            <w:webHidden/>
          </w:rPr>
        </w:r>
        <w:r>
          <w:rPr>
            <w:noProof/>
            <w:webHidden/>
          </w:rPr>
          <w:fldChar w:fldCharType="separate"/>
        </w:r>
        <w:r>
          <w:rPr>
            <w:noProof/>
            <w:webHidden/>
          </w:rPr>
          <w:t>120</w:t>
        </w:r>
        <w:r>
          <w:rPr>
            <w:noProof/>
            <w:webHidden/>
          </w:rPr>
          <w:fldChar w:fldCharType="end"/>
        </w:r>
      </w:hyperlink>
    </w:p>
    <w:p w14:paraId="00D44FF1" w14:textId="44E9841F"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73" w:history="1">
        <w:r w:rsidRPr="0013105A">
          <w:rPr>
            <w:rStyle w:val="Hyperlink"/>
            <w:noProof/>
          </w:rPr>
          <w:t>10.7.1</w:t>
        </w:r>
        <w:r>
          <w:rPr>
            <w:rFonts w:asciiTheme="minorHAnsi" w:eastAsiaTheme="minorEastAsia" w:hAnsiTheme="minorHAnsi" w:cstheme="minorBidi"/>
            <w:iCs w:val="0"/>
            <w:noProof/>
            <w:kern w:val="2"/>
            <w:sz w:val="24"/>
            <w14:ligatures w14:val="standardContextual"/>
          </w:rPr>
          <w:tab/>
        </w:r>
        <w:r w:rsidRPr="0013105A">
          <w:rPr>
            <w:rStyle w:val="Hyperlink"/>
            <w:noProof/>
          </w:rPr>
          <w:t>Light Gun Drawings</w:t>
        </w:r>
        <w:r>
          <w:rPr>
            <w:noProof/>
            <w:webHidden/>
          </w:rPr>
          <w:tab/>
        </w:r>
        <w:r>
          <w:rPr>
            <w:noProof/>
            <w:webHidden/>
          </w:rPr>
          <w:fldChar w:fldCharType="begin"/>
        </w:r>
        <w:r>
          <w:rPr>
            <w:noProof/>
            <w:webHidden/>
          </w:rPr>
          <w:instrText xml:space="preserve"> PAGEREF _Toc193914373 \h </w:instrText>
        </w:r>
        <w:r>
          <w:rPr>
            <w:noProof/>
            <w:webHidden/>
          </w:rPr>
        </w:r>
        <w:r>
          <w:rPr>
            <w:noProof/>
            <w:webHidden/>
          </w:rPr>
          <w:fldChar w:fldCharType="separate"/>
        </w:r>
        <w:r>
          <w:rPr>
            <w:noProof/>
            <w:webHidden/>
          </w:rPr>
          <w:t>120</w:t>
        </w:r>
        <w:r>
          <w:rPr>
            <w:noProof/>
            <w:webHidden/>
          </w:rPr>
          <w:fldChar w:fldCharType="end"/>
        </w:r>
      </w:hyperlink>
    </w:p>
    <w:p w14:paraId="6C0B7D0E" w14:textId="06B928B8"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74" w:history="1">
        <w:r w:rsidRPr="0013105A">
          <w:rPr>
            <w:rStyle w:val="Hyperlink"/>
            <w:noProof/>
          </w:rPr>
          <w:t>10.7.2</w:t>
        </w:r>
        <w:r>
          <w:rPr>
            <w:rFonts w:asciiTheme="minorHAnsi" w:eastAsiaTheme="minorEastAsia" w:hAnsiTheme="minorHAnsi" w:cstheme="minorBidi"/>
            <w:iCs w:val="0"/>
            <w:noProof/>
            <w:kern w:val="2"/>
            <w:sz w:val="24"/>
            <w14:ligatures w14:val="standardContextual"/>
          </w:rPr>
          <w:tab/>
        </w:r>
        <w:r w:rsidRPr="0013105A">
          <w:rPr>
            <w:rStyle w:val="Hyperlink"/>
            <w:noProof/>
          </w:rPr>
          <w:t>Software Program Drawings</w:t>
        </w:r>
        <w:r>
          <w:rPr>
            <w:noProof/>
            <w:webHidden/>
          </w:rPr>
          <w:tab/>
        </w:r>
        <w:r>
          <w:rPr>
            <w:noProof/>
            <w:webHidden/>
          </w:rPr>
          <w:fldChar w:fldCharType="begin"/>
        </w:r>
        <w:r>
          <w:rPr>
            <w:noProof/>
            <w:webHidden/>
          </w:rPr>
          <w:instrText xml:space="preserve"> PAGEREF _Toc193914374 \h </w:instrText>
        </w:r>
        <w:r>
          <w:rPr>
            <w:noProof/>
            <w:webHidden/>
          </w:rPr>
        </w:r>
        <w:r>
          <w:rPr>
            <w:noProof/>
            <w:webHidden/>
          </w:rPr>
          <w:fldChar w:fldCharType="separate"/>
        </w:r>
        <w:r>
          <w:rPr>
            <w:noProof/>
            <w:webHidden/>
          </w:rPr>
          <w:t>121</w:t>
        </w:r>
        <w:r>
          <w:rPr>
            <w:noProof/>
            <w:webHidden/>
          </w:rPr>
          <w:fldChar w:fldCharType="end"/>
        </w:r>
      </w:hyperlink>
    </w:p>
    <w:p w14:paraId="0FC97E3F" w14:textId="6D206453"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75" w:history="1">
        <w:r w:rsidRPr="0013105A">
          <w:rPr>
            <w:rStyle w:val="Hyperlink"/>
            <w:noProof/>
          </w:rPr>
          <w:t>10.8</w:t>
        </w:r>
        <w:r>
          <w:rPr>
            <w:rFonts w:asciiTheme="minorHAnsi" w:eastAsiaTheme="minorEastAsia" w:hAnsiTheme="minorHAnsi" w:cstheme="minorBidi"/>
            <w:smallCaps w:val="0"/>
            <w:noProof/>
            <w:kern w:val="2"/>
            <w:sz w:val="24"/>
            <w14:ligatures w14:val="standardContextual"/>
          </w:rPr>
          <w:tab/>
        </w:r>
        <w:r w:rsidRPr="0013105A">
          <w:rPr>
            <w:rStyle w:val="Hyperlink"/>
            <w:noProof/>
          </w:rPr>
          <w:t>Whirlwind Theses</w:t>
        </w:r>
        <w:r>
          <w:rPr>
            <w:noProof/>
            <w:webHidden/>
          </w:rPr>
          <w:tab/>
        </w:r>
        <w:r>
          <w:rPr>
            <w:noProof/>
            <w:webHidden/>
          </w:rPr>
          <w:fldChar w:fldCharType="begin"/>
        </w:r>
        <w:r>
          <w:rPr>
            <w:noProof/>
            <w:webHidden/>
          </w:rPr>
          <w:instrText xml:space="preserve"> PAGEREF _Toc193914375 \h </w:instrText>
        </w:r>
        <w:r>
          <w:rPr>
            <w:noProof/>
            <w:webHidden/>
          </w:rPr>
        </w:r>
        <w:r>
          <w:rPr>
            <w:noProof/>
            <w:webHidden/>
          </w:rPr>
          <w:fldChar w:fldCharType="separate"/>
        </w:r>
        <w:r>
          <w:rPr>
            <w:noProof/>
            <w:webHidden/>
          </w:rPr>
          <w:t>121</w:t>
        </w:r>
        <w:r>
          <w:rPr>
            <w:noProof/>
            <w:webHidden/>
          </w:rPr>
          <w:fldChar w:fldCharType="end"/>
        </w:r>
      </w:hyperlink>
    </w:p>
    <w:p w14:paraId="3FFCF527" w14:textId="0EADC59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76" w:history="1">
        <w:r w:rsidRPr="0013105A">
          <w:rPr>
            <w:rStyle w:val="Hyperlink"/>
            <w:noProof/>
          </w:rPr>
          <w:t>10.8.1</w:t>
        </w:r>
        <w:r>
          <w:rPr>
            <w:rFonts w:asciiTheme="minorHAnsi" w:eastAsiaTheme="minorEastAsia" w:hAnsiTheme="minorHAnsi" w:cstheme="minorBidi"/>
            <w:iCs w:val="0"/>
            <w:noProof/>
            <w:kern w:val="2"/>
            <w:sz w:val="24"/>
            <w14:ligatures w14:val="standardContextual"/>
          </w:rPr>
          <w:tab/>
        </w:r>
        <w:r w:rsidRPr="0013105A">
          <w:rPr>
            <w:rStyle w:val="Hyperlink"/>
            <w:noProof/>
          </w:rPr>
          <w:t>A Checkers Playing Program, Harold Schapiro</w:t>
        </w:r>
        <w:r>
          <w:rPr>
            <w:noProof/>
            <w:webHidden/>
          </w:rPr>
          <w:tab/>
        </w:r>
        <w:r>
          <w:rPr>
            <w:noProof/>
            <w:webHidden/>
          </w:rPr>
          <w:fldChar w:fldCharType="begin"/>
        </w:r>
        <w:r>
          <w:rPr>
            <w:noProof/>
            <w:webHidden/>
          </w:rPr>
          <w:instrText xml:space="preserve"> PAGEREF _Toc193914376 \h </w:instrText>
        </w:r>
        <w:r>
          <w:rPr>
            <w:noProof/>
            <w:webHidden/>
          </w:rPr>
        </w:r>
        <w:r>
          <w:rPr>
            <w:noProof/>
            <w:webHidden/>
          </w:rPr>
          <w:fldChar w:fldCharType="separate"/>
        </w:r>
        <w:r>
          <w:rPr>
            <w:noProof/>
            <w:webHidden/>
          </w:rPr>
          <w:t>121</w:t>
        </w:r>
        <w:r>
          <w:rPr>
            <w:noProof/>
            <w:webHidden/>
          </w:rPr>
          <w:fldChar w:fldCharType="end"/>
        </w:r>
      </w:hyperlink>
    </w:p>
    <w:p w14:paraId="6655B0D5" w14:textId="5DA833A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77" w:history="1">
        <w:r w:rsidRPr="0013105A">
          <w:rPr>
            <w:rStyle w:val="Hyperlink"/>
            <w:noProof/>
          </w:rPr>
          <w:t>10.8.2</w:t>
        </w:r>
        <w:r>
          <w:rPr>
            <w:rFonts w:asciiTheme="minorHAnsi" w:eastAsiaTheme="minorEastAsia" w:hAnsiTheme="minorHAnsi" w:cstheme="minorBidi"/>
            <w:iCs w:val="0"/>
            <w:noProof/>
            <w:kern w:val="2"/>
            <w:sz w:val="24"/>
            <w14:ligatures w14:val="standardContextual"/>
          </w:rPr>
          <w:tab/>
        </w:r>
        <w:r w:rsidRPr="0013105A">
          <w:rPr>
            <w:rStyle w:val="Hyperlink"/>
            <w:noProof/>
          </w:rPr>
          <w:t>Hawley Rising’s Thesis</w:t>
        </w:r>
        <w:r>
          <w:rPr>
            <w:noProof/>
            <w:webHidden/>
          </w:rPr>
          <w:tab/>
        </w:r>
        <w:r>
          <w:rPr>
            <w:noProof/>
            <w:webHidden/>
          </w:rPr>
          <w:fldChar w:fldCharType="begin"/>
        </w:r>
        <w:r>
          <w:rPr>
            <w:noProof/>
            <w:webHidden/>
          </w:rPr>
          <w:instrText xml:space="preserve"> PAGEREF _Toc193914377 \h </w:instrText>
        </w:r>
        <w:r>
          <w:rPr>
            <w:noProof/>
            <w:webHidden/>
          </w:rPr>
        </w:r>
        <w:r>
          <w:rPr>
            <w:noProof/>
            <w:webHidden/>
          </w:rPr>
          <w:fldChar w:fldCharType="separate"/>
        </w:r>
        <w:r>
          <w:rPr>
            <w:noProof/>
            <w:webHidden/>
          </w:rPr>
          <w:t>122</w:t>
        </w:r>
        <w:r>
          <w:rPr>
            <w:noProof/>
            <w:webHidden/>
          </w:rPr>
          <w:fldChar w:fldCharType="end"/>
        </w:r>
      </w:hyperlink>
    </w:p>
    <w:p w14:paraId="006DC927" w14:textId="32C305A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78" w:history="1">
        <w:r w:rsidRPr="0013105A">
          <w:rPr>
            <w:rStyle w:val="Hyperlink"/>
            <w:noProof/>
          </w:rPr>
          <w:t>10.8.3</w:t>
        </w:r>
        <w:r>
          <w:rPr>
            <w:rFonts w:asciiTheme="minorHAnsi" w:eastAsiaTheme="minorEastAsia" w:hAnsiTheme="minorHAnsi" w:cstheme="minorBidi"/>
            <w:iCs w:val="0"/>
            <w:noProof/>
            <w:kern w:val="2"/>
            <w:sz w:val="24"/>
            <w14:ligatures w14:val="standardContextual"/>
          </w:rPr>
          <w:tab/>
        </w:r>
        <w:r w:rsidRPr="0013105A">
          <w:rPr>
            <w:rStyle w:val="Hyperlink"/>
            <w:noProof/>
          </w:rPr>
          <w:t>THE OPTIMUM USE OF WATER STORAGE IN HYDRO-THERMAL ELECTRIC SYSTEMS</w:t>
        </w:r>
        <w:r>
          <w:rPr>
            <w:noProof/>
            <w:webHidden/>
          </w:rPr>
          <w:tab/>
        </w:r>
        <w:r>
          <w:rPr>
            <w:noProof/>
            <w:webHidden/>
          </w:rPr>
          <w:fldChar w:fldCharType="begin"/>
        </w:r>
        <w:r>
          <w:rPr>
            <w:noProof/>
            <w:webHidden/>
          </w:rPr>
          <w:instrText xml:space="preserve"> PAGEREF _Toc193914378 \h </w:instrText>
        </w:r>
        <w:r>
          <w:rPr>
            <w:noProof/>
            <w:webHidden/>
          </w:rPr>
        </w:r>
        <w:r>
          <w:rPr>
            <w:noProof/>
            <w:webHidden/>
          </w:rPr>
          <w:fldChar w:fldCharType="separate"/>
        </w:r>
        <w:r>
          <w:rPr>
            <w:noProof/>
            <w:webHidden/>
          </w:rPr>
          <w:t>123</w:t>
        </w:r>
        <w:r>
          <w:rPr>
            <w:noProof/>
            <w:webHidden/>
          </w:rPr>
          <w:fldChar w:fldCharType="end"/>
        </w:r>
      </w:hyperlink>
    </w:p>
    <w:p w14:paraId="0ECA949E" w14:textId="082E341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79" w:history="1">
        <w:r w:rsidRPr="0013105A">
          <w:rPr>
            <w:rStyle w:val="Hyperlink"/>
            <w:noProof/>
          </w:rPr>
          <w:t>10.9</w:t>
        </w:r>
        <w:r>
          <w:rPr>
            <w:rFonts w:asciiTheme="minorHAnsi" w:eastAsiaTheme="minorEastAsia" w:hAnsiTheme="minorHAnsi" w:cstheme="minorBidi"/>
            <w:smallCaps w:val="0"/>
            <w:noProof/>
            <w:kern w:val="2"/>
            <w:sz w:val="24"/>
            <w14:ligatures w14:val="standardContextual"/>
          </w:rPr>
          <w:tab/>
        </w:r>
        <w:r w:rsidRPr="0013105A">
          <w:rPr>
            <w:rStyle w:val="Hyperlink"/>
            <w:noProof/>
          </w:rPr>
          <w:t>Servo-Mechanisms Lab at the MIT Archive</w:t>
        </w:r>
        <w:r>
          <w:rPr>
            <w:noProof/>
            <w:webHidden/>
          </w:rPr>
          <w:tab/>
        </w:r>
        <w:r>
          <w:rPr>
            <w:noProof/>
            <w:webHidden/>
          </w:rPr>
          <w:fldChar w:fldCharType="begin"/>
        </w:r>
        <w:r>
          <w:rPr>
            <w:noProof/>
            <w:webHidden/>
          </w:rPr>
          <w:instrText xml:space="preserve"> PAGEREF _Toc193914379 \h </w:instrText>
        </w:r>
        <w:r>
          <w:rPr>
            <w:noProof/>
            <w:webHidden/>
          </w:rPr>
        </w:r>
        <w:r>
          <w:rPr>
            <w:noProof/>
            <w:webHidden/>
          </w:rPr>
          <w:fldChar w:fldCharType="separate"/>
        </w:r>
        <w:r>
          <w:rPr>
            <w:noProof/>
            <w:webHidden/>
          </w:rPr>
          <w:t>123</w:t>
        </w:r>
        <w:r>
          <w:rPr>
            <w:noProof/>
            <w:webHidden/>
          </w:rPr>
          <w:fldChar w:fldCharType="end"/>
        </w:r>
      </w:hyperlink>
    </w:p>
    <w:p w14:paraId="0CB434C3" w14:textId="7714BF5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80" w:history="1">
        <w:r w:rsidRPr="0013105A">
          <w:rPr>
            <w:rStyle w:val="Hyperlink"/>
            <w:noProof/>
          </w:rPr>
          <w:t>10.10</w:t>
        </w:r>
        <w:r>
          <w:rPr>
            <w:rFonts w:asciiTheme="minorHAnsi" w:eastAsiaTheme="minorEastAsia" w:hAnsiTheme="minorHAnsi" w:cstheme="minorBidi"/>
            <w:smallCaps w:val="0"/>
            <w:noProof/>
            <w:kern w:val="2"/>
            <w:sz w:val="24"/>
            <w14:ligatures w14:val="standardContextual"/>
          </w:rPr>
          <w:tab/>
        </w:r>
        <w:r w:rsidRPr="0013105A">
          <w:rPr>
            <w:rStyle w:val="Hyperlink"/>
            <w:noProof/>
          </w:rPr>
          <w:t>DCL Records at the MIT Archive</w:t>
        </w:r>
        <w:r>
          <w:rPr>
            <w:noProof/>
            <w:webHidden/>
          </w:rPr>
          <w:tab/>
        </w:r>
        <w:r>
          <w:rPr>
            <w:noProof/>
            <w:webHidden/>
          </w:rPr>
          <w:fldChar w:fldCharType="begin"/>
        </w:r>
        <w:r>
          <w:rPr>
            <w:noProof/>
            <w:webHidden/>
          </w:rPr>
          <w:instrText xml:space="preserve"> PAGEREF _Toc193914380 \h </w:instrText>
        </w:r>
        <w:r>
          <w:rPr>
            <w:noProof/>
            <w:webHidden/>
          </w:rPr>
        </w:r>
        <w:r>
          <w:rPr>
            <w:noProof/>
            <w:webHidden/>
          </w:rPr>
          <w:fldChar w:fldCharType="separate"/>
        </w:r>
        <w:r>
          <w:rPr>
            <w:noProof/>
            <w:webHidden/>
          </w:rPr>
          <w:t>135</w:t>
        </w:r>
        <w:r>
          <w:rPr>
            <w:noProof/>
            <w:webHidden/>
          </w:rPr>
          <w:fldChar w:fldCharType="end"/>
        </w:r>
      </w:hyperlink>
    </w:p>
    <w:p w14:paraId="7858E721" w14:textId="70D1671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81" w:history="1">
        <w:r w:rsidRPr="0013105A">
          <w:rPr>
            <w:rStyle w:val="Hyperlink"/>
            <w:noProof/>
          </w:rPr>
          <w:t>10.11</w:t>
        </w:r>
        <w:r>
          <w:rPr>
            <w:rFonts w:asciiTheme="minorHAnsi" w:eastAsiaTheme="minorEastAsia" w:hAnsiTheme="minorHAnsi" w:cstheme="minorBidi"/>
            <w:smallCaps w:val="0"/>
            <w:noProof/>
            <w:kern w:val="2"/>
            <w:sz w:val="24"/>
            <w14:ligatures w14:val="standardContextual"/>
          </w:rPr>
          <w:tab/>
        </w:r>
        <w:r w:rsidRPr="0013105A">
          <w:rPr>
            <w:rStyle w:val="Hyperlink"/>
            <w:noProof/>
          </w:rPr>
          <w:t>Massachusetts Institute of Technology, Servomechanisms Laboratory records</w:t>
        </w:r>
        <w:r>
          <w:rPr>
            <w:noProof/>
            <w:webHidden/>
          </w:rPr>
          <w:tab/>
        </w:r>
        <w:r>
          <w:rPr>
            <w:noProof/>
            <w:webHidden/>
          </w:rPr>
          <w:fldChar w:fldCharType="begin"/>
        </w:r>
        <w:r>
          <w:rPr>
            <w:noProof/>
            <w:webHidden/>
          </w:rPr>
          <w:instrText xml:space="preserve"> PAGEREF _Toc193914381 \h </w:instrText>
        </w:r>
        <w:r>
          <w:rPr>
            <w:noProof/>
            <w:webHidden/>
          </w:rPr>
        </w:r>
        <w:r>
          <w:rPr>
            <w:noProof/>
            <w:webHidden/>
          </w:rPr>
          <w:fldChar w:fldCharType="separate"/>
        </w:r>
        <w:r>
          <w:rPr>
            <w:noProof/>
            <w:webHidden/>
          </w:rPr>
          <w:t>136</w:t>
        </w:r>
        <w:r>
          <w:rPr>
            <w:noProof/>
            <w:webHidden/>
          </w:rPr>
          <w:fldChar w:fldCharType="end"/>
        </w:r>
      </w:hyperlink>
    </w:p>
    <w:p w14:paraId="05A7CDB9" w14:textId="30AFDADB" w:rsidR="00FC01BA" w:rsidRDefault="00FC01BA">
      <w:pPr>
        <w:pStyle w:val="TOC3"/>
        <w:tabs>
          <w:tab w:val="left" w:pos="1400"/>
          <w:tab w:val="right" w:leader="dot" w:pos="9350"/>
        </w:tabs>
        <w:rPr>
          <w:rFonts w:asciiTheme="minorHAnsi" w:eastAsiaTheme="minorEastAsia" w:hAnsiTheme="minorHAnsi" w:cstheme="minorBidi"/>
          <w:iCs w:val="0"/>
          <w:noProof/>
          <w:kern w:val="2"/>
          <w:sz w:val="24"/>
          <w14:ligatures w14:val="standardContextual"/>
        </w:rPr>
      </w:pPr>
      <w:hyperlink w:anchor="_Toc193914382" w:history="1">
        <w:r w:rsidRPr="0013105A">
          <w:rPr>
            <w:rStyle w:val="Hyperlink"/>
            <w:rFonts w:ascii="Times New Roman" w:hAnsi="Times New Roman"/>
            <w:noProof/>
          </w:rPr>
          <w:t>10.11.1</w:t>
        </w:r>
        <w:r>
          <w:rPr>
            <w:rFonts w:asciiTheme="minorHAnsi" w:eastAsiaTheme="minorEastAsia" w:hAnsiTheme="minorHAnsi" w:cstheme="minorBidi"/>
            <w:iCs w:val="0"/>
            <w:noProof/>
            <w:kern w:val="2"/>
            <w:sz w:val="24"/>
            <w14:ligatures w14:val="standardContextual"/>
          </w:rPr>
          <w:tab/>
        </w:r>
        <w:r w:rsidRPr="0013105A">
          <w:rPr>
            <w:rStyle w:val="Hyperlink"/>
            <w:noProof/>
          </w:rPr>
          <w:t>Scope and Contents of the Collection</w:t>
        </w:r>
        <w:r>
          <w:rPr>
            <w:noProof/>
            <w:webHidden/>
          </w:rPr>
          <w:tab/>
        </w:r>
        <w:r>
          <w:rPr>
            <w:noProof/>
            <w:webHidden/>
          </w:rPr>
          <w:fldChar w:fldCharType="begin"/>
        </w:r>
        <w:r>
          <w:rPr>
            <w:noProof/>
            <w:webHidden/>
          </w:rPr>
          <w:instrText xml:space="preserve"> PAGEREF _Toc193914382 \h </w:instrText>
        </w:r>
        <w:r>
          <w:rPr>
            <w:noProof/>
            <w:webHidden/>
          </w:rPr>
        </w:r>
        <w:r>
          <w:rPr>
            <w:noProof/>
            <w:webHidden/>
          </w:rPr>
          <w:fldChar w:fldCharType="separate"/>
        </w:r>
        <w:r>
          <w:rPr>
            <w:noProof/>
            <w:webHidden/>
          </w:rPr>
          <w:t>136</w:t>
        </w:r>
        <w:r>
          <w:rPr>
            <w:noProof/>
            <w:webHidden/>
          </w:rPr>
          <w:fldChar w:fldCharType="end"/>
        </w:r>
      </w:hyperlink>
    </w:p>
    <w:p w14:paraId="118BDD4B" w14:textId="729EE0DC"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83" w:history="1">
        <w:r w:rsidRPr="0013105A">
          <w:rPr>
            <w:rStyle w:val="Hyperlink"/>
            <w:noProof/>
          </w:rPr>
          <w:t>10.12</w:t>
        </w:r>
        <w:r>
          <w:rPr>
            <w:rFonts w:asciiTheme="minorHAnsi" w:eastAsiaTheme="minorEastAsia" w:hAnsiTheme="minorHAnsi" w:cstheme="minorBidi"/>
            <w:smallCaps w:val="0"/>
            <w:noProof/>
            <w:kern w:val="2"/>
            <w:sz w:val="24"/>
            <w14:ligatures w14:val="standardContextual"/>
          </w:rPr>
          <w:tab/>
        </w:r>
        <w:r w:rsidRPr="0013105A">
          <w:rPr>
            <w:rStyle w:val="Hyperlink"/>
            <w:noProof/>
          </w:rPr>
          <w:t>Project MAC Dynamic Modeling and Computer Graphics</w:t>
        </w:r>
        <w:r>
          <w:rPr>
            <w:noProof/>
            <w:webHidden/>
          </w:rPr>
          <w:tab/>
        </w:r>
        <w:r>
          <w:rPr>
            <w:noProof/>
            <w:webHidden/>
          </w:rPr>
          <w:fldChar w:fldCharType="begin"/>
        </w:r>
        <w:r>
          <w:rPr>
            <w:noProof/>
            <w:webHidden/>
          </w:rPr>
          <w:instrText xml:space="preserve"> PAGEREF _Toc193914383 \h </w:instrText>
        </w:r>
        <w:r>
          <w:rPr>
            <w:noProof/>
            <w:webHidden/>
          </w:rPr>
        </w:r>
        <w:r>
          <w:rPr>
            <w:noProof/>
            <w:webHidden/>
          </w:rPr>
          <w:fldChar w:fldCharType="separate"/>
        </w:r>
        <w:r>
          <w:rPr>
            <w:noProof/>
            <w:webHidden/>
          </w:rPr>
          <w:t>137</w:t>
        </w:r>
        <w:r>
          <w:rPr>
            <w:noProof/>
            <w:webHidden/>
          </w:rPr>
          <w:fldChar w:fldCharType="end"/>
        </w:r>
      </w:hyperlink>
    </w:p>
    <w:p w14:paraId="3DB54ABB" w14:textId="6949473C"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384" w:history="1">
        <w:r w:rsidRPr="0013105A">
          <w:rPr>
            <w:rStyle w:val="Hyperlink"/>
            <w:noProof/>
          </w:rPr>
          <w:t>11.</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Sources on Evolution of Early Software</w:t>
        </w:r>
        <w:r>
          <w:rPr>
            <w:noProof/>
            <w:webHidden/>
          </w:rPr>
          <w:tab/>
        </w:r>
        <w:r>
          <w:rPr>
            <w:noProof/>
            <w:webHidden/>
          </w:rPr>
          <w:fldChar w:fldCharType="begin"/>
        </w:r>
        <w:r>
          <w:rPr>
            <w:noProof/>
            <w:webHidden/>
          </w:rPr>
          <w:instrText xml:space="preserve"> PAGEREF _Toc193914384 \h </w:instrText>
        </w:r>
        <w:r>
          <w:rPr>
            <w:noProof/>
            <w:webHidden/>
          </w:rPr>
        </w:r>
        <w:r>
          <w:rPr>
            <w:noProof/>
            <w:webHidden/>
          </w:rPr>
          <w:fldChar w:fldCharType="separate"/>
        </w:r>
        <w:r>
          <w:rPr>
            <w:noProof/>
            <w:webHidden/>
          </w:rPr>
          <w:t>139</w:t>
        </w:r>
        <w:r>
          <w:rPr>
            <w:noProof/>
            <w:webHidden/>
          </w:rPr>
          <w:fldChar w:fldCharType="end"/>
        </w:r>
      </w:hyperlink>
    </w:p>
    <w:p w14:paraId="6F00C285" w14:textId="205A3FB5"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85" w:history="1">
        <w:r w:rsidRPr="0013105A">
          <w:rPr>
            <w:rStyle w:val="Hyperlink"/>
            <w:noProof/>
          </w:rPr>
          <w:t>11.1</w:t>
        </w:r>
        <w:r>
          <w:rPr>
            <w:rFonts w:asciiTheme="minorHAnsi" w:eastAsiaTheme="minorEastAsia" w:hAnsiTheme="minorHAnsi" w:cstheme="minorBidi"/>
            <w:smallCaps w:val="0"/>
            <w:noProof/>
            <w:kern w:val="2"/>
            <w:sz w:val="24"/>
            <w14:ligatures w14:val="standardContextual"/>
          </w:rPr>
          <w:tab/>
        </w:r>
        <w:r w:rsidRPr="0013105A">
          <w:rPr>
            <w:rStyle w:val="Hyperlink"/>
            <w:noProof/>
          </w:rPr>
          <w:t>Contemporaneous</w:t>
        </w:r>
        <w:r>
          <w:rPr>
            <w:noProof/>
            <w:webHidden/>
          </w:rPr>
          <w:tab/>
        </w:r>
        <w:r>
          <w:rPr>
            <w:noProof/>
            <w:webHidden/>
          </w:rPr>
          <w:fldChar w:fldCharType="begin"/>
        </w:r>
        <w:r>
          <w:rPr>
            <w:noProof/>
            <w:webHidden/>
          </w:rPr>
          <w:instrText xml:space="preserve"> PAGEREF _Toc193914385 \h </w:instrText>
        </w:r>
        <w:r>
          <w:rPr>
            <w:noProof/>
            <w:webHidden/>
          </w:rPr>
        </w:r>
        <w:r>
          <w:rPr>
            <w:noProof/>
            <w:webHidden/>
          </w:rPr>
          <w:fldChar w:fldCharType="separate"/>
        </w:r>
        <w:r>
          <w:rPr>
            <w:noProof/>
            <w:webHidden/>
          </w:rPr>
          <w:t>139</w:t>
        </w:r>
        <w:r>
          <w:rPr>
            <w:noProof/>
            <w:webHidden/>
          </w:rPr>
          <w:fldChar w:fldCharType="end"/>
        </w:r>
      </w:hyperlink>
    </w:p>
    <w:p w14:paraId="0B335950" w14:textId="0428064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86" w:history="1">
        <w:r w:rsidRPr="0013105A">
          <w:rPr>
            <w:rStyle w:val="Hyperlink"/>
            <w:noProof/>
          </w:rPr>
          <w:t>11.1.1</w:t>
        </w:r>
        <w:r>
          <w:rPr>
            <w:rFonts w:asciiTheme="minorHAnsi" w:eastAsiaTheme="minorEastAsia" w:hAnsiTheme="minorHAnsi" w:cstheme="minorBidi"/>
            <w:iCs w:val="0"/>
            <w:noProof/>
            <w:kern w:val="2"/>
            <w:sz w:val="24"/>
            <w14:ligatures w14:val="standardContextual"/>
          </w:rPr>
          <w:tab/>
        </w:r>
        <w:r w:rsidRPr="0013105A">
          <w:rPr>
            <w:rStyle w:val="Hyperlink"/>
            <w:noProof/>
          </w:rPr>
          <w:t>Carr,J.W.; Automatic Programming</w:t>
        </w:r>
        <w:r>
          <w:rPr>
            <w:noProof/>
            <w:webHidden/>
          </w:rPr>
          <w:tab/>
        </w:r>
        <w:r>
          <w:rPr>
            <w:noProof/>
            <w:webHidden/>
          </w:rPr>
          <w:fldChar w:fldCharType="begin"/>
        </w:r>
        <w:r>
          <w:rPr>
            <w:noProof/>
            <w:webHidden/>
          </w:rPr>
          <w:instrText xml:space="preserve"> PAGEREF _Toc193914386 \h </w:instrText>
        </w:r>
        <w:r>
          <w:rPr>
            <w:noProof/>
            <w:webHidden/>
          </w:rPr>
        </w:r>
        <w:r>
          <w:rPr>
            <w:noProof/>
            <w:webHidden/>
          </w:rPr>
          <w:fldChar w:fldCharType="separate"/>
        </w:r>
        <w:r>
          <w:rPr>
            <w:noProof/>
            <w:webHidden/>
          </w:rPr>
          <w:t>139</w:t>
        </w:r>
        <w:r>
          <w:rPr>
            <w:noProof/>
            <w:webHidden/>
          </w:rPr>
          <w:fldChar w:fldCharType="end"/>
        </w:r>
      </w:hyperlink>
    </w:p>
    <w:p w14:paraId="4BF6023E" w14:textId="543D442C"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87" w:history="1">
        <w:r w:rsidRPr="0013105A">
          <w:rPr>
            <w:rStyle w:val="Hyperlink"/>
            <w:noProof/>
          </w:rPr>
          <w:t>11.1.2</w:t>
        </w:r>
        <w:r>
          <w:rPr>
            <w:rFonts w:asciiTheme="minorHAnsi" w:eastAsiaTheme="minorEastAsia" w:hAnsiTheme="minorHAnsi" w:cstheme="minorBidi"/>
            <w:iCs w:val="0"/>
            <w:noProof/>
            <w:kern w:val="2"/>
            <w:sz w:val="24"/>
            <w14:ligatures w14:val="standardContextual"/>
          </w:rPr>
          <w:tab/>
        </w:r>
        <w:r w:rsidRPr="0013105A">
          <w:rPr>
            <w:rStyle w:val="Hyperlink"/>
            <w:noProof/>
          </w:rPr>
          <w:t>R-233 - The M.I.T. systems of automatic coding : comprehensive, summer session, and algebraic</w:t>
        </w:r>
        <w:r>
          <w:rPr>
            <w:noProof/>
            <w:webHidden/>
          </w:rPr>
          <w:tab/>
        </w:r>
        <w:r>
          <w:rPr>
            <w:noProof/>
            <w:webHidden/>
          </w:rPr>
          <w:fldChar w:fldCharType="begin"/>
        </w:r>
        <w:r>
          <w:rPr>
            <w:noProof/>
            <w:webHidden/>
          </w:rPr>
          <w:instrText xml:space="preserve"> PAGEREF _Toc193914387 \h </w:instrText>
        </w:r>
        <w:r>
          <w:rPr>
            <w:noProof/>
            <w:webHidden/>
          </w:rPr>
        </w:r>
        <w:r>
          <w:rPr>
            <w:noProof/>
            <w:webHidden/>
          </w:rPr>
          <w:fldChar w:fldCharType="separate"/>
        </w:r>
        <w:r>
          <w:rPr>
            <w:noProof/>
            <w:webHidden/>
          </w:rPr>
          <w:t>141</w:t>
        </w:r>
        <w:r>
          <w:rPr>
            <w:noProof/>
            <w:webHidden/>
          </w:rPr>
          <w:fldChar w:fldCharType="end"/>
        </w:r>
      </w:hyperlink>
    </w:p>
    <w:p w14:paraId="37C0D67F" w14:textId="6B35A14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88" w:history="1">
        <w:r w:rsidRPr="0013105A">
          <w:rPr>
            <w:rStyle w:val="Hyperlink"/>
            <w:noProof/>
          </w:rPr>
          <w:t>11.1.3</w:t>
        </w:r>
        <w:r>
          <w:rPr>
            <w:rFonts w:asciiTheme="minorHAnsi" w:eastAsiaTheme="minorEastAsia" w:hAnsiTheme="minorHAnsi" w:cstheme="minorBidi"/>
            <w:iCs w:val="0"/>
            <w:noProof/>
            <w:kern w:val="2"/>
            <w:sz w:val="24"/>
            <w14:ligatures w14:val="standardContextual"/>
          </w:rPr>
          <w:tab/>
        </w:r>
        <w:r w:rsidRPr="0013105A">
          <w:rPr>
            <w:rStyle w:val="Hyperlink"/>
            <w:noProof/>
          </w:rPr>
          <w:t>Goldstine, H. H.  &amp; von Neumann, J. (1947-8). Planning and Coding Problems for …</w:t>
        </w:r>
        <w:r>
          <w:rPr>
            <w:noProof/>
            <w:webHidden/>
          </w:rPr>
          <w:tab/>
        </w:r>
        <w:r>
          <w:rPr>
            <w:noProof/>
            <w:webHidden/>
          </w:rPr>
          <w:fldChar w:fldCharType="begin"/>
        </w:r>
        <w:r>
          <w:rPr>
            <w:noProof/>
            <w:webHidden/>
          </w:rPr>
          <w:instrText xml:space="preserve"> PAGEREF _Toc193914388 \h </w:instrText>
        </w:r>
        <w:r>
          <w:rPr>
            <w:noProof/>
            <w:webHidden/>
          </w:rPr>
        </w:r>
        <w:r>
          <w:rPr>
            <w:noProof/>
            <w:webHidden/>
          </w:rPr>
          <w:fldChar w:fldCharType="separate"/>
        </w:r>
        <w:r>
          <w:rPr>
            <w:noProof/>
            <w:webHidden/>
          </w:rPr>
          <w:t>141</w:t>
        </w:r>
        <w:r>
          <w:rPr>
            <w:noProof/>
            <w:webHidden/>
          </w:rPr>
          <w:fldChar w:fldCharType="end"/>
        </w:r>
      </w:hyperlink>
    </w:p>
    <w:p w14:paraId="7BF19508" w14:textId="1CC0B89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89" w:history="1">
        <w:r w:rsidRPr="0013105A">
          <w:rPr>
            <w:rStyle w:val="Hyperlink"/>
            <w:noProof/>
          </w:rPr>
          <w:t>11.1.4</w:t>
        </w:r>
        <w:r>
          <w:rPr>
            <w:rFonts w:asciiTheme="minorHAnsi" w:eastAsiaTheme="minorEastAsia" w:hAnsiTheme="minorHAnsi" w:cstheme="minorBidi"/>
            <w:iCs w:val="0"/>
            <w:noProof/>
            <w:kern w:val="2"/>
            <w:sz w:val="24"/>
            <w14:ligatures w14:val="standardContextual"/>
          </w:rPr>
          <w:tab/>
        </w:r>
        <w:r w:rsidRPr="0013105A">
          <w:rPr>
            <w:rStyle w:val="Hyperlink"/>
            <w:noProof/>
          </w:rPr>
          <w:t>M.V. Wilkes, D.J. Wheeler; THE PREPARATION OF PROGRAMS FOR AN ELECTRONIC DIGITAL COMPUTER</w:t>
        </w:r>
        <w:r>
          <w:rPr>
            <w:noProof/>
            <w:webHidden/>
          </w:rPr>
          <w:tab/>
        </w:r>
        <w:r>
          <w:rPr>
            <w:noProof/>
            <w:webHidden/>
          </w:rPr>
          <w:fldChar w:fldCharType="begin"/>
        </w:r>
        <w:r>
          <w:rPr>
            <w:noProof/>
            <w:webHidden/>
          </w:rPr>
          <w:instrText xml:space="preserve"> PAGEREF _Toc193914389 \h </w:instrText>
        </w:r>
        <w:r>
          <w:rPr>
            <w:noProof/>
            <w:webHidden/>
          </w:rPr>
        </w:r>
        <w:r>
          <w:rPr>
            <w:noProof/>
            <w:webHidden/>
          </w:rPr>
          <w:fldChar w:fldCharType="separate"/>
        </w:r>
        <w:r>
          <w:rPr>
            <w:noProof/>
            <w:webHidden/>
          </w:rPr>
          <w:t>142</w:t>
        </w:r>
        <w:r>
          <w:rPr>
            <w:noProof/>
            <w:webHidden/>
          </w:rPr>
          <w:fldChar w:fldCharType="end"/>
        </w:r>
      </w:hyperlink>
    </w:p>
    <w:p w14:paraId="7DEF5E5F" w14:textId="3EF5E2AB"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0" w:history="1">
        <w:r w:rsidRPr="0013105A">
          <w:rPr>
            <w:rStyle w:val="Hyperlink"/>
            <w:noProof/>
          </w:rPr>
          <w:t>11.1.5</w:t>
        </w:r>
        <w:r>
          <w:rPr>
            <w:rFonts w:asciiTheme="minorHAnsi" w:eastAsiaTheme="minorEastAsia" w:hAnsiTheme="minorHAnsi" w:cstheme="minorBidi"/>
            <w:iCs w:val="0"/>
            <w:noProof/>
            <w:kern w:val="2"/>
            <w:sz w:val="24"/>
            <w14:ligatures w14:val="standardContextual"/>
          </w:rPr>
          <w:tab/>
        </w:r>
        <w:r w:rsidRPr="0013105A">
          <w:rPr>
            <w:rStyle w:val="Hyperlink"/>
            <w:noProof/>
          </w:rPr>
          <w:t>Comprehensive System Manual</w:t>
        </w:r>
        <w:r>
          <w:rPr>
            <w:noProof/>
            <w:webHidden/>
          </w:rPr>
          <w:tab/>
        </w:r>
        <w:r>
          <w:rPr>
            <w:noProof/>
            <w:webHidden/>
          </w:rPr>
          <w:fldChar w:fldCharType="begin"/>
        </w:r>
        <w:r>
          <w:rPr>
            <w:noProof/>
            <w:webHidden/>
          </w:rPr>
          <w:instrText xml:space="preserve"> PAGEREF _Toc193914390 \h </w:instrText>
        </w:r>
        <w:r>
          <w:rPr>
            <w:noProof/>
            <w:webHidden/>
          </w:rPr>
        </w:r>
        <w:r>
          <w:rPr>
            <w:noProof/>
            <w:webHidden/>
          </w:rPr>
          <w:fldChar w:fldCharType="separate"/>
        </w:r>
        <w:r>
          <w:rPr>
            <w:noProof/>
            <w:webHidden/>
          </w:rPr>
          <w:t>145</w:t>
        </w:r>
        <w:r>
          <w:rPr>
            <w:noProof/>
            <w:webHidden/>
          </w:rPr>
          <w:fldChar w:fldCharType="end"/>
        </w:r>
      </w:hyperlink>
    </w:p>
    <w:p w14:paraId="63045620" w14:textId="7E9DE88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1" w:history="1">
        <w:r w:rsidRPr="0013105A">
          <w:rPr>
            <w:rStyle w:val="Hyperlink"/>
            <w:noProof/>
          </w:rPr>
          <w:t>11.1.6</w:t>
        </w:r>
        <w:r>
          <w:rPr>
            <w:rFonts w:asciiTheme="minorHAnsi" w:eastAsiaTheme="minorEastAsia" w:hAnsiTheme="minorHAnsi" w:cstheme="minorBidi"/>
            <w:iCs w:val="0"/>
            <w:noProof/>
            <w:kern w:val="2"/>
            <w:sz w:val="24"/>
            <w14:ligatures w14:val="standardContextual"/>
          </w:rPr>
          <w:tab/>
        </w:r>
        <w:r w:rsidRPr="0013105A">
          <w:rPr>
            <w:rStyle w:val="Hyperlink"/>
            <w:noProof/>
          </w:rPr>
          <w:t>Wilkes, Maurice; Technical Memo 63/5</w:t>
        </w:r>
        <w:r>
          <w:rPr>
            <w:noProof/>
            <w:webHidden/>
          </w:rPr>
          <w:tab/>
        </w:r>
        <w:r>
          <w:rPr>
            <w:noProof/>
            <w:webHidden/>
          </w:rPr>
          <w:fldChar w:fldCharType="begin"/>
        </w:r>
        <w:r>
          <w:rPr>
            <w:noProof/>
            <w:webHidden/>
          </w:rPr>
          <w:instrText xml:space="preserve"> PAGEREF _Toc193914391 \h </w:instrText>
        </w:r>
        <w:r>
          <w:rPr>
            <w:noProof/>
            <w:webHidden/>
          </w:rPr>
        </w:r>
        <w:r>
          <w:rPr>
            <w:noProof/>
            <w:webHidden/>
          </w:rPr>
          <w:fldChar w:fldCharType="separate"/>
        </w:r>
        <w:r>
          <w:rPr>
            <w:noProof/>
            <w:webHidden/>
          </w:rPr>
          <w:t>146</w:t>
        </w:r>
        <w:r>
          <w:rPr>
            <w:noProof/>
            <w:webHidden/>
          </w:rPr>
          <w:fldChar w:fldCharType="end"/>
        </w:r>
      </w:hyperlink>
    </w:p>
    <w:p w14:paraId="3868EDF4" w14:textId="7D9EF63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2" w:history="1">
        <w:r w:rsidRPr="0013105A">
          <w:rPr>
            <w:rStyle w:val="Hyperlink"/>
            <w:noProof/>
          </w:rPr>
          <w:t>11.1.7</w:t>
        </w:r>
        <w:r>
          <w:rPr>
            <w:rFonts w:asciiTheme="minorHAnsi" w:eastAsiaTheme="minorEastAsia" w:hAnsiTheme="minorHAnsi" w:cstheme="minorBidi"/>
            <w:iCs w:val="0"/>
            <w:noProof/>
            <w:kern w:val="2"/>
            <w:sz w:val="24"/>
            <w14:ligatures w14:val="standardContextual"/>
          </w:rPr>
          <w:tab/>
        </w:r>
        <w:r w:rsidRPr="0013105A">
          <w:rPr>
            <w:rStyle w:val="Hyperlink"/>
            <w:noProof/>
          </w:rPr>
          <w:t>Wilkes, Maurice; Memoirs of a Computer Pioneer</w:t>
        </w:r>
        <w:r>
          <w:rPr>
            <w:noProof/>
            <w:webHidden/>
          </w:rPr>
          <w:tab/>
        </w:r>
        <w:r>
          <w:rPr>
            <w:noProof/>
            <w:webHidden/>
          </w:rPr>
          <w:fldChar w:fldCharType="begin"/>
        </w:r>
        <w:r>
          <w:rPr>
            <w:noProof/>
            <w:webHidden/>
          </w:rPr>
          <w:instrText xml:space="preserve"> PAGEREF _Toc193914392 \h </w:instrText>
        </w:r>
        <w:r>
          <w:rPr>
            <w:noProof/>
            <w:webHidden/>
          </w:rPr>
        </w:r>
        <w:r>
          <w:rPr>
            <w:noProof/>
            <w:webHidden/>
          </w:rPr>
          <w:fldChar w:fldCharType="separate"/>
        </w:r>
        <w:r>
          <w:rPr>
            <w:noProof/>
            <w:webHidden/>
          </w:rPr>
          <w:t>146</w:t>
        </w:r>
        <w:r>
          <w:rPr>
            <w:noProof/>
            <w:webHidden/>
          </w:rPr>
          <w:fldChar w:fldCharType="end"/>
        </w:r>
      </w:hyperlink>
    </w:p>
    <w:p w14:paraId="2C7D8BCC" w14:textId="644A10B1"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3" w:history="1">
        <w:r w:rsidRPr="0013105A">
          <w:rPr>
            <w:rStyle w:val="Hyperlink"/>
            <w:noProof/>
          </w:rPr>
          <w:t>11.1.8</w:t>
        </w:r>
        <w:r>
          <w:rPr>
            <w:rFonts w:asciiTheme="minorHAnsi" w:eastAsiaTheme="minorEastAsia" w:hAnsiTheme="minorHAnsi" w:cstheme="minorBidi"/>
            <w:iCs w:val="0"/>
            <w:noProof/>
            <w:kern w:val="2"/>
            <w:sz w:val="24"/>
            <w14:ligatures w14:val="standardContextual"/>
          </w:rPr>
          <w:tab/>
        </w:r>
        <w:r w:rsidRPr="0013105A">
          <w:rPr>
            <w:rStyle w:val="Hyperlink"/>
            <w:noProof/>
          </w:rPr>
          <w:t>Whirlwind Veterans</w:t>
        </w:r>
        <w:r>
          <w:rPr>
            <w:noProof/>
            <w:webHidden/>
          </w:rPr>
          <w:tab/>
        </w:r>
        <w:r>
          <w:rPr>
            <w:noProof/>
            <w:webHidden/>
          </w:rPr>
          <w:fldChar w:fldCharType="begin"/>
        </w:r>
        <w:r>
          <w:rPr>
            <w:noProof/>
            <w:webHidden/>
          </w:rPr>
          <w:instrText xml:space="preserve"> PAGEREF _Toc193914393 \h </w:instrText>
        </w:r>
        <w:r>
          <w:rPr>
            <w:noProof/>
            <w:webHidden/>
          </w:rPr>
        </w:r>
        <w:r>
          <w:rPr>
            <w:noProof/>
            <w:webHidden/>
          </w:rPr>
          <w:fldChar w:fldCharType="separate"/>
        </w:r>
        <w:r>
          <w:rPr>
            <w:noProof/>
            <w:webHidden/>
          </w:rPr>
          <w:t>150</w:t>
        </w:r>
        <w:r>
          <w:rPr>
            <w:noProof/>
            <w:webHidden/>
          </w:rPr>
          <w:fldChar w:fldCharType="end"/>
        </w:r>
      </w:hyperlink>
    </w:p>
    <w:p w14:paraId="6768E900" w14:textId="676F5CD4"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394" w:history="1">
        <w:r w:rsidRPr="0013105A">
          <w:rPr>
            <w:rStyle w:val="Hyperlink"/>
            <w:noProof/>
          </w:rPr>
          <w:t>11.2</w:t>
        </w:r>
        <w:r>
          <w:rPr>
            <w:rFonts w:asciiTheme="minorHAnsi" w:eastAsiaTheme="minorEastAsia" w:hAnsiTheme="minorHAnsi" w:cstheme="minorBidi"/>
            <w:smallCaps w:val="0"/>
            <w:noProof/>
            <w:kern w:val="2"/>
            <w:sz w:val="24"/>
            <w14:ligatures w14:val="standardContextual"/>
          </w:rPr>
          <w:tab/>
        </w:r>
        <w:r w:rsidRPr="0013105A">
          <w:rPr>
            <w:rStyle w:val="Hyperlink"/>
            <w:noProof/>
          </w:rPr>
          <w:t>History of Programming</w:t>
        </w:r>
        <w:r>
          <w:rPr>
            <w:noProof/>
            <w:webHidden/>
          </w:rPr>
          <w:tab/>
        </w:r>
        <w:r>
          <w:rPr>
            <w:noProof/>
            <w:webHidden/>
          </w:rPr>
          <w:fldChar w:fldCharType="begin"/>
        </w:r>
        <w:r>
          <w:rPr>
            <w:noProof/>
            <w:webHidden/>
          </w:rPr>
          <w:instrText xml:space="preserve"> PAGEREF _Toc193914394 \h </w:instrText>
        </w:r>
        <w:r>
          <w:rPr>
            <w:noProof/>
            <w:webHidden/>
          </w:rPr>
        </w:r>
        <w:r>
          <w:rPr>
            <w:noProof/>
            <w:webHidden/>
          </w:rPr>
          <w:fldChar w:fldCharType="separate"/>
        </w:r>
        <w:r>
          <w:rPr>
            <w:noProof/>
            <w:webHidden/>
          </w:rPr>
          <w:t>150</w:t>
        </w:r>
        <w:r>
          <w:rPr>
            <w:noProof/>
            <w:webHidden/>
          </w:rPr>
          <w:fldChar w:fldCharType="end"/>
        </w:r>
      </w:hyperlink>
    </w:p>
    <w:p w14:paraId="3EBF8150" w14:textId="2E79D339"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5" w:history="1">
        <w:r w:rsidRPr="0013105A">
          <w:rPr>
            <w:rStyle w:val="Hyperlink"/>
            <w:noProof/>
          </w:rPr>
          <w:t>11.2.1</w:t>
        </w:r>
        <w:r>
          <w:rPr>
            <w:rFonts w:asciiTheme="minorHAnsi" w:eastAsiaTheme="minorEastAsia" w:hAnsiTheme="minorHAnsi" w:cstheme="minorBidi"/>
            <w:iCs w:val="0"/>
            <w:noProof/>
            <w:kern w:val="2"/>
            <w:sz w:val="24"/>
            <w14:ligatures w14:val="standardContextual"/>
          </w:rPr>
          <w:tab/>
        </w:r>
        <w:r w:rsidRPr="0013105A">
          <w:rPr>
            <w:rStyle w:val="Hyperlink"/>
            <w:noProof/>
          </w:rPr>
          <w:t>Wilkes, M. V. (Maurice Vincent); Memoirs of a computer pioneer</w:t>
        </w:r>
        <w:r>
          <w:rPr>
            <w:noProof/>
            <w:webHidden/>
          </w:rPr>
          <w:tab/>
        </w:r>
        <w:r>
          <w:rPr>
            <w:noProof/>
            <w:webHidden/>
          </w:rPr>
          <w:fldChar w:fldCharType="begin"/>
        </w:r>
        <w:r>
          <w:rPr>
            <w:noProof/>
            <w:webHidden/>
          </w:rPr>
          <w:instrText xml:space="preserve"> PAGEREF _Toc193914395 \h </w:instrText>
        </w:r>
        <w:r>
          <w:rPr>
            <w:noProof/>
            <w:webHidden/>
          </w:rPr>
        </w:r>
        <w:r>
          <w:rPr>
            <w:noProof/>
            <w:webHidden/>
          </w:rPr>
          <w:fldChar w:fldCharType="separate"/>
        </w:r>
        <w:r>
          <w:rPr>
            <w:noProof/>
            <w:webHidden/>
          </w:rPr>
          <w:t>150</w:t>
        </w:r>
        <w:r>
          <w:rPr>
            <w:noProof/>
            <w:webHidden/>
          </w:rPr>
          <w:fldChar w:fldCharType="end"/>
        </w:r>
      </w:hyperlink>
    </w:p>
    <w:p w14:paraId="53D0AB82" w14:textId="60AEA3B3"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6" w:history="1">
        <w:r w:rsidRPr="0013105A">
          <w:rPr>
            <w:rStyle w:val="Hyperlink"/>
            <w:noProof/>
          </w:rPr>
          <w:t>11.2.2</w:t>
        </w:r>
        <w:r>
          <w:rPr>
            <w:rFonts w:asciiTheme="minorHAnsi" w:eastAsiaTheme="minorEastAsia" w:hAnsiTheme="minorHAnsi" w:cstheme="minorBidi"/>
            <w:iCs w:val="0"/>
            <w:noProof/>
            <w:kern w:val="2"/>
            <w:sz w:val="24"/>
            <w14:ligatures w14:val="standardContextual"/>
          </w:rPr>
          <w:tab/>
        </w:r>
        <w:r w:rsidRPr="0013105A">
          <w:rPr>
            <w:rStyle w:val="Hyperlink"/>
            <w:noProof/>
          </w:rPr>
          <w:t>Campbell-Kelly, M; FOUNDATIONS OF COMPUTER PROGRAMMING</w:t>
        </w:r>
        <w:r>
          <w:rPr>
            <w:noProof/>
            <w:webHidden/>
          </w:rPr>
          <w:tab/>
        </w:r>
        <w:r>
          <w:rPr>
            <w:noProof/>
            <w:webHidden/>
          </w:rPr>
          <w:fldChar w:fldCharType="begin"/>
        </w:r>
        <w:r>
          <w:rPr>
            <w:noProof/>
            <w:webHidden/>
          </w:rPr>
          <w:instrText xml:space="preserve"> PAGEREF _Toc193914396 \h </w:instrText>
        </w:r>
        <w:r>
          <w:rPr>
            <w:noProof/>
            <w:webHidden/>
          </w:rPr>
        </w:r>
        <w:r>
          <w:rPr>
            <w:noProof/>
            <w:webHidden/>
          </w:rPr>
          <w:fldChar w:fldCharType="separate"/>
        </w:r>
        <w:r>
          <w:rPr>
            <w:noProof/>
            <w:webHidden/>
          </w:rPr>
          <w:t>151</w:t>
        </w:r>
        <w:r>
          <w:rPr>
            <w:noProof/>
            <w:webHidden/>
          </w:rPr>
          <w:fldChar w:fldCharType="end"/>
        </w:r>
      </w:hyperlink>
    </w:p>
    <w:p w14:paraId="07508514" w14:textId="5632C28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7" w:history="1">
        <w:r w:rsidRPr="0013105A">
          <w:rPr>
            <w:rStyle w:val="Hyperlink"/>
            <w:noProof/>
          </w:rPr>
          <w:t>11.2.3</w:t>
        </w:r>
        <w:r>
          <w:rPr>
            <w:rFonts w:asciiTheme="minorHAnsi" w:eastAsiaTheme="minorEastAsia" w:hAnsiTheme="minorHAnsi" w:cstheme="minorBidi"/>
            <w:iCs w:val="0"/>
            <w:noProof/>
            <w:kern w:val="2"/>
            <w:sz w:val="24"/>
            <w14:ligatures w14:val="standardContextual"/>
          </w:rPr>
          <w:tab/>
        </w:r>
        <w:r w:rsidRPr="0013105A">
          <w:rPr>
            <w:rStyle w:val="Hyperlink"/>
            <w:noProof/>
          </w:rPr>
          <w:t>Campbell-Kelly, M; From Theory to Practice</w:t>
        </w:r>
        <w:r>
          <w:rPr>
            <w:noProof/>
            <w:webHidden/>
          </w:rPr>
          <w:tab/>
        </w:r>
        <w:r>
          <w:rPr>
            <w:noProof/>
            <w:webHidden/>
          </w:rPr>
          <w:fldChar w:fldCharType="begin"/>
        </w:r>
        <w:r>
          <w:rPr>
            <w:noProof/>
            <w:webHidden/>
          </w:rPr>
          <w:instrText xml:space="preserve"> PAGEREF _Toc193914397 \h </w:instrText>
        </w:r>
        <w:r>
          <w:rPr>
            <w:noProof/>
            <w:webHidden/>
          </w:rPr>
        </w:r>
        <w:r>
          <w:rPr>
            <w:noProof/>
            <w:webHidden/>
          </w:rPr>
          <w:fldChar w:fldCharType="separate"/>
        </w:r>
        <w:r>
          <w:rPr>
            <w:noProof/>
            <w:webHidden/>
          </w:rPr>
          <w:t>151</w:t>
        </w:r>
        <w:r>
          <w:rPr>
            <w:noProof/>
            <w:webHidden/>
          </w:rPr>
          <w:fldChar w:fldCharType="end"/>
        </w:r>
      </w:hyperlink>
    </w:p>
    <w:p w14:paraId="370E047E" w14:textId="6892F15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8" w:history="1">
        <w:r w:rsidRPr="0013105A">
          <w:rPr>
            <w:rStyle w:val="Hyperlink"/>
            <w:noProof/>
          </w:rPr>
          <w:t>11.2.4</w:t>
        </w:r>
        <w:r>
          <w:rPr>
            <w:rFonts w:asciiTheme="minorHAnsi" w:eastAsiaTheme="minorEastAsia" w:hAnsiTheme="minorHAnsi" w:cstheme="minorBidi"/>
            <w:iCs w:val="0"/>
            <w:noProof/>
            <w:kern w:val="2"/>
            <w:sz w:val="24"/>
            <w14:ligatures w14:val="standardContextual"/>
          </w:rPr>
          <w:tab/>
        </w:r>
        <w:r w:rsidRPr="0013105A">
          <w:rPr>
            <w:rStyle w:val="Hyperlink"/>
            <w:noProof/>
          </w:rPr>
          <w:t>Knuth &amp; Pardo; The Early Development of Programming Languages</w:t>
        </w:r>
        <w:r>
          <w:rPr>
            <w:noProof/>
            <w:webHidden/>
          </w:rPr>
          <w:tab/>
        </w:r>
        <w:r>
          <w:rPr>
            <w:noProof/>
            <w:webHidden/>
          </w:rPr>
          <w:fldChar w:fldCharType="begin"/>
        </w:r>
        <w:r>
          <w:rPr>
            <w:noProof/>
            <w:webHidden/>
          </w:rPr>
          <w:instrText xml:space="preserve"> PAGEREF _Toc193914398 \h </w:instrText>
        </w:r>
        <w:r>
          <w:rPr>
            <w:noProof/>
            <w:webHidden/>
          </w:rPr>
        </w:r>
        <w:r>
          <w:rPr>
            <w:noProof/>
            <w:webHidden/>
          </w:rPr>
          <w:fldChar w:fldCharType="separate"/>
        </w:r>
        <w:r>
          <w:rPr>
            <w:noProof/>
            <w:webHidden/>
          </w:rPr>
          <w:t>151</w:t>
        </w:r>
        <w:r>
          <w:rPr>
            <w:noProof/>
            <w:webHidden/>
          </w:rPr>
          <w:fldChar w:fldCharType="end"/>
        </w:r>
      </w:hyperlink>
    </w:p>
    <w:p w14:paraId="2FCF2067" w14:textId="6F971B5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399" w:history="1">
        <w:r w:rsidRPr="0013105A">
          <w:rPr>
            <w:rStyle w:val="Hyperlink"/>
            <w:noProof/>
          </w:rPr>
          <w:t>11.2.5</w:t>
        </w:r>
        <w:r>
          <w:rPr>
            <w:rFonts w:asciiTheme="minorHAnsi" w:eastAsiaTheme="minorEastAsia" w:hAnsiTheme="minorHAnsi" w:cstheme="minorBidi"/>
            <w:iCs w:val="0"/>
            <w:noProof/>
            <w:kern w:val="2"/>
            <w:sz w:val="24"/>
            <w14:ligatures w14:val="standardContextual"/>
          </w:rPr>
          <w:tab/>
        </w:r>
        <w:r w:rsidRPr="0013105A">
          <w:rPr>
            <w:rStyle w:val="Hyperlink"/>
            <w:noProof/>
          </w:rPr>
          <w:t>Rosen, Saul; Programming Systems and Languages</w:t>
        </w:r>
        <w:r>
          <w:rPr>
            <w:noProof/>
            <w:webHidden/>
          </w:rPr>
          <w:tab/>
        </w:r>
        <w:r>
          <w:rPr>
            <w:noProof/>
            <w:webHidden/>
          </w:rPr>
          <w:fldChar w:fldCharType="begin"/>
        </w:r>
        <w:r>
          <w:rPr>
            <w:noProof/>
            <w:webHidden/>
          </w:rPr>
          <w:instrText xml:space="preserve"> PAGEREF _Toc193914399 \h </w:instrText>
        </w:r>
        <w:r>
          <w:rPr>
            <w:noProof/>
            <w:webHidden/>
          </w:rPr>
        </w:r>
        <w:r>
          <w:rPr>
            <w:noProof/>
            <w:webHidden/>
          </w:rPr>
          <w:fldChar w:fldCharType="separate"/>
        </w:r>
        <w:r>
          <w:rPr>
            <w:noProof/>
            <w:webHidden/>
          </w:rPr>
          <w:t>151</w:t>
        </w:r>
        <w:r>
          <w:rPr>
            <w:noProof/>
            <w:webHidden/>
          </w:rPr>
          <w:fldChar w:fldCharType="end"/>
        </w:r>
      </w:hyperlink>
    </w:p>
    <w:p w14:paraId="381AE5F6" w14:textId="0F7A536C"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0" w:history="1">
        <w:r w:rsidRPr="0013105A">
          <w:rPr>
            <w:rStyle w:val="Hyperlink"/>
            <w:noProof/>
          </w:rPr>
          <w:t>11.2.6</w:t>
        </w:r>
        <w:r>
          <w:rPr>
            <w:rFonts w:asciiTheme="minorHAnsi" w:eastAsiaTheme="minorEastAsia" w:hAnsiTheme="minorHAnsi" w:cstheme="minorBidi"/>
            <w:iCs w:val="0"/>
            <w:noProof/>
            <w:kern w:val="2"/>
            <w:sz w:val="24"/>
            <w14:ligatures w14:val="standardContextual"/>
          </w:rPr>
          <w:tab/>
        </w:r>
        <w:r w:rsidRPr="0013105A">
          <w:rPr>
            <w:rStyle w:val="Hyperlink"/>
            <w:noProof/>
          </w:rPr>
          <w:t>Benington, H.D., Production of Large Computer Programs</w:t>
        </w:r>
        <w:r>
          <w:rPr>
            <w:noProof/>
            <w:webHidden/>
          </w:rPr>
          <w:tab/>
        </w:r>
        <w:r>
          <w:rPr>
            <w:noProof/>
            <w:webHidden/>
          </w:rPr>
          <w:fldChar w:fldCharType="begin"/>
        </w:r>
        <w:r>
          <w:rPr>
            <w:noProof/>
            <w:webHidden/>
          </w:rPr>
          <w:instrText xml:space="preserve"> PAGEREF _Toc193914400 \h </w:instrText>
        </w:r>
        <w:r>
          <w:rPr>
            <w:noProof/>
            <w:webHidden/>
          </w:rPr>
        </w:r>
        <w:r>
          <w:rPr>
            <w:noProof/>
            <w:webHidden/>
          </w:rPr>
          <w:fldChar w:fldCharType="separate"/>
        </w:r>
        <w:r>
          <w:rPr>
            <w:noProof/>
            <w:webHidden/>
          </w:rPr>
          <w:t>152</w:t>
        </w:r>
        <w:r>
          <w:rPr>
            <w:noProof/>
            <w:webHidden/>
          </w:rPr>
          <w:fldChar w:fldCharType="end"/>
        </w:r>
      </w:hyperlink>
    </w:p>
    <w:p w14:paraId="7AF4E056" w14:textId="0BA70AC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1" w:history="1">
        <w:r w:rsidRPr="0013105A">
          <w:rPr>
            <w:rStyle w:val="Hyperlink"/>
            <w:noProof/>
          </w:rPr>
          <w:t>11.2.7</w:t>
        </w:r>
        <w:r>
          <w:rPr>
            <w:rFonts w:asciiTheme="minorHAnsi" w:eastAsiaTheme="minorEastAsia" w:hAnsiTheme="minorHAnsi" w:cstheme="minorBidi"/>
            <w:iCs w:val="0"/>
            <w:noProof/>
            <w:kern w:val="2"/>
            <w:sz w:val="24"/>
            <w14:ligatures w14:val="standardContextual"/>
          </w:rPr>
          <w:tab/>
        </w:r>
        <w:r w:rsidRPr="0013105A">
          <w:rPr>
            <w:rStyle w:val="Hyperlink"/>
            <w:noProof/>
          </w:rPr>
          <w:t>Sammet, Jean; Programming Languages: History and Fundamentals</w:t>
        </w:r>
        <w:r>
          <w:rPr>
            <w:noProof/>
            <w:webHidden/>
          </w:rPr>
          <w:tab/>
        </w:r>
        <w:r>
          <w:rPr>
            <w:noProof/>
            <w:webHidden/>
          </w:rPr>
          <w:fldChar w:fldCharType="begin"/>
        </w:r>
        <w:r>
          <w:rPr>
            <w:noProof/>
            <w:webHidden/>
          </w:rPr>
          <w:instrText xml:space="preserve"> PAGEREF _Toc193914401 \h </w:instrText>
        </w:r>
        <w:r>
          <w:rPr>
            <w:noProof/>
            <w:webHidden/>
          </w:rPr>
        </w:r>
        <w:r>
          <w:rPr>
            <w:noProof/>
            <w:webHidden/>
          </w:rPr>
          <w:fldChar w:fldCharType="separate"/>
        </w:r>
        <w:r>
          <w:rPr>
            <w:noProof/>
            <w:webHidden/>
          </w:rPr>
          <w:t>152</w:t>
        </w:r>
        <w:r>
          <w:rPr>
            <w:noProof/>
            <w:webHidden/>
          </w:rPr>
          <w:fldChar w:fldCharType="end"/>
        </w:r>
      </w:hyperlink>
    </w:p>
    <w:p w14:paraId="1F4F3882" w14:textId="64BCDAC9"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02" w:history="1">
        <w:r w:rsidRPr="0013105A">
          <w:rPr>
            <w:rStyle w:val="Hyperlink"/>
            <w:noProof/>
          </w:rPr>
          <w:t>11.3</w:t>
        </w:r>
        <w:r>
          <w:rPr>
            <w:rFonts w:asciiTheme="minorHAnsi" w:eastAsiaTheme="minorEastAsia" w:hAnsiTheme="minorHAnsi" w:cstheme="minorBidi"/>
            <w:smallCaps w:val="0"/>
            <w:noProof/>
            <w:kern w:val="2"/>
            <w:sz w:val="24"/>
            <w14:ligatures w14:val="standardContextual"/>
          </w:rPr>
          <w:tab/>
        </w:r>
        <w:r w:rsidRPr="0013105A">
          <w:rPr>
            <w:rStyle w:val="Hyperlink"/>
            <w:noProof/>
          </w:rPr>
          <w:t>History of Computing</w:t>
        </w:r>
        <w:r>
          <w:rPr>
            <w:noProof/>
            <w:webHidden/>
          </w:rPr>
          <w:tab/>
        </w:r>
        <w:r>
          <w:rPr>
            <w:noProof/>
            <w:webHidden/>
          </w:rPr>
          <w:fldChar w:fldCharType="begin"/>
        </w:r>
        <w:r>
          <w:rPr>
            <w:noProof/>
            <w:webHidden/>
          </w:rPr>
          <w:instrText xml:space="preserve"> PAGEREF _Toc193914402 \h </w:instrText>
        </w:r>
        <w:r>
          <w:rPr>
            <w:noProof/>
            <w:webHidden/>
          </w:rPr>
        </w:r>
        <w:r>
          <w:rPr>
            <w:noProof/>
            <w:webHidden/>
          </w:rPr>
          <w:fldChar w:fldCharType="separate"/>
        </w:r>
        <w:r>
          <w:rPr>
            <w:noProof/>
            <w:webHidden/>
          </w:rPr>
          <w:t>153</w:t>
        </w:r>
        <w:r>
          <w:rPr>
            <w:noProof/>
            <w:webHidden/>
          </w:rPr>
          <w:fldChar w:fldCharType="end"/>
        </w:r>
      </w:hyperlink>
    </w:p>
    <w:p w14:paraId="3D37910B" w14:textId="3EDCB22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3" w:history="1">
        <w:r w:rsidRPr="0013105A">
          <w:rPr>
            <w:rStyle w:val="Hyperlink"/>
            <w:noProof/>
          </w:rPr>
          <w:t>11.3.1</w:t>
        </w:r>
        <w:r>
          <w:rPr>
            <w:rFonts w:asciiTheme="minorHAnsi" w:eastAsiaTheme="minorEastAsia" w:hAnsiTheme="minorHAnsi" w:cstheme="minorBidi"/>
            <w:iCs w:val="0"/>
            <w:noProof/>
            <w:kern w:val="2"/>
            <w:sz w:val="24"/>
            <w14:ligatures w14:val="standardContextual"/>
          </w:rPr>
          <w:tab/>
        </w:r>
        <w:r w:rsidRPr="0013105A">
          <w:rPr>
            <w:rStyle w:val="Hyperlink"/>
            <w:noProof/>
          </w:rPr>
          <w:t>Ceruzzi, Paul E.; A History of Modern Computing, Second edition</w:t>
        </w:r>
        <w:r>
          <w:rPr>
            <w:noProof/>
            <w:webHidden/>
          </w:rPr>
          <w:tab/>
        </w:r>
        <w:r>
          <w:rPr>
            <w:noProof/>
            <w:webHidden/>
          </w:rPr>
          <w:fldChar w:fldCharType="begin"/>
        </w:r>
        <w:r>
          <w:rPr>
            <w:noProof/>
            <w:webHidden/>
          </w:rPr>
          <w:instrText xml:space="preserve"> PAGEREF _Toc193914403 \h </w:instrText>
        </w:r>
        <w:r>
          <w:rPr>
            <w:noProof/>
            <w:webHidden/>
          </w:rPr>
        </w:r>
        <w:r>
          <w:rPr>
            <w:noProof/>
            <w:webHidden/>
          </w:rPr>
          <w:fldChar w:fldCharType="separate"/>
        </w:r>
        <w:r>
          <w:rPr>
            <w:noProof/>
            <w:webHidden/>
          </w:rPr>
          <w:t>153</w:t>
        </w:r>
        <w:r>
          <w:rPr>
            <w:noProof/>
            <w:webHidden/>
          </w:rPr>
          <w:fldChar w:fldCharType="end"/>
        </w:r>
      </w:hyperlink>
    </w:p>
    <w:p w14:paraId="17C42738" w14:textId="442BEBC2"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4" w:history="1">
        <w:r w:rsidRPr="0013105A">
          <w:rPr>
            <w:rStyle w:val="Hyperlink"/>
            <w:i/>
            <w:noProof/>
          </w:rPr>
          <w:t>11.3.2</w:t>
        </w:r>
        <w:r>
          <w:rPr>
            <w:rFonts w:asciiTheme="minorHAnsi" w:eastAsiaTheme="minorEastAsia" w:hAnsiTheme="minorHAnsi" w:cstheme="minorBidi"/>
            <w:iCs w:val="0"/>
            <w:noProof/>
            <w:kern w:val="2"/>
            <w:sz w:val="24"/>
            <w14:ligatures w14:val="standardContextual"/>
          </w:rPr>
          <w:tab/>
        </w:r>
        <w:r w:rsidRPr="0013105A">
          <w:rPr>
            <w:rStyle w:val="Hyperlink"/>
            <w:noProof/>
          </w:rPr>
          <w:t xml:space="preserve">Haigh &amp; Ceruzzi, </w:t>
        </w:r>
        <w:r w:rsidRPr="0013105A">
          <w:rPr>
            <w:rStyle w:val="Hyperlink"/>
            <w:i/>
            <w:noProof/>
          </w:rPr>
          <w:t>A New History of Modern Computing</w:t>
        </w:r>
        <w:r>
          <w:rPr>
            <w:noProof/>
            <w:webHidden/>
          </w:rPr>
          <w:tab/>
        </w:r>
        <w:r>
          <w:rPr>
            <w:noProof/>
            <w:webHidden/>
          </w:rPr>
          <w:fldChar w:fldCharType="begin"/>
        </w:r>
        <w:r>
          <w:rPr>
            <w:noProof/>
            <w:webHidden/>
          </w:rPr>
          <w:instrText xml:space="preserve"> PAGEREF _Toc193914404 \h </w:instrText>
        </w:r>
        <w:r>
          <w:rPr>
            <w:noProof/>
            <w:webHidden/>
          </w:rPr>
        </w:r>
        <w:r>
          <w:rPr>
            <w:noProof/>
            <w:webHidden/>
          </w:rPr>
          <w:fldChar w:fldCharType="separate"/>
        </w:r>
        <w:r>
          <w:rPr>
            <w:noProof/>
            <w:webHidden/>
          </w:rPr>
          <w:t>153</w:t>
        </w:r>
        <w:r>
          <w:rPr>
            <w:noProof/>
            <w:webHidden/>
          </w:rPr>
          <w:fldChar w:fldCharType="end"/>
        </w:r>
      </w:hyperlink>
    </w:p>
    <w:p w14:paraId="5B21491D" w14:textId="3522C4A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5" w:history="1">
        <w:r w:rsidRPr="0013105A">
          <w:rPr>
            <w:rStyle w:val="Hyperlink"/>
            <w:noProof/>
          </w:rPr>
          <w:t>11.3.3</w:t>
        </w:r>
        <w:r>
          <w:rPr>
            <w:rFonts w:asciiTheme="minorHAnsi" w:eastAsiaTheme="minorEastAsia" w:hAnsiTheme="minorHAnsi" w:cstheme="minorBidi"/>
            <w:iCs w:val="0"/>
            <w:noProof/>
            <w:kern w:val="2"/>
            <w:sz w:val="24"/>
            <w14:ligatures w14:val="standardContextual"/>
          </w:rPr>
          <w:tab/>
        </w:r>
        <w:r w:rsidRPr="0013105A">
          <w:rPr>
            <w:rStyle w:val="Hyperlink"/>
            <w:noProof/>
          </w:rPr>
          <w:t>GoldStine, The Computer from Pascal to von Neuman</w:t>
        </w:r>
        <w:r>
          <w:rPr>
            <w:noProof/>
            <w:webHidden/>
          </w:rPr>
          <w:tab/>
        </w:r>
        <w:r>
          <w:rPr>
            <w:noProof/>
            <w:webHidden/>
          </w:rPr>
          <w:fldChar w:fldCharType="begin"/>
        </w:r>
        <w:r>
          <w:rPr>
            <w:noProof/>
            <w:webHidden/>
          </w:rPr>
          <w:instrText xml:space="preserve"> PAGEREF _Toc193914405 \h </w:instrText>
        </w:r>
        <w:r>
          <w:rPr>
            <w:noProof/>
            <w:webHidden/>
          </w:rPr>
        </w:r>
        <w:r>
          <w:rPr>
            <w:noProof/>
            <w:webHidden/>
          </w:rPr>
          <w:fldChar w:fldCharType="separate"/>
        </w:r>
        <w:r>
          <w:rPr>
            <w:noProof/>
            <w:webHidden/>
          </w:rPr>
          <w:t>154</w:t>
        </w:r>
        <w:r>
          <w:rPr>
            <w:noProof/>
            <w:webHidden/>
          </w:rPr>
          <w:fldChar w:fldCharType="end"/>
        </w:r>
      </w:hyperlink>
    </w:p>
    <w:p w14:paraId="26FEB919" w14:textId="6236270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6" w:history="1">
        <w:r w:rsidRPr="0013105A">
          <w:rPr>
            <w:rStyle w:val="Hyperlink"/>
            <w:noProof/>
          </w:rPr>
          <w:t>11.3.4</w:t>
        </w:r>
        <w:r>
          <w:rPr>
            <w:rFonts w:asciiTheme="minorHAnsi" w:eastAsiaTheme="minorEastAsia" w:hAnsiTheme="minorHAnsi" w:cstheme="minorBidi"/>
            <w:iCs w:val="0"/>
            <w:noProof/>
            <w:kern w:val="2"/>
            <w:sz w:val="24"/>
            <w14:ligatures w14:val="standardContextual"/>
          </w:rPr>
          <w:tab/>
        </w:r>
        <w:r w:rsidRPr="0013105A">
          <w:rPr>
            <w:rStyle w:val="Hyperlink"/>
            <w:noProof/>
          </w:rPr>
          <w:t xml:space="preserve">Paul Edwards, </w:t>
        </w:r>
        <w:r w:rsidRPr="0013105A">
          <w:rPr>
            <w:rStyle w:val="Hyperlink"/>
            <w:i/>
            <w:noProof/>
          </w:rPr>
          <w:t>The Closed World</w:t>
        </w:r>
        <w:r>
          <w:rPr>
            <w:noProof/>
            <w:webHidden/>
          </w:rPr>
          <w:tab/>
        </w:r>
        <w:r>
          <w:rPr>
            <w:noProof/>
            <w:webHidden/>
          </w:rPr>
          <w:fldChar w:fldCharType="begin"/>
        </w:r>
        <w:r>
          <w:rPr>
            <w:noProof/>
            <w:webHidden/>
          </w:rPr>
          <w:instrText xml:space="preserve"> PAGEREF _Toc193914406 \h </w:instrText>
        </w:r>
        <w:r>
          <w:rPr>
            <w:noProof/>
            <w:webHidden/>
          </w:rPr>
        </w:r>
        <w:r>
          <w:rPr>
            <w:noProof/>
            <w:webHidden/>
          </w:rPr>
          <w:fldChar w:fldCharType="separate"/>
        </w:r>
        <w:r>
          <w:rPr>
            <w:noProof/>
            <w:webHidden/>
          </w:rPr>
          <w:t>154</w:t>
        </w:r>
        <w:r>
          <w:rPr>
            <w:noProof/>
            <w:webHidden/>
          </w:rPr>
          <w:fldChar w:fldCharType="end"/>
        </w:r>
      </w:hyperlink>
    </w:p>
    <w:p w14:paraId="150FCC93" w14:textId="4AB6256F"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7" w:history="1">
        <w:r w:rsidRPr="0013105A">
          <w:rPr>
            <w:rStyle w:val="Hyperlink"/>
            <w:noProof/>
          </w:rPr>
          <w:t>11.3.5</w:t>
        </w:r>
        <w:r>
          <w:rPr>
            <w:rFonts w:asciiTheme="minorHAnsi" w:eastAsiaTheme="minorEastAsia" w:hAnsiTheme="minorHAnsi" w:cstheme="minorBidi"/>
            <w:iCs w:val="0"/>
            <w:noProof/>
            <w:kern w:val="2"/>
            <w:sz w:val="24"/>
            <w14:ligatures w14:val="standardContextual"/>
          </w:rPr>
          <w:tab/>
        </w:r>
        <w:r w:rsidRPr="0013105A">
          <w:rPr>
            <w:rStyle w:val="Hyperlink"/>
            <w:noProof/>
          </w:rPr>
          <w:t xml:space="preserve">Stuart Leslie, </w:t>
        </w:r>
        <w:r w:rsidRPr="0013105A">
          <w:rPr>
            <w:rStyle w:val="Hyperlink"/>
            <w:i/>
            <w:noProof/>
          </w:rPr>
          <w:t>The Cold War and American Science</w:t>
        </w:r>
        <w:r>
          <w:rPr>
            <w:noProof/>
            <w:webHidden/>
          </w:rPr>
          <w:tab/>
        </w:r>
        <w:r>
          <w:rPr>
            <w:noProof/>
            <w:webHidden/>
          </w:rPr>
          <w:fldChar w:fldCharType="begin"/>
        </w:r>
        <w:r>
          <w:rPr>
            <w:noProof/>
            <w:webHidden/>
          </w:rPr>
          <w:instrText xml:space="preserve"> PAGEREF _Toc193914407 \h </w:instrText>
        </w:r>
        <w:r>
          <w:rPr>
            <w:noProof/>
            <w:webHidden/>
          </w:rPr>
        </w:r>
        <w:r>
          <w:rPr>
            <w:noProof/>
            <w:webHidden/>
          </w:rPr>
          <w:fldChar w:fldCharType="separate"/>
        </w:r>
        <w:r>
          <w:rPr>
            <w:noProof/>
            <w:webHidden/>
          </w:rPr>
          <w:t>155</w:t>
        </w:r>
        <w:r>
          <w:rPr>
            <w:noProof/>
            <w:webHidden/>
          </w:rPr>
          <w:fldChar w:fldCharType="end"/>
        </w:r>
      </w:hyperlink>
    </w:p>
    <w:p w14:paraId="1A27EABD" w14:textId="19CA1B01"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8" w:history="1">
        <w:r w:rsidRPr="0013105A">
          <w:rPr>
            <w:rStyle w:val="Hyperlink"/>
            <w:noProof/>
          </w:rPr>
          <w:t>11.3.6</w:t>
        </w:r>
        <w:r>
          <w:rPr>
            <w:rFonts w:asciiTheme="minorHAnsi" w:eastAsiaTheme="minorEastAsia" w:hAnsiTheme="minorHAnsi" w:cstheme="minorBidi"/>
            <w:iCs w:val="0"/>
            <w:noProof/>
            <w:kern w:val="2"/>
            <w:sz w:val="24"/>
            <w14:ligatures w14:val="standardContextual"/>
          </w:rPr>
          <w:tab/>
        </w:r>
        <w:r w:rsidRPr="0013105A">
          <w:rPr>
            <w:rStyle w:val="Hyperlink"/>
            <w:noProof/>
          </w:rPr>
          <w:t>Metzne, J; A Graded Bibliography on Macro Systems</w:t>
        </w:r>
        <w:r>
          <w:rPr>
            <w:noProof/>
            <w:webHidden/>
          </w:rPr>
          <w:tab/>
        </w:r>
        <w:r>
          <w:rPr>
            <w:noProof/>
            <w:webHidden/>
          </w:rPr>
          <w:fldChar w:fldCharType="begin"/>
        </w:r>
        <w:r>
          <w:rPr>
            <w:noProof/>
            <w:webHidden/>
          </w:rPr>
          <w:instrText xml:space="preserve"> PAGEREF _Toc193914408 \h </w:instrText>
        </w:r>
        <w:r>
          <w:rPr>
            <w:noProof/>
            <w:webHidden/>
          </w:rPr>
        </w:r>
        <w:r>
          <w:rPr>
            <w:noProof/>
            <w:webHidden/>
          </w:rPr>
          <w:fldChar w:fldCharType="separate"/>
        </w:r>
        <w:r>
          <w:rPr>
            <w:noProof/>
            <w:webHidden/>
          </w:rPr>
          <w:t>155</w:t>
        </w:r>
        <w:r>
          <w:rPr>
            <w:noProof/>
            <w:webHidden/>
          </w:rPr>
          <w:fldChar w:fldCharType="end"/>
        </w:r>
      </w:hyperlink>
    </w:p>
    <w:p w14:paraId="08650524" w14:textId="3DECFA7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09" w:history="1">
        <w:r w:rsidRPr="0013105A">
          <w:rPr>
            <w:rStyle w:val="Hyperlink"/>
            <w:noProof/>
          </w:rPr>
          <w:t>11.3.7</w:t>
        </w:r>
        <w:r>
          <w:rPr>
            <w:rFonts w:asciiTheme="minorHAnsi" w:eastAsiaTheme="minorEastAsia" w:hAnsiTheme="minorHAnsi" w:cstheme="minorBidi"/>
            <w:iCs w:val="0"/>
            <w:noProof/>
            <w:kern w:val="2"/>
            <w:sz w:val="24"/>
            <w14:ligatures w14:val="standardContextual"/>
          </w:rPr>
          <w:tab/>
        </w:r>
        <w:r w:rsidRPr="0013105A">
          <w:rPr>
            <w:rStyle w:val="Hyperlink"/>
            <w:noProof/>
          </w:rPr>
          <w:t>Annual Review of Automatic Programming</w:t>
        </w:r>
        <w:r>
          <w:rPr>
            <w:noProof/>
            <w:webHidden/>
          </w:rPr>
          <w:tab/>
        </w:r>
        <w:r>
          <w:rPr>
            <w:noProof/>
            <w:webHidden/>
          </w:rPr>
          <w:fldChar w:fldCharType="begin"/>
        </w:r>
        <w:r>
          <w:rPr>
            <w:noProof/>
            <w:webHidden/>
          </w:rPr>
          <w:instrText xml:space="preserve"> PAGEREF _Toc193914409 \h </w:instrText>
        </w:r>
        <w:r>
          <w:rPr>
            <w:noProof/>
            <w:webHidden/>
          </w:rPr>
        </w:r>
        <w:r>
          <w:rPr>
            <w:noProof/>
            <w:webHidden/>
          </w:rPr>
          <w:fldChar w:fldCharType="separate"/>
        </w:r>
        <w:r>
          <w:rPr>
            <w:noProof/>
            <w:webHidden/>
          </w:rPr>
          <w:t>155</w:t>
        </w:r>
        <w:r>
          <w:rPr>
            <w:noProof/>
            <w:webHidden/>
          </w:rPr>
          <w:fldChar w:fldCharType="end"/>
        </w:r>
      </w:hyperlink>
    </w:p>
    <w:p w14:paraId="2682FD90" w14:textId="3A31137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10" w:history="1">
        <w:r w:rsidRPr="0013105A">
          <w:rPr>
            <w:rStyle w:val="Hyperlink"/>
            <w:noProof/>
          </w:rPr>
          <w:t>11.3.8</w:t>
        </w:r>
        <w:r>
          <w:rPr>
            <w:rFonts w:asciiTheme="minorHAnsi" w:eastAsiaTheme="minorEastAsia" w:hAnsiTheme="minorHAnsi" w:cstheme="minorBidi"/>
            <w:iCs w:val="0"/>
            <w:noProof/>
            <w:kern w:val="2"/>
            <w:sz w:val="24"/>
            <w14:ligatures w14:val="standardContextual"/>
          </w:rPr>
          <w:tab/>
        </w:r>
        <w:r w:rsidRPr="0013105A">
          <w:rPr>
            <w:rStyle w:val="Hyperlink"/>
            <w:noProof/>
          </w:rPr>
          <w:t>Whirlwind at the MIT 150</w:t>
        </w:r>
        <w:r w:rsidRPr="0013105A">
          <w:rPr>
            <w:rStyle w:val="Hyperlink"/>
            <w:noProof/>
            <w:vertAlign w:val="superscript"/>
          </w:rPr>
          <w:t>th</w:t>
        </w:r>
        <w:r>
          <w:rPr>
            <w:noProof/>
            <w:webHidden/>
          </w:rPr>
          <w:tab/>
        </w:r>
        <w:r>
          <w:rPr>
            <w:noProof/>
            <w:webHidden/>
          </w:rPr>
          <w:fldChar w:fldCharType="begin"/>
        </w:r>
        <w:r>
          <w:rPr>
            <w:noProof/>
            <w:webHidden/>
          </w:rPr>
          <w:instrText xml:space="preserve"> PAGEREF _Toc193914410 \h </w:instrText>
        </w:r>
        <w:r>
          <w:rPr>
            <w:noProof/>
            <w:webHidden/>
          </w:rPr>
        </w:r>
        <w:r>
          <w:rPr>
            <w:noProof/>
            <w:webHidden/>
          </w:rPr>
          <w:fldChar w:fldCharType="separate"/>
        </w:r>
        <w:r>
          <w:rPr>
            <w:noProof/>
            <w:webHidden/>
          </w:rPr>
          <w:t>155</w:t>
        </w:r>
        <w:r>
          <w:rPr>
            <w:noProof/>
            <w:webHidden/>
          </w:rPr>
          <w:fldChar w:fldCharType="end"/>
        </w:r>
      </w:hyperlink>
    </w:p>
    <w:p w14:paraId="0A463BBB" w14:textId="080560D2"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11" w:history="1">
        <w:r w:rsidRPr="0013105A">
          <w:rPr>
            <w:rStyle w:val="Hyperlink"/>
            <w:noProof/>
          </w:rPr>
          <w:t>11.3.9</w:t>
        </w:r>
        <w:r>
          <w:rPr>
            <w:rFonts w:asciiTheme="minorHAnsi" w:eastAsiaTheme="minorEastAsia" w:hAnsiTheme="minorHAnsi" w:cstheme="minorBidi"/>
            <w:iCs w:val="0"/>
            <w:noProof/>
            <w:kern w:val="2"/>
            <w:sz w:val="24"/>
            <w14:ligatures w14:val="standardContextual"/>
          </w:rPr>
          <w:tab/>
        </w:r>
        <w:r w:rsidRPr="0013105A">
          <w:rPr>
            <w:rStyle w:val="Hyperlink"/>
            <w:noProof/>
          </w:rPr>
          <w:t>History of TX-0</w:t>
        </w:r>
        <w:r>
          <w:rPr>
            <w:noProof/>
            <w:webHidden/>
          </w:rPr>
          <w:tab/>
        </w:r>
        <w:r>
          <w:rPr>
            <w:noProof/>
            <w:webHidden/>
          </w:rPr>
          <w:fldChar w:fldCharType="begin"/>
        </w:r>
        <w:r>
          <w:rPr>
            <w:noProof/>
            <w:webHidden/>
          </w:rPr>
          <w:instrText xml:space="preserve"> PAGEREF _Toc193914411 \h </w:instrText>
        </w:r>
        <w:r>
          <w:rPr>
            <w:noProof/>
            <w:webHidden/>
          </w:rPr>
        </w:r>
        <w:r>
          <w:rPr>
            <w:noProof/>
            <w:webHidden/>
          </w:rPr>
          <w:fldChar w:fldCharType="separate"/>
        </w:r>
        <w:r>
          <w:rPr>
            <w:noProof/>
            <w:webHidden/>
          </w:rPr>
          <w:t>155</w:t>
        </w:r>
        <w:r>
          <w:rPr>
            <w:noProof/>
            <w:webHidden/>
          </w:rPr>
          <w:fldChar w:fldCharType="end"/>
        </w:r>
      </w:hyperlink>
    </w:p>
    <w:p w14:paraId="436E342C" w14:textId="6FA79512" w:rsidR="00FC01BA" w:rsidRDefault="00FC01BA">
      <w:pPr>
        <w:pStyle w:val="TOC3"/>
        <w:tabs>
          <w:tab w:val="left" w:pos="1400"/>
          <w:tab w:val="right" w:leader="dot" w:pos="9350"/>
        </w:tabs>
        <w:rPr>
          <w:rFonts w:asciiTheme="minorHAnsi" w:eastAsiaTheme="minorEastAsia" w:hAnsiTheme="minorHAnsi" w:cstheme="minorBidi"/>
          <w:iCs w:val="0"/>
          <w:noProof/>
          <w:kern w:val="2"/>
          <w:sz w:val="24"/>
          <w14:ligatures w14:val="standardContextual"/>
        </w:rPr>
      </w:pPr>
      <w:hyperlink w:anchor="_Toc193914412" w:history="1">
        <w:r w:rsidRPr="0013105A">
          <w:rPr>
            <w:rStyle w:val="Hyperlink"/>
            <w:noProof/>
          </w:rPr>
          <w:t>11.3.10</w:t>
        </w:r>
        <w:r>
          <w:rPr>
            <w:rFonts w:asciiTheme="minorHAnsi" w:eastAsiaTheme="minorEastAsia" w:hAnsiTheme="minorHAnsi" w:cstheme="minorBidi"/>
            <w:iCs w:val="0"/>
            <w:noProof/>
            <w:kern w:val="2"/>
            <w:sz w:val="24"/>
            <w14:ligatures w14:val="standardContextual"/>
          </w:rPr>
          <w:tab/>
        </w:r>
        <w:r w:rsidRPr="0013105A">
          <w:rPr>
            <w:rStyle w:val="Hyperlink"/>
            <w:noProof/>
          </w:rPr>
          <w:t>Math Tables Project</w:t>
        </w:r>
        <w:r>
          <w:rPr>
            <w:noProof/>
            <w:webHidden/>
          </w:rPr>
          <w:tab/>
        </w:r>
        <w:r>
          <w:rPr>
            <w:noProof/>
            <w:webHidden/>
          </w:rPr>
          <w:fldChar w:fldCharType="begin"/>
        </w:r>
        <w:r>
          <w:rPr>
            <w:noProof/>
            <w:webHidden/>
          </w:rPr>
          <w:instrText xml:space="preserve"> PAGEREF _Toc193914412 \h </w:instrText>
        </w:r>
        <w:r>
          <w:rPr>
            <w:noProof/>
            <w:webHidden/>
          </w:rPr>
        </w:r>
        <w:r>
          <w:rPr>
            <w:noProof/>
            <w:webHidden/>
          </w:rPr>
          <w:fldChar w:fldCharType="separate"/>
        </w:r>
        <w:r>
          <w:rPr>
            <w:noProof/>
            <w:webHidden/>
          </w:rPr>
          <w:t>155</w:t>
        </w:r>
        <w:r>
          <w:rPr>
            <w:noProof/>
            <w:webHidden/>
          </w:rPr>
          <w:fldChar w:fldCharType="end"/>
        </w:r>
      </w:hyperlink>
    </w:p>
    <w:p w14:paraId="75D46182" w14:textId="557F7C51" w:rsidR="00FC01BA" w:rsidRDefault="00FC01BA">
      <w:pPr>
        <w:pStyle w:val="TOC3"/>
        <w:tabs>
          <w:tab w:val="left" w:pos="1400"/>
          <w:tab w:val="right" w:leader="dot" w:pos="9350"/>
        </w:tabs>
        <w:rPr>
          <w:rFonts w:asciiTheme="minorHAnsi" w:eastAsiaTheme="minorEastAsia" w:hAnsiTheme="minorHAnsi" w:cstheme="minorBidi"/>
          <w:iCs w:val="0"/>
          <w:noProof/>
          <w:kern w:val="2"/>
          <w:sz w:val="24"/>
          <w14:ligatures w14:val="standardContextual"/>
        </w:rPr>
      </w:pPr>
      <w:hyperlink w:anchor="_Toc193914413" w:history="1">
        <w:r w:rsidRPr="0013105A">
          <w:rPr>
            <w:rStyle w:val="Hyperlink"/>
            <w:noProof/>
          </w:rPr>
          <w:t>11.3.11</w:t>
        </w:r>
        <w:r>
          <w:rPr>
            <w:rFonts w:asciiTheme="minorHAnsi" w:eastAsiaTheme="minorEastAsia" w:hAnsiTheme="minorHAnsi" w:cstheme="minorBidi"/>
            <w:iCs w:val="0"/>
            <w:noProof/>
            <w:kern w:val="2"/>
            <w:sz w:val="24"/>
            <w14:ligatures w14:val="standardContextual"/>
          </w:rPr>
          <w:tab/>
        </w:r>
        <w:r w:rsidRPr="0013105A">
          <w:rPr>
            <w:rStyle w:val="Hyperlink"/>
            <w:noProof/>
          </w:rPr>
          <w:t>Pugh, Emerson - IBM's early computers</w:t>
        </w:r>
        <w:r>
          <w:rPr>
            <w:noProof/>
            <w:webHidden/>
          </w:rPr>
          <w:tab/>
        </w:r>
        <w:r>
          <w:rPr>
            <w:noProof/>
            <w:webHidden/>
          </w:rPr>
          <w:fldChar w:fldCharType="begin"/>
        </w:r>
        <w:r>
          <w:rPr>
            <w:noProof/>
            <w:webHidden/>
          </w:rPr>
          <w:instrText xml:space="preserve"> PAGEREF _Toc193914413 \h </w:instrText>
        </w:r>
        <w:r>
          <w:rPr>
            <w:noProof/>
            <w:webHidden/>
          </w:rPr>
        </w:r>
        <w:r>
          <w:rPr>
            <w:noProof/>
            <w:webHidden/>
          </w:rPr>
          <w:fldChar w:fldCharType="separate"/>
        </w:r>
        <w:r>
          <w:rPr>
            <w:noProof/>
            <w:webHidden/>
          </w:rPr>
          <w:t>158</w:t>
        </w:r>
        <w:r>
          <w:rPr>
            <w:noProof/>
            <w:webHidden/>
          </w:rPr>
          <w:fldChar w:fldCharType="end"/>
        </w:r>
      </w:hyperlink>
    </w:p>
    <w:p w14:paraId="6FADBD26" w14:textId="74BCF944" w:rsidR="00FC01BA" w:rsidRDefault="00FC01BA">
      <w:pPr>
        <w:pStyle w:val="TOC3"/>
        <w:tabs>
          <w:tab w:val="left" w:pos="1400"/>
          <w:tab w:val="right" w:leader="dot" w:pos="9350"/>
        </w:tabs>
        <w:rPr>
          <w:rFonts w:asciiTheme="minorHAnsi" w:eastAsiaTheme="minorEastAsia" w:hAnsiTheme="minorHAnsi" w:cstheme="minorBidi"/>
          <w:iCs w:val="0"/>
          <w:noProof/>
          <w:kern w:val="2"/>
          <w:sz w:val="24"/>
          <w14:ligatures w14:val="standardContextual"/>
        </w:rPr>
      </w:pPr>
      <w:hyperlink w:anchor="_Toc193914414" w:history="1">
        <w:r w:rsidRPr="0013105A">
          <w:rPr>
            <w:rStyle w:val="Hyperlink"/>
            <w:noProof/>
          </w:rPr>
          <w:t>11.3.12</w:t>
        </w:r>
        <w:r>
          <w:rPr>
            <w:rFonts w:asciiTheme="minorHAnsi" w:eastAsiaTheme="minorEastAsia" w:hAnsiTheme="minorHAnsi" w:cstheme="minorBidi"/>
            <w:iCs w:val="0"/>
            <w:noProof/>
            <w:kern w:val="2"/>
            <w:sz w:val="24"/>
            <w14:ligatures w14:val="standardContextual"/>
          </w:rPr>
          <w:tab/>
        </w:r>
        <w:r w:rsidRPr="0013105A">
          <w:rPr>
            <w:rStyle w:val="Hyperlink"/>
            <w:noProof/>
          </w:rPr>
          <w:t>Other</w:t>
        </w:r>
        <w:r>
          <w:rPr>
            <w:noProof/>
            <w:webHidden/>
          </w:rPr>
          <w:tab/>
        </w:r>
        <w:r>
          <w:rPr>
            <w:noProof/>
            <w:webHidden/>
          </w:rPr>
          <w:fldChar w:fldCharType="begin"/>
        </w:r>
        <w:r>
          <w:rPr>
            <w:noProof/>
            <w:webHidden/>
          </w:rPr>
          <w:instrText xml:space="preserve"> PAGEREF _Toc193914414 \h </w:instrText>
        </w:r>
        <w:r>
          <w:rPr>
            <w:noProof/>
            <w:webHidden/>
          </w:rPr>
        </w:r>
        <w:r>
          <w:rPr>
            <w:noProof/>
            <w:webHidden/>
          </w:rPr>
          <w:fldChar w:fldCharType="separate"/>
        </w:r>
        <w:r>
          <w:rPr>
            <w:noProof/>
            <w:webHidden/>
          </w:rPr>
          <w:t>158</w:t>
        </w:r>
        <w:r>
          <w:rPr>
            <w:noProof/>
            <w:webHidden/>
          </w:rPr>
          <w:fldChar w:fldCharType="end"/>
        </w:r>
      </w:hyperlink>
    </w:p>
    <w:p w14:paraId="773E3DA2" w14:textId="315236BF"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15" w:history="1">
        <w:r w:rsidRPr="0013105A">
          <w:rPr>
            <w:rStyle w:val="Hyperlink"/>
            <w:noProof/>
          </w:rPr>
          <w:t>11.4</w:t>
        </w:r>
        <w:r>
          <w:rPr>
            <w:rFonts w:asciiTheme="minorHAnsi" w:eastAsiaTheme="minorEastAsia" w:hAnsiTheme="minorHAnsi" w:cstheme="minorBidi"/>
            <w:smallCaps w:val="0"/>
            <w:noProof/>
            <w:kern w:val="2"/>
            <w:sz w:val="24"/>
            <w14:ligatures w14:val="standardContextual"/>
          </w:rPr>
          <w:tab/>
        </w:r>
        <w:r w:rsidRPr="0013105A">
          <w:rPr>
            <w:rStyle w:val="Hyperlink"/>
            <w:noProof/>
          </w:rPr>
          <w:t>Radar, Track-and-Scan, Cold War, SAGE and Real-Time</w:t>
        </w:r>
        <w:r>
          <w:rPr>
            <w:noProof/>
            <w:webHidden/>
          </w:rPr>
          <w:tab/>
        </w:r>
        <w:r>
          <w:rPr>
            <w:noProof/>
            <w:webHidden/>
          </w:rPr>
          <w:fldChar w:fldCharType="begin"/>
        </w:r>
        <w:r>
          <w:rPr>
            <w:noProof/>
            <w:webHidden/>
          </w:rPr>
          <w:instrText xml:space="preserve"> PAGEREF _Toc193914415 \h </w:instrText>
        </w:r>
        <w:r>
          <w:rPr>
            <w:noProof/>
            <w:webHidden/>
          </w:rPr>
        </w:r>
        <w:r>
          <w:rPr>
            <w:noProof/>
            <w:webHidden/>
          </w:rPr>
          <w:fldChar w:fldCharType="separate"/>
        </w:r>
        <w:r>
          <w:rPr>
            <w:noProof/>
            <w:webHidden/>
          </w:rPr>
          <w:t>159</w:t>
        </w:r>
        <w:r>
          <w:rPr>
            <w:noProof/>
            <w:webHidden/>
          </w:rPr>
          <w:fldChar w:fldCharType="end"/>
        </w:r>
      </w:hyperlink>
    </w:p>
    <w:p w14:paraId="29CF602C" w14:textId="1970F89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16" w:history="1">
        <w:r w:rsidRPr="0013105A">
          <w:rPr>
            <w:rStyle w:val="Hyperlink"/>
            <w:noProof/>
          </w:rPr>
          <w:t>11.4.1</w:t>
        </w:r>
        <w:r>
          <w:rPr>
            <w:rFonts w:asciiTheme="minorHAnsi" w:eastAsiaTheme="minorEastAsia" w:hAnsiTheme="minorHAnsi" w:cstheme="minorBidi"/>
            <w:iCs w:val="0"/>
            <w:noProof/>
            <w:kern w:val="2"/>
            <w:sz w:val="24"/>
            <w14:ligatures w14:val="standardContextual"/>
          </w:rPr>
          <w:tab/>
        </w:r>
        <w:r w:rsidRPr="0013105A">
          <w:rPr>
            <w:rStyle w:val="Hyperlink"/>
            <w:noProof/>
          </w:rPr>
          <w:t>SAGE Promotional Material</w:t>
        </w:r>
        <w:r>
          <w:rPr>
            <w:noProof/>
            <w:webHidden/>
          </w:rPr>
          <w:tab/>
        </w:r>
        <w:r>
          <w:rPr>
            <w:noProof/>
            <w:webHidden/>
          </w:rPr>
          <w:fldChar w:fldCharType="begin"/>
        </w:r>
        <w:r>
          <w:rPr>
            <w:noProof/>
            <w:webHidden/>
          </w:rPr>
          <w:instrText xml:space="preserve"> PAGEREF _Toc193914416 \h </w:instrText>
        </w:r>
        <w:r>
          <w:rPr>
            <w:noProof/>
            <w:webHidden/>
          </w:rPr>
        </w:r>
        <w:r>
          <w:rPr>
            <w:noProof/>
            <w:webHidden/>
          </w:rPr>
          <w:fldChar w:fldCharType="separate"/>
        </w:r>
        <w:r>
          <w:rPr>
            <w:noProof/>
            <w:webHidden/>
          </w:rPr>
          <w:t>160</w:t>
        </w:r>
        <w:r>
          <w:rPr>
            <w:noProof/>
            <w:webHidden/>
          </w:rPr>
          <w:fldChar w:fldCharType="end"/>
        </w:r>
      </w:hyperlink>
    </w:p>
    <w:p w14:paraId="13A93641" w14:textId="1A4A3183"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17" w:history="1">
        <w:r w:rsidRPr="0013105A">
          <w:rPr>
            <w:rStyle w:val="Hyperlink"/>
            <w:noProof/>
          </w:rPr>
          <w:t>11.4.2</w:t>
        </w:r>
        <w:r>
          <w:rPr>
            <w:rFonts w:asciiTheme="minorHAnsi" w:eastAsiaTheme="minorEastAsia" w:hAnsiTheme="minorHAnsi" w:cstheme="minorBidi"/>
            <w:iCs w:val="0"/>
            <w:noProof/>
            <w:kern w:val="2"/>
            <w:sz w:val="24"/>
            <w14:ligatures w14:val="standardContextual"/>
          </w:rPr>
          <w:tab/>
        </w:r>
        <w:r w:rsidRPr="0013105A">
          <w:rPr>
            <w:rStyle w:val="Hyperlink"/>
            <w:noProof/>
          </w:rPr>
          <w:t>Laplante: An Historical Survey of Early Real-Time Computing Developments in the U.S.</w:t>
        </w:r>
        <w:r>
          <w:rPr>
            <w:noProof/>
            <w:webHidden/>
          </w:rPr>
          <w:tab/>
        </w:r>
        <w:r>
          <w:rPr>
            <w:noProof/>
            <w:webHidden/>
          </w:rPr>
          <w:fldChar w:fldCharType="begin"/>
        </w:r>
        <w:r>
          <w:rPr>
            <w:noProof/>
            <w:webHidden/>
          </w:rPr>
          <w:instrText xml:space="preserve"> PAGEREF _Toc193914417 \h </w:instrText>
        </w:r>
        <w:r>
          <w:rPr>
            <w:noProof/>
            <w:webHidden/>
          </w:rPr>
        </w:r>
        <w:r>
          <w:rPr>
            <w:noProof/>
            <w:webHidden/>
          </w:rPr>
          <w:fldChar w:fldCharType="separate"/>
        </w:r>
        <w:r>
          <w:rPr>
            <w:noProof/>
            <w:webHidden/>
          </w:rPr>
          <w:t>160</w:t>
        </w:r>
        <w:r>
          <w:rPr>
            <w:noProof/>
            <w:webHidden/>
          </w:rPr>
          <w:fldChar w:fldCharType="end"/>
        </w:r>
      </w:hyperlink>
    </w:p>
    <w:p w14:paraId="5D930CEA" w14:textId="08661CA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18" w:history="1">
        <w:r w:rsidRPr="0013105A">
          <w:rPr>
            <w:rStyle w:val="Hyperlink"/>
            <w:noProof/>
          </w:rPr>
          <w:t>11.4.3</w:t>
        </w:r>
        <w:r>
          <w:rPr>
            <w:rFonts w:asciiTheme="minorHAnsi" w:eastAsiaTheme="minorEastAsia" w:hAnsiTheme="minorHAnsi" w:cstheme="minorBidi"/>
            <w:iCs w:val="0"/>
            <w:noProof/>
            <w:kern w:val="2"/>
            <w:sz w:val="24"/>
            <w14:ligatures w14:val="standardContextual"/>
          </w:rPr>
          <w:tab/>
        </w:r>
        <w:r w:rsidRPr="0013105A">
          <w:rPr>
            <w:rStyle w:val="Hyperlink"/>
            <w:noProof/>
          </w:rPr>
          <w:t>Simon Lavington: Moving Targets</w:t>
        </w:r>
        <w:r>
          <w:rPr>
            <w:noProof/>
            <w:webHidden/>
          </w:rPr>
          <w:tab/>
        </w:r>
        <w:r>
          <w:rPr>
            <w:noProof/>
            <w:webHidden/>
          </w:rPr>
          <w:fldChar w:fldCharType="begin"/>
        </w:r>
        <w:r>
          <w:rPr>
            <w:noProof/>
            <w:webHidden/>
          </w:rPr>
          <w:instrText xml:space="preserve"> PAGEREF _Toc193914418 \h </w:instrText>
        </w:r>
        <w:r>
          <w:rPr>
            <w:noProof/>
            <w:webHidden/>
          </w:rPr>
        </w:r>
        <w:r>
          <w:rPr>
            <w:noProof/>
            <w:webHidden/>
          </w:rPr>
          <w:fldChar w:fldCharType="separate"/>
        </w:r>
        <w:r>
          <w:rPr>
            <w:noProof/>
            <w:webHidden/>
          </w:rPr>
          <w:t>161</w:t>
        </w:r>
        <w:r>
          <w:rPr>
            <w:noProof/>
            <w:webHidden/>
          </w:rPr>
          <w:fldChar w:fldCharType="end"/>
        </w:r>
      </w:hyperlink>
    </w:p>
    <w:p w14:paraId="6D635AC6" w14:textId="7069DCDC"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19" w:history="1">
        <w:r w:rsidRPr="0013105A">
          <w:rPr>
            <w:rStyle w:val="Hyperlink"/>
            <w:noProof/>
          </w:rPr>
          <w:t>11.4.4</w:t>
        </w:r>
        <w:r>
          <w:rPr>
            <w:rFonts w:asciiTheme="minorHAnsi" w:eastAsiaTheme="minorEastAsia" w:hAnsiTheme="minorHAnsi" w:cstheme="minorBidi"/>
            <w:iCs w:val="0"/>
            <w:noProof/>
            <w:kern w:val="2"/>
            <w:sz w:val="24"/>
            <w14:ligatures w14:val="standardContextual"/>
          </w:rPr>
          <w:tab/>
        </w:r>
        <w:r w:rsidRPr="0013105A">
          <w:rPr>
            <w:rStyle w:val="Hyperlink"/>
            <w:noProof/>
          </w:rPr>
          <w:t>The Search for Willow Run ADIS</w:t>
        </w:r>
        <w:r>
          <w:rPr>
            <w:noProof/>
            <w:webHidden/>
          </w:rPr>
          <w:tab/>
        </w:r>
        <w:r>
          <w:rPr>
            <w:noProof/>
            <w:webHidden/>
          </w:rPr>
          <w:fldChar w:fldCharType="begin"/>
        </w:r>
        <w:r>
          <w:rPr>
            <w:noProof/>
            <w:webHidden/>
          </w:rPr>
          <w:instrText xml:space="preserve"> PAGEREF _Toc193914419 \h </w:instrText>
        </w:r>
        <w:r>
          <w:rPr>
            <w:noProof/>
            <w:webHidden/>
          </w:rPr>
        </w:r>
        <w:r>
          <w:rPr>
            <w:noProof/>
            <w:webHidden/>
          </w:rPr>
          <w:fldChar w:fldCharType="separate"/>
        </w:r>
        <w:r>
          <w:rPr>
            <w:noProof/>
            <w:webHidden/>
          </w:rPr>
          <w:t>163</w:t>
        </w:r>
        <w:r>
          <w:rPr>
            <w:noProof/>
            <w:webHidden/>
          </w:rPr>
          <w:fldChar w:fldCharType="end"/>
        </w:r>
      </w:hyperlink>
    </w:p>
    <w:p w14:paraId="179E621B" w14:textId="0187E8B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20" w:history="1">
        <w:r w:rsidRPr="0013105A">
          <w:rPr>
            <w:rStyle w:val="Hyperlink"/>
            <w:noProof/>
          </w:rPr>
          <w:t>11.4.5</w:t>
        </w:r>
        <w:r>
          <w:rPr>
            <w:rFonts w:asciiTheme="minorHAnsi" w:eastAsiaTheme="minorEastAsia" w:hAnsiTheme="minorHAnsi" w:cstheme="minorBidi"/>
            <w:iCs w:val="0"/>
            <w:noProof/>
            <w:kern w:val="2"/>
            <w:sz w:val="24"/>
            <w14:ligatures w14:val="standardContextual"/>
          </w:rPr>
          <w:tab/>
        </w:r>
        <w:r w:rsidRPr="0013105A">
          <w:rPr>
            <w:rStyle w:val="Hyperlink"/>
            <w:noProof/>
          </w:rPr>
          <w:t>Jack Harrington, AFCRL Radar</w:t>
        </w:r>
        <w:r>
          <w:rPr>
            <w:noProof/>
            <w:webHidden/>
          </w:rPr>
          <w:tab/>
        </w:r>
        <w:r>
          <w:rPr>
            <w:noProof/>
            <w:webHidden/>
          </w:rPr>
          <w:fldChar w:fldCharType="begin"/>
        </w:r>
        <w:r>
          <w:rPr>
            <w:noProof/>
            <w:webHidden/>
          </w:rPr>
          <w:instrText xml:space="preserve"> PAGEREF _Toc193914420 \h </w:instrText>
        </w:r>
        <w:r>
          <w:rPr>
            <w:noProof/>
            <w:webHidden/>
          </w:rPr>
        </w:r>
        <w:r>
          <w:rPr>
            <w:noProof/>
            <w:webHidden/>
          </w:rPr>
          <w:fldChar w:fldCharType="separate"/>
        </w:r>
        <w:r>
          <w:rPr>
            <w:noProof/>
            <w:webHidden/>
          </w:rPr>
          <w:t>170</w:t>
        </w:r>
        <w:r>
          <w:rPr>
            <w:noProof/>
            <w:webHidden/>
          </w:rPr>
          <w:fldChar w:fldCharType="end"/>
        </w:r>
      </w:hyperlink>
    </w:p>
    <w:p w14:paraId="3226692C" w14:textId="6845FE2F"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21" w:history="1">
        <w:r w:rsidRPr="0013105A">
          <w:rPr>
            <w:rStyle w:val="Hyperlink"/>
            <w:noProof/>
          </w:rPr>
          <w:t>11.5</w:t>
        </w:r>
        <w:r>
          <w:rPr>
            <w:rFonts w:asciiTheme="minorHAnsi" w:eastAsiaTheme="minorEastAsia" w:hAnsiTheme="minorHAnsi" w:cstheme="minorBidi"/>
            <w:smallCaps w:val="0"/>
            <w:noProof/>
            <w:kern w:val="2"/>
            <w:sz w:val="24"/>
            <w14:ligatures w14:val="standardContextual"/>
          </w:rPr>
          <w:tab/>
        </w:r>
        <w:r w:rsidRPr="0013105A">
          <w:rPr>
            <w:rStyle w:val="Hyperlink"/>
            <w:noProof/>
          </w:rPr>
          <w:t>Gordon Welchman</w:t>
        </w:r>
        <w:r>
          <w:rPr>
            <w:noProof/>
            <w:webHidden/>
          </w:rPr>
          <w:tab/>
        </w:r>
        <w:r>
          <w:rPr>
            <w:noProof/>
            <w:webHidden/>
          </w:rPr>
          <w:fldChar w:fldCharType="begin"/>
        </w:r>
        <w:r>
          <w:rPr>
            <w:noProof/>
            <w:webHidden/>
          </w:rPr>
          <w:instrText xml:space="preserve"> PAGEREF _Toc193914421 \h </w:instrText>
        </w:r>
        <w:r>
          <w:rPr>
            <w:noProof/>
            <w:webHidden/>
          </w:rPr>
        </w:r>
        <w:r>
          <w:rPr>
            <w:noProof/>
            <w:webHidden/>
          </w:rPr>
          <w:fldChar w:fldCharType="separate"/>
        </w:r>
        <w:r>
          <w:rPr>
            <w:noProof/>
            <w:webHidden/>
          </w:rPr>
          <w:t>170</w:t>
        </w:r>
        <w:r>
          <w:rPr>
            <w:noProof/>
            <w:webHidden/>
          </w:rPr>
          <w:fldChar w:fldCharType="end"/>
        </w:r>
      </w:hyperlink>
    </w:p>
    <w:p w14:paraId="069D7BC7" w14:textId="7710C3FD"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22" w:history="1">
        <w:r w:rsidRPr="0013105A">
          <w:rPr>
            <w:rStyle w:val="Hyperlink"/>
            <w:noProof/>
          </w:rPr>
          <w:t>11.5.1</w:t>
        </w:r>
        <w:r>
          <w:rPr>
            <w:rFonts w:asciiTheme="minorHAnsi" w:eastAsiaTheme="minorEastAsia" w:hAnsiTheme="minorHAnsi" w:cstheme="minorBidi"/>
            <w:iCs w:val="0"/>
            <w:noProof/>
            <w:kern w:val="2"/>
            <w:sz w:val="24"/>
            <w14:ligatures w14:val="standardContextual"/>
          </w:rPr>
          <w:tab/>
        </w:r>
        <w:r w:rsidRPr="0013105A">
          <w:rPr>
            <w:rStyle w:val="Hyperlink"/>
            <w:noProof/>
          </w:rPr>
          <w:t>Excerpt from G Welchman’s Biography</w:t>
        </w:r>
        <w:r>
          <w:rPr>
            <w:noProof/>
            <w:webHidden/>
          </w:rPr>
          <w:tab/>
        </w:r>
        <w:r>
          <w:rPr>
            <w:noProof/>
            <w:webHidden/>
          </w:rPr>
          <w:fldChar w:fldCharType="begin"/>
        </w:r>
        <w:r>
          <w:rPr>
            <w:noProof/>
            <w:webHidden/>
          </w:rPr>
          <w:instrText xml:space="preserve"> PAGEREF _Toc193914422 \h </w:instrText>
        </w:r>
        <w:r>
          <w:rPr>
            <w:noProof/>
            <w:webHidden/>
          </w:rPr>
        </w:r>
        <w:r>
          <w:rPr>
            <w:noProof/>
            <w:webHidden/>
          </w:rPr>
          <w:fldChar w:fldCharType="separate"/>
        </w:r>
        <w:r>
          <w:rPr>
            <w:noProof/>
            <w:webHidden/>
          </w:rPr>
          <w:t>170</w:t>
        </w:r>
        <w:r>
          <w:rPr>
            <w:noProof/>
            <w:webHidden/>
          </w:rPr>
          <w:fldChar w:fldCharType="end"/>
        </w:r>
      </w:hyperlink>
    </w:p>
    <w:p w14:paraId="62A23D02" w14:textId="6068733A"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23" w:history="1">
        <w:r w:rsidRPr="0013105A">
          <w:rPr>
            <w:rStyle w:val="Hyperlink"/>
            <w:noProof/>
          </w:rPr>
          <w:t>11.5.2</w:t>
        </w:r>
        <w:r>
          <w:rPr>
            <w:rFonts w:asciiTheme="minorHAnsi" w:eastAsiaTheme="minorEastAsia" w:hAnsiTheme="minorHAnsi" w:cstheme="minorBidi"/>
            <w:iCs w:val="0"/>
            <w:noProof/>
            <w:kern w:val="2"/>
            <w:sz w:val="24"/>
            <w14:ligatures w14:val="standardContextual"/>
          </w:rPr>
          <w:tab/>
        </w:r>
        <w:r w:rsidRPr="0013105A">
          <w:rPr>
            <w:rStyle w:val="Hyperlink"/>
            <w:noProof/>
          </w:rPr>
          <w:t>Welchman Courses at MIT</w:t>
        </w:r>
        <w:r>
          <w:rPr>
            <w:noProof/>
            <w:webHidden/>
          </w:rPr>
          <w:tab/>
        </w:r>
        <w:r>
          <w:rPr>
            <w:noProof/>
            <w:webHidden/>
          </w:rPr>
          <w:fldChar w:fldCharType="begin"/>
        </w:r>
        <w:r>
          <w:rPr>
            <w:noProof/>
            <w:webHidden/>
          </w:rPr>
          <w:instrText xml:space="preserve"> PAGEREF _Toc193914423 \h </w:instrText>
        </w:r>
        <w:r>
          <w:rPr>
            <w:noProof/>
            <w:webHidden/>
          </w:rPr>
        </w:r>
        <w:r>
          <w:rPr>
            <w:noProof/>
            <w:webHidden/>
          </w:rPr>
          <w:fldChar w:fldCharType="separate"/>
        </w:r>
        <w:r>
          <w:rPr>
            <w:noProof/>
            <w:webHidden/>
          </w:rPr>
          <w:t>173</w:t>
        </w:r>
        <w:r>
          <w:rPr>
            <w:noProof/>
            <w:webHidden/>
          </w:rPr>
          <w:fldChar w:fldCharType="end"/>
        </w:r>
      </w:hyperlink>
    </w:p>
    <w:p w14:paraId="050B6D04" w14:textId="301F8961"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24" w:history="1">
        <w:r w:rsidRPr="0013105A">
          <w:rPr>
            <w:rStyle w:val="Hyperlink"/>
            <w:noProof/>
          </w:rPr>
          <w:t>11.6</w:t>
        </w:r>
        <w:r>
          <w:rPr>
            <w:rFonts w:asciiTheme="minorHAnsi" w:eastAsiaTheme="minorEastAsia" w:hAnsiTheme="minorHAnsi" w:cstheme="minorBidi"/>
            <w:smallCaps w:val="0"/>
            <w:noProof/>
            <w:kern w:val="2"/>
            <w:sz w:val="24"/>
            <w14:ligatures w14:val="standardContextual"/>
          </w:rPr>
          <w:tab/>
        </w:r>
        <w:r w:rsidRPr="0013105A">
          <w:rPr>
            <w:rStyle w:val="Hyperlink"/>
            <w:noProof/>
          </w:rPr>
          <w:t>Charles W. Adams</w:t>
        </w:r>
        <w:r>
          <w:rPr>
            <w:noProof/>
            <w:webHidden/>
          </w:rPr>
          <w:tab/>
        </w:r>
        <w:r>
          <w:rPr>
            <w:noProof/>
            <w:webHidden/>
          </w:rPr>
          <w:fldChar w:fldCharType="begin"/>
        </w:r>
        <w:r>
          <w:rPr>
            <w:noProof/>
            <w:webHidden/>
          </w:rPr>
          <w:instrText xml:space="preserve"> PAGEREF _Toc193914424 \h </w:instrText>
        </w:r>
        <w:r>
          <w:rPr>
            <w:noProof/>
            <w:webHidden/>
          </w:rPr>
        </w:r>
        <w:r>
          <w:rPr>
            <w:noProof/>
            <w:webHidden/>
          </w:rPr>
          <w:fldChar w:fldCharType="separate"/>
        </w:r>
        <w:r>
          <w:rPr>
            <w:noProof/>
            <w:webHidden/>
          </w:rPr>
          <w:t>176</w:t>
        </w:r>
        <w:r>
          <w:rPr>
            <w:noProof/>
            <w:webHidden/>
          </w:rPr>
          <w:fldChar w:fldCharType="end"/>
        </w:r>
      </w:hyperlink>
    </w:p>
    <w:p w14:paraId="2261EC86" w14:textId="7DEAF155"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25" w:history="1">
        <w:r w:rsidRPr="0013105A">
          <w:rPr>
            <w:rStyle w:val="Hyperlink"/>
            <w:noProof/>
          </w:rPr>
          <w:t>11.7</w:t>
        </w:r>
        <w:r>
          <w:rPr>
            <w:rFonts w:asciiTheme="minorHAnsi" w:eastAsiaTheme="minorEastAsia" w:hAnsiTheme="minorHAnsi" w:cstheme="minorBidi"/>
            <w:smallCaps w:val="0"/>
            <w:noProof/>
            <w:kern w:val="2"/>
            <w:sz w:val="24"/>
            <w14:ligatures w14:val="standardContextual"/>
          </w:rPr>
          <w:tab/>
        </w:r>
        <w:r w:rsidRPr="0013105A">
          <w:rPr>
            <w:rStyle w:val="Hyperlink"/>
            <w:noProof/>
          </w:rPr>
          <w:t>David Robinson Israel</w:t>
        </w:r>
        <w:r>
          <w:rPr>
            <w:noProof/>
            <w:webHidden/>
          </w:rPr>
          <w:tab/>
        </w:r>
        <w:r>
          <w:rPr>
            <w:noProof/>
            <w:webHidden/>
          </w:rPr>
          <w:fldChar w:fldCharType="begin"/>
        </w:r>
        <w:r>
          <w:rPr>
            <w:noProof/>
            <w:webHidden/>
          </w:rPr>
          <w:instrText xml:space="preserve"> PAGEREF _Toc193914425 \h </w:instrText>
        </w:r>
        <w:r>
          <w:rPr>
            <w:noProof/>
            <w:webHidden/>
          </w:rPr>
        </w:r>
        <w:r>
          <w:rPr>
            <w:noProof/>
            <w:webHidden/>
          </w:rPr>
          <w:fldChar w:fldCharType="separate"/>
        </w:r>
        <w:r>
          <w:rPr>
            <w:noProof/>
            <w:webHidden/>
          </w:rPr>
          <w:t>177</w:t>
        </w:r>
        <w:r>
          <w:rPr>
            <w:noProof/>
            <w:webHidden/>
          </w:rPr>
          <w:fldChar w:fldCharType="end"/>
        </w:r>
      </w:hyperlink>
    </w:p>
    <w:p w14:paraId="21BBA1C1" w14:textId="4F8B570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26" w:history="1">
        <w:r w:rsidRPr="0013105A">
          <w:rPr>
            <w:rStyle w:val="Hyperlink"/>
            <w:noProof/>
          </w:rPr>
          <w:t>11.7.1</w:t>
        </w:r>
        <w:r>
          <w:rPr>
            <w:rFonts w:asciiTheme="minorHAnsi" w:eastAsiaTheme="minorEastAsia" w:hAnsiTheme="minorHAnsi" w:cstheme="minorBidi"/>
            <w:iCs w:val="0"/>
            <w:noProof/>
            <w:kern w:val="2"/>
            <w:sz w:val="24"/>
            <w14:ligatures w14:val="standardContextual"/>
          </w:rPr>
          <w:tab/>
        </w:r>
        <w:r w:rsidRPr="0013105A">
          <w:rPr>
            <w:rStyle w:val="Hyperlink"/>
            <w:noProof/>
          </w:rPr>
          <w:t>Israel’s Career Synopsis</w:t>
        </w:r>
        <w:r>
          <w:rPr>
            <w:noProof/>
            <w:webHidden/>
          </w:rPr>
          <w:tab/>
        </w:r>
        <w:r>
          <w:rPr>
            <w:noProof/>
            <w:webHidden/>
          </w:rPr>
          <w:fldChar w:fldCharType="begin"/>
        </w:r>
        <w:r>
          <w:rPr>
            <w:noProof/>
            <w:webHidden/>
          </w:rPr>
          <w:instrText xml:space="preserve"> PAGEREF _Toc193914426 \h </w:instrText>
        </w:r>
        <w:r>
          <w:rPr>
            <w:noProof/>
            <w:webHidden/>
          </w:rPr>
        </w:r>
        <w:r>
          <w:rPr>
            <w:noProof/>
            <w:webHidden/>
          </w:rPr>
          <w:fldChar w:fldCharType="separate"/>
        </w:r>
        <w:r>
          <w:rPr>
            <w:noProof/>
            <w:webHidden/>
          </w:rPr>
          <w:t>179</w:t>
        </w:r>
        <w:r>
          <w:rPr>
            <w:noProof/>
            <w:webHidden/>
          </w:rPr>
          <w:fldChar w:fldCharType="end"/>
        </w:r>
      </w:hyperlink>
    </w:p>
    <w:p w14:paraId="3639311F" w14:textId="7D3281A9"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27" w:history="1">
        <w:r w:rsidRPr="0013105A">
          <w:rPr>
            <w:rStyle w:val="Hyperlink"/>
            <w:noProof/>
          </w:rPr>
          <w:t>11.8</w:t>
        </w:r>
        <w:r>
          <w:rPr>
            <w:rFonts w:asciiTheme="minorHAnsi" w:eastAsiaTheme="minorEastAsia" w:hAnsiTheme="minorHAnsi" w:cstheme="minorBidi"/>
            <w:smallCaps w:val="0"/>
            <w:noProof/>
            <w:kern w:val="2"/>
            <w:sz w:val="24"/>
            <w14:ligatures w14:val="standardContextual"/>
          </w:rPr>
          <w:tab/>
        </w:r>
        <w:r w:rsidRPr="0013105A">
          <w:rPr>
            <w:rStyle w:val="Hyperlink"/>
            <w:noProof/>
          </w:rPr>
          <w:t>J. Halcombe Laning</w:t>
        </w:r>
        <w:r>
          <w:rPr>
            <w:noProof/>
            <w:webHidden/>
          </w:rPr>
          <w:tab/>
        </w:r>
        <w:r>
          <w:rPr>
            <w:noProof/>
            <w:webHidden/>
          </w:rPr>
          <w:fldChar w:fldCharType="begin"/>
        </w:r>
        <w:r>
          <w:rPr>
            <w:noProof/>
            <w:webHidden/>
          </w:rPr>
          <w:instrText xml:space="preserve"> PAGEREF _Toc193914427 \h </w:instrText>
        </w:r>
        <w:r>
          <w:rPr>
            <w:noProof/>
            <w:webHidden/>
          </w:rPr>
        </w:r>
        <w:r>
          <w:rPr>
            <w:noProof/>
            <w:webHidden/>
          </w:rPr>
          <w:fldChar w:fldCharType="separate"/>
        </w:r>
        <w:r>
          <w:rPr>
            <w:noProof/>
            <w:webHidden/>
          </w:rPr>
          <w:t>180</w:t>
        </w:r>
        <w:r>
          <w:rPr>
            <w:noProof/>
            <w:webHidden/>
          </w:rPr>
          <w:fldChar w:fldCharType="end"/>
        </w:r>
      </w:hyperlink>
    </w:p>
    <w:p w14:paraId="4B1E3B17" w14:textId="4F56E55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28" w:history="1">
        <w:r w:rsidRPr="0013105A">
          <w:rPr>
            <w:rStyle w:val="Hyperlink"/>
            <w:noProof/>
          </w:rPr>
          <w:t>11.8.1</w:t>
        </w:r>
        <w:r>
          <w:rPr>
            <w:rFonts w:asciiTheme="minorHAnsi" w:eastAsiaTheme="minorEastAsia" w:hAnsiTheme="minorHAnsi" w:cstheme="minorBidi"/>
            <w:iCs w:val="0"/>
            <w:noProof/>
            <w:kern w:val="2"/>
            <w:sz w:val="24"/>
            <w14:ligatures w14:val="standardContextual"/>
          </w:rPr>
          <w:tab/>
        </w:r>
        <w:r w:rsidRPr="0013105A">
          <w:rPr>
            <w:rStyle w:val="Hyperlink"/>
            <w:noProof/>
          </w:rPr>
          <w:t>“George” Compiler Notes from Phil Budne</w:t>
        </w:r>
        <w:r>
          <w:rPr>
            <w:noProof/>
            <w:webHidden/>
          </w:rPr>
          <w:tab/>
        </w:r>
        <w:r>
          <w:rPr>
            <w:noProof/>
            <w:webHidden/>
          </w:rPr>
          <w:fldChar w:fldCharType="begin"/>
        </w:r>
        <w:r>
          <w:rPr>
            <w:noProof/>
            <w:webHidden/>
          </w:rPr>
          <w:instrText xml:space="preserve"> PAGEREF _Toc193914428 \h </w:instrText>
        </w:r>
        <w:r>
          <w:rPr>
            <w:noProof/>
            <w:webHidden/>
          </w:rPr>
        </w:r>
        <w:r>
          <w:rPr>
            <w:noProof/>
            <w:webHidden/>
          </w:rPr>
          <w:fldChar w:fldCharType="separate"/>
        </w:r>
        <w:r>
          <w:rPr>
            <w:noProof/>
            <w:webHidden/>
          </w:rPr>
          <w:t>181</w:t>
        </w:r>
        <w:r>
          <w:rPr>
            <w:noProof/>
            <w:webHidden/>
          </w:rPr>
          <w:fldChar w:fldCharType="end"/>
        </w:r>
      </w:hyperlink>
    </w:p>
    <w:p w14:paraId="61CDD079" w14:textId="34E313B9"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29" w:history="1">
        <w:r w:rsidRPr="0013105A">
          <w:rPr>
            <w:rStyle w:val="Hyperlink"/>
            <w:noProof/>
          </w:rPr>
          <w:t>11.9</w:t>
        </w:r>
        <w:r>
          <w:rPr>
            <w:rFonts w:asciiTheme="minorHAnsi" w:eastAsiaTheme="minorEastAsia" w:hAnsiTheme="minorHAnsi" w:cstheme="minorBidi"/>
            <w:smallCaps w:val="0"/>
            <w:noProof/>
            <w:kern w:val="2"/>
            <w:sz w:val="24"/>
            <w14:ligatures w14:val="standardContextual"/>
          </w:rPr>
          <w:tab/>
        </w:r>
        <w:r w:rsidRPr="0013105A">
          <w:rPr>
            <w:rStyle w:val="Hyperlink"/>
            <w:noProof/>
          </w:rPr>
          <w:t>Samuel H. Caldwell</w:t>
        </w:r>
        <w:r>
          <w:rPr>
            <w:noProof/>
            <w:webHidden/>
          </w:rPr>
          <w:tab/>
        </w:r>
        <w:r>
          <w:rPr>
            <w:noProof/>
            <w:webHidden/>
          </w:rPr>
          <w:fldChar w:fldCharType="begin"/>
        </w:r>
        <w:r>
          <w:rPr>
            <w:noProof/>
            <w:webHidden/>
          </w:rPr>
          <w:instrText xml:space="preserve"> PAGEREF _Toc193914429 \h </w:instrText>
        </w:r>
        <w:r>
          <w:rPr>
            <w:noProof/>
            <w:webHidden/>
          </w:rPr>
        </w:r>
        <w:r>
          <w:rPr>
            <w:noProof/>
            <w:webHidden/>
          </w:rPr>
          <w:fldChar w:fldCharType="separate"/>
        </w:r>
        <w:r>
          <w:rPr>
            <w:noProof/>
            <w:webHidden/>
          </w:rPr>
          <w:t>182</w:t>
        </w:r>
        <w:r>
          <w:rPr>
            <w:noProof/>
            <w:webHidden/>
          </w:rPr>
          <w:fldChar w:fldCharType="end"/>
        </w:r>
      </w:hyperlink>
    </w:p>
    <w:p w14:paraId="2FC39A1C" w14:textId="370FB421"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30" w:history="1">
        <w:r w:rsidRPr="0013105A">
          <w:rPr>
            <w:rStyle w:val="Hyperlink"/>
            <w:noProof/>
          </w:rPr>
          <w:t>11.10</w:t>
        </w:r>
        <w:r>
          <w:rPr>
            <w:rFonts w:asciiTheme="minorHAnsi" w:eastAsiaTheme="minorEastAsia" w:hAnsiTheme="minorHAnsi" w:cstheme="minorBidi"/>
            <w:smallCaps w:val="0"/>
            <w:noProof/>
            <w:kern w:val="2"/>
            <w:sz w:val="24"/>
            <w14:ligatures w14:val="standardContextual"/>
          </w:rPr>
          <w:tab/>
        </w:r>
        <w:r w:rsidRPr="0013105A">
          <w:rPr>
            <w:rStyle w:val="Hyperlink"/>
            <w:noProof/>
          </w:rPr>
          <w:t>Ken Olsen / Gordon Bell</w:t>
        </w:r>
        <w:r>
          <w:rPr>
            <w:noProof/>
            <w:webHidden/>
          </w:rPr>
          <w:tab/>
        </w:r>
        <w:r>
          <w:rPr>
            <w:noProof/>
            <w:webHidden/>
          </w:rPr>
          <w:fldChar w:fldCharType="begin"/>
        </w:r>
        <w:r>
          <w:rPr>
            <w:noProof/>
            <w:webHidden/>
          </w:rPr>
          <w:instrText xml:space="preserve"> PAGEREF _Toc193914430 \h </w:instrText>
        </w:r>
        <w:r>
          <w:rPr>
            <w:noProof/>
            <w:webHidden/>
          </w:rPr>
        </w:r>
        <w:r>
          <w:rPr>
            <w:noProof/>
            <w:webHidden/>
          </w:rPr>
          <w:fldChar w:fldCharType="separate"/>
        </w:r>
        <w:r>
          <w:rPr>
            <w:noProof/>
            <w:webHidden/>
          </w:rPr>
          <w:t>182</w:t>
        </w:r>
        <w:r>
          <w:rPr>
            <w:noProof/>
            <w:webHidden/>
          </w:rPr>
          <w:fldChar w:fldCharType="end"/>
        </w:r>
      </w:hyperlink>
    </w:p>
    <w:p w14:paraId="7DFBEA14" w14:textId="21D4106A"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31" w:history="1">
        <w:r w:rsidRPr="0013105A">
          <w:rPr>
            <w:rStyle w:val="Hyperlink"/>
            <w:noProof/>
          </w:rPr>
          <w:t>11.11</w:t>
        </w:r>
        <w:r>
          <w:rPr>
            <w:rFonts w:asciiTheme="minorHAnsi" w:eastAsiaTheme="minorEastAsia" w:hAnsiTheme="minorHAnsi" w:cstheme="minorBidi"/>
            <w:smallCaps w:val="0"/>
            <w:noProof/>
            <w:kern w:val="2"/>
            <w:sz w:val="24"/>
            <w14:ligatures w14:val="standardContextual"/>
          </w:rPr>
          <w:tab/>
        </w:r>
        <w:r w:rsidRPr="0013105A">
          <w:rPr>
            <w:rStyle w:val="Hyperlink"/>
            <w:noProof/>
          </w:rPr>
          <w:t>Perry Crawford</w:t>
        </w:r>
        <w:r>
          <w:rPr>
            <w:noProof/>
            <w:webHidden/>
          </w:rPr>
          <w:tab/>
        </w:r>
        <w:r>
          <w:rPr>
            <w:noProof/>
            <w:webHidden/>
          </w:rPr>
          <w:fldChar w:fldCharType="begin"/>
        </w:r>
        <w:r>
          <w:rPr>
            <w:noProof/>
            <w:webHidden/>
          </w:rPr>
          <w:instrText xml:space="preserve"> PAGEREF _Toc193914431 \h </w:instrText>
        </w:r>
        <w:r>
          <w:rPr>
            <w:noProof/>
            <w:webHidden/>
          </w:rPr>
        </w:r>
        <w:r>
          <w:rPr>
            <w:noProof/>
            <w:webHidden/>
          </w:rPr>
          <w:fldChar w:fldCharType="separate"/>
        </w:r>
        <w:r>
          <w:rPr>
            <w:noProof/>
            <w:webHidden/>
          </w:rPr>
          <w:t>184</w:t>
        </w:r>
        <w:r>
          <w:rPr>
            <w:noProof/>
            <w:webHidden/>
          </w:rPr>
          <w:fldChar w:fldCharType="end"/>
        </w:r>
      </w:hyperlink>
    </w:p>
    <w:p w14:paraId="444FED2A" w14:textId="62B5212B" w:rsidR="00FC01BA" w:rsidRDefault="00FC01BA">
      <w:pPr>
        <w:pStyle w:val="TOC3"/>
        <w:tabs>
          <w:tab w:val="left" w:pos="1400"/>
          <w:tab w:val="right" w:leader="dot" w:pos="9350"/>
        </w:tabs>
        <w:rPr>
          <w:rFonts w:asciiTheme="minorHAnsi" w:eastAsiaTheme="minorEastAsia" w:hAnsiTheme="minorHAnsi" w:cstheme="minorBidi"/>
          <w:iCs w:val="0"/>
          <w:noProof/>
          <w:kern w:val="2"/>
          <w:sz w:val="24"/>
          <w14:ligatures w14:val="standardContextual"/>
        </w:rPr>
      </w:pPr>
      <w:hyperlink w:anchor="_Toc193914432" w:history="1">
        <w:r w:rsidRPr="0013105A">
          <w:rPr>
            <w:rStyle w:val="Hyperlink"/>
            <w:noProof/>
          </w:rPr>
          <w:t>11.11.1</w:t>
        </w:r>
        <w:r>
          <w:rPr>
            <w:rFonts w:asciiTheme="minorHAnsi" w:eastAsiaTheme="minorEastAsia" w:hAnsiTheme="minorHAnsi" w:cstheme="minorBidi"/>
            <w:iCs w:val="0"/>
            <w:noProof/>
            <w:kern w:val="2"/>
            <w:sz w:val="24"/>
            <w14:ligatures w14:val="standardContextual"/>
          </w:rPr>
          <w:tab/>
        </w:r>
        <w:r w:rsidRPr="0013105A">
          <w:rPr>
            <w:rStyle w:val="Hyperlink"/>
            <w:noProof/>
          </w:rPr>
          <w:t>Thesis: AUTOMATIC CONTROL BY ARITHMETICAL OPERATIONS</w:t>
        </w:r>
        <w:r>
          <w:rPr>
            <w:noProof/>
            <w:webHidden/>
          </w:rPr>
          <w:tab/>
        </w:r>
        <w:r>
          <w:rPr>
            <w:noProof/>
            <w:webHidden/>
          </w:rPr>
          <w:fldChar w:fldCharType="begin"/>
        </w:r>
        <w:r>
          <w:rPr>
            <w:noProof/>
            <w:webHidden/>
          </w:rPr>
          <w:instrText xml:space="preserve"> PAGEREF _Toc193914432 \h </w:instrText>
        </w:r>
        <w:r>
          <w:rPr>
            <w:noProof/>
            <w:webHidden/>
          </w:rPr>
        </w:r>
        <w:r>
          <w:rPr>
            <w:noProof/>
            <w:webHidden/>
          </w:rPr>
          <w:fldChar w:fldCharType="separate"/>
        </w:r>
        <w:r>
          <w:rPr>
            <w:noProof/>
            <w:webHidden/>
          </w:rPr>
          <w:t>184</w:t>
        </w:r>
        <w:r>
          <w:rPr>
            <w:noProof/>
            <w:webHidden/>
          </w:rPr>
          <w:fldChar w:fldCharType="end"/>
        </w:r>
      </w:hyperlink>
    </w:p>
    <w:p w14:paraId="494A2D50" w14:textId="39286597"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33" w:history="1">
        <w:r w:rsidRPr="0013105A">
          <w:rPr>
            <w:rStyle w:val="Hyperlink"/>
            <w:noProof/>
          </w:rPr>
          <w:t>11.12</w:t>
        </w:r>
        <w:r>
          <w:rPr>
            <w:rFonts w:asciiTheme="minorHAnsi" w:eastAsiaTheme="minorEastAsia" w:hAnsiTheme="minorHAnsi" w:cstheme="minorBidi"/>
            <w:smallCaps w:val="0"/>
            <w:noProof/>
            <w:kern w:val="2"/>
            <w:sz w:val="24"/>
            <w14:ligatures w14:val="standardContextual"/>
          </w:rPr>
          <w:tab/>
        </w:r>
        <w:r w:rsidRPr="0013105A">
          <w:rPr>
            <w:rStyle w:val="Hyperlink"/>
            <w:noProof/>
          </w:rPr>
          <w:t>MIT Theses</w:t>
        </w:r>
        <w:r>
          <w:rPr>
            <w:noProof/>
            <w:webHidden/>
          </w:rPr>
          <w:tab/>
        </w:r>
        <w:r>
          <w:rPr>
            <w:noProof/>
            <w:webHidden/>
          </w:rPr>
          <w:fldChar w:fldCharType="begin"/>
        </w:r>
        <w:r>
          <w:rPr>
            <w:noProof/>
            <w:webHidden/>
          </w:rPr>
          <w:instrText xml:space="preserve"> PAGEREF _Toc193914433 \h </w:instrText>
        </w:r>
        <w:r>
          <w:rPr>
            <w:noProof/>
            <w:webHidden/>
          </w:rPr>
        </w:r>
        <w:r>
          <w:rPr>
            <w:noProof/>
            <w:webHidden/>
          </w:rPr>
          <w:fldChar w:fldCharType="separate"/>
        </w:r>
        <w:r>
          <w:rPr>
            <w:noProof/>
            <w:webHidden/>
          </w:rPr>
          <w:t>185</w:t>
        </w:r>
        <w:r>
          <w:rPr>
            <w:noProof/>
            <w:webHidden/>
          </w:rPr>
          <w:fldChar w:fldCharType="end"/>
        </w:r>
      </w:hyperlink>
    </w:p>
    <w:p w14:paraId="3DB933B9" w14:textId="2EDA8EE8" w:rsidR="00FC01BA" w:rsidRDefault="00FC01BA">
      <w:pPr>
        <w:pStyle w:val="TOC3"/>
        <w:tabs>
          <w:tab w:val="left" w:pos="1400"/>
          <w:tab w:val="right" w:leader="dot" w:pos="9350"/>
        </w:tabs>
        <w:rPr>
          <w:rFonts w:asciiTheme="minorHAnsi" w:eastAsiaTheme="minorEastAsia" w:hAnsiTheme="minorHAnsi" w:cstheme="minorBidi"/>
          <w:iCs w:val="0"/>
          <w:noProof/>
          <w:kern w:val="2"/>
          <w:sz w:val="24"/>
          <w14:ligatures w14:val="standardContextual"/>
        </w:rPr>
      </w:pPr>
      <w:hyperlink w:anchor="_Toc193914434" w:history="1">
        <w:r w:rsidRPr="0013105A">
          <w:rPr>
            <w:rStyle w:val="Hyperlink"/>
            <w:noProof/>
          </w:rPr>
          <w:t>11.12.1</w:t>
        </w:r>
        <w:r>
          <w:rPr>
            <w:rFonts w:asciiTheme="minorHAnsi" w:eastAsiaTheme="minorEastAsia" w:hAnsiTheme="minorHAnsi" w:cstheme="minorBidi"/>
            <w:iCs w:val="0"/>
            <w:noProof/>
            <w:kern w:val="2"/>
            <w:sz w:val="24"/>
            <w14:ligatures w14:val="standardContextual"/>
          </w:rPr>
          <w:tab/>
        </w:r>
        <w:r w:rsidRPr="0013105A">
          <w:rPr>
            <w:rStyle w:val="Hyperlink"/>
            <w:noProof/>
          </w:rPr>
          <w:t>Laplace Transforms</w:t>
        </w:r>
        <w:r>
          <w:rPr>
            <w:noProof/>
            <w:webHidden/>
          </w:rPr>
          <w:tab/>
        </w:r>
        <w:r>
          <w:rPr>
            <w:noProof/>
            <w:webHidden/>
          </w:rPr>
          <w:fldChar w:fldCharType="begin"/>
        </w:r>
        <w:r>
          <w:rPr>
            <w:noProof/>
            <w:webHidden/>
          </w:rPr>
          <w:instrText xml:space="preserve"> PAGEREF _Toc193914434 \h </w:instrText>
        </w:r>
        <w:r>
          <w:rPr>
            <w:noProof/>
            <w:webHidden/>
          </w:rPr>
        </w:r>
        <w:r>
          <w:rPr>
            <w:noProof/>
            <w:webHidden/>
          </w:rPr>
          <w:fldChar w:fldCharType="separate"/>
        </w:r>
        <w:r>
          <w:rPr>
            <w:noProof/>
            <w:webHidden/>
          </w:rPr>
          <w:t>185</w:t>
        </w:r>
        <w:r>
          <w:rPr>
            <w:noProof/>
            <w:webHidden/>
          </w:rPr>
          <w:fldChar w:fldCharType="end"/>
        </w:r>
      </w:hyperlink>
    </w:p>
    <w:p w14:paraId="05021C00" w14:textId="476B1D7B" w:rsidR="00FC01BA" w:rsidRDefault="00FC01BA">
      <w:pPr>
        <w:pStyle w:val="TOC3"/>
        <w:tabs>
          <w:tab w:val="left" w:pos="1400"/>
          <w:tab w:val="right" w:leader="dot" w:pos="9350"/>
        </w:tabs>
        <w:rPr>
          <w:rFonts w:asciiTheme="minorHAnsi" w:eastAsiaTheme="minorEastAsia" w:hAnsiTheme="minorHAnsi" w:cstheme="minorBidi"/>
          <w:iCs w:val="0"/>
          <w:noProof/>
          <w:kern w:val="2"/>
          <w:sz w:val="24"/>
          <w14:ligatures w14:val="standardContextual"/>
        </w:rPr>
      </w:pPr>
      <w:hyperlink w:anchor="_Toc193914435" w:history="1">
        <w:r w:rsidRPr="0013105A">
          <w:rPr>
            <w:rStyle w:val="Hyperlink"/>
            <w:noProof/>
          </w:rPr>
          <w:t>11.12.2</w:t>
        </w:r>
        <w:r>
          <w:rPr>
            <w:rFonts w:asciiTheme="minorHAnsi" w:eastAsiaTheme="minorEastAsia" w:hAnsiTheme="minorHAnsi" w:cstheme="minorBidi"/>
            <w:iCs w:val="0"/>
            <w:noProof/>
            <w:kern w:val="2"/>
            <w:sz w:val="24"/>
            <w14:ligatures w14:val="standardContextual"/>
          </w:rPr>
          <w:tab/>
        </w:r>
        <w:r w:rsidRPr="0013105A">
          <w:rPr>
            <w:rStyle w:val="Hyperlink"/>
            <w:noProof/>
          </w:rPr>
          <w:t>Checker Playing Program</w:t>
        </w:r>
        <w:r>
          <w:rPr>
            <w:noProof/>
            <w:webHidden/>
          </w:rPr>
          <w:tab/>
        </w:r>
        <w:r>
          <w:rPr>
            <w:noProof/>
            <w:webHidden/>
          </w:rPr>
          <w:fldChar w:fldCharType="begin"/>
        </w:r>
        <w:r>
          <w:rPr>
            <w:noProof/>
            <w:webHidden/>
          </w:rPr>
          <w:instrText xml:space="preserve"> PAGEREF _Toc193914435 \h </w:instrText>
        </w:r>
        <w:r>
          <w:rPr>
            <w:noProof/>
            <w:webHidden/>
          </w:rPr>
        </w:r>
        <w:r>
          <w:rPr>
            <w:noProof/>
            <w:webHidden/>
          </w:rPr>
          <w:fldChar w:fldCharType="separate"/>
        </w:r>
        <w:r>
          <w:rPr>
            <w:noProof/>
            <w:webHidden/>
          </w:rPr>
          <w:t>186</w:t>
        </w:r>
        <w:r>
          <w:rPr>
            <w:noProof/>
            <w:webHidden/>
          </w:rPr>
          <w:fldChar w:fldCharType="end"/>
        </w:r>
      </w:hyperlink>
    </w:p>
    <w:p w14:paraId="3CF8CCAB" w14:textId="2FF9C683"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36" w:history="1">
        <w:r w:rsidRPr="0013105A">
          <w:rPr>
            <w:rStyle w:val="Hyperlink"/>
            <w:noProof/>
          </w:rPr>
          <w:t>11.13</w:t>
        </w:r>
        <w:r>
          <w:rPr>
            <w:rFonts w:asciiTheme="minorHAnsi" w:eastAsiaTheme="minorEastAsia" w:hAnsiTheme="minorHAnsi" w:cstheme="minorBidi"/>
            <w:smallCaps w:val="0"/>
            <w:noProof/>
            <w:kern w:val="2"/>
            <w:sz w:val="24"/>
            <w14:ligatures w14:val="standardContextual"/>
          </w:rPr>
          <w:tab/>
        </w:r>
        <w:r w:rsidRPr="0013105A">
          <w:rPr>
            <w:rStyle w:val="Hyperlink"/>
            <w:noProof/>
          </w:rPr>
          <w:t>Email Exchanges</w:t>
        </w:r>
        <w:r>
          <w:rPr>
            <w:noProof/>
            <w:webHidden/>
          </w:rPr>
          <w:tab/>
        </w:r>
        <w:r>
          <w:rPr>
            <w:noProof/>
            <w:webHidden/>
          </w:rPr>
          <w:fldChar w:fldCharType="begin"/>
        </w:r>
        <w:r>
          <w:rPr>
            <w:noProof/>
            <w:webHidden/>
          </w:rPr>
          <w:instrText xml:space="preserve"> PAGEREF _Toc193914436 \h </w:instrText>
        </w:r>
        <w:r>
          <w:rPr>
            <w:noProof/>
            <w:webHidden/>
          </w:rPr>
        </w:r>
        <w:r>
          <w:rPr>
            <w:noProof/>
            <w:webHidden/>
          </w:rPr>
          <w:fldChar w:fldCharType="separate"/>
        </w:r>
        <w:r>
          <w:rPr>
            <w:noProof/>
            <w:webHidden/>
          </w:rPr>
          <w:t>186</w:t>
        </w:r>
        <w:r>
          <w:rPr>
            <w:noProof/>
            <w:webHidden/>
          </w:rPr>
          <w:fldChar w:fldCharType="end"/>
        </w:r>
      </w:hyperlink>
    </w:p>
    <w:p w14:paraId="2FD09D74" w14:textId="4A4663D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37" w:history="1">
        <w:r w:rsidRPr="0013105A">
          <w:rPr>
            <w:rStyle w:val="Hyperlink"/>
            <w:noProof/>
          </w:rPr>
          <w:t>11.14</w:t>
        </w:r>
        <w:r>
          <w:rPr>
            <w:rFonts w:asciiTheme="minorHAnsi" w:eastAsiaTheme="minorEastAsia" w:hAnsiTheme="minorHAnsi" w:cstheme="minorBidi"/>
            <w:smallCaps w:val="0"/>
            <w:noProof/>
            <w:kern w:val="2"/>
            <w:sz w:val="24"/>
            <w14:ligatures w14:val="standardContextual"/>
          </w:rPr>
          <w:tab/>
        </w:r>
        <w:r w:rsidRPr="0013105A">
          <w:rPr>
            <w:rStyle w:val="Hyperlink"/>
            <w:noProof/>
          </w:rPr>
          <w:t>Software Change Management</w:t>
        </w:r>
        <w:r>
          <w:rPr>
            <w:noProof/>
            <w:webHidden/>
          </w:rPr>
          <w:tab/>
        </w:r>
        <w:r>
          <w:rPr>
            <w:noProof/>
            <w:webHidden/>
          </w:rPr>
          <w:fldChar w:fldCharType="begin"/>
        </w:r>
        <w:r>
          <w:rPr>
            <w:noProof/>
            <w:webHidden/>
          </w:rPr>
          <w:instrText xml:space="preserve"> PAGEREF _Toc193914437 \h </w:instrText>
        </w:r>
        <w:r>
          <w:rPr>
            <w:noProof/>
            <w:webHidden/>
          </w:rPr>
        </w:r>
        <w:r>
          <w:rPr>
            <w:noProof/>
            <w:webHidden/>
          </w:rPr>
          <w:fldChar w:fldCharType="separate"/>
        </w:r>
        <w:r>
          <w:rPr>
            <w:noProof/>
            <w:webHidden/>
          </w:rPr>
          <w:t>197</w:t>
        </w:r>
        <w:r>
          <w:rPr>
            <w:noProof/>
            <w:webHidden/>
          </w:rPr>
          <w:fldChar w:fldCharType="end"/>
        </w:r>
      </w:hyperlink>
    </w:p>
    <w:p w14:paraId="7135431B" w14:textId="6CDD77A2"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38" w:history="1">
        <w:r w:rsidRPr="0013105A">
          <w:rPr>
            <w:rStyle w:val="Hyperlink"/>
            <w:noProof/>
          </w:rPr>
          <w:t>12.</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Sources for Individual Programs</w:t>
        </w:r>
        <w:r>
          <w:rPr>
            <w:noProof/>
            <w:webHidden/>
          </w:rPr>
          <w:tab/>
        </w:r>
        <w:r>
          <w:rPr>
            <w:noProof/>
            <w:webHidden/>
          </w:rPr>
          <w:fldChar w:fldCharType="begin"/>
        </w:r>
        <w:r>
          <w:rPr>
            <w:noProof/>
            <w:webHidden/>
          </w:rPr>
          <w:instrText xml:space="preserve"> PAGEREF _Toc193914438 \h </w:instrText>
        </w:r>
        <w:r>
          <w:rPr>
            <w:noProof/>
            <w:webHidden/>
          </w:rPr>
        </w:r>
        <w:r>
          <w:rPr>
            <w:noProof/>
            <w:webHidden/>
          </w:rPr>
          <w:fldChar w:fldCharType="separate"/>
        </w:r>
        <w:r>
          <w:rPr>
            <w:noProof/>
            <w:webHidden/>
          </w:rPr>
          <w:t>199</w:t>
        </w:r>
        <w:r>
          <w:rPr>
            <w:noProof/>
            <w:webHidden/>
          </w:rPr>
          <w:fldChar w:fldCharType="end"/>
        </w:r>
      </w:hyperlink>
    </w:p>
    <w:p w14:paraId="235C4617" w14:textId="3157C0C8"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39" w:history="1">
        <w:r w:rsidRPr="0013105A">
          <w:rPr>
            <w:rStyle w:val="Hyperlink"/>
            <w:noProof/>
          </w:rPr>
          <w:t>12.1</w:t>
        </w:r>
        <w:r>
          <w:rPr>
            <w:rFonts w:asciiTheme="minorHAnsi" w:eastAsiaTheme="minorEastAsia" w:hAnsiTheme="minorHAnsi" w:cstheme="minorBidi"/>
            <w:smallCaps w:val="0"/>
            <w:noProof/>
            <w:kern w:val="2"/>
            <w:sz w:val="24"/>
            <w14:ligatures w14:val="standardContextual"/>
          </w:rPr>
          <w:tab/>
        </w:r>
        <w:r w:rsidRPr="0013105A">
          <w:rPr>
            <w:rStyle w:val="Hyperlink"/>
            <w:noProof/>
          </w:rPr>
          <w:t>Track-While-Scan</w:t>
        </w:r>
        <w:r>
          <w:rPr>
            <w:noProof/>
            <w:webHidden/>
          </w:rPr>
          <w:tab/>
        </w:r>
        <w:r>
          <w:rPr>
            <w:noProof/>
            <w:webHidden/>
          </w:rPr>
          <w:fldChar w:fldCharType="begin"/>
        </w:r>
        <w:r>
          <w:rPr>
            <w:noProof/>
            <w:webHidden/>
          </w:rPr>
          <w:instrText xml:space="preserve"> PAGEREF _Toc193914439 \h </w:instrText>
        </w:r>
        <w:r>
          <w:rPr>
            <w:noProof/>
            <w:webHidden/>
          </w:rPr>
        </w:r>
        <w:r>
          <w:rPr>
            <w:noProof/>
            <w:webHidden/>
          </w:rPr>
          <w:fldChar w:fldCharType="separate"/>
        </w:r>
        <w:r>
          <w:rPr>
            <w:noProof/>
            <w:webHidden/>
          </w:rPr>
          <w:t>199</w:t>
        </w:r>
        <w:r>
          <w:rPr>
            <w:noProof/>
            <w:webHidden/>
          </w:rPr>
          <w:fldChar w:fldCharType="end"/>
        </w:r>
      </w:hyperlink>
    </w:p>
    <w:p w14:paraId="25F9ADC2" w14:textId="778DBE6A"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40" w:history="1">
        <w:r w:rsidRPr="0013105A">
          <w:rPr>
            <w:rStyle w:val="Hyperlink"/>
            <w:noProof/>
          </w:rPr>
          <w:t>12.1.1</w:t>
        </w:r>
        <w:r>
          <w:rPr>
            <w:rFonts w:asciiTheme="minorHAnsi" w:eastAsiaTheme="minorEastAsia" w:hAnsiTheme="minorHAnsi" w:cstheme="minorBidi"/>
            <w:iCs w:val="0"/>
            <w:noProof/>
            <w:kern w:val="2"/>
            <w:sz w:val="24"/>
            <w14:ligatures w14:val="standardContextual"/>
          </w:rPr>
          <w:tab/>
        </w:r>
        <w:r w:rsidRPr="0013105A">
          <w:rPr>
            <w:rStyle w:val="Hyperlink"/>
            <w:noProof/>
          </w:rPr>
          <w:t>Context for Track-and-Scan</w:t>
        </w:r>
        <w:r>
          <w:rPr>
            <w:noProof/>
            <w:webHidden/>
          </w:rPr>
          <w:tab/>
        </w:r>
        <w:r>
          <w:rPr>
            <w:noProof/>
            <w:webHidden/>
          </w:rPr>
          <w:fldChar w:fldCharType="begin"/>
        </w:r>
        <w:r>
          <w:rPr>
            <w:noProof/>
            <w:webHidden/>
          </w:rPr>
          <w:instrText xml:space="preserve"> PAGEREF _Toc193914440 \h </w:instrText>
        </w:r>
        <w:r>
          <w:rPr>
            <w:noProof/>
            <w:webHidden/>
          </w:rPr>
        </w:r>
        <w:r>
          <w:rPr>
            <w:noProof/>
            <w:webHidden/>
          </w:rPr>
          <w:fldChar w:fldCharType="separate"/>
        </w:r>
        <w:r>
          <w:rPr>
            <w:noProof/>
            <w:webHidden/>
          </w:rPr>
          <w:t>200</w:t>
        </w:r>
        <w:r>
          <w:rPr>
            <w:noProof/>
            <w:webHidden/>
          </w:rPr>
          <w:fldChar w:fldCharType="end"/>
        </w:r>
      </w:hyperlink>
    </w:p>
    <w:p w14:paraId="768BB74D" w14:textId="31B870AE"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41" w:history="1">
        <w:r w:rsidRPr="0013105A">
          <w:rPr>
            <w:rStyle w:val="Hyperlink"/>
            <w:noProof/>
          </w:rPr>
          <w:t>12.2</w:t>
        </w:r>
        <w:r>
          <w:rPr>
            <w:rFonts w:asciiTheme="minorHAnsi" w:eastAsiaTheme="minorEastAsia" w:hAnsiTheme="minorHAnsi" w:cstheme="minorBidi"/>
            <w:smallCaps w:val="0"/>
            <w:noProof/>
            <w:kern w:val="2"/>
            <w:sz w:val="24"/>
            <w14:ligatures w14:val="standardContextual"/>
          </w:rPr>
          <w:tab/>
        </w:r>
        <w:r w:rsidRPr="0013105A">
          <w:rPr>
            <w:rStyle w:val="Hyperlink"/>
            <w:noProof/>
          </w:rPr>
          <w:t>Teletype Test</w:t>
        </w:r>
        <w:r>
          <w:rPr>
            <w:noProof/>
            <w:webHidden/>
          </w:rPr>
          <w:tab/>
        </w:r>
        <w:r>
          <w:rPr>
            <w:noProof/>
            <w:webHidden/>
          </w:rPr>
          <w:fldChar w:fldCharType="begin"/>
        </w:r>
        <w:r>
          <w:rPr>
            <w:noProof/>
            <w:webHidden/>
          </w:rPr>
          <w:instrText xml:space="preserve"> PAGEREF _Toc193914441 \h </w:instrText>
        </w:r>
        <w:r>
          <w:rPr>
            <w:noProof/>
            <w:webHidden/>
          </w:rPr>
        </w:r>
        <w:r>
          <w:rPr>
            <w:noProof/>
            <w:webHidden/>
          </w:rPr>
          <w:fldChar w:fldCharType="separate"/>
        </w:r>
        <w:r>
          <w:rPr>
            <w:noProof/>
            <w:webHidden/>
          </w:rPr>
          <w:t>201</w:t>
        </w:r>
        <w:r>
          <w:rPr>
            <w:noProof/>
            <w:webHidden/>
          </w:rPr>
          <w:fldChar w:fldCharType="end"/>
        </w:r>
      </w:hyperlink>
    </w:p>
    <w:p w14:paraId="6903FE48" w14:textId="32802C39"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42" w:history="1">
        <w:r w:rsidRPr="0013105A">
          <w:rPr>
            <w:rStyle w:val="Hyperlink"/>
            <w:noProof/>
          </w:rPr>
          <w:t>12.3</w:t>
        </w:r>
        <w:r>
          <w:rPr>
            <w:rFonts w:asciiTheme="minorHAnsi" w:eastAsiaTheme="minorEastAsia" w:hAnsiTheme="minorHAnsi" w:cstheme="minorBidi"/>
            <w:smallCaps w:val="0"/>
            <w:noProof/>
            <w:kern w:val="2"/>
            <w:sz w:val="24"/>
            <w14:ligatures w14:val="standardContextual"/>
          </w:rPr>
          <w:tab/>
        </w:r>
        <w:r w:rsidRPr="0013105A">
          <w:rPr>
            <w:rStyle w:val="Hyperlink"/>
            <w:noProof/>
          </w:rPr>
          <w:t>Photoelectric Conversion Program</w:t>
        </w:r>
        <w:r>
          <w:rPr>
            <w:noProof/>
            <w:webHidden/>
          </w:rPr>
          <w:tab/>
        </w:r>
        <w:r>
          <w:rPr>
            <w:noProof/>
            <w:webHidden/>
          </w:rPr>
          <w:fldChar w:fldCharType="begin"/>
        </w:r>
        <w:r>
          <w:rPr>
            <w:noProof/>
            <w:webHidden/>
          </w:rPr>
          <w:instrText xml:space="preserve"> PAGEREF _Toc193914442 \h </w:instrText>
        </w:r>
        <w:r>
          <w:rPr>
            <w:noProof/>
            <w:webHidden/>
          </w:rPr>
        </w:r>
        <w:r>
          <w:rPr>
            <w:noProof/>
            <w:webHidden/>
          </w:rPr>
          <w:fldChar w:fldCharType="separate"/>
        </w:r>
        <w:r>
          <w:rPr>
            <w:noProof/>
            <w:webHidden/>
          </w:rPr>
          <w:t>202</w:t>
        </w:r>
        <w:r>
          <w:rPr>
            <w:noProof/>
            <w:webHidden/>
          </w:rPr>
          <w:fldChar w:fldCharType="end"/>
        </w:r>
      </w:hyperlink>
    </w:p>
    <w:p w14:paraId="593EECFE" w14:textId="00D360C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43" w:history="1">
        <w:r w:rsidRPr="0013105A">
          <w:rPr>
            <w:rStyle w:val="Hyperlink"/>
            <w:noProof/>
          </w:rPr>
          <w:t>12.4</w:t>
        </w:r>
        <w:r>
          <w:rPr>
            <w:rFonts w:asciiTheme="minorHAnsi" w:eastAsiaTheme="minorEastAsia" w:hAnsiTheme="minorHAnsi" w:cstheme="minorBidi"/>
            <w:smallCaps w:val="0"/>
            <w:noProof/>
            <w:kern w:val="2"/>
            <w:sz w:val="24"/>
            <w14:ligatures w14:val="standardContextual"/>
          </w:rPr>
          <w:tab/>
        </w:r>
        <w:r w:rsidRPr="0013105A">
          <w:rPr>
            <w:rStyle w:val="Hyperlink"/>
            <w:noProof/>
          </w:rPr>
          <w:t>Speech Recognition</w:t>
        </w:r>
        <w:r>
          <w:rPr>
            <w:noProof/>
            <w:webHidden/>
          </w:rPr>
          <w:tab/>
        </w:r>
        <w:r>
          <w:rPr>
            <w:noProof/>
            <w:webHidden/>
          </w:rPr>
          <w:fldChar w:fldCharType="begin"/>
        </w:r>
        <w:r>
          <w:rPr>
            <w:noProof/>
            <w:webHidden/>
          </w:rPr>
          <w:instrText xml:space="preserve"> PAGEREF _Toc193914443 \h </w:instrText>
        </w:r>
        <w:r>
          <w:rPr>
            <w:noProof/>
            <w:webHidden/>
          </w:rPr>
        </w:r>
        <w:r>
          <w:rPr>
            <w:noProof/>
            <w:webHidden/>
          </w:rPr>
          <w:fldChar w:fldCharType="separate"/>
        </w:r>
        <w:r>
          <w:rPr>
            <w:noProof/>
            <w:webHidden/>
          </w:rPr>
          <w:t>202</w:t>
        </w:r>
        <w:r>
          <w:rPr>
            <w:noProof/>
            <w:webHidden/>
          </w:rPr>
          <w:fldChar w:fldCharType="end"/>
        </w:r>
      </w:hyperlink>
    </w:p>
    <w:p w14:paraId="5E16A822" w14:textId="79F995B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44" w:history="1">
        <w:r w:rsidRPr="0013105A">
          <w:rPr>
            <w:rStyle w:val="Hyperlink"/>
            <w:noProof/>
          </w:rPr>
          <w:t>12.5</w:t>
        </w:r>
        <w:r>
          <w:rPr>
            <w:rFonts w:asciiTheme="minorHAnsi" w:eastAsiaTheme="minorEastAsia" w:hAnsiTheme="minorHAnsi" w:cstheme="minorBidi"/>
            <w:smallCaps w:val="0"/>
            <w:noProof/>
            <w:kern w:val="2"/>
            <w:sz w:val="24"/>
            <w14:ligatures w14:val="standardContextual"/>
          </w:rPr>
          <w:tab/>
        </w:r>
        <w:r w:rsidRPr="0013105A">
          <w:rPr>
            <w:rStyle w:val="Hyperlink"/>
            <w:noProof/>
          </w:rPr>
          <w:t>Flow Charts</w:t>
        </w:r>
        <w:r>
          <w:rPr>
            <w:noProof/>
            <w:webHidden/>
          </w:rPr>
          <w:tab/>
        </w:r>
        <w:r>
          <w:rPr>
            <w:noProof/>
            <w:webHidden/>
          </w:rPr>
          <w:fldChar w:fldCharType="begin"/>
        </w:r>
        <w:r>
          <w:rPr>
            <w:noProof/>
            <w:webHidden/>
          </w:rPr>
          <w:instrText xml:space="preserve"> PAGEREF _Toc193914444 \h </w:instrText>
        </w:r>
        <w:r>
          <w:rPr>
            <w:noProof/>
            <w:webHidden/>
          </w:rPr>
        </w:r>
        <w:r>
          <w:rPr>
            <w:noProof/>
            <w:webHidden/>
          </w:rPr>
          <w:fldChar w:fldCharType="separate"/>
        </w:r>
        <w:r>
          <w:rPr>
            <w:noProof/>
            <w:webHidden/>
          </w:rPr>
          <w:t>203</w:t>
        </w:r>
        <w:r>
          <w:rPr>
            <w:noProof/>
            <w:webHidden/>
          </w:rPr>
          <w:fldChar w:fldCharType="end"/>
        </w:r>
      </w:hyperlink>
    </w:p>
    <w:p w14:paraId="263D14B8" w14:textId="799F430C"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45" w:history="1">
        <w:r w:rsidRPr="0013105A">
          <w:rPr>
            <w:rStyle w:val="Hyperlink"/>
            <w:noProof/>
          </w:rPr>
          <w:t>12.5.1</w:t>
        </w:r>
        <w:r>
          <w:rPr>
            <w:rFonts w:asciiTheme="minorHAnsi" w:eastAsiaTheme="minorEastAsia" w:hAnsiTheme="minorHAnsi" w:cstheme="minorBidi"/>
            <w:iCs w:val="0"/>
            <w:noProof/>
            <w:kern w:val="2"/>
            <w:sz w:val="24"/>
            <w14:ligatures w14:val="standardContextual"/>
          </w:rPr>
          <w:tab/>
        </w:r>
        <w:r w:rsidRPr="0013105A">
          <w:rPr>
            <w:rStyle w:val="Hyperlink"/>
            <w:noProof/>
          </w:rPr>
          <w:t>Summer Session Business Application</w:t>
        </w:r>
        <w:r>
          <w:rPr>
            <w:noProof/>
            <w:webHidden/>
          </w:rPr>
          <w:tab/>
        </w:r>
        <w:r>
          <w:rPr>
            <w:noProof/>
            <w:webHidden/>
          </w:rPr>
          <w:fldChar w:fldCharType="begin"/>
        </w:r>
        <w:r>
          <w:rPr>
            <w:noProof/>
            <w:webHidden/>
          </w:rPr>
          <w:instrText xml:space="preserve"> PAGEREF _Toc193914445 \h </w:instrText>
        </w:r>
        <w:r>
          <w:rPr>
            <w:noProof/>
            <w:webHidden/>
          </w:rPr>
        </w:r>
        <w:r>
          <w:rPr>
            <w:noProof/>
            <w:webHidden/>
          </w:rPr>
          <w:fldChar w:fldCharType="separate"/>
        </w:r>
        <w:r>
          <w:rPr>
            <w:noProof/>
            <w:webHidden/>
          </w:rPr>
          <w:t>203</w:t>
        </w:r>
        <w:r>
          <w:rPr>
            <w:noProof/>
            <w:webHidden/>
          </w:rPr>
          <w:fldChar w:fldCharType="end"/>
        </w:r>
      </w:hyperlink>
    </w:p>
    <w:p w14:paraId="10508DB2" w14:textId="43D29963"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46" w:history="1">
        <w:r w:rsidRPr="0013105A">
          <w:rPr>
            <w:rStyle w:val="Hyperlink"/>
            <w:noProof/>
          </w:rPr>
          <w:t>12.5.2</w:t>
        </w:r>
        <w:r>
          <w:rPr>
            <w:rFonts w:asciiTheme="minorHAnsi" w:eastAsiaTheme="minorEastAsia" w:hAnsiTheme="minorHAnsi" w:cstheme="minorBidi"/>
            <w:iCs w:val="0"/>
            <w:noProof/>
            <w:kern w:val="2"/>
            <w:sz w:val="24"/>
            <w14:ligatures w14:val="standardContextual"/>
          </w:rPr>
          <w:tab/>
        </w:r>
        <w:r w:rsidRPr="0013105A">
          <w:rPr>
            <w:rStyle w:val="Hyperlink"/>
            <w:noProof/>
          </w:rPr>
          <w:t>Photoelectric Converter</w:t>
        </w:r>
        <w:r>
          <w:rPr>
            <w:noProof/>
            <w:webHidden/>
          </w:rPr>
          <w:tab/>
        </w:r>
        <w:r>
          <w:rPr>
            <w:noProof/>
            <w:webHidden/>
          </w:rPr>
          <w:fldChar w:fldCharType="begin"/>
        </w:r>
        <w:r>
          <w:rPr>
            <w:noProof/>
            <w:webHidden/>
          </w:rPr>
          <w:instrText xml:space="preserve"> PAGEREF _Toc193914446 \h </w:instrText>
        </w:r>
        <w:r>
          <w:rPr>
            <w:noProof/>
            <w:webHidden/>
          </w:rPr>
        </w:r>
        <w:r>
          <w:rPr>
            <w:noProof/>
            <w:webHidden/>
          </w:rPr>
          <w:fldChar w:fldCharType="separate"/>
        </w:r>
        <w:r>
          <w:rPr>
            <w:noProof/>
            <w:webHidden/>
          </w:rPr>
          <w:t>203</w:t>
        </w:r>
        <w:r>
          <w:rPr>
            <w:noProof/>
            <w:webHidden/>
          </w:rPr>
          <w:fldChar w:fldCharType="end"/>
        </w:r>
      </w:hyperlink>
    </w:p>
    <w:p w14:paraId="7D5897A3" w14:textId="373D355C"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47" w:history="1">
        <w:r w:rsidRPr="0013105A">
          <w:rPr>
            <w:rStyle w:val="Hyperlink"/>
            <w:noProof/>
          </w:rPr>
          <w:t>12.5.3</w:t>
        </w:r>
        <w:r>
          <w:rPr>
            <w:rFonts w:asciiTheme="minorHAnsi" w:eastAsiaTheme="minorEastAsia" w:hAnsiTheme="minorHAnsi" w:cstheme="minorBidi"/>
            <w:iCs w:val="0"/>
            <w:noProof/>
            <w:kern w:val="2"/>
            <w:sz w:val="24"/>
            <w14:ligatures w14:val="standardContextual"/>
          </w:rPr>
          <w:tab/>
        </w:r>
        <w:r w:rsidRPr="0013105A">
          <w:rPr>
            <w:rStyle w:val="Hyperlink"/>
            <w:noProof/>
          </w:rPr>
          <w:t>More Flow Diagrams</w:t>
        </w:r>
        <w:r>
          <w:rPr>
            <w:noProof/>
            <w:webHidden/>
          </w:rPr>
          <w:tab/>
        </w:r>
        <w:r>
          <w:rPr>
            <w:noProof/>
            <w:webHidden/>
          </w:rPr>
          <w:fldChar w:fldCharType="begin"/>
        </w:r>
        <w:r>
          <w:rPr>
            <w:noProof/>
            <w:webHidden/>
          </w:rPr>
          <w:instrText xml:space="preserve"> PAGEREF _Toc193914447 \h </w:instrText>
        </w:r>
        <w:r>
          <w:rPr>
            <w:noProof/>
            <w:webHidden/>
          </w:rPr>
        </w:r>
        <w:r>
          <w:rPr>
            <w:noProof/>
            <w:webHidden/>
          </w:rPr>
          <w:fldChar w:fldCharType="separate"/>
        </w:r>
        <w:r>
          <w:rPr>
            <w:noProof/>
            <w:webHidden/>
          </w:rPr>
          <w:t>204</w:t>
        </w:r>
        <w:r>
          <w:rPr>
            <w:noProof/>
            <w:webHidden/>
          </w:rPr>
          <w:fldChar w:fldCharType="end"/>
        </w:r>
      </w:hyperlink>
    </w:p>
    <w:p w14:paraId="4ABE4E56" w14:textId="7AA00243"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48" w:history="1">
        <w:r w:rsidRPr="0013105A">
          <w:rPr>
            <w:rStyle w:val="Hyperlink"/>
            <w:noProof/>
          </w:rPr>
          <w:t>12.6</w:t>
        </w:r>
        <w:r>
          <w:rPr>
            <w:rFonts w:asciiTheme="minorHAnsi" w:eastAsiaTheme="minorEastAsia" w:hAnsiTheme="minorHAnsi" w:cstheme="minorBidi"/>
            <w:smallCaps w:val="0"/>
            <w:noProof/>
            <w:kern w:val="2"/>
            <w:sz w:val="24"/>
            <w14:ligatures w14:val="standardContextual"/>
          </w:rPr>
          <w:tab/>
        </w:r>
        <w:r w:rsidRPr="0013105A">
          <w:rPr>
            <w:rStyle w:val="Hyperlink"/>
            <w:noProof/>
          </w:rPr>
          <w:t>Notes on Computer Games</w:t>
        </w:r>
        <w:r>
          <w:rPr>
            <w:noProof/>
            <w:webHidden/>
          </w:rPr>
          <w:tab/>
        </w:r>
        <w:r>
          <w:rPr>
            <w:noProof/>
            <w:webHidden/>
          </w:rPr>
          <w:fldChar w:fldCharType="begin"/>
        </w:r>
        <w:r>
          <w:rPr>
            <w:noProof/>
            <w:webHidden/>
          </w:rPr>
          <w:instrText xml:space="preserve"> PAGEREF _Toc193914448 \h </w:instrText>
        </w:r>
        <w:r>
          <w:rPr>
            <w:noProof/>
            <w:webHidden/>
          </w:rPr>
        </w:r>
        <w:r>
          <w:rPr>
            <w:noProof/>
            <w:webHidden/>
          </w:rPr>
          <w:fldChar w:fldCharType="separate"/>
        </w:r>
        <w:r>
          <w:rPr>
            <w:noProof/>
            <w:webHidden/>
          </w:rPr>
          <w:t>205</w:t>
        </w:r>
        <w:r>
          <w:rPr>
            <w:noProof/>
            <w:webHidden/>
          </w:rPr>
          <w:fldChar w:fldCharType="end"/>
        </w:r>
      </w:hyperlink>
    </w:p>
    <w:p w14:paraId="01D0187B" w14:textId="6C72349C"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49" w:history="1">
        <w:r w:rsidRPr="0013105A">
          <w:rPr>
            <w:rStyle w:val="Hyperlink"/>
            <w:noProof/>
          </w:rPr>
          <w:t>13.</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Index of BitSaver Contents</w:t>
        </w:r>
        <w:r>
          <w:rPr>
            <w:noProof/>
            <w:webHidden/>
          </w:rPr>
          <w:tab/>
        </w:r>
        <w:r>
          <w:rPr>
            <w:noProof/>
            <w:webHidden/>
          </w:rPr>
          <w:fldChar w:fldCharType="begin"/>
        </w:r>
        <w:r>
          <w:rPr>
            <w:noProof/>
            <w:webHidden/>
          </w:rPr>
          <w:instrText xml:space="preserve"> PAGEREF _Toc193914449 \h </w:instrText>
        </w:r>
        <w:r>
          <w:rPr>
            <w:noProof/>
            <w:webHidden/>
          </w:rPr>
        </w:r>
        <w:r>
          <w:rPr>
            <w:noProof/>
            <w:webHidden/>
          </w:rPr>
          <w:fldChar w:fldCharType="separate"/>
        </w:r>
        <w:r>
          <w:rPr>
            <w:noProof/>
            <w:webHidden/>
          </w:rPr>
          <w:t>205</w:t>
        </w:r>
        <w:r>
          <w:rPr>
            <w:noProof/>
            <w:webHidden/>
          </w:rPr>
          <w:fldChar w:fldCharType="end"/>
        </w:r>
      </w:hyperlink>
    </w:p>
    <w:p w14:paraId="2747D4FE" w14:textId="16A31AF7"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0" w:history="1">
        <w:r w:rsidRPr="0013105A">
          <w:rPr>
            <w:rStyle w:val="Hyperlink"/>
            <w:noProof/>
          </w:rPr>
          <w:t>13.1</w:t>
        </w:r>
        <w:r>
          <w:rPr>
            <w:rFonts w:asciiTheme="minorHAnsi" w:eastAsiaTheme="minorEastAsia" w:hAnsiTheme="minorHAnsi" w:cstheme="minorBidi"/>
            <w:smallCaps w:val="0"/>
            <w:noProof/>
            <w:kern w:val="2"/>
            <w:sz w:val="24"/>
            <w14:ligatures w14:val="standardContextual"/>
          </w:rPr>
          <w:tab/>
        </w:r>
        <w:r w:rsidRPr="0013105A">
          <w:rPr>
            <w:rStyle w:val="Hyperlink"/>
            <w:noProof/>
          </w:rPr>
          <w:t>Index of /pdf/mit/whirlwind</w:t>
        </w:r>
        <w:r>
          <w:rPr>
            <w:noProof/>
            <w:webHidden/>
          </w:rPr>
          <w:tab/>
        </w:r>
        <w:r>
          <w:rPr>
            <w:noProof/>
            <w:webHidden/>
          </w:rPr>
          <w:fldChar w:fldCharType="begin"/>
        </w:r>
        <w:r>
          <w:rPr>
            <w:noProof/>
            <w:webHidden/>
          </w:rPr>
          <w:instrText xml:space="preserve"> PAGEREF _Toc193914450 \h </w:instrText>
        </w:r>
        <w:r>
          <w:rPr>
            <w:noProof/>
            <w:webHidden/>
          </w:rPr>
        </w:r>
        <w:r>
          <w:rPr>
            <w:noProof/>
            <w:webHidden/>
          </w:rPr>
          <w:fldChar w:fldCharType="separate"/>
        </w:r>
        <w:r>
          <w:rPr>
            <w:noProof/>
            <w:webHidden/>
          </w:rPr>
          <w:t>206</w:t>
        </w:r>
        <w:r>
          <w:rPr>
            <w:noProof/>
            <w:webHidden/>
          </w:rPr>
          <w:fldChar w:fldCharType="end"/>
        </w:r>
      </w:hyperlink>
    </w:p>
    <w:p w14:paraId="09C2D17F" w14:textId="60F2E6B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1" w:history="1">
        <w:r w:rsidRPr="0013105A">
          <w:rPr>
            <w:rStyle w:val="Hyperlink"/>
            <w:noProof/>
          </w:rPr>
          <w:t>13.2</w:t>
        </w:r>
        <w:r>
          <w:rPr>
            <w:rFonts w:asciiTheme="minorHAnsi" w:eastAsiaTheme="minorEastAsia" w:hAnsiTheme="minorHAnsi" w:cstheme="minorBidi"/>
            <w:smallCaps w:val="0"/>
            <w:noProof/>
            <w:kern w:val="2"/>
            <w:sz w:val="24"/>
            <w14:ligatures w14:val="standardContextual"/>
          </w:rPr>
          <w:tab/>
        </w:r>
        <w:r w:rsidRPr="0013105A">
          <w:rPr>
            <w:rStyle w:val="Hyperlink"/>
            <w:noProof/>
          </w:rPr>
          <w:t>Index of /pdf/mit/whirlwind/DCL-series</w:t>
        </w:r>
        <w:r>
          <w:rPr>
            <w:noProof/>
            <w:webHidden/>
          </w:rPr>
          <w:tab/>
        </w:r>
        <w:r>
          <w:rPr>
            <w:noProof/>
            <w:webHidden/>
          </w:rPr>
          <w:fldChar w:fldCharType="begin"/>
        </w:r>
        <w:r>
          <w:rPr>
            <w:noProof/>
            <w:webHidden/>
          </w:rPr>
          <w:instrText xml:space="preserve"> PAGEREF _Toc193914451 \h </w:instrText>
        </w:r>
        <w:r>
          <w:rPr>
            <w:noProof/>
            <w:webHidden/>
          </w:rPr>
        </w:r>
        <w:r>
          <w:rPr>
            <w:noProof/>
            <w:webHidden/>
          </w:rPr>
          <w:fldChar w:fldCharType="separate"/>
        </w:r>
        <w:r>
          <w:rPr>
            <w:noProof/>
            <w:webHidden/>
          </w:rPr>
          <w:t>208</w:t>
        </w:r>
        <w:r>
          <w:rPr>
            <w:noProof/>
            <w:webHidden/>
          </w:rPr>
          <w:fldChar w:fldCharType="end"/>
        </w:r>
      </w:hyperlink>
    </w:p>
    <w:p w14:paraId="11EBA89E" w14:textId="51DB28EB"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2" w:history="1">
        <w:r w:rsidRPr="0013105A">
          <w:rPr>
            <w:rStyle w:val="Hyperlink"/>
            <w:noProof/>
          </w:rPr>
          <w:t>13.3</w:t>
        </w:r>
        <w:r>
          <w:rPr>
            <w:rFonts w:asciiTheme="minorHAnsi" w:eastAsiaTheme="minorEastAsia" w:hAnsiTheme="minorHAnsi" w:cstheme="minorBidi"/>
            <w:smallCaps w:val="0"/>
            <w:noProof/>
            <w:kern w:val="2"/>
            <w:sz w:val="24"/>
            <w14:ligatures w14:val="standardContextual"/>
          </w:rPr>
          <w:tab/>
        </w:r>
        <w:r w:rsidRPr="0013105A">
          <w:rPr>
            <w:rStyle w:val="Hyperlink"/>
            <w:noProof/>
          </w:rPr>
          <w:t>Index of /pdf/mit/whirlwind/E-series</w:t>
        </w:r>
        <w:r>
          <w:rPr>
            <w:noProof/>
            <w:webHidden/>
          </w:rPr>
          <w:tab/>
        </w:r>
        <w:r>
          <w:rPr>
            <w:noProof/>
            <w:webHidden/>
          </w:rPr>
          <w:fldChar w:fldCharType="begin"/>
        </w:r>
        <w:r>
          <w:rPr>
            <w:noProof/>
            <w:webHidden/>
          </w:rPr>
          <w:instrText xml:space="preserve"> PAGEREF _Toc193914452 \h </w:instrText>
        </w:r>
        <w:r>
          <w:rPr>
            <w:noProof/>
            <w:webHidden/>
          </w:rPr>
        </w:r>
        <w:r>
          <w:rPr>
            <w:noProof/>
            <w:webHidden/>
          </w:rPr>
          <w:fldChar w:fldCharType="separate"/>
        </w:r>
        <w:r>
          <w:rPr>
            <w:noProof/>
            <w:webHidden/>
          </w:rPr>
          <w:t>215</w:t>
        </w:r>
        <w:r>
          <w:rPr>
            <w:noProof/>
            <w:webHidden/>
          </w:rPr>
          <w:fldChar w:fldCharType="end"/>
        </w:r>
      </w:hyperlink>
    </w:p>
    <w:p w14:paraId="18B060B6" w14:textId="64DF65F9"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3" w:history="1">
        <w:r w:rsidRPr="0013105A">
          <w:rPr>
            <w:rStyle w:val="Hyperlink"/>
            <w:noProof/>
          </w:rPr>
          <w:t>13.4</w:t>
        </w:r>
        <w:r>
          <w:rPr>
            <w:rFonts w:asciiTheme="minorHAnsi" w:eastAsiaTheme="minorEastAsia" w:hAnsiTheme="minorHAnsi" w:cstheme="minorBidi"/>
            <w:smallCaps w:val="0"/>
            <w:noProof/>
            <w:kern w:val="2"/>
            <w:sz w:val="24"/>
            <w14:ligatures w14:val="standardContextual"/>
          </w:rPr>
          <w:tab/>
        </w:r>
        <w:r w:rsidRPr="0013105A">
          <w:rPr>
            <w:rStyle w:val="Hyperlink"/>
            <w:noProof/>
          </w:rPr>
          <w:t>Index of /pdf/mit/whirlwind/M-series</w:t>
        </w:r>
        <w:r>
          <w:rPr>
            <w:noProof/>
            <w:webHidden/>
          </w:rPr>
          <w:tab/>
        </w:r>
        <w:r>
          <w:rPr>
            <w:noProof/>
            <w:webHidden/>
          </w:rPr>
          <w:fldChar w:fldCharType="begin"/>
        </w:r>
        <w:r>
          <w:rPr>
            <w:noProof/>
            <w:webHidden/>
          </w:rPr>
          <w:instrText xml:space="preserve"> PAGEREF _Toc193914453 \h </w:instrText>
        </w:r>
        <w:r>
          <w:rPr>
            <w:noProof/>
            <w:webHidden/>
          </w:rPr>
        </w:r>
        <w:r>
          <w:rPr>
            <w:noProof/>
            <w:webHidden/>
          </w:rPr>
          <w:fldChar w:fldCharType="separate"/>
        </w:r>
        <w:r>
          <w:rPr>
            <w:noProof/>
            <w:webHidden/>
          </w:rPr>
          <w:t>217</w:t>
        </w:r>
        <w:r>
          <w:rPr>
            <w:noProof/>
            <w:webHidden/>
          </w:rPr>
          <w:fldChar w:fldCharType="end"/>
        </w:r>
      </w:hyperlink>
    </w:p>
    <w:p w14:paraId="417AD925" w14:textId="057DF109"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4" w:history="1">
        <w:r w:rsidRPr="0013105A">
          <w:rPr>
            <w:rStyle w:val="Hyperlink"/>
            <w:noProof/>
          </w:rPr>
          <w:t>13.5</w:t>
        </w:r>
        <w:r>
          <w:rPr>
            <w:rFonts w:asciiTheme="minorHAnsi" w:eastAsiaTheme="minorEastAsia" w:hAnsiTheme="minorHAnsi" w:cstheme="minorBidi"/>
            <w:smallCaps w:val="0"/>
            <w:noProof/>
            <w:kern w:val="2"/>
            <w:sz w:val="24"/>
            <w14:ligatures w14:val="standardContextual"/>
          </w:rPr>
          <w:tab/>
        </w:r>
        <w:r w:rsidRPr="0013105A">
          <w:rPr>
            <w:rStyle w:val="Hyperlink"/>
            <w:noProof/>
          </w:rPr>
          <w:t>Index of /pdf/mit/whirlwind/R-series</w:t>
        </w:r>
        <w:r>
          <w:rPr>
            <w:noProof/>
            <w:webHidden/>
          </w:rPr>
          <w:tab/>
        </w:r>
        <w:r>
          <w:rPr>
            <w:noProof/>
            <w:webHidden/>
          </w:rPr>
          <w:fldChar w:fldCharType="begin"/>
        </w:r>
        <w:r>
          <w:rPr>
            <w:noProof/>
            <w:webHidden/>
          </w:rPr>
          <w:instrText xml:space="preserve"> PAGEREF _Toc193914454 \h </w:instrText>
        </w:r>
        <w:r>
          <w:rPr>
            <w:noProof/>
            <w:webHidden/>
          </w:rPr>
        </w:r>
        <w:r>
          <w:rPr>
            <w:noProof/>
            <w:webHidden/>
          </w:rPr>
          <w:fldChar w:fldCharType="separate"/>
        </w:r>
        <w:r>
          <w:rPr>
            <w:noProof/>
            <w:webHidden/>
          </w:rPr>
          <w:t>223</w:t>
        </w:r>
        <w:r>
          <w:rPr>
            <w:noProof/>
            <w:webHidden/>
          </w:rPr>
          <w:fldChar w:fldCharType="end"/>
        </w:r>
      </w:hyperlink>
    </w:p>
    <w:p w14:paraId="20E92EAB" w14:textId="5938F307"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5" w:history="1">
        <w:r w:rsidRPr="0013105A">
          <w:rPr>
            <w:rStyle w:val="Hyperlink"/>
            <w:noProof/>
          </w:rPr>
          <w:t>13.6</w:t>
        </w:r>
        <w:r>
          <w:rPr>
            <w:rFonts w:asciiTheme="minorHAnsi" w:eastAsiaTheme="minorEastAsia" w:hAnsiTheme="minorHAnsi" w:cstheme="minorBidi"/>
            <w:smallCaps w:val="0"/>
            <w:noProof/>
            <w:kern w:val="2"/>
            <w:sz w:val="24"/>
            <w14:ligatures w14:val="standardContextual"/>
          </w:rPr>
          <w:tab/>
        </w:r>
        <w:r w:rsidRPr="0013105A">
          <w:rPr>
            <w:rStyle w:val="Hyperlink"/>
            <w:noProof/>
          </w:rPr>
          <w:t>Index of /pdf/mit/whirlwind/apt</w:t>
        </w:r>
        <w:r>
          <w:rPr>
            <w:noProof/>
            <w:webHidden/>
          </w:rPr>
          <w:tab/>
        </w:r>
        <w:r>
          <w:rPr>
            <w:noProof/>
            <w:webHidden/>
          </w:rPr>
          <w:fldChar w:fldCharType="begin"/>
        </w:r>
        <w:r>
          <w:rPr>
            <w:noProof/>
            <w:webHidden/>
          </w:rPr>
          <w:instrText xml:space="preserve"> PAGEREF _Toc193914455 \h </w:instrText>
        </w:r>
        <w:r>
          <w:rPr>
            <w:noProof/>
            <w:webHidden/>
          </w:rPr>
        </w:r>
        <w:r>
          <w:rPr>
            <w:noProof/>
            <w:webHidden/>
          </w:rPr>
          <w:fldChar w:fldCharType="separate"/>
        </w:r>
        <w:r>
          <w:rPr>
            <w:noProof/>
            <w:webHidden/>
          </w:rPr>
          <w:t>225</w:t>
        </w:r>
        <w:r>
          <w:rPr>
            <w:noProof/>
            <w:webHidden/>
          </w:rPr>
          <w:fldChar w:fldCharType="end"/>
        </w:r>
      </w:hyperlink>
    </w:p>
    <w:p w14:paraId="2CB021E0" w14:textId="00CCC8CE"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6" w:history="1">
        <w:r w:rsidRPr="0013105A">
          <w:rPr>
            <w:rStyle w:val="Hyperlink"/>
            <w:noProof/>
          </w:rPr>
          <w:t>13.7</w:t>
        </w:r>
        <w:r>
          <w:rPr>
            <w:rFonts w:asciiTheme="minorHAnsi" w:eastAsiaTheme="minorEastAsia" w:hAnsiTheme="minorHAnsi" w:cstheme="minorBidi"/>
            <w:smallCaps w:val="0"/>
            <w:noProof/>
            <w:kern w:val="2"/>
            <w:sz w:val="24"/>
            <w14:ligatures w14:val="standardContextual"/>
          </w:rPr>
          <w:tab/>
        </w:r>
        <w:r w:rsidRPr="0013105A">
          <w:rPr>
            <w:rStyle w:val="Hyperlink"/>
            <w:noProof/>
          </w:rPr>
          <w:t>Index of /pdf/mit/whirlwind/pics</w:t>
        </w:r>
        <w:r>
          <w:rPr>
            <w:noProof/>
            <w:webHidden/>
          </w:rPr>
          <w:tab/>
        </w:r>
        <w:r>
          <w:rPr>
            <w:noProof/>
            <w:webHidden/>
          </w:rPr>
          <w:fldChar w:fldCharType="begin"/>
        </w:r>
        <w:r>
          <w:rPr>
            <w:noProof/>
            <w:webHidden/>
          </w:rPr>
          <w:instrText xml:space="preserve"> PAGEREF _Toc193914456 \h </w:instrText>
        </w:r>
        <w:r>
          <w:rPr>
            <w:noProof/>
            <w:webHidden/>
          </w:rPr>
        </w:r>
        <w:r>
          <w:rPr>
            <w:noProof/>
            <w:webHidden/>
          </w:rPr>
          <w:fldChar w:fldCharType="separate"/>
        </w:r>
        <w:r>
          <w:rPr>
            <w:noProof/>
            <w:webHidden/>
          </w:rPr>
          <w:t>226</w:t>
        </w:r>
        <w:r>
          <w:rPr>
            <w:noProof/>
            <w:webHidden/>
          </w:rPr>
          <w:fldChar w:fldCharType="end"/>
        </w:r>
      </w:hyperlink>
    </w:p>
    <w:p w14:paraId="7C105A59" w14:textId="371CEB61"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7" w:history="1">
        <w:r w:rsidRPr="0013105A">
          <w:rPr>
            <w:rStyle w:val="Hyperlink"/>
            <w:noProof/>
          </w:rPr>
          <w:t>13.8</w:t>
        </w:r>
        <w:r>
          <w:rPr>
            <w:rFonts w:asciiTheme="minorHAnsi" w:eastAsiaTheme="minorEastAsia" w:hAnsiTheme="minorHAnsi" w:cstheme="minorBidi"/>
            <w:smallCaps w:val="0"/>
            <w:noProof/>
            <w:kern w:val="2"/>
            <w:sz w:val="24"/>
            <w14:ligatures w14:val="standardContextual"/>
          </w:rPr>
          <w:tab/>
        </w:r>
        <w:r w:rsidRPr="0013105A">
          <w:rPr>
            <w:rStyle w:val="Hyperlink"/>
            <w:noProof/>
          </w:rPr>
          <w:t>Notes from MITRE Documents</w:t>
        </w:r>
        <w:r>
          <w:rPr>
            <w:noProof/>
            <w:webHidden/>
          </w:rPr>
          <w:tab/>
        </w:r>
        <w:r>
          <w:rPr>
            <w:noProof/>
            <w:webHidden/>
          </w:rPr>
          <w:fldChar w:fldCharType="begin"/>
        </w:r>
        <w:r>
          <w:rPr>
            <w:noProof/>
            <w:webHidden/>
          </w:rPr>
          <w:instrText xml:space="preserve"> PAGEREF _Toc193914457 \h </w:instrText>
        </w:r>
        <w:r>
          <w:rPr>
            <w:noProof/>
            <w:webHidden/>
          </w:rPr>
        </w:r>
        <w:r>
          <w:rPr>
            <w:noProof/>
            <w:webHidden/>
          </w:rPr>
          <w:fldChar w:fldCharType="separate"/>
        </w:r>
        <w:r>
          <w:rPr>
            <w:noProof/>
            <w:webHidden/>
          </w:rPr>
          <w:t>226</w:t>
        </w:r>
        <w:r>
          <w:rPr>
            <w:noProof/>
            <w:webHidden/>
          </w:rPr>
          <w:fldChar w:fldCharType="end"/>
        </w:r>
      </w:hyperlink>
    </w:p>
    <w:p w14:paraId="1A670F95" w14:textId="3A00B04A"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8" w:history="1">
        <w:r w:rsidRPr="0013105A">
          <w:rPr>
            <w:rStyle w:val="Hyperlink"/>
            <w:noProof/>
          </w:rPr>
          <w:t>13.9</w:t>
        </w:r>
        <w:r>
          <w:rPr>
            <w:rFonts w:asciiTheme="minorHAnsi" w:eastAsiaTheme="minorEastAsia" w:hAnsiTheme="minorHAnsi" w:cstheme="minorBidi"/>
            <w:smallCaps w:val="0"/>
            <w:noProof/>
            <w:kern w:val="2"/>
            <w:sz w:val="24"/>
            <w14:ligatures w14:val="standardContextual"/>
          </w:rPr>
          <w:tab/>
        </w:r>
        <w:r w:rsidRPr="0013105A">
          <w:rPr>
            <w:rStyle w:val="Hyperlink"/>
            <w:noProof/>
          </w:rPr>
          <w:t>Whirlwind at Wolf Engineering</w:t>
        </w:r>
        <w:r>
          <w:rPr>
            <w:noProof/>
            <w:webHidden/>
          </w:rPr>
          <w:tab/>
        </w:r>
        <w:r>
          <w:rPr>
            <w:noProof/>
            <w:webHidden/>
          </w:rPr>
          <w:fldChar w:fldCharType="begin"/>
        </w:r>
        <w:r>
          <w:rPr>
            <w:noProof/>
            <w:webHidden/>
          </w:rPr>
          <w:instrText xml:space="preserve"> PAGEREF _Toc193914458 \h </w:instrText>
        </w:r>
        <w:r>
          <w:rPr>
            <w:noProof/>
            <w:webHidden/>
          </w:rPr>
        </w:r>
        <w:r>
          <w:rPr>
            <w:noProof/>
            <w:webHidden/>
          </w:rPr>
          <w:fldChar w:fldCharType="separate"/>
        </w:r>
        <w:r>
          <w:rPr>
            <w:noProof/>
            <w:webHidden/>
          </w:rPr>
          <w:t>226</w:t>
        </w:r>
        <w:r>
          <w:rPr>
            <w:noProof/>
            <w:webHidden/>
          </w:rPr>
          <w:fldChar w:fldCharType="end"/>
        </w:r>
      </w:hyperlink>
    </w:p>
    <w:p w14:paraId="7ECD755B" w14:textId="1364649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59" w:history="1">
        <w:r w:rsidRPr="0013105A">
          <w:rPr>
            <w:rStyle w:val="Hyperlink"/>
            <w:noProof/>
          </w:rPr>
          <w:t>13.10</w:t>
        </w:r>
        <w:r>
          <w:rPr>
            <w:rFonts w:asciiTheme="minorHAnsi" w:eastAsiaTheme="minorEastAsia" w:hAnsiTheme="minorHAnsi" w:cstheme="minorBidi"/>
            <w:smallCaps w:val="0"/>
            <w:noProof/>
            <w:kern w:val="2"/>
            <w:sz w:val="24"/>
            <w14:ligatures w14:val="standardContextual"/>
          </w:rPr>
          <w:tab/>
        </w:r>
        <w:r w:rsidRPr="0013105A">
          <w:rPr>
            <w:rStyle w:val="Hyperlink"/>
            <w:noProof/>
          </w:rPr>
          <w:t>Flexowriter</w:t>
        </w:r>
        <w:r>
          <w:rPr>
            <w:noProof/>
            <w:webHidden/>
          </w:rPr>
          <w:tab/>
        </w:r>
        <w:r>
          <w:rPr>
            <w:noProof/>
            <w:webHidden/>
          </w:rPr>
          <w:fldChar w:fldCharType="begin"/>
        </w:r>
        <w:r>
          <w:rPr>
            <w:noProof/>
            <w:webHidden/>
          </w:rPr>
          <w:instrText xml:space="preserve"> PAGEREF _Toc193914459 \h </w:instrText>
        </w:r>
        <w:r>
          <w:rPr>
            <w:noProof/>
            <w:webHidden/>
          </w:rPr>
        </w:r>
        <w:r>
          <w:rPr>
            <w:noProof/>
            <w:webHidden/>
          </w:rPr>
          <w:fldChar w:fldCharType="separate"/>
        </w:r>
        <w:r>
          <w:rPr>
            <w:noProof/>
            <w:webHidden/>
          </w:rPr>
          <w:t>228</w:t>
        </w:r>
        <w:r>
          <w:rPr>
            <w:noProof/>
            <w:webHidden/>
          </w:rPr>
          <w:fldChar w:fldCharType="end"/>
        </w:r>
      </w:hyperlink>
    </w:p>
    <w:p w14:paraId="2B1C2709" w14:textId="3F148AA9"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60" w:history="1">
        <w:r w:rsidRPr="0013105A">
          <w:rPr>
            <w:rStyle w:val="Hyperlink"/>
            <w:noProof/>
          </w:rPr>
          <w:t>13.11</w:t>
        </w:r>
        <w:r>
          <w:rPr>
            <w:rFonts w:asciiTheme="minorHAnsi" w:eastAsiaTheme="minorEastAsia" w:hAnsiTheme="minorHAnsi" w:cstheme="minorBidi"/>
            <w:smallCaps w:val="0"/>
            <w:noProof/>
            <w:kern w:val="2"/>
            <w:sz w:val="24"/>
            <w14:ligatures w14:val="standardContextual"/>
          </w:rPr>
          <w:tab/>
        </w:r>
        <w:r w:rsidRPr="0013105A">
          <w:rPr>
            <w:rStyle w:val="Hyperlink"/>
            <w:noProof/>
          </w:rPr>
          <w:t>Memory Test Computer</w:t>
        </w:r>
        <w:r>
          <w:rPr>
            <w:noProof/>
            <w:webHidden/>
          </w:rPr>
          <w:tab/>
        </w:r>
        <w:r>
          <w:rPr>
            <w:noProof/>
            <w:webHidden/>
          </w:rPr>
          <w:fldChar w:fldCharType="begin"/>
        </w:r>
        <w:r>
          <w:rPr>
            <w:noProof/>
            <w:webHidden/>
          </w:rPr>
          <w:instrText xml:space="preserve"> PAGEREF _Toc193914460 \h </w:instrText>
        </w:r>
        <w:r>
          <w:rPr>
            <w:noProof/>
            <w:webHidden/>
          </w:rPr>
        </w:r>
        <w:r>
          <w:rPr>
            <w:noProof/>
            <w:webHidden/>
          </w:rPr>
          <w:fldChar w:fldCharType="separate"/>
        </w:r>
        <w:r>
          <w:rPr>
            <w:noProof/>
            <w:webHidden/>
          </w:rPr>
          <w:t>228</w:t>
        </w:r>
        <w:r>
          <w:rPr>
            <w:noProof/>
            <w:webHidden/>
          </w:rPr>
          <w:fldChar w:fldCharType="end"/>
        </w:r>
      </w:hyperlink>
    </w:p>
    <w:p w14:paraId="72124B39" w14:textId="43220CA4"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61" w:history="1">
        <w:r w:rsidRPr="0013105A">
          <w:rPr>
            <w:rStyle w:val="Hyperlink"/>
            <w:noProof/>
          </w:rPr>
          <w:t>13.12</w:t>
        </w:r>
        <w:r>
          <w:rPr>
            <w:rFonts w:asciiTheme="minorHAnsi" w:eastAsiaTheme="minorEastAsia" w:hAnsiTheme="minorHAnsi" w:cstheme="minorBidi"/>
            <w:smallCaps w:val="0"/>
            <w:noProof/>
            <w:kern w:val="2"/>
            <w:sz w:val="24"/>
            <w14:ligatures w14:val="standardContextual"/>
          </w:rPr>
          <w:tab/>
        </w:r>
        <w:r w:rsidRPr="0013105A">
          <w:rPr>
            <w:rStyle w:val="Hyperlink"/>
            <w:noProof/>
          </w:rPr>
          <w:t>Other BitSaver docs</w:t>
        </w:r>
        <w:r>
          <w:rPr>
            <w:noProof/>
            <w:webHidden/>
          </w:rPr>
          <w:tab/>
        </w:r>
        <w:r>
          <w:rPr>
            <w:noProof/>
            <w:webHidden/>
          </w:rPr>
          <w:fldChar w:fldCharType="begin"/>
        </w:r>
        <w:r>
          <w:rPr>
            <w:noProof/>
            <w:webHidden/>
          </w:rPr>
          <w:instrText xml:space="preserve"> PAGEREF _Toc193914461 \h </w:instrText>
        </w:r>
        <w:r>
          <w:rPr>
            <w:noProof/>
            <w:webHidden/>
          </w:rPr>
        </w:r>
        <w:r>
          <w:rPr>
            <w:noProof/>
            <w:webHidden/>
          </w:rPr>
          <w:fldChar w:fldCharType="separate"/>
        </w:r>
        <w:r>
          <w:rPr>
            <w:noProof/>
            <w:webHidden/>
          </w:rPr>
          <w:t>228</w:t>
        </w:r>
        <w:r>
          <w:rPr>
            <w:noProof/>
            <w:webHidden/>
          </w:rPr>
          <w:fldChar w:fldCharType="end"/>
        </w:r>
      </w:hyperlink>
    </w:p>
    <w:p w14:paraId="42DCCA6F" w14:textId="7600881F"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62" w:history="1">
        <w:r w:rsidRPr="0013105A">
          <w:rPr>
            <w:rStyle w:val="Hyperlink"/>
            <w:noProof/>
          </w:rPr>
          <w:t>13.13</w:t>
        </w:r>
        <w:r>
          <w:rPr>
            <w:rFonts w:asciiTheme="minorHAnsi" w:eastAsiaTheme="minorEastAsia" w:hAnsiTheme="minorHAnsi" w:cstheme="minorBidi"/>
            <w:smallCaps w:val="0"/>
            <w:noProof/>
            <w:kern w:val="2"/>
            <w:sz w:val="24"/>
            <w14:ligatures w14:val="standardContextual"/>
          </w:rPr>
          <w:tab/>
        </w:r>
        <w:r w:rsidRPr="0013105A">
          <w:rPr>
            <w:rStyle w:val="Hyperlink"/>
            <w:noProof/>
          </w:rPr>
          <w:t>BitSavers Magnetic and Paper Tape</w:t>
        </w:r>
        <w:r>
          <w:rPr>
            <w:noProof/>
            <w:webHidden/>
          </w:rPr>
          <w:tab/>
        </w:r>
        <w:r>
          <w:rPr>
            <w:noProof/>
            <w:webHidden/>
          </w:rPr>
          <w:fldChar w:fldCharType="begin"/>
        </w:r>
        <w:r>
          <w:rPr>
            <w:noProof/>
            <w:webHidden/>
          </w:rPr>
          <w:instrText xml:space="preserve"> PAGEREF _Toc193914462 \h </w:instrText>
        </w:r>
        <w:r>
          <w:rPr>
            <w:noProof/>
            <w:webHidden/>
          </w:rPr>
        </w:r>
        <w:r>
          <w:rPr>
            <w:noProof/>
            <w:webHidden/>
          </w:rPr>
          <w:fldChar w:fldCharType="separate"/>
        </w:r>
        <w:r>
          <w:rPr>
            <w:noProof/>
            <w:webHidden/>
          </w:rPr>
          <w:t>228</w:t>
        </w:r>
        <w:r>
          <w:rPr>
            <w:noProof/>
            <w:webHidden/>
          </w:rPr>
          <w:fldChar w:fldCharType="end"/>
        </w:r>
      </w:hyperlink>
    </w:p>
    <w:p w14:paraId="2B4EE090" w14:textId="271A294E"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63" w:history="1">
        <w:r w:rsidRPr="0013105A">
          <w:rPr>
            <w:rStyle w:val="Hyperlink"/>
            <w:noProof/>
          </w:rPr>
          <w:t>14.</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Defense Technical Information Center</w:t>
        </w:r>
        <w:r>
          <w:rPr>
            <w:noProof/>
            <w:webHidden/>
          </w:rPr>
          <w:tab/>
        </w:r>
        <w:r>
          <w:rPr>
            <w:noProof/>
            <w:webHidden/>
          </w:rPr>
          <w:fldChar w:fldCharType="begin"/>
        </w:r>
        <w:r>
          <w:rPr>
            <w:noProof/>
            <w:webHidden/>
          </w:rPr>
          <w:instrText xml:space="preserve"> PAGEREF _Toc193914463 \h </w:instrText>
        </w:r>
        <w:r>
          <w:rPr>
            <w:noProof/>
            <w:webHidden/>
          </w:rPr>
        </w:r>
        <w:r>
          <w:rPr>
            <w:noProof/>
            <w:webHidden/>
          </w:rPr>
          <w:fldChar w:fldCharType="separate"/>
        </w:r>
        <w:r>
          <w:rPr>
            <w:noProof/>
            <w:webHidden/>
          </w:rPr>
          <w:t>229</w:t>
        </w:r>
        <w:r>
          <w:rPr>
            <w:noProof/>
            <w:webHidden/>
          </w:rPr>
          <w:fldChar w:fldCharType="end"/>
        </w:r>
      </w:hyperlink>
    </w:p>
    <w:p w14:paraId="0C09BECB" w14:textId="7677BECA"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64" w:history="1">
        <w:r w:rsidRPr="0013105A">
          <w:rPr>
            <w:rStyle w:val="Hyperlink"/>
            <w:noProof/>
          </w:rPr>
          <w:t>15.</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Technical Sources</w:t>
        </w:r>
        <w:r>
          <w:rPr>
            <w:noProof/>
            <w:webHidden/>
          </w:rPr>
          <w:tab/>
        </w:r>
        <w:r>
          <w:rPr>
            <w:noProof/>
            <w:webHidden/>
          </w:rPr>
          <w:fldChar w:fldCharType="begin"/>
        </w:r>
        <w:r>
          <w:rPr>
            <w:noProof/>
            <w:webHidden/>
          </w:rPr>
          <w:instrText xml:space="preserve"> PAGEREF _Toc193914464 \h </w:instrText>
        </w:r>
        <w:r>
          <w:rPr>
            <w:noProof/>
            <w:webHidden/>
          </w:rPr>
        </w:r>
        <w:r>
          <w:rPr>
            <w:noProof/>
            <w:webHidden/>
          </w:rPr>
          <w:fldChar w:fldCharType="separate"/>
        </w:r>
        <w:r>
          <w:rPr>
            <w:noProof/>
            <w:webHidden/>
          </w:rPr>
          <w:t>229</w:t>
        </w:r>
        <w:r>
          <w:rPr>
            <w:noProof/>
            <w:webHidden/>
          </w:rPr>
          <w:fldChar w:fldCharType="end"/>
        </w:r>
      </w:hyperlink>
    </w:p>
    <w:p w14:paraId="6CE93A59" w14:textId="1C1E3F63"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65" w:history="1">
        <w:r w:rsidRPr="0013105A">
          <w:rPr>
            <w:rStyle w:val="Hyperlink"/>
            <w:noProof/>
          </w:rPr>
          <w:t>15.1</w:t>
        </w:r>
        <w:r>
          <w:rPr>
            <w:rFonts w:asciiTheme="minorHAnsi" w:eastAsiaTheme="minorEastAsia" w:hAnsiTheme="minorHAnsi" w:cstheme="minorBidi"/>
            <w:smallCaps w:val="0"/>
            <w:noProof/>
            <w:kern w:val="2"/>
            <w:sz w:val="24"/>
            <w14:ligatures w14:val="standardContextual"/>
          </w:rPr>
          <w:tab/>
        </w:r>
        <w:r w:rsidRPr="0013105A">
          <w:rPr>
            <w:rStyle w:val="Hyperlink"/>
            <w:noProof/>
          </w:rPr>
          <w:t>Len Shustek's Mag Tape GitHub</w:t>
        </w:r>
        <w:r>
          <w:rPr>
            <w:noProof/>
            <w:webHidden/>
          </w:rPr>
          <w:tab/>
        </w:r>
        <w:r>
          <w:rPr>
            <w:noProof/>
            <w:webHidden/>
          </w:rPr>
          <w:fldChar w:fldCharType="begin"/>
        </w:r>
        <w:r>
          <w:rPr>
            <w:noProof/>
            <w:webHidden/>
          </w:rPr>
          <w:instrText xml:space="preserve"> PAGEREF _Toc193914465 \h </w:instrText>
        </w:r>
        <w:r>
          <w:rPr>
            <w:noProof/>
            <w:webHidden/>
          </w:rPr>
        </w:r>
        <w:r>
          <w:rPr>
            <w:noProof/>
            <w:webHidden/>
          </w:rPr>
          <w:fldChar w:fldCharType="separate"/>
        </w:r>
        <w:r>
          <w:rPr>
            <w:noProof/>
            <w:webHidden/>
          </w:rPr>
          <w:t>229</w:t>
        </w:r>
        <w:r>
          <w:rPr>
            <w:noProof/>
            <w:webHidden/>
          </w:rPr>
          <w:fldChar w:fldCharType="end"/>
        </w:r>
      </w:hyperlink>
    </w:p>
    <w:p w14:paraId="4A7068E9" w14:textId="2FB00D09"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66" w:history="1">
        <w:r w:rsidRPr="0013105A">
          <w:rPr>
            <w:rStyle w:val="Hyperlink"/>
            <w:noProof/>
          </w:rPr>
          <w:t>16.</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Museum Warehouses</w:t>
        </w:r>
        <w:r>
          <w:rPr>
            <w:noProof/>
            <w:webHidden/>
          </w:rPr>
          <w:tab/>
        </w:r>
        <w:r>
          <w:rPr>
            <w:noProof/>
            <w:webHidden/>
          </w:rPr>
          <w:fldChar w:fldCharType="begin"/>
        </w:r>
        <w:r>
          <w:rPr>
            <w:noProof/>
            <w:webHidden/>
          </w:rPr>
          <w:instrText xml:space="preserve"> PAGEREF _Toc193914466 \h </w:instrText>
        </w:r>
        <w:r>
          <w:rPr>
            <w:noProof/>
            <w:webHidden/>
          </w:rPr>
        </w:r>
        <w:r>
          <w:rPr>
            <w:noProof/>
            <w:webHidden/>
          </w:rPr>
          <w:fldChar w:fldCharType="separate"/>
        </w:r>
        <w:r>
          <w:rPr>
            <w:noProof/>
            <w:webHidden/>
          </w:rPr>
          <w:t>229</w:t>
        </w:r>
        <w:r>
          <w:rPr>
            <w:noProof/>
            <w:webHidden/>
          </w:rPr>
          <w:fldChar w:fldCharType="end"/>
        </w:r>
      </w:hyperlink>
    </w:p>
    <w:p w14:paraId="557580CB" w14:textId="5D7F05EB"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67" w:history="1">
        <w:r w:rsidRPr="0013105A">
          <w:rPr>
            <w:rStyle w:val="Hyperlink"/>
            <w:noProof/>
          </w:rPr>
          <w:t>16.1</w:t>
        </w:r>
        <w:r>
          <w:rPr>
            <w:rFonts w:asciiTheme="minorHAnsi" w:eastAsiaTheme="minorEastAsia" w:hAnsiTheme="minorHAnsi" w:cstheme="minorBidi"/>
            <w:smallCaps w:val="0"/>
            <w:noProof/>
            <w:kern w:val="2"/>
            <w:sz w:val="24"/>
            <w14:ligatures w14:val="standardContextual"/>
          </w:rPr>
          <w:tab/>
        </w:r>
        <w:r w:rsidRPr="0013105A">
          <w:rPr>
            <w:rStyle w:val="Hyperlink"/>
            <w:noProof/>
          </w:rPr>
          <w:t>CHM Warehouse</w:t>
        </w:r>
        <w:r>
          <w:rPr>
            <w:noProof/>
            <w:webHidden/>
          </w:rPr>
          <w:tab/>
        </w:r>
        <w:r>
          <w:rPr>
            <w:noProof/>
            <w:webHidden/>
          </w:rPr>
          <w:fldChar w:fldCharType="begin"/>
        </w:r>
        <w:r>
          <w:rPr>
            <w:noProof/>
            <w:webHidden/>
          </w:rPr>
          <w:instrText xml:space="preserve"> PAGEREF _Toc193914467 \h </w:instrText>
        </w:r>
        <w:r>
          <w:rPr>
            <w:noProof/>
            <w:webHidden/>
          </w:rPr>
        </w:r>
        <w:r>
          <w:rPr>
            <w:noProof/>
            <w:webHidden/>
          </w:rPr>
          <w:fldChar w:fldCharType="separate"/>
        </w:r>
        <w:r>
          <w:rPr>
            <w:noProof/>
            <w:webHidden/>
          </w:rPr>
          <w:t>229</w:t>
        </w:r>
        <w:r>
          <w:rPr>
            <w:noProof/>
            <w:webHidden/>
          </w:rPr>
          <w:fldChar w:fldCharType="end"/>
        </w:r>
      </w:hyperlink>
    </w:p>
    <w:p w14:paraId="17DAD6E5" w14:textId="38A3C99F"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68" w:history="1">
        <w:r w:rsidRPr="0013105A">
          <w:rPr>
            <w:rStyle w:val="Hyperlink"/>
            <w:noProof/>
          </w:rPr>
          <w:t>16.2</w:t>
        </w:r>
        <w:r>
          <w:rPr>
            <w:rFonts w:asciiTheme="minorHAnsi" w:eastAsiaTheme="minorEastAsia" w:hAnsiTheme="minorHAnsi" w:cstheme="minorBidi"/>
            <w:smallCaps w:val="0"/>
            <w:noProof/>
            <w:kern w:val="2"/>
            <w:sz w:val="24"/>
            <w14:ligatures w14:val="standardContextual"/>
          </w:rPr>
          <w:tab/>
        </w:r>
        <w:r w:rsidRPr="0013105A">
          <w:rPr>
            <w:rStyle w:val="Hyperlink"/>
            <w:noProof/>
          </w:rPr>
          <w:t>MIT Warehouse – Tyler St.</w:t>
        </w:r>
        <w:r>
          <w:rPr>
            <w:noProof/>
            <w:webHidden/>
          </w:rPr>
          <w:tab/>
        </w:r>
        <w:r>
          <w:rPr>
            <w:noProof/>
            <w:webHidden/>
          </w:rPr>
          <w:fldChar w:fldCharType="begin"/>
        </w:r>
        <w:r>
          <w:rPr>
            <w:noProof/>
            <w:webHidden/>
          </w:rPr>
          <w:instrText xml:space="preserve"> PAGEREF _Toc193914468 \h </w:instrText>
        </w:r>
        <w:r>
          <w:rPr>
            <w:noProof/>
            <w:webHidden/>
          </w:rPr>
        </w:r>
        <w:r>
          <w:rPr>
            <w:noProof/>
            <w:webHidden/>
          </w:rPr>
          <w:fldChar w:fldCharType="separate"/>
        </w:r>
        <w:r>
          <w:rPr>
            <w:noProof/>
            <w:webHidden/>
          </w:rPr>
          <w:t>230</w:t>
        </w:r>
        <w:r>
          <w:rPr>
            <w:noProof/>
            <w:webHidden/>
          </w:rPr>
          <w:fldChar w:fldCharType="end"/>
        </w:r>
      </w:hyperlink>
    </w:p>
    <w:p w14:paraId="4172DF4A" w14:textId="0EA60FFA"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69" w:history="1">
        <w:r w:rsidRPr="0013105A">
          <w:rPr>
            <w:rStyle w:val="Hyperlink"/>
            <w:noProof/>
          </w:rPr>
          <w:t>17.</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Other Sources</w:t>
        </w:r>
        <w:r>
          <w:rPr>
            <w:noProof/>
            <w:webHidden/>
          </w:rPr>
          <w:tab/>
        </w:r>
        <w:r>
          <w:rPr>
            <w:noProof/>
            <w:webHidden/>
          </w:rPr>
          <w:fldChar w:fldCharType="begin"/>
        </w:r>
        <w:r>
          <w:rPr>
            <w:noProof/>
            <w:webHidden/>
          </w:rPr>
          <w:instrText xml:space="preserve"> PAGEREF _Toc193914469 \h </w:instrText>
        </w:r>
        <w:r>
          <w:rPr>
            <w:noProof/>
            <w:webHidden/>
          </w:rPr>
        </w:r>
        <w:r>
          <w:rPr>
            <w:noProof/>
            <w:webHidden/>
          </w:rPr>
          <w:fldChar w:fldCharType="separate"/>
        </w:r>
        <w:r>
          <w:rPr>
            <w:noProof/>
            <w:webHidden/>
          </w:rPr>
          <w:t>233</w:t>
        </w:r>
        <w:r>
          <w:rPr>
            <w:noProof/>
            <w:webHidden/>
          </w:rPr>
          <w:fldChar w:fldCharType="end"/>
        </w:r>
      </w:hyperlink>
    </w:p>
    <w:p w14:paraId="6EECFA63" w14:textId="49AE72DF"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70" w:history="1">
        <w:r w:rsidRPr="0013105A">
          <w:rPr>
            <w:rStyle w:val="Hyperlink"/>
            <w:noProof/>
          </w:rPr>
          <w:t>17.1</w:t>
        </w:r>
        <w:r>
          <w:rPr>
            <w:rFonts w:asciiTheme="minorHAnsi" w:eastAsiaTheme="minorEastAsia" w:hAnsiTheme="minorHAnsi" w:cstheme="minorBidi"/>
            <w:smallCaps w:val="0"/>
            <w:noProof/>
            <w:kern w:val="2"/>
            <w:sz w:val="24"/>
            <w14:ligatures w14:val="standardContextual"/>
          </w:rPr>
          <w:tab/>
        </w:r>
        <w:r w:rsidRPr="0013105A">
          <w:rPr>
            <w:rStyle w:val="Hyperlink"/>
            <w:noProof/>
          </w:rPr>
          <w:t>Whirlwind Program Costs</w:t>
        </w:r>
        <w:r>
          <w:rPr>
            <w:noProof/>
            <w:webHidden/>
          </w:rPr>
          <w:tab/>
        </w:r>
        <w:r>
          <w:rPr>
            <w:noProof/>
            <w:webHidden/>
          </w:rPr>
          <w:fldChar w:fldCharType="begin"/>
        </w:r>
        <w:r>
          <w:rPr>
            <w:noProof/>
            <w:webHidden/>
          </w:rPr>
          <w:instrText xml:space="preserve"> PAGEREF _Toc193914470 \h </w:instrText>
        </w:r>
        <w:r>
          <w:rPr>
            <w:noProof/>
            <w:webHidden/>
          </w:rPr>
        </w:r>
        <w:r>
          <w:rPr>
            <w:noProof/>
            <w:webHidden/>
          </w:rPr>
          <w:fldChar w:fldCharType="separate"/>
        </w:r>
        <w:r>
          <w:rPr>
            <w:noProof/>
            <w:webHidden/>
          </w:rPr>
          <w:t>233</w:t>
        </w:r>
        <w:r>
          <w:rPr>
            <w:noProof/>
            <w:webHidden/>
          </w:rPr>
          <w:fldChar w:fldCharType="end"/>
        </w:r>
      </w:hyperlink>
    </w:p>
    <w:p w14:paraId="144EA65F" w14:textId="2028E1A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71" w:history="1">
        <w:r w:rsidRPr="0013105A">
          <w:rPr>
            <w:rStyle w:val="Hyperlink"/>
            <w:noProof/>
          </w:rPr>
          <w:t>17.2</w:t>
        </w:r>
        <w:r>
          <w:rPr>
            <w:rFonts w:asciiTheme="minorHAnsi" w:eastAsiaTheme="minorEastAsia" w:hAnsiTheme="minorHAnsi" w:cstheme="minorBidi"/>
            <w:smallCaps w:val="0"/>
            <w:noProof/>
            <w:kern w:val="2"/>
            <w:sz w:val="24"/>
            <w14:ligatures w14:val="standardContextual"/>
          </w:rPr>
          <w:tab/>
        </w:r>
        <w:r w:rsidRPr="0013105A">
          <w:rPr>
            <w:rStyle w:val="Hyperlink"/>
            <w:noProof/>
          </w:rPr>
          <w:t>Air Defense Origins</w:t>
        </w:r>
        <w:r>
          <w:rPr>
            <w:noProof/>
            <w:webHidden/>
          </w:rPr>
          <w:tab/>
        </w:r>
        <w:r>
          <w:rPr>
            <w:noProof/>
            <w:webHidden/>
          </w:rPr>
          <w:fldChar w:fldCharType="begin"/>
        </w:r>
        <w:r>
          <w:rPr>
            <w:noProof/>
            <w:webHidden/>
          </w:rPr>
          <w:instrText xml:space="preserve"> PAGEREF _Toc193914471 \h </w:instrText>
        </w:r>
        <w:r>
          <w:rPr>
            <w:noProof/>
            <w:webHidden/>
          </w:rPr>
        </w:r>
        <w:r>
          <w:rPr>
            <w:noProof/>
            <w:webHidden/>
          </w:rPr>
          <w:fldChar w:fldCharType="separate"/>
        </w:r>
        <w:r>
          <w:rPr>
            <w:noProof/>
            <w:webHidden/>
          </w:rPr>
          <w:t>234</w:t>
        </w:r>
        <w:r>
          <w:rPr>
            <w:noProof/>
            <w:webHidden/>
          </w:rPr>
          <w:fldChar w:fldCharType="end"/>
        </w:r>
      </w:hyperlink>
    </w:p>
    <w:p w14:paraId="28514E79" w14:textId="0960ACC5"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72" w:history="1">
        <w:r w:rsidRPr="0013105A">
          <w:rPr>
            <w:rStyle w:val="Hyperlink"/>
            <w:noProof/>
          </w:rPr>
          <w:t>17.2.1</w:t>
        </w:r>
        <w:r>
          <w:rPr>
            <w:rFonts w:asciiTheme="minorHAnsi" w:eastAsiaTheme="minorEastAsia" w:hAnsiTheme="minorHAnsi" w:cstheme="minorBidi"/>
            <w:iCs w:val="0"/>
            <w:noProof/>
            <w:kern w:val="2"/>
            <w:sz w:val="24"/>
            <w14:ligatures w14:val="standardContextual"/>
          </w:rPr>
          <w:tab/>
        </w:r>
        <w:r w:rsidRPr="0013105A">
          <w:rPr>
            <w:rStyle w:val="Hyperlink"/>
            <w:noProof/>
          </w:rPr>
          <w:t>The Closed World</w:t>
        </w:r>
        <w:r>
          <w:rPr>
            <w:noProof/>
            <w:webHidden/>
          </w:rPr>
          <w:tab/>
        </w:r>
        <w:r>
          <w:rPr>
            <w:noProof/>
            <w:webHidden/>
          </w:rPr>
          <w:fldChar w:fldCharType="begin"/>
        </w:r>
        <w:r>
          <w:rPr>
            <w:noProof/>
            <w:webHidden/>
          </w:rPr>
          <w:instrText xml:space="preserve"> PAGEREF _Toc193914472 \h </w:instrText>
        </w:r>
        <w:r>
          <w:rPr>
            <w:noProof/>
            <w:webHidden/>
          </w:rPr>
        </w:r>
        <w:r>
          <w:rPr>
            <w:noProof/>
            <w:webHidden/>
          </w:rPr>
          <w:fldChar w:fldCharType="separate"/>
        </w:r>
        <w:r>
          <w:rPr>
            <w:noProof/>
            <w:webHidden/>
          </w:rPr>
          <w:t>234</w:t>
        </w:r>
        <w:r>
          <w:rPr>
            <w:noProof/>
            <w:webHidden/>
          </w:rPr>
          <w:fldChar w:fldCharType="end"/>
        </w:r>
      </w:hyperlink>
    </w:p>
    <w:p w14:paraId="523C4821" w14:textId="71DF6B13"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73" w:history="1">
        <w:r w:rsidRPr="0013105A">
          <w:rPr>
            <w:rStyle w:val="Hyperlink"/>
            <w:noProof/>
          </w:rPr>
          <w:t>17.2.2</w:t>
        </w:r>
        <w:r>
          <w:rPr>
            <w:rFonts w:asciiTheme="minorHAnsi" w:eastAsiaTheme="minorEastAsia" w:hAnsiTheme="minorHAnsi" w:cstheme="minorBidi"/>
            <w:iCs w:val="0"/>
            <w:noProof/>
            <w:kern w:val="2"/>
            <w:sz w:val="24"/>
            <w14:ligatures w14:val="standardContextual"/>
          </w:rPr>
          <w:tab/>
        </w:r>
        <w:r w:rsidRPr="0013105A">
          <w:rPr>
            <w:rStyle w:val="Hyperlink"/>
            <w:noProof/>
          </w:rPr>
          <w:t>Moving Targets</w:t>
        </w:r>
        <w:r>
          <w:rPr>
            <w:noProof/>
            <w:webHidden/>
          </w:rPr>
          <w:tab/>
        </w:r>
        <w:r>
          <w:rPr>
            <w:noProof/>
            <w:webHidden/>
          </w:rPr>
          <w:fldChar w:fldCharType="begin"/>
        </w:r>
        <w:r>
          <w:rPr>
            <w:noProof/>
            <w:webHidden/>
          </w:rPr>
          <w:instrText xml:space="preserve"> PAGEREF _Toc193914473 \h </w:instrText>
        </w:r>
        <w:r>
          <w:rPr>
            <w:noProof/>
            <w:webHidden/>
          </w:rPr>
        </w:r>
        <w:r>
          <w:rPr>
            <w:noProof/>
            <w:webHidden/>
          </w:rPr>
          <w:fldChar w:fldCharType="separate"/>
        </w:r>
        <w:r>
          <w:rPr>
            <w:noProof/>
            <w:webHidden/>
          </w:rPr>
          <w:t>235</w:t>
        </w:r>
        <w:r>
          <w:rPr>
            <w:noProof/>
            <w:webHidden/>
          </w:rPr>
          <w:fldChar w:fldCharType="end"/>
        </w:r>
      </w:hyperlink>
    </w:p>
    <w:p w14:paraId="6DA80176" w14:textId="3CBC23D7"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74" w:history="1">
        <w:r w:rsidRPr="0013105A">
          <w:rPr>
            <w:rStyle w:val="Hyperlink"/>
            <w:noProof/>
          </w:rPr>
          <w:t>17.2.3</w:t>
        </w:r>
        <w:r>
          <w:rPr>
            <w:rFonts w:asciiTheme="minorHAnsi" w:eastAsiaTheme="minorEastAsia" w:hAnsiTheme="minorHAnsi" w:cstheme="minorBidi"/>
            <w:iCs w:val="0"/>
            <w:noProof/>
            <w:kern w:val="2"/>
            <w:sz w:val="24"/>
            <w14:ligatures w14:val="standardContextual"/>
          </w:rPr>
          <w:tab/>
        </w:r>
        <w:r w:rsidRPr="0013105A">
          <w:rPr>
            <w:rStyle w:val="Hyperlink"/>
            <w:noProof/>
          </w:rPr>
          <w:t>The Emerging Shield</w:t>
        </w:r>
        <w:r>
          <w:rPr>
            <w:noProof/>
            <w:webHidden/>
          </w:rPr>
          <w:tab/>
        </w:r>
        <w:r>
          <w:rPr>
            <w:noProof/>
            <w:webHidden/>
          </w:rPr>
          <w:fldChar w:fldCharType="begin"/>
        </w:r>
        <w:r>
          <w:rPr>
            <w:noProof/>
            <w:webHidden/>
          </w:rPr>
          <w:instrText xml:space="preserve"> PAGEREF _Toc193914474 \h </w:instrText>
        </w:r>
        <w:r>
          <w:rPr>
            <w:noProof/>
            <w:webHidden/>
          </w:rPr>
        </w:r>
        <w:r>
          <w:rPr>
            <w:noProof/>
            <w:webHidden/>
          </w:rPr>
          <w:fldChar w:fldCharType="separate"/>
        </w:r>
        <w:r>
          <w:rPr>
            <w:noProof/>
            <w:webHidden/>
          </w:rPr>
          <w:t>235</w:t>
        </w:r>
        <w:r>
          <w:rPr>
            <w:noProof/>
            <w:webHidden/>
          </w:rPr>
          <w:fldChar w:fldCharType="end"/>
        </w:r>
      </w:hyperlink>
    </w:p>
    <w:p w14:paraId="614D0626" w14:textId="18543971"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75" w:history="1">
        <w:r w:rsidRPr="0013105A">
          <w:rPr>
            <w:rStyle w:val="Hyperlink"/>
            <w:noProof/>
          </w:rPr>
          <w:t>17.2.4</w:t>
        </w:r>
        <w:r>
          <w:rPr>
            <w:rFonts w:asciiTheme="minorHAnsi" w:eastAsiaTheme="minorEastAsia" w:hAnsiTheme="minorHAnsi" w:cstheme="minorBidi"/>
            <w:iCs w:val="0"/>
            <w:noProof/>
            <w:kern w:val="2"/>
            <w:sz w:val="24"/>
            <w14:ligatures w14:val="standardContextual"/>
          </w:rPr>
          <w:tab/>
        </w:r>
        <w:r w:rsidRPr="0013105A">
          <w:rPr>
            <w:rStyle w:val="Hyperlink"/>
            <w:noProof/>
          </w:rPr>
          <w:t>Project Charles Final Report</w:t>
        </w:r>
        <w:r>
          <w:rPr>
            <w:noProof/>
            <w:webHidden/>
          </w:rPr>
          <w:tab/>
        </w:r>
        <w:r>
          <w:rPr>
            <w:noProof/>
            <w:webHidden/>
          </w:rPr>
          <w:fldChar w:fldCharType="begin"/>
        </w:r>
        <w:r>
          <w:rPr>
            <w:noProof/>
            <w:webHidden/>
          </w:rPr>
          <w:instrText xml:space="preserve"> PAGEREF _Toc193914475 \h </w:instrText>
        </w:r>
        <w:r>
          <w:rPr>
            <w:noProof/>
            <w:webHidden/>
          </w:rPr>
        </w:r>
        <w:r>
          <w:rPr>
            <w:noProof/>
            <w:webHidden/>
          </w:rPr>
          <w:fldChar w:fldCharType="separate"/>
        </w:r>
        <w:r>
          <w:rPr>
            <w:noProof/>
            <w:webHidden/>
          </w:rPr>
          <w:t>239</w:t>
        </w:r>
        <w:r>
          <w:rPr>
            <w:noProof/>
            <w:webHidden/>
          </w:rPr>
          <w:fldChar w:fldCharType="end"/>
        </w:r>
      </w:hyperlink>
    </w:p>
    <w:p w14:paraId="62F1CA6D" w14:textId="127592B6"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76" w:history="1">
        <w:r w:rsidRPr="0013105A">
          <w:rPr>
            <w:rStyle w:val="Hyperlink"/>
            <w:noProof/>
          </w:rPr>
          <w:t>17.2.5</w:t>
        </w:r>
        <w:r>
          <w:rPr>
            <w:rFonts w:asciiTheme="minorHAnsi" w:eastAsiaTheme="minorEastAsia" w:hAnsiTheme="minorHAnsi" w:cstheme="minorBidi"/>
            <w:iCs w:val="0"/>
            <w:noProof/>
            <w:kern w:val="2"/>
            <w:sz w:val="24"/>
            <w14:ligatures w14:val="standardContextual"/>
          </w:rPr>
          <w:tab/>
        </w:r>
        <w:r w:rsidRPr="0013105A">
          <w:rPr>
            <w:rStyle w:val="Hyperlink"/>
            <w:noProof/>
          </w:rPr>
          <w:t>John Jacobs on SAGE</w:t>
        </w:r>
        <w:r>
          <w:rPr>
            <w:noProof/>
            <w:webHidden/>
          </w:rPr>
          <w:tab/>
        </w:r>
        <w:r>
          <w:rPr>
            <w:noProof/>
            <w:webHidden/>
          </w:rPr>
          <w:fldChar w:fldCharType="begin"/>
        </w:r>
        <w:r>
          <w:rPr>
            <w:noProof/>
            <w:webHidden/>
          </w:rPr>
          <w:instrText xml:space="preserve"> PAGEREF _Toc193914476 \h </w:instrText>
        </w:r>
        <w:r>
          <w:rPr>
            <w:noProof/>
            <w:webHidden/>
          </w:rPr>
        </w:r>
        <w:r>
          <w:rPr>
            <w:noProof/>
            <w:webHidden/>
          </w:rPr>
          <w:fldChar w:fldCharType="separate"/>
        </w:r>
        <w:r>
          <w:rPr>
            <w:noProof/>
            <w:webHidden/>
          </w:rPr>
          <w:t>240</w:t>
        </w:r>
        <w:r>
          <w:rPr>
            <w:noProof/>
            <w:webHidden/>
          </w:rPr>
          <w:fldChar w:fldCharType="end"/>
        </w:r>
      </w:hyperlink>
    </w:p>
    <w:p w14:paraId="70EFA3A4" w14:textId="5461E2D4"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77" w:history="1">
        <w:r w:rsidRPr="0013105A">
          <w:rPr>
            <w:rStyle w:val="Hyperlink"/>
            <w:noProof/>
          </w:rPr>
          <w:t>17.2.6</w:t>
        </w:r>
        <w:r>
          <w:rPr>
            <w:rFonts w:asciiTheme="minorHAnsi" w:eastAsiaTheme="minorEastAsia" w:hAnsiTheme="minorHAnsi" w:cstheme="minorBidi"/>
            <w:iCs w:val="0"/>
            <w:noProof/>
            <w:kern w:val="2"/>
            <w:sz w:val="24"/>
            <w14:ligatures w14:val="standardContextual"/>
          </w:rPr>
          <w:tab/>
        </w:r>
        <w:r w:rsidRPr="0013105A">
          <w:rPr>
            <w:rStyle w:val="Hyperlink"/>
            <w:noProof/>
          </w:rPr>
          <w:t>More Background for Air Defense</w:t>
        </w:r>
        <w:r>
          <w:rPr>
            <w:noProof/>
            <w:webHidden/>
          </w:rPr>
          <w:tab/>
        </w:r>
        <w:r>
          <w:rPr>
            <w:noProof/>
            <w:webHidden/>
          </w:rPr>
          <w:fldChar w:fldCharType="begin"/>
        </w:r>
        <w:r>
          <w:rPr>
            <w:noProof/>
            <w:webHidden/>
          </w:rPr>
          <w:instrText xml:space="preserve"> PAGEREF _Toc193914477 \h </w:instrText>
        </w:r>
        <w:r>
          <w:rPr>
            <w:noProof/>
            <w:webHidden/>
          </w:rPr>
        </w:r>
        <w:r>
          <w:rPr>
            <w:noProof/>
            <w:webHidden/>
          </w:rPr>
          <w:fldChar w:fldCharType="separate"/>
        </w:r>
        <w:r>
          <w:rPr>
            <w:noProof/>
            <w:webHidden/>
          </w:rPr>
          <w:t>240</w:t>
        </w:r>
        <w:r>
          <w:rPr>
            <w:noProof/>
            <w:webHidden/>
          </w:rPr>
          <w:fldChar w:fldCharType="end"/>
        </w:r>
      </w:hyperlink>
    </w:p>
    <w:p w14:paraId="3465C7EF" w14:textId="2607BCD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78" w:history="1">
        <w:r w:rsidRPr="0013105A">
          <w:rPr>
            <w:rStyle w:val="Hyperlink"/>
            <w:noProof/>
          </w:rPr>
          <w:t>17.3</w:t>
        </w:r>
        <w:r>
          <w:rPr>
            <w:rFonts w:asciiTheme="minorHAnsi" w:eastAsiaTheme="minorEastAsia" w:hAnsiTheme="minorHAnsi" w:cstheme="minorBidi"/>
            <w:smallCaps w:val="0"/>
            <w:noProof/>
            <w:kern w:val="2"/>
            <w:sz w:val="24"/>
            <w14:ligatures w14:val="standardContextual"/>
          </w:rPr>
          <w:tab/>
        </w:r>
        <w:r w:rsidRPr="0013105A">
          <w:rPr>
            <w:rStyle w:val="Hyperlink"/>
            <w:noProof/>
          </w:rPr>
          <w:t>Air Force History Archive</w:t>
        </w:r>
        <w:r>
          <w:rPr>
            <w:noProof/>
            <w:webHidden/>
          </w:rPr>
          <w:tab/>
        </w:r>
        <w:r>
          <w:rPr>
            <w:noProof/>
            <w:webHidden/>
          </w:rPr>
          <w:fldChar w:fldCharType="begin"/>
        </w:r>
        <w:r>
          <w:rPr>
            <w:noProof/>
            <w:webHidden/>
          </w:rPr>
          <w:instrText xml:space="preserve"> PAGEREF _Toc193914478 \h </w:instrText>
        </w:r>
        <w:r>
          <w:rPr>
            <w:noProof/>
            <w:webHidden/>
          </w:rPr>
        </w:r>
        <w:r>
          <w:rPr>
            <w:noProof/>
            <w:webHidden/>
          </w:rPr>
          <w:fldChar w:fldCharType="separate"/>
        </w:r>
        <w:r>
          <w:rPr>
            <w:noProof/>
            <w:webHidden/>
          </w:rPr>
          <w:t>241</w:t>
        </w:r>
        <w:r>
          <w:rPr>
            <w:noProof/>
            <w:webHidden/>
          </w:rPr>
          <w:fldChar w:fldCharType="end"/>
        </w:r>
      </w:hyperlink>
    </w:p>
    <w:p w14:paraId="3FB3F151" w14:textId="0D308DD1"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79" w:history="1">
        <w:r w:rsidRPr="0013105A">
          <w:rPr>
            <w:rStyle w:val="Hyperlink"/>
            <w:noProof/>
          </w:rPr>
          <w:t>17.4</w:t>
        </w:r>
        <w:r>
          <w:rPr>
            <w:rFonts w:asciiTheme="minorHAnsi" w:eastAsiaTheme="minorEastAsia" w:hAnsiTheme="minorHAnsi" w:cstheme="minorBidi"/>
            <w:smallCaps w:val="0"/>
            <w:noProof/>
            <w:kern w:val="2"/>
            <w:sz w:val="24"/>
            <w14:ligatures w14:val="standardContextual"/>
          </w:rPr>
          <w:tab/>
        </w:r>
        <w:r w:rsidRPr="0013105A">
          <w:rPr>
            <w:rStyle w:val="Hyperlink"/>
            <w:noProof/>
          </w:rPr>
          <w:t>Annals of the History of Computing</w:t>
        </w:r>
        <w:r>
          <w:rPr>
            <w:noProof/>
            <w:webHidden/>
          </w:rPr>
          <w:tab/>
        </w:r>
        <w:r>
          <w:rPr>
            <w:noProof/>
            <w:webHidden/>
          </w:rPr>
          <w:fldChar w:fldCharType="begin"/>
        </w:r>
        <w:r>
          <w:rPr>
            <w:noProof/>
            <w:webHidden/>
          </w:rPr>
          <w:instrText xml:space="preserve"> PAGEREF _Toc193914479 \h </w:instrText>
        </w:r>
        <w:r>
          <w:rPr>
            <w:noProof/>
            <w:webHidden/>
          </w:rPr>
        </w:r>
        <w:r>
          <w:rPr>
            <w:noProof/>
            <w:webHidden/>
          </w:rPr>
          <w:fldChar w:fldCharType="separate"/>
        </w:r>
        <w:r>
          <w:rPr>
            <w:noProof/>
            <w:webHidden/>
          </w:rPr>
          <w:t>242</w:t>
        </w:r>
        <w:r>
          <w:rPr>
            <w:noProof/>
            <w:webHidden/>
          </w:rPr>
          <w:fldChar w:fldCharType="end"/>
        </w:r>
      </w:hyperlink>
    </w:p>
    <w:p w14:paraId="753D93ED" w14:textId="42EDE13E"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80" w:history="1">
        <w:r w:rsidRPr="0013105A">
          <w:rPr>
            <w:rStyle w:val="Hyperlink"/>
            <w:noProof/>
          </w:rPr>
          <w:t>17.4.1</w:t>
        </w:r>
        <w:r>
          <w:rPr>
            <w:rFonts w:asciiTheme="minorHAnsi" w:eastAsiaTheme="minorEastAsia" w:hAnsiTheme="minorHAnsi" w:cstheme="minorBidi"/>
            <w:iCs w:val="0"/>
            <w:noProof/>
            <w:kern w:val="2"/>
            <w:sz w:val="24"/>
            <w14:ligatures w14:val="standardContextual"/>
          </w:rPr>
          <w:tab/>
        </w:r>
        <w:r w:rsidRPr="0013105A">
          <w:rPr>
            <w:rStyle w:val="Hyperlink"/>
            <w:noProof/>
          </w:rPr>
          <w:t>Guy’s Annals Article</w:t>
        </w:r>
        <w:r>
          <w:rPr>
            <w:noProof/>
            <w:webHidden/>
          </w:rPr>
          <w:tab/>
        </w:r>
        <w:r>
          <w:rPr>
            <w:noProof/>
            <w:webHidden/>
          </w:rPr>
          <w:fldChar w:fldCharType="begin"/>
        </w:r>
        <w:r>
          <w:rPr>
            <w:noProof/>
            <w:webHidden/>
          </w:rPr>
          <w:instrText xml:space="preserve"> PAGEREF _Toc193914480 \h </w:instrText>
        </w:r>
        <w:r>
          <w:rPr>
            <w:noProof/>
            <w:webHidden/>
          </w:rPr>
        </w:r>
        <w:r>
          <w:rPr>
            <w:noProof/>
            <w:webHidden/>
          </w:rPr>
          <w:fldChar w:fldCharType="separate"/>
        </w:r>
        <w:r>
          <w:rPr>
            <w:noProof/>
            <w:webHidden/>
          </w:rPr>
          <w:t>244</w:t>
        </w:r>
        <w:r>
          <w:rPr>
            <w:noProof/>
            <w:webHidden/>
          </w:rPr>
          <w:fldChar w:fldCharType="end"/>
        </w:r>
      </w:hyperlink>
    </w:p>
    <w:p w14:paraId="5660F3B1" w14:textId="030B4759"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81" w:history="1">
        <w:r w:rsidRPr="0013105A">
          <w:rPr>
            <w:rStyle w:val="Hyperlink"/>
            <w:noProof/>
          </w:rPr>
          <w:t>18.</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Notes on Tapes</w:t>
        </w:r>
        <w:r>
          <w:rPr>
            <w:noProof/>
            <w:webHidden/>
          </w:rPr>
          <w:tab/>
        </w:r>
        <w:r>
          <w:rPr>
            <w:noProof/>
            <w:webHidden/>
          </w:rPr>
          <w:fldChar w:fldCharType="begin"/>
        </w:r>
        <w:r>
          <w:rPr>
            <w:noProof/>
            <w:webHidden/>
          </w:rPr>
          <w:instrText xml:space="preserve"> PAGEREF _Toc193914481 \h </w:instrText>
        </w:r>
        <w:r>
          <w:rPr>
            <w:noProof/>
            <w:webHidden/>
          </w:rPr>
        </w:r>
        <w:r>
          <w:rPr>
            <w:noProof/>
            <w:webHidden/>
          </w:rPr>
          <w:fldChar w:fldCharType="separate"/>
        </w:r>
        <w:r>
          <w:rPr>
            <w:noProof/>
            <w:webHidden/>
          </w:rPr>
          <w:t>244</w:t>
        </w:r>
        <w:r>
          <w:rPr>
            <w:noProof/>
            <w:webHidden/>
          </w:rPr>
          <w:fldChar w:fldCharType="end"/>
        </w:r>
      </w:hyperlink>
    </w:p>
    <w:p w14:paraId="6071AC3C" w14:textId="73AED59C"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82" w:history="1">
        <w:r w:rsidRPr="0013105A">
          <w:rPr>
            <w:rStyle w:val="Hyperlink"/>
            <w:noProof/>
          </w:rPr>
          <w:t>19.</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Hardware Sources</w:t>
        </w:r>
        <w:r>
          <w:rPr>
            <w:noProof/>
            <w:webHidden/>
          </w:rPr>
          <w:tab/>
        </w:r>
        <w:r>
          <w:rPr>
            <w:noProof/>
            <w:webHidden/>
          </w:rPr>
          <w:fldChar w:fldCharType="begin"/>
        </w:r>
        <w:r>
          <w:rPr>
            <w:noProof/>
            <w:webHidden/>
          </w:rPr>
          <w:instrText xml:space="preserve"> PAGEREF _Toc193914482 \h </w:instrText>
        </w:r>
        <w:r>
          <w:rPr>
            <w:noProof/>
            <w:webHidden/>
          </w:rPr>
        </w:r>
        <w:r>
          <w:rPr>
            <w:noProof/>
            <w:webHidden/>
          </w:rPr>
          <w:fldChar w:fldCharType="separate"/>
        </w:r>
        <w:r>
          <w:rPr>
            <w:noProof/>
            <w:webHidden/>
          </w:rPr>
          <w:t>249</w:t>
        </w:r>
        <w:r>
          <w:rPr>
            <w:noProof/>
            <w:webHidden/>
          </w:rPr>
          <w:fldChar w:fldCharType="end"/>
        </w:r>
      </w:hyperlink>
    </w:p>
    <w:p w14:paraId="03E958F6" w14:textId="002B70AF"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83" w:history="1">
        <w:r w:rsidRPr="0013105A">
          <w:rPr>
            <w:rStyle w:val="Hyperlink"/>
            <w:noProof/>
          </w:rPr>
          <w:t>19.1</w:t>
        </w:r>
        <w:r>
          <w:rPr>
            <w:rFonts w:asciiTheme="minorHAnsi" w:eastAsiaTheme="minorEastAsia" w:hAnsiTheme="minorHAnsi" w:cstheme="minorBidi"/>
            <w:smallCaps w:val="0"/>
            <w:noProof/>
            <w:kern w:val="2"/>
            <w:sz w:val="24"/>
            <w14:ligatures w14:val="standardContextual"/>
          </w:rPr>
          <w:tab/>
        </w:r>
        <w:r w:rsidRPr="0013105A">
          <w:rPr>
            <w:rStyle w:val="Hyperlink"/>
            <w:noProof/>
          </w:rPr>
          <w:t>History of Hardware Architecture</w:t>
        </w:r>
        <w:r>
          <w:rPr>
            <w:noProof/>
            <w:webHidden/>
          </w:rPr>
          <w:tab/>
        </w:r>
        <w:r>
          <w:rPr>
            <w:noProof/>
            <w:webHidden/>
          </w:rPr>
          <w:fldChar w:fldCharType="begin"/>
        </w:r>
        <w:r>
          <w:rPr>
            <w:noProof/>
            <w:webHidden/>
          </w:rPr>
          <w:instrText xml:space="preserve"> PAGEREF _Toc193914483 \h </w:instrText>
        </w:r>
        <w:r>
          <w:rPr>
            <w:noProof/>
            <w:webHidden/>
          </w:rPr>
        </w:r>
        <w:r>
          <w:rPr>
            <w:noProof/>
            <w:webHidden/>
          </w:rPr>
          <w:fldChar w:fldCharType="separate"/>
        </w:r>
        <w:r>
          <w:rPr>
            <w:noProof/>
            <w:webHidden/>
          </w:rPr>
          <w:t>249</w:t>
        </w:r>
        <w:r>
          <w:rPr>
            <w:noProof/>
            <w:webHidden/>
          </w:rPr>
          <w:fldChar w:fldCharType="end"/>
        </w:r>
      </w:hyperlink>
    </w:p>
    <w:p w14:paraId="2A067CB5" w14:textId="0B0285C2"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84" w:history="1">
        <w:r w:rsidRPr="0013105A">
          <w:rPr>
            <w:rStyle w:val="Hyperlink"/>
            <w:noProof/>
          </w:rPr>
          <w:t>19.2</w:t>
        </w:r>
        <w:r>
          <w:rPr>
            <w:rFonts w:asciiTheme="minorHAnsi" w:eastAsiaTheme="minorEastAsia" w:hAnsiTheme="minorHAnsi" w:cstheme="minorBidi"/>
            <w:smallCaps w:val="0"/>
            <w:noProof/>
            <w:kern w:val="2"/>
            <w:sz w:val="24"/>
            <w14:ligatures w14:val="standardContextual"/>
          </w:rPr>
          <w:tab/>
        </w:r>
        <w:r w:rsidRPr="0013105A">
          <w:rPr>
            <w:rStyle w:val="Hyperlink"/>
            <w:noProof/>
          </w:rPr>
          <w:t>Paper Tape Gear</w:t>
        </w:r>
        <w:r>
          <w:rPr>
            <w:noProof/>
            <w:webHidden/>
          </w:rPr>
          <w:tab/>
        </w:r>
        <w:r>
          <w:rPr>
            <w:noProof/>
            <w:webHidden/>
          </w:rPr>
          <w:fldChar w:fldCharType="begin"/>
        </w:r>
        <w:r>
          <w:rPr>
            <w:noProof/>
            <w:webHidden/>
          </w:rPr>
          <w:instrText xml:space="preserve"> PAGEREF _Toc193914484 \h </w:instrText>
        </w:r>
        <w:r>
          <w:rPr>
            <w:noProof/>
            <w:webHidden/>
          </w:rPr>
        </w:r>
        <w:r>
          <w:rPr>
            <w:noProof/>
            <w:webHidden/>
          </w:rPr>
          <w:fldChar w:fldCharType="separate"/>
        </w:r>
        <w:r>
          <w:rPr>
            <w:noProof/>
            <w:webHidden/>
          </w:rPr>
          <w:t>249</w:t>
        </w:r>
        <w:r>
          <w:rPr>
            <w:noProof/>
            <w:webHidden/>
          </w:rPr>
          <w:fldChar w:fldCharType="end"/>
        </w:r>
      </w:hyperlink>
    </w:p>
    <w:p w14:paraId="55EAED17" w14:textId="4B8163E4"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85" w:history="1">
        <w:r w:rsidRPr="0013105A">
          <w:rPr>
            <w:rStyle w:val="Hyperlink"/>
            <w:noProof/>
          </w:rPr>
          <w:t>20.</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Reading Notes</w:t>
        </w:r>
        <w:r>
          <w:rPr>
            <w:noProof/>
            <w:webHidden/>
          </w:rPr>
          <w:tab/>
        </w:r>
        <w:r>
          <w:rPr>
            <w:noProof/>
            <w:webHidden/>
          </w:rPr>
          <w:fldChar w:fldCharType="begin"/>
        </w:r>
        <w:r>
          <w:rPr>
            <w:noProof/>
            <w:webHidden/>
          </w:rPr>
          <w:instrText xml:space="preserve"> PAGEREF _Toc193914485 \h </w:instrText>
        </w:r>
        <w:r>
          <w:rPr>
            <w:noProof/>
            <w:webHidden/>
          </w:rPr>
        </w:r>
        <w:r>
          <w:rPr>
            <w:noProof/>
            <w:webHidden/>
          </w:rPr>
          <w:fldChar w:fldCharType="separate"/>
        </w:r>
        <w:r>
          <w:rPr>
            <w:noProof/>
            <w:webHidden/>
          </w:rPr>
          <w:t>250</w:t>
        </w:r>
        <w:r>
          <w:rPr>
            <w:noProof/>
            <w:webHidden/>
          </w:rPr>
          <w:fldChar w:fldCharType="end"/>
        </w:r>
      </w:hyperlink>
    </w:p>
    <w:p w14:paraId="3096742E" w14:textId="43695AB5"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86" w:history="1">
        <w:r w:rsidRPr="0013105A">
          <w:rPr>
            <w:rStyle w:val="Hyperlink"/>
            <w:noProof/>
          </w:rPr>
          <w:t>20.1</w:t>
        </w:r>
        <w:r>
          <w:rPr>
            <w:rFonts w:asciiTheme="minorHAnsi" w:eastAsiaTheme="minorEastAsia" w:hAnsiTheme="minorHAnsi" w:cstheme="minorBidi"/>
            <w:smallCaps w:val="0"/>
            <w:noProof/>
            <w:kern w:val="2"/>
            <w:sz w:val="24"/>
            <w14:ligatures w14:val="standardContextual"/>
          </w:rPr>
          <w:tab/>
        </w:r>
        <w:r w:rsidRPr="0013105A">
          <w:rPr>
            <w:rStyle w:val="Hyperlink"/>
            <w:noProof/>
          </w:rPr>
          <w:t>Notes from Collections</w:t>
        </w:r>
        <w:r>
          <w:rPr>
            <w:noProof/>
            <w:webHidden/>
          </w:rPr>
          <w:tab/>
        </w:r>
        <w:r>
          <w:rPr>
            <w:noProof/>
            <w:webHidden/>
          </w:rPr>
          <w:fldChar w:fldCharType="begin"/>
        </w:r>
        <w:r>
          <w:rPr>
            <w:noProof/>
            <w:webHidden/>
          </w:rPr>
          <w:instrText xml:space="preserve"> PAGEREF _Toc193914486 \h </w:instrText>
        </w:r>
        <w:r>
          <w:rPr>
            <w:noProof/>
            <w:webHidden/>
          </w:rPr>
        </w:r>
        <w:r>
          <w:rPr>
            <w:noProof/>
            <w:webHidden/>
          </w:rPr>
          <w:fldChar w:fldCharType="separate"/>
        </w:r>
        <w:r>
          <w:rPr>
            <w:noProof/>
            <w:webHidden/>
          </w:rPr>
          <w:t>250</w:t>
        </w:r>
        <w:r>
          <w:rPr>
            <w:noProof/>
            <w:webHidden/>
          </w:rPr>
          <w:fldChar w:fldCharType="end"/>
        </w:r>
      </w:hyperlink>
    </w:p>
    <w:p w14:paraId="16F3E6F9" w14:textId="761CBE0F"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87" w:history="1">
        <w:r w:rsidRPr="0013105A">
          <w:rPr>
            <w:rStyle w:val="Hyperlink"/>
            <w:noProof/>
          </w:rPr>
          <w:t>20.1.1</w:t>
        </w:r>
        <w:r>
          <w:rPr>
            <w:rFonts w:asciiTheme="minorHAnsi" w:eastAsiaTheme="minorEastAsia" w:hAnsiTheme="minorHAnsi" w:cstheme="minorBidi"/>
            <w:iCs w:val="0"/>
            <w:noProof/>
            <w:kern w:val="2"/>
            <w:sz w:val="24"/>
            <w14:ligatures w14:val="standardContextual"/>
          </w:rPr>
          <w:tab/>
        </w:r>
        <w:r w:rsidRPr="0013105A">
          <w:rPr>
            <w:rStyle w:val="Hyperlink"/>
            <w:noProof/>
          </w:rPr>
          <w:t>Files at MIT Museum</w:t>
        </w:r>
        <w:r>
          <w:rPr>
            <w:noProof/>
            <w:webHidden/>
          </w:rPr>
          <w:tab/>
        </w:r>
        <w:r>
          <w:rPr>
            <w:noProof/>
            <w:webHidden/>
          </w:rPr>
          <w:fldChar w:fldCharType="begin"/>
        </w:r>
        <w:r>
          <w:rPr>
            <w:noProof/>
            <w:webHidden/>
          </w:rPr>
          <w:instrText xml:space="preserve"> PAGEREF _Toc193914487 \h </w:instrText>
        </w:r>
        <w:r>
          <w:rPr>
            <w:noProof/>
            <w:webHidden/>
          </w:rPr>
        </w:r>
        <w:r>
          <w:rPr>
            <w:noProof/>
            <w:webHidden/>
          </w:rPr>
          <w:fldChar w:fldCharType="separate"/>
        </w:r>
        <w:r>
          <w:rPr>
            <w:noProof/>
            <w:webHidden/>
          </w:rPr>
          <w:t>250</w:t>
        </w:r>
        <w:r>
          <w:rPr>
            <w:noProof/>
            <w:webHidden/>
          </w:rPr>
          <w:fldChar w:fldCharType="end"/>
        </w:r>
      </w:hyperlink>
    </w:p>
    <w:p w14:paraId="25F0A544" w14:textId="300664E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88" w:history="1">
        <w:r w:rsidRPr="0013105A">
          <w:rPr>
            <w:rStyle w:val="Hyperlink"/>
            <w:noProof/>
          </w:rPr>
          <w:t>20.2</w:t>
        </w:r>
        <w:r>
          <w:rPr>
            <w:rFonts w:asciiTheme="minorHAnsi" w:eastAsiaTheme="minorEastAsia" w:hAnsiTheme="minorHAnsi" w:cstheme="minorBidi"/>
            <w:smallCaps w:val="0"/>
            <w:noProof/>
            <w:kern w:val="2"/>
            <w:sz w:val="24"/>
            <w14:ligatures w14:val="standardContextual"/>
          </w:rPr>
          <w:tab/>
        </w:r>
        <w:r w:rsidRPr="0013105A">
          <w:rPr>
            <w:rStyle w:val="Hyperlink"/>
            <w:noProof/>
          </w:rPr>
          <w:t>Oral History from Concord Library</w:t>
        </w:r>
        <w:r>
          <w:rPr>
            <w:noProof/>
            <w:webHidden/>
          </w:rPr>
          <w:tab/>
        </w:r>
        <w:r>
          <w:rPr>
            <w:noProof/>
            <w:webHidden/>
          </w:rPr>
          <w:fldChar w:fldCharType="begin"/>
        </w:r>
        <w:r>
          <w:rPr>
            <w:noProof/>
            <w:webHidden/>
          </w:rPr>
          <w:instrText xml:space="preserve"> PAGEREF _Toc193914488 \h </w:instrText>
        </w:r>
        <w:r>
          <w:rPr>
            <w:noProof/>
            <w:webHidden/>
          </w:rPr>
        </w:r>
        <w:r>
          <w:rPr>
            <w:noProof/>
            <w:webHidden/>
          </w:rPr>
          <w:fldChar w:fldCharType="separate"/>
        </w:r>
        <w:r>
          <w:rPr>
            <w:noProof/>
            <w:webHidden/>
          </w:rPr>
          <w:t>251</w:t>
        </w:r>
        <w:r>
          <w:rPr>
            <w:noProof/>
            <w:webHidden/>
          </w:rPr>
          <w:fldChar w:fldCharType="end"/>
        </w:r>
      </w:hyperlink>
    </w:p>
    <w:p w14:paraId="1C00EE22" w14:textId="54524703"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89" w:history="1">
        <w:r w:rsidRPr="0013105A">
          <w:rPr>
            <w:rStyle w:val="Hyperlink"/>
            <w:noProof/>
          </w:rPr>
          <w:t>20.3</w:t>
        </w:r>
        <w:r>
          <w:rPr>
            <w:rFonts w:asciiTheme="minorHAnsi" w:eastAsiaTheme="minorEastAsia" w:hAnsiTheme="minorHAnsi" w:cstheme="minorBidi"/>
            <w:smallCaps w:val="0"/>
            <w:noProof/>
            <w:kern w:val="2"/>
            <w:sz w:val="24"/>
            <w14:ligatures w14:val="standardContextual"/>
          </w:rPr>
          <w:tab/>
        </w:r>
        <w:r w:rsidRPr="0013105A">
          <w:rPr>
            <w:rStyle w:val="Hyperlink"/>
            <w:noProof/>
          </w:rPr>
          <w:t>Books</w:t>
        </w:r>
        <w:r>
          <w:rPr>
            <w:noProof/>
            <w:webHidden/>
          </w:rPr>
          <w:tab/>
        </w:r>
        <w:r>
          <w:rPr>
            <w:noProof/>
            <w:webHidden/>
          </w:rPr>
          <w:fldChar w:fldCharType="begin"/>
        </w:r>
        <w:r>
          <w:rPr>
            <w:noProof/>
            <w:webHidden/>
          </w:rPr>
          <w:instrText xml:space="preserve"> PAGEREF _Toc193914489 \h </w:instrText>
        </w:r>
        <w:r>
          <w:rPr>
            <w:noProof/>
            <w:webHidden/>
          </w:rPr>
        </w:r>
        <w:r>
          <w:rPr>
            <w:noProof/>
            <w:webHidden/>
          </w:rPr>
          <w:fldChar w:fldCharType="separate"/>
        </w:r>
        <w:r>
          <w:rPr>
            <w:noProof/>
            <w:webHidden/>
          </w:rPr>
          <w:t>251</w:t>
        </w:r>
        <w:r>
          <w:rPr>
            <w:noProof/>
            <w:webHidden/>
          </w:rPr>
          <w:fldChar w:fldCharType="end"/>
        </w:r>
      </w:hyperlink>
    </w:p>
    <w:p w14:paraId="6ABC4C51" w14:textId="2EF789D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90" w:history="1">
        <w:r w:rsidRPr="0013105A">
          <w:rPr>
            <w:rStyle w:val="Hyperlink"/>
            <w:noProof/>
          </w:rPr>
          <w:t>20.3.1</w:t>
        </w:r>
        <w:r>
          <w:rPr>
            <w:rFonts w:asciiTheme="minorHAnsi" w:eastAsiaTheme="minorEastAsia" w:hAnsiTheme="minorHAnsi" w:cstheme="minorBidi"/>
            <w:iCs w:val="0"/>
            <w:noProof/>
            <w:kern w:val="2"/>
            <w:sz w:val="24"/>
            <w14:ligatures w14:val="standardContextual"/>
          </w:rPr>
          <w:tab/>
        </w:r>
        <w:r w:rsidRPr="0013105A">
          <w:rPr>
            <w:rStyle w:val="Hyperlink"/>
            <w:noProof/>
          </w:rPr>
          <w:t>SAGE</w:t>
        </w:r>
        <w:r>
          <w:rPr>
            <w:noProof/>
            <w:webHidden/>
          </w:rPr>
          <w:tab/>
        </w:r>
        <w:r>
          <w:rPr>
            <w:noProof/>
            <w:webHidden/>
          </w:rPr>
          <w:fldChar w:fldCharType="begin"/>
        </w:r>
        <w:r>
          <w:rPr>
            <w:noProof/>
            <w:webHidden/>
          </w:rPr>
          <w:instrText xml:space="preserve"> PAGEREF _Toc193914490 \h </w:instrText>
        </w:r>
        <w:r>
          <w:rPr>
            <w:noProof/>
            <w:webHidden/>
          </w:rPr>
        </w:r>
        <w:r>
          <w:rPr>
            <w:noProof/>
            <w:webHidden/>
          </w:rPr>
          <w:fldChar w:fldCharType="separate"/>
        </w:r>
        <w:r>
          <w:rPr>
            <w:noProof/>
            <w:webHidden/>
          </w:rPr>
          <w:t>252</w:t>
        </w:r>
        <w:r>
          <w:rPr>
            <w:noProof/>
            <w:webHidden/>
          </w:rPr>
          <w:fldChar w:fldCharType="end"/>
        </w:r>
      </w:hyperlink>
    </w:p>
    <w:p w14:paraId="54C8A195" w14:textId="61A92930"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91" w:history="1">
        <w:r w:rsidRPr="0013105A">
          <w:rPr>
            <w:rStyle w:val="Hyperlink"/>
            <w:noProof/>
          </w:rPr>
          <w:t>20.3.2</w:t>
        </w:r>
        <w:r>
          <w:rPr>
            <w:rFonts w:asciiTheme="minorHAnsi" w:eastAsiaTheme="minorEastAsia" w:hAnsiTheme="minorHAnsi" w:cstheme="minorBidi"/>
            <w:iCs w:val="0"/>
            <w:noProof/>
            <w:kern w:val="2"/>
            <w:sz w:val="24"/>
            <w14:ligatures w14:val="standardContextual"/>
          </w:rPr>
          <w:tab/>
        </w:r>
        <w:r w:rsidRPr="0013105A">
          <w:rPr>
            <w:rStyle w:val="Hyperlink"/>
            <w:noProof/>
          </w:rPr>
          <w:t>History of the Computer History Museum</w:t>
        </w:r>
        <w:r>
          <w:rPr>
            <w:noProof/>
            <w:webHidden/>
          </w:rPr>
          <w:tab/>
        </w:r>
        <w:r>
          <w:rPr>
            <w:noProof/>
            <w:webHidden/>
          </w:rPr>
          <w:fldChar w:fldCharType="begin"/>
        </w:r>
        <w:r>
          <w:rPr>
            <w:noProof/>
            <w:webHidden/>
          </w:rPr>
          <w:instrText xml:space="preserve"> PAGEREF _Toc193914491 \h </w:instrText>
        </w:r>
        <w:r>
          <w:rPr>
            <w:noProof/>
            <w:webHidden/>
          </w:rPr>
        </w:r>
        <w:r>
          <w:rPr>
            <w:noProof/>
            <w:webHidden/>
          </w:rPr>
          <w:fldChar w:fldCharType="separate"/>
        </w:r>
        <w:r>
          <w:rPr>
            <w:noProof/>
            <w:webHidden/>
          </w:rPr>
          <w:t>253</w:t>
        </w:r>
        <w:r>
          <w:rPr>
            <w:noProof/>
            <w:webHidden/>
          </w:rPr>
          <w:fldChar w:fldCharType="end"/>
        </w:r>
      </w:hyperlink>
    </w:p>
    <w:p w14:paraId="2FEBA905" w14:textId="2BE01ADB"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92" w:history="1">
        <w:r w:rsidRPr="0013105A">
          <w:rPr>
            <w:rStyle w:val="Hyperlink"/>
            <w:noProof/>
          </w:rPr>
          <w:t>20.3.3</w:t>
        </w:r>
        <w:r>
          <w:rPr>
            <w:rFonts w:asciiTheme="minorHAnsi" w:eastAsiaTheme="minorEastAsia" w:hAnsiTheme="minorHAnsi" w:cstheme="minorBidi"/>
            <w:iCs w:val="0"/>
            <w:noProof/>
            <w:kern w:val="2"/>
            <w:sz w:val="24"/>
            <w14:ligatures w14:val="standardContextual"/>
          </w:rPr>
          <w:tab/>
        </w:r>
        <w:r w:rsidRPr="0013105A">
          <w:rPr>
            <w:rStyle w:val="Hyperlink"/>
            <w:noProof/>
          </w:rPr>
          <w:t>“Quarter Past” – Gamer Interest</w:t>
        </w:r>
        <w:r>
          <w:rPr>
            <w:noProof/>
            <w:webHidden/>
          </w:rPr>
          <w:tab/>
        </w:r>
        <w:r>
          <w:rPr>
            <w:noProof/>
            <w:webHidden/>
          </w:rPr>
          <w:fldChar w:fldCharType="begin"/>
        </w:r>
        <w:r>
          <w:rPr>
            <w:noProof/>
            <w:webHidden/>
          </w:rPr>
          <w:instrText xml:space="preserve"> PAGEREF _Toc193914492 \h </w:instrText>
        </w:r>
        <w:r>
          <w:rPr>
            <w:noProof/>
            <w:webHidden/>
          </w:rPr>
        </w:r>
        <w:r>
          <w:rPr>
            <w:noProof/>
            <w:webHidden/>
          </w:rPr>
          <w:fldChar w:fldCharType="separate"/>
        </w:r>
        <w:r>
          <w:rPr>
            <w:noProof/>
            <w:webHidden/>
          </w:rPr>
          <w:t>254</w:t>
        </w:r>
        <w:r>
          <w:rPr>
            <w:noProof/>
            <w:webHidden/>
          </w:rPr>
          <w:fldChar w:fldCharType="end"/>
        </w:r>
      </w:hyperlink>
    </w:p>
    <w:p w14:paraId="7EC00120" w14:textId="42721B02"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93" w:history="1">
        <w:r w:rsidRPr="0013105A">
          <w:rPr>
            <w:rStyle w:val="Hyperlink"/>
            <w:noProof/>
          </w:rPr>
          <w:t>21.</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Reading Queue</w:t>
        </w:r>
        <w:r>
          <w:rPr>
            <w:noProof/>
            <w:webHidden/>
          </w:rPr>
          <w:tab/>
        </w:r>
        <w:r>
          <w:rPr>
            <w:noProof/>
            <w:webHidden/>
          </w:rPr>
          <w:fldChar w:fldCharType="begin"/>
        </w:r>
        <w:r>
          <w:rPr>
            <w:noProof/>
            <w:webHidden/>
          </w:rPr>
          <w:instrText xml:space="preserve"> PAGEREF _Toc193914493 \h </w:instrText>
        </w:r>
        <w:r>
          <w:rPr>
            <w:noProof/>
            <w:webHidden/>
          </w:rPr>
        </w:r>
        <w:r>
          <w:rPr>
            <w:noProof/>
            <w:webHidden/>
          </w:rPr>
          <w:fldChar w:fldCharType="separate"/>
        </w:r>
        <w:r>
          <w:rPr>
            <w:noProof/>
            <w:webHidden/>
          </w:rPr>
          <w:t>254</w:t>
        </w:r>
        <w:r>
          <w:rPr>
            <w:noProof/>
            <w:webHidden/>
          </w:rPr>
          <w:fldChar w:fldCharType="end"/>
        </w:r>
      </w:hyperlink>
    </w:p>
    <w:p w14:paraId="26F82070" w14:textId="78A222E8" w:rsidR="00FC01BA" w:rsidRDefault="00FC01BA">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3914494" w:history="1">
        <w:r w:rsidRPr="0013105A">
          <w:rPr>
            <w:rStyle w:val="Hyperlink"/>
            <w:noProof/>
          </w:rPr>
          <w:t>21.1.1</w:t>
        </w:r>
        <w:r>
          <w:rPr>
            <w:rFonts w:asciiTheme="minorHAnsi" w:eastAsiaTheme="minorEastAsia" w:hAnsiTheme="minorHAnsi" w:cstheme="minorBidi"/>
            <w:iCs w:val="0"/>
            <w:noProof/>
            <w:kern w:val="2"/>
            <w:sz w:val="24"/>
            <w14:ligatures w14:val="standardContextual"/>
          </w:rPr>
          <w:tab/>
        </w:r>
        <w:r w:rsidRPr="0013105A">
          <w:rPr>
            <w:rStyle w:val="Hyperlink"/>
            <w:noProof/>
          </w:rPr>
          <w:t>Books on History of Technology (not computers)</w:t>
        </w:r>
        <w:r>
          <w:rPr>
            <w:noProof/>
            <w:webHidden/>
          </w:rPr>
          <w:tab/>
        </w:r>
        <w:r>
          <w:rPr>
            <w:noProof/>
            <w:webHidden/>
          </w:rPr>
          <w:fldChar w:fldCharType="begin"/>
        </w:r>
        <w:r>
          <w:rPr>
            <w:noProof/>
            <w:webHidden/>
          </w:rPr>
          <w:instrText xml:space="preserve"> PAGEREF _Toc193914494 \h </w:instrText>
        </w:r>
        <w:r>
          <w:rPr>
            <w:noProof/>
            <w:webHidden/>
          </w:rPr>
        </w:r>
        <w:r>
          <w:rPr>
            <w:noProof/>
            <w:webHidden/>
          </w:rPr>
          <w:fldChar w:fldCharType="separate"/>
        </w:r>
        <w:r>
          <w:rPr>
            <w:noProof/>
            <w:webHidden/>
          </w:rPr>
          <w:t>256</w:t>
        </w:r>
        <w:r>
          <w:rPr>
            <w:noProof/>
            <w:webHidden/>
          </w:rPr>
          <w:fldChar w:fldCharType="end"/>
        </w:r>
      </w:hyperlink>
    </w:p>
    <w:p w14:paraId="18012D40" w14:textId="18C9D7F4"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95" w:history="1">
        <w:r w:rsidRPr="0013105A">
          <w:rPr>
            <w:rStyle w:val="Hyperlink"/>
            <w:noProof/>
          </w:rPr>
          <w:t>21.2</w:t>
        </w:r>
        <w:r>
          <w:rPr>
            <w:rFonts w:asciiTheme="minorHAnsi" w:eastAsiaTheme="minorEastAsia" w:hAnsiTheme="minorHAnsi" w:cstheme="minorBidi"/>
            <w:smallCaps w:val="0"/>
            <w:noProof/>
            <w:kern w:val="2"/>
            <w:sz w:val="24"/>
            <w14:ligatures w14:val="standardContextual"/>
          </w:rPr>
          <w:tab/>
        </w:r>
        <w:r w:rsidRPr="0013105A">
          <w:rPr>
            <w:rStyle w:val="Hyperlink"/>
            <w:noProof/>
          </w:rPr>
          <w:t>Places to Look</w:t>
        </w:r>
        <w:r>
          <w:rPr>
            <w:noProof/>
            <w:webHidden/>
          </w:rPr>
          <w:tab/>
        </w:r>
        <w:r>
          <w:rPr>
            <w:noProof/>
            <w:webHidden/>
          </w:rPr>
          <w:fldChar w:fldCharType="begin"/>
        </w:r>
        <w:r>
          <w:rPr>
            <w:noProof/>
            <w:webHidden/>
          </w:rPr>
          <w:instrText xml:space="preserve"> PAGEREF _Toc193914495 \h </w:instrText>
        </w:r>
        <w:r>
          <w:rPr>
            <w:noProof/>
            <w:webHidden/>
          </w:rPr>
        </w:r>
        <w:r>
          <w:rPr>
            <w:noProof/>
            <w:webHidden/>
          </w:rPr>
          <w:fldChar w:fldCharType="separate"/>
        </w:r>
        <w:r>
          <w:rPr>
            <w:noProof/>
            <w:webHidden/>
          </w:rPr>
          <w:t>257</w:t>
        </w:r>
        <w:r>
          <w:rPr>
            <w:noProof/>
            <w:webHidden/>
          </w:rPr>
          <w:fldChar w:fldCharType="end"/>
        </w:r>
      </w:hyperlink>
    </w:p>
    <w:p w14:paraId="0031AB73" w14:textId="07140324" w:rsidR="00FC01BA" w:rsidRDefault="00FC01BA">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96" w:history="1">
        <w:r w:rsidRPr="0013105A">
          <w:rPr>
            <w:rStyle w:val="Hyperlink"/>
            <w:noProof/>
          </w:rPr>
          <w:t>22.</w:t>
        </w:r>
        <w:r>
          <w:rPr>
            <w:rFonts w:asciiTheme="minorHAnsi" w:eastAsiaTheme="minorEastAsia" w:hAnsiTheme="minorHAnsi" w:cstheme="minorBidi"/>
            <w:b w:val="0"/>
            <w:bCs w:val="0"/>
            <w:caps w:val="0"/>
            <w:noProof/>
            <w:kern w:val="2"/>
            <w:sz w:val="24"/>
            <w14:ligatures w14:val="standardContextual"/>
          </w:rPr>
          <w:tab/>
        </w:r>
        <w:r w:rsidRPr="0013105A">
          <w:rPr>
            <w:rStyle w:val="Hyperlink"/>
            <w:noProof/>
          </w:rPr>
          <w:t>Appendix</w:t>
        </w:r>
        <w:r>
          <w:rPr>
            <w:noProof/>
            <w:webHidden/>
          </w:rPr>
          <w:tab/>
        </w:r>
        <w:r>
          <w:rPr>
            <w:noProof/>
            <w:webHidden/>
          </w:rPr>
          <w:fldChar w:fldCharType="begin"/>
        </w:r>
        <w:r>
          <w:rPr>
            <w:noProof/>
            <w:webHidden/>
          </w:rPr>
          <w:instrText xml:space="preserve"> PAGEREF _Toc193914496 \h </w:instrText>
        </w:r>
        <w:r>
          <w:rPr>
            <w:noProof/>
            <w:webHidden/>
          </w:rPr>
        </w:r>
        <w:r>
          <w:rPr>
            <w:noProof/>
            <w:webHidden/>
          </w:rPr>
          <w:fldChar w:fldCharType="separate"/>
        </w:r>
        <w:r>
          <w:rPr>
            <w:noProof/>
            <w:webHidden/>
          </w:rPr>
          <w:t>257</w:t>
        </w:r>
        <w:r>
          <w:rPr>
            <w:noProof/>
            <w:webHidden/>
          </w:rPr>
          <w:fldChar w:fldCharType="end"/>
        </w:r>
      </w:hyperlink>
    </w:p>
    <w:p w14:paraId="0C8AFAED" w14:textId="634CFCD6" w:rsidR="00FC01BA" w:rsidRDefault="00FC01BA">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3914497" w:history="1">
        <w:r w:rsidRPr="0013105A">
          <w:rPr>
            <w:rStyle w:val="Hyperlink"/>
            <w:noProof/>
          </w:rPr>
          <w:t>22.1</w:t>
        </w:r>
        <w:r>
          <w:rPr>
            <w:rFonts w:asciiTheme="minorHAnsi" w:eastAsiaTheme="minorEastAsia" w:hAnsiTheme="minorHAnsi" w:cstheme="minorBidi"/>
            <w:smallCaps w:val="0"/>
            <w:noProof/>
            <w:kern w:val="2"/>
            <w:sz w:val="24"/>
            <w14:ligatures w14:val="standardContextual"/>
          </w:rPr>
          <w:tab/>
        </w:r>
        <w:r w:rsidRPr="0013105A">
          <w:rPr>
            <w:rStyle w:val="Hyperlink"/>
            <w:noProof/>
          </w:rPr>
          <w:t>Partial Listing of MIT Archives Holdings</w:t>
        </w:r>
        <w:r>
          <w:rPr>
            <w:noProof/>
            <w:webHidden/>
          </w:rPr>
          <w:tab/>
        </w:r>
        <w:r>
          <w:rPr>
            <w:noProof/>
            <w:webHidden/>
          </w:rPr>
          <w:fldChar w:fldCharType="begin"/>
        </w:r>
        <w:r>
          <w:rPr>
            <w:noProof/>
            <w:webHidden/>
          </w:rPr>
          <w:instrText xml:space="preserve"> PAGEREF _Toc193914497 \h </w:instrText>
        </w:r>
        <w:r>
          <w:rPr>
            <w:noProof/>
            <w:webHidden/>
          </w:rPr>
        </w:r>
        <w:r>
          <w:rPr>
            <w:noProof/>
            <w:webHidden/>
          </w:rPr>
          <w:fldChar w:fldCharType="separate"/>
        </w:r>
        <w:r>
          <w:rPr>
            <w:noProof/>
            <w:webHidden/>
          </w:rPr>
          <w:t>257</w:t>
        </w:r>
        <w:r>
          <w:rPr>
            <w:noProof/>
            <w:webHidden/>
          </w:rPr>
          <w:fldChar w:fldCharType="end"/>
        </w:r>
      </w:hyperlink>
    </w:p>
    <w:p w14:paraId="4AC906A7" w14:textId="0735A62C" w:rsidR="00FC01BA" w:rsidRDefault="00FC01BA">
      <w:pPr>
        <w:pStyle w:val="TOC1"/>
        <w:tabs>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3914498" w:history="1">
        <w:r w:rsidRPr="0013105A">
          <w:rPr>
            <w:rStyle w:val="Hyperlink"/>
            <w:rFonts w:ascii="Times New Roman" w:hAnsi="Times New Roman"/>
            <w:noProof/>
            <w:kern w:val="36"/>
          </w:rPr>
          <w:t>Microfilm of MITRE Collection, AC 6, Whirlwind I Computer Records</w:t>
        </w:r>
        <w:r>
          <w:rPr>
            <w:noProof/>
            <w:webHidden/>
          </w:rPr>
          <w:tab/>
        </w:r>
        <w:r>
          <w:rPr>
            <w:noProof/>
            <w:webHidden/>
          </w:rPr>
          <w:fldChar w:fldCharType="begin"/>
        </w:r>
        <w:r>
          <w:rPr>
            <w:noProof/>
            <w:webHidden/>
          </w:rPr>
          <w:instrText xml:space="preserve"> PAGEREF _Toc193914498 \h </w:instrText>
        </w:r>
        <w:r>
          <w:rPr>
            <w:noProof/>
            <w:webHidden/>
          </w:rPr>
        </w:r>
        <w:r>
          <w:rPr>
            <w:noProof/>
            <w:webHidden/>
          </w:rPr>
          <w:fldChar w:fldCharType="separate"/>
        </w:r>
        <w:r>
          <w:rPr>
            <w:noProof/>
            <w:webHidden/>
          </w:rPr>
          <w:t>257</w:t>
        </w:r>
        <w:r>
          <w:rPr>
            <w:noProof/>
            <w:webHidden/>
          </w:rPr>
          <w:fldChar w:fldCharType="end"/>
        </w:r>
      </w:hyperlink>
    </w:p>
    <w:p w14:paraId="1D11117F" w14:textId="185D80F6" w:rsidR="00FC01BA" w:rsidRDefault="00FC01BA">
      <w:pPr>
        <w:pStyle w:val="TOC2"/>
        <w:tabs>
          <w:tab w:val="right" w:leader="dot" w:pos="9350"/>
        </w:tabs>
        <w:rPr>
          <w:rFonts w:asciiTheme="minorHAnsi" w:eastAsiaTheme="minorEastAsia" w:hAnsiTheme="minorHAnsi" w:cstheme="minorBidi"/>
          <w:smallCaps w:val="0"/>
          <w:noProof/>
          <w:kern w:val="2"/>
          <w:sz w:val="24"/>
          <w14:ligatures w14:val="standardContextual"/>
        </w:rPr>
      </w:pPr>
      <w:hyperlink w:anchor="_Toc193914499" w:history="1">
        <w:r w:rsidRPr="0013105A">
          <w:rPr>
            <w:rStyle w:val="Hyperlink"/>
            <w:rFonts w:ascii="Times New Roman" w:hAnsi="Times New Roman"/>
            <w:b/>
            <w:bCs/>
            <w:noProof/>
          </w:rPr>
          <w:t>Scope and Contents note</w:t>
        </w:r>
        <w:r>
          <w:rPr>
            <w:noProof/>
            <w:webHidden/>
          </w:rPr>
          <w:tab/>
        </w:r>
        <w:r>
          <w:rPr>
            <w:noProof/>
            <w:webHidden/>
          </w:rPr>
          <w:fldChar w:fldCharType="begin"/>
        </w:r>
        <w:r>
          <w:rPr>
            <w:noProof/>
            <w:webHidden/>
          </w:rPr>
          <w:instrText xml:space="preserve"> PAGEREF _Toc193914499 \h </w:instrText>
        </w:r>
        <w:r>
          <w:rPr>
            <w:noProof/>
            <w:webHidden/>
          </w:rPr>
        </w:r>
        <w:r>
          <w:rPr>
            <w:noProof/>
            <w:webHidden/>
          </w:rPr>
          <w:fldChar w:fldCharType="separate"/>
        </w:r>
        <w:r>
          <w:rPr>
            <w:noProof/>
            <w:webHidden/>
          </w:rPr>
          <w:t>257</w:t>
        </w:r>
        <w:r>
          <w:rPr>
            <w:noProof/>
            <w:webHidden/>
          </w:rPr>
          <w:fldChar w:fldCharType="end"/>
        </w:r>
      </w:hyperlink>
    </w:p>
    <w:p w14:paraId="32D901B7" w14:textId="2FA20D83" w:rsidR="00FC01BA" w:rsidRDefault="00FC01BA">
      <w:pPr>
        <w:pStyle w:val="TOC2"/>
        <w:tabs>
          <w:tab w:val="right" w:leader="dot" w:pos="9350"/>
        </w:tabs>
        <w:rPr>
          <w:rFonts w:asciiTheme="minorHAnsi" w:eastAsiaTheme="minorEastAsia" w:hAnsiTheme="minorHAnsi" w:cstheme="minorBidi"/>
          <w:smallCaps w:val="0"/>
          <w:noProof/>
          <w:kern w:val="2"/>
          <w:sz w:val="24"/>
          <w14:ligatures w14:val="standardContextual"/>
        </w:rPr>
      </w:pPr>
      <w:hyperlink w:anchor="_Toc193914500" w:history="1">
        <w:r w:rsidRPr="0013105A">
          <w:rPr>
            <w:rStyle w:val="Hyperlink"/>
            <w:rFonts w:ascii="Times New Roman" w:hAnsi="Times New Roman"/>
            <w:b/>
            <w:bCs/>
            <w:noProof/>
          </w:rPr>
          <w:t>Dates</w:t>
        </w:r>
        <w:r>
          <w:rPr>
            <w:noProof/>
            <w:webHidden/>
          </w:rPr>
          <w:tab/>
        </w:r>
        <w:r>
          <w:rPr>
            <w:noProof/>
            <w:webHidden/>
          </w:rPr>
          <w:fldChar w:fldCharType="begin"/>
        </w:r>
        <w:r>
          <w:rPr>
            <w:noProof/>
            <w:webHidden/>
          </w:rPr>
          <w:instrText xml:space="preserve"> PAGEREF _Toc193914500 \h </w:instrText>
        </w:r>
        <w:r>
          <w:rPr>
            <w:noProof/>
            <w:webHidden/>
          </w:rPr>
        </w:r>
        <w:r>
          <w:rPr>
            <w:noProof/>
            <w:webHidden/>
          </w:rPr>
          <w:fldChar w:fldCharType="separate"/>
        </w:r>
        <w:r>
          <w:rPr>
            <w:noProof/>
            <w:webHidden/>
          </w:rPr>
          <w:t>258</w:t>
        </w:r>
        <w:r>
          <w:rPr>
            <w:noProof/>
            <w:webHidden/>
          </w:rPr>
          <w:fldChar w:fldCharType="end"/>
        </w:r>
      </w:hyperlink>
    </w:p>
    <w:p w14:paraId="4A239562" w14:textId="2B93836D" w:rsidR="00FC01BA" w:rsidRDefault="00FC01BA">
      <w:pPr>
        <w:pStyle w:val="TOC2"/>
        <w:tabs>
          <w:tab w:val="right" w:leader="dot" w:pos="9350"/>
        </w:tabs>
        <w:rPr>
          <w:rFonts w:asciiTheme="minorHAnsi" w:eastAsiaTheme="minorEastAsia" w:hAnsiTheme="minorHAnsi" w:cstheme="minorBidi"/>
          <w:smallCaps w:val="0"/>
          <w:noProof/>
          <w:kern w:val="2"/>
          <w:sz w:val="24"/>
          <w14:ligatures w14:val="standardContextual"/>
        </w:rPr>
      </w:pPr>
      <w:hyperlink w:anchor="_Toc193914501" w:history="1">
        <w:r w:rsidRPr="0013105A">
          <w:rPr>
            <w:rStyle w:val="Hyperlink"/>
            <w:rFonts w:ascii="Times New Roman" w:hAnsi="Times New Roman"/>
            <w:b/>
            <w:bCs/>
            <w:noProof/>
          </w:rPr>
          <w:t>Related Names</w:t>
        </w:r>
        <w:r>
          <w:rPr>
            <w:noProof/>
            <w:webHidden/>
          </w:rPr>
          <w:tab/>
        </w:r>
        <w:r>
          <w:rPr>
            <w:noProof/>
            <w:webHidden/>
          </w:rPr>
          <w:fldChar w:fldCharType="begin"/>
        </w:r>
        <w:r>
          <w:rPr>
            <w:noProof/>
            <w:webHidden/>
          </w:rPr>
          <w:instrText xml:space="preserve"> PAGEREF _Toc193914501 \h </w:instrText>
        </w:r>
        <w:r>
          <w:rPr>
            <w:noProof/>
            <w:webHidden/>
          </w:rPr>
        </w:r>
        <w:r>
          <w:rPr>
            <w:noProof/>
            <w:webHidden/>
          </w:rPr>
          <w:fldChar w:fldCharType="separate"/>
        </w:r>
        <w:r>
          <w:rPr>
            <w:noProof/>
            <w:webHidden/>
          </w:rPr>
          <w:t>258</w:t>
        </w:r>
        <w:r>
          <w:rPr>
            <w:noProof/>
            <w:webHidden/>
          </w:rPr>
          <w:fldChar w:fldCharType="end"/>
        </w:r>
      </w:hyperlink>
    </w:p>
    <w:p w14:paraId="5226AA84" w14:textId="75205422" w:rsidR="00FC01BA" w:rsidRDefault="00FC01BA">
      <w:pPr>
        <w:pStyle w:val="TOC3"/>
        <w:tabs>
          <w:tab w:val="right" w:leader="dot" w:pos="9350"/>
        </w:tabs>
        <w:rPr>
          <w:rFonts w:asciiTheme="minorHAnsi" w:eastAsiaTheme="minorEastAsia" w:hAnsiTheme="minorHAnsi" w:cstheme="minorBidi"/>
          <w:iCs w:val="0"/>
          <w:noProof/>
          <w:kern w:val="2"/>
          <w:sz w:val="24"/>
          <w14:ligatures w14:val="standardContextual"/>
        </w:rPr>
      </w:pPr>
      <w:hyperlink w:anchor="_Toc193914502" w:history="1">
        <w:r w:rsidRPr="0013105A">
          <w:rPr>
            <w:rStyle w:val="Hyperlink"/>
            <w:rFonts w:ascii="Times New Roman" w:hAnsi="Times New Roman"/>
            <w:b/>
            <w:bCs/>
            <w:noProof/>
          </w:rPr>
          <w:t>Creator</w:t>
        </w:r>
        <w:r>
          <w:rPr>
            <w:noProof/>
            <w:webHidden/>
          </w:rPr>
          <w:tab/>
        </w:r>
        <w:r>
          <w:rPr>
            <w:noProof/>
            <w:webHidden/>
          </w:rPr>
          <w:fldChar w:fldCharType="begin"/>
        </w:r>
        <w:r>
          <w:rPr>
            <w:noProof/>
            <w:webHidden/>
          </w:rPr>
          <w:instrText xml:space="preserve"> PAGEREF _Toc193914502 \h </w:instrText>
        </w:r>
        <w:r>
          <w:rPr>
            <w:noProof/>
            <w:webHidden/>
          </w:rPr>
        </w:r>
        <w:r>
          <w:rPr>
            <w:noProof/>
            <w:webHidden/>
          </w:rPr>
          <w:fldChar w:fldCharType="separate"/>
        </w:r>
        <w:r>
          <w:rPr>
            <w:noProof/>
            <w:webHidden/>
          </w:rPr>
          <w:t>258</w:t>
        </w:r>
        <w:r>
          <w:rPr>
            <w:noProof/>
            <w:webHidden/>
          </w:rPr>
          <w:fldChar w:fldCharType="end"/>
        </w:r>
      </w:hyperlink>
    </w:p>
    <w:p w14:paraId="30686298" w14:textId="4C6E47E8" w:rsidR="00FC01BA" w:rsidRDefault="00FC01BA">
      <w:pPr>
        <w:pStyle w:val="TOC2"/>
        <w:tabs>
          <w:tab w:val="right" w:leader="dot" w:pos="9350"/>
        </w:tabs>
        <w:rPr>
          <w:rFonts w:asciiTheme="minorHAnsi" w:eastAsiaTheme="minorEastAsia" w:hAnsiTheme="minorHAnsi" w:cstheme="minorBidi"/>
          <w:smallCaps w:val="0"/>
          <w:noProof/>
          <w:kern w:val="2"/>
          <w:sz w:val="24"/>
          <w14:ligatures w14:val="standardContextual"/>
        </w:rPr>
      </w:pPr>
      <w:hyperlink w:anchor="_Toc193914503" w:history="1">
        <w:r w:rsidRPr="0013105A">
          <w:rPr>
            <w:rStyle w:val="Hyperlink"/>
            <w:rFonts w:ascii="Times New Roman" w:hAnsi="Times New Roman"/>
            <w:b/>
            <w:bCs/>
            <w:noProof/>
          </w:rPr>
          <w:t>Repository Details</w:t>
        </w:r>
        <w:r>
          <w:rPr>
            <w:noProof/>
            <w:webHidden/>
          </w:rPr>
          <w:tab/>
        </w:r>
        <w:r>
          <w:rPr>
            <w:noProof/>
            <w:webHidden/>
          </w:rPr>
          <w:fldChar w:fldCharType="begin"/>
        </w:r>
        <w:r>
          <w:rPr>
            <w:noProof/>
            <w:webHidden/>
          </w:rPr>
          <w:instrText xml:space="preserve"> PAGEREF _Toc193914503 \h </w:instrText>
        </w:r>
        <w:r>
          <w:rPr>
            <w:noProof/>
            <w:webHidden/>
          </w:rPr>
        </w:r>
        <w:r>
          <w:rPr>
            <w:noProof/>
            <w:webHidden/>
          </w:rPr>
          <w:fldChar w:fldCharType="separate"/>
        </w:r>
        <w:r>
          <w:rPr>
            <w:noProof/>
            <w:webHidden/>
          </w:rPr>
          <w:t>258</w:t>
        </w:r>
        <w:r>
          <w:rPr>
            <w:noProof/>
            <w:webHidden/>
          </w:rPr>
          <w:fldChar w:fldCharType="end"/>
        </w:r>
      </w:hyperlink>
    </w:p>
    <w:p w14:paraId="2F9B367D" w14:textId="10C813FB" w:rsidR="00FC01BA" w:rsidRDefault="00FC01BA">
      <w:pPr>
        <w:pStyle w:val="TOC3"/>
        <w:tabs>
          <w:tab w:val="right" w:leader="dot" w:pos="9350"/>
        </w:tabs>
        <w:rPr>
          <w:rFonts w:asciiTheme="minorHAnsi" w:eastAsiaTheme="minorEastAsia" w:hAnsiTheme="minorHAnsi" w:cstheme="minorBidi"/>
          <w:iCs w:val="0"/>
          <w:noProof/>
          <w:kern w:val="2"/>
          <w:sz w:val="24"/>
          <w14:ligatures w14:val="standardContextual"/>
        </w:rPr>
      </w:pPr>
      <w:hyperlink w:anchor="_Toc193914504" w:history="1">
        <w:r w:rsidRPr="0013105A">
          <w:rPr>
            <w:rStyle w:val="Hyperlink"/>
            <w:rFonts w:ascii="Times New Roman" w:hAnsi="Times New Roman"/>
            <w:b/>
            <w:bCs/>
            <w:noProof/>
          </w:rPr>
          <w:t>Repository Details</w:t>
        </w:r>
        <w:r>
          <w:rPr>
            <w:noProof/>
            <w:webHidden/>
          </w:rPr>
          <w:tab/>
        </w:r>
        <w:r>
          <w:rPr>
            <w:noProof/>
            <w:webHidden/>
          </w:rPr>
          <w:fldChar w:fldCharType="begin"/>
        </w:r>
        <w:r>
          <w:rPr>
            <w:noProof/>
            <w:webHidden/>
          </w:rPr>
          <w:instrText xml:space="preserve"> PAGEREF _Toc193914504 \h </w:instrText>
        </w:r>
        <w:r>
          <w:rPr>
            <w:noProof/>
            <w:webHidden/>
          </w:rPr>
        </w:r>
        <w:r>
          <w:rPr>
            <w:noProof/>
            <w:webHidden/>
          </w:rPr>
          <w:fldChar w:fldCharType="separate"/>
        </w:r>
        <w:r>
          <w:rPr>
            <w:noProof/>
            <w:webHidden/>
          </w:rPr>
          <w:t>258</w:t>
        </w:r>
        <w:r>
          <w:rPr>
            <w:noProof/>
            <w:webHidden/>
          </w:rPr>
          <w:fldChar w:fldCharType="end"/>
        </w:r>
      </w:hyperlink>
    </w:p>
    <w:p w14:paraId="70862802" w14:textId="2DD80A24" w:rsidR="00FC01BA" w:rsidRDefault="00FC01BA">
      <w:pPr>
        <w:pStyle w:val="TOC2"/>
        <w:tabs>
          <w:tab w:val="right" w:leader="dot" w:pos="9350"/>
        </w:tabs>
        <w:rPr>
          <w:rFonts w:asciiTheme="minorHAnsi" w:eastAsiaTheme="minorEastAsia" w:hAnsiTheme="minorHAnsi" w:cstheme="minorBidi"/>
          <w:smallCaps w:val="0"/>
          <w:noProof/>
          <w:kern w:val="2"/>
          <w:sz w:val="24"/>
          <w14:ligatures w14:val="standardContextual"/>
        </w:rPr>
      </w:pPr>
      <w:hyperlink w:anchor="_Toc193914505" w:history="1">
        <w:r w:rsidRPr="0013105A">
          <w:rPr>
            <w:rStyle w:val="Hyperlink"/>
            <w:rFonts w:ascii="Times New Roman" w:hAnsi="Times New Roman"/>
            <w:b/>
            <w:bCs/>
            <w:noProof/>
          </w:rPr>
          <w:t>Collection organization</w:t>
        </w:r>
        <w:r>
          <w:rPr>
            <w:noProof/>
            <w:webHidden/>
          </w:rPr>
          <w:tab/>
        </w:r>
        <w:r>
          <w:rPr>
            <w:noProof/>
            <w:webHidden/>
          </w:rPr>
          <w:fldChar w:fldCharType="begin"/>
        </w:r>
        <w:r>
          <w:rPr>
            <w:noProof/>
            <w:webHidden/>
          </w:rPr>
          <w:instrText xml:space="preserve"> PAGEREF _Toc193914505 \h </w:instrText>
        </w:r>
        <w:r>
          <w:rPr>
            <w:noProof/>
            <w:webHidden/>
          </w:rPr>
        </w:r>
        <w:r>
          <w:rPr>
            <w:noProof/>
            <w:webHidden/>
          </w:rPr>
          <w:fldChar w:fldCharType="separate"/>
        </w:r>
        <w:r>
          <w:rPr>
            <w:noProof/>
            <w:webHidden/>
          </w:rPr>
          <w:t>258</w:t>
        </w:r>
        <w:r>
          <w:rPr>
            <w:noProof/>
            <w:webHidden/>
          </w:rPr>
          <w:fldChar w:fldCharType="end"/>
        </w:r>
      </w:hyperlink>
    </w:p>
    <w:p w14:paraId="61B9E02F" w14:textId="65B9C352" w:rsidR="00345FE6" w:rsidRDefault="00FD7E3C" w:rsidP="00B900C6">
      <w:pPr>
        <w:rPr>
          <w:rFonts w:cs="Arial"/>
        </w:rPr>
      </w:pPr>
      <w:r>
        <w:rPr>
          <w:rFonts w:cs="Arial"/>
        </w:rPr>
        <w:fldChar w:fldCharType="end"/>
      </w:r>
      <w:r w:rsidR="00345FE6">
        <w:rPr>
          <w:rFonts w:cs="Arial"/>
        </w:rPr>
        <w:br w:type="page"/>
      </w:r>
    </w:p>
    <w:p w14:paraId="18D6D98A" w14:textId="708CF078" w:rsidR="00B900C6" w:rsidRPr="005A234D" w:rsidRDefault="00B900C6" w:rsidP="00AD7933">
      <w:pPr>
        <w:pStyle w:val="Heading1"/>
      </w:pPr>
      <w:bookmarkStart w:id="1" w:name="_Toc193914289"/>
      <w:r w:rsidRPr="005A234D">
        <w:lastRenderedPageBreak/>
        <w:t>Introduction</w:t>
      </w:r>
      <w:bookmarkEnd w:id="1"/>
    </w:p>
    <w:p w14:paraId="5E0F7952" w14:textId="77777777" w:rsidR="00E9384D" w:rsidRPr="005A234D" w:rsidRDefault="00E9384D" w:rsidP="00E9384D">
      <w:pPr>
        <w:rPr>
          <w:rFonts w:cs="Arial"/>
        </w:rPr>
      </w:pPr>
    </w:p>
    <w:p w14:paraId="4129C0B5" w14:textId="77777777" w:rsidR="0037759A" w:rsidRDefault="0037759A" w:rsidP="0037759A"/>
    <w:p w14:paraId="79D2B7DE" w14:textId="77777777" w:rsidR="0037759A" w:rsidRDefault="0037759A" w:rsidP="0037759A">
      <w:r>
        <w:rPr>
          <w:noProof/>
        </w:rPr>
        <w:drawing>
          <wp:inline distT="0" distB="0" distL="0" distR="0" wp14:anchorId="06920C00" wp14:editId="7FE8F0AB">
            <wp:extent cx="5943600" cy="2856230"/>
            <wp:effectExtent l="0" t="0" r="0" b="127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856230"/>
                    </a:xfrm>
                    <a:prstGeom prst="rect">
                      <a:avLst/>
                    </a:prstGeom>
                  </pic:spPr>
                </pic:pic>
              </a:graphicData>
            </a:graphic>
          </wp:inline>
        </w:drawing>
      </w:r>
    </w:p>
    <w:p w14:paraId="23E4B0DE" w14:textId="77777777" w:rsidR="0037759A" w:rsidRDefault="0037759A" w:rsidP="0037759A"/>
    <w:p w14:paraId="401FB67A" w14:textId="77777777" w:rsidR="00F96B11" w:rsidRDefault="00F96B11" w:rsidP="0037759A"/>
    <w:p w14:paraId="30323DB0" w14:textId="1C9B0094" w:rsidR="0037759A" w:rsidRDefault="0037759A" w:rsidP="00011508">
      <w:pPr>
        <w:pStyle w:val="Heading2"/>
      </w:pPr>
      <w:bookmarkStart w:id="2" w:name="_Toc193914290"/>
      <w:r>
        <w:t>Architecture</w:t>
      </w:r>
      <w:bookmarkEnd w:id="2"/>
    </w:p>
    <w:p w14:paraId="0171DCC0" w14:textId="478A2D93" w:rsidR="0037759A" w:rsidRDefault="0037759A" w:rsidP="0037759A"/>
    <w:p w14:paraId="1B034509" w14:textId="275723BC" w:rsidR="00A40649" w:rsidRDefault="00CE2995" w:rsidP="0037759A">
      <w:r>
        <w:rPr>
          <w:noProof/>
        </w:rPr>
        <mc:AlternateContent>
          <mc:Choice Requires="wpc">
            <w:drawing>
              <wp:inline distT="0" distB="0" distL="0" distR="0" wp14:anchorId="5502AEAC" wp14:editId="1A6583F5">
                <wp:extent cx="5486400" cy="2924175"/>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 name="Right Arrow 18"/>
                        <wps:cNvSpPr/>
                        <wps:spPr>
                          <a:xfrm>
                            <a:off x="2266950" y="1090612"/>
                            <a:ext cx="342900" cy="11430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 name="Rectangle 5"/>
                        <wps:cNvSpPr/>
                        <wps:spPr>
                          <a:xfrm rot="16200000">
                            <a:off x="1047754" y="1223962"/>
                            <a:ext cx="842960" cy="43339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9732665" w14:textId="7837E92C" w:rsidR="006154BD" w:rsidRPr="00CE2995" w:rsidRDefault="006154BD" w:rsidP="00CE2995">
                              <w:pPr>
                                <w:jc w:val="center"/>
                                <w:rPr>
                                  <w:color w:val="000000" w:themeColor="text1"/>
                                </w:rPr>
                              </w:pPr>
                              <w:r w:rsidRPr="00CE2995">
                                <w:rPr>
                                  <w:color w:val="000000" w:themeColor="text1"/>
                                </w:rPr>
                                <w:t>Program Counter</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1" name="Rectangle 51"/>
                        <wps:cNvSpPr/>
                        <wps:spPr>
                          <a:xfrm rot="16200000">
                            <a:off x="392421" y="1144894"/>
                            <a:ext cx="842645" cy="579731"/>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B40649A" w14:textId="053E315D" w:rsidR="006154BD" w:rsidRDefault="006154BD" w:rsidP="00CE2995">
                              <w:pPr>
                                <w:pStyle w:val="NormalWeb"/>
                                <w:spacing w:before="80" w:beforeAutospacing="0" w:after="60" w:afterAutospacing="0"/>
                                <w:jc w:val="center"/>
                              </w:pPr>
                              <w:r>
                                <w:rPr>
                                  <w:rFonts w:ascii="Arial" w:hAnsi="Arial"/>
                                  <w:color w:val="000000"/>
                                  <w:sz w:val="20"/>
                                  <w:szCs w:val="20"/>
                                </w:rPr>
                                <w:t>PR (Instruction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52" name="Rectangle 52"/>
                        <wps:cNvSpPr/>
                        <wps:spPr>
                          <a:xfrm rot="16200000">
                            <a:off x="1711792" y="1278402"/>
                            <a:ext cx="842645" cy="324827"/>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3932265" w14:textId="39972355" w:rsidR="006154BD" w:rsidRDefault="006154BD" w:rsidP="00CE2995">
                              <w:pPr>
                                <w:pStyle w:val="NormalWeb"/>
                                <w:spacing w:before="80" w:beforeAutospacing="0" w:after="60" w:afterAutospacing="0"/>
                                <w:jc w:val="center"/>
                              </w:pPr>
                              <w:r>
                                <w:rPr>
                                  <w:rFonts w:ascii="Arial" w:hAnsi="Arial"/>
                                  <w:color w:val="000000"/>
                                  <w:sz w:val="20"/>
                                  <w:szCs w:val="20"/>
                                </w:rPr>
                                <w:t>A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54" name="Rectangle 54"/>
                        <wps:cNvSpPr/>
                        <wps:spPr>
                          <a:xfrm rot="16200000">
                            <a:off x="3083220" y="910567"/>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8A1CEF2" w14:textId="1678F6B3" w:rsidR="006154BD" w:rsidRDefault="006154BD" w:rsidP="00CE2995">
                              <w:pPr>
                                <w:pStyle w:val="NormalWeb"/>
                                <w:spacing w:before="80" w:beforeAutospacing="0" w:after="60" w:afterAutospacing="0"/>
                                <w:jc w:val="center"/>
                              </w:pPr>
                              <w:r>
                                <w:rPr>
                                  <w:rFonts w:ascii="Arial" w:hAnsi="Arial"/>
                                  <w:color w:val="000000"/>
                                  <w:sz w:val="20"/>
                                  <w:szCs w:val="20"/>
                                </w:rPr>
                                <w:t>B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5" name="Elbow Connector 15"/>
                        <wps:cNvCnPr>
                          <a:stCxn id="53" idx="3"/>
                          <a:endCxn id="54" idx="3"/>
                        </wps:cNvCnPr>
                        <wps:spPr>
                          <a:xfrm rot="16200000" flipH="1">
                            <a:off x="3137830" y="284668"/>
                            <a:ext cx="9525" cy="723900"/>
                          </a:xfrm>
                          <a:prstGeom prst="bentConnector3">
                            <a:avLst>
                              <a:gd name="adj1" fmla="val -1679832"/>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 name="Elbow Connector 16"/>
                        <wps:cNvCnPr>
                          <a:stCxn id="53" idx="1"/>
                          <a:endCxn id="54" idx="1"/>
                        </wps:cNvCnPr>
                        <wps:spPr>
                          <a:xfrm rot="16200000" flipH="1">
                            <a:off x="3137831" y="1127313"/>
                            <a:ext cx="9525" cy="723900"/>
                          </a:xfrm>
                          <a:prstGeom prst="bentConnector3">
                            <a:avLst>
                              <a:gd name="adj1" fmla="val 1779832"/>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 name="Bent Arrow 17"/>
                        <wps:cNvSpPr/>
                        <wps:spPr>
                          <a:xfrm rot="5400000">
                            <a:off x="2642865" y="1593571"/>
                            <a:ext cx="772170" cy="228600"/>
                          </a:xfrm>
                          <a:prstGeom prst="bentArrow">
                            <a:avLst>
                              <a:gd name="adj1" fmla="val 25000"/>
                              <a:gd name="adj2" fmla="val 21989"/>
                              <a:gd name="adj3" fmla="val 25000"/>
                              <a:gd name="adj4" fmla="val 43750"/>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3" name="Rectangle 53"/>
                        <wps:cNvSpPr/>
                        <wps:spPr>
                          <a:xfrm rot="16200000">
                            <a:off x="2359320" y="901042"/>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79E82D2" w14:textId="58B48CE2" w:rsidR="006154BD" w:rsidRDefault="006154BD" w:rsidP="00CE2995">
                              <w:pPr>
                                <w:pStyle w:val="NormalWeb"/>
                                <w:spacing w:before="80" w:beforeAutospacing="0" w:after="60" w:afterAutospacing="0"/>
                                <w:jc w:val="center"/>
                              </w:pPr>
                              <w:r>
                                <w:rPr>
                                  <w:rFonts w:ascii="Arial" w:hAnsi="Arial"/>
                                  <w:color w:val="000000"/>
                                  <w:sz w:val="20"/>
                                  <w:szCs w:val="20"/>
                                </w:rPr>
                                <w:t>Accumulator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9" name="Left-Right Arrow 19"/>
                        <wps:cNvSpPr/>
                        <wps:spPr>
                          <a:xfrm>
                            <a:off x="319530" y="2053151"/>
                            <a:ext cx="4758959" cy="203956"/>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60" name="Right Arrow 60"/>
                        <wps:cNvSpPr/>
                        <wps:spPr>
                          <a:xfrm rot="16200000">
                            <a:off x="2023196" y="1927651"/>
                            <a:ext cx="232524" cy="11366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0" name="Left-Right Arrow 20"/>
                        <wps:cNvSpPr/>
                        <wps:spPr>
                          <a:xfrm>
                            <a:off x="2957353" y="829418"/>
                            <a:ext cx="380717" cy="149568"/>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62" name="Left-Right Arrow 62"/>
                        <wps:cNvSpPr/>
                        <wps:spPr>
                          <a:xfrm rot="5400000">
                            <a:off x="1330091" y="1928073"/>
                            <a:ext cx="225629" cy="105535"/>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3" name="Left-Right Arrow 63"/>
                        <wps:cNvSpPr/>
                        <wps:spPr>
                          <a:xfrm rot="5400000">
                            <a:off x="704192" y="1928399"/>
                            <a:ext cx="225425" cy="105410"/>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4" name="Rectangle 64"/>
                        <wps:cNvSpPr/>
                        <wps:spPr>
                          <a:xfrm rot="16200000">
                            <a:off x="3699170" y="1284324"/>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B203F00" w14:textId="0186D6B4" w:rsidR="006154BD" w:rsidRDefault="006154BD" w:rsidP="00286189">
                              <w:pPr>
                                <w:pStyle w:val="NormalWeb"/>
                                <w:spacing w:before="80" w:beforeAutospacing="0" w:after="60" w:afterAutospacing="0"/>
                                <w:jc w:val="center"/>
                              </w:pPr>
                              <w:r>
                                <w:rPr>
                                  <w:rFonts w:ascii="Arial" w:hAnsi="Arial"/>
                                  <w:color w:val="000000"/>
                                  <w:sz w:val="20"/>
                                  <w:szCs w:val="20"/>
                                </w:rPr>
                                <w:t>IOR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65" name="Right Arrow 65"/>
                        <wps:cNvSpPr/>
                        <wps:spPr>
                          <a:xfrm rot="16200000">
                            <a:off x="4010320" y="1933294"/>
                            <a:ext cx="232410" cy="11303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6" name="Rectangle 66"/>
                        <wps:cNvSpPr/>
                        <wps:spPr>
                          <a:xfrm>
                            <a:off x="1970717" y="2431817"/>
                            <a:ext cx="842645" cy="295508"/>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42659FE" w14:textId="114EED1A" w:rsidR="006154BD" w:rsidRDefault="006154BD" w:rsidP="00286189">
                              <w:pPr>
                                <w:pStyle w:val="NormalWeb"/>
                                <w:spacing w:before="80" w:beforeAutospacing="0" w:after="60" w:afterAutospacing="0"/>
                                <w:jc w:val="center"/>
                              </w:pPr>
                              <w:r>
                                <w:rPr>
                                  <w:rFonts w:ascii="Arial" w:hAnsi="Arial"/>
                                  <w:color w:val="000000"/>
                                  <w:sz w:val="20"/>
                                  <w:szCs w:val="20"/>
                                </w:rPr>
                                <w:t>Memory</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67" name="Left-Right Arrow 67"/>
                        <wps:cNvSpPr/>
                        <wps:spPr>
                          <a:xfrm rot="5400000">
                            <a:off x="2321537" y="2266448"/>
                            <a:ext cx="225425" cy="105410"/>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 name="Rounded Rectangular Callout 21"/>
                        <wps:cNvSpPr/>
                        <wps:spPr>
                          <a:xfrm>
                            <a:off x="3987800" y="158750"/>
                            <a:ext cx="654050" cy="349075"/>
                          </a:xfrm>
                          <a:prstGeom prst="wedgeRoundRectCallout">
                            <a:avLst>
                              <a:gd name="adj1" fmla="val -117740"/>
                              <a:gd name="adj2" fmla="val 53652"/>
                              <a:gd name="adj3" fmla="val 16667"/>
                            </a:avLst>
                          </a:prstGeom>
                          <a:solidFill>
                            <a:schemeClr val="accent5">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A6C34CB" w14:textId="532E5878" w:rsidR="006154BD" w:rsidRPr="00D0369F" w:rsidRDefault="006154BD" w:rsidP="00D0369F">
                              <w:pPr>
                                <w:jc w:val="center"/>
                                <w:rPr>
                                  <w:color w:val="000000" w:themeColor="text1"/>
                                  <w:sz w:val="16"/>
                                  <w:szCs w:val="16"/>
                                </w:rPr>
                              </w:pPr>
                              <w:r w:rsidRPr="00D0369F">
                                <w:rPr>
                                  <w:color w:val="000000" w:themeColor="text1"/>
                                  <w:sz w:val="16"/>
                                  <w:szCs w:val="16"/>
                                </w:rPr>
                                <w:t>Single-bit shift path</w:t>
                              </w:r>
                            </w:p>
                          </w:txbxContent>
                        </wps:txbx>
                        <wps:bodyPr rot="0" spcFirstLastPara="0" vertOverflow="overflow" horzOverflow="overflow" vert="horz" wrap="square" lIns="9144" tIns="0" rIns="9144" bIns="0" numCol="1" spcCol="0" rtlCol="0" fromWordArt="0" anchor="ctr" anchorCtr="0" forceAA="0" compatLnSpc="1">
                          <a:prstTxWarp prst="textNoShape">
                            <a:avLst/>
                          </a:prstTxWarp>
                          <a:noAutofit/>
                        </wps:bodyPr>
                      </wps:wsp>
                      <wps:wsp>
                        <wps:cNvPr id="69" name="Rounded Rectangular Callout 69"/>
                        <wps:cNvSpPr/>
                        <wps:spPr>
                          <a:xfrm>
                            <a:off x="1685908" y="326050"/>
                            <a:ext cx="654050" cy="348615"/>
                          </a:xfrm>
                          <a:prstGeom prst="wedgeRoundRectCallout">
                            <a:avLst>
                              <a:gd name="adj1" fmla="val 61871"/>
                              <a:gd name="adj2" fmla="val 161081"/>
                              <a:gd name="adj3" fmla="val 16667"/>
                            </a:avLst>
                          </a:prstGeom>
                          <a:solidFill>
                            <a:schemeClr val="accent5">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4121FD62" w14:textId="72BEB2CE" w:rsidR="006154BD" w:rsidRDefault="006154BD" w:rsidP="00D0369F">
                              <w:pPr>
                                <w:pStyle w:val="NormalWeb"/>
                                <w:spacing w:before="80" w:beforeAutospacing="0" w:after="60" w:afterAutospacing="0"/>
                                <w:jc w:val="center"/>
                              </w:pPr>
                              <w:r>
                                <w:rPr>
                                  <w:rFonts w:ascii="Arial" w:hAnsi="Arial"/>
                                  <w:color w:val="000000"/>
                                  <w:sz w:val="16"/>
                                  <w:szCs w:val="16"/>
                                </w:rPr>
                                <w:t>16-bit load path</w:t>
                              </w:r>
                            </w:p>
                          </w:txbxContent>
                        </wps:txbx>
                        <wps:bodyPr rot="0" spcFirstLastPara="0" vert="horz" wrap="square" lIns="9144" tIns="0" rIns="9144" bIns="0" numCol="1" spcCol="0" rtlCol="0" fromWordArt="0" anchor="ctr" anchorCtr="0" forceAA="0" compatLnSpc="1">
                          <a:prstTxWarp prst="textNoShape">
                            <a:avLst/>
                          </a:prstTxWarp>
                          <a:noAutofit/>
                        </wps:bodyPr>
                      </wps:wsp>
                      <wps:wsp>
                        <wps:cNvPr id="22" name="Text Box 22"/>
                        <wps:cNvSpPr txBox="1"/>
                        <wps:spPr>
                          <a:xfrm>
                            <a:off x="3218689" y="2593238"/>
                            <a:ext cx="2048256" cy="289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923E5" w14:textId="0C999288" w:rsidR="006154BD" w:rsidRDefault="006154BD" w:rsidP="00D0369F">
                              <w:pPr>
                                <w:pStyle w:val="Caption"/>
                              </w:pPr>
                              <w:r>
                                <w:t xml:space="preserve">Figure </w:t>
                              </w:r>
                              <w:r>
                                <w:rPr>
                                  <w:noProof/>
                                </w:rPr>
                                <w:fldChar w:fldCharType="begin"/>
                              </w:r>
                              <w:r>
                                <w:rPr>
                                  <w:noProof/>
                                </w:rPr>
                                <w:instrText xml:space="preserve"> SEQ Figure \* ARABIC </w:instrText>
                              </w:r>
                              <w:r>
                                <w:rPr>
                                  <w:noProof/>
                                </w:rPr>
                                <w:fldChar w:fldCharType="separate"/>
                              </w:r>
                              <w:r w:rsidR="00407A01">
                                <w:rPr>
                                  <w:noProof/>
                                </w:rPr>
                                <w:t>1</w:t>
                              </w:r>
                              <w:r>
                                <w:rPr>
                                  <w:noProof/>
                                </w:rPr>
                                <w:fldChar w:fldCharType="end"/>
                              </w:r>
                              <w:r>
                                <w:t>: WW Programmer's View</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5502AEAC" id="Canvas 2" o:spid="_x0000_s1031" editas="canvas" style="width:6in;height:230.25pt;mso-position-horizontal-relative:char;mso-position-vertical-relative:line" coordsize="54864,2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">
                <v:shape id="_x0000_s1032" type="#_x0000_t75" style="position:absolute;width:54864;height:29241;visibility:visible;mso-wrap-style:square">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 o:spid="_x0000_s1033" type="#_x0000_t13" style="position:absolute;left:22669;top:10906;width:3429;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" adj="18000" fillcolor="#ffc" strokecolor="#974706 [1609]" strokeweight="1pt">
                  <v:stroke endarrow="block"/>
                  <v:textbox inset=".72pt,.72pt,.72pt,.72pt"/>
                </v:shape>
                <v:rect id="Rectangle 5" o:spid="_x0000_s1034" style="position:absolute;left:10477;top:12239;width:8430;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" fillcolor="#ffc" strokecolor="#974706 [1609]" strokeweight="1pt">
                  <v:stroke endarrow="block"/>
                  <v:textbox inset=".72pt,.72pt,.72pt,.72pt">
                    <w:txbxContent>
                      <w:p w14:paraId="29732665" w14:textId="7837E92C" w:rsidR="006154BD" w:rsidRPr="00CE2995" w:rsidRDefault="006154BD" w:rsidP="00CE2995">
                        <w:pPr>
                          <w:jc w:val="center"/>
                          <w:rPr>
                            <w:color w:val="000000" w:themeColor="text1"/>
                          </w:rPr>
                        </w:pPr>
                        <w:r w:rsidRPr="00CE2995">
                          <w:rPr>
                            <w:color w:val="000000" w:themeColor="text1"/>
                          </w:rPr>
                          <w:t>Program Counter</w:t>
                        </w:r>
                      </w:p>
                    </w:txbxContent>
                  </v:textbox>
                </v:rect>
                <v:rect id="Rectangle 51" o:spid="_x0000_s1035" style="position:absolute;left:3924;top:11448;width:8426;height:57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" fillcolor="#ffc" strokecolor="#974706 [1609]" strokeweight="1pt">
                  <v:stroke endarrow="block"/>
                  <v:textbox inset=".72pt,.72pt,.72pt,.72pt">
                    <w:txbxContent>
                      <w:p w14:paraId="7B40649A" w14:textId="053E315D" w:rsidR="006154BD" w:rsidRDefault="006154BD" w:rsidP="00CE2995">
                        <w:pPr>
                          <w:pStyle w:val="NormalWeb"/>
                          <w:spacing w:before="80" w:beforeAutospacing="0" w:after="60" w:afterAutospacing="0"/>
                          <w:jc w:val="center"/>
                        </w:pPr>
                        <w:r>
                          <w:rPr>
                            <w:rFonts w:ascii="Arial" w:hAnsi="Arial"/>
                            <w:color w:val="000000"/>
                            <w:sz w:val="20"/>
                            <w:szCs w:val="20"/>
                          </w:rPr>
                          <w:t>PR (Instruction Register)</w:t>
                        </w:r>
                      </w:p>
                    </w:txbxContent>
                  </v:textbox>
                </v:rect>
                <v:rect id="Rectangle 52" o:spid="_x0000_s1036" style="position:absolute;left:17117;top:12784;width:8427;height:32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" fillcolor="#ffc" strokecolor="#974706 [1609]" strokeweight="1pt">
                  <v:stroke endarrow="block"/>
                  <v:textbox inset=".72pt,.72pt,.72pt,.72pt">
                    <w:txbxContent>
                      <w:p w14:paraId="73932265" w14:textId="39972355" w:rsidR="006154BD" w:rsidRDefault="006154BD" w:rsidP="00CE2995">
                        <w:pPr>
                          <w:pStyle w:val="NormalWeb"/>
                          <w:spacing w:before="80" w:beforeAutospacing="0" w:after="60" w:afterAutospacing="0"/>
                          <w:jc w:val="center"/>
                        </w:pPr>
                        <w:r>
                          <w:rPr>
                            <w:rFonts w:ascii="Arial" w:hAnsi="Arial"/>
                            <w:color w:val="000000"/>
                            <w:sz w:val="20"/>
                            <w:szCs w:val="20"/>
                          </w:rPr>
                          <w:t>A Register</w:t>
                        </w:r>
                      </w:p>
                    </w:txbxContent>
                  </v:textbox>
                </v:rect>
                <v:rect id="Rectangle 54" o:spid="_x0000_s1037" style="position:absolute;left:30831;top:9106;width:8427;height:32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" fillcolor="#ffc" strokecolor="#974706 [1609]" strokeweight="1pt">
                  <v:stroke endarrow="block"/>
                  <v:textbox inset=".72pt,.72pt,.72pt,.72pt">
                    <w:txbxContent>
                      <w:p w14:paraId="78A1CEF2" w14:textId="1678F6B3" w:rsidR="006154BD" w:rsidRDefault="006154BD" w:rsidP="00CE2995">
                        <w:pPr>
                          <w:pStyle w:val="NormalWeb"/>
                          <w:spacing w:before="80" w:beforeAutospacing="0" w:after="60" w:afterAutospacing="0"/>
                          <w:jc w:val="center"/>
                        </w:pPr>
                        <w:r>
                          <w:rPr>
                            <w:rFonts w:ascii="Arial" w:hAnsi="Arial"/>
                            <w:color w:val="000000"/>
                            <w:sz w:val="20"/>
                            <w:szCs w:val="20"/>
                          </w:rPr>
                          <w:t>B Register</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5" o:spid="_x0000_s1038" type="#_x0000_t34" style="position:absolute;left:31378;top:2846;width:95;height:72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" adj="-362844" strokecolor="#974706 [1609]" strokeweight="1pt">
                  <v:stroke startarrow="block" endarrow="block"/>
                </v:shape>
                <v:shape id="Elbow Connector 16" o:spid="_x0000_s1039" type="#_x0000_t34" style="position:absolute;left:31378;top:11273;width:95;height:72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" adj="384444" strokecolor="#974706 [1609]" strokeweight="1pt">
                  <v:stroke startarrow="block" endarrow="block"/>
                </v:shape>
                <v:shape id="Bent Arrow 17" o:spid="_x0000_s1040" style="position:absolute;left:26428;top:15935;width:7722;height:2286;rotation:90;visibility:visible;mso-wrap-style:square;v-text-anchor:middle" coordsize="7721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" path="m,228600l,121704c,66468,44777,21691,100013,21691r615007,1l715020,r57150,50267l715020,100534r,-21692l100013,78842v-23673,,-42863,19190,-42863,42863l57150,228600,,228600xe" fillcolor="#ffc" strokecolor="#974706 [1609]" strokeweight="1pt">
                  <v:stroke endarrow="block"/>
                  <v:path arrowok="t" o:connecttype="custom" o:connectlocs="0,228600;0,121704;100013,21691;715020,21692;715020,0;772170,50267;715020,100534;715020,78842;100013,78842;57150,121705;57150,228600;0,228600" o:connectangles="0,0,0,0,0,0,0,0,0,0,0,0"/>
                </v:shape>
                <v:rect id="Rectangle 53" o:spid="_x0000_s1041" style="position:absolute;left:23592;top:9011;width:8427;height:32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" fillcolor="#ffc" strokecolor="#974706 [1609]" strokeweight="1pt">
                  <v:stroke endarrow="block"/>
                  <v:textbox inset=".72pt,.72pt,.72pt,.72pt">
                    <w:txbxContent>
                      <w:p w14:paraId="179E82D2" w14:textId="58B48CE2" w:rsidR="006154BD" w:rsidRDefault="006154BD" w:rsidP="00CE2995">
                        <w:pPr>
                          <w:pStyle w:val="NormalWeb"/>
                          <w:spacing w:before="80" w:beforeAutospacing="0" w:after="60" w:afterAutospacing="0"/>
                          <w:jc w:val="center"/>
                        </w:pPr>
                        <w:r>
                          <w:rPr>
                            <w:rFonts w:ascii="Arial" w:hAnsi="Arial"/>
                            <w:color w:val="000000"/>
                            <w:sz w:val="20"/>
                            <w:szCs w:val="20"/>
                          </w:rPr>
                          <w:t>Accumulator</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9" o:spid="_x0000_s1042" type="#_x0000_t69" style="position:absolute;left:3195;top:20531;width:47589;height: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" adj="463" fillcolor="#ffc" strokecolor="#974706 [1609]" strokeweight="1pt">
                  <v:stroke endarrow="block"/>
                  <v:textbox inset=".72pt,.72pt,.72pt,.72pt"/>
                </v:shape>
                <v:shape id="Right Arrow 60" o:spid="_x0000_s1043" type="#_x0000_t13" style="position:absolute;left:20231;top:19277;width:2325;height:11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" adj="16321" fillcolor="#ffc" strokecolor="#974706 [1609]" strokeweight="1pt">
                  <v:stroke endarrow="block"/>
                  <v:textbox inset=".72pt,.72pt,.72pt,.72pt"/>
                </v:shape>
                <v:shape id="Left-Right Arrow 20" o:spid="_x0000_s1044" type="#_x0000_t69" style="position:absolute;left:29573;top:8294;width:3807;height:1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" adj="4243" fillcolor="#ffc" strokecolor="#974706 [1609]" strokeweight="1pt">
                  <v:stroke endarrow="block"/>
                  <v:textbox inset=".72pt,.72pt,.72pt,.72pt"/>
                </v:shape>
                <v:shape id="Left-Right Arrow 62" o:spid="_x0000_s1045" type="#_x0000_t69" style="position:absolute;left:13301;top:19280;width:2256;height:10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" adj="5052" fillcolor="#ffc" strokecolor="#974706 [1609]" strokeweight="1pt">
                  <v:stroke endarrow="block"/>
                  <v:textbox inset=".72pt,.72pt,.72pt,.72pt"/>
                </v:shape>
                <v:shape id="Left-Right Arrow 63" o:spid="_x0000_s1046" type="#_x0000_t69" style="position:absolute;left:7041;top:19284;width:2255;height:10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" adj="5050" fillcolor="#ffc" strokecolor="#974706 [1609]" strokeweight="1pt">
                  <v:stroke endarrow="block"/>
                  <v:textbox inset=".72pt,.72pt,.72pt,.72pt"/>
                </v:shape>
                <v:rect id="Rectangle 64" o:spid="_x0000_s1047" style="position:absolute;left:36992;top:12842;width:8426;height:32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" fillcolor="#ffc" strokecolor="#974706 [1609]" strokeweight="1pt">
                  <v:stroke endarrow="block"/>
                  <v:textbox inset=".72pt,.72pt,.72pt,.72pt">
                    <w:txbxContent>
                      <w:p w14:paraId="2B203F00" w14:textId="0186D6B4" w:rsidR="006154BD" w:rsidRDefault="006154BD" w:rsidP="00286189">
                        <w:pPr>
                          <w:pStyle w:val="NormalWeb"/>
                          <w:spacing w:before="80" w:beforeAutospacing="0" w:after="60" w:afterAutospacing="0"/>
                          <w:jc w:val="center"/>
                        </w:pPr>
                        <w:r>
                          <w:rPr>
                            <w:rFonts w:ascii="Arial" w:hAnsi="Arial"/>
                            <w:color w:val="000000"/>
                            <w:sz w:val="20"/>
                            <w:szCs w:val="20"/>
                          </w:rPr>
                          <w:t>IOR Register</w:t>
                        </w:r>
                      </w:p>
                    </w:txbxContent>
                  </v:textbox>
                </v:rect>
                <v:shape id="Right Arrow 65" o:spid="_x0000_s1048" type="#_x0000_t13" style="position:absolute;left:40103;top:19333;width:2324;height:11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" adj="16348" fillcolor="#ffc" strokecolor="#974706 [1609]" strokeweight="1pt">
                  <v:stroke endarrow="block"/>
                  <v:textbox inset=".72pt,.72pt,.72pt,.72pt"/>
                </v:shape>
                <v:rect id="Rectangle 66" o:spid="_x0000_s1049" style="position:absolute;left:19707;top:24318;width:8426;height:2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" fillcolor="#ffc" strokecolor="#974706 [1609]" strokeweight="1pt">
                  <v:stroke endarrow="block"/>
                  <v:textbox inset=".72pt,.72pt,.72pt,.72pt">
                    <w:txbxContent>
                      <w:p w14:paraId="142659FE" w14:textId="114EED1A" w:rsidR="006154BD" w:rsidRDefault="006154BD" w:rsidP="00286189">
                        <w:pPr>
                          <w:pStyle w:val="NormalWeb"/>
                          <w:spacing w:before="80" w:beforeAutospacing="0" w:after="60" w:afterAutospacing="0"/>
                          <w:jc w:val="center"/>
                        </w:pPr>
                        <w:r>
                          <w:rPr>
                            <w:rFonts w:ascii="Arial" w:hAnsi="Arial"/>
                            <w:color w:val="000000"/>
                            <w:sz w:val="20"/>
                            <w:szCs w:val="20"/>
                          </w:rPr>
                          <w:t>Memory</w:t>
                        </w:r>
                      </w:p>
                    </w:txbxContent>
                  </v:textbox>
                </v:rect>
                <v:shape id="Left-Right Arrow 67" o:spid="_x0000_s1050" type="#_x0000_t69" style="position:absolute;left:23215;top:22664;width:2254;height:10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" adj="5050" fillcolor="#ffc" strokecolor="#974706 [1609]" strokeweight="1pt">
                  <v:stroke endarrow="block"/>
                  <v:textbox inset=".72pt,.72pt,.72pt,.72pt"/>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21" o:spid="_x0000_s1051" type="#_x0000_t62" style="position:absolute;left:39878;top:1587;width:6540;height:3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" adj="-14632,22389" fillcolor="#daeef3 [664]" strokecolor="#974706 [1609]" strokeweight="1pt">
                  <v:stroke endarrow="block"/>
                  <v:textbox inset=".72pt,0,.72pt,0">
                    <w:txbxContent>
                      <w:p w14:paraId="2A6C34CB" w14:textId="532E5878" w:rsidR="006154BD" w:rsidRPr="00D0369F" w:rsidRDefault="006154BD" w:rsidP="00D0369F">
                        <w:pPr>
                          <w:jc w:val="center"/>
                          <w:rPr>
                            <w:color w:val="000000" w:themeColor="text1"/>
                            <w:sz w:val="16"/>
                            <w:szCs w:val="16"/>
                          </w:rPr>
                        </w:pPr>
                        <w:r w:rsidRPr="00D0369F">
                          <w:rPr>
                            <w:color w:val="000000" w:themeColor="text1"/>
                            <w:sz w:val="16"/>
                            <w:szCs w:val="16"/>
                          </w:rPr>
                          <w:t>Single-bit shift path</w:t>
                        </w:r>
                      </w:p>
                    </w:txbxContent>
                  </v:textbox>
                </v:shape>
                <v:shape id="Rounded Rectangular Callout 69" o:spid="_x0000_s1052" type="#_x0000_t62" style="position:absolute;left:16859;top:3260;width:6540;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" adj="24164,45593" fillcolor="#daeef3 [664]" strokecolor="#974706 [1609]" strokeweight="1pt">
                  <v:stroke endarrow="block"/>
                  <v:textbox inset=".72pt,0,.72pt,0">
                    <w:txbxContent>
                      <w:p w14:paraId="4121FD62" w14:textId="72BEB2CE" w:rsidR="006154BD" w:rsidRDefault="006154BD" w:rsidP="00D0369F">
                        <w:pPr>
                          <w:pStyle w:val="NormalWeb"/>
                          <w:spacing w:before="80" w:beforeAutospacing="0" w:after="60" w:afterAutospacing="0"/>
                          <w:jc w:val="center"/>
                        </w:pPr>
                        <w:r>
                          <w:rPr>
                            <w:rFonts w:ascii="Arial" w:hAnsi="Arial"/>
                            <w:color w:val="000000"/>
                            <w:sz w:val="16"/>
                            <w:szCs w:val="16"/>
                          </w:rPr>
                          <w:t>16-bit load path</w:t>
                        </w:r>
                      </w:p>
                    </w:txbxContent>
                  </v:textbox>
                </v:shape>
                <v:shape id="Text Box 22" o:spid="_x0000_s1053" type="#_x0000_t202" style="position:absolute;left:32186;top:25932;width:2048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" filled="f" stroked="f" strokeweight=".5pt">
                  <v:textbox inset=".72pt,.72pt,.72pt,.72pt">
                    <w:txbxContent>
                      <w:p w14:paraId="1C1923E5" w14:textId="0C999288" w:rsidR="006154BD" w:rsidRDefault="006154BD" w:rsidP="00D0369F">
                        <w:pPr>
                          <w:pStyle w:val="Caption"/>
                        </w:pPr>
                        <w:r>
                          <w:t xml:space="preserve">Figure </w:t>
                        </w:r>
                        <w:r>
                          <w:rPr>
                            <w:noProof/>
                          </w:rPr>
                          <w:fldChar w:fldCharType="begin"/>
                        </w:r>
                        <w:r>
                          <w:rPr>
                            <w:noProof/>
                          </w:rPr>
                          <w:instrText xml:space="preserve"> SEQ Figure \* ARABIC </w:instrText>
                        </w:r>
                        <w:r>
                          <w:rPr>
                            <w:noProof/>
                          </w:rPr>
                          <w:fldChar w:fldCharType="separate"/>
                        </w:r>
                        <w:r w:rsidR="00407A01">
                          <w:rPr>
                            <w:noProof/>
                          </w:rPr>
                          <w:t>1</w:t>
                        </w:r>
                        <w:r>
                          <w:rPr>
                            <w:noProof/>
                          </w:rPr>
                          <w:fldChar w:fldCharType="end"/>
                        </w:r>
                        <w:r>
                          <w:t>: WW Programmer's View</w:t>
                        </w:r>
                      </w:p>
                    </w:txbxContent>
                  </v:textbox>
                </v:shape>
                <w10:anchorlock/>
              </v:group>
            </w:pict>
          </mc:Fallback>
        </mc:AlternateContent>
      </w:r>
    </w:p>
    <w:p w14:paraId="7889D9CE" w14:textId="4F2C3506" w:rsidR="00CE2995" w:rsidRDefault="00CE2995" w:rsidP="0037759A"/>
    <w:p w14:paraId="6DFB1792" w14:textId="77777777" w:rsidR="00CE2995" w:rsidRDefault="00CE2995" w:rsidP="0037759A"/>
    <w:p w14:paraId="43861ECA" w14:textId="77777777" w:rsidR="009536BA" w:rsidRPr="009536BA" w:rsidRDefault="009536BA" w:rsidP="009536BA"/>
    <w:p w14:paraId="6F045D2E" w14:textId="3E07AD95" w:rsidR="00011508" w:rsidRDefault="00011508" w:rsidP="0037759A">
      <w:pPr>
        <w:pStyle w:val="Heading1"/>
      </w:pPr>
      <w:bookmarkStart w:id="3" w:name="_Toc193914291"/>
      <w:r>
        <w:lastRenderedPageBreak/>
        <w:t>Whirlwind’s Contemporaries</w:t>
      </w:r>
      <w:bookmarkEnd w:id="3"/>
    </w:p>
    <w:p w14:paraId="4955AC2D" w14:textId="5CC49A9D" w:rsidR="00011508" w:rsidRDefault="00011508" w:rsidP="00011508"/>
    <w:p w14:paraId="7D6C54D2" w14:textId="714643CC" w:rsidR="00011508" w:rsidRDefault="00011508" w:rsidP="00011508">
      <w:pPr>
        <w:pStyle w:val="Heading2"/>
      </w:pPr>
      <w:bookmarkStart w:id="4" w:name="_Toc193914292"/>
      <w:r>
        <w:t>Bell Relay Computer</w:t>
      </w:r>
      <w:r w:rsidR="00D34071">
        <w:t>, Model V</w:t>
      </w:r>
      <w:bookmarkEnd w:id="4"/>
    </w:p>
    <w:p w14:paraId="54033514" w14:textId="68BC2E3C" w:rsidR="00011508" w:rsidRDefault="00011508" w:rsidP="00011508">
      <w:r>
        <w:t xml:space="preserve">Lead Architect: </w:t>
      </w:r>
      <w:hyperlink r:id="rId14" w:history="1">
        <w:r w:rsidR="00A75213">
          <w:rPr>
            <w:rStyle w:val="Hyperlink"/>
          </w:rPr>
          <w:t>George Stibitz</w:t>
        </w:r>
      </w:hyperlink>
    </w:p>
    <w:p w14:paraId="68BCFACD" w14:textId="77777777" w:rsidR="00011508" w:rsidRDefault="00011508" w:rsidP="00011508">
      <w:r>
        <w:t>Key Dates:</w:t>
      </w:r>
    </w:p>
    <w:p w14:paraId="34EE66EF" w14:textId="5B0F15F8" w:rsidR="00011508" w:rsidRDefault="00011508" w:rsidP="00714162">
      <w:pPr>
        <w:pStyle w:val="ListParagraph"/>
        <w:numPr>
          <w:ilvl w:val="0"/>
          <w:numId w:val="11"/>
        </w:numPr>
      </w:pPr>
      <w:r>
        <w:t>Early design:</w:t>
      </w:r>
      <w:r w:rsidR="00A75213">
        <w:t xml:space="preserve"> 1944</w:t>
      </w:r>
    </w:p>
    <w:p w14:paraId="38EFBE35" w14:textId="214FA96E" w:rsidR="00011508" w:rsidRDefault="00011508" w:rsidP="00714162">
      <w:pPr>
        <w:pStyle w:val="ListParagraph"/>
        <w:numPr>
          <w:ilvl w:val="0"/>
          <w:numId w:val="11"/>
        </w:numPr>
      </w:pPr>
      <w:r>
        <w:t>“operational”:</w:t>
      </w:r>
      <w:r w:rsidR="00A75213">
        <w:t xml:space="preserve"> 1946</w:t>
      </w:r>
    </w:p>
    <w:p w14:paraId="1A18159D" w14:textId="50FB7464" w:rsidR="00011508" w:rsidRDefault="00011508" w:rsidP="00011508">
      <w:r>
        <w:t>Key Attributes:</w:t>
      </w:r>
    </w:p>
    <w:p w14:paraId="59ACF0E0" w14:textId="197AA06B" w:rsidR="00011508" w:rsidRDefault="00011508" w:rsidP="00714162">
      <w:pPr>
        <w:pStyle w:val="ListParagraph"/>
        <w:numPr>
          <w:ilvl w:val="0"/>
          <w:numId w:val="11"/>
        </w:numPr>
      </w:pPr>
      <w:r>
        <w:t>Paper tape memory, relay-based registers and ALU</w:t>
      </w:r>
    </w:p>
    <w:p w14:paraId="1068EDA9" w14:textId="5F060E72" w:rsidR="00011508" w:rsidRDefault="00011508" w:rsidP="00714162">
      <w:pPr>
        <w:pStyle w:val="ListParagraph"/>
        <w:numPr>
          <w:ilvl w:val="0"/>
          <w:numId w:val="11"/>
        </w:numPr>
      </w:pPr>
      <w:r>
        <w:t>Multiple control units and program tapes</w:t>
      </w:r>
    </w:p>
    <w:p w14:paraId="066517EA" w14:textId="054D07BB" w:rsidR="00011508" w:rsidRDefault="00D34071" w:rsidP="00714162">
      <w:pPr>
        <w:pStyle w:val="ListParagraph"/>
        <w:numPr>
          <w:ilvl w:val="0"/>
          <w:numId w:val="11"/>
        </w:numPr>
      </w:pPr>
      <w:r>
        <w:t>Separate Program tapes used for “</w:t>
      </w:r>
      <w:proofErr w:type="gramStart"/>
      <w:r>
        <w:t>subroutines”  (</w:t>
      </w:r>
      <w:proofErr w:type="gramEnd"/>
      <w:r>
        <w:t>like Harvard Mark I, no?)</w:t>
      </w:r>
    </w:p>
    <w:p w14:paraId="0AFA0D7E" w14:textId="77777777" w:rsidR="00011508" w:rsidRPr="00011508" w:rsidRDefault="00011508" w:rsidP="00011508"/>
    <w:p w14:paraId="57A2C8D9" w14:textId="1F40616A" w:rsidR="00B402A9" w:rsidRDefault="00B402A9" w:rsidP="00011508">
      <w:pPr>
        <w:pStyle w:val="Heading2"/>
      </w:pPr>
      <w:bookmarkStart w:id="5" w:name="_Toc193914293"/>
      <w:r>
        <w:t>ENIAC</w:t>
      </w:r>
      <w:bookmarkEnd w:id="5"/>
      <w:r>
        <w:t xml:space="preserve"> </w:t>
      </w:r>
    </w:p>
    <w:p w14:paraId="03E5D589" w14:textId="77777777" w:rsidR="00B402A9" w:rsidRPr="00B402A9" w:rsidRDefault="00B402A9" w:rsidP="00B402A9"/>
    <w:p w14:paraId="6941E0B1" w14:textId="14B0C822" w:rsidR="004F5F85" w:rsidRDefault="004F5F85" w:rsidP="00011508">
      <w:pPr>
        <w:pStyle w:val="Heading2"/>
      </w:pPr>
      <w:bookmarkStart w:id="6" w:name="_Toc193914294"/>
      <w:r>
        <w:t>EDSAC</w:t>
      </w:r>
      <w:bookmarkEnd w:id="6"/>
    </w:p>
    <w:p w14:paraId="5CFA8C7A" w14:textId="09E5B9E8" w:rsidR="004F5F85" w:rsidRDefault="004F5F85" w:rsidP="004F5F85">
      <w:r>
        <w:t>Lead Architect – Maurice Wilkes, Cambridge, UK</w:t>
      </w:r>
    </w:p>
    <w:p w14:paraId="4D19C256" w14:textId="180D7592" w:rsidR="004F5F85" w:rsidRDefault="004F5F85" w:rsidP="004F5F85">
      <w:r>
        <w:t xml:space="preserve">[Wilkes and C Adams collaborated extensively during the WW period, i.e., Wilkes had considerable impact on the WW team’s plans for software] </w:t>
      </w:r>
    </w:p>
    <w:p w14:paraId="477C6696" w14:textId="18B7CEDC" w:rsidR="009D4604" w:rsidRDefault="003D7161" w:rsidP="004F5F85">
      <w:r>
        <w:t xml:space="preserve">See notes on Wilkes, Wheeler and Gill (Sec </w:t>
      </w:r>
      <w:r>
        <w:fldChar w:fldCharType="begin"/>
      </w:r>
      <w:r>
        <w:instrText xml:space="preserve"> REF _Ref52198666 \r \h </w:instrText>
      </w:r>
      <w:r>
        <w:fldChar w:fldCharType="separate"/>
      </w:r>
      <w:r w:rsidR="00407A01">
        <w:t>11.1.4</w:t>
      </w:r>
      <w:r>
        <w:fldChar w:fldCharType="end"/>
      </w:r>
      <w:r>
        <w:t>)</w:t>
      </w:r>
    </w:p>
    <w:p w14:paraId="48D3F7DE" w14:textId="02262142" w:rsidR="009D4604" w:rsidRDefault="009D4604" w:rsidP="004F5F85">
      <w:hyperlink r:id="rId15" w:history="1">
        <w:r w:rsidRPr="00AF4687">
          <w:rPr>
            <w:rStyle w:val="Hyperlink"/>
          </w:rPr>
          <w:t>https://people.cs.clemson.edu/~mark/edsac.html</w:t>
        </w:r>
      </w:hyperlink>
    </w:p>
    <w:p w14:paraId="59178678" w14:textId="77777777" w:rsidR="009D4604" w:rsidRDefault="009D4604" w:rsidP="004F5F85"/>
    <w:p w14:paraId="13B4C71A" w14:textId="25066CDD" w:rsidR="00F76BCD" w:rsidRDefault="00F76BCD" w:rsidP="004F5F85">
      <w:r>
        <w:t>Brian L Stuart has posted an ENIAC simulator</w:t>
      </w:r>
    </w:p>
    <w:p w14:paraId="786BC9E0" w14:textId="77777777" w:rsidR="00F76BCD" w:rsidRPr="00F76BCD" w:rsidRDefault="00F76BCD" w:rsidP="00F76BCD">
      <w:hyperlink r:id="rId16" w:history="1">
        <w:r w:rsidRPr="00F76BCD">
          <w:rPr>
            <w:rStyle w:val="Hyperlink"/>
          </w:rPr>
          <w:t>https://www.cs.drexel.edu/~bls96/eniac/simulator.html</w:t>
        </w:r>
      </w:hyperlink>
    </w:p>
    <w:p w14:paraId="2F1C9B2A" w14:textId="1A5CD7F6" w:rsidR="00F76BCD" w:rsidRDefault="00F76BCD" w:rsidP="004F5F85">
      <w:hyperlink r:id="rId17" w:history="1">
        <w:r w:rsidRPr="000C6230">
          <w:rPr>
            <w:rStyle w:val="Hyperlink"/>
          </w:rPr>
          <w:t>https://github.com/blstuart/eniac-simulator</w:t>
        </w:r>
      </w:hyperlink>
    </w:p>
    <w:p w14:paraId="307051B1" w14:textId="77777777" w:rsidR="00F76BCD" w:rsidRDefault="00F76BCD" w:rsidP="004F5F85"/>
    <w:p w14:paraId="46AA30BA" w14:textId="77777777" w:rsidR="004F5F85" w:rsidRPr="004F5F85" w:rsidRDefault="004F5F85" w:rsidP="004F5F85"/>
    <w:p w14:paraId="4811110B" w14:textId="59C4AD86" w:rsidR="00011508" w:rsidRDefault="00011508" w:rsidP="00011508">
      <w:pPr>
        <w:pStyle w:val="Heading2"/>
      </w:pPr>
      <w:bookmarkStart w:id="7" w:name="_Toc193914295"/>
      <w:r>
        <w:t>EDVAC</w:t>
      </w:r>
      <w:bookmarkEnd w:id="7"/>
    </w:p>
    <w:p w14:paraId="2813920B" w14:textId="0F250063" w:rsidR="00011508" w:rsidRDefault="00011508" w:rsidP="00011508">
      <w:r>
        <w:t>Lead Architect: John von Neumann</w:t>
      </w:r>
    </w:p>
    <w:p w14:paraId="198C82C6" w14:textId="61643C22" w:rsidR="00011508" w:rsidRDefault="00011508" w:rsidP="00011508">
      <w:r>
        <w:t>Key Dates:</w:t>
      </w:r>
    </w:p>
    <w:p w14:paraId="5D63C0D0" w14:textId="5BD1D568" w:rsidR="00011508" w:rsidRDefault="00011508" w:rsidP="00714162">
      <w:pPr>
        <w:pStyle w:val="ListParagraph"/>
        <w:numPr>
          <w:ilvl w:val="0"/>
          <w:numId w:val="11"/>
        </w:numPr>
      </w:pPr>
      <w:r>
        <w:t>Early design:</w:t>
      </w:r>
    </w:p>
    <w:p w14:paraId="1BF4D891" w14:textId="055A83DF" w:rsidR="00011508" w:rsidRDefault="00011508" w:rsidP="00714162">
      <w:pPr>
        <w:pStyle w:val="ListParagraph"/>
        <w:numPr>
          <w:ilvl w:val="0"/>
          <w:numId w:val="11"/>
        </w:numPr>
      </w:pPr>
      <w:r>
        <w:t>“operational”:</w:t>
      </w:r>
    </w:p>
    <w:p w14:paraId="05533DEB" w14:textId="623E22BE" w:rsidR="00011508" w:rsidRDefault="00011508" w:rsidP="00011508">
      <w:r>
        <w:t>Key Attributes:</w:t>
      </w:r>
    </w:p>
    <w:p w14:paraId="727B41D4" w14:textId="3B3FEAD5" w:rsidR="00011508" w:rsidRDefault="00011508" w:rsidP="00714162">
      <w:pPr>
        <w:pStyle w:val="ListParagraph"/>
        <w:numPr>
          <w:ilvl w:val="0"/>
          <w:numId w:val="10"/>
        </w:numPr>
      </w:pPr>
      <w:r>
        <w:t>The “von Neumann Architecture”, i.e., uniform addressable memory space</w:t>
      </w:r>
    </w:p>
    <w:p w14:paraId="04C7AD2B" w14:textId="762B341D" w:rsidR="00011508" w:rsidRDefault="00011508" w:rsidP="00714162">
      <w:pPr>
        <w:pStyle w:val="ListParagraph"/>
        <w:numPr>
          <w:ilvl w:val="0"/>
          <w:numId w:val="10"/>
        </w:numPr>
      </w:pPr>
      <w:r>
        <w:t>Mercury delay line memory (challenging for real-time computing)</w:t>
      </w:r>
    </w:p>
    <w:p w14:paraId="76C5D330" w14:textId="6F27C6A4" w:rsidR="00011508" w:rsidRDefault="008D41FF" w:rsidP="00714162">
      <w:pPr>
        <w:pStyle w:val="ListParagraph"/>
        <w:numPr>
          <w:ilvl w:val="0"/>
          <w:numId w:val="10"/>
        </w:numPr>
      </w:pPr>
      <w:r>
        <w:t>The peculiarities of delay line storage must have been very tough to work with in the environment where von Neumann wanted to uniform addressable memory.</w:t>
      </w:r>
    </w:p>
    <w:p w14:paraId="63FC847A" w14:textId="7505337A" w:rsidR="008D41FF" w:rsidRDefault="008D41FF" w:rsidP="00714162">
      <w:pPr>
        <w:pStyle w:val="ListParagraph"/>
        <w:numPr>
          <w:ilvl w:val="1"/>
          <w:numId w:val="10"/>
        </w:numPr>
      </w:pPr>
      <w:r>
        <w:t>He apparently didn’t even call the storage locators “addresses” at all(!)</w:t>
      </w:r>
    </w:p>
    <w:p w14:paraId="65006DB6" w14:textId="3D26FE61" w:rsidR="00011508" w:rsidRDefault="00BD2591" w:rsidP="00011508">
      <w:r>
        <w:t>Aka “the IAS Machine”</w:t>
      </w:r>
    </w:p>
    <w:p w14:paraId="5CDEBF2D" w14:textId="77777777" w:rsidR="00BD2591" w:rsidRPr="00011508" w:rsidRDefault="00BD2591" w:rsidP="00011508"/>
    <w:p w14:paraId="7AFE25A9" w14:textId="7AB2398D" w:rsidR="00934AD0" w:rsidRDefault="00934AD0" w:rsidP="00934AD0">
      <w:pPr>
        <w:pStyle w:val="Heading2"/>
        <w:rPr>
          <w:rFonts w:ascii="Times New Roman" w:hAnsi="Times New Roman"/>
          <w:szCs w:val="36"/>
        </w:rPr>
      </w:pPr>
      <w:bookmarkStart w:id="8" w:name="_Toc193914296"/>
      <w:r>
        <w:lastRenderedPageBreak/>
        <w:t xml:space="preserve">The IBM Naval </w:t>
      </w:r>
      <w:r w:rsidRPr="00934AD0">
        <w:t>Ordnance</w:t>
      </w:r>
      <w:r>
        <w:t xml:space="preserve"> Research Calculator</w:t>
      </w:r>
      <w:bookmarkEnd w:id="8"/>
      <w:r w:rsidR="00BD2591">
        <w:t xml:space="preserve"> (NORC)</w:t>
      </w:r>
    </w:p>
    <w:p w14:paraId="7A871544" w14:textId="3CB7681A" w:rsidR="00934AD0" w:rsidRDefault="00934AD0" w:rsidP="00934AD0">
      <w:r>
        <w:t>Brought online about 1954</w:t>
      </w:r>
    </w:p>
    <w:p w14:paraId="53568E00" w14:textId="1F0F9DFE" w:rsidR="00934AD0" w:rsidRDefault="00934AD0" w:rsidP="00934AD0">
      <w:r>
        <w:t>Built by IBM at Columbia University</w:t>
      </w:r>
    </w:p>
    <w:p w14:paraId="352CD31E" w14:textId="4944CA3D" w:rsidR="00934AD0" w:rsidRDefault="00934AD0" w:rsidP="00934AD0">
      <w:r>
        <w:t>Started out with Williams Tube memory, switched to Core in 1958</w:t>
      </w:r>
    </w:p>
    <w:p w14:paraId="3A9D17F7" w14:textId="37AD31C0" w:rsidR="00934AD0" w:rsidRDefault="00934AD0" w:rsidP="00011508"/>
    <w:p w14:paraId="0A5A767C" w14:textId="14AAFB83" w:rsidR="00934AD0" w:rsidRDefault="00934AD0" w:rsidP="00011508">
      <w:hyperlink r:id="rId18" w:history="1">
        <w:r w:rsidRPr="00662D01">
          <w:rPr>
            <w:rStyle w:val="Hyperlink"/>
          </w:rPr>
          <w:t>http://www.columbia.edu/cu/computinghistory/norc.html</w:t>
        </w:r>
      </w:hyperlink>
    </w:p>
    <w:p w14:paraId="15E226DE" w14:textId="77777777" w:rsidR="00934AD0" w:rsidRDefault="00934AD0" w:rsidP="00934AD0">
      <w:pPr>
        <w:pStyle w:val="NormalWeb"/>
      </w:pPr>
      <w:r>
        <w:t xml:space="preserve">IBM's Naval Ordnance Research Calculator (NORC) was the </w:t>
      </w:r>
      <w:r>
        <w:rPr>
          <w:b/>
          <w:bCs/>
        </w:rPr>
        <w:t>first supercomputer</w:t>
      </w:r>
      <w:r>
        <w:t xml:space="preserve"> (</w:t>
      </w:r>
      <w:hyperlink r:id="rId19" w:anchor="notes" w:history="1">
        <w:r>
          <w:rPr>
            <w:rStyle w:val="Hyperlink"/>
          </w:rPr>
          <w:t>1</w:t>
        </w:r>
      </w:hyperlink>
      <w:r>
        <w:t xml:space="preserve">) and the most powerful computer on earth from 1954 to about 1963, and remained in service until 1968. Built between 1950 and 1954 at </w:t>
      </w:r>
      <w:r>
        <w:rPr>
          <w:b/>
          <w:bCs/>
        </w:rPr>
        <w:t>Columbia University</w:t>
      </w:r>
      <w:r>
        <w:t xml:space="preserve">'s Watson Scientific Computing Laboratory </w:t>
      </w:r>
      <w:hyperlink r:id="rId20" w:history="1">
        <w:r>
          <w:rPr>
            <w:rStyle w:val="Hyperlink"/>
          </w:rPr>
          <w:t>612 West 115th Street</w:t>
        </w:r>
      </w:hyperlink>
      <w:r>
        <w:t xml:space="preserve"> location, NORC's specifications included [</w:t>
      </w:r>
      <w:hyperlink r:id="rId21" w:anchor="sources" w:history="1">
        <w:r>
          <w:rPr>
            <w:rStyle w:val="Hyperlink"/>
          </w:rPr>
          <w:t>4,9</w:t>
        </w:r>
      </w:hyperlink>
      <w:r>
        <w:t xml:space="preserve">]: </w:t>
      </w:r>
    </w:p>
    <w:p w14:paraId="1FF9C1A1" w14:textId="77777777" w:rsidR="00934AD0" w:rsidRDefault="00934AD0" w:rsidP="004B6E57">
      <w:pPr>
        <w:numPr>
          <w:ilvl w:val="0"/>
          <w:numId w:val="23"/>
        </w:numPr>
        <w:spacing w:before="100" w:beforeAutospacing="1" w:after="100" w:afterAutospacing="1"/>
      </w:pPr>
      <w:r>
        <w:t xml:space="preserve">Decimal integer and floating-point notation and operation. </w:t>
      </w:r>
    </w:p>
    <w:p w14:paraId="4B86130E" w14:textId="77777777" w:rsidR="00934AD0" w:rsidRDefault="00934AD0" w:rsidP="004B6E57">
      <w:pPr>
        <w:numPr>
          <w:ilvl w:val="0"/>
          <w:numId w:val="23"/>
        </w:numPr>
        <w:spacing w:before="100" w:beforeAutospacing="1" w:after="100" w:afterAutospacing="1"/>
      </w:pPr>
      <w:r>
        <w:t xml:space="preserve">Word size: 16 decimal digits + check digit (64 + 2 bits). </w:t>
      </w:r>
    </w:p>
    <w:p w14:paraId="7195EA8E" w14:textId="77777777" w:rsidR="00934AD0" w:rsidRDefault="00934AD0" w:rsidP="004B6E57">
      <w:pPr>
        <w:numPr>
          <w:ilvl w:val="0"/>
          <w:numId w:val="23"/>
        </w:numPr>
        <w:spacing w:before="100" w:beforeAutospacing="1" w:after="100" w:afterAutospacing="1"/>
      </w:pPr>
      <w:r>
        <w:t xml:space="preserve">64 three-address instructions. </w:t>
      </w:r>
    </w:p>
    <w:p w14:paraId="1F544E10" w14:textId="77777777" w:rsidR="00934AD0" w:rsidRDefault="00934AD0" w:rsidP="004B6E57">
      <w:pPr>
        <w:numPr>
          <w:ilvl w:val="0"/>
          <w:numId w:val="23"/>
        </w:numPr>
        <w:spacing w:before="100" w:beforeAutospacing="1" w:after="100" w:afterAutospacing="1"/>
      </w:pPr>
      <w:r>
        <w:t xml:space="preserve">Clock: 1 µsec. </w:t>
      </w:r>
    </w:p>
    <w:p w14:paraId="004374B0" w14:textId="77777777" w:rsidR="00934AD0" w:rsidRDefault="00934AD0" w:rsidP="004B6E57">
      <w:pPr>
        <w:numPr>
          <w:ilvl w:val="0"/>
          <w:numId w:val="23"/>
        </w:numPr>
        <w:spacing w:before="100" w:beforeAutospacing="1" w:after="100" w:afterAutospacing="1"/>
      </w:pPr>
      <w:r>
        <w:t xml:space="preserve">15,000 operations per second with automatic error checking. </w:t>
      </w:r>
    </w:p>
    <w:p w14:paraId="36E0323E" w14:textId="77777777" w:rsidR="00934AD0" w:rsidRDefault="00934AD0" w:rsidP="004B6E57">
      <w:pPr>
        <w:numPr>
          <w:ilvl w:val="0"/>
          <w:numId w:val="23"/>
        </w:numPr>
        <w:spacing w:before="100" w:beforeAutospacing="1" w:after="100" w:afterAutospacing="1"/>
      </w:pPr>
      <w:r>
        <w:t xml:space="preserve">Two universal registers, one million digits per second. </w:t>
      </w:r>
    </w:p>
    <w:p w14:paraId="51F4581B" w14:textId="77777777" w:rsidR="00934AD0" w:rsidRDefault="00934AD0" w:rsidP="004B6E57">
      <w:pPr>
        <w:numPr>
          <w:ilvl w:val="0"/>
          <w:numId w:val="23"/>
        </w:numPr>
        <w:spacing w:before="100" w:beforeAutospacing="1" w:after="100" w:afterAutospacing="1"/>
      </w:pPr>
      <w:r>
        <w:t xml:space="preserve">Three address/index registers. </w:t>
      </w:r>
    </w:p>
    <w:p w14:paraId="25E4D508" w14:textId="77777777" w:rsidR="00934AD0" w:rsidRDefault="00934AD0" w:rsidP="004B6E57">
      <w:pPr>
        <w:numPr>
          <w:ilvl w:val="0"/>
          <w:numId w:val="23"/>
        </w:numPr>
        <w:spacing w:before="100" w:beforeAutospacing="1" w:after="100" w:afterAutospacing="1"/>
      </w:pPr>
      <w:r>
        <w:t xml:space="preserve">Add time: 15 µsec. Multiply: 31 µsec. Divide: 227 µsec. </w:t>
      </w:r>
    </w:p>
    <w:p w14:paraId="56CD69D9" w14:textId="77777777" w:rsidR="00934AD0" w:rsidRDefault="00934AD0" w:rsidP="004B6E57">
      <w:pPr>
        <w:numPr>
          <w:ilvl w:val="0"/>
          <w:numId w:val="23"/>
        </w:numPr>
        <w:spacing w:before="100" w:beforeAutospacing="1" w:after="100" w:afterAutospacing="1"/>
      </w:pPr>
      <w:r>
        <w:t xml:space="preserve">Random-access CRT memory: 3600 words, 8 µsec access, provided by 264 </w:t>
      </w:r>
      <w:hyperlink r:id="rId22" w:history="1">
        <w:r>
          <w:rPr>
            <w:rStyle w:val="Hyperlink"/>
          </w:rPr>
          <w:t>Williams-type CRTs</w:t>
        </w:r>
      </w:hyperlink>
      <w:r>
        <w:t xml:space="preserve"> </w:t>
      </w:r>
    </w:p>
    <w:p w14:paraId="216290C9" w14:textId="77777777" w:rsidR="00934AD0" w:rsidRDefault="00934AD0" w:rsidP="004B6E57">
      <w:pPr>
        <w:numPr>
          <w:ilvl w:val="0"/>
          <w:numId w:val="23"/>
        </w:numPr>
        <w:spacing w:before="100" w:beforeAutospacing="1" w:after="100" w:afterAutospacing="1"/>
      </w:pPr>
      <w:r>
        <w:t xml:space="preserve">Magnetic tape: 8 units, 4-track, 510 char/inch, 71,500 char/sec. </w:t>
      </w:r>
    </w:p>
    <w:p w14:paraId="5D593886" w14:textId="77777777" w:rsidR="00934AD0" w:rsidRDefault="00934AD0" w:rsidP="004B6E57">
      <w:pPr>
        <w:numPr>
          <w:ilvl w:val="0"/>
          <w:numId w:val="23"/>
        </w:numPr>
        <w:spacing w:before="100" w:beforeAutospacing="1" w:after="100" w:afterAutospacing="1"/>
      </w:pPr>
      <w:r>
        <w:t xml:space="preserve">Printers: 2 units, 120 char/line, 150 lines/minute. </w:t>
      </w:r>
    </w:p>
    <w:p w14:paraId="42DA4DC9" w14:textId="77777777" w:rsidR="00934AD0" w:rsidRDefault="00934AD0" w:rsidP="004B6E57">
      <w:pPr>
        <w:numPr>
          <w:ilvl w:val="0"/>
          <w:numId w:val="23"/>
        </w:numPr>
        <w:spacing w:before="100" w:beforeAutospacing="1" w:after="100" w:afterAutospacing="1"/>
      </w:pPr>
      <w:r>
        <w:t xml:space="preserve">Offline card/tape converter. </w:t>
      </w:r>
    </w:p>
    <w:p w14:paraId="4BE70171" w14:textId="77777777" w:rsidR="00934AD0" w:rsidRDefault="00934AD0" w:rsidP="004B6E57">
      <w:pPr>
        <w:numPr>
          <w:ilvl w:val="0"/>
          <w:numId w:val="23"/>
        </w:numPr>
        <w:spacing w:before="100" w:beforeAutospacing="1" w:after="100" w:afterAutospacing="1"/>
      </w:pPr>
      <w:r>
        <w:t xml:space="preserve">Control console: Decimal display of register contents, manual controls, status lights. </w:t>
      </w:r>
    </w:p>
    <w:p w14:paraId="782F3BB1" w14:textId="77777777" w:rsidR="00934AD0" w:rsidRDefault="00934AD0" w:rsidP="004B6E57">
      <w:pPr>
        <w:numPr>
          <w:ilvl w:val="0"/>
          <w:numId w:val="23"/>
        </w:numPr>
        <w:spacing w:before="100" w:beforeAutospacing="1" w:after="100" w:afterAutospacing="1"/>
      </w:pPr>
      <w:r>
        <w:t>Swappable components (</w:t>
      </w:r>
      <w:hyperlink r:id="rId23" w:history="1">
        <w:r>
          <w:rPr>
            <w:rStyle w:val="Hyperlink"/>
          </w:rPr>
          <w:t>pluggable units</w:t>
        </w:r>
      </w:hyperlink>
      <w:r>
        <w:t xml:space="preserve">). </w:t>
      </w:r>
    </w:p>
    <w:p w14:paraId="4711E7DE" w14:textId="77777777" w:rsidR="00934AD0" w:rsidRDefault="00934AD0" w:rsidP="004B6E57">
      <w:pPr>
        <w:numPr>
          <w:ilvl w:val="0"/>
          <w:numId w:val="23"/>
        </w:numPr>
        <w:spacing w:before="100" w:beforeAutospacing="1" w:after="100" w:afterAutospacing="1"/>
      </w:pPr>
      <w:r>
        <w:t xml:space="preserve">Cost: approximately $2.5 million (1950s dollars). </w:t>
      </w:r>
    </w:p>
    <w:p w14:paraId="14F8FF26" w14:textId="77777777" w:rsidR="00934AD0" w:rsidRDefault="00934AD0" w:rsidP="004B6E57">
      <w:pPr>
        <w:numPr>
          <w:ilvl w:val="0"/>
          <w:numId w:val="23"/>
        </w:numPr>
        <w:spacing w:before="100" w:beforeAutospacing="1" w:after="100" w:afterAutospacing="1"/>
      </w:pPr>
      <w:r>
        <w:t>IBM profit: $1.00 [</w:t>
      </w:r>
      <w:hyperlink r:id="rId24" w:anchor="sources" w:history="1">
        <w:r>
          <w:rPr>
            <w:rStyle w:val="Hyperlink"/>
          </w:rPr>
          <w:t>40</w:t>
        </w:r>
      </w:hyperlink>
      <w:r>
        <w:t xml:space="preserve">]. </w:t>
      </w:r>
    </w:p>
    <w:p w14:paraId="2F6123EE" w14:textId="77777777" w:rsidR="00934AD0" w:rsidRDefault="00934AD0" w:rsidP="00934AD0">
      <w:pPr>
        <w:pStyle w:val="NormalWeb"/>
      </w:pPr>
      <w:r>
        <w:t xml:space="preserve">The CRT memory was converted to a 20,000-word 8-µsec ferrite core memory in a project contracted to </w:t>
      </w:r>
      <w:proofErr w:type="spellStart"/>
      <w:r>
        <w:t>Daystrom</w:t>
      </w:r>
      <w:proofErr w:type="spellEnd"/>
      <w:r>
        <w:t xml:space="preserve"> Instrument in 1958 for delivery in mid-1959, and actually delivered in March 1960. According to the reports at the time, NORC has 2000 words of Williams tube memory, not 3600, in which case the upgrade represented a tenfold increase in capacity and "the reduction in maintenance and error stops brought about by the new memory ... netted about one extra hour of useful time out of each 24" </w:t>
      </w:r>
    </w:p>
    <w:p w14:paraId="5C0B4740" w14:textId="7A1B675F" w:rsidR="00934AD0" w:rsidRDefault="00934AD0" w:rsidP="00011508"/>
    <w:p w14:paraId="7F289AC9" w14:textId="714DDD5F" w:rsidR="00BE1853" w:rsidRDefault="00BE1853" w:rsidP="007751D5">
      <w:pPr>
        <w:pStyle w:val="Heading2"/>
        <w:rPr>
          <w:rFonts w:ascii="Times New Roman" w:hAnsi="Times New Roman"/>
          <w:szCs w:val="20"/>
        </w:rPr>
      </w:pPr>
      <w:bookmarkStart w:id="9" w:name="_Toc193914297"/>
      <w:r>
        <w:rPr>
          <w:rFonts w:ascii="Times New Roman" w:hAnsi="Times New Roman"/>
          <w:szCs w:val="20"/>
        </w:rPr>
        <w:t>CSIRAC – Australia’s First Computer</w:t>
      </w:r>
      <w:bookmarkEnd w:id="9"/>
    </w:p>
    <w:p w14:paraId="54ADCA50" w14:textId="04153E32" w:rsidR="00BE1853" w:rsidRDefault="00BE1853" w:rsidP="00BE1853">
      <w:r>
        <w:t>Built by Trevor Pearcey</w:t>
      </w:r>
      <w:r w:rsidR="008C3993">
        <w:t xml:space="preserve"> and Maston Beard</w:t>
      </w:r>
      <w:r>
        <w:t>, in ~1949, with advice from Douglas Hartre</w:t>
      </w:r>
      <w:r w:rsidR="008C3993">
        <w:t>e</w:t>
      </w:r>
    </w:p>
    <w:p w14:paraId="182629E1" w14:textId="5A156070" w:rsidR="008C3993" w:rsidRDefault="008C3993" w:rsidP="00BE1853">
      <w:r>
        <w:t>Article in Annals Vol 45, No. 4, by Barbara Ainsworth, Monash University, Clayton, VIC, Australia</w:t>
      </w:r>
    </w:p>
    <w:p w14:paraId="7D31CB5E" w14:textId="62930F56" w:rsidR="008C3993" w:rsidRDefault="008C3993" w:rsidP="00BE1853">
      <w:r>
        <w:t>DOI 10.1109/MACH.2023.3306780.</w:t>
      </w:r>
    </w:p>
    <w:p w14:paraId="6ED8FD99" w14:textId="35B93B33" w:rsidR="008C3993" w:rsidRDefault="008C3993" w:rsidP="00BE1853">
      <w:r>
        <w:t>The article describes a stored-program computer developed by T. Pearcey with some advice from D Hartree, but essentially independently, without direct access to either The First Draft or EDSAC.</w:t>
      </w:r>
    </w:p>
    <w:p w14:paraId="7197F14C" w14:textId="03BF65BF" w:rsidR="008C3993" w:rsidRDefault="008C3993" w:rsidP="00BE1853">
      <w:proofErr w:type="gramStart"/>
      <w:r>
        <w:t>Apparently</w:t>
      </w:r>
      <w:proofErr w:type="gramEnd"/>
      <w:r>
        <w:t xml:space="preserve"> the result was similar, but with some inventive ideas to fill in the many gaps.</w:t>
      </w:r>
    </w:p>
    <w:p w14:paraId="33A19910" w14:textId="45D54208" w:rsidR="008C3993" w:rsidRDefault="008C3993" w:rsidP="00BE1853">
      <w:r>
        <w:t>Serial machine with Mercury Delay Line memory.</w:t>
      </w:r>
    </w:p>
    <w:p w14:paraId="01BF9779" w14:textId="77777777" w:rsidR="008C3993" w:rsidRPr="00BE1853" w:rsidRDefault="008C3993" w:rsidP="00BE1853"/>
    <w:p w14:paraId="1434AA26" w14:textId="19CEC062" w:rsidR="00B77475" w:rsidRDefault="00B77475" w:rsidP="007751D5">
      <w:pPr>
        <w:pStyle w:val="Heading2"/>
        <w:rPr>
          <w:rFonts w:ascii="Times New Roman" w:hAnsi="Times New Roman"/>
          <w:szCs w:val="20"/>
        </w:rPr>
      </w:pPr>
      <w:bookmarkStart w:id="10" w:name="_Toc193914298"/>
      <w:r>
        <w:rPr>
          <w:rFonts w:ascii="Times New Roman" w:hAnsi="Times New Roman"/>
          <w:szCs w:val="20"/>
        </w:rPr>
        <w:t>LEO – Lyons Electronic Office</w:t>
      </w:r>
      <w:bookmarkEnd w:id="10"/>
    </w:p>
    <w:p w14:paraId="2FDCF8FE" w14:textId="53E6AF2F" w:rsidR="00B77475" w:rsidRDefault="00B77475" w:rsidP="00B77475">
      <w:r>
        <w:t xml:space="preserve">This machine was a direct derivative of M Wilkes’ EDSA, </w:t>
      </w:r>
      <w:proofErr w:type="gramStart"/>
      <w:r>
        <w:t>first  in</w:t>
      </w:r>
      <w:proofErr w:type="gramEnd"/>
      <w:r>
        <w:t xml:space="preserve"> Sept 1951.</w:t>
      </w:r>
    </w:p>
    <w:p w14:paraId="2552AA51" w14:textId="0F15F0BD" w:rsidR="00B77475" w:rsidRDefault="00B77475" w:rsidP="00B77475">
      <w:r>
        <w:t xml:space="preserve">Lyons used the machine for business operations in its </w:t>
      </w:r>
      <w:r w:rsidRPr="00B77475">
        <w:t>catering and food manufacturing companies</w:t>
      </w:r>
      <w:r>
        <w:t>.</w:t>
      </w:r>
    </w:p>
    <w:p w14:paraId="2B71A0F0" w14:textId="7F7F65A5" w:rsidR="00B77475" w:rsidRDefault="00B77475" w:rsidP="00B77475">
      <w:r>
        <w:t>The machine was designed and built with help from Wilkes and D Hartree.</w:t>
      </w:r>
    </w:p>
    <w:p w14:paraId="4288B9B3" w14:textId="18E352D9" w:rsidR="00B77475" w:rsidRDefault="00B77475" w:rsidP="00B77475">
      <w:r>
        <w:t>Instruction cycle time was about 1.5 msec, with 2K 35-bit words of mercury delay line memory.</w:t>
      </w:r>
    </w:p>
    <w:p w14:paraId="56EF6FD7" w14:textId="45B6D476" w:rsidR="00B77475" w:rsidRDefault="00B77475" w:rsidP="00B77475">
      <w:r>
        <w:t>Lyons built several successors, but the company was finally merged with English Electric.</w:t>
      </w:r>
    </w:p>
    <w:p w14:paraId="3E4871F2" w14:textId="77777777" w:rsidR="00B77475" w:rsidRDefault="00B77475" w:rsidP="00B77475"/>
    <w:p w14:paraId="7999C8E4" w14:textId="600C89A5" w:rsidR="00B77475" w:rsidRDefault="00B77475" w:rsidP="00B77475">
      <w:hyperlink r:id="rId25" w:history="1">
        <w:r w:rsidRPr="00D36FF9">
          <w:rPr>
            <w:rStyle w:val="Hyperlink"/>
          </w:rPr>
          <w:t>https://en.wikipedia.org/wiki/LEO_(computer)</w:t>
        </w:r>
      </w:hyperlink>
    </w:p>
    <w:p w14:paraId="17270815" w14:textId="54DA38D0" w:rsidR="00B77475" w:rsidRDefault="00B77475" w:rsidP="00B77475">
      <w:hyperlink r:id="rId26" w:history="1">
        <w:r w:rsidRPr="00D36FF9">
          <w:rPr>
            <w:rStyle w:val="Hyperlink"/>
          </w:rPr>
          <w:t>https://www.leo-computers.org.uk/</w:t>
        </w:r>
      </w:hyperlink>
    </w:p>
    <w:p w14:paraId="1B38DEF6" w14:textId="77777777" w:rsidR="00B77475" w:rsidRDefault="00B77475" w:rsidP="00B77475"/>
    <w:p w14:paraId="14F47C73" w14:textId="77777777" w:rsidR="00B77475" w:rsidRPr="00B77475" w:rsidRDefault="00B77475" w:rsidP="00B77475"/>
    <w:p w14:paraId="27EECD42" w14:textId="16B761EE" w:rsidR="004100E2" w:rsidRDefault="004100E2" w:rsidP="007751D5">
      <w:pPr>
        <w:pStyle w:val="Heading2"/>
        <w:rPr>
          <w:rFonts w:ascii="Times New Roman" w:hAnsi="Times New Roman"/>
          <w:szCs w:val="20"/>
        </w:rPr>
      </w:pPr>
      <w:bookmarkStart w:id="11" w:name="_Toc193914299"/>
      <w:r>
        <w:rPr>
          <w:rFonts w:ascii="Times New Roman" w:hAnsi="Times New Roman"/>
          <w:szCs w:val="20"/>
        </w:rPr>
        <w:t>NSA</w:t>
      </w:r>
      <w:bookmarkEnd w:id="11"/>
    </w:p>
    <w:p w14:paraId="3A43C01C" w14:textId="191712F1" w:rsidR="004100E2" w:rsidRDefault="004100E2" w:rsidP="004100E2">
      <w:r>
        <w:t>Huh?  6M-3495 – WW visits NSA, March 30, 1955, in Washington.</w:t>
      </w:r>
    </w:p>
    <w:p w14:paraId="253E734E" w14:textId="0086F9F7" w:rsidR="002670A7" w:rsidRDefault="002670A7" w:rsidP="004100E2">
      <w:r>
        <w:t>This two-page trip report describes a visit to NSA to discuss a bid sent to Philco for a computer code-named SOLO, to be built with Philco surface barrier transistors and 4K core memory.</w:t>
      </w:r>
    </w:p>
    <w:p w14:paraId="55302E87" w14:textId="201D8A54" w:rsidR="00760ECA" w:rsidRDefault="00760ECA" w:rsidP="004100E2">
      <w:r>
        <w:t>Philco is supposed to build the machine, but MIT should consult on memory design, and Lincoln Labs on transistors.</w:t>
      </w:r>
    </w:p>
    <w:p w14:paraId="285079EE" w14:textId="66E0B4AE" w:rsidR="00760ECA" w:rsidRDefault="00760ECA" w:rsidP="004100E2">
      <w:r>
        <w:t>The machine is required to be “portable”.  Not an ounce more than 1500 pounds, excluding terminal equipment.</w:t>
      </w:r>
    </w:p>
    <w:p w14:paraId="4AA3812A" w14:textId="77777777" w:rsidR="004100E2" w:rsidRPr="004100E2" w:rsidRDefault="004100E2" w:rsidP="004100E2"/>
    <w:p w14:paraId="39A9DA64" w14:textId="77777777" w:rsidR="00FD4FB9" w:rsidRDefault="00FD4FB9" w:rsidP="00FD4FB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36"/>
        </w:rPr>
      </w:pPr>
      <w:bookmarkStart w:id="12" w:name="BIZMAC-I"/>
      <w:bookmarkStart w:id="13" w:name="_Toc193914300"/>
      <w:r>
        <w:rPr>
          <w:rFonts w:ascii="Courier New" w:hAnsi="Courier New" w:cs="Courier New"/>
        </w:rPr>
        <w:t>BIZMAC I</w:t>
      </w:r>
    </w:p>
    <w:p w14:paraId="442C0B04" w14:textId="77777777" w:rsidR="00FD4FB9" w:rsidRDefault="00FD4FB9" w:rsidP="00FD4FB9">
      <w:pPr>
        <w:pStyle w:val="HTMLPreformatted"/>
      </w:pPr>
    </w:p>
    <w:p w14:paraId="68AF6660" w14:textId="77777777" w:rsidR="00FD4FB9" w:rsidRDefault="00FD4FB9" w:rsidP="00FD4FB9">
      <w:pPr>
        <w:pStyle w:val="HTMLPreformatted"/>
      </w:pPr>
      <w:r>
        <w:t xml:space="preserve">    Radio Corporation of America BIZMAC System Model I</w:t>
      </w:r>
    </w:p>
    <w:p w14:paraId="2BF76D7B" w14:textId="77777777" w:rsidR="00FD4FB9" w:rsidRDefault="00FD4FB9" w:rsidP="00FD4FB9">
      <w:pPr>
        <w:pStyle w:val="HTMLPreformatted"/>
      </w:pPr>
      <w:r>
        <w:t xml:space="preserve">    </w:t>
      </w:r>
    </w:p>
    <w:p w14:paraId="4E2FE425" w14:textId="77777777" w:rsidR="00FD4FB9" w:rsidRDefault="00FD4FB9" w:rsidP="00FD4FB9">
      <w:pPr>
        <w:pStyle w:val="HTMLPreformatted"/>
      </w:pPr>
      <w:r>
        <w:t xml:space="preserve">              </w:t>
      </w:r>
      <w:r>
        <w:rPr>
          <w:b/>
          <w:bCs/>
        </w:rPr>
        <w:t>MANUFACTURER</w:t>
      </w:r>
    </w:p>
    <w:p w14:paraId="1E503ED4" w14:textId="77777777" w:rsidR="00FD4FB9" w:rsidRDefault="00FD4FB9" w:rsidP="00FD4FB9">
      <w:pPr>
        <w:pStyle w:val="HTMLPreformatted"/>
      </w:pPr>
      <w:r>
        <w:t xml:space="preserve">    Radio Corporation of America</w:t>
      </w:r>
    </w:p>
    <w:p w14:paraId="07870743" w14:textId="77777777" w:rsidR="00FD4FB9" w:rsidRDefault="00FD4FB9" w:rsidP="00FD4FB9">
      <w:pPr>
        <w:pStyle w:val="HTMLPreformatted"/>
      </w:pPr>
      <w:r>
        <w:t xml:space="preserve">    </w:t>
      </w:r>
      <w:bookmarkEnd w:id="12"/>
      <w:r>
        <w:fldChar w:fldCharType="begin"/>
      </w:r>
      <w:r>
        <w:instrText>HYPERLINK "https://www.ed-thelen.org/comp-hist/BRL61-bizmac-1.jpg"</w:instrText>
      </w:r>
      <w:r>
        <w:fldChar w:fldCharType="separate"/>
      </w:r>
      <w:r>
        <w:rPr>
          <w:rStyle w:val="Hyperlink"/>
        </w:rPr>
        <w:t>Photo, 47 K bytes</w:t>
      </w:r>
      <w:r>
        <w:fldChar w:fldCharType="end"/>
      </w:r>
    </w:p>
    <w:p w14:paraId="622E4A50" w14:textId="77777777" w:rsidR="00FD4FB9" w:rsidRDefault="00FD4FB9" w:rsidP="00FD4FB9">
      <w:pPr>
        <w:pStyle w:val="HTMLPreformatted"/>
      </w:pPr>
      <w:r>
        <w:t xml:space="preserve">    Picture by Ordnance Tank-Automotive Command</w:t>
      </w:r>
    </w:p>
    <w:p w14:paraId="442CDA94" w14:textId="77777777" w:rsidR="00FD4FB9" w:rsidRDefault="00FD4FB9" w:rsidP="00FD4FB9"/>
    <w:p w14:paraId="71CC1B1A" w14:textId="16C4B3B6" w:rsidR="00FD4FB9" w:rsidRDefault="00FD4FB9" w:rsidP="00FD4FB9">
      <w:hyperlink r:id="rId27" w:history="1">
        <w:r w:rsidRPr="00CC69A7">
          <w:rPr>
            <w:rStyle w:val="Hyperlink"/>
          </w:rPr>
          <w:t>https://www.ed-thelen.org/comp-hist/BRL61-b.html</w:t>
        </w:r>
      </w:hyperlink>
    </w:p>
    <w:p w14:paraId="52102106" w14:textId="77777777" w:rsidR="00FD4FB9" w:rsidRDefault="00FD4FB9" w:rsidP="00FD4FB9"/>
    <w:p w14:paraId="2BB2B2BD" w14:textId="7A8C9FCA" w:rsidR="00FD4FB9" w:rsidRDefault="00FD4FB9" w:rsidP="00FD4FB9">
      <w:r>
        <w:t xml:space="preserve">Michel </w:t>
      </w:r>
      <w:proofErr w:type="gramStart"/>
      <w:r>
        <w:t>Talbot  ·</w:t>
      </w:r>
      <w:proofErr w:type="gramEnd"/>
      <w:r>
        <w:t xml:space="preserve"> </w:t>
      </w:r>
    </w:p>
    <w:p w14:paraId="05C91289" w14:textId="017FD78D" w:rsidR="00FD4FB9" w:rsidRDefault="00FD4FB9" w:rsidP="00FD4FB9">
      <w:r>
        <w:t xml:space="preserve">The RCA BIZMAC¹ was a very large $4.5 million automatic electronic computer made by the Radio Corporation of America and installed at the Detroit headquarters of the U.S. Army Ordnance Tank-Automotive Command² in 1956. The gargantuan system had 220 units of 19 different types of equipment. Noted for their pioneering work in transistors, RCA nevertheless decided to build six vacuum tube computers instead, the largest vacuum tube computer of its time, occupying 1900 m² of floor space with 30,000 tubes, 70,000 diodes, and 35,000 magnetic cores³, consuming 0.746 megawatts of power, 0.5 MW of which are strictly for cooling, and weighing 12 </w:t>
      </w:r>
      <w:proofErr w:type="spellStart"/>
      <w:r>
        <w:t>tonnes</w:t>
      </w:r>
      <w:proofErr w:type="spellEnd"/>
      <w:r>
        <w:t xml:space="preserve">. With 4,096 7-bit characters of core memory, 18,000 of magnetic drum memory⁴, and 182 fixed (non-removable) tape drives used to manage 100,000 inventory records of OTAC's world-wide stock control program of automotive parts manifests required for the Army's Military Assistance Program as well as replacement parts for military combat and transport </w:t>
      </w:r>
      <w:r>
        <w:lastRenderedPageBreak/>
        <w:t>vehicles. An odd feature of the BIZMAC I was that it had mostly "permanently" mounted tape drives so no constant mounting and dismounting individual tapes was needed.</w:t>
      </w:r>
    </w:p>
    <w:p w14:paraId="0D55FD50" w14:textId="56DBF9E7" w:rsidR="00FD4FB9" w:rsidRDefault="00FD4FB9" w:rsidP="00FD4FB9">
      <w:r w:rsidRPr="00FD4FB9">
        <w:t>https://www.facebook.com/groups/779220482206901/?multi_permalinks=26828397710195822%2C26826252333743693%2C26825520390483554%2C26812503015118625</w:t>
      </w:r>
    </w:p>
    <w:p w14:paraId="0DA0F41C" w14:textId="77777777" w:rsidR="00FD4FB9" w:rsidRPr="00FD4FB9" w:rsidRDefault="00FD4FB9" w:rsidP="00FD4FB9"/>
    <w:p w14:paraId="3A28DD05" w14:textId="51EE6257" w:rsidR="00BD2591" w:rsidRDefault="00BD2591" w:rsidP="00BD2591">
      <w:pPr>
        <w:pStyle w:val="Heading2"/>
      </w:pPr>
      <w:r w:rsidRPr="00BD2591">
        <w:t>ILLIAC</w:t>
      </w:r>
    </w:p>
    <w:p w14:paraId="4044CE3D" w14:textId="0E412460" w:rsidR="00BD2591" w:rsidRDefault="00BD2591" w:rsidP="00BD2591">
      <w:r>
        <w:t>University of Illinois</w:t>
      </w:r>
    </w:p>
    <w:p w14:paraId="0C698A29" w14:textId="77777777" w:rsidR="00BD2591" w:rsidRDefault="00BD2591" w:rsidP="00BD2591"/>
    <w:p w14:paraId="53F4F4A5" w14:textId="1EB046DD" w:rsidR="00BD2591" w:rsidRDefault="00BD2591" w:rsidP="00BD2591">
      <w:pPr>
        <w:pStyle w:val="Heading2"/>
      </w:pPr>
      <w:r>
        <w:t>Ferranti Mark I</w:t>
      </w:r>
    </w:p>
    <w:p w14:paraId="1183F971" w14:textId="1BF9A9D4" w:rsidR="00BD2591" w:rsidRDefault="00BD2591" w:rsidP="00BD2591">
      <w:pPr>
        <w:pStyle w:val="Heading2"/>
      </w:pPr>
      <w:r>
        <w:t>IBM CPC – Card Programmed Calculator</w:t>
      </w:r>
    </w:p>
    <w:p w14:paraId="0ACB6A8B" w14:textId="45A231F4" w:rsidR="00BD2591" w:rsidRPr="00BD2591" w:rsidRDefault="00BD2591" w:rsidP="00BD2591">
      <w:r>
        <w:t>(Card Punch Computer?)</w:t>
      </w:r>
    </w:p>
    <w:p w14:paraId="0AAC6161" w14:textId="0B748E4E" w:rsidR="00BD2591" w:rsidRDefault="00BD2591" w:rsidP="00BD2591">
      <w:pPr>
        <w:pStyle w:val="Heading2"/>
      </w:pPr>
      <w:r>
        <w:t>UNIVAC</w:t>
      </w:r>
    </w:p>
    <w:p w14:paraId="78BF14BF" w14:textId="6A84FB5F" w:rsidR="00BD2591" w:rsidRDefault="00BD2591" w:rsidP="00BD2591">
      <w:pPr>
        <w:pStyle w:val="Heading2"/>
      </w:pPr>
      <w:r>
        <w:t>IBM 701</w:t>
      </w:r>
    </w:p>
    <w:p w14:paraId="2B94120B" w14:textId="77777777" w:rsidR="00BD2591" w:rsidRPr="00BD2591" w:rsidRDefault="00BD2591" w:rsidP="00BD2591"/>
    <w:p w14:paraId="1E9828BD" w14:textId="13F9FF2D" w:rsidR="00BD2591" w:rsidRDefault="00BD2591" w:rsidP="00BD2591">
      <w:pPr>
        <w:pStyle w:val="Heading2"/>
      </w:pPr>
      <w:r>
        <w:t>MIDAC – University of Michigan, Willow Run</w:t>
      </w:r>
    </w:p>
    <w:p w14:paraId="2895C02B" w14:textId="77777777" w:rsidR="00BD2591" w:rsidRPr="00BD2591" w:rsidRDefault="00BD2591" w:rsidP="00BD2591"/>
    <w:p w14:paraId="6BDC8046" w14:textId="01371B8F" w:rsidR="007751D5" w:rsidRDefault="007751D5" w:rsidP="007751D5">
      <w:pPr>
        <w:pStyle w:val="Heading2"/>
        <w:rPr>
          <w:rFonts w:ascii="Times New Roman" w:hAnsi="Times New Roman"/>
          <w:szCs w:val="20"/>
        </w:rPr>
      </w:pPr>
      <w:r>
        <w:rPr>
          <w:noProof/>
        </w:rPr>
        <mc:AlternateContent>
          <mc:Choice Requires="wps">
            <w:drawing>
              <wp:anchor distT="0" distB="0" distL="114300" distR="114300" simplePos="0" relativeHeight="251659264" behindDoc="0" locked="0" layoutInCell="1" allowOverlap="1" wp14:anchorId="24BE6D8F" wp14:editId="261F1F4C">
                <wp:simplePos x="0" y="0"/>
                <wp:positionH relativeFrom="column">
                  <wp:posOffset>1257300</wp:posOffset>
                </wp:positionH>
                <wp:positionV relativeFrom="paragraph">
                  <wp:posOffset>388620</wp:posOffset>
                </wp:positionV>
                <wp:extent cx="3700780" cy="1191895"/>
                <wp:effectExtent l="0" t="0" r="0" b="8255"/>
                <wp:wrapTopAndBottom/>
                <wp:docPr id="48" name="Text Box 48"/>
                <wp:cNvGraphicFramePr/>
                <a:graphic xmlns:a="http://schemas.openxmlformats.org/drawingml/2006/main">
                  <a:graphicData uri="http://schemas.microsoft.com/office/word/2010/wordprocessingShape">
                    <wps:wsp>
                      <wps:cNvSpPr txBox="1"/>
                      <wps:spPr>
                        <a:xfrm>
                          <a:off x="0" y="0"/>
                          <a:ext cx="3700780" cy="11918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DE669B" w14:textId="77777777" w:rsidR="007751D5" w:rsidRPr="007751D5" w:rsidRDefault="007751D5" w:rsidP="007751D5">
                            <w:pPr>
                              <w:pStyle w:val="NormalWeb"/>
                              <w:jc w:val="center"/>
                              <w:rPr>
                                <w:rFonts w:ascii="Algerian" w:hAnsi="Algerian"/>
                              </w:rPr>
                            </w:pPr>
                            <w:r w:rsidRPr="007751D5">
                              <w:rPr>
                                <w:rStyle w:val="wb-stl-special"/>
                                <w:rFonts w:ascii="Algerian" w:hAnsi="Algerian"/>
                              </w:rPr>
                              <w:t>A tube computer for the 21st century.</w:t>
                            </w:r>
                          </w:p>
                          <w:p w14:paraId="10130E72" w14:textId="77777777" w:rsidR="007751D5" w:rsidRDefault="007751D5" w:rsidP="007751D5">
                            <w:pPr>
                              <w:pStyle w:val="NormalWeb"/>
                              <w:jc w:val="center"/>
                            </w:pPr>
                            <w:r>
                              <w:rPr>
                                <w:rStyle w:val="wb-stl-special"/>
                              </w:rPr>
                              <w:t xml:space="preserve">The </w:t>
                            </w:r>
                            <w:proofErr w:type="spellStart"/>
                            <w:r>
                              <w:rPr>
                                <w:rStyle w:val="wb-stl-special"/>
                              </w:rPr>
                              <w:t>Ena.Computer</w:t>
                            </w:r>
                            <w:proofErr w:type="spellEnd"/>
                            <w:r>
                              <w:rPr>
                                <w:rStyle w:val="wb-stl-special"/>
                              </w:rPr>
                              <w:t xml:space="preserve"> first ran on 28th May 2021.</w:t>
                            </w:r>
                          </w:p>
                          <w:p w14:paraId="461DDF7D" w14:textId="77777777" w:rsidR="007751D5" w:rsidRPr="007751D5" w:rsidRDefault="007751D5" w:rsidP="007751D5">
                            <w:pPr>
                              <w:pStyle w:val="NormalWeb"/>
                              <w:jc w:val="center"/>
                              <w:rPr>
                                <w:i/>
                                <w:iCs/>
                              </w:rPr>
                            </w:pPr>
                            <w:r w:rsidRPr="007751D5">
                              <w:rPr>
                                <w:rStyle w:val="wb-stl-special"/>
                                <w:i/>
                                <w:iCs/>
                              </w:rPr>
                              <w:t>Built just for the fun of doing it, and with a blind faith due to my complete lack of any understanding of the problem.</w:t>
                            </w:r>
                          </w:p>
                          <w:p w14:paraId="15AAE0C0" w14:textId="77777777" w:rsidR="007751D5" w:rsidRDefault="007751D5"/>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E6D8F" id="Text Box 48" o:spid="_x0000_s1054" type="#_x0000_t202" style="position:absolute;left:0;text-align:left;margin-left:99pt;margin-top:30.6pt;width:291.4pt;height:9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" filled="f" stroked="f" strokeweight=".5pt">
                <v:textbox inset=".72pt,.72pt,.72pt,.72pt">
                  <w:txbxContent>
                    <w:p w14:paraId="15DE669B" w14:textId="77777777" w:rsidR="007751D5" w:rsidRPr="007751D5" w:rsidRDefault="007751D5" w:rsidP="007751D5">
                      <w:pPr>
                        <w:pStyle w:val="NormalWeb"/>
                        <w:jc w:val="center"/>
                        <w:rPr>
                          <w:rFonts w:ascii="Algerian" w:hAnsi="Algerian"/>
                        </w:rPr>
                      </w:pPr>
                      <w:r w:rsidRPr="007751D5">
                        <w:rPr>
                          <w:rStyle w:val="wb-stl-special"/>
                          <w:rFonts w:ascii="Algerian" w:hAnsi="Algerian"/>
                        </w:rPr>
                        <w:t>A tube computer for the 21st century.</w:t>
                      </w:r>
                    </w:p>
                    <w:p w14:paraId="10130E72" w14:textId="77777777" w:rsidR="007751D5" w:rsidRDefault="007751D5" w:rsidP="007751D5">
                      <w:pPr>
                        <w:pStyle w:val="NormalWeb"/>
                        <w:jc w:val="center"/>
                      </w:pPr>
                      <w:r>
                        <w:rPr>
                          <w:rStyle w:val="wb-stl-special"/>
                        </w:rPr>
                        <w:t xml:space="preserve">The </w:t>
                      </w:r>
                      <w:proofErr w:type="spellStart"/>
                      <w:r>
                        <w:rPr>
                          <w:rStyle w:val="wb-stl-special"/>
                        </w:rPr>
                        <w:t>Ena.Computer</w:t>
                      </w:r>
                      <w:proofErr w:type="spellEnd"/>
                      <w:r>
                        <w:rPr>
                          <w:rStyle w:val="wb-stl-special"/>
                        </w:rPr>
                        <w:t xml:space="preserve"> first ran on 28th May 2021.</w:t>
                      </w:r>
                    </w:p>
                    <w:p w14:paraId="461DDF7D" w14:textId="77777777" w:rsidR="007751D5" w:rsidRPr="007751D5" w:rsidRDefault="007751D5" w:rsidP="007751D5">
                      <w:pPr>
                        <w:pStyle w:val="NormalWeb"/>
                        <w:jc w:val="center"/>
                        <w:rPr>
                          <w:i/>
                          <w:iCs/>
                        </w:rPr>
                      </w:pPr>
                      <w:r w:rsidRPr="007751D5">
                        <w:rPr>
                          <w:rStyle w:val="wb-stl-special"/>
                          <w:i/>
                          <w:iCs/>
                        </w:rPr>
                        <w:t>Built just for the fun of doing it, and with a blind faith due to my complete lack of any understanding of the problem.</w:t>
                      </w:r>
                    </w:p>
                    <w:p w14:paraId="15AAE0C0" w14:textId="77777777" w:rsidR="007751D5" w:rsidRDefault="007751D5"/>
                  </w:txbxContent>
                </v:textbox>
                <w10:wrap type="topAndBottom"/>
              </v:shape>
            </w:pict>
          </mc:Fallback>
        </mc:AlternateContent>
      </w:r>
      <w:r>
        <w:t>Electron Tube New Automatic Computer</w:t>
      </w:r>
      <w:bookmarkEnd w:id="13"/>
    </w:p>
    <w:p w14:paraId="49E99A02" w14:textId="0180DE4C" w:rsidR="007751D5" w:rsidRDefault="007751D5" w:rsidP="007751D5"/>
    <w:p w14:paraId="1D2CB370" w14:textId="00605F3C" w:rsidR="007751D5" w:rsidRDefault="007751D5" w:rsidP="007751D5">
      <w:hyperlink r:id="rId28" w:history="1">
        <w:r w:rsidRPr="00E56C29">
          <w:rPr>
            <w:rStyle w:val="Hyperlink"/>
          </w:rPr>
          <w:t>https://www.ena.computer/</w:t>
        </w:r>
      </w:hyperlink>
      <w:proofErr w:type="gramStart"/>
      <w:r>
        <w:t> </w:t>
      </w:r>
      <w:r w:rsidR="00BE1853">
        <w:t xml:space="preserve">  [</w:t>
      </w:r>
      <w:proofErr w:type="gramEnd"/>
      <w:r w:rsidR="00BE1853">
        <w:t>broken link!]</w:t>
      </w:r>
    </w:p>
    <w:p w14:paraId="564FF4B0" w14:textId="207FFA1D" w:rsidR="00BE1853" w:rsidRDefault="00BE1853" w:rsidP="007751D5">
      <w:hyperlink r:id="rId29" w:history="1">
        <w:r w:rsidRPr="001704FF">
          <w:rPr>
            <w:rStyle w:val="Hyperlink"/>
          </w:rPr>
          <w:t>https://www.hackster.io/news/mr-contact-s-ena-computer-is-a-modern-miniature-vacuum-tube-computer-and-it-plays-pong-31761ca39052</w:t>
        </w:r>
      </w:hyperlink>
    </w:p>
    <w:p w14:paraId="490E124B" w14:textId="77777777" w:rsidR="00BE1853" w:rsidRDefault="00BE1853" w:rsidP="007751D5"/>
    <w:p w14:paraId="1BC52CEE" w14:textId="77777777" w:rsidR="007751D5" w:rsidRDefault="007751D5" w:rsidP="00011508"/>
    <w:p w14:paraId="004A4BB3" w14:textId="19F69E32" w:rsidR="00934AD0" w:rsidRDefault="00A305D4" w:rsidP="00A305D4">
      <w:pPr>
        <w:pStyle w:val="Heading2"/>
      </w:pPr>
      <w:bookmarkStart w:id="14" w:name="_Toc193914301"/>
      <w:r>
        <w:t>Mark</w:t>
      </w:r>
      <w:r w:rsidR="009D4604">
        <w:t xml:space="preserve"> Smotherman</w:t>
      </w:r>
      <w:r>
        <w:t xml:space="preserve">’s Historic Computer Architecture </w:t>
      </w:r>
      <w:r w:rsidR="009D4604">
        <w:t>Page</w:t>
      </w:r>
      <w:bookmarkEnd w:id="14"/>
    </w:p>
    <w:p w14:paraId="2373C425" w14:textId="278D1F8D" w:rsidR="00A305D4" w:rsidRDefault="00A305D4" w:rsidP="00011508">
      <w:hyperlink r:id="rId30" w:history="1">
        <w:r w:rsidRPr="00AF4687">
          <w:rPr>
            <w:rStyle w:val="Hyperlink"/>
          </w:rPr>
          <w:t>https://people.cs.clemson.edu/~mark/hist.html</w:t>
        </w:r>
      </w:hyperlink>
    </w:p>
    <w:p w14:paraId="6C00379E" w14:textId="77777777" w:rsidR="00A305D4" w:rsidRDefault="00A305D4" w:rsidP="00011508"/>
    <w:p w14:paraId="018C55A9" w14:textId="77777777" w:rsidR="00A305D4" w:rsidRPr="00011508" w:rsidRDefault="00A305D4" w:rsidP="00011508"/>
    <w:p w14:paraId="09195DA1" w14:textId="6A70C789" w:rsidR="009E6F15" w:rsidRDefault="009E6F15" w:rsidP="0037759A">
      <w:pPr>
        <w:pStyle w:val="Heading1"/>
      </w:pPr>
      <w:bookmarkStart w:id="15" w:name="_Toc193914302"/>
      <w:r>
        <w:t>Organizational Structure</w:t>
      </w:r>
      <w:bookmarkEnd w:id="15"/>
    </w:p>
    <w:p w14:paraId="03A3BC1F" w14:textId="3B74B393" w:rsidR="0075110D" w:rsidRDefault="0075110D" w:rsidP="0075110D"/>
    <w:p w14:paraId="0719DEBB" w14:textId="289BCE71" w:rsidR="0075110D" w:rsidRDefault="0075110D" w:rsidP="0075110D">
      <w:pPr>
        <w:pStyle w:val="Heading2"/>
      </w:pPr>
      <w:bookmarkStart w:id="16" w:name="_Toc193914303"/>
      <w:r>
        <w:lastRenderedPageBreak/>
        <w:t>MIT Project Numbers</w:t>
      </w:r>
      <w:bookmarkEnd w:id="16"/>
    </w:p>
    <w:p w14:paraId="7C4B8197" w14:textId="68657ECA" w:rsidR="0075110D" w:rsidRDefault="0075110D" w:rsidP="0075110D"/>
    <w:tbl>
      <w:tblPr>
        <w:tblStyle w:val="TableGrid"/>
        <w:tblW w:w="0" w:type="auto"/>
        <w:tblLook w:val="04A0" w:firstRow="1" w:lastRow="0" w:firstColumn="1" w:lastColumn="0" w:noHBand="0" w:noVBand="1"/>
      </w:tblPr>
      <w:tblGrid>
        <w:gridCol w:w="1255"/>
        <w:gridCol w:w="3419"/>
        <w:gridCol w:w="2338"/>
        <w:gridCol w:w="2338"/>
      </w:tblGrid>
      <w:tr w:rsidR="0075110D" w14:paraId="7DA32917" w14:textId="77777777" w:rsidTr="000A0AD2">
        <w:tc>
          <w:tcPr>
            <w:tcW w:w="1255" w:type="dxa"/>
            <w:shd w:val="clear" w:color="auto" w:fill="DAEEF3" w:themeFill="accent5" w:themeFillTint="33"/>
          </w:tcPr>
          <w:p w14:paraId="33D235DB" w14:textId="48285828" w:rsidR="0075110D" w:rsidRDefault="0075110D" w:rsidP="0075110D">
            <w:r>
              <w:t>Number</w:t>
            </w:r>
          </w:p>
        </w:tc>
        <w:tc>
          <w:tcPr>
            <w:tcW w:w="3419" w:type="dxa"/>
            <w:shd w:val="clear" w:color="auto" w:fill="DAEEF3" w:themeFill="accent5" w:themeFillTint="33"/>
          </w:tcPr>
          <w:p w14:paraId="2268CEA7" w14:textId="495DC295" w:rsidR="0075110D" w:rsidRDefault="0075110D" w:rsidP="0075110D">
            <w:r>
              <w:t>Description</w:t>
            </w:r>
          </w:p>
        </w:tc>
        <w:tc>
          <w:tcPr>
            <w:tcW w:w="2338" w:type="dxa"/>
            <w:shd w:val="clear" w:color="auto" w:fill="DAEEF3" w:themeFill="accent5" w:themeFillTint="33"/>
          </w:tcPr>
          <w:p w14:paraId="29CCAA12" w14:textId="42FE7858" w:rsidR="0075110D" w:rsidRDefault="0075110D" w:rsidP="0075110D">
            <w:r>
              <w:t>MIT Org</w:t>
            </w:r>
          </w:p>
        </w:tc>
        <w:tc>
          <w:tcPr>
            <w:tcW w:w="2338" w:type="dxa"/>
            <w:shd w:val="clear" w:color="auto" w:fill="DAEEF3" w:themeFill="accent5" w:themeFillTint="33"/>
          </w:tcPr>
          <w:p w14:paraId="2BA5405E" w14:textId="0C182C1D" w:rsidR="0075110D" w:rsidRDefault="0075110D" w:rsidP="0075110D">
            <w:r>
              <w:t>Sponsor</w:t>
            </w:r>
          </w:p>
        </w:tc>
      </w:tr>
      <w:tr w:rsidR="0075110D" w14:paraId="4FC22D22" w14:textId="77777777" w:rsidTr="0075110D">
        <w:tc>
          <w:tcPr>
            <w:tcW w:w="1255" w:type="dxa"/>
          </w:tcPr>
          <w:p w14:paraId="776C5A7A" w14:textId="5FBA2E4A" w:rsidR="0075110D" w:rsidRDefault="001834FE" w:rsidP="0075110D">
            <w:r>
              <w:t>6345</w:t>
            </w:r>
          </w:p>
        </w:tc>
        <w:tc>
          <w:tcPr>
            <w:tcW w:w="3419" w:type="dxa"/>
          </w:tcPr>
          <w:p w14:paraId="12D7F5BB" w14:textId="37E4D1FA" w:rsidR="0075110D" w:rsidRDefault="001834FE" w:rsidP="0075110D">
            <w:r>
              <w:t>Project Whirlwind Computer</w:t>
            </w:r>
          </w:p>
        </w:tc>
        <w:tc>
          <w:tcPr>
            <w:tcW w:w="2338" w:type="dxa"/>
          </w:tcPr>
          <w:p w14:paraId="01FAC0B5" w14:textId="3747A1DA" w:rsidR="0075110D" w:rsidRDefault="001834FE" w:rsidP="0075110D">
            <w:r>
              <w:t>Servomechanisms Lab</w:t>
            </w:r>
          </w:p>
        </w:tc>
        <w:tc>
          <w:tcPr>
            <w:tcW w:w="2338" w:type="dxa"/>
          </w:tcPr>
          <w:p w14:paraId="0BBF94F5" w14:textId="77777777" w:rsidR="0075110D" w:rsidRDefault="0075110D" w:rsidP="0075110D"/>
        </w:tc>
      </w:tr>
      <w:tr w:rsidR="00426668" w14:paraId="11B916FE" w14:textId="77777777" w:rsidTr="0075110D">
        <w:tc>
          <w:tcPr>
            <w:tcW w:w="1255" w:type="dxa"/>
          </w:tcPr>
          <w:p w14:paraId="28F446B8" w14:textId="305E5D89" w:rsidR="00426668" w:rsidRDefault="00426668" w:rsidP="0075110D">
            <w:r>
              <w:t>6469</w:t>
            </w:r>
          </w:p>
        </w:tc>
        <w:tc>
          <w:tcPr>
            <w:tcW w:w="3419" w:type="dxa"/>
          </w:tcPr>
          <w:p w14:paraId="3E49D9EF" w14:textId="71DB51C0" w:rsidR="00426668" w:rsidRDefault="00426668" w:rsidP="0075110D">
            <w:r>
              <w:t>“Hydraulic”?</w:t>
            </w:r>
          </w:p>
        </w:tc>
        <w:tc>
          <w:tcPr>
            <w:tcW w:w="2338" w:type="dxa"/>
          </w:tcPr>
          <w:p w14:paraId="323A7E8A" w14:textId="05DC2DDC" w:rsidR="00426668" w:rsidRDefault="00426668" w:rsidP="0075110D">
            <w:r>
              <w:t>?</w:t>
            </w:r>
          </w:p>
        </w:tc>
        <w:tc>
          <w:tcPr>
            <w:tcW w:w="2338" w:type="dxa"/>
          </w:tcPr>
          <w:p w14:paraId="09155060" w14:textId="77777777" w:rsidR="00426668" w:rsidRDefault="00426668" w:rsidP="0075110D"/>
        </w:tc>
      </w:tr>
      <w:tr w:rsidR="0075110D" w14:paraId="2A7E29D9" w14:textId="77777777" w:rsidTr="0075110D">
        <w:tc>
          <w:tcPr>
            <w:tcW w:w="1255" w:type="dxa"/>
          </w:tcPr>
          <w:p w14:paraId="674A4FAD" w14:textId="56877C8D" w:rsidR="0075110D" w:rsidRDefault="0075110D" w:rsidP="0075110D">
            <w:r>
              <w:t>6673</w:t>
            </w:r>
          </w:p>
        </w:tc>
        <w:tc>
          <w:tcPr>
            <w:tcW w:w="3419" w:type="dxa"/>
          </w:tcPr>
          <w:p w14:paraId="28DF84B4" w14:textId="14E2D485" w:rsidR="0075110D" w:rsidRDefault="0075110D" w:rsidP="0075110D">
            <w:r>
              <w:t>Air Traffic Control, Air Defense</w:t>
            </w:r>
            <w:r w:rsidR="00426668">
              <w:t>, XD-1</w:t>
            </w:r>
          </w:p>
        </w:tc>
        <w:tc>
          <w:tcPr>
            <w:tcW w:w="2338" w:type="dxa"/>
          </w:tcPr>
          <w:p w14:paraId="21F2B39A" w14:textId="6B767D2E" w:rsidR="0075110D" w:rsidRDefault="0075110D" w:rsidP="0075110D">
            <w:r>
              <w:t>Electronic Computer Division</w:t>
            </w:r>
            <w:r w:rsidR="001834FE">
              <w:t xml:space="preserve"> (ECD)</w:t>
            </w:r>
            <w:r>
              <w:t>, Servomechanisms Lab</w:t>
            </w:r>
          </w:p>
        </w:tc>
        <w:tc>
          <w:tcPr>
            <w:tcW w:w="2338" w:type="dxa"/>
          </w:tcPr>
          <w:p w14:paraId="76E0D5FC" w14:textId="77777777" w:rsidR="0075110D" w:rsidRDefault="0075110D" w:rsidP="0075110D"/>
        </w:tc>
      </w:tr>
      <w:tr w:rsidR="00A04AC7" w14:paraId="2A1A3C7F" w14:textId="77777777" w:rsidTr="0075110D">
        <w:tc>
          <w:tcPr>
            <w:tcW w:w="1255" w:type="dxa"/>
          </w:tcPr>
          <w:p w14:paraId="74AD8243" w14:textId="77E627A8" w:rsidR="00A04AC7" w:rsidRDefault="00A04AC7" w:rsidP="0075110D">
            <w:r>
              <w:t>6751</w:t>
            </w:r>
          </w:p>
        </w:tc>
        <w:tc>
          <w:tcPr>
            <w:tcW w:w="3419" w:type="dxa"/>
          </w:tcPr>
          <w:p w14:paraId="3F6B49DD" w14:textId="2D9A01C5" w:rsidR="00A04AC7" w:rsidRDefault="00A04AC7" w:rsidP="0075110D">
            <w:r>
              <w:t>(Oil production??)</w:t>
            </w:r>
          </w:p>
        </w:tc>
        <w:tc>
          <w:tcPr>
            <w:tcW w:w="2338" w:type="dxa"/>
          </w:tcPr>
          <w:p w14:paraId="11FD7124" w14:textId="0639DD61" w:rsidR="00A04AC7" w:rsidRDefault="00A04AC7" w:rsidP="0075110D">
            <w:r>
              <w:t>ECD</w:t>
            </w:r>
          </w:p>
        </w:tc>
        <w:tc>
          <w:tcPr>
            <w:tcW w:w="2338" w:type="dxa"/>
          </w:tcPr>
          <w:p w14:paraId="42EA1AFD" w14:textId="77777777" w:rsidR="00A04AC7" w:rsidRDefault="00A04AC7" w:rsidP="0075110D"/>
        </w:tc>
      </w:tr>
      <w:tr w:rsidR="0075110D" w14:paraId="536B97C3" w14:textId="77777777" w:rsidTr="0075110D">
        <w:tc>
          <w:tcPr>
            <w:tcW w:w="1255" w:type="dxa"/>
          </w:tcPr>
          <w:p w14:paraId="451822B4" w14:textId="7E76C414" w:rsidR="0075110D" w:rsidRDefault="001834FE" w:rsidP="0075110D">
            <w:r>
              <w:t>6782</w:t>
            </w:r>
          </w:p>
        </w:tc>
        <w:tc>
          <w:tcPr>
            <w:tcW w:w="3419" w:type="dxa"/>
          </w:tcPr>
          <w:p w14:paraId="49F8280F" w14:textId="1371B78A" w:rsidR="0075110D" w:rsidRDefault="001834FE" w:rsidP="0075110D">
            <w:r>
              <w:t>Fire Control</w:t>
            </w:r>
          </w:p>
        </w:tc>
        <w:tc>
          <w:tcPr>
            <w:tcW w:w="2338" w:type="dxa"/>
          </w:tcPr>
          <w:p w14:paraId="5025AB07" w14:textId="0392FB11" w:rsidR="0075110D" w:rsidRDefault="001834FE" w:rsidP="0075110D">
            <w:r>
              <w:t>ECD, Servomechanisms Lab</w:t>
            </w:r>
          </w:p>
        </w:tc>
        <w:tc>
          <w:tcPr>
            <w:tcW w:w="2338" w:type="dxa"/>
          </w:tcPr>
          <w:p w14:paraId="501F14BE" w14:textId="3B248C92" w:rsidR="0075110D" w:rsidRDefault="001834FE" w:rsidP="0075110D">
            <w:r>
              <w:t>Navy</w:t>
            </w:r>
          </w:p>
        </w:tc>
      </w:tr>
    </w:tbl>
    <w:p w14:paraId="18BE006C" w14:textId="7C272FFC" w:rsidR="0075110D" w:rsidRDefault="0075110D" w:rsidP="0075110D"/>
    <w:p w14:paraId="37BC5BE2" w14:textId="73AA5727" w:rsidR="009E6F15" w:rsidRDefault="009E6F15" w:rsidP="009E6F15">
      <w:pPr>
        <w:pStyle w:val="Heading2"/>
      </w:pPr>
      <w:bookmarkStart w:id="17" w:name="_Toc193914304"/>
      <w:r>
        <w:t>Project Lincoln / Lincoln Laboratory</w:t>
      </w:r>
      <w:bookmarkEnd w:id="17"/>
    </w:p>
    <w:p w14:paraId="0AA1DCA0" w14:textId="3A251ED1" w:rsidR="00D81C82" w:rsidRDefault="00D81C82" w:rsidP="009E6F15">
      <w:r>
        <w:t xml:space="preserve">[See reports, Section </w:t>
      </w:r>
      <w:r>
        <w:fldChar w:fldCharType="begin"/>
      </w:r>
      <w:r>
        <w:instrText xml:space="preserve"> REF _Ref83290611 \r \h </w:instrText>
      </w:r>
      <w:r>
        <w:fldChar w:fldCharType="separate"/>
      </w:r>
      <w:r w:rsidR="00407A01">
        <w:t>10.3.2</w:t>
      </w:r>
      <w:r>
        <w:fldChar w:fldCharType="end"/>
      </w:r>
      <w:r>
        <w:t xml:space="preserve"> for quarterly and bi-weekly reports]</w:t>
      </w:r>
    </w:p>
    <w:p w14:paraId="296DBE33" w14:textId="63CEABCE" w:rsidR="009E6F15" w:rsidRDefault="009E6F15" w:rsidP="009E6F15">
      <w:r>
        <w:t>Division II – Aircraft Control and Warning</w:t>
      </w:r>
    </w:p>
    <w:p w14:paraId="45CB68A3" w14:textId="77777777" w:rsidR="009E6F15" w:rsidRDefault="009E6F15" w:rsidP="009E6F15"/>
    <w:p w14:paraId="68DE6090" w14:textId="39C3D922" w:rsidR="009E6F15" w:rsidRPr="009E6F15" w:rsidRDefault="009E6F15" w:rsidP="009E6F15">
      <w:r>
        <w:t>Division VI – Digital Computer</w:t>
      </w:r>
    </w:p>
    <w:p w14:paraId="00EFB5C5" w14:textId="77777777" w:rsidR="009E6F15" w:rsidRDefault="009E6F15" w:rsidP="009E6F15">
      <w:pPr>
        <w:pStyle w:val="ListParagraph"/>
        <w:numPr>
          <w:ilvl w:val="0"/>
          <w:numId w:val="16"/>
        </w:numPr>
      </w:pPr>
      <w:r>
        <w:t>Group 60: Administrative</w:t>
      </w:r>
    </w:p>
    <w:p w14:paraId="071D09EE" w14:textId="77777777" w:rsidR="009E6F15" w:rsidRDefault="009E6F15" w:rsidP="009E6F15">
      <w:pPr>
        <w:pStyle w:val="ListParagraph"/>
        <w:numPr>
          <w:ilvl w:val="0"/>
          <w:numId w:val="16"/>
        </w:numPr>
      </w:pPr>
      <w:r>
        <w:t>Group 61: Air Defense</w:t>
      </w:r>
    </w:p>
    <w:p w14:paraId="0012AE42" w14:textId="77777777" w:rsidR="009E6F15" w:rsidRDefault="009E6F15" w:rsidP="009E6F15">
      <w:pPr>
        <w:pStyle w:val="ListParagraph"/>
        <w:numPr>
          <w:ilvl w:val="0"/>
          <w:numId w:val="16"/>
        </w:numPr>
      </w:pPr>
      <w:r>
        <w:t>Group 62: Whirlwind II and SAGE</w:t>
      </w:r>
    </w:p>
    <w:p w14:paraId="67B3BAD5" w14:textId="77777777" w:rsidR="009E6F15" w:rsidRDefault="009E6F15" w:rsidP="009E6F15">
      <w:pPr>
        <w:pStyle w:val="ListParagraph"/>
        <w:numPr>
          <w:ilvl w:val="0"/>
          <w:numId w:val="16"/>
        </w:numPr>
      </w:pPr>
      <w:r>
        <w:t>Group 63: Magnetic Materials</w:t>
      </w:r>
    </w:p>
    <w:p w14:paraId="75135CF3" w14:textId="77777777" w:rsidR="009E6F15" w:rsidRDefault="009E6F15" w:rsidP="009E6F15">
      <w:pPr>
        <w:pStyle w:val="ListParagraph"/>
        <w:numPr>
          <w:ilvl w:val="0"/>
          <w:numId w:val="16"/>
        </w:numPr>
      </w:pPr>
      <w:r>
        <w:t>Group 64: Whirlwind I (1953)</w:t>
      </w:r>
    </w:p>
    <w:p w14:paraId="02E1C4CD" w14:textId="77777777" w:rsidR="009E6F15" w:rsidRDefault="009E6F15" w:rsidP="009E6F15">
      <w:pPr>
        <w:ind w:left="360" w:firstLine="720"/>
      </w:pPr>
      <w:r>
        <w:t xml:space="preserve">Including </w:t>
      </w:r>
    </w:p>
    <w:p w14:paraId="2A479CF4" w14:textId="77777777" w:rsidR="009E6F15" w:rsidRDefault="009E6F15" w:rsidP="009E6F15">
      <w:pPr>
        <w:pStyle w:val="ListParagraph"/>
        <w:numPr>
          <w:ilvl w:val="1"/>
          <w:numId w:val="16"/>
        </w:numPr>
      </w:pPr>
      <w:r>
        <w:t>AN/FSQ-7 Duplex and WWI (1954)</w:t>
      </w:r>
    </w:p>
    <w:p w14:paraId="185D0421" w14:textId="77777777" w:rsidR="009E6F15" w:rsidRDefault="009E6F15" w:rsidP="009E6F15">
      <w:pPr>
        <w:pStyle w:val="ListParagraph"/>
        <w:numPr>
          <w:ilvl w:val="1"/>
          <w:numId w:val="16"/>
        </w:numPr>
      </w:pPr>
      <w:r>
        <w:t>Production AN/FSQ-7 and Cape Cod Direction Center (1955)</w:t>
      </w:r>
    </w:p>
    <w:p w14:paraId="4374150B" w14:textId="77777777" w:rsidR="009E6F15" w:rsidRDefault="009E6F15" w:rsidP="009E6F15">
      <w:pPr>
        <w:pStyle w:val="ListParagraph"/>
        <w:numPr>
          <w:ilvl w:val="0"/>
          <w:numId w:val="16"/>
        </w:numPr>
      </w:pPr>
      <w:r>
        <w:t>Group 65: Storage Tubes and Vacuum Tubes</w:t>
      </w:r>
    </w:p>
    <w:p w14:paraId="57582388" w14:textId="77777777" w:rsidR="009E6F15" w:rsidRDefault="009E6F15" w:rsidP="009E6F15">
      <w:pPr>
        <w:pStyle w:val="ListParagraph"/>
        <w:numPr>
          <w:ilvl w:val="0"/>
          <w:numId w:val="16"/>
        </w:numPr>
      </w:pPr>
      <w:r>
        <w:t xml:space="preserve">Group 66: Production Coordination Office (1955) </w:t>
      </w:r>
    </w:p>
    <w:p w14:paraId="6B57FEC2" w14:textId="77777777" w:rsidR="009E6F15" w:rsidRPr="00C2485C" w:rsidRDefault="009E6F15" w:rsidP="009E6F15">
      <w:pPr>
        <w:pStyle w:val="ListParagraph"/>
        <w:numPr>
          <w:ilvl w:val="1"/>
          <w:numId w:val="16"/>
        </w:numPr>
      </w:pPr>
      <w:r>
        <w:t>SAGE</w:t>
      </w:r>
    </w:p>
    <w:p w14:paraId="29D536F6" w14:textId="77777777" w:rsidR="009E6F15" w:rsidRDefault="009E6F15" w:rsidP="009E6F15">
      <w:pPr>
        <w:pStyle w:val="ListParagraph"/>
        <w:numPr>
          <w:ilvl w:val="0"/>
          <w:numId w:val="16"/>
        </w:numPr>
      </w:pPr>
      <w:r>
        <w:t>Group 67: Computer Program Production (1956)</w:t>
      </w:r>
    </w:p>
    <w:p w14:paraId="14C8EFB8" w14:textId="77777777" w:rsidR="009E6F15" w:rsidRPr="009E6F15" w:rsidRDefault="009E6F15" w:rsidP="009E6F15"/>
    <w:p w14:paraId="628B3FBA" w14:textId="77777777" w:rsidR="009E6F15" w:rsidRPr="009E6F15" w:rsidRDefault="009E6F15" w:rsidP="009E6F15"/>
    <w:p w14:paraId="55237E45" w14:textId="0E951A29" w:rsidR="00A94796" w:rsidRDefault="00A94796" w:rsidP="0037759A">
      <w:pPr>
        <w:pStyle w:val="Heading1"/>
      </w:pPr>
      <w:bookmarkStart w:id="18" w:name="_Toc193914305"/>
      <w:r>
        <w:t>Personnel</w:t>
      </w:r>
      <w:bookmarkEnd w:id="18"/>
    </w:p>
    <w:p w14:paraId="5AE753AA" w14:textId="2B40840C" w:rsidR="00A94796" w:rsidRDefault="00A94796" w:rsidP="00A94796">
      <w:r>
        <w:t>[keep track of the personnel lists in the doc archive to make a timeline later…]</w:t>
      </w:r>
    </w:p>
    <w:p w14:paraId="65169BFF" w14:textId="77777777" w:rsidR="00A94796" w:rsidRPr="00A94796" w:rsidRDefault="00A94796" w:rsidP="00A94796"/>
    <w:p w14:paraId="0F38C4F1" w14:textId="648C70CF" w:rsidR="007573EC" w:rsidRDefault="007573EC" w:rsidP="00A94796">
      <w:r>
        <w:t>M-962 – Jan 1, 1950</w:t>
      </w:r>
    </w:p>
    <w:p w14:paraId="4733E268" w14:textId="1FE57C69" w:rsidR="008D7E6E" w:rsidRDefault="008D7E6E" w:rsidP="008D7E6E">
      <w:r>
        <w:t>M-978 – February 1, 1950</w:t>
      </w:r>
    </w:p>
    <w:p w14:paraId="2B2E5798" w14:textId="063EDEC1" w:rsidR="008D7E6E" w:rsidRDefault="008D7E6E" w:rsidP="008D7E6E">
      <w:r>
        <w:t>M-993 – March 1, 1950</w:t>
      </w:r>
    </w:p>
    <w:p w14:paraId="4120622D" w14:textId="609D57A8" w:rsidR="00A94796" w:rsidRDefault="00A94796" w:rsidP="00A94796">
      <w:r>
        <w:t>M-1013 – Apr 1, 1950</w:t>
      </w:r>
    </w:p>
    <w:p w14:paraId="4AF08503" w14:textId="2B84CD91" w:rsidR="00A94796" w:rsidRDefault="00A94796" w:rsidP="00A94796">
      <w:r>
        <w:t>M-1032 – May 1, 1950</w:t>
      </w:r>
    </w:p>
    <w:p w14:paraId="20CEF803" w14:textId="37F562D0" w:rsidR="00966183" w:rsidRDefault="00966183" w:rsidP="00A94796">
      <w:r>
        <w:t>M-1051 – June 1, 1950</w:t>
      </w:r>
    </w:p>
    <w:p w14:paraId="0B6CCD39" w14:textId="42D13D97" w:rsidR="00A94796" w:rsidRDefault="00266E37" w:rsidP="00A94796">
      <w:r>
        <w:t>M-1062 – July 1, 1950</w:t>
      </w:r>
    </w:p>
    <w:p w14:paraId="7034A198" w14:textId="023EECFC" w:rsidR="00266E37" w:rsidRDefault="00266E37" w:rsidP="00A94796">
      <w:r>
        <w:lastRenderedPageBreak/>
        <w:t>M-1074 – Aug 1, 1950</w:t>
      </w:r>
    </w:p>
    <w:p w14:paraId="43163D83" w14:textId="550D7CD0" w:rsidR="00266E37" w:rsidRDefault="00266E37" w:rsidP="00A94796">
      <w:r>
        <w:t>M-1095 – September 1, 1950</w:t>
      </w:r>
    </w:p>
    <w:p w14:paraId="017A2350" w14:textId="6838B67D" w:rsidR="00266E37" w:rsidRDefault="00266E37" w:rsidP="00A94796">
      <w:r>
        <w:t>M-1105 – October 1, 1950</w:t>
      </w:r>
    </w:p>
    <w:p w14:paraId="62BDC9F3" w14:textId="3E3CD83F" w:rsidR="007573EC" w:rsidRDefault="007573EC" w:rsidP="00A94796">
      <w:r>
        <w:t>M-1122 – November 1, 1950</w:t>
      </w:r>
    </w:p>
    <w:p w14:paraId="3F40C367" w14:textId="34C64B8E" w:rsidR="007573EC" w:rsidRDefault="007573EC" w:rsidP="00A94796">
      <w:r>
        <w:t>M-1133 – December 1, 1950</w:t>
      </w:r>
    </w:p>
    <w:p w14:paraId="364D68BE" w14:textId="77777777" w:rsidR="007573EC" w:rsidRDefault="007573EC" w:rsidP="00A94796"/>
    <w:p w14:paraId="224B4FB0" w14:textId="77777777" w:rsidR="007573EC" w:rsidRDefault="007573EC" w:rsidP="00A94796"/>
    <w:p w14:paraId="39DF651B" w14:textId="7AB317D2" w:rsidR="00266E37" w:rsidRDefault="00F62AA2" w:rsidP="00A94796">
      <w:r>
        <w:t>There’s a detailed org char</w:t>
      </w:r>
      <w:r w:rsidR="00EA4EF4">
        <w:t>t</w:t>
      </w:r>
      <w:r>
        <w:t xml:space="preserve"> in memo L-21, drawing D-32267-4, dated </w:t>
      </w:r>
      <w:r w:rsidRPr="00F62AA2">
        <w:t>March 13, 1950</w:t>
      </w:r>
    </w:p>
    <w:p w14:paraId="54297229" w14:textId="77777777" w:rsidR="00266E37" w:rsidRDefault="00266E37" w:rsidP="00A94796"/>
    <w:p w14:paraId="2FE1BDE6" w14:textId="77777777" w:rsidR="00266E37" w:rsidRDefault="00266E37" w:rsidP="00A94796"/>
    <w:p w14:paraId="2515725E" w14:textId="77777777" w:rsidR="00266E37" w:rsidRDefault="00266E37" w:rsidP="00A94796"/>
    <w:p w14:paraId="7F924F3F" w14:textId="77777777" w:rsidR="00A94796" w:rsidRPr="00A94796" w:rsidRDefault="00A94796" w:rsidP="00A94796"/>
    <w:p w14:paraId="3F90155D" w14:textId="4112F02F" w:rsidR="00D11F79" w:rsidRDefault="00D11F79" w:rsidP="0037759A">
      <w:pPr>
        <w:pStyle w:val="Heading1"/>
      </w:pPr>
      <w:bookmarkStart w:id="19" w:name="_Toc193914306"/>
      <w:r>
        <w:t>Timeline</w:t>
      </w:r>
      <w:r w:rsidR="009E6F15">
        <w:t xml:space="preserve"> Note</w:t>
      </w:r>
      <w:r>
        <w:t>s</w:t>
      </w:r>
      <w:bookmarkEnd w:id="19"/>
    </w:p>
    <w:p w14:paraId="295EA2A4" w14:textId="72AEF94D" w:rsidR="00D47A8A" w:rsidRPr="00D47A8A" w:rsidRDefault="00D47A8A" w:rsidP="00D47A8A">
      <w:r>
        <w:rPr>
          <w:noProof/>
        </w:rPr>
        <w:drawing>
          <wp:anchor distT="0" distB="0" distL="114300" distR="114300" simplePos="0" relativeHeight="251658240" behindDoc="0" locked="0" layoutInCell="1" allowOverlap="1" wp14:anchorId="0EE0CB2B" wp14:editId="21AF28C6">
            <wp:simplePos x="0" y="0"/>
            <wp:positionH relativeFrom="column">
              <wp:align>center</wp:align>
            </wp:positionH>
            <wp:positionV relativeFrom="paragraph">
              <wp:posOffset>3175</wp:posOffset>
            </wp:positionV>
            <wp:extent cx="3282696" cy="740664"/>
            <wp:effectExtent l="0" t="0" r="0" b="254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t="47282"/>
                    <a:stretch/>
                  </pic:blipFill>
                  <pic:spPr bwMode="auto">
                    <a:xfrm>
                      <a:off x="0" y="0"/>
                      <a:ext cx="3282696" cy="7406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5A9FD" w14:textId="6687F985" w:rsidR="00D11F79" w:rsidRDefault="00D11F79" w:rsidP="004717C8">
      <w:pPr>
        <w:pStyle w:val="Heading2"/>
      </w:pPr>
      <w:bookmarkStart w:id="20" w:name="_Toc193914307"/>
      <w:r>
        <w:t>Overall Development</w:t>
      </w:r>
      <w:bookmarkEnd w:id="20"/>
    </w:p>
    <w:p w14:paraId="46520DB4" w14:textId="5E46EE0B" w:rsidR="00D70465" w:rsidRDefault="00D70465" w:rsidP="00D70465">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/cygdrive/c/Users/gfedorkow/Documents/guy/WW/guy/Whirlwind-Timeline.xlsx</w:t>
      </w:r>
    </w:p>
    <w:p w14:paraId="57D5CF99" w14:textId="54E48F13" w:rsidR="00D70465" w:rsidRDefault="00D70465" w:rsidP="00D70465">
      <w:pPr>
        <w:autoSpaceDE w:val="0"/>
        <w:autoSpaceDN w:val="0"/>
        <w:adjustRightInd w:val="0"/>
        <w:spacing w:before="0" w:after="0"/>
        <w:rPr>
          <w:rFonts w:ascii="Lucida Console" w:hAnsi="Lucida Console" w:cs="Lucida Console"/>
          <w:sz w:val="18"/>
          <w:szCs w:val="18"/>
        </w:rPr>
      </w:pPr>
    </w:p>
    <w:p w14:paraId="097C5E81" w14:textId="77777777" w:rsidR="00D70465" w:rsidRDefault="00D70465" w:rsidP="00D70465"/>
    <w:p w14:paraId="4F9F37FF" w14:textId="1E4C644C" w:rsidR="001331C9" w:rsidRDefault="001331C9" w:rsidP="001331C9">
      <w:pPr>
        <w:pStyle w:val="Heading2"/>
      </w:pPr>
      <w:r>
        <w:t xml:space="preserve">First Operation / Initial </w:t>
      </w:r>
      <w:proofErr w:type="spellStart"/>
      <w:r>
        <w:t>Bringup</w:t>
      </w:r>
      <w:proofErr w:type="spellEnd"/>
      <w:r>
        <w:t xml:space="preserve"> of Whirlwind Hardware</w:t>
      </w:r>
    </w:p>
    <w:p w14:paraId="702C4902" w14:textId="388579ED" w:rsidR="001331C9" w:rsidRDefault="001331C9" w:rsidP="001331C9"/>
    <w:p w14:paraId="5886F754" w14:textId="1F06ECA4" w:rsidR="001331C9" w:rsidRDefault="001331C9" w:rsidP="001331C9">
      <w:r>
        <w:t>Figure out when they claimed the machine first executed instructions…</w:t>
      </w:r>
    </w:p>
    <w:p w14:paraId="0F5E6446" w14:textId="77777777" w:rsidR="001331C9" w:rsidRDefault="001331C9" w:rsidP="001331C9"/>
    <w:p w14:paraId="4386A91B" w14:textId="77777777" w:rsidR="001331C9" w:rsidRPr="001331C9" w:rsidRDefault="001331C9" w:rsidP="001331C9"/>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top w:w="15" w:type="dxa"/>
          <w:left w:w="15" w:type="dxa"/>
          <w:bottom w:w="15" w:type="dxa"/>
          <w:right w:w="15" w:type="dxa"/>
        </w:tblCellMar>
        <w:tblLook w:val="04A0" w:firstRow="1" w:lastRow="0" w:firstColumn="1" w:lastColumn="0" w:noHBand="0" w:noVBand="1"/>
      </w:tblPr>
      <w:tblGrid>
        <w:gridCol w:w="5939"/>
        <w:gridCol w:w="1710"/>
        <w:gridCol w:w="679"/>
      </w:tblGrid>
      <w:tr w:rsidR="001331C9" w14:paraId="03439B2F" w14:textId="77777777" w:rsidTr="00041299">
        <w:trPr>
          <w:tblCellSpacing w:w="15" w:type="dxa"/>
        </w:trPr>
        <w:tc>
          <w:tcPr>
            <w:tcW w:w="5894" w:type="dxa"/>
            <w:vAlign w:val="center"/>
            <w:hideMark/>
          </w:tcPr>
          <w:p w14:paraId="2A3410CC" w14:textId="77777777" w:rsidR="001331C9" w:rsidRDefault="001331C9" w:rsidP="00041299">
            <w:r>
              <w:t>Reel_22/</w:t>
            </w:r>
            <w:r w:rsidRPr="00276064">
              <w:t>Summary Report No. 20, Third Quarter 1949.pdf</w:t>
            </w:r>
          </w:p>
          <w:p w14:paraId="2A752FD0" w14:textId="77777777" w:rsidR="001331C9" w:rsidRDefault="001331C9" w:rsidP="00041299">
            <w:pPr>
              <w:rPr>
                <w:rStyle w:val="Hyperlink"/>
                <w:color w:val="984806" w:themeColor="accent6" w:themeShade="80"/>
                <w:u w:val="none"/>
              </w:rPr>
            </w:pPr>
            <w:r>
              <w:rPr>
                <w:rStyle w:val="Hyperlink"/>
                <w:color w:val="984806" w:themeColor="accent6" w:themeShade="80"/>
                <w:u w:val="none"/>
              </w:rPr>
              <w:t xml:space="preserve">This report announces that WW had plotted a curve on the CRT, and gives source code for the program on </w:t>
            </w:r>
            <w:proofErr w:type="spellStart"/>
            <w:r>
              <w:rPr>
                <w:rStyle w:val="Hyperlink"/>
                <w:color w:val="984806" w:themeColor="accent6" w:themeShade="80"/>
                <w:u w:val="none"/>
              </w:rPr>
              <w:t>pg</w:t>
            </w:r>
            <w:proofErr w:type="spellEnd"/>
            <w:r>
              <w:rPr>
                <w:rStyle w:val="Hyperlink"/>
                <w:color w:val="984806" w:themeColor="accent6" w:themeShade="80"/>
                <w:u w:val="none"/>
              </w:rPr>
              <w:t xml:space="preserve"> 36.</w:t>
            </w:r>
          </w:p>
          <w:p w14:paraId="6CB7FFE6" w14:textId="77777777" w:rsidR="001331C9" w:rsidRPr="00196BC2" w:rsidRDefault="001331C9" w:rsidP="00041299">
            <w:r>
              <w:rPr>
                <w:rStyle w:val="Hyperlink"/>
                <w:color w:val="984806" w:themeColor="accent6" w:themeShade="80"/>
              </w:rPr>
              <w:t xml:space="preserve">The document gives a concise announcement in the same report on </w:t>
            </w:r>
            <w:proofErr w:type="spellStart"/>
            <w:r>
              <w:rPr>
                <w:rStyle w:val="Hyperlink"/>
                <w:color w:val="984806" w:themeColor="accent6" w:themeShade="80"/>
              </w:rPr>
              <w:t>pg</w:t>
            </w:r>
            <w:proofErr w:type="spellEnd"/>
            <w:r>
              <w:rPr>
                <w:rStyle w:val="Hyperlink"/>
                <w:color w:val="984806" w:themeColor="accent6" w:themeShade="80"/>
              </w:rPr>
              <w:t xml:space="preserve"> 9</w:t>
            </w:r>
          </w:p>
        </w:tc>
        <w:tc>
          <w:tcPr>
            <w:tcW w:w="1680" w:type="dxa"/>
            <w:vAlign w:val="center"/>
          </w:tcPr>
          <w:p w14:paraId="69E10361" w14:textId="77777777" w:rsidR="001331C9" w:rsidRDefault="001331C9" w:rsidP="00041299">
            <w:pPr>
              <w:jc w:val="right"/>
            </w:pPr>
          </w:p>
        </w:tc>
        <w:tc>
          <w:tcPr>
            <w:tcW w:w="634" w:type="dxa"/>
            <w:vAlign w:val="center"/>
          </w:tcPr>
          <w:p w14:paraId="784B7E92" w14:textId="77777777" w:rsidR="001331C9" w:rsidRDefault="001331C9" w:rsidP="00041299">
            <w:pPr>
              <w:jc w:val="right"/>
            </w:pPr>
          </w:p>
        </w:tc>
      </w:tr>
      <w:tr w:rsidR="001331C9" w14:paraId="387D709C" w14:textId="77777777" w:rsidTr="00041299">
        <w:trPr>
          <w:tblCellSpacing w:w="15" w:type="dxa"/>
        </w:trPr>
        <w:tc>
          <w:tcPr>
            <w:tcW w:w="5894" w:type="dxa"/>
            <w:vAlign w:val="center"/>
            <w:hideMark/>
          </w:tcPr>
          <w:p w14:paraId="53A4FC2A" w14:textId="77777777" w:rsidR="001331C9" w:rsidRDefault="001331C9" w:rsidP="00041299"/>
        </w:tc>
        <w:tc>
          <w:tcPr>
            <w:tcW w:w="1680" w:type="dxa"/>
            <w:vAlign w:val="center"/>
          </w:tcPr>
          <w:p w14:paraId="7B6AC9E6" w14:textId="77777777" w:rsidR="001331C9" w:rsidRDefault="001331C9" w:rsidP="00041299">
            <w:pPr>
              <w:jc w:val="right"/>
            </w:pPr>
          </w:p>
        </w:tc>
        <w:tc>
          <w:tcPr>
            <w:tcW w:w="634" w:type="dxa"/>
            <w:vAlign w:val="center"/>
          </w:tcPr>
          <w:p w14:paraId="4AD069F3" w14:textId="77777777" w:rsidR="001331C9" w:rsidRDefault="001331C9" w:rsidP="00041299">
            <w:pPr>
              <w:jc w:val="right"/>
            </w:pPr>
          </w:p>
        </w:tc>
      </w:tr>
    </w:tbl>
    <w:p w14:paraId="1E020C51" w14:textId="77777777" w:rsidR="001331C9" w:rsidRPr="00D70465" w:rsidRDefault="001331C9" w:rsidP="00D70465"/>
    <w:p w14:paraId="2B482350" w14:textId="43E70360" w:rsidR="00D11F79" w:rsidRDefault="00D11F79" w:rsidP="004717C8">
      <w:pPr>
        <w:pStyle w:val="Heading2"/>
      </w:pPr>
      <w:bookmarkStart w:id="21" w:name="_Toc193914308"/>
      <w:r>
        <w:t>Core Memory</w:t>
      </w:r>
      <w:bookmarkEnd w:id="21"/>
    </w:p>
    <w:p w14:paraId="10794388" w14:textId="54B4E317" w:rsidR="003E2886" w:rsidRDefault="00DF4EEF" w:rsidP="003E2886">
      <w:r>
        <w:t xml:space="preserve">About that 6K Word memory -- </w:t>
      </w:r>
      <w:r w:rsidR="003E2886">
        <w:t>this doesn’t make sense – in a manager’s meeting July 9</w:t>
      </w:r>
      <w:r>
        <w:t>, 1956</w:t>
      </w:r>
      <w:r w:rsidR="003E2886">
        <w:t>, they say they have an urgent need for expanded memory, but no concrete plan, and then by September they’re reporting victory, that it’s all done…</w:t>
      </w:r>
    </w:p>
    <w:p w14:paraId="3A78C79E" w14:textId="4E91675F" w:rsidR="00DF4EEF" w:rsidRDefault="00DF4EEF" w:rsidP="003E2886">
      <w:r>
        <w:t>This section gives notes that might help nail down the timeline and steps for getting from 2K to 6K words.</w:t>
      </w:r>
    </w:p>
    <w:p w14:paraId="3EBB51DB" w14:textId="334016AD" w:rsidR="00916E45" w:rsidRDefault="00916E45" w:rsidP="003E2886"/>
    <w:p w14:paraId="2EF17F7A" w14:textId="77777777" w:rsidR="00916E45" w:rsidRDefault="00916E45" w:rsidP="00916E45">
      <w:pPr>
        <w:pStyle w:val="Heading4"/>
      </w:pPr>
      <w:r w:rsidRPr="008D6932">
        <w:t>6M-4386_BIWEEKLY_REPORT_19560629.pdf</w:t>
      </w:r>
    </w:p>
    <w:p w14:paraId="01B430EF" w14:textId="77777777" w:rsidR="00916E45" w:rsidRPr="008D6932" w:rsidRDefault="00916E45" w:rsidP="00916E45">
      <w:r>
        <w:t>Date: June 29, 1956</w:t>
      </w:r>
    </w:p>
    <w:p w14:paraId="78C5EA7B" w14:textId="77777777" w:rsidR="00916E45" w:rsidRDefault="00916E45" w:rsidP="00916E45">
      <w:hyperlink r:id="rId32" w:history="1">
        <w:r w:rsidRPr="00A00652">
          <w:rPr>
            <w:rStyle w:val="Hyperlink"/>
          </w:rPr>
          <w:t>http://www.bitsavers.org/pdf/mit/lincolnLaboratory/MC665/6M-SERIES/6M-4386_BIWEEKLY_REPORT_19560629.pdf</w:t>
        </w:r>
      </w:hyperlink>
    </w:p>
    <w:p w14:paraId="5BC17096" w14:textId="77777777" w:rsidR="00916E45" w:rsidRDefault="00916E45" w:rsidP="00916E45"/>
    <w:p w14:paraId="27091DA9" w14:textId="77777777" w:rsidR="00916E45" w:rsidRDefault="00916E45" w:rsidP="00916E45">
      <w:pPr>
        <w:rPr>
          <w:sz w:val="16"/>
          <w:szCs w:val="16"/>
        </w:rPr>
      </w:pPr>
      <w:r>
        <w:rPr>
          <w:sz w:val="16"/>
          <w:szCs w:val="16"/>
        </w:rPr>
        <w:t xml:space="preserve">CAPE COD ENGINEERING (L. L. Holmes) Consideration has been given to </w:t>
      </w:r>
      <w:r>
        <w:rPr>
          <w:rStyle w:val="highlight"/>
          <w:sz w:val="16"/>
          <w:szCs w:val="16"/>
        </w:rPr>
        <w:t>expan</w:t>
      </w:r>
      <w:r>
        <w:rPr>
          <w:sz w:val="16"/>
          <w:szCs w:val="16"/>
        </w:rPr>
        <w:t xml:space="preserve">ding the present WWI facilities because of the growing importance of the Cape Cod System. The equipment changes now under consideration are as follows: </w:t>
      </w:r>
    </w:p>
    <w:p w14:paraId="23C396D7" w14:textId="77777777" w:rsidR="00916E45" w:rsidRDefault="00916E45" w:rsidP="00916E45">
      <w:pPr>
        <w:ind w:left="720"/>
        <w:rPr>
          <w:sz w:val="16"/>
          <w:szCs w:val="16"/>
        </w:rPr>
      </w:pPr>
      <w:r>
        <w:rPr>
          <w:sz w:val="16"/>
          <w:szCs w:val="16"/>
        </w:rPr>
        <w:t xml:space="preserve">1. </w:t>
      </w:r>
      <w:r w:rsidRPr="00D81106">
        <w:rPr>
          <w:color w:val="984806" w:themeColor="accent6" w:themeShade="80"/>
          <w:sz w:val="16"/>
          <w:szCs w:val="16"/>
        </w:rPr>
        <w:t xml:space="preserve">The addition of 4096 registers of magnetic core storage </w:t>
      </w:r>
      <w:r>
        <w:rPr>
          <w:sz w:val="16"/>
          <w:szCs w:val="16"/>
        </w:rPr>
        <w:t xml:space="preserve">to supplement the existing 2048 registers. </w:t>
      </w:r>
    </w:p>
    <w:p w14:paraId="217E83A9" w14:textId="77777777" w:rsidR="00916E45" w:rsidRDefault="00916E45" w:rsidP="00916E45">
      <w:pPr>
        <w:ind w:left="720"/>
        <w:rPr>
          <w:sz w:val="16"/>
          <w:szCs w:val="16"/>
        </w:rPr>
      </w:pPr>
      <w:r>
        <w:rPr>
          <w:sz w:val="16"/>
          <w:szCs w:val="16"/>
        </w:rPr>
        <w:t xml:space="preserve">2. The installation of a new facility capable of accepting FGD transmissions from the AN/FST-2 at Bath. </w:t>
      </w:r>
    </w:p>
    <w:p w14:paraId="0D8D9DCC" w14:textId="77777777" w:rsidR="00916E45" w:rsidRDefault="00916E45" w:rsidP="00916E45">
      <w:pPr>
        <w:ind w:left="720"/>
        <w:rPr>
          <w:sz w:val="16"/>
          <w:szCs w:val="16"/>
        </w:rPr>
      </w:pPr>
      <w:r>
        <w:rPr>
          <w:sz w:val="16"/>
          <w:szCs w:val="16"/>
        </w:rPr>
        <w:t xml:space="preserve">3. The adaptation of our existing WWI cross-telling equipment to manage program-generated height requests without slaving the computer to the output facility. </w:t>
      </w:r>
    </w:p>
    <w:p w14:paraId="0CEB65D1" w14:textId="77777777" w:rsidR="00916E45" w:rsidRDefault="00916E45" w:rsidP="00916E45">
      <w:pPr>
        <w:ind w:left="720"/>
        <w:rPr>
          <w:sz w:val="16"/>
          <w:szCs w:val="16"/>
        </w:rPr>
      </w:pPr>
      <w:r>
        <w:rPr>
          <w:sz w:val="16"/>
          <w:szCs w:val="16"/>
        </w:rPr>
        <w:t xml:space="preserve">4. The reduction of the Interlace of the WWI magnetic drums so as to reduce the block transfer time. </w:t>
      </w:r>
    </w:p>
    <w:p w14:paraId="3DADBA13" w14:textId="77777777" w:rsidR="00916E45" w:rsidRDefault="00916E45" w:rsidP="00916E45">
      <w:pPr>
        <w:ind w:left="720"/>
        <w:rPr>
          <w:sz w:val="16"/>
          <w:szCs w:val="16"/>
        </w:rPr>
      </w:pPr>
      <w:r>
        <w:rPr>
          <w:sz w:val="16"/>
          <w:szCs w:val="16"/>
        </w:rPr>
        <w:t xml:space="preserve">5. The improvement of the operation of the CCDC. </w:t>
      </w:r>
    </w:p>
    <w:p w14:paraId="4CC838C1" w14:textId="77777777" w:rsidR="00916E45" w:rsidRDefault="00916E45" w:rsidP="00916E45">
      <w:r>
        <w:rPr>
          <w:sz w:val="16"/>
          <w:szCs w:val="16"/>
        </w:rPr>
        <w:t>A report of the survey conducted by this section was prepared for R. R. Everett.</w:t>
      </w:r>
    </w:p>
    <w:p w14:paraId="3CB2B5B4" w14:textId="77777777" w:rsidR="00916E45" w:rsidRPr="003E2886" w:rsidRDefault="00916E45" w:rsidP="003E2886"/>
    <w:p w14:paraId="1152A0B2" w14:textId="2DFD440C" w:rsidR="00A239DA" w:rsidRDefault="004A318A" w:rsidP="00A94FEA">
      <w:pPr>
        <w:pStyle w:val="Heading4"/>
      </w:pPr>
      <w:r>
        <w:t>6L-268 Group Leaders’ Meeting, July 9, 1956</w:t>
      </w:r>
    </w:p>
    <w:p w14:paraId="68284584" w14:textId="4A058ABC" w:rsidR="004A318A" w:rsidRDefault="004A318A" w:rsidP="00A239DA">
      <w:r>
        <w:t>The report is signed by J.C. Proctor</w:t>
      </w:r>
    </w:p>
    <w:p w14:paraId="7EB6B730" w14:textId="77777777" w:rsidR="004A318A" w:rsidRDefault="004A318A" w:rsidP="00A239DA"/>
    <w:p w14:paraId="47F70DCF" w14:textId="77777777" w:rsidR="004A318A" w:rsidRPr="004A318A" w:rsidRDefault="004A318A" w:rsidP="004A318A">
      <w:pPr>
        <w:autoSpaceDE w:val="0"/>
        <w:autoSpaceDN w:val="0"/>
        <w:adjustRightInd w:val="0"/>
        <w:spacing w:before="0" w:after="0"/>
        <w:ind w:left="720"/>
        <w:rPr>
          <w:rFonts w:ascii="Courier Std" w:hAnsi="Courier Std"/>
          <w:sz w:val="18"/>
          <w:szCs w:val="18"/>
        </w:rPr>
      </w:pPr>
      <w:r w:rsidRPr="004A318A">
        <w:rPr>
          <w:rFonts w:ascii="Courier Std" w:hAnsi="Courier Std"/>
          <w:b/>
          <w:bCs/>
          <w:sz w:val="18"/>
          <w:szCs w:val="18"/>
        </w:rPr>
        <w:t xml:space="preserve">1. </w:t>
      </w:r>
      <w:r w:rsidRPr="004A318A">
        <w:rPr>
          <w:rFonts w:ascii="Courier Std" w:hAnsi="Courier Std"/>
          <w:b/>
          <w:bCs/>
          <w:sz w:val="18"/>
          <w:szCs w:val="18"/>
          <w:u w:val="single"/>
        </w:rPr>
        <w:t xml:space="preserve">WWI Memory Expansion </w:t>
      </w:r>
    </w:p>
    <w:p w14:paraId="6BD98EAB" w14:textId="5B0489B2" w:rsidR="004A318A" w:rsidRPr="004A318A" w:rsidRDefault="004A318A" w:rsidP="004A318A">
      <w:pPr>
        <w:autoSpaceDE w:val="0"/>
        <w:autoSpaceDN w:val="0"/>
        <w:adjustRightInd w:val="0"/>
        <w:spacing w:before="0" w:after="0"/>
        <w:ind w:left="720" w:firstLine="993"/>
        <w:rPr>
          <w:rFonts w:ascii="Courier Std" w:hAnsi="Courier Std"/>
          <w:sz w:val="18"/>
          <w:szCs w:val="18"/>
        </w:rPr>
      </w:pPr>
      <w:r w:rsidRPr="004A318A">
        <w:rPr>
          <w:rFonts w:ascii="Courier Std" w:hAnsi="Courier Std"/>
          <w:b/>
          <w:bCs/>
          <w:sz w:val="18"/>
          <w:szCs w:val="18"/>
        </w:rPr>
        <w:t>It was suggested that provision be made in the new memory for future expansion to 3</w:t>
      </w:r>
      <w:r>
        <w:rPr>
          <w:rFonts w:ascii="Courier Std" w:hAnsi="Courier Std"/>
          <w:b/>
          <w:bCs/>
          <w:sz w:val="18"/>
          <w:szCs w:val="18"/>
        </w:rPr>
        <w:t>4</w:t>
      </w:r>
      <w:r w:rsidRPr="004A318A">
        <w:rPr>
          <w:rFonts w:ascii="Courier Std" w:hAnsi="Courier Std"/>
          <w:b/>
          <w:bCs/>
          <w:sz w:val="18"/>
          <w:szCs w:val="18"/>
        </w:rPr>
        <w:t xml:space="preserve"> planes. It was agreed that we will build a 17-plane stack with physical space for later addition of another 17 planes. No provision will he made in the circuitry for this expansion. Future expansion may well be accomplished by replacement of the present memories with new </w:t>
      </w:r>
      <w:r>
        <w:rPr>
          <w:rFonts w:ascii="Courier Std" w:hAnsi="Courier Std"/>
          <w:b/>
          <w:bCs/>
          <w:sz w:val="18"/>
          <w:szCs w:val="18"/>
        </w:rPr>
        <w:t>4,000</w:t>
      </w:r>
      <w:r w:rsidRPr="004A318A">
        <w:rPr>
          <w:rFonts w:ascii="Courier Std" w:hAnsi="Courier Std"/>
          <w:b/>
          <w:bCs/>
          <w:sz w:val="18"/>
          <w:szCs w:val="18"/>
        </w:rPr>
        <w:t xml:space="preserve">-word memories. Daggett, Holmes, and </w:t>
      </w:r>
      <w:proofErr w:type="spellStart"/>
      <w:r w:rsidRPr="004A318A">
        <w:rPr>
          <w:rFonts w:ascii="Courier Std" w:hAnsi="Courier Std"/>
          <w:b/>
          <w:bCs/>
          <w:sz w:val="18"/>
          <w:szCs w:val="18"/>
        </w:rPr>
        <w:t>Papian</w:t>
      </w:r>
      <w:proofErr w:type="spellEnd"/>
      <w:r w:rsidRPr="004A318A">
        <w:rPr>
          <w:rFonts w:ascii="Courier Std" w:hAnsi="Courier Std"/>
          <w:b/>
          <w:bCs/>
          <w:sz w:val="18"/>
          <w:szCs w:val="18"/>
        </w:rPr>
        <w:t xml:space="preserve"> will discuss these problems further.</w:t>
      </w:r>
    </w:p>
    <w:p w14:paraId="13315EB6" w14:textId="51A837CC" w:rsidR="004A318A" w:rsidRDefault="004A318A" w:rsidP="004A318A">
      <w:pPr>
        <w:ind w:left="720"/>
        <w:rPr>
          <w:rFonts w:ascii="Courier Std" w:hAnsi="Courier Std"/>
          <w:b/>
          <w:bCs/>
          <w:sz w:val="18"/>
          <w:szCs w:val="18"/>
        </w:rPr>
      </w:pPr>
      <w:r w:rsidRPr="004A318A">
        <w:rPr>
          <w:rFonts w:ascii="Courier Std" w:hAnsi="Courier Std"/>
          <w:b/>
          <w:bCs/>
          <w:sz w:val="18"/>
          <w:szCs w:val="18"/>
        </w:rPr>
        <w:t xml:space="preserve">Procurement of the 17 new planes required was discussed. </w:t>
      </w:r>
      <w:proofErr w:type="spellStart"/>
      <w:r w:rsidRPr="004A318A">
        <w:rPr>
          <w:rFonts w:ascii="Courier Std" w:hAnsi="Courier Std"/>
          <w:b/>
          <w:bCs/>
          <w:sz w:val="18"/>
          <w:szCs w:val="18"/>
        </w:rPr>
        <w:t>Altho</w:t>
      </w:r>
      <w:proofErr w:type="spellEnd"/>
      <w:r w:rsidRPr="004A318A">
        <w:rPr>
          <w:rFonts w:ascii="Courier Std" w:hAnsi="Courier Std"/>
          <w:b/>
          <w:bCs/>
          <w:sz w:val="18"/>
          <w:szCs w:val="18"/>
        </w:rPr>
        <w:t xml:space="preserve"> numerous outside suppliers are available, it was decided, because of the urgency of the program, that Group 63 will supply them. These will probably be replaced by Group 63 through an outside vendor.</w:t>
      </w:r>
    </w:p>
    <w:p w14:paraId="3D715D5C" w14:textId="50C43DCA" w:rsidR="004A318A" w:rsidRDefault="004A318A" w:rsidP="004A318A">
      <w:r>
        <w:t>This all seems to imply that in July 1956, there was an “urgent” need for extended memory on Whirlwind I, but they hadn’t figured out how to do it yet.</w:t>
      </w:r>
    </w:p>
    <w:p w14:paraId="7A0ED8F0" w14:textId="5C8858A0" w:rsidR="00696BFF" w:rsidRDefault="00696BFF" w:rsidP="004A318A"/>
    <w:p w14:paraId="6F0141AE" w14:textId="2EB317D2" w:rsidR="008D6932" w:rsidRDefault="008D6932" w:rsidP="004A318A"/>
    <w:p w14:paraId="27A59BAC" w14:textId="43330CE7" w:rsidR="007A5384" w:rsidRDefault="007A5384" w:rsidP="007A5384">
      <w:pPr>
        <w:pStyle w:val="Heading4"/>
      </w:pPr>
      <w:r>
        <w:t>M-4417</w:t>
      </w:r>
    </w:p>
    <w:p w14:paraId="1882C12D" w14:textId="6900A697" w:rsidR="007A5384" w:rsidRDefault="007A5384" w:rsidP="004A318A">
      <w:r>
        <w:t>July 27, 1956</w:t>
      </w:r>
    </w:p>
    <w:p w14:paraId="5903EC5C" w14:textId="7796AAF6" w:rsidR="00A15A84" w:rsidRDefault="00A15A84" w:rsidP="004A318A">
      <w:r>
        <w:t>This doc must (have) exist(ed); it’s in the list of reports in Kossow’s Lincol</w:t>
      </w:r>
      <w:r w:rsidR="00AF4E9F">
        <w:t>n</w:t>
      </w:r>
      <w:r>
        <w:t xml:space="preserve"> Labs collection.  But not the document…</w:t>
      </w:r>
    </w:p>
    <w:p w14:paraId="1984C119" w14:textId="1FA6D67C" w:rsidR="007A5384" w:rsidRPr="00A15A84" w:rsidRDefault="007A5384" w:rsidP="007A5384">
      <w:pPr>
        <w:rPr>
          <w:rFonts w:ascii="Consolas" w:hAnsi="Consolas"/>
          <w:sz w:val="16"/>
          <w:szCs w:val="16"/>
        </w:rPr>
      </w:pPr>
      <w:r w:rsidRPr="00A15A84">
        <w:rPr>
          <w:rFonts w:ascii="Consolas" w:hAnsi="Consolas"/>
          <w:sz w:val="16"/>
          <w:szCs w:val="16"/>
        </w:rPr>
        <w:t>4417    Bi-Weekly Report for Period Ending July 27, 1956                Division 6 Staff</w:t>
      </w:r>
    </w:p>
    <w:p w14:paraId="5E7F14FB" w14:textId="7E8254EB" w:rsidR="007A5384" w:rsidRPr="00A15A84" w:rsidRDefault="00A15A84" w:rsidP="00A15A84">
      <w:pPr>
        <w:rPr>
          <w:rFonts w:ascii="Consolas" w:hAnsi="Consolas"/>
          <w:sz w:val="16"/>
          <w:szCs w:val="16"/>
        </w:rPr>
      </w:pPr>
      <w:r w:rsidRPr="00A15A84">
        <w:rPr>
          <w:rFonts w:ascii="Consolas" w:hAnsi="Consolas"/>
          <w:sz w:val="16"/>
          <w:szCs w:val="16"/>
        </w:rPr>
        <w:t>~/WW/Whirlwind-Static-Files/BitSavers-Docs/lincolnLaboratory/6D-52-1_M-series.pdf</w:t>
      </w:r>
    </w:p>
    <w:p w14:paraId="30276DD8" w14:textId="1439BCDA" w:rsidR="00696BFF" w:rsidRDefault="00696BFF" w:rsidP="00696BFF">
      <w:pPr>
        <w:pStyle w:val="Heading4"/>
      </w:pPr>
      <w:r w:rsidRPr="00696BFF">
        <w:t>Summary Report No. 47, Third Quarter 1956.pdf</w:t>
      </w:r>
    </w:p>
    <w:p w14:paraId="7F8F5E01" w14:textId="65332EC8" w:rsidR="00A94FEA" w:rsidRDefault="00AF4E9F" w:rsidP="004A318A">
      <w:r>
        <w:t xml:space="preserve">Ending </w:t>
      </w:r>
      <w:r w:rsidR="00A94FEA">
        <w:t>Sept 16, 1956</w:t>
      </w:r>
    </w:p>
    <w:p w14:paraId="060EB085" w14:textId="3D75E521" w:rsidR="00696BFF" w:rsidRDefault="00696BFF" w:rsidP="004A318A">
      <w:r>
        <w:t xml:space="preserve">Page 44 reports on the new 6K memory system and the </w:t>
      </w:r>
      <w:proofErr w:type="spellStart"/>
      <w:r w:rsidRPr="00696BFF">
        <w:rPr>
          <w:u w:val="single"/>
        </w:rPr>
        <w:t>cf</w:t>
      </w:r>
      <w:proofErr w:type="spellEnd"/>
      <w:r>
        <w:t xml:space="preserve"> instruction</w:t>
      </w:r>
      <w:r w:rsidR="00A94FEA">
        <w:t>.  (It doesn’t say that it actually works, so there may be a bit of pre-announcing going on…)</w:t>
      </w:r>
    </w:p>
    <w:p w14:paraId="3721CD65" w14:textId="7DFD737E" w:rsidR="00696BFF" w:rsidRDefault="00696BFF" w:rsidP="004A318A"/>
    <w:p w14:paraId="7F44B14A" w14:textId="0C89B653" w:rsidR="00A94FEA" w:rsidRDefault="00A94FEA" w:rsidP="004A318A">
      <w:r>
        <w:lastRenderedPageBreak/>
        <w:t xml:space="preserve">This document has two titles, </w:t>
      </w:r>
    </w:p>
    <w:p w14:paraId="53040F56" w14:textId="77777777" w:rsidR="00A94FEA" w:rsidRDefault="00A94FEA" w:rsidP="00A94FEA">
      <w:pPr>
        <w:spacing w:before="0" w:after="0"/>
        <w:ind w:left="720"/>
        <w:rPr>
          <w:rFonts w:ascii="Times New Roman" w:hAnsi="Times New Roman"/>
          <w:sz w:val="18"/>
          <w:szCs w:val="18"/>
        </w:rPr>
      </w:pPr>
      <w:r w:rsidRPr="00DA1752">
        <w:rPr>
          <w:rFonts w:ascii="Times New Roman" w:hAnsi="Times New Roman"/>
          <w:sz w:val="18"/>
          <w:szCs w:val="18"/>
        </w:rPr>
        <w:t>MACHINE METHODS OF COMPUTATION an</w:t>
      </w:r>
      <w:r>
        <w:rPr>
          <w:rFonts w:ascii="Times New Roman" w:hAnsi="Times New Roman"/>
          <w:sz w:val="18"/>
          <w:szCs w:val="18"/>
        </w:rPr>
        <w:t>d NUMERICAL ANALYSIS</w:t>
      </w:r>
    </w:p>
    <w:p w14:paraId="26AB856B" w14:textId="37360C6A" w:rsidR="00A94FEA" w:rsidRDefault="00A94FEA" w:rsidP="00A94FEA">
      <w:pPr>
        <w:spacing w:before="0" w:after="0"/>
        <w:ind w:left="720"/>
        <w:rPr>
          <w:rFonts w:cs="Arial"/>
          <w:szCs w:val="20"/>
        </w:rPr>
      </w:pPr>
      <w:r>
        <w:rPr>
          <w:rFonts w:cs="Arial"/>
          <w:szCs w:val="20"/>
        </w:rPr>
        <w:t>Quarterly Progress Report #21, September 16, 1956</w:t>
      </w:r>
    </w:p>
    <w:p w14:paraId="7C5B2AA1" w14:textId="507F6B75" w:rsidR="00A94FEA" w:rsidRDefault="00A94FEA" w:rsidP="00A94FEA">
      <w:pPr>
        <w:spacing w:before="0" w:after="0"/>
        <w:rPr>
          <w:rFonts w:cs="Arial"/>
          <w:szCs w:val="20"/>
        </w:rPr>
      </w:pPr>
    </w:p>
    <w:p w14:paraId="434A42D7" w14:textId="6A6B3416" w:rsidR="00A94FEA" w:rsidRDefault="00A94FEA" w:rsidP="00A94FEA">
      <w:pPr>
        <w:spacing w:before="0" w:after="0"/>
        <w:rPr>
          <w:rFonts w:cs="Arial"/>
          <w:szCs w:val="20"/>
        </w:rPr>
      </w:pPr>
      <w:r>
        <w:rPr>
          <w:rFonts w:cs="Arial"/>
          <w:szCs w:val="20"/>
        </w:rPr>
        <w:t>And</w:t>
      </w:r>
    </w:p>
    <w:p w14:paraId="3661940E" w14:textId="77777777" w:rsidR="00A94FEA" w:rsidRDefault="00A94FEA" w:rsidP="00A94FEA">
      <w:pPr>
        <w:autoSpaceDE w:val="0"/>
        <w:autoSpaceDN w:val="0"/>
        <w:adjustRightInd w:val="0"/>
        <w:spacing w:before="0" w:after="0"/>
        <w:ind w:left="720"/>
        <w:rPr>
          <w:rFonts w:ascii="Times New Roman" w:hAnsi="Times New Roman"/>
          <w:sz w:val="18"/>
          <w:szCs w:val="18"/>
        </w:rPr>
      </w:pPr>
      <w:r>
        <w:rPr>
          <w:rFonts w:ascii="Times New Roman" w:hAnsi="Times New Roman"/>
          <w:sz w:val="18"/>
          <w:szCs w:val="18"/>
        </w:rPr>
        <w:t>PROJECT WHIRLWIND</w:t>
      </w:r>
    </w:p>
    <w:p w14:paraId="5879A76A" w14:textId="77777777" w:rsidR="00A94FEA" w:rsidRDefault="00A94FEA" w:rsidP="00A94FEA">
      <w:pPr>
        <w:autoSpaceDE w:val="0"/>
        <w:autoSpaceDN w:val="0"/>
        <w:adjustRightInd w:val="0"/>
        <w:spacing w:before="0" w:after="0"/>
        <w:ind w:left="720"/>
        <w:rPr>
          <w:rFonts w:ascii="Times New Roman" w:hAnsi="Times New Roman"/>
          <w:sz w:val="18"/>
          <w:szCs w:val="18"/>
        </w:rPr>
      </w:pPr>
      <w:r>
        <w:rPr>
          <w:rFonts w:ascii="Times New Roman" w:hAnsi="Times New Roman"/>
          <w:sz w:val="18"/>
          <w:szCs w:val="18"/>
        </w:rPr>
        <w:t>SUMMARY REPORT NO. 47</w:t>
      </w:r>
    </w:p>
    <w:p w14:paraId="1AE44D9B" w14:textId="4E186E8A" w:rsidR="00A94FEA" w:rsidRDefault="00A94FEA" w:rsidP="00A94FEA">
      <w:pPr>
        <w:spacing w:before="0" w:after="0"/>
        <w:ind w:left="720"/>
        <w:rPr>
          <w:rFonts w:cs="Arial"/>
          <w:szCs w:val="20"/>
        </w:rPr>
      </w:pPr>
      <w:r>
        <w:rPr>
          <w:rFonts w:ascii="Times New Roman" w:hAnsi="Times New Roman"/>
          <w:sz w:val="18"/>
          <w:szCs w:val="18"/>
        </w:rPr>
        <w:t>THIRD QUARTER 1956</w:t>
      </w:r>
    </w:p>
    <w:p w14:paraId="1D2A2DB8" w14:textId="77777777" w:rsidR="00A94FEA" w:rsidRDefault="00A94FEA" w:rsidP="00A94FEA">
      <w:pPr>
        <w:spacing w:before="0" w:after="0"/>
        <w:rPr>
          <w:rFonts w:cs="Arial"/>
          <w:szCs w:val="20"/>
        </w:rPr>
      </w:pPr>
      <w:hyperlink r:id="rId33" w:history="1">
        <w:r w:rsidRPr="00DA1752">
          <w:rPr>
            <w:rStyle w:val="Hyperlink"/>
            <w:rFonts w:cs="Arial"/>
            <w:szCs w:val="20"/>
          </w:rPr>
          <w:t>https://dome.mit.edu/bitstream/handle/1721.3/41198/MC665_r23_sr-47.pdf?sequence=1</w:t>
        </w:r>
      </w:hyperlink>
    </w:p>
    <w:p w14:paraId="1715BC80" w14:textId="5F70830D" w:rsidR="00696BFF" w:rsidRDefault="00696BFF" w:rsidP="004A318A"/>
    <w:p w14:paraId="63254B73" w14:textId="77777777" w:rsidR="00A94FEA" w:rsidRDefault="00A94FEA" w:rsidP="00A94FEA">
      <w:pPr>
        <w:pStyle w:val="Heading4"/>
      </w:pPr>
      <w:r w:rsidRPr="00684F2D">
        <w:t>Summary_Report_No._</w:t>
      </w:r>
      <w:proofErr w:type="gramStart"/>
      <w:r w:rsidRPr="00684F2D">
        <w:t>4</w:t>
      </w:r>
      <w:r>
        <w:t>8</w:t>
      </w:r>
      <w:r w:rsidRPr="00684F2D">
        <w:t>,_</w:t>
      </w:r>
      <w:proofErr w:type="gramEnd"/>
      <w:r w:rsidRPr="00684F2D">
        <w:t>F</w:t>
      </w:r>
      <w:r>
        <w:t>ourth</w:t>
      </w:r>
      <w:r w:rsidRPr="00684F2D">
        <w:t>_Quarter_195</w:t>
      </w:r>
      <w:r>
        <w:t>6</w:t>
      </w:r>
    </w:p>
    <w:p w14:paraId="28CC7523" w14:textId="46B68AF1" w:rsidR="00A94FEA" w:rsidRDefault="00A94FEA" w:rsidP="00A94FEA">
      <w:r>
        <w:t>September 17, 1956 to December 23, 1956</w:t>
      </w:r>
    </w:p>
    <w:p w14:paraId="63FD2779" w14:textId="6EE3F662" w:rsidR="00A94FEA" w:rsidRDefault="00A94FEA" w:rsidP="00A94FEA">
      <w:r>
        <w:t>This doc confirms that the expanded memory is in use.</w:t>
      </w:r>
    </w:p>
    <w:p w14:paraId="3A6FEDCF" w14:textId="79219B07" w:rsidR="00A94FEA" w:rsidRDefault="00A94FEA" w:rsidP="00A94FEA">
      <w:r>
        <w:t xml:space="preserve">See Section </w:t>
      </w:r>
      <w:r>
        <w:fldChar w:fldCharType="begin"/>
      </w:r>
      <w:r>
        <w:instrText xml:space="preserve"> REF _Ref51917663 \r \h </w:instrText>
      </w:r>
      <w:r>
        <w:fldChar w:fldCharType="separate"/>
      </w:r>
      <w:r w:rsidR="00407A01">
        <w:t>7.1.2.6</w:t>
      </w:r>
      <w:r>
        <w:fldChar w:fldCharType="end"/>
      </w:r>
      <w:r>
        <w:t xml:space="preserve"> for more notes on this report.</w:t>
      </w:r>
    </w:p>
    <w:p w14:paraId="7A608042" w14:textId="77777777" w:rsidR="00A94FEA" w:rsidRPr="00A239DA" w:rsidRDefault="00A94FEA" w:rsidP="004A318A"/>
    <w:p w14:paraId="37993B05" w14:textId="279AA65B" w:rsidR="00EE5317" w:rsidRDefault="00D11F79" w:rsidP="00EE5317">
      <w:pPr>
        <w:pStyle w:val="Heading2"/>
      </w:pPr>
      <w:bookmarkStart w:id="22" w:name="_Toc193914309"/>
      <w:r>
        <w:t>Comprehensive System</w:t>
      </w:r>
      <w:bookmarkEnd w:id="22"/>
    </w:p>
    <w:p w14:paraId="029E9F9F" w14:textId="77777777" w:rsidR="009A0165" w:rsidRDefault="009A0165" w:rsidP="009A0165"/>
    <w:p w14:paraId="3CAB94BE" w14:textId="677267C5" w:rsidR="00EE5317" w:rsidRDefault="00EE5317" w:rsidP="00EE5317">
      <w:pPr>
        <w:pStyle w:val="Heading4"/>
      </w:pPr>
      <w:r>
        <w:t>M-12</w:t>
      </w:r>
      <w:r w:rsidR="0029793E">
        <w:t>8</w:t>
      </w:r>
      <w:r>
        <w:t>4 - METHOD OF PREPARING SUBROUTINES FOR THE SUBROUTINE LIBRARY</w:t>
      </w:r>
    </w:p>
    <w:p w14:paraId="7645F768" w14:textId="232041AD" w:rsidR="00655BCB" w:rsidRPr="00655BCB" w:rsidRDefault="00655BCB" w:rsidP="00655BCB">
      <w:r>
        <w:t>Sept 24, 1951; John Carr and John Gilmore, approved by C.W. Adams</w:t>
      </w:r>
    </w:p>
    <w:p w14:paraId="37472CCD" w14:textId="77777777" w:rsidR="00EE5317" w:rsidRDefault="00EE5317" w:rsidP="00EE5317">
      <w:pPr>
        <w:ind w:left="720"/>
        <w:rPr>
          <w:rFonts w:ascii="Consolas" w:hAnsi="Consolas"/>
          <w:sz w:val="18"/>
          <w:szCs w:val="18"/>
        </w:rPr>
      </w:pPr>
      <w:r w:rsidRPr="00EE5317">
        <w:rPr>
          <w:rFonts w:ascii="Consolas" w:hAnsi="Consolas"/>
          <w:sz w:val="18"/>
          <w:szCs w:val="18"/>
        </w:rPr>
        <w:t xml:space="preserve">SUBJECT: </w:t>
      </w:r>
      <w:bookmarkStart w:id="23" w:name="_Hlk51928418"/>
      <w:r w:rsidRPr="00EE5317">
        <w:rPr>
          <w:rFonts w:ascii="Consolas" w:hAnsi="Consolas"/>
          <w:sz w:val="18"/>
          <w:szCs w:val="18"/>
        </w:rPr>
        <w:t>METHOD OF PREPARING SUBROUTINES FOR THE SUBROUTINE LIBRARY</w:t>
      </w:r>
      <w:bookmarkEnd w:id="23"/>
    </w:p>
    <w:p w14:paraId="6771E4E9" w14:textId="6C2DE215" w:rsidR="00EE5317" w:rsidRPr="00EE5317" w:rsidRDefault="00EE5317" w:rsidP="00EE5317">
      <w:pPr>
        <w:ind w:left="720"/>
        <w:rPr>
          <w:rFonts w:ascii="Consolas" w:hAnsi="Consolas"/>
          <w:sz w:val="18"/>
          <w:szCs w:val="18"/>
        </w:rPr>
      </w:pPr>
      <w:r w:rsidRPr="00EE5317">
        <w:rPr>
          <w:rFonts w:ascii="Consolas" w:hAnsi="Consolas"/>
          <w:sz w:val="18"/>
          <w:szCs w:val="18"/>
        </w:rPr>
        <w:t xml:space="preserve">To: Applications </w:t>
      </w:r>
      <w:proofErr w:type="gramStart"/>
      <w:r w:rsidRPr="00EE5317">
        <w:rPr>
          <w:rFonts w:ascii="Consolas" w:hAnsi="Consolas"/>
          <w:sz w:val="18"/>
          <w:szCs w:val="18"/>
        </w:rPr>
        <w:t>Group ,</w:t>
      </w:r>
      <w:proofErr w:type="gramEnd"/>
    </w:p>
    <w:p w14:paraId="1767B4A9" w14:textId="50726F03" w:rsidR="00EE5317" w:rsidRPr="00EE5317" w:rsidRDefault="00EE5317" w:rsidP="00EE5317">
      <w:pPr>
        <w:ind w:left="720"/>
        <w:rPr>
          <w:rFonts w:ascii="Consolas" w:hAnsi="Consolas"/>
          <w:sz w:val="18"/>
          <w:szCs w:val="18"/>
        </w:rPr>
      </w:pPr>
      <w:r w:rsidRPr="00EE5317">
        <w:rPr>
          <w:rFonts w:ascii="Consolas" w:hAnsi="Consolas"/>
          <w:sz w:val="18"/>
          <w:szCs w:val="18"/>
        </w:rPr>
        <w:t>From: John Carr and John T. Gilmore, Jr.</w:t>
      </w:r>
    </w:p>
    <w:p w14:paraId="008A6E19" w14:textId="5358906C" w:rsidR="00EE5317" w:rsidRPr="00EE5317" w:rsidRDefault="00EE5317" w:rsidP="00EE5317">
      <w:pPr>
        <w:ind w:left="720"/>
        <w:rPr>
          <w:rFonts w:ascii="Consolas" w:hAnsi="Consolas"/>
          <w:sz w:val="18"/>
          <w:szCs w:val="18"/>
        </w:rPr>
      </w:pPr>
      <w:r w:rsidRPr="00EE5317">
        <w:rPr>
          <w:rFonts w:ascii="Consolas" w:hAnsi="Consolas"/>
          <w:sz w:val="18"/>
          <w:szCs w:val="18"/>
        </w:rPr>
        <w:t>Date: September 24, 1951</w:t>
      </w:r>
    </w:p>
    <w:p w14:paraId="444E7C97" w14:textId="0DAD500C" w:rsidR="00EE5317" w:rsidRDefault="00EE5317" w:rsidP="00EE5317">
      <w:pPr>
        <w:ind w:left="720"/>
        <w:rPr>
          <w:rFonts w:ascii="Consolas" w:hAnsi="Consolas"/>
          <w:sz w:val="18"/>
          <w:szCs w:val="18"/>
        </w:rPr>
      </w:pPr>
      <w:r w:rsidRPr="00EE5317">
        <w:rPr>
          <w:rFonts w:ascii="Consolas" w:hAnsi="Consolas"/>
          <w:sz w:val="18"/>
          <w:szCs w:val="18"/>
        </w:rPr>
        <w:t xml:space="preserve">Abstract: The form in which a programmer submits a subroutine for the </w:t>
      </w:r>
      <w:proofErr w:type="gramStart"/>
      <w:r w:rsidRPr="00EE5317">
        <w:rPr>
          <w:rFonts w:ascii="Consolas" w:hAnsi="Consolas"/>
          <w:sz w:val="18"/>
          <w:szCs w:val="18"/>
        </w:rPr>
        <w:t>Library</w:t>
      </w:r>
      <w:proofErr w:type="gramEnd"/>
      <w:r w:rsidRPr="00EE5317">
        <w:rPr>
          <w:rFonts w:ascii="Consolas" w:hAnsi="Consolas"/>
          <w:sz w:val="18"/>
          <w:szCs w:val="18"/>
        </w:rPr>
        <w:t>, as well as the procedure and conventions for writing these subroutines is described below. (This memorandum is presented for immediate use, and will be later superseded by a more thorough Engineering Note. Criticisms and corrections will be appreciated.)</w:t>
      </w:r>
    </w:p>
    <w:p w14:paraId="27FBEDE3" w14:textId="55574BFE" w:rsidR="00655BCB" w:rsidRDefault="00655BCB" w:rsidP="00F50CD6">
      <w:r>
        <w:t>The document cites inspiration from university of Cambridge and the EDSAC program.</w:t>
      </w:r>
    </w:p>
    <w:p w14:paraId="4CE49441" w14:textId="016C04AC" w:rsidR="00F50CD6" w:rsidRDefault="00F50CD6" w:rsidP="00F50CD6">
      <w:r>
        <w:t>This document isn’t an assembler manual, but it certainly implies what features are available, including</w:t>
      </w:r>
    </w:p>
    <w:p w14:paraId="4C8F244C" w14:textId="2D5C1E10" w:rsidR="00F50CD6" w:rsidRDefault="00F50CD6" w:rsidP="00F50CD6">
      <w:pPr>
        <w:pStyle w:val="ListParagraph"/>
        <w:numPr>
          <w:ilvl w:val="0"/>
          <w:numId w:val="10"/>
        </w:numPr>
      </w:pPr>
      <w:bookmarkStart w:id="24" w:name="_Hlk51928905"/>
      <w:r>
        <w:t>Relative Addresses</w:t>
      </w:r>
    </w:p>
    <w:p w14:paraId="41FA2833" w14:textId="5EB3CCB2" w:rsidR="00F50CD6" w:rsidRDefault="00F50CD6" w:rsidP="00F50CD6">
      <w:pPr>
        <w:pStyle w:val="ListParagraph"/>
        <w:numPr>
          <w:ilvl w:val="0"/>
          <w:numId w:val="10"/>
        </w:numPr>
      </w:pPr>
      <w:r>
        <w:t>Preset Parameters (“fixed once and for all at the start of the program”)</w:t>
      </w:r>
    </w:p>
    <w:p w14:paraId="27762180" w14:textId="727E6126" w:rsidR="00F50CD6" w:rsidRDefault="00F50CD6" w:rsidP="00F50CD6">
      <w:pPr>
        <w:pStyle w:val="ListParagraph"/>
        <w:numPr>
          <w:ilvl w:val="0"/>
          <w:numId w:val="10"/>
        </w:numPr>
      </w:pPr>
      <w:r>
        <w:t>Program Parameters (variable parameters passed into the subroutine)</w:t>
      </w:r>
    </w:p>
    <w:p w14:paraId="7561F107" w14:textId="20E0DFFD" w:rsidR="00F50CD6" w:rsidRDefault="0029793E" w:rsidP="00F50CD6">
      <w:pPr>
        <w:pStyle w:val="ListParagraph"/>
        <w:numPr>
          <w:ilvl w:val="0"/>
          <w:numId w:val="10"/>
        </w:numPr>
      </w:pPr>
      <w:r>
        <w:t xml:space="preserve">Allocation of </w:t>
      </w:r>
      <w:r w:rsidR="00F50CD6">
        <w:t>Temporary Storage</w:t>
      </w:r>
      <w:r w:rsidR="00EB3751">
        <w:t xml:space="preserve"> for subroutines</w:t>
      </w:r>
    </w:p>
    <w:bookmarkEnd w:id="24"/>
    <w:p w14:paraId="2B6E49AC" w14:textId="1813EAFA" w:rsidR="00F50CD6" w:rsidRDefault="00F50CD6" w:rsidP="00F50CD6">
      <w:r>
        <w:t xml:space="preserve">It’s up to the programmer to look at all the subroutines to find the largest number of temporary variables </w:t>
      </w:r>
      <w:r w:rsidR="00655BCB">
        <w:t>needed, and allocate at least that many</w:t>
      </w:r>
      <w:r w:rsidR="00B44EA8">
        <w:t>.</w:t>
      </w:r>
    </w:p>
    <w:p w14:paraId="4F2A349D" w14:textId="770B1CB7" w:rsidR="00B44EA8" w:rsidRDefault="00B44EA8" w:rsidP="00F50CD6">
      <w:r>
        <w:t xml:space="preserve">Subroutine parameters are passed as a sequence of memory locations following the calling </w:t>
      </w:r>
      <w:proofErr w:type="spellStart"/>
      <w:r w:rsidRPr="00B44EA8">
        <w:rPr>
          <w:u w:val="single"/>
        </w:rPr>
        <w:t>sp</w:t>
      </w:r>
      <w:proofErr w:type="spellEnd"/>
      <w:r>
        <w:t xml:space="preserve"> instruction.  The subroutine references the parameters, and adjusts the return address passed in the Address Register before storing it in the final jump at the end of the subroutine.</w:t>
      </w:r>
    </w:p>
    <w:p w14:paraId="719013A6" w14:textId="7E565BE8" w:rsidR="00655BCB" w:rsidRDefault="00655BCB" w:rsidP="00F50CD6">
      <w:r>
        <w:t>There is provision for Interpretive routines</w:t>
      </w:r>
      <w:r w:rsidR="00B44EA8">
        <w:t xml:space="preserve"> (but not much; it appears to be possible to allocate some kind of interpretive-parameter storage).</w:t>
      </w:r>
    </w:p>
    <w:p w14:paraId="1A0B89FA" w14:textId="0B0DDAE7" w:rsidR="00655BCB" w:rsidRDefault="00655BCB" w:rsidP="00F50CD6">
      <w:r>
        <w:t>The doc identifies the compatible Converter program as “</w:t>
      </w:r>
      <w:r w:rsidRPr="00655BCB">
        <w:t>T 464</w:t>
      </w:r>
      <w:r>
        <w:t>-</w:t>
      </w:r>
      <w:r w:rsidRPr="00655BCB">
        <w:t>5</w:t>
      </w:r>
      <w:r>
        <w:t>” [I don’t know if we have it, but probably not – it uses Old I/O op-codes…]</w:t>
      </w:r>
    </w:p>
    <w:p w14:paraId="2135F619" w14:textId="77777777" w:rsidR="00B44EA8" w:rsidRDefault="00B44EA8" w:rsidP="00F50CD6">
      <w:r>
        <w:t xml:space="preserve">The document defines </w:t>
      </w:r>
    </w:p>
    <w:p w14:paraId="2D9398E6" w14:textId="4F02DC21" w:rsidR="00655BCB" w:rsidRDefault="00B44EA8" w:rsidP="00B44EA8">
      <w:pPr>
        <w:pStyle w:val="ListParagraph"/>
        <w:numPr>
          <w:ilvl w:val="0"/>
          <w:numId w:val="10"/>
        </w:numPr>
      </w:pPr>
      <w:r>
        <w:t>“closed” subroutines, which return to the instruction after the call</w:t>
      </w:r>
    </w:p>
    <w:p w14:paraId="3BC3BCD9" w14:textId="1F22C9AC" w:rsidR="00B44EA8" w:rsidRDefault="00B44EA8" w:rsidP="00B44EA8">
      <w:pPr>
        <w:pStyle w:val="ListParagraph"/>
        <w:numPr>
          <w:ilvl w:val="0"/>
          <w:numId w:val="10"/>
        </w:numPr>
      </w:pPr>
      <w:r>
        <w:lastRenderedPageBreak/>
        <w:t>“open” subroutines, which fall off the end and continue with whatever is next (i.e., “inline” routines)</w:t>
      </w:r>
    </w:p>
    <w:p w14:paraId="34370497" w14:textId="5210BCB4" w:rsidR="00B44EA8" w:rsidRDefault="00B44EA8" w:rsidP="00B44EA8">
      <w:r>
        <w:t xml:space="preserve">It specifies some elements of ‘coding style’, (e.g., </w:t>
      </w:r>
      <w:r w:rsidRPr="00B44EA8">
        <w:rPr>
          <w:sz w:val="16"/>
          <w:szCs w:val="16"/>
        </w:rPr>
        <w:t xml:space="preserve">write </w:t>
      </w:r>
      <w:proofErr w:type="spellStart"/>
      <w:r w:rsidRPr="00B44EA8">
        <w:rPr>
          <w:sz w:val="16"/>
          <w:szCs w:val="16"/>
        </w:rPr>
        <w:t>freakin</w:t>
      </w:r>
      <w:proofErr w:type="spellEnd"/>
      <w:r w:rsidRPr="00B44EA8">
        <w:rPr>
          <w:sz w:val="16"/>
          <w:szCs w:val="16"/>
        </w:rPr>
        <w:t>’ comments!!</w:t>
      </w:r>
      <w:r>
        <w:t>)</w:t>
      </w:r>
    </w:p>
    <w:p w14:paraId="6724351B" w14:textId="12F279F1" w:rsidR="00B44EA8" w:rsidRDefault="00B44EA8" w:rsidP="00B44EA8">
      <w:r>
        <w:t>The document also outlines the use of some of what look like assembler control statements or directives (e.g., base 8 or base 10).</w:t>
      </w:r>
    </w:p>
    <w:p w14:paraId="149F7E70" w14:textId="7243F5BB" w:rsidR="00B44EA8" w:rsidRDefault="00B44EA8" w:rsidP="00B44EA8">
      <w:r>
        <w:t>There are a number of examples in the document.</w:t>
      </w:r>
    </w:p>
    <w:p w14:paraId="26324475" w14:textId="77777777" w:rsidR="00655BCB" w:rsidRDefault="00655BCB" w:rsidP="00F50CD6"/>
    <w:p w14:paraId="2B07E4C4" w14:textId="77777777" w:rsidR="00655BCB" w:rsidRPr="00EE5317" w:rsidRDefault="00655BCB" w:rsidP="00F50CD6"/>
    <w:p w14:paraId="2AD84FDE" w14:textId="17D5C6E9" w:rsidR="00AC376E" w:rsidRDefault="00AC376E" w:rsidP="00D70465">
      <w:pPr>
        <w:pStyle w:val="Heading4"/>
      </w:pPr>
      <w:bookmarkStart w:id="25" w:name="_Hlk191559952"/>
      <w:r>
        <w:t>Summary Report No. 28, Fourth Quarter 1951</w:t>
      </w:r>
    </w:p>
    <w:bookmarkEnd w:id="25"/>
    <w:p w14:paraId="7F3CA538" w14:textId="26E2471A" w:rsidR="00AC376E" w:rsidRDefault="00AC376E" w:rsidP="00AC376E">
      <w:r>
        <w:t xml:space="preserve">This report contains a synopsis of how Interpreted </w:t>
      </w:r>
      <w:proofErr w:type="gramStart"/>
      <w:r>
        <w:t>floating point</w:t>
      </w:r>
      <w:proofErr w:type="gramEnd"/>
      <w:r>
        <w:t xml:space="preserve"> subroutines are assembled into a complete program, including some warnings that it’s not the most obvious thing, given “some limitations in the converter”.</w:t>
      </w:r>
    </w:p>
    <w:p w14:paraId="51CE6AD0" w14:textId="2F17B640" w:rsidR="00AC376E" w:rsidRDefault="00AC376E" w:rsidP="00AC376E">
      <w:r>
        <w:t>Pg 23 gives an address map layout for a CS program (as of that time).</w:t>
      </w:r>
    </w:p>
    <w:p w14:paraId="3BB78460" w14:textId="070F637D" w:rsidR="00222662" w:rsidRDefault="00222662" w:rsidP="00AC376E">
      <w:r>
        <w:t>The report lists Dr. V. M. Wilkes as a visitor during that quarter.</w:t>
      </w:r>
      <w:r>
        <w:rPr>
          <w:rStyle w:val="FootnoteReference"/>
        </w:rPr>
        <w:footnoteReference w:id="1"/>
      </w:r>
    </w:p>
    <w:p w14:paraId="6148A0B5" w14:textId="77777777" w:rsidR="00AC376E" w:rsidRPr="00AC376E" w:rsidRDefault="00AC376E" w:rsidP="00AC376E"/>
    <w:p w14:paraId="4FC9C0E6" w14:textId="751E6A13" w:rsidR="007D0127" w:rsidRDefault="007D0127" w:rsidP="00D70465">
      <w:pPr>
        <w:pStyle w:val="Heading4"/>
      </w:pPr>
      <w:r>
        <w:t>Subroutines.pdf</w:t>
      </w:r>
    </w:p>
    <w:p w14:paraId="0F660869" w14:textId="6228801E" w:rsidR="00634637" w:rsidRDefault="00634637" w:rsidP="007D0127">
      <w:r>
        <w:t>Dates range from Nov 1951 to Feb 1952</w:t>
      </w:r>
    </w:p>
    <w:p w14:paraId="7C354143" w14:textId="18299C83" w:rsidR="007D0127" w:rsidRDefault="007D0127" w:rsidP="007D0127">
      <w:r>
        <w:t>This compendium of subroutines makes no explicit mention of assemblers, but includes Preset Parameters and relative addresses (plus quite a bit of source code) for various print utilities and floating-point routines.</w:t>
      </w:r>
    </w:p>
    <w:p w14:paraId="0C871ECF" w14:textId="12B598F8" w:rsidR="007D0127" w:rsidRDefault="007D0127" w:rsidP="007D0127">
      <w:r>
        <w:t>The Multiple Register</w:t>
      </w:r>
      <w:r w:rsidR="00634637">
        <w:t xml:space="preserve"> Accumulator had been invented by the time this was published.  See more notes in Section </w:t>
      </w:r>
      <w:r w:rsidR="00634637">
        <w:fldChar w:fldCharType="begin"/>
      </w:r>
      <w:r w:rsidR="00634637">
        <w:instrText xml:space="preserve"> REF _Ref51765126 \r \h </w:instrText>
      </w:r>
      <w:r w:rsidR="00634637">
        <w:fldChar w:fldCharType="separate"/>
      </w:r>
      <w:r w:rsidR="00407A01">
        <w:t>13.1</w:t>
      </w:r>
      <w:r w:rsidR="00634637">
        <w:fldChar w:fldCharType="end"/>
      </w:r>
      <w:r w:rsidR="00634637">
        <w:t>.</w:t>
      </w:r>
    </w:p>
    <w:p w14:paraId="58431D3A" w14:textId="7E606599" w:rsidR="007D0127" w:rsidRDefault="007D0127" w:rsidP="007D0127"/>
    <w:p w14:paraId="53268D40" w14:textId="7CB302DC" w:rsidR="00816F59" w:rsidRDefault="00816F59" w:rsidP="007D0127">
      <w:r>
        <w:t xml:space="preserve">[note </w:t>
      </w:r>
      <w:proofErr w:type="spellStart"/>
      <w:r>
        <w:t>pg</w:t>
      </w:r>
      <w:proofErr w:type="spellEnd"/>
      <w:r>
        <w:t xml:space="preserve"> 16 explains how to fit three six-bit Flexo characters into a </w:t>
      </w:r>
      <w:proofErr w:type="gramStart"/>
      <w:r>
        <w:t>sixteen bit</w:t>
      </w:r>
      <w:proofErr w:type="gramEnd"/>
      <w:r>
        <w:t xml:space="preserve"> word, by adding a “shift” bit to switch between the lower and upper half of the character table for the accompanying three five-bit characters.]</w:t>
      </w:r>
    </w:p>
    <w:p w14:paraId="7A81AEC0" w14:textId="4574EF23" w:rsidR="00633031" w:rsidRDefault="00633031" w:rsidP="007D0127"/>
    <w:p w14:paraId="3206F6CB" w14:textId="335D8D59" w:rsidR="00633031" w:rsidRDefault="00633031" w:rsidP="007D0127">
      <w:r>
        <w:t>Guy wrote:</w:t>
      </w:r>
    </w:p>
    <w:p w14:paraId="0DCD05D4" w14:textId="075FB590" w:rsidR="00633031" w:rsidRDefault="00633031" w:rsidP="00633031">
      <w:pPr>
        <w:pStyle w:val="HTMLPreformatted"/>
      </w:pPr>
      <w:r>
        <w:t xml:space="preserve">In the early version [of CS] there's one subroutine that does all the </w:t>
      </w:r>
    </w:p>
    <w:p w14:paraId="0D654AC5" w14:textId="77777777" w:rsidR="00633031" w:rsidRDefault="00633031" w:rsidP="00633031">
      <w:pPr>
        <w:pStyle w:val="HTMLPreformatted"/>
      </w:pPr>
      <w:r>
        <w:t>floating-point operations.</w:t>
      </w:r>
    </w:p>
    <w:p w14:paraId="01F21640" w14:textId="0D95608A" w:rsidR="00633031" w:rsidRDefault="00633031" w:rsidP="00633031">
      <w:pPr>
        <w:pStyle w:val="HTMLPreformatted"/>
      </w:pPr>
      <w:r>
        <w:t xml:space="preserve">  You call it with a pointer to a block of data that happens to include </w:t>
      </w:r>
    </w:p>
    <w:p w14:paraId="3F4C4EF2" w14:textId="77777777" w:rsidR="00633031" w:rsidRDefault="00633031" w:rsidP="00633031">
      <w:pPr>
        <w:pStyle w:val="HTMLPreformatted"/>
      </w:pPr>
      <w:r>
        <w:t xml:space="preserve">op-codes that look a lot like WW integer op codes, but is actually a </w:t>
      </w:r>
    </w:p>
    <w:p w14:paraId="6D7D6E82" w14:textId="7AC1E723" w:rsidR="00633031" w:rsidRDefault="00633031" w:rsidP="00633031">
      <w:pPr>
        <w:pStyle w:val="HTMLPreformatted"/>
      </w:pPr>
      <w:r>
        <w:t xml:space="preserve">table of the floating-point ops you want with the parameters and </w:t>
      </w:r>
    </w:p>
    <w:p w14:paraId="000564D8" w14:textId="77777777" w:rsidR="00633031" w:rsidRDefault="00633031" w:rsidP="00633031">
      <w:pPr>
        <w:pStyle w:val="HTMLPreformatted"/>
      </w:pPr>
      <w:r>
        <w:t>sequence that you want.</w:t>
      </w:r>
    </w:p>
    <w:p w14:paraId="69FA706F" w14:textId="0763BE6B" w:rsidR="00633031" w:rsidRDefault="00633031" w:rsidP="00633031">
      <w:pPr>
        <w:pStyle w:val="HTMLPreformatted"/>
      </w:pPr>
      <w:r>
        <w:t xml:space="preserve">  When the WW programmer calls this routine, it executes the list of </w:t>
      </w:r>
    </w:p>
    <w:p w14:paraId="47B8347B" w14:textId="77777777" w:rsidR="00633031" w:rsidRDefault="00633031" w:rsidP="00633031">
      <w:pPr>
        <w:pStyle w:val="HTMLPreformatted"/>
      </w:pPr>
      <w:r>
        <w:t xml:space="preserve">op-codes with addresses and returns so the programmer can evaluate the </w:t>
      </w:r>
    </w:p>
    <w:p w14:paraId="00C23871" w14:textId="77777777" w:rsidR="00633031" w:rsidRDefault="00633031" w:rsidP="00633031">
      <w:pPr>
        <w:pStyle w:val="HTMLPreformatted"/>
      </w:pPr>
      <w:r>
        <w:t>results and figure out what to call next.</w:t>
      </w:r>
    </w:p>
    <w:p w14:paraId="35FBEDCA" w14:textId="77777777" w:rsidR="00633031" w:rsidRDefault="00633031" w:rsidP="00633031">
      <w:pPr>
        <w:pStyle w:val="HTMLPreformatted"/>
      </w:pPr>
      <w:r>
        <w:t xml:space="preserve">?? I think the part that's kind of cool is that the table of operations </w:t>
      </w:r>
    </w:p>
    <w:p w14:paraId="1CDE34B4" w14:textId="27F9CE28" w:rsidR="00633031" w:rsidRDefault="00633031" w:rsidP="00633031">
      <w:pPr>
        <w:pStyle w:val="HTMLPreformatted"/>
      </w:pPr>
      <w:r>
        <w:t xml:space="preserve">that's interpreted by the floating-point subroutine looks just like </w:t>
      </w:r>
    </w:p>
    <w:p w14:paraId="1398A5ED" w14:textId="77777777" w:rsidR="00633031" w:rsidRDefault="00633031" w:rsidP="00633031">
      <w:pPr>
        <w:pStyle w:val="HTMLPreformatted"/>
      </w:pPr>
      <w:r>
        <w:t xml:space="preserve">regular WW assembly code, e.g., add, subtract, multiply, etc.?? So the </w:t>
      </w:r>
    </w:p>
    <w:p w14:paraId="622221FA" w14:textId="3AD29702" w:rsidR="00633031" w:rsidRDefault="00633031" w:rsidP="00633031">
      <w:pPr>
        <w:pStyle w:val="HTMLPreformatted"/>
      </w:pPr>
      <w:r>
        <w:t xml:space="preserve">coder can write the floating-point routines using the same op codes and </w:t>
      </w:r>
    </w:p>
    <w:p w14:paraId="527E6C74" w14:textId="77777777" w:rsidR="00633031" w:rsidRDefault="00633031" w:rsidP="00633031">
      <w:pPr>
        <w:pStyle w:val="HTMLPreformatted"/>
      </w:pPr>
      <w:r>
        <w:t>the same assembler tools.</w:t>
      </w:r>
    </w:p>
    <w:p w14:paraId="69B02ABC" w14:textId="77777777" w:rsidR="00633031" w:rsidRDefault="00633031" w:rsidP="007D0127"/>
    <w:p w14:paraId="797F0D7F" w14:textId="77777777" w:rsidR="00515F86" w:rsidRPr="007D0127" w:rsidRDefault="00515F86" w:rsidP="007D0127"/>
    <w:p w14:paraId="0C167FE4" w14:textId="31D25904" w:rsidR="00D70465" w:rsidRDefault="00D70465" w:rsidP="00D70465">
      <w:pPr>
        <w:pStyle w:val="Heading4"/>
      </w:pPr>
      <w:bookmarkStart w:id="26" w:name="_Hlk51937774"/>
      <w:r>
        <w:t>M</w:t>
      </w:r>
      <w:r w:rsidR="0042524F">
        <w:t>-</w:t>
      </w:r>
      <w:r>
        <w:t>1445 Automatic Assembly of Programs</w:t>
      </w:r>
    </w:p>
    <w:bookmarkEnd w:id="26"/>
    <w:p w14:paraId="30C1CFB8" w14:textId="25B2731C" w:rsidR="00D70465" w:rsidRPr="00D70465" w:rsidRDefault="00D70465" w:rsidP="00D70465">
      <w:r>
        <w:t>Apr 23, 1952</w:t>
      </w:r>
      <w:r w:rsidR="00E6388D">
        <w:t xml:space="preserve">; signed: </w:t>
      </w:r>
      <w:r>
        <w:t>John W. Carr III</w:t>
      </w:r>
      <w:r w:rsidR="00D740C5">
        <w:t xml:space="preserve">; Approved: </w:t>
      </w:r>
      <w:proofErr w:type="spellStart"/>
      <w:r w:rsidR="00D740C5">
        <w:t>C.</w:t>
      </w:r>
      <w:proofErr w:type="gramStart"/>
      <w:r w:rsidR="00D740C5">
        <w:t>W.Adams</w:t>
      </w:r>
      <w:proofErr w:type="spellEnd"/>
      <w:proofErr w:type="gramEnd"/>
    </w:p>
    <w:p w14:paraId="400C72C7" w14:textId="6F3ED854" w:rsidR="00D11F79" w:rsidRDefault="00D11F79" w:rsidP="00D11F79"/>
    <w:p w14:paraId="58FE11F0" w14:textId="03CD119C" w:rsidR="00D70465" w:rsidRPr="00D70465" w:rsidRDefault="00D70465" w:rsidP="00D70465">
      <w:pPr>
        <w:ind w:left="720"/>
        <w:rPr>
          <w:rFonts w:ascii="Consolas" w:hAnsi="Consolas"/>
          <w:sz w:val="18"/>
          <w:szCs w:val="22"/>
        </w:rPr>
      </w:pPr>
      <w:r w:rsidRPr="00D70465">
        <w:rPr>
          <w:rFonts w:ascii="Consolas" w:hAnsi="Consolas"/>
          <w:sz w:val="18"/>
          <w:szCs w:val="22"/>
        </w:rPr>
        <w:t>General Discussion</w:t>
      </w:r>
    </w:p>
    <w:p w14:paraId="305B612E" w14:textId="604B3F79" w:rsidR="00D70465" w:rsidRPr="00D70465" w:rsidRDefault="00D70465" w:rsidP="00D70465">
      <w:pPr>
        <w:ind w:left="720"/>
        <w:rPr>
          <w:rFonts w:ascii="Consolas" w:hAnsi="Consolas"/>
          <w:sz w:val="18"/>
          <w:szCs w:val="22"/>
        </w:rPr>
      </w:pPr>
      <w:bookmarkStart w:id="27" w:name="_Hlk51957696"/>
      <w:r w:rsidRPr="00D70465">
        <w:rPr>
          <w:rFonts w:ascii="Consolas" w:hAnsi="Consolas"/>
          <w:sz w:val="18"/>
          <w:szCs w:val="22"/>
        </w:rPr>
        <w:t>The philosophy of this memorandum is diametrically opposed to that of the programmer who uses octal notation, likes it</w:t>
      </w:r>
      <w:r w:rsidR="000C7222">
        <w:rPr>
          <w:rFonts w:ascii="Consolas" w:hAnsi="Consolas"/>
          <w:sz w:val="18"/>
          <w:szCs w:val="22"/>
        </w:rPr>
        <w:t>,</w:t>
      </w:r>
      <w:r w:rsidRPr="00D70465">
        <w:rPr>
          <w:rFonts w:ascii="Consolas" w:hAnsi="Consolas"/>
          <w:sz w:val="18"/>
          <w:szCs w:val="22"/>
        </w:rPr>
        <w:t xml:space="preserve"> and is convinced that this is the most satisfactory way to write a program.  Nevertheless, under certain conditions, the method proposed here may prove to be much </w:t>
      </w:r>
      <w:proofErr w:type="gramStart"/>
      <w:r w:rsidRPr="00D70465">
        <w:rPr>
          <w:rFonts w:ascii="Consolas" w:hAnsi="Consolas"/>
          <w:sz w:val="18"/>
          <w:szCs w:val="22"/>
        </w:rPr>
        <w:t>more speedy</w:t>
      </w:r>
      <w:proofErr w:type="gramEnd"/>
      <w:r w:rsidRPr="00D70465">
        <w:rPr>
          <w:rFonts w:ascii="Consolas" w:hAnsi="Consolas"/>
          <w:sz w:val="18"/>
          <w:szCs w:val="22"/>
        </w:rPr>
        <w:t>, more easily corrected way to give complete machine instructions</w:t>
      </w:r>
      <w:bookmarkEnd w:id="27"/>
      <w:r w:rsidRPr="00D70465">
        <w:rPr>
          <w:rFonts w:ascii="Consolas" w:hAnsi="Consolas"/>
          <w:sz w:val="18"/>
          <w:szCs w:val="22"/>
        </w:rPr>
        <w:t>. To the programmer who is already using decimal notation and preset parameters, the proposed methods are merely a logical extension of certain devices he has already been using.</w:t>
      </w:r>
    </w:p>
    <w:p w14:paraId="3CF06BE6" w14:textId="52937D5B" w:rsidR="00D11F79" w:rsidRDefault="00D740C5" w:rsidP="00D11F79">
      <w:r>
        <w:t>This memo introduces “floating addresses” to the assembler, citing ideas proposed by M Wilkes an “informal conference”</w:t>
      </w:r>
    </w:p>
    <w:p w14:paraId="0B595213" w14:textId="3CE8EC2C" w:rsidR="00D740C5" w:rsidRPr="00D740C5" w:rsidRDefault="00D740C5" w:rsidP="00D740C5">
      <w:pPr>
        <w:autoSpaceDE w:val="0"/>
        <w:autoSpaceDN w:val="0"/>
        <w:adjustRightInd w:val="0"/>
        <w:spacing w:before="0" w:after="0"/>
        <w:ind w:left="720"/>
        <w:rPr>
          <w:rFonts w:ascii="Consolas" w:hAnsi="Consolas"/>
          <w:sz w:val="18"/>
          <w:szCs w:val="18"/>
        </w:rPr>
      </w:pPr>
      <w:r w:rsidRPr="00D740C5">
        <w:rPr>
          <w:rFonts w:ascii="Consolas" w:hAnsi="Consolas"/>
          <w:sz w:val="18"/>
          <w:szCs w:val="18"/>
        </w:rPr>
        <w:t>Bibliography</w:t>
      </w:r>
    </w:p>
    <w:p w14:paraId="5F0F550B" w14:textId="38858CE8" w:rsidR="00D740C5" w:rsidRPr="00D740C5" w:rsidRDefault="00D740C5" w:rsidP="00D740C5">
      <w:pPr>
        <w:autoSpaceDE w:val="0"/>
        <w:autoSpaceDN w:val="0"/>
        <w:adjustRightInd w:val="0"/>
        <w:spacing w:before="0" w:after="0"/>
        <w:ind w:left="720"/>
        <w:rPr>
          <w:rFonts w:ascii="Consolas" w:hAnsi="Consolas"/>
          <w:sz w:val="18"/>
          <w:szCs w:val="18"/>
        </w:rPr>
      </w:pPr>
      <w:r w:rsidRPr="00D740C5">
        <w:rPr>
          <w:rFonts w:ascii="Consolas" w:hAnsi="Consolas"/>
          <w:sz w:val="18"/>
          <w:szCs w:val="18"/>
        </w:rPr>
        <w:t xml:space="preserve">(1) Goldstine, H. R., and von Neumann, John, "Planning </w:t>
      </w:r>
      <w:r w:rsidRPr="00D740C5">
        <w:rPr>
          <w:rFonts w:ascii="Consolas" w:hAnsi="Consolas" w:cs="Arial"/>
          <w:sz w:val="18"/>
          <w:szCs w:val="18"/>
        </w:rPr>
        <w:t xml:space="preserve">and </w:t>
      </w:r>
      <w:r w:rsidRPr="00D740C5">
        <w:rPr>
          <w:rFonts w:ascii="Consolas" w:hAnsi="Consolas"/>
          <w:sz w:val="18"/>
          <w:szCs w:val="18"/>
        </w:rPr>
        <w:t>Coding of Problems for an Electronic Computing Instrument," The Institute of Advanced Study, Princeton, N. J., Parts I and II. Vol. III, 1947.</w:t>
      </w:r>
    </w:p>
    <w:p w14:paraId="5A296B0A" w14:textId="77CFA289" w:rsidR="00D740C5" w:rsidRPr="00D740C5" w:rsidRDefault="00D740C5" w:rsidP="00D740C5">
      <w:pPr>
        <w:autoSpaceDE w:val="0"/>
        <w:autoSpaceDN w:val="0"/>
        <w:adjustRightInd w:val="0"/>
        <w:spacing w:before="0" w:after="0"/>
        <w:ind w:left="720"/>
        <w:rPr>
          <w:rFonts w:ascii="Consolas" w:hAnsi="Consolas"/>
          <w:sz w:val="18"/>
          <w:szCs w:val="18"/>
        </w:rPr>
      </w:pPr>
      <w:r w:rsidRPr="00D740C5">
        <w:rPr>
          <w:rFonts w:ascii="Consolas" w:hAnsi="Consolas"/>
          <w:sz w:val="18"/>
          <w:szCs w:val="18"/>
        </w:rPr>
        <w:t>(2) "Review of Electronic Digital Computers," Joint A.I.E.E.-I.R.E. Computer Conference, (A.I.E.E., Feb. 1952), pp. 113-114.</w:t>
      </w:r>
    </w:p>
    <w:p w14:paraId="431816C0" w14:textId="77777777" w:rsidR="00D740C5" w:rsidRDefault="00D740C5" w:rsidP="00D11F79"/>
    <w:p w14:paraId="6458A4E1" w14:textId="7B82380B" w:rsidR="00D740C5" w:rsidRDefault="00D740C5" w:rsidP="00D11F79">
      <w:r>
        <w:t>The assembler (“converter”) clearly has quite a few fancy features already:</w:t>
      </w:r>
    </w:p>
    <w:p w14:paraId="4DAD0B63" w14:textId="727E2DE1" w:rsidR="00D740C5" w:rsidRDefault="00D740C5" w:rsidP="00D740C5">
      <w:pPr>
        <w:pStyle w:val="ListParagraph"/>
        <w:numPr>
          <w:ilvl w:val="0"/>
          <w:numId w:val="10"/>
        </w:numPr>
      </w:pPr>
      <w:r>
        <w:t>Preset parameters</w:t>
      </w:r>
      <w:r w:rsidR="007275DE">
        <w:t xml:space="preserve"> – this seems to be a way to assign labels with values fixed by the programmer.</w:t>
      </w:r>
    </w:p>
    <w:p w14:paraId="6DB2FCB5" w14:textId="7D448C14" w:rsidR="0014697F" w:rsidRDefault="0014697F" w:rsidP="00D740C5">
      <w:pPr>
        <w:pStyle w:val="ListParagraph"/>
        <w:numPr>
          <w:ilvl w:val="0"/>
          <w:numId w:val="10"/>
        </w:numPr>
      </w:pPr>
      <w:r>
        <w:t>There’s a method for incorporating (inline) “subroutines” (i.e., there must have been relative addresses as well).</w:t>
      </w:r>
    </w:p>
    <w:p w14:paraId="3DC71370" w14:textId="1A5F30D2" w:rsidR="007275DE" w:rsidRDefault="007275DE" w:rsidP="00D740C5">
      <w:pPr>
        <w:pStyle w:val="ListParagraph"/>
        <w:numPr>
          <w:ilvl w:val="0"/>
          <w:numId w:val="10"/>
        </w:numPr>
      </w:pPr>
      <w:r>
        <w:t xml:space="preserve">There must </w:t>
      </w:r>
      <w:r w:rsidR="00203EBF">
        <w:t xml:space="preserve">already </w:t>
      </w:r>
      <w:r>
        <w:t xml:space="preserve">be an </w:t>
      </w:r>
      <w:r w:rsidR="00203EBF">
        <w:t xml:space="preserve">assembler for code with double-precision and </w:t>
      </w:r>
      <w:proofErr w:type="gramStart"/>
      <w:r w:rsidR="00203EBF">
        <w:t>floating point</w:t>
      </w:r>
      <w:proofErr w:type="gramEnd"/>
      <w:r w:rsidR="00203EBF">
        <w:t xml:space="preserve"> numbers, as that’s called out in this doc as requiring a different approach</w:t>
      </w:r>
      <w:r w:rsidR="002F44CD" w:rsidRPr="002F44CD">
        <w:t xml:space="preserve"> for two-pass assembly (i.e., it's out of scope for this project)</w:t>
      </w:r>
      <w:r w:rsidR="00203EBF">
        <w:t>.</w:t>
      </w:r>
    </w:p>
    <w:p w14:paraId="44E17495" w14:textId="216127B9" w:rsidR="00203EBF" w:rsidRDefault="00203EBF" w:rsidP="00D740C5">
      <w:pPr>
        <w:pStyle w:val="ListParagraph"/>
        <w:numPr>
          <w:ilvl w:val="0"/>
          <w:numId w:val="10"/>
        </w:numPr>
      </w:pPr>
      <w:r>
        <w:t>There are pseudo-ops or control statements, e.g.</w:t>
      </w:r>
    </w:p>
    <w:p w14:paraId="273DA95E" w14:textId="5C2D6A94" w:rsidR="00203EBF" w:rsidRPr="00203EBF" w:rsidRDefault="00203EBF" w:rsidP="00203EBF">
      <w:pPr>
        <w:ind w:left="720" w:firstLine="720"/>
        <w:rPr>
          <w:rFonts w:ascii="Consolas" w:hAnsi="Consolas"/>
        </w:rPr>
      </w:pPr>
      <w:proofErr w:type="spellStart"/>
      <w:r w:rsidRPr="00203EBF">
        <w:rPr>
          <w:rFonts w:ascii="Consolas" w:hAnsi="Consolas"/>
        </w:rPr>
        <w:t>ifkm</w:t>
      </w:r>
      <w:proofErr w:type="spellEnd"/>
      <w:r w:rsidRPr="00203EBF">
        <w:rPr>
          <w:rFonts w:ascii="Consolas" w:hAnsi="Consolas"/>
        </w:rPr>
        <w:t xml:space="preserve"> </w:t>
      </w:r>
      <w:proofErr w:type="gramStart"/>
      <w:r w:rsidRPr="00203EBF">
        <w:rPr>
          <w:rFonts w:ascii="Consolas" w:hAnsi="Consolas"/>
        </w:rPr>
        <w:t>10,p1,p0,p7</w:t>
      </w:r>
      <w:r w:rsidR="002F44CD">
        <w:rPr>
          <w:rFonts w:ascii="Consolas" w:hAnsi="Consolas"/>
        </w:rPr>
        <w:t>,</w:t>
      </w:r>
      <w:r w:rsidRPr="00203EBF">
        <w:rPr>
          <w:rFonts w:ascii="Consolas" w:hAnsi="Consolas"/>
        </w:rPr>
        <w:t>p0,p31,p1 ,i</w:t>
      </w:r>
      <w:proofErr w:type="gramEnd"/>
      <w:r w:rsidRPr="00203EBF">
        <w:rPr>
          <w:rFonts w:ascii="Consolas" w:hAnsi="Consolas"/>
        </w:rPr>
        <w:t>32</w:t>
      </w:r>
    </w:p>
    <w:p w14:paraId="52DA594B" w14:textId="42CCDAD6" w:rsidR="00D740C5" w:rsidRPr="002F44CD" w:rsidRDefault="00203EBF" w:rsidP="00D740C5">
      <w:pPr>
        <w:rPr>
          <w:szCs w:val="20"/>
        </w:rPr>
      </w:pPr>
      <w:r>
        <w:tab/>
      </w:r>
      <w:r w:rsidR="002F44CD">
        <w:t>…</w:t>
      </w:r>
      <w:r>
        <w:t xml:space="preserve">which tells something to print the tape </w:t>
      </w:r>
      <w:r w:rsidRPr="002F44CD">
        <w:rPr>
          <w:szCs w:val="20"/>
        </w:rPr>
        <w:t xml:space="preserve">number </w:t>
      </w:r>
      <w:r w:rsidR="002F44CD" w:rsidRPr="001D1A13">
        <w:rPr>
          <w:rFonts w:ascii="Times New Roman" w:hAnsi="Times New Roman"/>
          <w:szCs w:val="20"/>
        </w:rPr>
        <w:t xml:space="preserve">(somehow </w:t>
      </w:r>
      <w:r w:rsidR="002F44CD" w:rsidRPr="001D1A13">
        <w:rPr>
          <w:rFonts w:ascii="Consolas" w:hAnsi="Consolas"/>
          <w:b/>
          <w:bCs/>
          <w:szCs w:val="20"/>
        </w:rPr>
        <w:t>p</w:t>
      </w:r>
      <w:proofErr w:type="gramStart"/>
      <w:r w:rsidR="002F44CD" w:rsidRPr="001D1A13">
        <w:rPr>
          <w:rFonts w:ascii="Consolas" w:hAnsi="Consolas"/>
          <w:b/>
          <w:bCs/>
          <w:szCs w:val="20"/>
        </w:rPr>
        <w:t>1,p0,p7</w:t>
      </w:r>
      <w:r w:rsidR="002F44CD" w:rsidRPr="002F44CD">
        <w:rPr>
          <w:rFonts w:ascii="Consolas" w:hAnsi="Consolas"/>
          <w:b/>
          <w:bCs/>
          <w:szCs w:val="20"/>
        </w:rPr>
        <w:t>,</w:t>
      </w:r>
      <w:r w:rsidR="002F44CD" w:rsidRPr="001D1A13">
        <w:rPr>
          <w:rFonts w:ascii="Consolas" w:hAnsi="Consolas"/>
          <w:b/>
          <w:bCs/>
          <w:szCs w:val="20"/>
        </w:rPr>
        <w:t>p0,p31,p</w:t>
      </w:r>
      <w:proofErr w:type="gramEnd"/>
      <w:r w:rsidR="002F44CD" w:rsidRPr="001D1A13">
        <w:rPr>
          <w:rFonts w:ascii="Consolas" w:hAnsi="Consolas"/>
          <w:b/>
          <w:bCs/>
          <w:szCs w:val="20"/>
        </w:rPr>
        <w:t>1</w:t>
      </w:r>
      <w:r w:rsidR="002F44CD" w:rsidRPr="001D1A13">
        <w:rPr>
          <w:rFonts w:ascii="Times New Roman" w:hAnsi="Times New Roman"/>
          <w:szCs w:val="20"/>
        </w:rPr>
        <w:t xml:space="preserve"> translates to </w:t>
      </w:r>
      <w:r w:rsidR="002F44CD">
        <w:rPr>
          <w:rFonts w:ascii="Times New Roman" w:hAnsi="Times New Roman"/>
          <w:szCs w:val="20"/>
        </w:rPr>
        <w:t>“</w:t>
      </w:r>
      <w:r w:rsidRPr="002F44CD">
        <w:rPr>
          <w:szCs w:val="20"/>
        </w:rPr>
        <w:t>1070-1</w:t>
      </w:r>
      <w:r w:rsidR="002F44CD">
        <w:rPr>
          <w:szCs w:val="20"/>
        </w:rPr>
        <w:t>”</w:t>
      </w:r>
      <w:r w:rsidRPr="002F44CD">
        <w:rPr>
          <w:szCs w:val="20"/>
        </w:rPr>
        <w:t>)</w:t>
      </w:r>
    </w:p>
    <w:p w14:paraId="502B0C2A" w14:textId="0222A31C" w:rsidR="00203EBF" w:rsidRDefault="00203EBF" w:rsidP="00D740C5">
      <w:r>
        <w:tab/>
        <w:t>[</w:t>
      </w:r>
      <w:proofErr w:type="gramStart"/>
      <w:r>
        <w:t>So</w:t>
      </w:r>
      <w:proofErr w:type="gramEnd"/>
      <w:r>
        <w:t xml:space="preserve"> there must be a manual for it somewhere</w:t>
      </w:r>
      <w:proofErr w:type="gramStart"/>
      <w:r w:rsidR="0014697F">
        <w:t>!</w:t>
      </w:r>
      <w:r w:rsidR="007E4B57">
        <w:t xml:space="preserve"> </w:t>
      </w:r>
      <w:r w:rsidR="0014697F">
        <w:t>]</w:t>
      </w:r>
      <w:proofErr w:type="gramEnd"/>
    </w:p>
    <w:p w14:paraId="4F6B2C55" w14:textId="77777777" w:rsidR="001D1A13" w:rsidRDefault="001D1A13" w:rsidP="00D740C5"/>
    <w:p w14:paraId="79B4E503" w14:textId="0929B92C" w:rsidR="00203EBF" w:rsidRDefault="0014697F" w:rsidP="00D740C5">
      <w:r>
        <w:t>The change in this memo adds a second pass to resolve addresses.</w:t>
      </w:r>
    </w:p>
    <w:p w14:paraId="20B17E11" w14:textId="5351AC0E" w:rsidR="0014697F" w:rsidRDefault="0014697F" w:rsidP="00D740C5">
      <w:r>
        <w:t>It looks like the first pass assembles code directly into core memory, with the value of “variables” stored somewhere in memory as they’re encountered.  A second pass then patches the floating addresses by copying whatever value was last stored into each place in the code where the variable was used.</w:t>
      </w:r>
    </w:p>
    <w:p w14:paraId="7F427DE8" w14:textId="53C5B839" w:rsidR="0014697F" w:rsidRDefault="0014697F" w:rsidP="00D740C5">
      <w:r>
        <w:t>The result would be a two-pass “load and go” assembly… so the Converter itself must remain resident in core memory.</w:t>
      </w:r>
    </w:p>
    <w:p w14:paraId="6339338E" w14:textId="3094DDD8" w:rsidR="0099183B" w:rsidRDefault="0099183B" w:rsidP="00D740C5">
      <w:r>
        <w:t>There must be a long list of restrictions on how labels can be named, but they all seem to be “letter number”.</w:t>
      </w:r>
    </w:p>
    <w:p w14:paraId="41A72613" w14:textId="679B4FB3" w:rsidR="0014697F" w:rsidRDefault="0014697F" w:rsidP="00D740C5">
      <w:r>
        <w:t>There is a short example.</w:t>
      </w:r>
    </w:p>
    <w:p w14:paraId="4C4D7A17" w14:textId="1A35BA4C" w:rsidR="0014697F" w:rsidRDefault="0014697F" w:rsidP="00D740C5"/>
    <w:p w14:paraId="1A38C483" w14:textId="06F39E7C" w:rsidR="00515F86" w:rsidRDefault="00515F86" w:rsidP="00515F86">
      <w:pPr>
        <w:pStyle w:val="Heading4"/>
      </w:pPr>
      <w:r>
        <w:t>M-1590 Proposed Sept, 1952, Input and Conversion Programs</w:t>
      </w:r>
    </w:p>
    <w:p w14:paraId="4B13A5AE" w14:textId="20E85EE4" w:rsidR="00515F86" w:rsidRDefault="00515F86" w:rsidP="00515F86">
      <w:r>
        <w:t>Author: C.W. Adams, dated Aug 12, 1952</w:t>
      </w:r>
    </w:p>
    <w:p w14:paraId="0D8D0C79" w14:textId="10D97374" w:rsidR="00515F86" w:rsidRDefault="00515F86" w:rsidP="00515F86">
      <w:r>
        <w:lastRenderedPageBreak/>
        <w:t>[This document has not turned up yet; it’s listed in a biweekly M-1599, dated Aug 15, 1952.]</w:t>
      </w:r>
    </w:p>
    <w:p w14:paraId="012EF293" w14:textId="7D918050" w:rsidR="00052B62" w:rsidRDefault="00052B62" w:rsidP="00515F86">
      <w:r>
        <w:t>It must be a proposal for changes, not for the program itself; M-1445 (above) was published months before.</w:t>
      </w:r>
    </w:p>
    <w:p w14:paraId="56C46190" w14:textId="77777777" w:rsidR="00515F86" w:rsidRPr="00515F86" w:rsidRDefault="00515F86" w:rsidP="00515F86"/>
    <w:p w14:paraId="756AA0CC" w14:textId="517BDD3D" w:rsidR="00A239DA" w:rsidRDefault="00A239DA" w:rsidP="00A239DA">
      <w:pPr>
        <w:pStyle w:val="Heading4"/>
      </w:pPr>
      <w:r w:rsidRPr="00A239DA">
        <w:t>Coding_Notes_I_Aug52.pdf</w:t>
      </w:r>
    </w:p>
    <w:p w14:paraId="17E34B6C" w14:textId="05D1350C" w:rsidR="00920CC5" w:rsidRPr="00920CC5" w:rsidRDefault="00920CC5" w:rsidP="00920CC5">
      <w:r w:rsidRPr="00A239DA">
        <w:rPr>
          <w:rStyle w:val="Hyperlink"/>
          <w:color w:val="000000" w:themeColor="text1"/>
          <w:u w:val="none"/>
        </w:rPr>
        <w:t>Author: Peter Cioffi, Aug 6, 1952, 5 pages</w:t>
      </w:r>
      <w:r>
        <w:rPr>
          <w:rStyle w:val="Hyperlink"/>
          <w:color w:val="000000" w:themeColor="text1"/>
          <w:u w:val="none"/>
        </w:rPr>
        <w:t>.</w:t>
      </w:r>
    </w:p>
    <w:p w14:paraId="7A69AB03" w14:textId="77777777" w:rsidR="00A239DA" w:rsidRDefault="00A239DA" w:rsidP="00A239DA">
      <w:pPr>
        <w:rPr>
          <w:rStyle w:val="Hyperlink"/>
        </w:rPr>
      </w:pPr>
      <w:hyperlink r:id="rId34" w:history="1">
        <w:r>
          <w:rPr>
            <w:rStyle w:val="Hyperlink"/>
          </w:rPr>
          <w:t>Coding_Notes_I_Aug52.pdf</w:t>
        </w:r>
      </w:hyperlink>
    </w:p>
    <w:p w14:paraId="0E5DAFB0" w14:textId="45ECB36C" w:rsidR="0014697F" w:rsidRDefault="00A239DA" w:rsidP="00A239DA">
      <w:pPr>
        <w:rPr>
          <w:rStyle w:val="Hyperlink"/>
          <w:color w:val="000000" w:themeColor="text1"/>
          <w:u w:val="none"/>
        </w:rPr>
      </w:pPr>
      <w:r w:rsidRPr="00A239DA">
        <w:rPr>
          <w:rStyle w:val="Hyperlink"/>
          <w:color w:val="000000" w:themeColor="text1"/>
          <w:u w:val="none"/>
        </w:rPr>
        <w:t>Helpful suggestions like how to use an instruction as a constant, or tricks with negative numbers</w:t>
      </w:r>
    </w:p>
    <w:p w14:paraId="0625ECF6" w14:textId="50B11879" w:rsidR="00A239DA" w:rsidRPr="00A239DA" w:rsidRDefault="00A239DA" w:rsidP="00A239DA">
      <w:pPr>
        <w:rPr>
          <w:color w:val="000000" w:themeColor="text1"/>
        </w:rPr>
      </w:pPr>
      <w:r>
        <w:rPr>
          <w:rStyle w:val="Hyperlink"/>
          <w:color w:val="000000" w:themeColor="text1"/>
          <w:u w:val="none"/>
        </w:rPr>
        <w:t>No mention of tools or assemblers.</w:t>
      </w:r>
    </w:p>
    <w:p w14:paraId="1FAFB313" w14:textId="429A691A" w:rsidR="0099183B" w:rsidRDefault="0099183B" w:rsidP="00D740C5">
      <w:pPr>
        <w:rPr>
          <w:color w:val="000000" w:themeColor="text1"/>
        </w:rPr>
      </w:pPr>
    </w:p>
    <w:p w14:paraId="38BED407" w14:textId="74F21C35" w:rsidR="00515C57" w:rsidRDefault="00E179CB" w:rsidP="00E179CB">
      <w:pPr>
        <w:pStyle w:val="Heading4"/>
      </w:pPr>
      <w:r>
        <w:t>E-479 Basic Conversion Program</w:t>
      </w:r>
    </w:p>
    <w:p w14:paraId="2ADB44B7" w14:textId="59F5DB29" w:rsidR="00E179CB" w:rsidRPr="00E179CB" w:rsidRDefault="00E179CB" w:rsidP="00E179CB">
      <w:pPr>
        <w:autoSpaceDE w:val="0"/>
        <w:autoSpaceDN w:val="0"/>
        <w:adjustRightInd w:val="0"/>
        <w:spacing w:before="0" w:after="0"/>
        <w:ind w:left="720"/>
        <w:rPr>
          <w:rFonts w:ascii="Consolas" w:hAnsi="Consolas"/>
          <w:sz w:val="18"/>
          <w:szCs w:val="18"/>
        </w:rPr>
      </w:pPr>
      <w:r w:rsidRPr="00E179CB">
        <w:rPr>
          <w:rFonts w:ascii="Consolas" w:hAnsi="Consolas"/>
          <w:sz w:val="18"/>
          <w:szCs w:val="18"/>
        </w:rPr>
        <w:t xml:space="preserve">SUBJECT: BASIC CONVERSION </w:t>
      </w:r>
      <w:r w:rsidRPr="00E179CB">
        <w:rPr>
          <w:rFonts w:ascii="Consolas" w:hAnsi="Consolas" w:cs="Arial"/>
          <w:sz w:val="18"/>
          <w:szCs w:val="18"/>
        </w:rPr>
        <w:t xml:space="preserve">PROGRAM, </w:t>
      </w:r>
      <w:r w:rsidRPr="00E179CB">
        <w:rPr>
          <w:rFonts w:ascii="Consolas" w:hAnsi="Consolas"/>
          <w:sz w:val="18"/>
          <w:szCs w:val="18"/>
        </w:rPr>
        <w:t>SEPTEMBER,</w:t>
      </w:r>
      <w:r>
        <w:rPr>
          <w:rFonts w:ascii="Consolas" w:hAnsi="Consolas"/>
          <w:sz w:val="18"/>
          <w:szCs w:val="18"/>
        </w:rPr>
        <w:t xml:space="preserve"> </w:t>
      </w:r>
      <w:r w:rsidRPr="00E179CB">
        <w:rPr>
          <w:rFonts w:ascii="Consolas" w:hAnsi="Consolas"/>
          <w:sz w:val="18"/>
          <w:szCs w:val="18"/>
        </w:rPr>
        <w:t>1952</w:t>
      </w:r>
    </w:p>
    <w:p w14:paraId="6059155A" w14:textId="6E7B7C31" w:rsidR="00E179CB" w:rsidRPr="00E179CB" w:rsidRDefault="00E179CB" w:rsidP="00E179CB">
      <w:pPr>
        <w:autoSpaceDE w:val="0"/>
        <w:autoSpaceDN w:val="0"/>
        <w:adjustRightInd w:val="0"/>
        <w:spacing w:before="0" w:after="0"/>
        <w:ind w:left="720"/>
        <w:rPr>
          <w:rFonts w:ascii="Consolas" w:hAnsi="Consolas"/>
          <w:sz w:val="18"/>
          <w:szCs w:val="18"/>
        </w:rPr>
      </w:pPr>
      <w:r w:rsidRPr="00E179CB">
        <w:rPr>
          <w:rFonts w:ascii="Consolas" w:hAnsi="Consolas"/>
          <w:sz w:val="18"/>
          <w:szCs w:val="18"/>
        </w:rPr>
        <w:t>To: 6345 and 6889 Engineers</w:t>
      </w:r>
    </w:p>
    <w:p w14:paraId="549509D1" w14:textId="32E28F20" w:rsidR="00E179CB" w:rsidRPr="00E179CB" w:rsidRDefault="00E179CB" w:rsidP="00E179CB">
      <w:pPr>
        <w:autoSpaceDE w:val="0"/>
        <w:autoSpaceDN w:val="0"/>
        <w:adjustRightInd w:val="0"/>
        <w:spacing w:before="0" w:after="0"/>
        <w:ind w:left="720"/>
        <w:rPr>
          <w:rFonts w:ascii="Consolas" w:hAnsi="Consolas"/>
          <w:sz w:val="18"/>
          <w:szCs w:val="18"/>
        </w:rPr>
      </w:pPr>
      <w:r w:rsidRPr="00E179CB">
        <w:rPr>
          <w:rFonts w:ascii="Consolas" w:hAnsi="Consolas"/>
          <w:sz w:val="18"/>
          <w:szCs w:val="18"/>
        </w:rPr>
        <w:t>From: M. Rotenberg</w:t>
      </w:r>
    </w:p>
    <w:p w14:paraId="523A620F" w14:textId="77777777" w:rsidR="00E179CB" w:rsidRPr="00E179CB" w:rsidRDefault="00E179CB" w:rsidP="00E179CB">
      <w:pPr>
        <w:autoSpaceDE w:val="0"/>
        <w:autoSpaceDN w:val="0"/>
        <w:adjustRightInd w:val="0"/>
        <w:spacing w:before="0" w:after="0"/>
        <w:ind w:left="720"/>
        <w:rPr>
          <w:rFonts w:ascii="Consolas" w:hAnsi="Consolas"/>
          <w:sz w:val="18"/>
          <w:szCs w:val="18"/>
        </w:rPr>
      </w:pPr>
      <w:r w:rsidRPr="00E179CB">
        <w:rPr>
          <w:rFonts w:ascii="Consolas" w:hAnsi="Consolas"/>
          <w:sz w:val="18"/>
          <w:szCs w:val="18"/>
        </w:rPr>
        <w:t>Date: September 4, 1952</w:t>
      </w:r>
    </w:p>
    <w:p w14:paraId="41513852" w14:textId="7316F177" w:rsidR="0011499B" w:rsidRPr="00E179CB" w:rsidRDefault="00E179CB" w:rsidP="00E179CB">
      <w:pPr>
        <w:autoSpaceDE w:val="0"/>
        <w:autoSpaceDN w:val="0"/>
        <w:adjustRightInd w:val="0"/>
        <w:spacing w:before="0" w:after="0"/>
        <w:ind w:left="720"/>
        <w:rPr>
          <w:rFonts w:ascii="Consolas" w:hAnsi="Consolas"/>
          <w:color w:val="000000" w:themeColor="text1"/>
          <w:sz w:val="18"/>
          <w:szCs w:val="18"/>
        </w:rPr>
      </w:pPr>
      <w:r w:rsidRPr="00E179CB">
        <w:rPr>
          <w:rFonts w:ascii="Consolas" w:hAnsi="Consolas"/>
          <w:sz w:val="18"/>
          <w:szCs w:val="18"/>
        </w:rPr>
        <w:t xml:space="preserve">Abstract: This note </w:t>
      </w:r>
      <w:proofErr w:type="spellStart"/>
      <w:r w:rsidRPr="00E179CB">
        <w:rPr>
          <w:rFonts w:ascii="Consolas" w:hAnsi="Consolas"/>
          <w:sz w:val="18"/>
          <w:szCs w:val="18"/>
        </w:rPr>
        <w:t>supercedes</w:t>
      </w:r>
      <w:proofErr w:type="spellEnd"/>
      <w:r w:rsidRPr="00E179CB">
        <w:rPr>
          <w:rFonts w:ascii="Consolas" w:hAnsi="Consolas"/>
          <w:sz w:val="18"/>
          <w:szCs w:val="18"/>
        </w:rPr>
        <w:t xml:space="preserve"> part 2 of M-1590</w:t>
      </w:r>
    </w:p>
    <w:p w14:paraId="0BD94747" w14:textId="021E9E21" w:rsidR="0014697F" w:rsidRDefault="00E179CB" w:rsidP="00D740C5">
      <w:r>
        <w:t>This four-page doc gives instructions for working the Basic Converter.</w:t>
      </w:r>
      <w:r w:rsidR="002D472F">
        <w:t xml:space="preserve">  Written by M Rotenberg, Approved by C.W. Adams.</w:t>
      </w:r>
    </w:p>
    <w:p w14:paraId="277CBB7F" w14:textId="46B2D229" w:rsidR="00E179CB" w:rsidRDefault="00E179CB" w:rsidP="00D740C5">
      <w:r>
        <w:t xml:space="preserve">The doc is from the collection Whirlwind_Training_Program_Material.pdf (See Section </w:t>
      </w:r>
      <w:r>
        <w:fldChar w:fldCharType="begin"/>
      </w:r>
      <w:r>
        <w:instrText xml:space="preserve"> REF _Ref51783090 \r \h </w:instrText>
      </w:r>
      <w:r>
        <w:fldChar w:fldCharType="separate"/>
      </w:r>
      <w:r w:rsidR="00407A01">
        <w:t>13.1</w:t>
      </w:r>
      <w:r>
        <w:fldChar w:fldCharType="end"/>
      </w:r>
      <w:r>
        <w:t xml:space="preserve">, Item </w:t>
      </w:r>
      <w:r>
        <w:fldChar w:fldCharType="begin"/>
      </w:r>
      <w:r>
        <w:instrText xml:space="preserve"> REF _Ref51783201 \r \h </w:instrText>
      </w:r>
      <w:r>
        <w:fldChar w:fldCharType="separate"/>
      </w:r>
      <w:r w:rsidR="00407A01">
        <w:t>18</w:t>
      </w:r>
      <w:r>
        <w:fldChar w:fldCharType="end"/>
      </w:r>
      <w:r w:rsidR="002D472F">
        <w:t>)</w:t>
      </w:r>
      <w:r w:rsidR="00D47A8A">
        <w:t>, but doesn’t exist in the collection as a separate document any longer.</w:t>
      </w:r>
    </w:p>
    <w:p w14:paraId="476C197C" w14:textId="353FD6B4" w:rsidR="002D472F" w:rsidRDefault="002D472F" w:rsidP="00D740C5">
      <w:r>
        <w:t>The language seems to include relative addresses, Preset Parameters and Temporary Storage (whatever that is).</w:t>
      </w:r>
    </w:p>
    <w:p w14:paraId="6D1C97F9" w14:textId="6A89D926" w:rsidR="002D472F" w:rsidRDefault="002D472F" w:rsidP="00D740C5">
      <w:r>
        <w:t>There’s provision for a future drum, and the</w:t>
      </w:r>
      <w:r w:rsidR="00BF5695">
        <w:t xml:space="preserve"> block-transfer</w:t>
      </w:r>
      <w:r>
        <w:t xml:space="preserve"> </w:t>
      </w:r>
      <w:proofErr w:type="spellStart"/>
      <w:r w:rsidRPr="002D472F">
        <w:rPr>
          <w:u w:val="single"/>
        </w:rPr>
        <w:t>bo</w:t>
      </w:r>
      <w:proofErr w:type="spellEnd"/>
      <w:r>
        <w:t xml:space="preserve">, </w:t>
      </w:r>
      <w:r w:rsidRPr="002D472F">
        <w:rPr>
          <w:u w:val="single"/>
        </w:rPr>
        <w:t>bi</w:t>
      </w:r>
      <w:r>
        <w:t xml:space="preserve"> instructions</w:t>
      </w:r>
      <w:r w:rsidR="00EE49E6">
        <w:t>, but the manual notes that they don’t exist yet</w:t>
      </w:r>
      <w:r>
        <w:t>.</w:t>
      </w:r>
    </w:p>
    <w:p w14:paraId="3E98041A" w14:textId="262D3558" w:rsidR="002D472F" w:rsidRDefault="002D472F" w:rsidP="00D740C5"/>
    <w:p w14:paraId="2F6429B1" w14:textId="47E08C6E" w:rsidR="00EE49E6" w:rsidRDefault="00EE49E6" w:rsidP="00EE49E6">
      <w:pPr>
        <w:pStyle w:val="Heading4"/>
      </w:pPr>
      <w:r>
        <w:t>E-516 Comprehensive System</w:t>
      </w:r>
    </w:p>
    <w:p w14:paraId="448750B9" w14:textId="358F5B0C" w:rsidR="00EE49E6" w:rsidRDefault="00EE49E6" w:rsidP="00EE49E6">
      <w:pPr>
        <w:ind w:left="720"/>
      </w:pPr>
      <w:r>
        <w:t xml:space="preserve">E-516-2 – </w:t>
      </w:r>
      <w:r w:rsidRPr="00EE49E6">
        <w:rPr>
          <w:i/>
        </w:rPr>
        <w:t>Comprehensive System of Service Routines</w:t>
      </w:r>
      <w:r>
        <w:t xml:space="preserve">, H </w:t>
      </w:r>
      <w:proofErr w:type="spellStart"/>
      <w:r>
        <w:t>Uchiyamada</w:t>
      </w:r>
      <w:proofErr w:type="spellEnd"/>
      <w:r>
        <w:t xml:space="preserve">, Apr 28, 1953, 31 </w:t>
      </w:r>
      <w:proofErr w:type="spellStart"/>
      <w:r>
        <w:t>pgs</w:t>
      </w:r>
      <w:proofErr w:type="spellEnd"/>
    </w:p>
    <w:p w14:paraId="57A4AAB5" w14:textId="78A73408" w:rsidR="00EE49E6" w:rsidRDefault="00EE49E6" w:rsidP="00EE49E6">
      <w:r>
        <w:t>This doc exists on paper in the MIT Museum collection from Judy Clapp.</w:t>
      </w:r>
    </w:p>
    <w:p w14:paraId="4183FE88" w14:textId="74691285" w:rsidR="00EE49E6" w:rsidRDefault="00EE49E6" w:rsidP="00EE49E6">
      <w:r>
        <w:t>[</w:t>
      </w:r>
      <w:r w:rsidRPr="00EE49E6">
        <w:rPr>
          <w:color w:val="E36C0A" w:themeColor="accent6" w:themeShade="BF"/>
        </w:rPr>
        <w:t xml:space="preserve">and I don’t know what it says, </w:t>
      </w:r>
      <w:r w:rsidRPr="00EE49E6">
        <w:rPr>
          <w:color w:val="E36C0A" w:themeColor="accent6" w:themeShade="BF"/>
          <w:sz w:val="16"/>
          <w:szCs w:val="20"/>
        </w:rPr>
        <w:t xml:space="preserve">because it’s </w:t>
      </w:r>
      <w:r w:rsidRPr="00EE49E6">
        <w:rPr>
          <w:i/>
          <w:iCs/>
          <w:color w:val="E36C0A" w:themeColor="accent6" w:themeShade="BF"/>
          <w:sz w:val="16"/>
          <w:szCs w:val="20"/>
        </w:rPr>
        <w:t>still</w:t>
      </w:r>
      <w:r>
        <w:rPr>
          <w:color w:val="E36C0A" w:themeColor="accent6" w:themeShade="BF"/>
          <w:sz w:val="16"/>
          <w:szCs w:val="20"/>
        </w:rPr>
        <w:t xml:space="preserve"> </w:t>
      </w:r>
      <w:r w:rsidRPr="00EE49E6">
        <w:rPr>
          <w:color w:val="E36C0A" w:themeColor="accent6" w:themeShade="BF"/>
          <w:sz w:val="16"/>
          <w:szCs w:val="20"/>
        </w:rPr>
        <w:t xml:space="preserve">a </w:t>
      </w:r>
      <w:proofErr w:type="spellStart"/>
      <w:r w:rsidRPr="00EE49E6">
        <w:rPr>
          <w:color w:val="E36C0A" w:themeColor="accent6" w:themeShade="BF"/>
          <w:sz w:val="16"/>
          <w:szCs w:val="20"/>
        </w:rPr>
        <w:t>freakin</w:t>
      </w:r>
      <w:proofErr w:type="spellEnd"/>
      <w:r w:rsidRPr="00EE49E6">
        <w:rPr>
          <w:color w:val="E36C0A" w:themeColor="accent6" w:themeShade="BF"/>
          <w:sz w:val="16"/>
          <w:szCs w:val="20"/>
        </w:rPr>
        <w:t>’ pandemic</w:t>
      </w:r>
      <w:r>
        <w:t>]</w:t>
      </w:r>
    </w:p>
    <w:p w14:paraId="7DF861D0" w14:textId="206C2372" w:rsidR="00B50B37" w:rsidRDefault="00B50B37" w:rsidP="00EE49E6">
      <w:r>
        <w:t>This version is referred to as the Magnetic Tape version of CS in the June 1, 1953 Biweekly Report, M-2209.  The report predicts that this version will be ‘frozen’ within the next reporting period so that work can be focused on the Drum version of CS</w:t>
      </w:r>
      <w:r w:rsidR="00CC7E56">
        <w:t>, to be described in E-556 [which I can’t find]</w:t>
      </w:r>
    </w:p>
    <w:p w14:paraId="2A63DA95" w14:textId="77777777" w:rsidR="00B50B37" w:rsidRDefault="00B50B37" w:rsidP="00D740C5"/>
    <w:p w14:paraId="6550B312" w14:textId="669FDD36" w:rsidR="00BF5695" w:rsidRDefault="00BF5695" w:rsidP="00BF5695">
      <w:pPr>
        <w:pStyle w:val="Heading4"/>
      </w:pPr>
      <w:r>
        <w:t>E-549 Basic Conversion Program</w:t>
      </w:r>
    </w:p>
    <w:p w14:paraId="0EA0A0D7" w14:textId="547A1B7C" w:rsidR="000C142B" w:rsidRDefault="000C142B" w:rsidP="000C142B">
      <w:r>
        <w:t>Written by H.W. Briscoe, approved by J.D. Porter, July 2, 1953</w:t>
      </w:r>
    </w:p>
    <w:p w14:paraId="3F1DBABD" w14:textId="77777777" w:rsidR="00920CC5" w:rsidRDefault="00920CC5" w:rsidP="00920CC5">
      <w:r>
        <w:t>An update to the Basic Converter program.</w:t>
      </w:r>
    </w:p>
    <w:p w14:paraId="03E00431" w14:textId="77777777" w:rsidR="000C142B" w:rsidRPr="000C142B" w:rsidRDefault="000C142B" w:rsidP="000C142B"/>
    <w:p w14:paraId="602779D2" w14:textId="1CD294CE" w:rsidR="00BF5695" w:rsidRPr="00BF5695" w:rsidRDefault="00BF5695" w:rsidP="00BF5695">
      <w:pPr>
        <w:autoSpaceDE w:val="0"/>
        <w:autoSpaceDN w:val="0"/>
        <w:adjustRightInd w:val="0"/>
        <w:spacing w:before="0" w:after="0"/>
        <w:ind w:left="720"/>
        <w:rPr>
          <w:rFonts w:ascii="Consolas" w:hAnsi="Consolas" w:cs="Arial"/>
          <w:sz w:val="18"/>
          <w:szCs w:val="18"/>
        </w:rPr>
      </w:pPr>
      <w:r w:rsidRPr="00BF5695">
        <w:rPr>
          <w:rFonts w:ascii="Consolas" w:hAnsi="Consolas" w:cs="Arial"/>
          <w:sz w:val="18"/>
          <w:szCs w:val="18"/>
        </w:rPr>
        <w:t xml:space="preserve">SUBJECT: </w:t>
      </w:r>
      <w:r w:rsidRPr="00BF5695">
        <w:rPr>
          <w:rFonts w:ascii="Consolas" w:hAnsi="Consolas"/>
          <w:sz w:val="18"/>
          <w:szCs w:val="18"/>
        </w:rPr>
        <w:t xml:space="preserve">BASIC CONVERSION </w:t>
      </w:r>
      <w:r w:rsidRPr="00BF5695">
        <w:rPr>
          <w:rFonts w:ascii="Consolas" w:hAnsi="Consolas" w:cs="Arial"/>
          <w:sz w:val="18"/>
          <w:szCs w:val="18"/>
        </w:rPr>
        <w:t>PROGRAM</w:t>
      </w:r>
    </w:p>
    <w:p w14:paraId="65794447" w14:textId="77777777" w:rsidR="00BF5695" w:rsidRPr="00BF5695" w:rsidRDefault="00BF5695" w:rsidP="00BF5695">
      <w:pPr>
        <w:autoSpaceDE w:val="0"/>
        <w:autoSpaceDN w:val="0"/>
        <w:adjustRightInd w:val="0"/>
        <w:spacing w:before="0" w:after="0"/>
        <w:ind w:left="720"/>
        <w:rPr>
          <w:rFonts w:ascii="Consolas" w:hAnsi="Consolas"/>
          <w:sz w:val="18"/>
          <w:szCs w:val="18"/>
        </w:rPr>
      </w:pPr>
      <w:r w:rsidRPr="00BF5695">
        <w:rPr>
          <w:rFonts w:ascii="Consolas" w:hAnsi="Consolas"/>
          <w:sz w:val="18"/>
          <w:szCs w:val="18"/>
        </w:rPr>
        <w:t>To: S&amp;EC Group, Group 61</w:t>
      </w:r>
    </w:p>
    <w:p w14:paraId="47A1299B" w14:textId="77777777" w:rsidR="00BF5695" w:rsidRPr="00BF5695" w:rsidRDefault="00BF5695" w:rsidP="00BF5695">
      <w:pPr>
        <w:autoSpaceDE w:val="0"/>
        <w:autoSpaceDN w:val="0"/>
        <w:adjustRightInd w:val="0"/>
        <w:spacing w:before="0" w:after="0"/>
        <w:ind w:left="720"/>
        <w:rPr>
          <w:rFonts w:ascii="Consolas" w:hAnsi="Consolas"/>
          <w:sz w:val="18"/>
          <w:szCs w:val="18"/>
        </w:rPr>
      </w:pPr>
      <w:r w:rsidRPr="00BF5695">
        <w:rPr>
          <w:rFonts w:ascii="Consolas" w:hAnsi="Consolas"/>
          <w:sz w:val="18"/>
          <w:szCs w:val="18"/>
        </w:rPr>
        <w:t>From: H. Briscoe</w:t>
      </w:r>
    </w:p>
    <w:p w14:paraId="5701277C" w14:textId="3AC8E25F" w:rsidR="00BF5695" w:rsidRPr="00BF5695" w:rsidRDefault="00BF5695" w:rsidP="00BF5695">
      <w:pPr>
        <w:autoSpaceDE w:val="0"/>
        <w:autoSpaceDN w:val="0"/>
        <w:adjustRightInd w:val="0"/>
        <w:spacing w:before="0" w:after="0"/>
        <w:ind w:left="720"/>
        <w:rPr>
          <w:rFonts w:ascii="Consolas" w:hAnsi="Consolas"/>
          <w:sz w:val="18"/>
          <w:szCs w:val="18"/>
        </w:rPr>
      </w:pPr>
      <w:r w:rsidRPr="00BF5695">
        <w:rPr>
          <w:rFonts w:ascii="Consolas" w:hAnsi="Consolas"/>
          <w:sz w:val="18"/>
          <w:szCs w:val="18"/>
        </w:rPr>
        <w:t>Date: July 2,1953</w:t>
      </w:r>
    </w:p>
    <w:p w14:paraId="6F1A9EBB" w14:textId="4D399CB1" w:rsidR="00BF5695" w:rsidRPr="00D47A8A" w:rsidRDefault="00D47A8A" w:rsidP="00D47A8A">
      <w:pPr>
        <w:ind w:left="720"/>
        <w:rPr>
          <w:rFonts w:ascii="Consolas" w:hAnsi="Consolas"/>
          <w:sz w:val="18"/>
          <w:szCs w:val="18"/>
        </w:rPr>
      </w:pPr>
      <w:r w:rsidRPr="00D47A8A">
        <w:rPr>
          <w:rFonts w:ascii="Consolas" w:hAnsi="Consolas"/>
          <w:sz w:val="18"/>
          <w:szCs w:val="18"/>
        </w:rPr>
        <w:t xml:space="preserve">Abstract: The basic conversion programs have been rewritten so that the CS conversion program described in E-516-2 will convert tapes prepared for conversion by the basic conversion routines if they use decimal addresses~ although the converse is not </w:t>
      </w:r>
      <w:r w:rsidRPr="00D47A8A">
        <w:rPr>
          <w:rFonts w:ascii="Consolas" w:hAnsi="Consolas"/>
          <w:sz w:val="18"/>
          <w:szCs w:val="18"/>
        </w:rPr>
        <w:lastRenderedPageBreak/>
        <w:t xml:space="preserve">necessarily true. These basic conversion routines will convert programs that use </w:t>
      </w:r>
      <w:r w:rsidRPr="00D47A8A">
        <w:rPr>
          <w:rFonts w:ascii="Consolas" w:hAnsi="Consolas"/>
          <w:b/>
          <w:bCs/>
          <w:sz w:val="18"/>
          <w:szCs w:val="18"/>
        </w:rPr>
        <w:t>only WWI orders</w:t>
      </w:r>
      <w:r>
        <w:rPr>
          <w:rFonts w:ascii="Consolas" w:hAnsi="Consolas"/>
          <w:sz w:val="18"/>
          <w:szCs w:val="18"/>
        </w:rPr>
        <w:t>,</w:t>
      </w:r>
      <w:r w:rsidRPr="00D47A8A">
        <w:rPr>
          <w:rFonts w:ascii="Consolas" w:hAnsi="Consolas"/>
          <w:sz w:val="18"/>
          <w:szCs w:val="18"/>
        </w:rPr>
        <w:t xml:space="preserve"> </w:t>
      </w:r>
      <w:r w:rsidRPr="00D47A8A">
        <w:rPr>
          <w:rFonts w:ascii="Consolas" w:hAnsi="Consolas"/>
          <w:b/>
          <w:bCs/>
          <w:sz w:val="18"/>
          <w:szCs w:val="18"/>
        </w:rPr>
        <w:t>single register fixed point numbers</w:t>
      </w:r>
      <w:r w:rsidRPr="00D47A8A">
        <w:rPr>
          <w:rFonts w:ascii="Consolas" w:hAnsi="Consolas"/>
          <w:sz w:val="18"/>
          <w:szCs w:val="18"/>
        </w:rPr>
        <w:t xml:space="preserve">, </w:t>
      </w:r>
      <w:r w:rsidRPr="00D47A8A">
        <w:rPr>
          <w:rFonts w:ascii="Consolas" w:hAnsi="Consolas"/>
          <w:b/>
          <w:bCs/>
          <w:sz w:val="18"/>
          <w:szCs w:val="18"/>
        </w:rPr>
        <w:t>absolute addresses</w:t>
      </w:r>
      <w:r w:rsidRPr="00D47A8A">
        <w:rPr>
          <w:rFonts w:ascii="Consolas" w:hAnsi="Consolas"/>
          <w:sz w:val="18"/>
          <w:szCs w:val="18"/>
        </w:rPr>
        <w:t xml:space="preserve">, </w:t>
      </w:r>
      <w:r w:rsidRPr="00D47A8A">
        <w:rPr>
          <w:rFonts w:ascii="Consolas" w:hAnsi="Consolas"/>
          <w:b/>
          <w:bCs/>
          <w:sz w:val="18"/>
          <w:szCs w:val="18"/>
        </w:rPr>
        <w:t>relative addresses</w:t>
      </w:r>
      <w:r w:rsidRPr="00D47A8A">
        <w:rPr>
          <w:rFonts w:ascii="Consolas" w:hAnsi="Consolas"/>
          <w:sz w:val="18"/>
          <w:szCs w:val="18"/>
        </w:rPr>
        <w:t xml:space="preserve">, </w:t>
      </w:r>
      <w:r w:rsidRPr="00D47A8A">
        <w:rPr>
          <w:rFonts w:ascii="Consolas" w:hAnsi="Consolas"/>
          <w:b/>
          <w:bCs/>
          <w:sz w:val="18"/>
          <w:szCs w:val="18"/>
        </w:rPr>
        <w:t>preset parameters</w:t>
      </w:r>
      <w:r w:rsidRPr="00D47A8A">
        <w:rPr>
          <w:rFonts w:ascii="Consolas" w:hAnsi="Consolas"/>
          <w:sz w:val="18"/>
          <w:szCs w:val="18"/>
        </w:rPr>
        <w:t xml:space="preserve">, </w:t>
      </w:r>
      <w:r w:rsidRPr="00D47A8A">
        <w:rPr>
          <w:rFonts w:ascii="Consolas" w:hAnsi="Consolas"/>
          <w:b/>
          <w:bCs/>
          <w:sz w:val="18"/>
          <w:szCs w:val="18"/>
        </w:rPr>
        <w:t>temporary storage</w:t>
      </w:r>
      <w:r w:rsidRPr="00D47A8A">
        <w:rPr>
          <w:rFonts w:ascii="Consolas" w:hAnsi="Consolas"/>
          <w:sz w:val="18"/>
          <w:szCs w:val="18"/>
        </w:rPr>
        <w:t xml:space="preserve">, and the special word </w:t>
      </w:r>
      <w:r w:rsidRPr="000C142B">
        <w:rPr>
          <w:rFonts w:ascii="Consolas" w:hAnsi="Consolas"/>
          <w:b/>
          <w:bCs/>
          <w:sz w:val="18"/>
          <w:szCs w:val="18"/>
        </w:rPr>
        <w:t>DITTO TO</w:t>
      </w:r>
      <w:r w:rsidRPr="00D47A8A">
        <w:rPr>
          <w:rFonts w:ascii="Consolas" w:hAnsi="Consolas"/>
          <w:sz w:val="18"/>
          <w:szCs w:val="18"/>
        </w:rPr>
        <w:t>. There are three modes of basic conversion available; direct-read .... in which can fill all of storage, 556 punch-out using direct punch, and 556 punch-out using delayed punch.  This memorandum supersedes E-479.  The direct basic program described in E-479 will be available for old tapes, but no tapes will be prepared for it in the future.</w:t>
      </w:r>
    </w:p>
    <w:p w14:paraId="3108021F" w14:textId="6F988821" w:rsidR="00BF5695" w:rsidRDefault="000C142B" w:rsidP="00D740C5">
      <w:r>
        <w:t>[</w:t>
      </w:r>
      <w:r w:rsidRPr="000C142B">
        <w:rPr>
          <w:color w:val="E36C0A" w:themeColor="accent6" w:themeShade="BF"/>
        </w:rPr>
        <w:t>what are the differences with E-479?</w:t>
      </w:r>
      <w:r>
        <w:t>]</w:t>
      </w:r>
    </w:p>
    <w:p w14:paraId="49AB5146" w14:textId="538B8CFA" w:rsidR="00CC7E56" w:rsidRDefault="00CC7E56" w:rsidP="00D740C5">
      <w:r>
        <w:t>This one may be the start of the switch to magnetic drum from mag tape for the two-pass assembler</w:t>
      </w:r>
    </w:p>
    <w:p w14:paraId="701D98F9" w14:textId="3798AF5A" w:rsidR="000C142B" w:rsidRDefault="000C142B" w:rsidP="00D740C5"/>
    <w:p w14:paraId="778BD959" w14:textId="09EC9AE4" w:rsidR="002777BF" w:rsidRDefault="002777BF" w:rsidP="002777BF">
      <w:pPr>
        <w:pStyle w:val="Heading4"/>
      </w:pPr>
      <w:r>
        <w:t xml:space="preserve">IBM </w:t>
      </w:r>
      <w:proofErr w:type="spellStart"/>
      <w:r>
        <w:t>SpeedCode</w:t>
      </w:r>
      <w:proofErr w:type="spellEnd"/>
    </w:p>
    <w:p w14:paraId="54FEDA1E" w14:textId="7D0F0D49" w:rsidR="002777BF" w:rsidRDefault="002777BF" w:rsidP="00D740C5">
      <w:hyperlink r:id="rId35" w:history="1">
        <w:r w:rsidRPr="005A3EE1">
          <w:rPr>
            <w:rStyle w:val="Hyperlink"/>
          </w:rPr>
          <w:t>http://www.softwarepreservation.org/projects/FORTRAN/paper/p4-backus.pdf</w:t>
        </w:r>
      </w:hyperlink>
    </w:p>
    <w:p w14:paraId="79A92047" w14:textId="3C4B258E" w:rsidR="0025238A" w:rsidRDefault="0025238A" w:rsidP="00D740C5">
      <w:r>
        <w:t>Presented at ACM, Sep 9-11, 1953</w:t>
      </w:r>
    </w:p>
    <w:p w14:paraId="457DB5C9" w14:textId="54EF414E" w:rsidR="002777BF" w:rsidRDefault="002777BF" w:rsidP="00D740C5">
      <w:r>
        <w:t>Developed by John Backus for the IBM 701 computer.</w:t>
      </w:r>
    </w:p>
    <w:p w14:paraId="09FD8DF7" w14:textId="6BD54BEB" w:rsidR="002777BF" w:rsidRDefault="002777BF" w:rsidP="00D740C5">
      <w:r>
        <w:t>Backus makes the point that a compiler that runs more slowly but gets to the right answer faster can often be a good tradeoff.</w:t>
      </w:r>
    </w:p>
    <w:p w14:paraId="70CE61E4" w14:textId="77777777" w:rsidR="002777BF" w:rsidRDefault="002777BF" w:rsidP="00D740C5"/>
    <w:p w14:paraId="7DFB55EE" w14:textId="77777777" w:rsidR="002777BF" w:rsidRDefault="002777BF" w:rsidP="00D740C5"/>
    <w:p w14:paraId="1D9451F6" w14:textId="77777777" w:rsidR="002777BF" w:rsidRDefault="002777BF" w:rsidP="00D740C5"/>
    <w:p w14:paraId="6B70ED75" w14:textId="0DE80C8B" w:rsidR="00CF0679" w:rsidRDefault="00CF0679" w:rsidP="00CF0679">
      <w:pPr>
        <w:pStyle w:val="Heading4"/>
      </w:pPr>
      <w:r>
        <w:t xml:space="preserve">Buffer Drum Comes </w:t>
      </w:r>
      <w:proofErr w:type="gramStart"/>
      <w:r>
        <w:t>On</w:t>
      </w:r>
      <w:proofErr w:type="gramEnd"/>
      <w:r>
        <w:t xml:space="preserve"> Line</w:t>
      </w:r>
    </w:p>
    <w:p w14:paraId="1A35EF24" w14:textId="6FDDF4F4" w:rsidR="009A6D51" w:rsidRPr="009A6D51" w:rsidRDefault="009A6D51" w:rsidP="009A6D51">
      <w:r>
        <w:t>March 1954</w:t>
      </w:r>
    </w:p>
    <w:p w14:paraId="4BF70D17" w14:textId="6C07EF0C" w:rsidR="00CF0679" w:rsidRDefault="00CF0679" w:rsidP="00D740C5">
      <w:r>
        <w:t>M-2742 Biweekly Report for March 1954 reports that the Buffer Drum is now available for general use without special arrangement.</w:t>
      </w:r>
    </w:p>
    <w:p w14:paraId="076A9201" w14:textId="77777777" w:rsidR="00CF0679" w:rsidRDefault="00CF0679" w:rsidP="00D740C5"/>
    <w:p w14:paraId="1206915A" w14:textId="4D1EEA6C" w:rsidR="00EE49E6" w:rsidRDefault="00E9125D" w:rsidP="00E9125D">
      <w:pPr>
        <w:pStyle w:val="Heading4"/>
      </w:pPr>
      <w:r>
        <w:t xml:space="preserve">M-2539-1 </w:t>
      </w:r>
      <w:r w:rsidRPr="00AE0CCF">
        <w:t>Comprehensive System Manual</w:t>
      </w:r>
    </w:p>
    <w:p w14:paraId="5011733A" w14:textId="27DB9F9D" w:rsidR="00E9125D" w:rsidRDefault="00E9125D" w:rsidP="00E9125D">
      <w:r>
        <w:t>[first publication as M-2539 on Dec 1, 1953; haven’t found this one yet]</w:t>
      </w:r>
    </w:p>
    <w:p w14:paraId="36140142" w14:textId="30B94ED1" w:rsidR="00E9125D" w:rsidRPr="00E9125D" w:rsidRDefault="00E9125D" w:rsidP="00E9125D">
      <w:r>
        <w:t>April 1954</w:t>
      </w:r>
    </w:p>
    <w:p w14:paraId="768C4198" w14:textId="77777777" w:rsidR="00EE49E6" w:rsidRDefault="00EE49E6" w:rsidP="00EE49E6">
      <w:pPr>
        <w:pStyle w:val="ListParagraph"/>
        <w:numPr>
          <w:ilvl w:val="0"/>
          <w:numId w:val="21"/>
        </w:numPr>
      </w:pPr>
      <w:r>
        <w:t xml:space="preserve">M-2539-1 – </w:t>
      </w:r>
      <w:r w:rsidRPr="00AE0CCF">
        <w:rPr>
          <w:i/>
        </w:rPr>
        <w:t>Comprehensive System Manual, Sections I-IX</w:t>
      </w:r>
      <w:r>
        <w:t>, HH Denman, ES Kopley, JD Porter, Apr, 1954</w:t>
      </w:r>
    </w:p>
    <w:p w14:paraId="361C7E1B" w14:textId="1EA229D7" w:rsidR="00E9125D" w:rsidRDefault="00E9125D" w:rsidP="00E9125D"/>
    <w:p w14:paraId="0412BD1A" w14:textId="77777777" w:rsidR="009A0165" w:rsidRDefault="009A0165" w:rsidP="009A0165">
      <w:pPr>
        <w:pStyle w:val="Heading4"/>
      </w:pPr>
      <w:r>
        <w:t>Survey of Automatic Coding Techniques</w:t>
      </w:r>
    </w:p>
    <w:p w14:paraId="5DED53FA" w14:textId="77777777" w:rsidR="009A0165" w:rsidRDefault="009A0165" w:rsidP="009A0165">
      <w:r>
        <w:t>May 1954</w:t>
      </w:r>
    </w:p>
    <w:p w14:paraId="74BB8D3C" w14:textId="77777777" w:rsidR="009A0165" w:rsidRPr="009A0165" w:rsidRDefault="009A0165" w:rsidP="009A0165">
      <w:proofErr w:type="spellStart"/>
      <w:r>
        <w:t>Bitsavers</w:t>
      </w:r>
      <w:proofErr w:type="spellEnd"/>
      <w:r>
        <w:t xml:space="preserve">: </w:t>
      </w:r>
      <w:r w:rsidRPr="009A0165">
        <w:t>Jones_A_Survey_of_Automatic_Coding_Techniques_for_Digital_Computers_May54.pdf</w:t>
      </w:r>
    </w:p>
    <w:p w14:paraId="5A263AD2" w14:textId="77777777" w:rsidR="009A0165" w:rsidRDefault="009A0165" w:rsidP="009A0165">
      <w:r>
        <w:t>This is a master’s thesis done by John L. Jones under C. W. Adams, surveying the state of the art for Automatic Programming.</w:t>
      </w:r>
    </w:p>
    <w:p w14:paraId="07AB663B" w14:textId="77777777" w:rsidR="009A0165" w:rsidRDefault="009A0165" w:rsidP="009A0165">
      <w:r>
        <w:t>The work cites Wilkes’ book, but does not have a bibliography</w:t>
      </w:r>
    </w:p>
    <w:p w14:paraId="557D940A" w14:textId="547AA8F3" w:rsidR="009A0165" w:rsidRDefault="009A0165" w:rsidP="009A0165">
      <w:r>
        <w:t>It does survey work at over 50 companies and universities (many of which were “none”).</w:t>
      </w:r>
    </w:p>
    <w:p w14:paraId="00B0643F" w14:textId="533DB257" w:rsidR="00DE0AA5" w:rsidRDefault="00DE0AA5" w:rsidP="009A0165">
      <w:r>
        <w:t>The methodology was to write a letter to each and every possible prospect and ask what they had, the collate the responses.</w:t>
      </w:r>
    </w:p>
    <w:p w14:paraId="00EFA2BA" w14:textId="6EBB25A3" w:rsidR="00DE0AA5" w:rsidRDefault="00DE0AA5" w:rsidP="009A0165"/>
    <w:p w14:paraId="1C9FD461" w14:textId="4866AF50" w:rsidR="00747828" w:rsidRDefault="00747828" w:rsidP="00747828">
      <w:pPr>
        <w:pStyle w:val="Heading4"/>
      </w:pPr>
      <w:r w:rsidRPr="00747828">
        <w:lastRenderedPageBreak/>
        <w:t>Symposium</w:t>
      </w:r>
      <w:r>
        <w:t xml:space="preserve"> </w:t>
      </w:r>
      <w:r w:rsidRPr="00747828">
        <w:t>on</w:t>
      </w:r>
      <w:r>
        <w:t xml:space="preserve"> </w:t>
      </w:r>
      <w:r w:rsidRPr="00747828">
        <w:t>Automatic</w:t>
      </w:r>
      <w:r>
        <w:t xml:space="preserve"> </w:t>
      </w:r>
      <w:r w:rsidRPr="00747828">
        <w:t>Programming</w:t>
      </w:r>
      <w:r>
        <w:t xml:space="preserve"> </w:t>
      </w:r>
      <w:r w:rsidRPr="00747828">
        <w:t>for</w:t>
      </w:r>
      <w:r>
        <w:t xml:space="preserve"> </w:t>
      </w:r>
      <w:r w:rsidRPr="00747828">
        <w:t>Digital</w:t>
      </w:r>
      <w:r>
        <w:t xml:space="preserve"> </w:t>
      </w:r>
      <w:r w:rsidRPr="00747828">
        <w:t>Computers</w:t>
      </w:r>
      <w:r>
        <w:t xml:space="preserve">, </w:t>
      </w:r>
      <w:r w:rsidRPr="00747828">
        <w:t>May</w:t>
      </w:r>
      <w:r>
        <w:t xml:space="preserve"> </w:t>
      </w:r>
      <w:r w:rsidRPr="00747828">
        <w:t>1954</w:t>
      </w:r>
    </w:p>
    <w:p w14:paraId="0180E6B6" w14:textId="491F8C8A" w:rsidR="000E2B56" w:rsidRDefault="000E2B56" w:rsidP="009A0165">
      <w:r>
        <w:t>May 13,14, 1954</w:t>
      </w:r>
    </w:p>
    <w:p w14:paraId="1F1E39B8" w14:textId="6BCBB8E4" w:rsidR="00747828" w:rsidRDefault="000E2B56" w:rsidP="009A0165">
      <w:r>
        <w:t xml:space="preserve">Local file: </w:t>
      </w:r>
      <w:r w:rsidR="00747828" w:rsidRPr="00747828">
        <w:t>Symposium_on_Automatic_Programming_for_Digital_Computers-May-1954.pdf</w:t>
      </w:r>
    </w:p>
    <w:p w14:paraId="25C03EAA" w14:textId="5B6C4F0A" w:rsidR="00747828" w:rsidRDefault="000E2B56" w:rsidP="009A0165">
      <w:r>
        <w:t xml:space="preserve">Conference sponsored by ONR </w:t>
      </w:r>
    </w:p>
    <w:p w14:paraId="54282171" w14:textId="6805CC44" w:rsidR="000E2B56" w:rsidRPr="000E2B56" w:rsidRDefault="000E2B56" w:rsidP="000E2B56">
      <w:pPr>
        <w:ind w:left="720"/>
        <w:rPr>
          <w:i/>
          <w:iCs/>
        </w:rPr>
      </w:pPr>
      <w:r w:rsidRPr="000E2B56">
        <w:rPr>
          <w:i/>
          <w:iCs/>
        </w:rPr>
        <w:t xml:space="preserve">In order to bring about an exchange of ideas and experiences concerning problems involved in the automatic programming of digital computers, and thus, it is hoped, accelerate the automatization of programming, the Navy Mathematical Computing Advisory Panel organized a symposium on 13 and 14 May 1954 which was attended by more than 200 persons representing the agencies of the Federal Government and its </w:t>
      </w:r>
      <w:proofErr w:type="gramStart"/>
      <w:r w:rsidRPr="000E2B56">
        <w:rPr>
          <w:i/>
          <w:iCs/>
        </w:rPr>
        <w:t>contractors .</w:t>
      </w:r>
      <w:proofErr w:type="gramEnd"/>
    </w:p>
    <w:p w14:paraId="375E01A9" w14:textId="118C216E" w:rsidR="000E2B56" w:rsidRDefault="000E2B56" w:rsidP="009A0165">
      <w:r>
        <w:t>Organized by Grace Hopper</w:t>
      </w:r>
    </w:p>
    <w:p w14:paraId="47EB416B" w14:textId="718C42A8" w:rsidR="000E2B56" w:rsidRDefault="000E2B56" w:rsidP="009A0165">
      <w:r>
        <w:t>Including C.W. Adams.</w:t>
      </w:r>
    </w:p>
    <w:p w14:paraId="2CE62729" w14:textId="77777777" w:rsidR="000E2B56" w:rsidRDefault="000E2B56" w:rsidP="009A0165"/>
    <w:p w14:paraId="7EC5BEE0" w14:textId="62620E70" w:rsidR="0005761F" w:rsidRDefault="0005761F" w:rsidP="0005761F">
      <w:pPr>
        <w:pStyle w:val="Heading4"/>
      </w:pPr>
      <w:r>
        <w:t>Summer Session, 1954</w:t>
      </w:r>
    </w:p>
    <w:p w14:paraId="66D0BF91" w14:textId="3413AD14" w:rsidR="0005761F" w:rsidRPr="0005761F" w:rsidRDefault="0005761F" w:rsidP="0005761F">
      <w:r>
        <w:t>Summer, 1954</w:t>
      </w:r>
    </w:p>
    <w:p w14:paraId="75762E5E" w14:textId="71E6F009" w:rsidR="0005761F" w:rsidRDefault="0005761F" w:rsidP="009A0165">
      <w:hyperlink r:id="rId36" w:history="1">
        <w:r w:rsidRPr="00946C73">
          <w:rPr>
            <w:rStyle w:val="Hyperlink"/>
          </w:rPr>
          <w:t>http://bitsavers.org/pdf/mit/whirlwind/summer_session_1954/Digital_Computers_Advanced_Coding_Techniques_Summer_1954.pdf</w:t>
        </w:r>
      </w:hyperlink>
    </w:p>
    <w:p w14:paraId="7E1EDA43" w14:textId="399E60C8" w:rsidR="0005761F" w:rsidRDefault="0005761F" w:rsidP="009A0165">
      <w:r>
        <w:t>The doc is a ‘report’ from the session, listing instructors (including Dr. Hopper and J Backus)</w:t>
      </w:r>
    </w:p>
    <w:p w14:paraId="0BF398E0" w14:textId="2F23DD28" w:rsidR="0005761F" w:rsidRDefault="0005761F" w:rsidP="009A0165">
      <w:r>
        <w:t xml:space="preserve">Section 17 discusses the importance of </w:t>
      </w:r>
      <w:proofErr w:type="gramStart"/>
      <w:r>
        <w:t>Flow Charting</w:t>
      </w:r>
      <w:proofErr w:type="gramEnd"/>
      <w:r>
        <w:t xml:space="preserve"> programs.  C.W. Adams says</w:t>
      </w:r>
      <w:r w:rsidR="009A6D51">
        <w:t xml:space="preserve"> (more or less)</w:t>
      </w:r>
      <w:r>
        <w:t xml:space="preserve"> – </w:t>
      </w:r>
      <w:r w:rsidR="009A6D51">
        <w:t>“</w:t>
      </w:r>
      <w:r>
        <w:t>don’t teach those students flow charts too early, or they won’t understand why they need them!</w:t>
      </w:r>
      <w:r w:rsidR="009A6D51">
        <w:t>”</w:t>
      </w:r>
    </w:p>
    <w:p w14:paraId="21F52CC0" w14:textId="77777777" w:rsidR="0005761F" w:rsidRDefault="0005761F" w:rsidP="009A0165"/>
    <w:p w14:paraId="51E8F5AE" w14:textId="77777777" w:rsidR="0005761F" w:rsidRDefault="0005761F" w:rsidP="009A0165"/>
    <w:p w14:paraId="4E2BDEE4" w14:textId="77777777" w:rsidR="009A0165" w:rsidRDefault="009A0165" w:rsidP="00E9125D"/>
    <w:p w14:paraId="60302020" w14:textId="119A7879" w:rsidR="007C71F9" w:rsidRDefault="007C71F9" w:rsidP="004717C8">
      <w:pPr>
        <w:pStyle w:val="Heading4"/>
      </w:pPr>
      <w:r>
        <w:t>DCL-22 Utility Control Program</w:t>
      </w:r>
    </w:p>
    <w:p w14:paraId="6E0C7C0B" w14:textId="4D082A39" w:rsidR="004717C8" w:rsidRDefault="004717C8" w:rsidP="00E9125D">
      <w:r>
        <w:t>Nov 22, 1954; Author: F.C. Helwig, no Approver, 36 pages</w:t>
      </w:r>
    </w:p>
    <w:p w14:paraId="77068F0B" w14:textId="77777777" w:rsidR="004717C8" w:rsidRPr="004717C8" w:rsidRDefault="004717C8" w:rsidP="004717C8">
      <w:pPr>
        <w:ind w:left="720"/>
        <w:rPr>
          <w:rFonts w:ascii="Consolas" w:hAnsi="Consolas"/>
          <w:sz w:val="18"/>
          <w:szCs w:val="18"/>
        </w:rPr>
      </w:pPr>
      <w:r w:rsidRPr="004717C8">
        <w:rPr>
          <w:rFonts w:ascii="Consolas" w:hAnsi="Consolas"/>
          <w:sz w:val="18"/>
          <w:szCs w:val="18"/>
        </w:rPr>
        <w:t>SUBJECT: Utility Control Program</w:t>
      </w:r>
    </w:p>
    <w:p w14:paraId="51AAA2F0" w14:textId="77777777" w:rsidR="004717C8" w:rsidRPr="004717C8" w:rsidRDefault="004717C8" w:rsidP="004717C8">
      <w:pPr>
        <w:ind w:left="720"/>
        <w:rPr>
          <w:rFonts w:ascii="Consolas" w:hAnsi="Consolas"/>
          <w:sz w:val="18"/>
          <w:szCs w:val="18"/>
        </w:rPr>
      </w:pPr>
      <w:r w:rsidRPr="004717C8">
        <w:rPr>
          <w:rFonts w:ascii="Consolas" w:hAnsi="Consolas"/>
          <w:sz w:val="18"/>
          <w:szCs w:val="18"/>
        </w:rPr>
        <w:t>To: Scientific and Engineering Computation Staff and Operators</w:t>
      </w:r>
    </w:p>
    <w:p w14:paraId="1A39BA77" w14:textId="77777777" w:rsidR="004717C8" w:rsidRPr="004717C8" w:rsidRDefault="004717C8" w:rsidP="004717C8">
      <w:pPr>
        <w:ind w:left="720"/>
        <w:rPr>
          <w:rFonts w:ascii="Consolas" w:hAnsi="Consolas"/>
          <w:sz w:val="18"/>
          <w:szCs w:val="18"/>
        </w:rPr>
      </w:pPr>
      <w:r w:rsidRPr="004717C8">
        <w:rPr>
          <w:rFonts w:ascii="Consolas" w:hAnsi="Consolas"/>
          <w:sz w:val="18"/>
          <w:szCs w:val="18"/>
        </w:rPr>
        <w:t>From: F. C. Helwig</w:t>
      </w:r>
    </w:p>
    <w:p w14:paraId="33B32293" w14:textId="77777777" w:rsidR="004717C8" w:rsidRPr="004717C8" w:rsidRDefault="004717C8" w:rsidP="004717C8">
      <w:pPr>
        <w:ind w:left="720"/>
        <w:rPr>
          <w:rFonts w:ascii="Consolas" w:hAnsi="Consolas"/>
          <w:sz w:val="18"/>
          <w:szCs w:val="18"/>
        </w:rPr>
      </w:pPr>
      <w:r w:rsidRPr="004717C8">
        <w:rPr>
          <w:rFonts w:ascii="Consolas" w:hAnsi="Consolas"/>
          <w:sz w:val="18"/>
          <w:szCs w:val="18"/>
        </w:rPr>
        <w:t>Date: November 22. 1954</w:t>
      </w:r>
    </w:p>
    <w:p w14:paraId="6EA04CDB" w14:textId="754AAD46" w:rsidR="004717C8" w:rsidRPr="004717C8" w:rsidRDefault="004717C8" w:rsidP="004717C8">
      <w:pPr>
        <w:ind w:left="720"/>
        <w:rPr>
          <w:rFonts w:ascii="Consolas" w:hAnsi="Consolas"/>
          <w:sz w:val="18"/>
          <w:szCs w:val="18"/>
        </w:rPr>
      </w:pPr>
      <w:r w:rsidRPr="004717C8">
        <w:rPr>
          <w:rFonts w:ascii="Consolas" w:hAnsi="Consolas"/>
          <w:sz w:val="18"/>
          <w:szCs w:val="18"/>
        </w:rPr>
        <w:t>Abstract: The S&amp;EC Group has developed a large library of utility tapes which includes input programs, conversion programs, post-mortem programs and equipment checking programs. The more frequently used programs in this library have been semi</w:t>
      </w:r>
      <w:r w:rsidR="00C036D8">
        <w:rPr>
          <w:rFonts w:ascii="Consolas" w:hAnsi="Consolas"/>
          <w:sz w:val="18"/>
          <w:szCs w:val="18"/>
        </w:rPr>
        <w:t>-</w:t>
      </w:r>
      <w:r w:rsidRPr="004717C8">
        <w:rPr>
          <w:rFonts w:ascii="Consolas" w:hAnsi="Consolas"/>
          <w:sz w:val="18"/>
          <w:szCs w:val="18"/>
        </w:rPr>
        <w:t>permanently recorded either on the magnetic drums or as numbered blocks on magnetic tape.  The selection and use of programs from the library is initiated by a utility control program which has been semi</w:t>
      </w:r>
      <w:r w:rsidR="00C036D8">
        <w:rPr>
          <w:rFonts w:ascii="Consolas" w:hAnsi="Consolas"/>
          <w:sz w:val="18"/>
          <w:szCs w:val="18"/>
        </w:rPr>
        <w:t>-</w:t>
      </w:r>
      <w:r w:rsidRPr="004717C8">
        <w:rPr>
          <w:rFonts w:ascii="Consolas" w:hAnsi="Consolas"/>
          <w:sz w:val="18"/>
          <w:szCs w:val="18"/>
        </w:rPr>
        <w:t>permanently recorded in group 11 of the auxiliary drum.</w:t>
      </w:r>
    </w:p>
    <w:p w14:paraId="4804E786" w14:textId="33C5E72C" w:rsidR="004717C8" w:rsidRDefault="004717C8" w:rsidP="004717C8">
      <w:r>
        <w:t>This must mark the start of “operating system” development on WW.</w:t>
      </w:r>
    </w:p>
    <w:p w14:paraId="5E346FED" w14:textId="4AE7CD87" w:rsidR="00920CC5" w:rsidRDefault="00920CC5" w:rsidP="00920CC5">
      <w:pPr>
        <w:pStyle w:val="Heading4"/>
      </w:pPr>
      <w:r>
        <w:t xml:space="preserve">DCL-089 - </w:t>
      </w:r>
      <w:r w:rsidRPr="00920CC5">
        <w:t>Recent Ch</w:t>
      </w:r>
      <w:r>
        <w:t>an</w:t>
      </w:r>
      <w:r w:rsidRPr="00920CC5">
        <w:t>ges in The Com</w:t>
      </w:r>
      <w:r>
        <w:t>p</w:t>
      </w:r>
      <w:r w:rsidRPr="00920CC5">
        <w:t>rehensive System Co</w:t>
      </w:r>
      <w:r>
        <w:t>n</w:t>
      </w:r>
      <w:r w:rsidRPr="00920CC5">
        <w:t>version Program</w:t>
      </w:r>
    </w:p>
    <w:p w14:paraId="328662CC" w14:textId="4E751C50" w:rsidR="00920CC5" w:rsidRDefault="00920CC5" w:rsidP="00920CC5">
      <w:r>
        <w:t>July 15, 1955, J.M. Frankovich, 3 pages</w:t>
      </w:r>
    </w:p>
    <w:p w14:paraId="7DCC0692" w14:textId="68F85BD6" w:rsidR="00920CC5" w:rsidRDefault="00920CC5" w:rsidP="00920CC5">
      <w:r>
        <w:t>Three minor changes to CS</w:t>
      </w:r>
    </w:p>
    <w:p w14:paraId="1AE80839" w14:textId="5195DCB6" w:rsidR="00920CC5" w:rsidRDefault="00920CC5" w:rsidP="00920CC5">
      <w:pPr>
        <w:pStyle w:val="ListParagraph"/>
        <w:numPr>
          <w:ilvl w:val="0"/>
          <w:numId w:val="10"/>
        </w:numPr>
      </w:pPr>
      <w:r>
        <w:t>A Floating Address table is stored on the drum to simplify Post Mortem</w:t>
      </w:r>
    </w:p>
    <w:p w14:paraId="7D410D00" w14:textId="778CAC5C" w:rsidR="00920CC5" w:rsidRDefault="00920CC5" w:rsidP="00920CC5">
      <w:pPr>
        <w:pStyle w:val="ListParagraph"/>
        <w:numPr>
          <w:ilvl w:val="0"/>
          <w:numId w:val="10"/>
        </w:numPr>
      </w:pPr>
      <w:r>
        <w:t>[something I completely don’t understand about Repeated Output Requests described in Section V of M-2539]</w:t>
      </w:r>
    </w:p>
    <w:p w14:paraId="6ABD2C5F" w14:textId="68B3B838" w:rsidR="00920CC5" w:rsidRDefault="00920CC5" w:rsidP="00920CC5">
      <w:pPr>
        <w:pStyle w:val="ListParagraph"/>
        <w:numPr>
          <w:ilvl w:val="0"/>
          <w:numId w:val="10"/>
        </w:numPr>
      </w:pPr>
      <w:r>
        <w:t xml:space="preserve">Treatment of </w:t>
      </w:r>
      <w:proofErr w:type="spellStart"/>
      <w:r>
        <w:t>Flexowriter</w:t>
      </w:r>
      <w:proofErr w:type="spellEnd"/>
      <w:r>
        <w:t xml:space="preserve"> Characters adjusts the treatment of “superfluous Shift” characters in the source.</w:t>
      </w:r>
    </w:p>
    <w:p w14:paraId="0F65C64C" w14:textId="77777777" w:rsidR="00920CC5" w:rsidRDefault="00920CC5" w:rsidP="00920CC5"/>
    <w:p w14:paraId="59840FB4" w14:textId="4FD4C5E9" w:rsidR="00E9125D" w:rsidRDefault="00E9125D" w:rsidP="00E9125D">
      <w:pPr>
        <w:pStyle w:val="Heading4"/>
      </w:pPr>
      <w:r>
        <w:lastRenderedPageBreak/>
        <w:t xml:space="preserve">M-2539-2 </w:t>
      </w:r>
      <w:r w:rsidRPr="00AE0CCF">
        <w:t>Comprehensive System Manual</w:t>
      </w:r>
    </w:p>
    <w:p w14:paraId="5D955B23" w14:textId="12877F24" w:rsidR="00E9125D" w:rsidRDefault="00E9125D" w:rsidP="00E9125D">
      <w:r>
        <w:t>Revised December, 1955</w:t>
      </w:r>
    </w:p>
    <w:p w14:paraId="7DBD5847" w14:textId="5997F846" w:rsidR="00EE49E6" w:rsidRDefault="00EE49E6" w:rsidP="00EE49E6">
      <w:pPr>
        <w:pStyle w:val="ListParagraph"/>
        <w:numPr>
          <w:ilvl w:val="0"/>
          <w:numId w:val="21"/>
        </w:numPr>
      </w:pPr>
      <w:r>
        <w:t xml:space="preserve">M-2539-2 – </w:t>
      </w:r>
      <w:r w:rsidRPr="00AE0CCF">
        <w:rPr>
          <w:i/>
        </w:rPr>
        <w:t>Comprehensive System Manual, Sections I-IX</w:t>
      </w:r>
      <w:r>
        <w:t>, HH Denman, ES Kopley, JD Porter, Dec 1955</w:t>
      </w:r>
    </w:p>
    <w:p w14:paraId="63F0A9EE" w14:textId="77777777" w:rsidR="00EE49E6" w:rsidRDefault="00EE49E6" w:rsidP="00EE49E6">
      <w:pPr>
        <w:pStyle w:val="ListParagraph"/>
        <w:numPr>
          <w:ilvl w:val="0"/>
          <w:numId w:val="21"/>
        </w:numPr>
      </w:pPr>
      <w:r>
        <w:t xml:space="preserve">M-2539-2 – </w:t>
      </w:r>
      <w:r w:rsidRPr="00AE0CCF">
        <w:rPr>
          <w:i/>
        </w:rPr>
        <w:t>Comprehensive System Manual Part II, Advanced Coding Techniques, Sections IX-XVII</w:t>
      </w:r>
    </w:p>
    <w:p w14:paraId="0781006D" w14:textId="5EE65976" w:rsidR="00EE49E6" w:rsidRDefault="00E9125D" w:rsidP="00D740C5">
      <w:pPr>
        <w:rPr>
          <w:rStyle w:val="Hyperlink"/>
          <w:color w:val="auto"/>
          <w:u w:val="none"/>
        </w:rPr>
      </w:pPr>
      <w:hyperlink r:id="rId37" w:history="1">
        <w:r w:rsidRPr="00916D80">
          <w:rPr>
            <w:rStyle w:val="Hyperlink"/>
            <w14:textFill>
              <w14:solidFill>
                <w14:srgbClr w14:val="0000FF">
                  <w14:lumMod w14:val="75000"/>
                </w14:srgbClr>
              </w14:solidFill>
            </w14:textFill>
          </w:rPr>
          <w:t>http://www.bitsavers.org/pdf/mit/whirlwind/M-series/M-2359-2_Comprehensive_System_Manual_Dec55.pdf</w:t>
        </w:r>
      </w:hyperlink>
      <w:r>
        <w:rPr>
          <w:rStyle w:val="Hyperlink"/>
          <w14:textFill>
            <w14:solidFill>
              <w14:srgbClr w14:val="0000FF">
                <w14:lumMod w14:val="75000"/>
              </w14:srgbClr>
            </w14:solidFill>
          </w14:textFill>
        </w:rPr>
        <w:t xml:space="preserve">  </w:t>
      </w:r>
      <w:r w:rsidRPr="00E9125D">
        <w:rPr>
          <w:rStyle w:val="Hyperlink"/>
          <w:color w:val="auto"/>
          <w:u w:val="none"/>
        </w:rPr>
        <w:t>[note</w:t>
      </w:r>
      <w:r>
        <w:rPr>
          <w:rStyle w:val="Hyperlink"/>
          <w:color w:val="auto"/>
          <w:u w:val="none"/>
        </w:rPr>
        <w:t xml:space="preserve"> that the doc number is backwards in the </w:t>
      </w:r>
      <w:proofErr w:type="spellStart"/>
      <w:r>
        <w:rPr>
          <w:rStyle w:val="Hyperlink"/>
          <w:color w:val="auto"/>
          <w:u w:val="none"/>
        </w:rPr>
        <w:t>Bitsavers</w:t>
      </w:r>
      <w:proofErr w:type="spellEnd"/>
      <w:r>
        <w:rPr>
          <w:rStyle w:val="Hyperlink"/>
          <w:color w:val="auto"/>
          <w:u w:val="none"/>
        </w:rPr>
        <w:t xml:space="preserve"> repository]</w:t>
      </w:r>
    </w:p>
    <w:p w14:paraId="4602F934" w14:textId="2D418312" w:rsidR="00E9125D" w:rsidRDefault="00E9125D" w:rsidP="00D740C5">
      <w:pPr>
        <w:rPr>
          <w:rStyle w:val="Hyperlink"/>
          <w:color w:val="auto"/>
          <w:u w:val="none"/>
        </w:rPr>
      </w:pPr>
    </w:p>
    <w:p w14:paraId="454E0E8C" w14:textId="77777777" w:rsidR="009C178B" w:rsidRDefault="009C178B" w:rsidP="00D740C5">
      <w:pPr>
        <w:rPr>
          <w:rStyle w:val="Hyperlink"/>
          <w:color w:val="auto"/>
          <w:u w:val="none"/>
        </w:rPr>
      </w:pPr>
    </w:p>
    <w:p w14:paraId="75C00EDC" w14:textId="0244C5C3" w:rsidR="00E9125D" w:rsidRDefault="008B08DC" w:rsidP="008B08DC">
      <w:pPr>
        <w:pStyle w:val="Heading2"/>
      </w:pPr>
      <w:bookmarkStart w:id="28" w:name="_Toc193914310"/>
      <w:r>
        <w:t>Numerically-Controlled Milling Machine</w:t>
      </w:r>
      <w:bookmarkEnd w:id="28"/>
    </w:p>
    <w:p w14:paraId="3C64C380" w14:textId="35064225" w:rsidR="00BC226A" w:rsidRDefault="00BC226A" w:rsidP="00BC226A">
      <w:r>
        <w:t>There are videos of Doug Ross discussing APT in a television interview format:</w:t>
      </w:r>
    </w:p>
    <w:p w14:paraId="14C62B24" w14:textId="41C0CE6B" w:rsidR="00BC226A" w:rsidRDefault="00BC226A" w:rsidP="00BC226A">
      <w:hyperlink r:id="rId38" w:history="1">
        <w:r w:rsidRPr="00CD2A45">
          <w:rPr>
            <w:rStyle w:val="Hyperlink"/>
          </w:rPr>
          <w:t>https://www.youtube.com/watch?v=ob9NV8mmm20</w:t>
        </w:r>
      </w:hyperlink>
    </w:p>
    <w:p w14:paraId="2C7A141B" w14:textId="77777777" w:rsidR="00BC226A" w:rsidRDefault="00BC226A" w:rsidP="00BC226A"/>
    <w:p w14:paraId="0234C777" w14:textId="698A4358" w:rsidR="00BC226A" w:rsidRDefault="00BC226A" w:rsidP="00BC226A">
      <w:hyperlink r:id="rId39" w:history="1">
        <w:r w:rsidRPr="00CD2A45">
          <w:rPr>
            <w:rStyle w:val="Hyperlink"/>
          </w:rPr>
          <w:t>https://www.youtube.com/watch?v=2lK8W4iOH9w</w:t>
        </w:r>
      </w:hyperlink>
    </w:p>
    <w:p w14:paraId="50C47FFF" w14:textId="77777777" w:rsidR="00BC226A" w:rsidRPr="00BC226A" w:rsidRDefault="00BC226A" w:rsidP="00BC226A"/>
    <w:p w14:paraId="1CF0ECF1" w14:textId="1AACFC35" w:rsidR="00076772" w:rsidRDefault="00076772" w:rsidP="00076772">
      <w:pPr>
        <w:pStyle w:val="Heading4"/>
      </w:pPr>
      <w:r>
        <w:t xml:space="preserve">M-1092 – Biweekly Report, Sept 1, 1950 Background </w:t>
      </w:r>
    </w:p>
    <w:p w14:paraId="79542ABB" w14:textId="20DD12DE" w:rsidR="00076772" w:rsidRPr="00076772" w:rsidRDefault="00076772" w:rsidP="00076772">
      <w:r>
        <w:t>Long before NCMM was a Project, J.O. Donough obviously was interested in the topic of numerically-controlled milling machines</w:t>
      </w:r>
    </w:p>
    <w:p w14:paraId="236368F0" w14:textId="270243D4" w:rsidR="008B08DC" w:rsidRPr="00076772" w:rsidRDefault="00076772" w:rsidP="00076772">
      <w:pPr>
        <w:ind w:left="720"/>
        <w:rPr>
          <w:rFonts w:ascii="Consolas" w:hAnsi="Consolas"/>
          <w:sz w:val="18"/>
          <w:szCs w:val="18"/>
        </w:rPr>
      </w:pPr>
      <w:r w:rsidRPr="00076772">
        <w:rPr>
          <w:rFonts w:ascii="Consolas" w:hAnsi="Consolas"/>
          <w:sz w:val="18"/>
          <w:szCs w:val="18"/>
        </w:rPr>
        <w:t>Library Files</w:t>
      </w:r>
    </w:p>
    <w:p w14:paraId="5F97BCA6" w14:textId="255CE781" w:rsidR="00E84830" w:rsidRPr="00076772" w:rsidRDefault="00076772" w:rsidP="00076772">
      <w:pPr>
        <w:ind w:left="720"/>
        <w:rPr>
          <w:rFonts w:ascii="Consolas" w:hAnsi="Consolas"/>
          <w:sz w:val="18"/>
          <w:szCs w:val="18"/>
        </w:rPr>
      </w:pPr>
      <w:r w:rsidRPr="00076772">
        <w:rPr>
          <w:rFonts w:ascii="Consolas" w:hAnsi="Consolas"/>
          <w:sz w:val="18"/>
          <w:szCs w:val="18"/>
        </w:rPr>
        <w:t xml:space="preserve">J.O Donough - </w:t>
      </w:r>
      <w:r w:rsidR="00E84830" w:rsidRPr="00076772">
        <w:rPr>
          <w:rFonts w:ascii="Consolas" w:hAnsi="Consolas"/>
          <w:sz w:val="18"/>
          <w:szCs w:val="18"/>
        </w:rPr>
        <w:t>Evaluation of Interferometric Table-Position Measurement</w:t>
      </w:r>
      <w:r w:rsidRPr="00076772">
        <w:rPr>
          <w:rFonts w:ascii="Consolas" w:hAnsi="Consolas"/>
          <w:sz w:val="18"/>
          <w:szCs w:val="18"/>
        </w:rPr>
        <w:t xml:space="preserve">; </w:t>
      </w:r>
      <w:r w:rsidR="00E84830" w:rsidRPr="00076772">
        <w:rPr>
          <w:rFonts w:ascii="Consolas" w:hAnsi="Consolas"/>
          <w:sz w:val="18"/>
          <w:szCs w:val="18"/>
        </w:rPr>
        <w:t>Engineering Memo. No. 2, 6694,</w:t>
      </w:r>
      <w:r w:rsidRPr="00076772">
        <w:rPr>
          <w:rFonts w:ascii="Consolas" w:hAnsi="Consolas"/>
          <w:sz w:val="18"/>
          <w:szCs w:val="18"/>
        </w:rPr>
        <w:t xml:space="preserve"> </w:t>
      </w:r>
      <w:r w:rsidR="00E84830" w:rsidRPr="00076772">
        <w:rPr>
          <w:rFonts w:ascii="Consolas" w:hAnsi="Consolas"/>
          <w:sz w:val="18"/>
          <w:szCs w:val="18"/>
        </w:rPr>
        <w:t>Oct.,1949</w:t>
      </w:r>
    </w:p>
    <w:p w14:paraId="7C3F9628" w14:textId="5689E5FC" w:rsidR="00E84830" w:rsidRPr="00076772" w:rsidRDefault="00076772" w:rsidP="00076772">
      <w:pPr>
        <w:ind w:left="720"/>
        <w:rPr>
          <w:rFonts w:ascii="Consolas" w:hAnsi="Consolas"/>
          <w:sz w:val="18"/>
          <w:szCs w:val="18"/>
        </w:rPr>
      </w:pPr>
      <w:r w:rsidRPr="00076772">
        <w:rPr>
          <w:rFonts w:ascii="Consolas" w:hAnsi="Consolas"/>
          <w:sz w:val="18"/>
          <w:szCs w:val="18"/>
        </w:rPr>
        <w:t xml:space="preserve">R.J. </w:t>
      </w:r>
      <w:proofErr w:type="spellStart"/>
      <w:r w:rsidRPr="00076772">
        <w:rPr>
          <w:rFonts w:ascii="Consolas" w:hAnsi="Consolas"/>
          <w:sz w:val="18"/>
          <w:szCs w:val="18"/>
        </w:rPr>
        <w:t>Cypser</w:t>
      </w:r>
      <w:proofErr w:type="spellEnd"/>
      <w:r w:rsidRPr="00076772">
        <w:rPr>
          <w:rFonts w:ascii="Consolas" w:hAnsi="Consolas"/>
          <w:sz w:val="18"/>
          <w:szCs w:val="18"/>
        </w:rPr>
        <w:t xml:space="preserve"> -- </w:t>
      </w:r>
      <w:r w:rsidR="00E84830" w:rsidRPr="00076772">
        <w:rPr>
          <w:rFonts w:ascii="Consolas" w:hAnsi="Consolas"/>
          <w:sz w:val="18"/>
          <w:szCs w:val="18"/>
        </w:rPr>
        <w:t>Proposed Digital Decoder and Subtractor for the</w:t>
      </w:r>
      <w:r w:rsidRPr="00076772">
        <w:rPr>
          <w:rFonts w:ascii="Consolas" w:hAnsi="Consolas"/>
          <w:sz w:val="18"/>
          <w:szCs w:val="18"/>
        </w:rPr>
        <w:t xml:space="preserve"> </w:t>
      </w:r>
      <w:r w:rsidR="00E84830" w:rsidRPr="00076772">
        <w:rPr>
          <w:rFonts w:ascii="Consolas" w:hAnsi="Consolas"/>
          <w:sz w:val="18"/>
          <w:szCs w:val="18"/>
        </w:rPr>
        <w:t>Parsons Milling Machine</w:t>
      </w:r>
      <w:r w:rsidRPr="00076772">
        <w:rPr>
          <w:rFonts w:ascii="Consolas" w:hAnsi="Consolas"/>
          <w:sz w:val="18"/>
          <w:szCs w:val="18"/>
        </w:rPr>
        <w:t>;</w:t>
      </w:r>
      <w:r w:rsidR="00E84830" w:rsidRPr="00076772">
        <w:rPr>
          <w:rFonts w:ascii="Consolas" w:hAnsi="Consolas"/>
          <w:sz w:val="18"/>
          <w:szCs w:val="18"/>
        </w:rPr>
        <w:t xml:space="preserve"> Engineering </w:t>
      </w:r>
      <w:r w:rsidRPr="00076772">
        <w:rPr>
          <w:rFonts w:ascii="Consolas" w:hAnsi="Consolas"/>
          <w:sz w:val="18"/>
          <w:szCs w:val="18"/>
        </w:rPr>
        <w:t>M</w:t>
      </w:r>
      <w:r w:rsidR="00E84830" w:rsidRPr="00076772">
        <w:rPr>
          <w:rFonts w:ascii="Consolas" w:hAnsi="Consolas"/>
          <w:sz w:val="18"/>
          <w:szCs w:val="18"/>
        </w:rPr>
        <w:t>emo. No. 3,</w:t>
      </w:r>
      <w:r w:rsidRPr="00076772">
        <w:rPr>
          <w:rFonts w:ascii="Consolas" w:hAnsi="Consolas"/>
          <w:sz w:val="18"/>
          <w:szCs w:val="18"/>
        </w:rPr>
        <w:t xml:space="preserve"> </w:t>
      </w:r>
      <w:r w:rsidR="00E84830" w:rsidRPr="00076772">
        <w:rPr>
          <w:rFonts w:ascii="Consolas" w:hAnsi="Consolas"/>
          <w:sz w:val="18"/>
          <w:szCs w:val="18"/>
        </w:rPr>
        <w:t>6694, Oct.</w:t>
      </w:r>
      <w:r w:rsidRPr="00076772">
        <w:rPr>
          <w:rFonts w:ascii="Consolas" w:hAnsi="Consolas"/>
          <w:sz w:val="18"/>
          <w:szCs w:val="18"/>
        </w:rPr>
        <w:t>,</w:t>
      </w:r>
      <w:r w:rsidR="00E84830" w:rsidRPr="00076772">
        <w:rPr>
          <w:rFonts w:ascii="Consolas" w:hAnsi="Consolas"/>
          <w:sz w:val="18"/>
          <w:szCs w:val="18"/>
        </w:rPr>
        <w:t xml:space="preserve"> 1949</w:t>
      </w:r>
    </w:p>
    <w:p w14:paraId="2B151990" w14:textId="612DAEB7" w:rsidR="00E84830" w:rsidRPr="00076772" w:rsidRDefault="00076772" w:rsidP="00076772">
      <w:pPr>
        <w:ind w:left="720"/>
        <w:rPr>
          <w:rFonts w:ascii="Consolas" w:hAnsi="Consolas"/>
          <w:sz w:val="18"/>
          <w:szCs w:val="18"/>
        </w:rPr>
      </w:pPr>
      <w:r w:rsidRPr="00076772">
        <w:rPr>
          <w:rFonts w:ascii="Consolas" w:hAnsi="Consolas"/>
          <w:sz w:val="18"/>
          <w:szCs w:val="18"/>
        </w:rPr>
        <w:t xml:space="preserve">J.O Donough - </w:t>
      </w:r>
      <w:r w:rsidR="00E84830" w:rsidRPr="00076772">
        <w:rPr>
          <w:rFonts w:ascii="Consolas" w:hAnsi="Consolas"/>
          <w:sz w:val="18"/>
          <w:szCs w:val="18"/>
        </w:rPr>
        <w:t>Brush-Type Position Indicator for the Parsons Milling</w:t>
      </w:r>
      <w:r w:rsidRPr="00076772">
        <w:rPr>
          <w:rFonts w:ascii="Consolas" w:hAnsi="Consolas"/>
          <w:sz w:val="18"/>
          <w:szCs w:val="18"/>
        </w:rPr>
        <w:t xml:space="preserve"> </w:t>
      </w:r>
      <w:r w:rsidR="00E84830" w:rsidRPr="00076772">
        <w:rPr>
          <w:rFonts w:ascii="Consolas" w:hAnsi="Consolas"/>
          <w:sz w:val="18"/>
          <w:szCs w:val="18"/>
        </w:rPr>
        <w:t xml:space="preserve">Machine. Eng. </w:t>
      </w:r>
      <w:r w:rsidRPr="00076772">
        <w:rPr>
          <w:rFonts w:ascii="Consolas" w:hAnsi="Consolas"/>
          <w:sz w:val="18"/>
          <w:szCs w:val="18"/>
        </w:rPr>
        <w:t>M</w:t>
      </w:r>
      <w:r w:rsidR="00E84830" w:rsidRPr="00076772">
        <w:rPr>
          <w:rFonts w:ascii="Consolas" w:hAnsi="Consolas"/>
          <w:sz w:val="18"/>
          <w:szCs w:val="18"/>
        </w:rPr>
        <w:t xml:space="preserve">emo. No. 6, 6694, </w:t>
      </w:r>
      <w:r w:rsidRPr="00076772">
        <w:rPr>
          <w:rFonts w:ascii="Consolas" w:hAnsi="Consolas"/>
          <w:sz w:val="18"/>
          <w:szCs w:val="18"/>
        </w:rPr>
        <w:t>Dec</w:t>
      </w:r>
      <w:r w:rsidR="00E84830" w:rsidRPr="00076772">
        <w:rPr>
          <w:rFonts w:ascii="Consolas" w:hAnsi="Consolas"/>
          <w:sz w:val="18"/>
          <w:szCs w:val="18"/>
        </w:rPr>
        <w:t>, 1949</w:t>
      </w:r>
    </w:p>
    <w:p w14:paraId="784A110D" w14:textId="6E476D2E" w:rsidR="00E84830" w:rsidRPr="00076772" w:rsidRDefault="00076772" w:rsidP="00076772">
      <w:pPr>
        <w:ind w:left="720"/>
        <w:rPr>
          <w:rFonts w:ascii="Consolas" w:hAnsi="Consolas"/>
          <w:sz w:val="18"/>
          <w:szCs w:val="18"/>
        </w:rPr>
      </w:pPr>
      <w:r w:rsidRPr="00076772">
        <w:rPr>
          <w:rFonts w:ascii="Consolas" w:hAnsi="Consolas"/>
          <w:sz w:val="18"/>
          <w:szCs w:val="18"/>
        </w:rPr>
        <w:t xml:space="preserve">J.O Donough - </w:t>
      </w:r>
      <w:r w:rsidR="00E84830" w:rsidRPr="00076772">
        <w:rPr>
          <w:rFonts w:ascii="Consolas" w:hAnsi="Consolas"/>
          <w:sz w:val="18"/>
          <w:szCs w:val="18"/>
        </w:rPr>
        <w:t>Evaluation of Grating-Type Table-Position Measurement.</w:t>
      </w:r>
      <w:r w:rsidRPr="00076772">
        <w:rPr>
          <w:rFonts w:ascii="Consolas" w:hAnsi="Consolas"/>
          <w:sz w:val="18"/>
          <w:szCs w:val="18"/>
        </w:rPr>
        <w:t xml:space="preserve"> </w:t>
      </w:r>
      <w:r w:rsidR="00E84830" w:rsidRPr="00076772">
        <w:rPr>
          <w:rFonts w:ascii="Consolas" w:hAnsi="Consolas"/>
          <w:sz w:val="18"/>
          <w:szCs w:val="18"/>
        </w:rPr>
        <w:t xml:space="preserve">Eng. Memo. </w:t>
      </w:r>
      <w:r w:rsidRPr="00076772">
        <w:rPr>
          <w:rFonts w:ascii="Consolas" w:hAnsi="Consolas"/>
          <w:sz w:val="18"/>
          <w:szCs w:val="18"/>
        </w:rPr>
        <w:t>N</w:t>
      </w:r>
      <w:r w:rsidR="00E84830" w:rsidRPr="00076772">
        <w:rPr>
          <w:rFonts w:ascii="Consolas" w:hAnsi="Consolas"/>
          <w:sz w:val="18"/>
          <w:szCs w:val="18"/>
        </w:rPr>
        <w:t>o. 7, 6694, D</w:t>
      </w:r>
      <w:r w:rsidRPr="00076772">
        <w:rPr>
          <w:rFonts w:ascii="Consolas" w:hAnsi="Consolas"/>
          <w:sz w:val="18"/>
          <w:szCs w:val="18"/>
        </w:rPr>
        <w:t>e</w:t>
      </w:r>
      <w:r w:rsidR="00E84830" w:rsidRPr="00076772">
        <w:rPr>
          <w:rFonts w:ascii="Consolas" w:hAnsi="Consolas"/>
          <w:sz w:val="18"/>
          <w:szCs w:val="18"/>
        </w:rPr>
        <w:t>c, 1949</w:t>
      </w:r>
    </w:p>
    <w:p w14:paraId="7530906F" w14:textId="77777777" w:rsidR="00E84830" w:rsidRDefault="00E84830" w:rsidP="008B08DC"/>
    <w:p w14:paraId="70B9EDF4" w14:textId="3E575470" w:rsidR="008B08DC" w:rsidRDefault="008B08DC" w:rsidP="00515F86">
      <w:pPr>
        <w:pStyle w:val="Heading4"/>
      </w:pPr>
      <w:r>
        <w:t xml:space="preserve">DCL-049 - A PROPOSED TRANSLATION PROGRAM FOR THE NUMERICALLY CONTROLLED MILLING MACHINE </w:t>
      </w:r>
    </w:p>
    <w:p w14:paraId="4E0E9A33" w14:textId="4D3E1F6F" w:rsidR="008B08DC" w:rsidRDefault="008B08DC" w:rsidP="008B08DC">
      <w:r>
        <w:t>DCL-049 - A PROPOSED TRANSLATION PROGRAM FOR THE NUMERICALLY CONTROLLED MILLING MACHINE</w:t>
      </w:r>
    </w:p>
    <w:p w14:paraId="6348B51F" w14:textId="04CA14BC" w:rsidR="008B08DC" w:rsidRDefault="008B08DC" w:rsidP="008B08DC">
      <w:r>
        <w:t>A. Siegel – Jan 26, 1955, 3 pages</w:t>
      </w:r>
    </w:p>
    <w:p w14:paraId="4E8A8814" w14:textId="11601E7E" w:rsidR="008B08DC" w:rsidRDefault="008B08DC" w:rsidP="008B08DC">
      <w:r>
        <w:t>This doc gives an initial project proposal for the NCMM program, including a few definitions of terms and proposed translation language.</w:t>
      </w:r>
    </w:p>
    <w:p w14:paraId="2F7E7CAD" w14:textId="0645541D" w:rsidR="008B08DC" w:rsidRDefault="008B08DC" w:rsidP="008B08DC">
      <w:r>
        <w:t xml:space="preserve">The doc also makes it clear that This is Not a Commitment, </w:t>
      </w:r>
      <w:proofErr w:type="gramStart"/>
      <w:r>
        <w:t>Just</w:t>
      </w:r>
      <w:proofErr w:type="gramEnd"/>
      <w:r>
        <w:t xml:space="preserve"> a Suggestion (i.e. “we need funding”)</w:t>
      </w:r>
    </w:p>
    <w:p w14:paraId="71C5EAB3" w14:textId="77777777" w:rsidR="008B08DC" w:rsidRDefault="008B08DC" w:rsidP="008B08DC"/>
    <w:p w14:paraId="5C84FA60" w14:textId="50C9C8A4" w:rsidR="008B08DC" w:rsidRDefault="008B08DC" w:rsidP="008B08DC">
      <w:pPr>
        <w:pStyle w:val="Heading4"/>
      </w:pPr>
      <w:r>
        <w:t>DCL-091 – Modifications to NCMM</w:t>
      </w:r>
    </w:p>
    <w:p w14:paraId="68231FE8" w14:textId="4D6C9FB6" w:rsidR="008B08DC" w:rsidRPr="008B08DC" w:rsidRDefault="008B08DC" w:rsidP="008B08DC">
      <w:r w:rsidRPr="008B08DC">
        <w:rPr>
          <w:rStyle w:val="Hyperlink"/>
          <w:color w:val="auto"/>
          <w:u w:val="none"/>
        </w:rPr>
        <w:t xml:space="preserve">July 19, 1955, J.O. McDonough - Numerically Controlled Milling Machine control program.  </w:t>
      </w:r>
    </w:p>
    <w:p w14:paraId="0D9854AD" w14:textId="77777777" w:rsidR="008B08DC" w:rsidRDefault="008B08DC" w:rsidP="008B08DC">
      <w:pPr>
        <w:rPr>
          <w:rStyle w:val="Hyperlink"/>
        </w:rPr>
      </w:pPr>
      <w:hyperlink r:id="rId40" w:history="1">
        <w:r>
          <w:rPr>
            <w:rStyle w:val="Hyperlink"/>
          </w:rPr>
          <w:t>DCL-091_Modifications_of_the_NCMM_Translation_Routine_For_Use_With_the_G_and_L_Machine_Jul55.pdf</w:t>
        </w:r>
      </w:hyperlink>
    </w:p>
    <w:p w14:paraId="27F53BA1" w14:textId="40851B14" w:rsidR="008B08DC" w:rsidRPr="0091051D" w:rsidRDefault="008B08DC" w:rsidP="008B08DC">
      <w:pPr>
        <w:rPr>
          <w:rStyle w:val="Hyperlink"/>
          <w:color w:val="auto"/>
          <w:u w:val="none"/>
        </w:rPr>
      </w:pPr>
      <w:r w:rsidRPr="0091051D">
        <w:rPr>
          <w:rStyle w:val="Hyperlink"/>
          <w:color w:val="auto"/>
          <w:u w:val="none"/>
        </w:rPr>
        <w:t>This doc describes a few changes to the existing program, but provides no references to related documents.</w:t>
      </w:r>
    </w:p>
    <w:p w14:paraId="533DE77C" w14:textId="35E884DD" w:rsidR="008B08DC" w:rsidRDefault="008B08DC" w:rsidP="00D740C5"/>
    <w:p w14:paraId="00D4133C" w14:textId="4AA70C77" w:rsidR="00D056BA" w:rsidRDefault="00D056BA" w:rsidP="006A2315">
      <w:pPr>
        <w:pStyle w:val="Heading4"/>
      </w:pPr>
      <w:r>
        <w:t>DTIC Report on NC Machines</w:t>
      </w:r>
    </w:p>
    <w:p w14:paraId="343DE887" w14:textId="22885212" w:rsidR="00D056BA" w:rsidRDefault="00D056BA" w:rsidP="00D740C5">
      <w:r>
        <w:rPr>
          <w:rFonts w:ascii="Courier New" w:hAnsi="Courier New" w:cs="Courier New"/>
          <w:sz w:val="23"/>
          <w:szCs w:val="23"/>
        </w:rPr>
        <w:t>CIVIL AND MILITARY R&amp;D SPENDING:</w:t>
      </w:r>
      <w:r w:rsidR="00302768">
        <w:rPr>
          <w:rFonts w:ascii="Courier New" w:hAnsi="Courier New" w:cs="Courier New"/>
          <w:sz w:val="23"/>
          <w:szCs w:val="23"/>
        </w:rPr>
        <w:t xml:space="preserve"> </w:t>
      </w:r>
      <w:r>
        <w:rPr>
          <w:rFonts w:ascii="Courier New" w:hAnsi="Courier New" w:cs="Courier New"/>
          <w:sz w:val="23"/>
          <w:szCs w:val="23"/>
        </w:rPr>
        <w:t>THE CASE OF NUMERICALLY CONTROLLED MACHINE TOOLS; Rachel Schmidt; July 1988</w:t>
      </w:r>
    </w:p>
    <w:p w14:paraId="4F521A81" w14:textId="7A71EC57" w:rsidR="00D056BA" w:rsidRDefault="00D056BA" w:rsidP="00D740C5">
      <w:r>
        <w:t>Summary of the history and significance of computer-controlled NC machining, mentioning Doug Ross’s initial work on Whirlwind.</w:t>
      </w:r>
    </w:p>
    <w:p w14:paraId="7C86FD73" w14:textId="0DD8C107" w:rsidR="00D056BA" w:rsidRDefault="006A2315" w:rsidP="00D740C5">
      <w:r>
        <w:t>Odd that it doesn’t seem to identify the author’s affiliation, although the text implies it was written for the Air Force.</w:t>
      </w:r>
    </w:p>
    <w:p w14:paraId="0F36FBAB" w14:textId="64E46859" w:rsidR="00D056BA" w:rsidRDefault="00D056BA" w:rsidP="00D740C5">
      <w:hyperlink r:id="rId41" w:history="1">
        <w:r w:rsidRPr="00E52013">
          <w:rPr>
            <w:rStyle w:val="Hyperlink"/>
          </w:rPr>
          <w:t>https://apps.dtic.mil/dtic/tr/fulltext/u2/a216961.pdf</w:t>
        </w:r>
      </w:hyperlink>
    </w:p>
    <w:p w14:paraId="681104C3" w14:textId="4B8FB97A" w:rsidR="00D056BA" w:rsidRDefault="00D056BA" w:rsidP="00D740C5"/>
    <w:p w14:paraId="63CB4C4B" w14:textId="5FEAE0E0" w:rsidR="0091051D" w:rsidRDefault="00117401" w:rsidP="00117401">
      <w:pPr>
        <w:pStyle w:val="Heading4"/>
      </w:pPr>
      <w:r>
        <w:t>Criticism of the MIT project</w:t>
      </w:r>
    </w:p>
    <w:p w14:paraId="38C2AA71" w14:textId="6D5144E2" w:rsidR="00117401" w:rsidRDefault="00117401" w:rsidP="00D740C5">
      <w:hyperlink r:id="rId42" w:history="1">
        <w:r w:rsidRPr="006C28CC">
          <w:rPr>
            <w:rStyle w:val="Hyperlink"/>
          </w:rPr>
          <w:t>http://fab.cba.mit.edu/classes/865.15/classes/machines/noble-1979.pdf</w:t>
        </w:r>
      </w:hyperlink>
    </w:p>
    <w:p w14:paraId="7CEECB31" w14:textId="7CBF239D" w:rsidR="00117401" w:rsidRDefault="00117401" w:rsidP="00D740C5">
      <w:r w:rsidRPr="00117401">
        <w:rPr>
          <w:noProof/>
        </w:rPr>
        <w:drawing>
          <wp:inline distT="0" distB="0" distL="0" distR="0" wp14:anchorId="4BC6376B" wp14:editId="5CA5B5FB">
            <wp:extent cx="3625887" cy="805753"/>
            <wp:effectExtent l="0" t="0" r="0" b="0"/>
            <wp:docPr id="174773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34978" name=""/>
                    <pic:cNvPicPr/>
                  </pic:nvPicPr>
                  <pic:blipFill>
                    <a:blip r:embed="rId43"/>
                    <a:stretch>
                      <a:fillRect/>
                    </a:stretch>
                  </pic:blipFill>
                  <pic:spPr>
                    <a:xfrm>
                      <a:off x="0" y="0"/>
                      <a:ext cx="3656257" cy="812502"/>
                    </a:xfrm>
                    <a:prstGeom prst="rect">
                      <a:avLst/>
                    </a:prstGeom>
                  </pic:spPr>
                </pic:pic>
              </a:graphicData>
            </a:graphic>
          </wp:inline>
        </w:drawing>
      </w:r>
    </w:p>
    <w:p w14:paraId="4D298E97" w14:textId="3C41F680" w:rsidR="000757D7" w:rsidRDefault="000757D7" w:rsidP="00D740C5">
      <w:r>
        <w:t>~33 pgs.</w:t>
      </w:r>
    </w:p>
    <w:p w14:paraId="4520D496" w14:textId="77777777" w:rsidR="000757D7" w:rsidRDefault="000757D7" w:rsidP="00D740C5"/>
    <w:p w14:paraId="7E85E472" w14:textId="3B05810B" w:rsidR="00117401" w:rsidRDefault="002F00E9" w:rsidP="00D740C5">
      <w:r>
        <w:t>Noble’s introduction outlines his premise that N/C machines “won out” due to a desire on the part of the Air Force and large contractors to disenfranchise individual skilled machinists, and replace them with automated tools controlled by engineering and management.</w:t>
      </w:r>
    </w:p>
    <w:p w14:paraId="0BF5E172" w14:textId="06C3BBC5" w:rsidR="00276A34" w:rsidRDefault="00276A34" w:rsidP="00D740C5">
      <w:r>
        <w:t>Noble cited Doug Ross at MIT as the creator of the APT geometry program for N/C machines, although he claims the MIT team was naïve in the practice of actual machinists and machine shops.</w:t>
      </w:r>
    </w:p>
    <w:p w14:paraId="3D336B68" w14:textId="77B7FEF9" w:rsidR="002F00E9" w:rsidRDefault="002F00E9" w:rsidP="00D740C5">
      <w:r>
        <w:t xml:space="preserve">His claim is that automated machine tools originally used “record and replay” technology, where the skilled machinist would make a part while all the relevant movements were recorded, and could later be ‘played back’ to create exact replicas of the machinist’s work.  But the Air Force went with the N/C approach developed at MIT, which handed control to programmers.  Noble’s claim is that N/C (and the complex programming languages that went with it) were not “better”, but that the Air Force chose the winner it wanted and then poured on money to make N/C the </w:t>
      </w:r>
      <w:proofErr w:type="spellStart"/>
      <w:r>
        <w:t>defacto</w:t>
      </w:r>
      <w:proofErr w:type="spellEnd"/>
      <w:r>
        <w:t xml:space="preserve"> standard.</w:t>
      </w:r>
    </w:p>
    <w:p w14:paraId="3AC4944D" w14:textId="77777777" w:rsidR="00276A34" w:rsidRDefault="009171E0" w:rsidP="00D740C5">
      <w:r>
        <w:t>Yes, ok, Record-Playback would not have been a panacea – some parts were just too complicated to make that way at all, and the machinist still needed all the jigs, templates and stuff to make the first one.  But the _real_ reason was social control; engineers were bent on “eliminating human error”, i.e., crank-turning machinists.</w:t>
      </w:r>
    </w:p>
    <w:p w14:paraId="73FA924C" w14:textId="66DEA697" w:rsidR="009171E0" w:rsidRDefault="00276A34" w:rsidP="00D740C5">
      <w:r>
        <w:t>The rest of the article focuses on the alleged folly of Management trying to wrest control of production away from trained machinists.</w:t>
      </w:r>
    </w:p>
    <w:p w14:paraId="4002C719" w14:textId="6D74803E" w:rsidR="00276A34" w:rsidRDefault="00276A34" w:rsidP="00D740C5">
      <w:r>
        <w:t>The CBA link to a pdf image of the paper includes no references.</w:t>
      </w:r>
    </w:p>
    <w:p w14:paraId="4DE4B0B9" w14:textId="77777777" w:rsidR="002F00E9" w:rsidRDefault="002F00E9" w:rsidP="00D740C5"/>
    <w:p w14:paraId="70C9C659" w14:textId="020BAF8D" w:rsidR="00276A34" w:rsidRDefault="00276A34" w:rsidP="00D740C5">
      <w:r>
        <w:t xml:space="preserve">The link </w:t>
      </w:r>
      <w:hyperlink r:id="rId44" w:history="1">
        <w:r w:rsidRPr="0009501A">
          <w:rPr>
            <w:rStyle w:val="Hyperlink"/>
          </w:rPr>
          <w:t>https://journals.sagepub.com/doi/abs/10.1177/003232927800800302</w:t>
        </w:r>
      </w:hyperlink>
      <w:r>
        <w:t xml:space="preserve"> might include the references and footnotes, including:</w:t>
      </w:r>
    </w:p>
    <w:p w14:paraId="3B495465" w14:textId="77777777" w:rsidR="00276A34" w:rsidRDefault="00276A34" w:rsidP="00D740C5"/>
    <w:p w14:paraId="3185397F" w14:textId="77777777" w:rsidR="00276A34" w:rsidRPr="00276A34" w:rsidRDefault="00276A34" w:rsidP="00276A34">
      <w:pPr>
        <w:spacing w:before="0" w:after="0"/>
        <w:rPr>
          <w:rFonts w:ascii="Times New Roman" w:hAnsi="Times New Roman"/>
          <w:sz w:val="24"/>
        </w:rPr>
      </w:pPr>
      <w:r w:rsidRPr="00276A34">
        <w:rPr>
          <w:rFonts w:ascii="Times New Roman" w:hAnsi="Times New Roman"/>
          <w:sz w:val="24"/>
        </w:rPr>
        <w:t xml:space="preserve">23. For a discussion of the initial conceptualization of N.C. by Parsons, see "How It All Began," </w:t>
      </w:r>
      <w:r w:rsidRPr="00276A34">
        <w:rPr>
          <w:rFonts w:ascii="Times New Roman" w:hAnsi="Times New Roman"/>
          <w:i/>
          <w:iCs/>
          <w:sz w:val="24"/>
        </w:rPr>
        <w:t>Metalworking Economics,</w:t>
      </w:r>
      <w:r w:rsidRPr="00276A34">
        <w:rPr>
          <w:rFonts w:ascii="Times New Roman" w:hAnsi="Times New Roman"/>
          <w:sz w:val="24"/>
        </w:rPr>
        <w:t xml:space="preserve"> June 1970, p. 43; Rosenberg, "A History of Numerical Control, 1947-1973," Hunt, "Evolution of a Machine Tool Control System"; and Seligman's discussion of N.C. in his </w:t>
      </w:r>
      <w:r w:rsidRPr="00276A34">
        <w:rPr>
          <w:rFonts w:ascii="Times New Roman" w:hAnsi="Times New Roman"/>
          <w:i/>
          <w:iCs/>
          <w:sz w:val="24"/>
        </w:rPr>
        <w:t>Most Notorious Victory.</w:t>
      </w:r>
      <w:r w:rsidRPr="00276A34">
        <w:rPr>
          <w:rFonts w:ascii="Times New Roman" w:hAnsi="Times New Roman"/>
          <w:sz w:val="24"/>
        </w:rPr>
        <w:t xml:space="preserve"> </w:t>
      </w:r>
      <w:r w:rsidRPr="00276A34">
        <w:rPr>
          <w:rFonts w:ascii="Times New Roman" w:hAnsi="Times New Roman"/>
          <w:color w:val="365F91" w:themeColor="accent1" w:themeShade="BF"/>
          <w:sz w:val="24"/>
        </w:rPr>
        <w:t>This brief history is based upon interviews with participants in the M.I.T. N.C. project and examination of project files</w:t>
      </w:r>
      <w:r w:rsidRPr="00276A34">
        <w:rPr>
          <w:rFonts w:ascii="Times New Roman" w:hAnsi="Times New Roman"/>
          <w:sz w:val="24"/>
        </w:rPr>
        <w:t>.</w:t>
      </w:r>
    </w:p>
    <w:p w14:paraId="5EFB92C7" w14:textId="77777777" w:rsidR="00276A34" w:rsidRPr="00276A34" w:rsidRDefault="00276A34" w:rsidP="00276A34">
      <w:pPr>
        <w:spacing w:before="0" w:after="0"/>
        <w:rPr>
          <w:rFonts w:ascii="Times New Roman" w:hAnsi="Times New Roman"/>
          <w:sz w:val="24"/>
        </w:rPr>
      </w:pPr>
      <w:r w:rsidRPr="00276A34">
        <w:rPr>
          <w:rFonts w:ascii="Times New Roman" w:hAnsi="Times New Roman"/>
          <w:sz w:val="24"/>
        </w:rPr>
        <w:t xml:space="preserve">24. William M. Webster, "Air Force Participation," </w:t>
      </w:r>
      <w:r w:rsidRPr="00276A34">
        <w:rPr>
          <w:rFonts w:ascii="Times New Roman" w:hAnsi="Times New Roman"/>
          <w:i/>
          <w:iCs/>
          <w:sz w:val="24"/>
        </w:rPr>
        <w:t>Mechanical Engineering,</w:t>
      </w:r>
      <w:r w:rsidRPr="00276A34">
        <w:rPr>
          <w:rFonts w:ascii="Times New Roman" w:hAnsi="Times New Roman"/>
          <w:sz w:val="24"/>
        </w:rPr>
        <w:t xml:space="preserve"> May 1959, pp. 68-69.</w:t>
      </w:r>
    </w:p>
    <w:p w14:paraId="743ACDBB" w14:textId="5982D5AF" w:rsidR="00276A34" w:rsidRPr="00276A34" w:rsidRDefault="00276A34" w:rsidP="00276A34">
      <w:pPr>
        <w:spacing w:before="0" w:after="0"/>
        <w:rPr>
          <w:rFonts w:ascii="Times New Roman" w:hAnsi="Times New Roman"/>
          <w:sz w:val="24"/>
        </w:rPr>
      </w:pPr>
      <w:r w:rsidRPr="00276A34">
        <w:rPr>
          <w:rFonts w:ascii="Times New Roman" w:hAnsi="Times New Roman"/>
          <w:sz w:val="24"/>
        </w:rPr>
        <w:t xml:space="preserve">25. The details of the origins of M.I.T. involvement in N.C. </w:t>
      </w:r>
      <w:proofErr w:type="gramStart"/>
      <w:r w:rsidRPr="00276A34">
        <w:rPr>
          <w:rFonts w:ascii="Times New Roman" w:hAnsi="Times New Roman"/>
          <w:sz w:val="24"/>
        </w:rPr>
        <w:t>are</w:t>
      </w:r>
      <w:proofErr w:type="gramEnd"/>
      <w:r w:rsidRPr="00276A34">
        <w:rPr>
          <w:rFonts w:ascii="Times New Roman" w:hAnsi="Times New Roman"/>
          <w:sz w:val="24"/>
        </w:rPr>
        <w:t xml:space="preserve"> provided in letters from Gordon Brown, William Pease, and James McDonough to Mr. R.A. Jerue of the: N.C- Society in 1970, pertaining the </w:t>
      </w:r>
      <w:proofErr w:type="spellStart"/>
      <w:r w:rsidRPr="00276A34">
        <w:rPr>
          <w:rFonts w:ascii="Times New Roman" w:hAnsi="Times New Roman"/>
          <w:sz w:val="24"/>
        </w:rPr>
        <w:t>the</w:t>
      </w:r>
      <w:proofErr w:type="spellEnd"/>
      <w:r w:rsidRPr="00276A34">
        <w:rPr>
          <w:rFonts w:ascii="Times New Roman" w:hAnsi="Times New Roman"/>
          <w:sz w:val="24"/>
        </w:rPr>
        <w:t xml:space="preserve"> Jacquard Award presentation. These are in the possession of </w:t>
      </w:r>
      <w:r w:rsidRPr="00276A34">
        <w:rPr>
          <w:rFonts w:ascii="Times New Roman" w:hAnsi="Times New Roman"/>
          <w:color w:val="365F91" w:themeColor="accent1" w:themeShade="BF"/>
          <w:sz w:val="24"/>
        </w:rPr>
        <w:t xml:space="preserve">Professor Karl </w:t>
      </w:r>
      <w:proofErr w:type="spellStart"/>
      <w:r w:rsidRPr="00276A34">
        <w:rPr>
          <w:rFonts w:ascii="Times New Roman" w:hAnsi="Times New Roman"/>
          <w:color w:val="365F91" w:themeColor="accent1" w:themeShade="BF"/>
          <w:sz w:val="24"/>
        </w:rPr>
        <w:t>Wildcs</w:t>
      </w:r>
      <w:proofErr w:type="spellEnd"/>
      <w:r w:rsidRPr="00276A34">
        <w:rPr>
          <w:rFonts w:ascii="Times New Roman" w:hAnsi="Times New Roman"/>
          <w:color w:val="365F91" w:themeColor="accent1" w:themeShade="BF"/>
          <w:sz w:val="24"/>
        </w:rPr>
        <w:t>, who has written an unpublished history of the M.I.T. Servomechanisms Laboratory</w:t>
      </w:r>
      <w:r w:rsidRPr="00276A34">
        <w:rPr>
          <w:rFonts w:ascii="Times New Roman" w:hAnsi="Times New Roman"/>
          <w:sz w:val="24"/>
        </w:rPr>
        <w:t>. These accounts have been supplemented by interviews.</w:t>
      </w:r>
    </w:p>
    <w:p w14:paraId="32F70199" w14:textId="77777777" w:rsidR="00276A34" w:rsidRDefault="00276A34" w:rsidP="00D740C5"/>
    <w:p w14:paraId="4D0DD5AD" w14:textId="77777777" w:rsidR="002F00E9" w:rsidRDefault="002F00E9" w:rsidP="00D740C5"/>
    <w:p w14:paraId="14F1B326" w14:textId="77777777" w:rsidR="00117401" w:rsidRDefault="00117401" w:rsidP="00D740C5"/>
    <w:p w14:paraId="1CFB68F5" w14:textId="77777777" w:rsidR="00117401" w:rsidRPr="00D11F79" w:rsidRDefault="00117401" w:rsidP="00D740C5"/>
    <w:p w14:paraId="0EC44057" w14:textId="30AC4301" w:rsidR="0037759A" w:rsidRDefault="00011508" w:rsidP="0037759A">
      <w:pPr>
        <w:pStyle w:val="Heading1"/>
      </w:pPr>
      <w:bookmarkStart w:id="29" w:name="_Toc193914311"/>
      <w:r>
        <w:t xml:space="preserve">WW </w:t>
      </w:r>
      <w:r w:rsidR="0091051D">
        <w:t xml:space="preserve">Secondary </w:t>
      </w:r>
      <w:r w:rsidR="0037759A">
        <w:t>Source Documents</w:t>
      </w:r>
      <w:bookmarkEnd w:id="29"/>
    </w:p>
    <w:p w14:paraId="1519A302" w14:textId="59214F29" w:rsidR="00011508" w:rsidRDefault="00011508" w:rsidP="0037759A"/>
    <w:p w14:paraId="6DE6BE8B" w14:textId="4828D4DB" w:rsidR="0091051D" w:rsidRDefault="0091051D" w:rsidP="0091051D">
      <w:pPr>
        <w:pStyle w:val="Heading4"/>
      </w:pPr>
      <w:r w:rsidRPr="0099244B">
        <w:t>Birthing the Computer</w:t>
      </w:r>
    </w:p>
    <w:p w14:paraId="6386D0D4" w14:textId="77777777" w:rsidR="0099244B" w:rsidRPr="0099244B" w:rsidRDefault="0099244B" w:rsidP="0099244B">
      <w:pPr>
        <w:rPr>
          <w:i/>
        </w:rPr>
      </w:pPr>
      <w:r w:rsidRPr="0099244B">
        <w:rPr>
          <w:i/>
        </w:rPr>
        <w:t>Birthing the Computer: From Drums to Cores</w:t>
      </w:r>
    </w:p>
    <w:p w14:paraId="249DB391" w14:textId="73A96688" w:rsidR="0099244B" w:rsidRDefault="0099244B" w:rsidP="0099244B">
      <w:r>
        <w:t>By Stephen H. Kaisler</w:t>
      </w:r>
    </w:p>
    <w:p w14:paraId="44CF7155" w14:textId="08BA2F86" w:rsidR="00C901E0" w:rsidRDefault="00C901E0" w:rsidP="0099244B">
      <w:r w:rsidRPr="00C901E0">
        <w:t>http://hollis.harvard.edu/primo_library/libweb/action/display.do?frbrVersion=2&amp;tabs=detailsTab&amp;ct=display&amp;fn=search&amp;doc=TN_pq_ebook_centralEBC4884279&amp;indx=1&amp;recIds=TN_pq_ebook_centralEBC4884279&amp;recIdxs=0&amp;elementId=0&amp;renderMode=poppedOut&amp;displayMode=full&amp;frbrVersion=2&amp;frbg=&amp;&amp;vl(51615747UI0)=any&amp;vl(1UI0)=contains&amp;dscnt=0&amp;scp.scps=scope%3A%28HVD_FGDC%29%2Cscope%3A%28HVD%29%2Cscope%3A%28HVD_VIA%29%2Cprimo_central_multiple_fe&amp;tb=t&amp;vid=HVD&amp;mode=Basic&amp;srt=rank&amp;tab=everything&amp;vl(394521272UI1)=all_items&amp;dum=true&amp;vl(freeText0)=Birthing%20the%20Computer%3A%20From%20Drums%20to%20Cores&amp;dstmp=1507749219621</w:t>
      </w:r>
    </w:p>
    <w:p w14:paraId="69360BA4" w14:textId="39070FAA" w:rsidR="006E25C5" w:rsidRDefault="006E25C5" w:rsidP="0099244B">
      <w:r>
        <w:t>Borrowed from MIT library ~June 2018</w:t>
      </w:r>
      <w:r w:rsidR="00C30DEC">
        <w:t>.  ~350 pages</w:t>
      </w:r>
    </w:p>
    <w:p w14:paraId="53FF1078" w14:textId="183F91A4" w:rsidR="006E25C5" w:rsidRDefault="006E25C5" w:rsidP="0099244B">
      <w:r>
        <w:t xml:space="preserve">The book covers </w:t>
      </w:r>
      <w:r w:rsidR="00C30DEC">
        <w:t>many</w:t>
      </w:r>
      <w:r>
        <w:t xml:space="preserve"> early computers, including</w:t>
      </w:r>
      <w:r w:rsidR="00C30DEC">
        <w:t>:</w:t>
      </w:r>
    </w:p>
    <w:p w14:paraId="20CA2898" w14:textId="1FD10FF7" w:rsidR="006E25C5" w:rsidRDefault="006E25C5" w:rsidP="004B6E57">
      <w:pPr>
        <w:pStyle w:val="ListParagraph"/>
        <w:numPr>
          <w:ilvl w:val="0"/>
          <w:numId w:val="15"/>
        </w:numPr>
      </w:pPr>
      <w:proofErr w:type="spellStart"/>
      <w:r>
        <w:t>Zu</w:t>
      </w:r>
      <w:r w:rsidR="00C30DEC">
        <w:t>se</w:t>
      </w:r>
      <w:proofErr w:type="spellEnd"/>
    </w:p>
    <w:p w14:paraId="6537BA60" w14:textId="77777777" w:rsidR="00C30DEC" w:rsidRDefault="006E25C5" w:rsidP="004B6E57">
      <w:pPr>
        <w:pStyle w:val="ListParagraph"/>
        <w:numPr>
          <w:ilvl w:val="0"/>
          <w:numId w:val="15"/>
        </w:numPr>
      </w:pPr>
      <w:r>
        <w:t>Atanasoff-Berry</w:t>
      </w:r>
    </w:p>
    <w:p w14:paraId="1C1302A2" w14:textId="69A23485" w:rsidR="006E25C5" w:rsidRDefault="006E25C5" w:rsidP="004B6E57">
      <w:pPr>
        <w:pStyle w:val="ListParagraph"/>
        <w:numPr>
          <w:ilvl w:val="0"/>
          <w:numId w:val="15"/>
        </w:numPr>
      </w:pPr>
      <w:r>
        <w:t>Stibitz</w:t>
      </w:r>
      <w:r w:rsidR="00C30DEC">
        <w:t xml:space="preserve"> Relay Computer</w:t>
      </w:r>
    </w:p>
    <w:p w14:paraId="3DADBB92" w14:textId="3773844E" w:rsidR="006E25C5" w:rsidRDefault="006E25C5" w:rsidP="004B6E57">
      <w:pPr>
        <w:pStyle w:val="ListParagraph"/>
        <w:numPr>
          <w:ilvl w:val="0"/>
          <w:numId w:val="15"/>
        </w:numPr>
      </w:pPr>
      <w:r>
        <w:t>Colossus</w:t>
      </w:r>
    </w:p>
    <w:p w14:paraId="65A77E8C" w14:textId="06D20F21" w:rsidR="006E25C5" w:rsidRDefault="006E25C5" w:rsidP="004B6E57">
      <w:pPr>
        <w:pStyle w:val="ListParagraph"/>
        <w:numPr>
          <w:ilvl w:val="0"/>
          <w:numId w:val="15"/>
        </w:numPr>
      </w:pPr>
      <w:r>
        <w:t>Aiken’s Mark 1</w:t>
      </w:r>
    </w:p>
    <w:p w14:paraId="439B2A99" w14:textId="2D7594AC" w:rsidR="006E25C5" w:rsidRDefault="006E25C5" w:rsidP="004B6E57">
      <w:pPr>
        <w:pStyle w:val="ListParagraph"/>
        <w:numPr>
          <w:ilvl w:val="0"/>
          <w:numId w:val="15"/>
        </w:numPr>
      </w:pPr>
      <w:r>
        <w:t>Harvard Mark series</w:t>
      </w:r>
    </w:p>
    <w:p w14:paraId="12D55019" w14:textId="49F5BB29" w:rsidR="006E25C5" w:rsidRDefault="006E25C5" w:rsidP="004B6E57">
      <w:pPr>
        <w:pStyle w:val="ListParagraph"/>
        <w:numPr>
          <w:ilvl w:val="0"/>
          <w:numId w:val="15"/>
        </w:numPr>
      </w:pPr>
      <w:r>
        <w:t>IBM Selective Sequence Electronic Calculator</w:t>
      </w:r>
    </w:p>
    <w:p w14:paraId="7319FEF7" w14:textId="47573939" w:rsidR="006E25C5" w:rsidRDefault="006E25C5" w:rsidP="0099244B"/>
    <w:p w14:paraId="783B2455" w14:textId="0D040BE7" w:rsidR="006E25C5" w:rsidRDefault="006E25C5" w:rsidP="004B6E57">
      <w:pPr>
        <w:pStyle w:val="ListParagraph"/>
        <w:numPr>
          <w:ilvl w:val="0"/>
          <w:numId w:val="15"/>
        </w:numPr>
      </w:pPr>
      <w:r>
        <w:t>ENIAC</w:t>
      </w:r>
    </w:p>
    <w:p w14:paraId="6F4944A1" w14:textId="66ADF13A" w:rsidR="006E25C5" w:rsidRDefault="006E25C5" w:rsidP="004B6E57">
      <w:pPr>
        <w:pStyle w:val="ListParagraph"/>
        <w:numPr>
          <w:ilvl w:val="0"/>
          <w:numId w:val="15"/>
        </w:numPr>
      </w:pPr>
      <w:r>
        <w:t>EDVAC</w:t>
      </w:r>
    </w:p>
    <w:p w14:paraId="3A0C26AC" w14:textId="000C2CD6" w:rsidR="006E25C5" w:rsidRDefault="006E25C5" w:rsidP="004B6E57">
      <w:pPr>
        <w:pStyle w:val="ListParagraph"/>
        <w:numPr>
          <w:ilvl w:val="0"/>
          <w:numId w:val="15"/>
        </w:numPr>
      </w:pPr>
      <w:r>
        <w:t>EDSAC</w:t>
      </w:r>
    </w:p>
    <w:p w14:paraId="6E20CB1B" w14:textId="67A76C61" w:rsidR="006E25C5" w:rsidRDefault="006E25C5" w:rsidP="004B6E57">
      <w:pPr>
        <w:pStyle w:val="ListParagraph"/>
        <w:numPr>
          <w:ilvl w:val="0"/>
          <w:numId w:val="15"/>
        </w:numPr>
      </w:pPr>
      <w:r>
        <w:t>Manchester SSEM</w:t>
      </w:r>
    </w:p>
    <w:p w14:paraId="1CF5AFCA" w14:textId="2BE15BED" w:rsidR="006E25C5" w:rsidRDefault="006E25C5" w:rsidP="004B6E57">
      <w:pPr>
        <w:pStyle w:val="ListParagraph"/>
        <w:numPr>
          <w:ilvl w:val="0"/>
          <w:numId w:val="15"/>
        </w:numPr>
      </w:pPr>
      <w:r>
        <w:t xml:space="preserve">Eckert Mauchly BINAC </w:t>
      </w:r>
    </w:p>
    <w:p w14:paraId="40FA624C" w14:textId="3851D1E0" w:rsidR="006E25C5" w:rsidRDefault="006E25C5" w:rsidP="004B6E57">
      <w:pPr>
        <w:pStyle w:val="ListParagraph"/>
        <w:numPr>
          <w:ilvl w:val="0"/>
          <w:numId w:val="15"/>
        </w:numPr>
      </w:pPr>
      <w:r>
        <w:t>Pilot ACE</w:t>
      </w:r>
    </w:p>
    <w:p w14:paraId="35ED4149" w14:textId="55748E98" w:rsidR="006E25C5" w:rsidRDefault="006E25C5" w:rsidP="004B6E57">
      <w:pPr>
        <w:pStyle w:val="ListParagraph"/>
        <w:numPr>
          <w:ilvl w:val="0"/>
          <w:numId w:val="15"/>
        </w:numPr>
      </w:pPr>
      <w:r>
        <w:lastRenderedPageBreak/>
        <w:t>BRLESC – Ballistics Research Lab Electronic Sequence Calculator</w:t>
      </w:r>
    </w:p>
    <w:p w14:paraId="738F4C42" w14:textId="5B6D8785" w:rsidR="006E25C5" w:rsidRDefault="006E25C5" w:rsidP="0099244B"/>
    <w:p w14:paraId="13F4E9C9" w14:textId="536FB088" w:rsidR="006E25C5" w:rsidRDefault="006E25C5" w:rsidP="004B6E57">
      <w:pPr>
        <w:pStyle w:val="ListParagraph"/>
        <w:numPr>
          <w:ilvl w:val="0"/>
          <w:numId w:val="15"/>
        </w:numPr>
      </w:pPr>
      <w:r>
        <w:t>Engineering Research Associates 1101 Univac</w:t>
      </w:r>
    </w:p>
    <w:p w14:paraId="7ED43116" w14:textId="6D41FF6D" w:rsidR="006E25C5" w:rsidRDefault="006E25C5" w:rsidP="004B6E57">
      <w:pPr>
        <w:pStyle w:val="ListParagraph"/>
        <w:numPr>
          <w:ilvl w:val="0"/>
          <w:numId w:val="15"/>
        </w:numPr>
      </w:pPr>
      <w:r>
        <w:t>UNIVAC 1103</w:t>
      </w:r>
    </w:p>
    <w:p w14:paraId="5E419708" w14:textId="154BF11D" w:rsidR="00C30DEC" w:rsidRDefault="006E25C5" w:rsidP="004B6E57">
      <w:pPr>
        <w:pStyle w:val="ListParagraph"/>
        <w:numPr>
          <w:ilvl w:val="0"/>
          <w:numId w:val="15"/>
        </w:numPr>
      </w:pPr>
      <w:r>
        <w:t>NBS SEAC/SWAC – Standards East/West</w:t>
      </w:r>
      <w:r w:rsidR="00C30DEC">
        <w:t xml:space="preserve"> Automatic Computer</w:t>
      </w:r>
    </w:p>
    <w:p w14:paraId="4228FDF2" w14:textId="100D03D6" w:rsidR="006E25C5" w:rsidRDefault="006E25C5" w:rsidP="004B6E57">
      <w:pPr>
        <w:pStyle w:val="ListParagraph"/>
        <w:numPr>
          <w:ilvl w:val="0"/>
          <w:numId w:val="15"/>
        </w:numPr>
      </w:pPr>
      <w:r>
        <w:t>MIT Whirlwind</w:t>
      </w:r>
    </w:p>
    <w:p w14:paraId="5E58E535" w14:textId="1D6DABE5" w:rsidR="006E25C5" w:rsidRDefault="006E25C5" w:rsidP="004B6E57">
      <w:pPr>
        <w:pStyle w:val="ListParagraph"/>
        <w:numPr>
          <w:ilvl w:val="0"/>
          <w:numId w:val="15"/>
        </w:numPr>
      </w:pPr>
      <w:r>
        <w:t>IAS Machine</w:t>
      </w:r>
    </w:p>
    <w:p w14:paraId="1368392D" w14:textId="0A225C05" w:rsidR="00C30DEC" w:rsidRDefault="00C30DEC" w:rsidP="004B6E57">
      <w:pPr>
        <w:pStyle w:val="ListParagraph"/>
        <w:numPr>
          <w:ilvl w:val="0"/>
          <w:numId w:val="15"/>
        </w:numPr>
      </w:pPr>
      <w:r>
        <w:t>MANIAC – Mathematical and Numeric Integrator and Computer – Los Alamos</w:t>
      </w:r>
    </w:p>
    <w:p w14:paraId="6330DB18" w14:textId="35099E82" w:rsidR="00C30DEC" w:rsidRDefault="00C30DEC" w:rsidP="004B6E57">
      <w:pPr>
        <w:pStyle w:val="ListParagraph"/>
        <w:numPr>
          <w:ilvl w:val="0"/>
          <w:numId w:val="15"/>
        </w:numPr>
      </w:pPr>
      <w:r>
        <w:t>ORDVAC</w:t>
      </w:r>
      <w:r w:rsidR="003852C6">
        <w:t>/ILLIAC</w:t>
      </w:r>
    </w:p>
    <w:p w14:paraId="6DEF35E9" w14:textId="3E66C4AE" w:rsidR="00C30DEC" w:rsidRDefault="00C30DEC" w:rsidP="004B6E57">
      <w:pPr>
        <w:pStyle w:val="ListParagraph"/>
        <w:numPr>
          <w:ilvl w:val="0"/>
          <w:numId w:val="15"/>
        </w:numPr>
      </w:pPr>
      <w:r>
        <w:t>English Electric Deuce</w:t>
      </w:r>
    </w:p>
    <w:p w14:paraId="07941344" w14:textId="3FD64C7A" w:rsidR="00C30DEC" w:rsidRDefault="00C30DEC" w:rsidP="004B6E57">
      <w:pPr>
        <w:pStyle w:val="ListParagraph"/>
        <w:numPr>
          <w:ilvl w:val="0"/>
          <w:numId w:val="15"/>
        </w:numPr>
      </w:pPr>
      <w:r>
        <w:t>Ferranti Pegasus</w:t>
      </w:r>
    </w:p>
    <w:p w14:paraId="1B40C91A" w14:textId="27F43E91" w:rsidR="00C30DEC" w:rsidRDefault="00C30DEC" w:rsidP="004B6E57">
      <w:pPr>
        <w:pStyle w:val="ListParagraph"/>
        <w:numPr>
          <w:ilvl w:val="0"/>
          <w:numId w:val="15"/>
        </w:numPr>
      </w:pPr>
      <w:r>
        <w:t>Ferranti Mark I/II</w:t>
      </w:r>
    </w:p>
    <w:p w14:paraId="60110994" w14:textId="476580A1" w:rsidR="00C30DEC" w:rsidRDefault="00C30DEC" w:rsidP="004B6E57">
      <w:pPr>
        <w:pStyle w:val="ListParagraph"/>
        <w:numPr>
          <w:ilvl w:val="0"/>
          <w:numId w:val="15"/>
        </w:numPr>
      </w:pPr>
      <w:r>
        <w:t>Ferranti Mercury</w:t>
      </w:r>
    </w:p>
    <w:p w14:paraId="1C047D7A" w14:textId="61A41E4B" w:rsidR="00C30DEC" w:rsidRDefault="00C30DEC" w:rsidP="004B6E57">
      <w:pPr>
        <w:pStyle w:val="ListParagraph"/>
        <w:numPr>
          <w:ilvl w:val="0"/>
          <w:numId w:val="15"/>
        </w:numPr>
      </w:pPr>
      <w:r>
        <w:t>UNIVAC File</w:t>
      </w:r>
    </w:p>
    <w:p w14:paraId="702B1FC6" w14:textId="60280625" w:rsidR="00C30DEC" w:rsidRDefault="00C30DEC" w:rsidP="004B6E57">
      <w:pPr>
        <w:pStyle w:val="ListParagraph"/>
        <w:numPr>
          <w:ilvl w:val="0"/>
          <w:numId w:val="15"/>
        </w:numPr>
      </w:pPr>
      <w:r>
        <w:t>IBM 305 RAMAC</w:t>
      </w:r>
    </w:p>
    <w:p w14:paraId="7A80A376" w14:textId="29A4B3A0" w:rsidR="00C30DEC" w:rsidRDefault="00C30DEC" w:rsidP="0099244B">
      <w:r>
        <w:t>The section on Whirlwind seemed, um, hastily researched, calling the rest of the work into some question.</w:t>
      </w:r>
    </w:p>
    <w:p w14:paraId="09D6079F" w14:textId="77777777" w:rsidR="006E25C5" w:rsidRDefault="006E25C5" w:rsidP="0099244B"/>
    <w:p w14:paraId="4927BD25" w14:textId="11A008C3" w:rsidR="0099244B" w:rsidRDefault="0020075F" w:rsidP="0020075F">
      <w:r>
        <w:t xml:space="preserve">See also </w:t>
      </w:r>
      <w:proofErr w:type="gramStart"/>
      <w:r w:rsidRPr="0020075F">
        <w:rPr>
          <w:i/>
          <w:iCs/>
        </w:rPr>
        <w:t>First Generation</w:t>
      </w:r>
      <w:proofErr w:type="gramEnd"/>
      <w:r w:rsidRPr="0020075F">
        <w:rPr>
          <w:i/>
          <w:iCs/>
        </w:rPr>
        <w:t xml:space="preserve"> Mainframes: The IBM 700 Series</w:t>
      </w:r>
      <w:r>
        <w:t xml:space="preserve">   by Stephen H. Kaisler</w:t>
      </w:r>
    </w:p>
    <w:p w14:paraId="1584381C" w14:textId="00E01FDF" w:rsidR="00B07F71" w:rsidRDefault="00B07F71" w:rsidP="0091051D">
      <w:pPr>
        <w:pStyle w:val="Heading4"/>
      </w:pPr>
      <w:r>
        <w:t>The SAGE Air Defense Systems – A Personal History</w:t>
      </w:r>
    </w:p>
    <w:p w14:paraId="0384DB3B" w14:textId="180601D1" w:rsidR="00B07F71" w:rsidRPr="00B07F71" w:rsidRDefault="00B07F71" w:rsidP="00B07F71">
      <w:pPr>
        <w:rPr>
          <w:i/>
          <w:iCs/>
        </w:rPr>
      </w:pPr>
      <w:r w:rsidRPr="00B07F71">
        <w:rPr>
          <w:i/>
          <w:iCs/>
        </w:rPr>
        <w:t>The SAGE Air Defense Systems – A Personal History</w:t>
      </w:r>
    </w:p>
    <w:p w14:paraId="39806C98" w14:textId="1E055AB4" w:rsidR="00B07F71" w:rsidRDefault="00B07F71" w:rsidP="00B07F71">
      <w:r>
        <w:t>John F. Jacobs, published by MITRE</w:t>
      </w:r>
    </w:p>
    <w:p w14:paraId="4E7570EC" w14:textId="0A79FD28" w:rsidR="00B07F71" w:rsidRDefault="00B07F71" w:rsidP="00B07F71"/>
    <w:p w14:paraId="04F19ED5" w14:textId="324F86BD" w:rsidR="00B07F71" w:rsidRDefault="00B07F71" w:rsidP="00B07F71">
      <w:r>
        <w:t>John Jacob’s personal history from Whirlwind through SAGE.</w:t>
      </w:r>
    </w:p>
    <w:p w14:paraId="2FF0C8AB" w14:textId="77777777" w:rsidR="00B07F71" w:rsidRDefault="00B07F71" w:rsidP="00B07F71"/>
    <w:p w14:paraId="592115C5" w14:textId="79F81630" w:rsidR="00B07F71" w:rsidRDefault="00B07F71" w:rsidP="00B07F71">
      <w:hyperlink r:id="rId45" w:history="1">
        <w:r w:rsidRPr="002448C8">
          <w:rPr>
            <w:rStyle w:val="Hyperlink"/>
          </w:rPr>
          <w:t>https://www.mitre.org/sites/default/files/pdf/SAGE-Air-Defense-System.pdf</w:t>
        </w:r>
      </w:hyperlink>
    </w:p>
    <w:p w14:paraId="6888CF49" w14:textId="77777777" w:rsidR="00B07F71" w:rsidRPr="00B07F71" w:rsidRDefault="00B07F71" w:rsidP="00B07F71"/>
    <w:p w14:paraId="2AD0C44C" w14:textId="5FDF531C" w:rsidR="0091051D" w:rsidRDefault="0091051D" w:rsidP="0091051D">
      <w:pPr>
        <w:pStyle w:val="Heading4"/>
      </w:pPr>
      <w:r w:rsidRPr="00BC7817">
        <w:t>History of the Design of the SAGE Computer</w:t>
      </w:r>
    </w:p>
    <w:p w14:paraId="44A514C7" w14:textId="728A35B2" w:rsidR="0037759A" w:rsidRPr="00B70F31" w:rsidRDefault="0037759A" w:rsidP="0037759A">
      <w:pPr>
        <w:spacing w:after="0"/>
        <w:rPr>
          <w:rFonts w:ascii="Times New Roman" w:hAnsi="Times New Roman"/>
          <w:sz w:val="24"/>
        </w:rPr>
      </w:pPr>
      <w:hyperlink r:id="rId46" w:history="1">
        <w:r w:rsidRPr="00996632">
          <w:rPr>
            <w:rStyle w:val="Hyperlink"/>
            <w:rFonts w:ascii="Times New Roman" w:hAnsi="Times New Roman"/>
            <w:sz w:val="24"/>
          </w:rPr>
          <w:t>http://ieeexplore.ieee.org/document/4640769/</w:t>
        </w:r>
      </w:hyperlink>
      <w:r w:rsidRPr="00B70F31">
        <w:rPr>
          <w:rFonts w:ascii="Times New Roman" w:hAnsi="Times New Roman"/>
          <w:sz w:val="24"/>
        </w:rPr>
        <w:t xml:space="preserve"> </w:t>
      </w:r>
    </w:p>
    <w:p w14:paraId="0C1AF348" w14:textId="6FA45E17" w:rsidR="0037759A" w:rsidRDefault="0037759A" w:rsidP="008D28F5">
      <w:r w:rsidRPr="00BC7817">
        <w:t>History of the Design of the SAGE Computer-The AN/FSQ-7</w:t>
      </w:r>
    </w:p>
    <w:p w14:paraId="1FBF7FFA" w14:textId="77777777" w:rsidR="00650874" w:rsidRPr="00650874" w:rsidRDefault="00650874" w:rsidP="00650874">
      <w:pPr>
        <w:spacing w:before="0" w:after="0"/>
        <w:ind w:left="720"/>
        <w:rPr>
          <w:rFonts w:asciiTheme="minorHAnsi" w:hAnsiTheme="minorHAnsi" w:cstheme="minorHAnsi"/>
          <w:color w:val="31849B" w:themeColor="accent5" w:themeShade="BF"/>
          <w:sz w:val="24"/>
        </w:rPr>
      </w:pPr>
      <w:r w:rsidRPr="00650874">
        <w:rPr>
          <w:rFonts w:asciiTheme="minorHAnsi" w:hAnsiTheme="minorHAnsi" w:cstheme="minorHAnsi"/>
          <w:color w:val="31849B" w:themeColor="accent5" w:themeShade="BF"/>
          <w:sz w:val="24"/>
        </w:rPr>
        <w:t xml:space="preserve">Morton M. </w:t>
      </w:r>
      <w:proofErr w:type="spellStart"/>
      <w:proofErr w:type="gramStart"/>
      <w:r w:rsidRPr="00650874">
        <w:rPr>
          <w:rFonts w:asciiTheme="minorHAnsi" w:hAnsiTheme="minorHAnsi" w:cstheme="minorHAnsi"/>
          <w:color w:val="31849B" w:themeColor="accent5" w:themeShade="BF"/>
          <w:sz w:val="24"/>
        </w:rPr>
        <w:t>Astrahan</w:t>
      </w:r>
      <w:proofErr w:type="spellEnd"/>
      <w:r w:rsidRPr="00650874">
        <w:rPr>
          <w:rFonts w:asciiTheme="minorHAnsi" w:hAnsiTheme="minorHAnsi" w:cstheme="minorHAnsi"/>
          <w:color w:val="31849B" w:themeColor="accent5" w:themeShade="BF"/>
          <w:sz w:val="24"/>
        </w:rPr>
        <w:t xml:space="preserve"> ;</w:t>
      </w:r>
      <w:proofErr w:type="gramEnd"/>
      <w:r w:rsidRPr="00650874">
        <w:rPr>
          <w:rFonts w:asciiTheme="minorHAnsi" w:hAnsiTheme="minorHAnsi" w:cstheme="minorHAnsi"/>
          <w:color w:val="31849B" w:themeColor="accent5" w:themeShade="BF"/>
          <w:sz w:val="24"/>
        </w:rPr>
        <w:t xml:space="preserve"> John F. Jacobs </w:t>
      </w:r>
    </w:p>
    <w:p w14:paraId="109D4A14" w14:textId="77777777" w:rsidR="00650874" w:rsidRPr="00650874" w:rsidRDefault="00650874" w:rsidP="00650874">
      <w:pPr>
        <w:spacing w:before="100" w:beforeAutospacing="1" w:after="100" w:afterAutospacing="1"/>
        <w:ind w:left="720"/>
        <w:rPr>
          <w:rFonts w:asciiTheme="minorHAnsi" w:hAnsiTheme="minorHAnsi" w:cstheme="minorHAnsi"/>
          <w:color w:val="31849B" w:themeColor="accent5" w:themeShade="BF"/>
          <w:sz w:val="24"/>
        </w:rPr>
      </w:pPr>
      <w:r w:rsidRPr="00650874">
        <w:rPr>
          <w:rFonts w:asciiTheme="minorHAnsi" w:hAnsiTheme="minorHAnsi" w:cstheme="minorHAnsi"/>
          <w:color w:val="31849B" w:themeColor="accent5" w:themeShade="BF"/>
          <w:sz w:val="24"/>
        </w:rPr>
        <w:t xml:space="preserve">Annals of the History of Computing </w:t>
      </w:r>
    </w:p>
    <w:p w14:paraId="7D2F93D7" w14:textId="77777777" w:rsidR="00650874" w:rsidRPr="00650874" w:rsidRDefault="00650874" w:rsidP="00650874">
      <w:pPr>
        <w:spacing w:before="100" w:beforeAutospacing="1" w:after="100" w:afterAutospacing="1"/>
        <w:ind w:left="720"/>
        <w:rPr>
          <w:rFonts w:asciiTheme="minorHAnsi" w:hAnsiTheme="minorHAnsi" w:cstheme="minorHAnsi"/>
          <w:color w:val="31849B" w:themeColor="accent5" w:themeShade="BF"/>
          <w:sz w:val="24"/>
        </w:rPr>
      </w:pPr>
      <w:r w:rsidRPr="00650874">
        <w:rPr>
          <w:rFonts w:asciiTheme="minorHAnsi" w:hAnsiTheme="minorHAnsi" w:cstheme="minorHAnsi"/>
          <w:b/>
          <w:bCs/>
          <w:color w:val="31849B" w:themeColor="accent5" w:themeShade="BF"/>
          <w:sz w:val="24"/>
        </w:rPr>
        <w:t>Volume:</w:t>
      </w:r>
      <w:r w:rsidRPr="00650874">
        <w:rPr>
          <w:rFonts w:asciiTheme="minorHAnsi" w:hAnsiTheme="minorHAnsi" w:cstheme="minorHAnsi"/>
          <w:color w:val="31849B" w:themeColor="accent5" w:themeShade="BF"/>
          <w:sz w:val="24"/>
        </w:rPr>
        <w:t xml:space="preserve"> 5 </w:t>
      </w:r>
      <w:r w:rsidRPr="00650874">
        <w:rPr>
          <w:rFonts w:asciiTheme="minorHAnsi" w:hAnsiTheme="minorHAnsi" w:cstheme="minorHAnsi"/>
          <w:b/>
          <w:bCs/>
          <w:color w:val="31849B" w:themeColor="accent5" w:themeShade="BF"/>
          <w:sz w:val="24"/>
        </w:rPr>
        <w:t>Issue:</w:t>
      </w:r>
      <w:r w:rsidRPr="00650874">
        <w:rPr>
          <w:rFonts w:asciiTheme="minorHAnsi" w:hAnsiTheme="minorHAnsi" w:cstheme="minorHAnsi"/>
          <w:color w:val="31849B" w:themeColor="accent5" w:themeShade="BF"/>
          <w:sz w:val="24"/>
        </w:rPr>
        <w:t xml:space="preserve"> 4 </w:t>
      </w:r>
      <w:r w:rsidRPr="00650874">
        <w:rPr>
          <w:rFonts w:asciiTheme="minorHAnsi" w:hAnsiTheme="minorHAnsi" w:cstheme="minorHAnsi"/>
          <w:color w:val="31849B" w:themeColor="accent5" w:themeShade="BF"/>
          <w:sz w:val="24"/>
        </w:rPr>
        <w:br/>
      </w:r>
      <w:r w:rsidRPr="00650874">
        <w:rPr>
          <w:rFonts w:asciiTheme="minorHAnsi" w:hAnsiTheme="minorHAnsi" w:cstheme="minorHAnsi"/>
          <w:b/>
          <w:bCs/>
          <w:color w:val="31849B" w:themeColor="accent5" w:themeShade="BF"/>
          <w:sz w:val="24"/>
        </w:rPr>
        <w:t>Page(s):</w:t>
      </w:r>
      <w:r w:rsidRPr="00650874">
        <w:rPr>
          <w:rFonts w:asciiTheme="minorHAnsi" w:hAnsiTheme="minorHAnsi" w:cstheme="minorHAnsi"/>
          <w:color w:val="31849B" w:themeColor="accent5" w:themeShade="BF"/>
          <w:sz w:val="24"/>
        </w:rPr>
        <w:t xml:space="preserve"> 340 - 349  </w:t>
      </w:r>
    </w:p>
    <w:p w14:paraId="25479040" w14:textId="77777777" w:rsidR="00650874" w:rsidRPr="00650874" w:rsidRDefault="00650874" w:rsidP="00650874">
      <w:pPr>
        <w:spacing w:before="100" w:beforeAutospacing="1" w:after="100" w:afterAutospacing="1"/>
        <w:ind w:left="720"/>
        <w:rPr>
          <w:rFonts w:asciiTheme="minorHAnsi" w:hAnsiTheme="minorHAnsi" w:cstheme="minorHAnsi"/>
          <w:color w:val="31849B" w:themeColor="accent5" w:themeShade="BF"/>
          <w:sz w:val="24"/>
        </w:rPr>
      </w:pPr>
      <w:r w:rsidRPr="00650874">
        <w:rPr>
          <w:rFonts w:asciiTheme="minorHAnsi" w:hAnsiTheme="minorHAnsi" w:cstheme="minorHAnsi"/>
          <w:b/>
          <w:bCs/>
          <w:color w:val="31849B" w:themeColor="accent5" w:themeShade="BF"/>
          <w:sz w:val="24"/>
        </w:rPr>
        <w:t>Abstract:</w:t>
      </w:r>
      <w:r w:rsidRPr="00650874">
        <w:rPr>
          <w:rFonts w:asciiTheme="minorHAnsi" w:hAnsiTheme="minorHAnsi" w:cstheme="minorHAnsi"/>
          <w:color w:val="31849B" w:themeColor="accent5" w:themeShade="BF"/>
          <w:sz w:val="24"/>
        </w:rPr>
        <w:br/>
        <w:t xml:space="preserve">This paper tells the story of the development of the SAGE (Semi-Automatic Ground Environment) air-defense computer, the AN/FSQ-7. At the time of its operational deployment in 1958, the AN/FSQ-7 was the first large-scale, real-time digital control computer supporting a major military mission. The AN/FSQ-7 design, including its architecture, components, and computer programs, drew on research and development </w:t>
      </w:r>
      <w:r w:rsidRPr="00650874">
        <w:rPr>
          <w:rFonts w:asciiTheme="minorHAnsi" w:hAnsiTheme="minorHAnsi" w:cstheme="minorHAnsi"/>
          <w:color w:val="31849B" w:themeColor="accent5" w:themeShade="BF"/>
          <w:sz w:val="24"/>
        </w:rPr>
        <w:lastRenderedPageBreak/>
        <w:t>programs throughout the United States, but mostly on work done at MIT's Project Whirlwind and at IBM</w:t>
      </w:r>
    </w:p>
    <w:p w14:paraId="5819506B" w14:textId="77777777" w:rsidR="0037759A" w:rsidRDefault="0037759A" w:rsidP="0037759A"/>
    <w:p w14:paraId="5E2EFF72" w14:textId="371EA24B" w:rsidR="0037759A" w:rsidRDefault="0037759A" w:rsidP="0037759A">
      <w:r>
        <w:t>------------------</w:t>
      </w:r>
    </w:p>
    <w:p w14:paraId="2D44F0C9" w14:textId="77777777" w:rsidR="0091051D" w:rsidRDefault="0091051D" w:rsidP="0037759A"/>
    <w:p w14:paraId="75D99E2E" w14:textId="3E01A3A7" w:rsidR="0091051D" w:rsidRDefault="0091051D" w:rsidP="0091051D">
      <w:pPr>
        <w:pStyle w:val="Heading4"/>
      </w:pPr>
      <w:r>
        <w:t>WW Operational Procedures / (misfiled)</w:t>
      </w:r>
    </w:p>
    <w:p w14:paraId="4C0AABCE" w14:textId="44CFE038" w:rsidR="0037759A" w:rsidRDefault="0037759A" w:rsidP="0037759A">
      <w:r>
        <w:t>This doc gives operational procedures, including how to code identification of “tapes” (paper or mag not clear yet)</w:t>
      </w:r>
    </w:p>
    <w:p w14:paraId="506DCD2F" w14:textId="77777777" w:rsidR="0037759A" w:rsidRDefault="0037759A" w:rsidP="0037759A">
      <w:r>
        <w:rPr>
          <w:noProof/>
        </w:rPr>
        <w:drawing>
          <wp:inline distT="0" distB="0" distL="0" distR="0" wp14:anchorId="64F18003" wp14:editId="1FC8DB9E">
            <wp:extent cx="4476660" cy="223833"/>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972473" cy="248624"/>
                    </a:xfrm>
                    <a:prstGeom prst="rect">
                      <a:avLst/>
                    </a:prstGeom>
                  </pic:spPr>
                </pic:pic>
              </a:graphicData>
            </a:graphic>
          </wp:inline>
        </w:drawing>
      </w:r>
    </w:p>
    <w:p w14:paraId="1F656BA1" w14:textId="5F1A6B84" w:rsidR="0037759A" w:rsidRDefault="0037759A" w:rsidP="0037759A">
      <w:hyperlink r:id="rId48" w:history="1">
        <w:r w:rsidRPr="00A116AB">
          <w:rPr>
            <w:rStyle w:val="Hyperlink"/>
          </w:rPr>
          <w:t>http://bitsavers.informatik.uni-stuttgart.de/pdf/mit/whirlwind/M-series/M-1350_Operational_Procedure_on_the_Whirlwind_Computer_Dec51.pdf</w:t>
        </w:r>
      </w:hyperlink>
    </w:p>
    <w:p w14:paraId="10DEB404" w14:textId="77777777" w:rsidR="0037759A" w:rsidRDefault="0037759A" w:rsidP="0037759A">
      <w:r>
        <w:t>The doc does mention “5-5-6 Format” and “</w:t>
      </w:r>
      <w:proofErr w:type="spellStart"/>
      <w:r>
        <w:t>Flexowriter</w:t>
      </w:r>
      <w:proofErr w:type="spellEnd"/>
      <w:r>
        <w:t xml:space="preserve"> Format”; I think that’s a WW Binary format vs the usual character code format for paper tape.</w:t>
      </w:r>
    </w:p>
    <w:p w14:paraId="4AACBD97" w14:textId="77777777" w:rsidR="0037759A" w:rsidRDefault="0037759A" w:rsidP="0037759A">
      <w:r>
        <w:t>---------------</w:t>
      </w:r>
    </w:p>
    <w:p w14:paraId="5FF23646" w14:textId="77777777" w:rsidR="0037759A" w:rsidRDefault="0037759A" w:rsidP="0037759A">
      <w:r>
        <w:t>doc which lists the binary format for paper tapes:</w:t>
      </w:r>
    </w:p>
    <w:p w14:paraId="6A191543" w14:textId="139B7EC6" w:rsidR="0037759A" w:rsidRDefault="0037759A" w:rsidP="0037759A">
      <w:hyperlink r:id="rId49" w:history="1">
        <w:r w:rsidRPr="006A496C">
          <w:rPr>
            <w:rStyle w:val="Hyperlink"/>
          </w:rPr>
          <w:t>http://bitsavers.informatik.uni-stuttgart.de/pdf/mit/whirlwind/M-series/M-1733_A_Word-by-Word_Mode_of_Operation_for_the_Paper_Tape_Punch_Nov52.pdf</w:t>
        </w:r>
      </w:hyperlink>
    </w:p>
    <w:p w14:paraId="5F519284" w14:textId="77777777" w:rsidR="0037759A" w:rsidRDefault="0037759A" w:rsidP="0037759A">
      <w:r>
        <w:t>----------------</w:t>
      </w:r>
    </w:p>
    <w:p w14:paraId="576EB05D" w14:textId="77777777" w:rsidR="0037759A" w:rsidRDefault="0037759A" w:rsidP="0037759A"/>
    <w:p w14:paraId="4C70B487" w14:textId="77777777" w:rsidR="0037759A" w:rsidRDefault="0037759A" w:rsidP="0037759A">
      <w:r>
        <w:t>Doc describing process for developing the subroutine library.  Includes a couple of code samples.</w:t>
      </w:r>
    </w:p>
    <w:p w14:paraId="1ACA8998" w14:textId="4F5B20E9" w:rsidR="0037759A" w:rsidRDefault="0037759A" w:rsidP="0037759A">
      <w:hyperlink r:id="rId50" w:history="1">
        <w:r w:rsidRPr="00A116AB">
          <w:rPr>
            <w:rStyle w:val="Hyperlink"/>
          </w:rPr>
          <w:t>http://bitsavers.informatik.uni-stuttgart.de/pdf/mit/whirlwind/M-series/M-1284_Method_of_Preparing_Subroutines_for_the_Subroutine_Library_Sep51.pdf</w:t>
        </w:r>
      </w:hyperlink>
    </w:p>
    <w:p w14:paraId="670D4AEF" w14:textId="77777777" w:rsidR="0037759A" w:rsidRDefault="0037759A" w:rsidP="0037759A"/>
    <w:p w14:paraId="04008DF1" w14:textId="77777777" w:rsidR="0037759A" w:rsidRDefault="0037759A" w:rsidP="0037759A">
      <w:r>
        <w:t>------------------</w:t>
      </w:r>
    </w:p>
    <w:p w14:paraId="2452053C" w14:textId="710BE3A3" w:rsidR="0037759A" w:rsidRDefault="0037759A" w:rsidP="0037759A"/>
    <w:p w14:paraId="7028C8B1" w14:textId="0CD07455" w:rsidR="0091051D" w:rsidRDefault="0091051D" w:rsidP="0091051D">
      <w:pPr>
        <w:pStyle w:val="Heading4"/>
      </w:pPr>
      <w:r w:rsidRPr="00FF56CF">
        <w:t xml:space="preserve">The </w:t>
      </w:r>
      <w:proofErr w:type="spellStart"/>
      <w:r w:rsidRPr="00FF56CF">
        <w:t>Haeff</w:t>
      </w:r>
      <w:proofErr w:type="spellEnd"/>
      <w:r w:rsidRPr="00FF56CF">
        <w:t xml:space="preserve"> Memory and Graphics Tube</w:t>
      </w:r>
    </w:p>
    <w:p w14:paraId="799F887D" w14:textId="77777777" w:rsidR="0037759A" w:rsidRDefault="0037759A" w:rsidP="0037759A">
      <w:r>
        <w:t xml:space="preserve">Annals, Jan-Mar 2017 article on </w:t>
      </w:r>
      <w:proofErr w:type="spellStart"/>
      <w:r>
        <w:t>Haeff</w:t>
      </w:r>
      <w:proofErr w:type="spellEnd"/>
      <w:r>
        <w:t xml:space="preserve"> Storage Tubes, </w:t>
      </w:r>
      <w:r w:rsidRPr="00FF56CF">
        <w:rPr>
          <w:i/>
        </w:rPr>
        <w:t xml:space="preserve">Screen History: The </w:t>
      </w:r>
      <w:proofErr w:type="spellStart"/>
      <w:r w:rsidRPr="00FF56CF">
        <w:rPr>
          <w:i/>
        </w:rPr>
        <w:t>Haeff</w:t>
      </w:r>
      <w:proofErr w:type="spellEnd"/>
      <w:r w:rsidRPr="00FF56CF">
        <w:rPr>
          <w:i/>
        </w:rPr>
        <w:t xml:space="preserve"> Memory and Graphics Tube</w:t>
      </w:r>
    </w:p>
    <w:p w14:paraId="78441E5D" w14:textId="77777777" w:rsidR="0037759A" w:rsidRDefault="0037759A" w:rsidP="0037759A">
      <w:r>
        <w:t>Judy Clapp / Bob Everett / Jay Forester interviews from Lincoln Labs</w:t>
      </w:r>
    </w:p>
    <w:p w14:paraId="684DD8D5" w14:textId="760A6036" w:rsidR="0037759A" w:rsidRDefault="0037759A" w:rsidP="0037759A">
      <w:pPr>
        <w:ind w:left="720"/>
      </w:pPr>
      <w:hyperlink r:id="rId51" w:history="1">
        <w:r w:rsidRPr="009105BC">
          <w:rPr>
            <w:rStyle w:val="Hyperlink"/>
          </w:rPr>
          <w:t>https://www.ll.mit.edu/about/History/reflections.html</w:t>
        </w:r>
      </w:hyperlink>
    </w:p>
    <w:p w14:paraId="0D8457BF" w14:textId="0719E218" w:rsidR="0037759A" w:rsidRDefault="0037759A" w:rsidP="0037759A">
      <w:pPr>
        <w:ind w:left="720"/>
      </w:pPr>
      <w:hyperlink r:id="rId52" w:history="1">
        <w:r w:rsidRPr="009105BC">
          <w:rPr>
            <w:rStyle w:val="Hyperlink"/>
          </w:rPr>
          <w:t>http://ethw.org/Oral-History:Judy_Clapp</w:t>
        </w:r>
      </w:hyperlink>
    </w:p>
    <w:p w14:paraId="2926F13C" w14:textId="77777777" w:rsidR="0037759A" w:rsidRDefault="0037759A" w:rsidP="0037759A"/>
    <w:p w14:paraId="56016323" w14:textId="77777777" w:rsidR="0037759A" w:rsidRDefault="0037759A" w:rsidP="0037759A"/>
    <w:p w14:paraId="0E45157A" w14:textId="5DBF4553" w:rsidR="0037759A" w:rsidRDefault="0037759A" w:rsidP="0037759A"/>
    <w:p w14:paraId="0DD356F3" w14:textId="7FBB5AED" w:rsidR="0091051D" w:rsidRDefault="0091051D" w:rsidP="0091051D">
      <w:pPr>
        <w:pStyle w:val="Heading4"/>
      </w:pPr>
      <w:r w:rsidRPr="00B1107C">
        <w:t>A batch-processing operating system for the Whirlwind I computer</w:t>
      </w:r>
    </w:p>
    <w:p w14:paraId="1B689D3F" w14:textId="07B1D2F5" w:rsidR="0037759A" w:rsidRDefault="00B1107C" w:rsidP="0037759A">
      <w:hyperlink r:id="rId53" w:history="1">
        <w:r w:rsidRPr="00566DBC">
          <w:rPr>
            <w:rStyle w:val="Hyperlink"/>
          </w:rPr>
          <w:t>https://www.computer.org/csdl/proceedings/afips/1987/5094/00/50940785.pdf</w:t>
        </w:r>
      </w:hyperlink>
    </w:p>
    <w:p w14:paraId="03CFD572" w14:textId="66ED41BF" w:rsidR="00B1107C" w:rsidRPr="00B1107C" w:rsidRDefault="00B1107C" w:rsidP="00B1107C">
      <w:pPr>
        <w:rPr>
          <w:i/>
        </w:rPr>
      </w:pPr>
      <w:r w:rsidRPr="00B1107C">
        <w:rPr>
          <w:i/>
        </w:rPr>
        <w:t xml:space="preserve">A batch-processing operating system for the Whirlwind I computer </w:t>
      </w:r>
    </w:p>
    <w:p w14:paraId="2A01B6BE" w14:textId="619DB07D" w:rsidR="00EE49E6" w:rsidRDefault="00EE49E6" w:rsidP="00EE49E6">
      <w:r>
        <w:t>Year: 1987, Volume: 1, Pages: 785 [huh??]  DOI Bookmark:10.1109/AFIPS.1987.1</w:t>
      </w:r>
    </w:p>
    <w:p w14:paraId="573C18CE" w14:textId="476287D4" w:rsidR="00B1107C" w:rsidRDefault="00B1107C" w:rsidP="00B1107C">
      <w:r>
        <w:t xml:space="preserve">by </w:t>
      </w:r>
    </w:p>
    <w:p w14:paraId="5F40F8FC" w14:textId="778FD20A" w:rsidR="00B1107C" w:rsidRDefault="00B1107C" w:rsidP="00B1107C">
      <w:r>
        <w:lastRenderedPageBreak/>
        <w:t>CHARLES W. ADAMS</w:t>
      </w:r>
    </w:p>
    <w:p w14:paraId="176542F2" w14:textId="65F5BD1B" w:rsidR="0037759A" w:rsidRDefault="00B1107C" w:rsidP="00714162">
      <w:pPr>
        <w:pStyle w:val="ListParagraph"/>
        <w:numPr>
          <w:ilvl w:val="0"/>
          <w:numId w:val="10"/>
        </w:numPr>
      </w:pPr>
      <w:r>
        <w:t>Describes the batch OS in a short overview paper</w:t>
      </w:r>
    </w:p>
    <w:p w14:paraId="1F648FD9" w14:textId="5994932C" w:rsidR="00B1107C" w:rsidRDefault="00B1107C" w:rsidP="00714162">
      <w:pPr>
        <w:pStyle w:val="ListParagraph"/>
        <w:numPr>
          <w:ilvl w:val="0"/>
          <w:numId w:val="10"/>
        </w:numPr>
      </w:pPr>
      <w:r>
        <w:t>Includes a few notes on tape preparation processes</w:t>
      </w:r>
    </w:p>
    <w:p w14:paraId="33DEE663" w14:textId="61BA05F2" w:rsidR="00B1107C" w:rsidRDefault="00B1107C" w:rsidP="00714162">
      <w:pPr>
        <w:pStyle w:val="ListParagraph"/>
        <w:numPr>
          <w:ilvl w:val="0"/>
          <w:numId w:val="10"/>
        </w:numPr>
      </w:pPr>
      <w:r>
        <w:t>Names Comprehensive System and “Summer Session” programming languages</w:t>
      </w:r>
    </w:p>
    <w:p w14:paraId="388305D5" w14:textId="3C533C03" w:rsidR="00B1107C" w:rsidRDefault="00B1107C" w:rsidP="00714162">
      <w:pPr>
        <w:pStyle w:val="ListParagraph"/>
        <w:numPr>
          <w:ilvl w:val="0"/>
          <w:numId w:val="10"/>
        </w:numPr>
      </w:pPr>
      <w:r>
        <w:t>Says assemblers and other tools were normally resident on tape, read into core as needed</w:t>
      </w:r>
    </w:p>
    <w:p w14:paraId="6032073F" w14:textId="7B2F03A7" w:rsidR="0091051D" w:rsidRDefault="0091051D" w:rsidP="0091051D"/>
    <w:p w14:paraId="55AC1ADF" w14:textId="77777777" w:rsidR="0091051D" w:rsidRDefault="0091051D" w:rsidP="0091051D"/>
    <w:p w14:paraId="64A5874F" w14:textId="437584E5" w:rsidR="00B1107C" w:rsidRPr="00BE7054" w:rsidRDefault="00BE7054" w:rsidP="0091051D">
      <w:pPr>
        <w:pStyle w:val="Heading4"/>
      </w:pPr>
      <w:r w:rsidRPr="00BE7054">
        <w:t>CHM document</w:t>
      </w:r>
      <w:r>
        <w:t>s from the catalog</w:t>
      </w:r>
    </w:p>
    <w:p w14:paraId="44D832B2" w14:textId="77777777" w:rsidR="00BE7054" w:rsidRDefault="00BE7054" w:rsidP="00BE7054">
      <w:r>
        <w:t>Text</w:t>
      </w:r>
      <w:r>
        <w:tab/>
      </w:r>
      <w:r w:rsidRPr="00BE7054">
        <w:rPr>
          <w:b/>
        </w:rPr>
        <w:t>102649280</w:t>
      </w:r>
      <w:r>
        <w:tab/>
        <w:t>X3495.2006</w:t>
      </w:r>
      <w:r>
        <w:tab/>
        <w:t>Computing Projects Staff listings/organizational charts</w:t>
      </w:r>
      <w:r>
        <w:tab/>
        <w:t>Memoranda</w:t>
      </w:r>
      <w:r>
        <w:tab/>
      </w:r>
      <w:r>
        <w:tab/>
        <w:t>1948-1951</w:t>
      </w:r>
      <w:r>
        <w:tab/>
      </w:r>
    </w:p>
    <w:p w14:paraId="43E564F3" w14:textId="468FCAEE" w:rsidR="00BE7054" w:rsidRDefault="00BE7054" w:rsidP="00BE7054">
      <w:r>
        <w:t>Massachusetts Institute of Technology (MIT) Servomechanisms Laboratory</w:t>
      </w:r>
      <w:r>
        <w:tab/>
      </w:r>
      <w:r>
        <w:tab/>
        <w:t>1</w:t>
      </w:r>
      <w:r>
        <w:tab/>
      </w:r>
      <w:r>
        <w:tab/>
      </w:r>
      <w:r>
        <w:tab/>
      </w:r>
      <w:r>
        <w:tab/>
        <w:t>M8</w:t>
      </w:r>
    </w:p>
    <w:p w14:paraId="22C5F537" w14:textId="4246E812" w:rsidR="0037759A" w:rsidRDefault="0037759A" w:rsidP="0037759A"/>
    <w:p w14:paraId="67FAA15E" w14:textId="77777777" w:rsidR="00BE7054" w:rsidRDefault="00BE7054" w:rsidP="00BE7054">
      <w:r>
        <w:t>Text</w:t>
      </w:r>
      <w:r>
        <w:tab/>
      </w:r>
      <w:r w:rsidRPr="00BE7054">
        <w:rPr>
          <w:b/>
        </w:rPr>
        <w:t>102653982</w:t>
      </w:r>
      <w:r>
        <w:tab/>
        <w:t>X2677.2004</w:t>
      </w:r>
      <w:r>
        <w:tab/>
        <w:t xml:space="preserve">A Program </w:t>
      </w:r>
      <w:proofErr w:type="gramStart"/>
      <w:r>
        <w:t>For</w:t>
      </w:r>
      <w:proofErr w:type="gramEnd"/>
      <w:r>
        <w:t xml:space="preserve"> Translation of Mathematical Equations for Whirlwind I</w:t>
      </w:r>
      <w:r>
        <w:tab/>
      </w:r>
    </w:p>
    <w:p w14:paraId="150D7FF2" w14:textId="77777777" w:rsidR="00BE7054" w:rsidRDefault="00BE7054" w:rsidP="00BE7054">
      <w:r>
        <w:t>Correspondence</w:t>
      </w:r>
      <w:r>
        <w:tab/>
      </w:r>
      <w:proofErr w:type="spellStart"/>
      <w:r>
        <w:t>Laning</w:t>
      </w:r>
      <w:proofErr w:type="spellEnd"/>
      <w:r>
        <w:t>, J.H., Jr.; Zierler, N.</w:t>
      </w:r>
      <w:r>
        <w:tab/>
      </w:r>
      <w:r>
        <w:tab/>
        <w:t>Massachusetts Institute of Technology (MIT)</w:t>
      </w:r>
    </w:p>
    <w:p w14:paraId="41F236DD" w14:textId="007A7BAF" w:rsidR="00BE7054" w:rsidRDefault="00BE7054" w:rsidP="00BE7054">
      <w:r>
        <w:t xml:space="preserve">"Engineering Memorandum E-364, Instrumentation Laboratory. </w:t>
      </w:r>
    </w:p>
    <w:p w14:paraId="6AAA16B4" w14:textId="2FB1FB25" w:rsidR="00BE7054" w:rsidRPr="00AB4658" w:rsidRDefault="00BE7054" w:rsidP="00BE7054">
      <w:pPr>
        <w:rPr>
          <w:rFonts w:ascii="Consolas" w:hAnsi="Consolas"/>
        </w:rPr>
      </w:pPr>
      <w:r w:rsidRPr="00AB4658">
        <w:rPr>
          <w:rFonts w:ascii="Consolas" w:hAnsi="Consolas"/>
        </w:rPr>
        <w:t xml:space="preserve">""The </w:t>
      </w:r>
      <w:proofErr w:type="spellStart"/>
      <w:r w:rsidRPr="00AB4658">
        <w:rPr>
          <w:rFonts w:ascii="Consolas" w:hAnsi="Consolas"/>
        </w:rPr>
        <w:t>Laning</w:t>
      </w:r>
      <w:proofErr w:type="spellEnd"/>
      <w:r w:rsidRPr="00AB4658">
        <w:rPr>
          <w:rFonts w:ascii="Consolas" w:hAnsi="Consolas"/>
        </w:rPr>
        <w:t xml:space="preserve"> and Zierler system was quite a different story: it was the world's first operating algebraic compiler, a rather elegant but simple one. Knuth and </w:t>
      </w:r>
      <w:proofErr w:type="spellStart"/>
      <w:r w:rsidRPr="00AB4658">
        <w:rPr>
          <w:rFonts w:ascii="Consolas" w:hAnsi="Consolas"/>
        </w:rPr>
        <w:t>Trabb</w:t>
      </w:r>
      <w:proofErr w:type="spellEnd"/>
      <w:r w:rsidRPr="00AB4658">
        <w:rPr>
          <w:rFonts w:ascii="Consolas" w:hAnsi="Consolas"/>
        </w:rPr>
        <w:t xml:space="preserve"> Pardo (1977) assign this honor to Alick Glennie's AUTOCODE, but I, for one, am unable to recognize the sample AUTOCODE program they give as ""algebraic"", especially when it is compared to the corresponding </w:t>
      </w:r>
      <w:proofErr w:type="spellStart"/>
      <w:r w:rsidRPr="00AB4658">
        <w:rPr>
          <w:rFonts w:ascii="Consolas" w:hAnsi="Consolas"/>
        </w:rPr>
        <w:t>Laning</w:t>
      </w:r>
      <w:proofErr w:type="spellEnd"/>
      <w:r w:rsidRPr="00AB4658">
        <w:rPr>
          <w:rFonts w:ascii="Consolas" w:hAnsi="Consolas"/>
        </w:rPr>
        <w:t xml:space="preserve"> and Zierler program.""</w:t>
      </w:r>
    </w:p>
    <w:p w14:paraId="3541DCC5" w14:textId="2141CAF7" w:rsidR="00BE7054" w:rsidRDefault="00BE7054" w:rsidP="00BE7054">
      <w:r>
        <w:t xml:space="preserve"> [Backus, The history of FORTRAN I, II and III]"</w:t>
      </w:r>
      <w:r>
        <w:tab/>
      </w:r>
    </w:p>
    <w:p w14:paraId="741424D1" w14:textId="43D563E1" w:rsidR="00142F9C" w:rsidRDefault="00142F9C" w:rsidP="00BE7054"/>
    <w:p w14:paraId="6C65959D" w14:textId="2363A2CF" w:rsidR="00142F9C" w:rsidRDefault="00142F9C" w:rsidP="00BE7054">
      <w:pPr>
        <w:rPr>
          <w:rStyle w:val="Hyperlink"/>
        </w:rPr>
      </w:pPr>
      <w:r>
        <w:t xml:space="preserve">See E-364 at </w:t>
      </w:r>
      <w:hyperlink r:id="rId54" w:history="1">
        <w:r w:rsidRPr="00224235">
          <w:rPr>
            <w:rStyle w:val="Hyperlink"/>
          </w:rPr>
          <w:t>https://archive.computerhistory.org/resources/text/Fortran/102653982.05.01.acc.pdf</w:t>
        </w:r>
      </w:hyperlink>
    </w:p>
    <w:p w14:paraId="4069A69B" w14:textId="5482AA88" w:rsidR="00BB1F12" w:rsidRPr="00BB1F12" w:rsidRDefault="00BB1F12" w:rsidP="00BE7054">
      <w:r w:rsidRPr="00BB1F12">
        <w:rPr>
          <w:rStyle w:val="Hyperlink"/>
          <w:color w:val="auto"/>
          <w:u w:val="none"/>
        </w:rPr>
        <w:t xml:space="preserve">And in </w:t>
      </w:r>
      <w:proofErr w:type="spellStart"/>
      <w:r w:rsidRPr="00BB1F12">
        <w:rPr>
          <w:rStyle w:val="Hyperlink"/>
          <w:color w:val="auto"/>
          <w:u w:val="none"/>
        </w:rPr>
        <w:t>Bitsavers</w:t>
      </w:r>
      <w:proofErr w:type="spellEnd"/>
      <w:r w:rsidRPr="00BB1F12">
        <w:rPr>
          <w:rStyle w:val="Hyperlink"/>
          <w:color w:val="auto"/>
          <w:u w:val="none"/>
        </w:rPr>
        <w:t>/whirlwind/E-Series</w:t>
      </w:r>
    </w:p>
    <w:p w14:paraId="7B136B42" w14:textId="77777777" w:rsidR="00142F9C" w:rsidRDefault="00142F9C" w:rsidP="00BE7054"/>
    <w:p w14:paraId="44030021" w14:textId="06A43111" w:rsidR="00762893" w:rsidRDefault="00762893" w:rsidP="00BE7054"/>
    <w:p w14:paraId="7B52DB69" w14:textId="77777777" w:rsidR="00762893" w:rsidRDefault="00762893" w:rsidP="00762893">
      <w:r>
        <w:t>Physical object</w:t>
      </w:r>
      <w:r>
        <w:tab/>
      </w:r>
      <w:r w:rsidRPr="00762893">
        <w:rPr>
          <w:b/>
        </w:rPr>
        <w:t>102656061</w:t>
      </w:r>
      <w:r>
        <w:tab/>
      </w:r>
      <w:r>
        <w:tab/>
        <w:t>Circular monitor display for Whirlwind</w:t>
      </w:r>
      <w:r>
        <w:tab/>
      </w:r>
    </w:p>
    <w:p w14:paraId="34B8365E" w14:textId="77777777" w:rsidR="00762893" w:rsidRDefault="00762893" w:rsidP="00762893">
      <w:r>
        <w:t>I/O/display/CRT</w:t>
      </w:r>
      <w:r>
        <w:tab/>
      </w:r>
      <w:r>
        <w:tab/>
        <w:t>1951</w:t>
      </w:r>
      <w:r>
        <w:tab/>
      </w:r>
      <w:r>
        <w:tab/>
      </w:r>
      <w:r>
        <w:tab/>
        <w:t>1</w:t>
      </w:r>
      <w:r>
        <w:tab/>
      </w:r>
      <w:r>
        <w:tab/>
        <w:t>21 1/4 x 28 1/2 x 27 in.</w:t>
      </w:r>
      <w:r>
        <w:tab/>
      </w:r>
    </w:p>
    <w:p w14:paraId="63FB1D95" w14:textId="42F53B1B" w:rsidR="00762893" w:rsidRDefault="00762893" w:rsidP="00762893">
      <w:r>
        <w:t>WRDC printed on front of unit.</w:t>
      </w:r>
      <w:r>
        <w:tab/>
      </w:r>
    </w:p>
    <w:p w14:paraId="54E947D5" w14:textId="4CA7ED93" w:rsidR="00762893" w:rsidRDefault="00762893" w:rsidP="00762893"/>
    <w:p w14:paraId="6151FC1D" w14:textId="77777777" w:rsidR="00142F9C" w:rsidRDefault="00142F9C" w:rsidP="00762893"/>
    <w:p w14:paraId="62BD5900" w14:textId="0428B343" w:rsidR="00762893" w:rsidRDefault="00762893" w:rsidP="00762893"/>
    <w:p w14:paraId="06365E30" w14:textId="77777777" w:rsidR="00607EE1" w:rsidRDefault="00607EE1" w:rsidP="00607EE1">
      <w:r>
        <w:t>Physical object</w:t>
      </w:r>
      <w:r>
        <w:tab/>
      </w:r>
      <w:r w:rsidRPr="00607EE1">
        <w:rPr>
          <w:b/>
        </w:rPr>
        <w:t>102732973</w:t>
      </w:r>
      <w:r>
        <w:tab/>
        <w:t>X115.82</w:t>
      </w:r>
      <w:r>
        <w:tab/>
        <w:t xml:space="preserve">Whirlwind </w:t>
      </w:r>
      <w:proofErr w:type="spellStart"/>
      <w:r>
        <w:t>Flexowriter</w:t>
      </w:r>
      <w:proofErr w:type="spellEnd"/>
      <w:r>
        <w:tab/>
        <w:t>I/O/teleprinter</w:t>
      </w:r>
      <w:r>
        <w:tab/>
      </w:r>
      <w:r>
        <w:tab/>
      </w:r>
    </w:p>
    <w:p w14:paraId="6EC7F82E" w14:textId="77777777" w:rsidR="00607EE1" w:rsidRDefault="00607EE1" w:rsidP="00607EE1">
      <w:r>
        <w:t>1951</w:t>
      </w:r>
      <w:r>
        <w:tab/>
        <w:t>Commercial Controls Corporation</w:t>
      </w:r>
      <w:r>
        <w:tab/>
      </w:r>
      <w:r>
        <w:tab/>
        <w:t>1</w:t>
      </w:r>
      <w:r>
        <w:tab/>
      </w:r>
      <w:r>
        <w:tab/>
        <w:t>overall: 13 in x 30 in x 24 in</w:t>
      </w:r>
      <w:r>
        <w:tab/>
      </w:r>
    </w:p>
    <w:p w14:paraId="0888E504" w14:textId="77777777" w:rsidR="00607EE1" w:rsidRDefault="00607EE1" w:rsidP="00607EE1">
      <w:r>
        <w:t xml:space="preserve">This record contains one </w:t>
      </w:r>
      <w:proofErr w:type="spellStart"/>
      <w:r w:rsidRPr="00607EE1">
        <w:rPr>
          <w:b/>
        </w:rPr>
        <w:t>Flexowriter</w:t>
      </w:r>
      <w:proofErr w:type="spellEnd"/>
      <w:r>
        <w:t xml:space="preserve">. Its name label as well as manufacturer </w:t>
      </w:r>
    </w:p>
    <w:p w14:paraId="06C677F0" w14:textId="77777777" w:rsidR="00607EE1" w:rsidRDefault="00607EE1" w:rsidP="00607EE1">
      <w:r>
        <w:t xml:space="preserve">label </w:t>
      </w:r>
      <w:proofErr w:type="gramStart"/>
      <w:r>
        <w:t>are</w:t>
      </w:r>
      <w:proofErr w:type="gramEnd"/>
      <w:r>
        <w:t xml:space="preserve"> on the front above the keyboard. It has a standard QWERTY keyboard </w:t>
      </w:r>
    </w:p>
    <w:p w14:paraId="06F3EF7C" w14:textId="77777777" w:rsidR="00607EE1" w:rsidRDefault="00607EE1" w:rsidP="00607EE1">
      <w:r>
        <w:t xml:space="preserve">with extra buttons for different functions. There are toggle switches on top </w:t>
      </w:r>
    </w:p>
    <w:p w14:paraId="57370B7D" w14:textId="77777777" w:rsidR="00607EE1" w:rsidRDefault="00607EE1" w:rsidP="00607EE1">
      <w:r>
        <w:t xml:space="preserve">of the keyboard, mostly for the tape functions. There is a long platen with </w:t>
      </w:r>
    </w:p>
    <w:p w14:paraId="75C09106" w14:textId="77777777" w:rsidR="00607EE1" w:rsidRDefault="00607EE1" w:rsidP="00607EE1">
      <w:r>
        <w:t xml:space="preserve">measurements on the top and bottom for the paper to go through. There is a </w:t>
      </w:r>
    </w:p>
    <w:p w14:paraId="7788927B" w14:textId="77777777" w:rsidR="00607EE1" w:rsidRDefault="00607EE1" w:rsidP="00607EE1">
      <w:r>
        <w:t xml:space="preserve">reader and a punch on the left side. There is a back component that has two </w:t>
      </w:r>
    </w:p>
    <w:p w14:paraId="4D6869E6" w14:textId="77777777" w:rsidR="00607EE1" w:rsidRDefault="00607EE1" w:rsidP="00607EE1">
      <w:r>
        <w:lastRenderedPageBreak/>
        <w:t xml:space="preserve">wheels on the sides. There is an on/off switch on the right front. There is </w:t>
      </w:r>
    </w:p>
    <w:p w14:paraId="39B38814" w14:textId="77777777" w:rsidR="00607EE1" w:rsidRDefault="00607EE1" w:rsidP="00607EE1">
      <w:r>
        <w:t xml:space="preserve">a plaque on the back that has manufacturer and product information. The </w:t>
      </w:r>
    </w:p>
    <w:p w14:paraId="2871BED3" w14:textId="377833D8" w:rsidR="00762893" w:rsidRDefault="00607EE1" w:rsidP="00607EE1">
      <w:proofErr w:type="spellStart"/>
      <w:r>
        <w:t>Flexowriter</w:t>
      </w:r>
      <w:proofErr w:type="spellEnd"/>
      <w:r>
        <w:t xml:space="preserve"> has a power cable and two data cables attached.</w:t>
      </w:r>
      <w:r>
        <w:tab/>
      </w:r>
    </w:p>
    <w:p w14:paraId="0D32B353" w14:textId="1B8BBD72" w:rsidR="00607EE1" w:rsidRDefault="00607EE1" w:rsidP="00762893"/>
    <w:p w14:paraId="5AEF8FDC" w14:textId="0F38CC3F" w:rsidR="00607EE1" w:rsidRDefault="0091051D" w:rsidP="0091051D">
      <w:pPr>
        <w:pStyle w:val="Heading4"/>
      </w:pPr>
      <w:r>
        <w:t>Notes on Sources from D. Walden</w:t>
      </w:r>
    </w:p>
    <w:p w14:paraId="1F5CF468" w14:textId="77777777" w:rsidR="0037759A" w:rsidRPr="00BC7817" w:rsidRDefault="0037759A" w:rsidP="0037759A">
      <w:pPr>
        <w:spacing w:after="0"/>
        <w:rPr>
          <w:rFonts w:ascii="Times New Roman" w:hAnsi="Times New Roman"/>
          <w:sz w:val="24"/>
        </w:rPr>
      </w:pPr>
      <w:r w:rsidRPr="00BC7817">
        <w:rPr>
          <w:rFonts w:ascii="Times New Roman" w:hAnsi="Times New Roman"/>
          <w:sz w:val="24"/>
        </w:rPr>
        <w:t>-------- Forwarded Message --------</w:t>
      </w:r>
    </w:p>
    <w:tbl>
      <w:tblPr>
        <w:tblW w:w="0" w:type="auto"/>
        <w:tblCellSpacing w:w="0" w:type="dxa"/>
        <w:tblCellMar>
          <w:left w:w="0" w:type="dxa"/>
          <w:right w:w="0" w:type="dxa"/>
        </w:tblCellMar>
        <w:tblLook w:val="04A0" w:firstRow="1" w:lastRow="0" w:firstColumn="1" w:lastColumn="0" w:noHBand="0" w:noVBand="1"/>
      </w:tblPr>
      <w:tblGrid>
        <w:gridCol w:w="640"/>
        <w:gridCol w:w="3583"/>
      </w:tblGrid>
      <w:tr w:rsidR="0037759A" w:rsidRPr="0091051D" w14:paraId="38988528" w14:textId="77777777" w:rsidTr="0037759A">
        <w:trPr>
          <w:tblCellSpacing w:w="0" w:type="dxa"/>
        </w:trPr>
        <w:tc>
          <w:tcPr>
            <w:tcW w:w="0" w:type="auto"/>
            <w:noWrap/>
            <w:hideMark/>
          </w:tcPr>
          <w:p w14:paraId="4C1900D0" w14:textId="77777777" w:rsidR="0037759A" w:rsidRPr="0091051D" w:rsidRDefault="0037759A" w:rsidP="0037759A">
            <w:pPr>
              <w:spacing w:after="0"/>
              <w:jc w:val="right"/>
              <w:rPr>
                <w:rFonts w:ascii="Times New Roman" w:hAnsi="Times New Roman"/>
                <w:b/>
                <w:bCs/>
                <w:sz w:val="18"/>
                <w:szCs w:val="18"/>
              </w:rPr>
            </w:pPr>
            <w:r w:rsidRPr="0091051D">
              <w:rPr>
                <w:rFonts w:ascii="Times New Roman" w:hAnsi="Times New Roman"/>
                <w:b/>
                <w:bCs/>
                <w:sz w:val="18"/>
                <w:szCs w:val="18"/>
              </w:rPr>
              <w:t xml:space="preserve">Subject: </w:t>
            </w:r>
          </w:p>
        </w:tc>
        <w:tc>
          <w:tcPr>
            <w:tcW w:w="0" w:type="auto"/>
            <w:vAlign w:val="center"/>
            <w:hideMark/>
          </w:tcPr>
          <w:p w14:paraId="76410CE4" w14:textId="77777777" w:rsidR="0037759A" w:rsidRPr="0091051D" w:rsidRDefault="0037759A" w:rsidP="0037759A">
            <w:pPr>
              <w:spacing w:after="0"/>
              <w:rPr>
                <w:rFonts w:ascii="Times New Roman" w:hAnsi="Times New Roman"/>
                <w:sz w:val="18"/>
                <w:szCs w:val="18"/>
              </w:rPr>
            </w:pPr>
            <w:r w:rsidRPr="0091051D">
              <w:rPr>
                <w:rFonts w:ascii="Times New Roman" w:hAnsi="Times New Roman"/>
                <w:sz w:val="18"/>
                <w:szCs w:val="18"/>
              </w:rPr>
              <w:t>Re: whirlwind computer</w:t>
            </w:r>
          </w:p>
        </w:tc>
      </w:tr>
      <w:tr w:rsidR="0037759A" w:rsidRPr="0091051D" w14:paraId="50571D78" w14:textId="77777777" w:rsidTr="0037759A">
        <w:trPr>
          <w:tblCellSpacing w:w="0" w:type="dxa"/>
        </w:trPr>
        <w:tc>
          <w:tcPr>
            <w:tcW w:w="0" w:type="auto"/>
            <w:noWrap/>
            <w:hideMark/>
          </w:tcPr>
          <w:p w14:paraId="4E3932F6" w14:textId="77777777" w:rsidR="0037759A" w:rsidRPr="0091051D" w:rsidRDefault="0037759A" w:rsidP="0037759A">
            <w:pPr>
              <w:spacing w:after="0"/>
              <w:jc w:val="right"/>
              <w:rPr>
                <w:rFonts w:ascii="Times New Roman" w:hAnsi="Times New Roman"/>
                <w:b/>
                <w:bCs/>
                <w:sz w:val="18"/>
                <w:szCs w:val="18"/>
              </w:rPr>
            </w:pPr>
            <w:r w:rsidRPr="0091051D">
              <w:rPr>
                <w:rFonts w:ascii="Times New Roman" w:hAnsi="Times New Roman"/>
                <w:b/>
                <w:bCs/>
                <w:sz w:val="18"/>
                <w:szCs w:val="18"/>
              </w:rPr>
              <w:t xml:space="preserve">Date: </w:t>
            </w:r>
          </w:p>
        </w:tc>
        <w:tc>
          <w:tcPr>
            <w:tcW w:w="0" w:type="auto"/>
            <w:vAlign w:val="center"/>
            <w:hideMark/>
          </w:tcPr>
          <w:p w14:paraId="0364E2A2" w14:textId="77777777" w:rsidR="0037759A" w:rsidRPr="0091051D" w:rsidRDefault="0037759A" w:rsidP="0037759A">
            <w:pPr>
              <w:spacing w:after="0"/>
              <w:rPr>
                <w:rFonts w:ascii="Times New Roman" w:hAnsi="Times New Roman"/>
                <w:sz w:val="18"/>
                <w:szCs w:val="18"/>
              </w:rPr>
            </w:pPr>
            <w:r w:rsidRPr="0091051D">
              <w:rPr>
                <w:rFonts w:ascii="Times New Roman" w:hAnsi="Times New Roman"/>
                <w:sz w:val="18"/>
                <w:szCs w:val="18"/>
              </w:rPr>
              <w:t>Sun, 2 Jul 2017 17:52:50 -0400</w:t>
            </w:r>
          </w:p>
        </w:tc>
      </w:tr>
      <w:tr w:rsidR="0037759A" w:rsidRPr="0091051D" w14:paraId="335C79FB" w14:textId="77777777" w:rsidTr="0037759A">
        <w:trPr>
          <w:tblCellSpacing w:w="0" w:type="dxa"/>
        </w:trPr>
        <w:tc>
          <w:tcPr>
            <w:tcW w:w="0" w:type="auto"/>
            <w:noWrap/>
            <w:hideMark/>
          </w:tcPr>
          <w:p w14:paraId="39125C69" w14:textId="77777777" w:rsidR="0037759A" w:rsidRPr="0091051D" w:rsidRDefault="0037759A" w:rsidP="0037759A">
            <w:pPr>
              <w:spacing w:after="0"/>
              <w:jc w:val="right"/>
              <w:rPr>
                <w:rFonts w:ascii="Times New Roman" w:hAnsi="Times New Roman"/>
                <w:b/>
                <w:bCs/>
                <w:sz w:val="18"/>
                <w:szCs w:val="18"/>
              </w:rPr>
            </w:pPr>
            <w:r w:rsidRPr="0091051D">
              <w:rPr>
                <w:rFonts w:ascii="Times New Roman" w:hAnsi="Times New Roman"/>
                <w:b/>
                <w:bCs/>
                <w:sz w:val="18"/>
                <w:szCs w:val="18"/>
              </w:rPr>
              <w:t xml:space="preserve">From: </w:t>
            </w:r>
          </w:p>
        </w:tc>
        <w:tc>
          <w:tcPr>
            <w:tcW w:w="0" w:type="auto"/>
            <w:vAlign w:val="center"/>
            <w:hideMark/>
          </w:tcPr>
          <w:p w14:paraId="106FFD7E" w14:textId="77777777" w:rsidR="0037759A" w:rsidRPr="0091051D" w:rsidRDefault="0037759A" w:rsidP="0037759A">
            <w:pPr>
              <w:spacing w:after="0"/>
              <w:rPr>
                <w:rFonts w:ascii="Times New Roman" w:hAnsi="Times New Roman"/>
                <w:sz w:val="18"/>
                <w:szCs w:val="18"/>
              </w:rPr>
            </w:pPr>
            <w:r w:rsidRPr="0091051D">
              <w:rPr>
                <w:rFonts w:ascii="Times New Roman" w:hAnsi="Times New Roman"/>
                <w:sz w:val="18"/>
                <w:szCs w:val="18"/>
              </w:rPr>
              <w:t>Dave Walden &lt;dave.walden.family@gmail.com&gt;</w:t>
            </w:r>
          </w:p>
        </w:tc>
      </w:tr>
      <w:tr w:rsidR="0037759A" w:rsidRPr="0091051D" w14:paraId="6C5FD74A" w14:textId="77777777" w:rsidTr="0037759A">
        <w:trPr>
          <w:tblCellSpacing w:w="0" w:type="dxa"/>
        </w:trPr>
        <w:tc>
          <w:tcPr>
            <w:tcW w:w="0" w:type="auto"/>
            <w:noWrap/>
            <w:hideMark/>
          </w:tcPr>
          <w:p w14:paraId="7DC0564A" w14:textId="77777777" w:rsidR="0037759A" w:rsidRPr="0091051D" w:rsidRDefault="0037759A" w:rsidP="0037759A">
            <w:pPr>
              <w:spacing w:after="0"/>
              <w:jc w:val="right"/>
              <w:rPr>
                <w:rFonts w:ascii="Times New Roman" w:hAnsi="Times New Roman"/>
                <w:b/>
                <w:bCs/>
                <w:sz w:val="18"/>
                <w:szCs w:val="18"/>
              </w:rPr>
            </w:pPr>
            <w:r w:rsidRPr="0091051D">
              <w:rPr>
                <w:rFonts w:ascii="Times New Roman" w:hAnsi="Times New Roman"/>
                <w:b/>
                <w:bCs/>
                <w:sz w:val="18"/>
                <w:szCs w:val="18"/>
              </w:rPr>
              <w:t xml:space="preserve">To: </w:t>
            </w:r>
          </w:p>
        </w:tc>
        <w:tc>
          <w:tcPr>
            <w:tcW w:w="0" w:type="auto"/>
            <w:vAlign w:val="center"/>
            <w:hideMark/>
          </w:tcPr>
          <w:p w14:paraId="56BB595B" w14:textId="77777777" w:rsidR="0037759A" w:rsidRPr="0091051D" w:rsidRDefault="0037759A" w:rsidP="0037759A">
            <w:pPr>
              <w:spacing w:after="0"/>
              <w:rPr>
                <w:rFonts w:ascii="Times New Roman" w:hAnsi="Times New Roman"/>
                <w:sz w:val="18"/>
                <w:szCs w:val="18"/>
              </w:rPr>
            </w:pPr>
            <w:r w:rsidRPr="0091051D">
              <w:rPr>
                <w:rFonts w:ascii="Times New Roman" w:hAnsi="Times New Roman"/>
                <w:sz w:val="18"/>
                <w:szCs w:val="18"/>
              </w:rPr>
              <w:t>Guy Fedorkow &lt;guy.fedorkow@gmail.com&gt;</w:t>
            </w:r>
          </w:p>
        </w:tc>
      </w:tr>
    </w:tbl>
    <w:p w14:paraId="476EF0BD"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Guy,</w:t>
      </w:r>
    </w:p>
    <w:p w14:paraId="06165370"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p>
    <w:p w14:paraId="218B9BD3"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There seem to be a few books on Whirlwind, e.g., by Redmond and Daggett </w:t>
      </w:r>
    </w:p>
    <w:p w14:paraId="03E5A09C"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via Amazon books search.</w:t>
      </w:r>
    </w:p>
    <w:p w14:paraId="1B4F2191"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p>
    <w:p w14:paraId="45C7878D"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Also, see http://walden-family.com/ieee/bright-boys.pdf for another </w:t>
      </w:r>
    </w:p>
    <w:p w14:paraId="12A7F7D4"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book.  This author interviewed lots of people fairly recently.</w:t>
      </w:r>
    </w:p>
    <w:p w14:paraId="50DB3E0E"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p>
    <w:p w14:paraId="05E88837"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Several of the people mentioned at </w:t>
      </w:r>
    </w:p>
    <w:p w14:paraId="44BE5363"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http://walden-family.com/ieee/anhc-34-2-eands-whirlwind.pdf are still alive.</w:t>
      </w:r>
    </w:p>
    <w:p w14:paraId="5491D9A6"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p>
    <w:p w14:paraId="7A57A997"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I am also *temporarily* posting a bunch of indexes of the Annals online </w:t>
      </w:r>
    </w:p>
    <w:p w14:paraId="10120277"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for you.  It is 200MB, so tell me when you have downloaded it so I can </w:t>
      </w:r>
    </w:p>
    <w:p w14:paraId="1DF54568"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delete it from my website: walden-family.com/overall-annual-index.pdf  </w:t>
      </w:r>
    </w:p>
    <w:p w14:paraId="657466C5"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That will tell you which issues had something about Whirlwind in them.</w:t>
      </w:r>
    </w:p>
    <w:p w14:paraId="3D97720D"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p>
    <w:p w14:paraId="75FF386F"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I have a report here (from Frank Heart?) that I can send to you: Project </w:t>
      </w:r>
    </w:p>
    <w:p w14:paraId="5B24E0C0"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 xml:space="preserve">Whirlwind Report R-221, Whirlwind I Design Logic.  I'd guess that the </w:t>
      </w:r>
    </w:p>
    <w:p w14:paraId="30CF0B47"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MIT Archive or MIT Museum has a fairly complete set of Whirlwind material.</w:t>
      </w:r>
    </w:p>
    <w:p w14:paraId="11F0815B"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p>
    <w:p w14:paraId="529F3C60" w14:textId="77777777" w:rsidR="0037759A" w:rsidRPr="0091051D"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18"/>
          <w:szCs w:val="18"/>
        </w:rPr>
      </w:pPr>
      <w:r w:rsidRPr="0091051D">
        <w:rPr>
          <w:rFonts w:ascii="Courier New" w:hAnsi="Courier New" w:cs="Courier New"/>
          <w:sz w:val="18"/>
          <w:szCs w:val="18"/>
        </w:rPr>
        <w:t>Dave</w:t>
      </w:r>
    </w:p>
    <w:p w14:paraId="41DC112E" w14:textId="77777777" w:rsidR="0037759A" w:rsidRDefault="0037759A" w:rsidP="0037759A"/>
    <w:p w14:paraId="328BF78A" w14:textId="77777777" w:rsidR="0037759A" w:rsidRPr="00980B1B" w:rsidRDefault="0037759A" w:rsidP="0037759A">
      <w:pPr>
        <w:spacing w:after="0"/>
        <w:rPr>
          <w:rFonts w:ascii="Times New Roman" w:hAnsi="Times New Roman"/>
          <w:sz w:val="24"/>
        </w:rPr>
      </w:pPr>
      <w:r w:rsidRPr="00980B1B">
        <w:rPr>
          <w:rFonts w:ascii="Times New Roman" w:hAnsi="Times New Roman"/>
          <w:sz w:val="24"/>
        </w:rP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4857"/>
      </w:tblGrid>
      <w:tr w:rsidR="0037759A" w:rsidRPr="00980B1B" w14:paraId="73D81DCB" w14:textId="77777777" w:rsidTr="0037759A">
        <w:trPr>
          <w:tblCellSpacing w:w="0" w:type="dxa"/>
        </w:trPr>
        <w:tc>
          <w:tcPr>
            <w:tcW w:w="0" w:type="auto"/>
            <w:noWrap/>
            <w:hideMark/>
          </w:tcPr>
          <w:p w14:paraId="3EA43D34" w14:textId="77777777" w:rsidR="0037759A" w:rsidRPr="00980B1B" w:rsidRDefault="0037759A" w:rsidP="0037759A">
            <w:pPr>
              <w:spacing w:after="0"/>
              <w:jc w:val="right"/>
              <w:rPr>
                <w:rFonts w:ascii="Times New Roman" w:hAnsi="Times New Roman"/>
                <w:b/>
                <w:bCs/>
                <w:sz w:val="24"/>
              </w:rPr>
            </w:pPr>
            <w:r w:rsidRPr="00980B1B">
              <w:rPr>
                <w:rFonts w:ascii="Times New Roman" w:hAnsi="Times New Roman"/>
                <w:b/>
                <w:bCs/>
                <w:sz w:val="24"/>
              </w:rPr>
              <w:t xml:space="preserve">Subject: </w:t>
            </w:r>
          </w:p>
        </w:tc>
        <w:tc>
          <w:tcPr>
            <w:tcW w:w="0" w:type="auto"/>
            <w:vAlign w:val="center"/>
            <w:hideMark/>
          </w:tcPr>
          <w:p w14:paraId="3DCCC616" w14:textId="77777777" w:rsidR="0037759A" w:rsidRPr="00980B1B" w:rsidRDefault="0037759A" w:rsidP="0037759A">
            <w:pPr>
              <w:spacing w:after="0"/>
              <w:rPr>
                <w:rFonts w:ascii="Times New Roman" w:hAnsi="Times New Roman"/>
                <w:sz w:val="24"/>
              </w:rPr>
            </w:pPr>
            <w:r w:rsidRPr="00980B1B">
              <w:rPr>
                <w:rFonts w:ascii="Times New Roman" w:hAnsi="Times New Roman"/>
                <w:sz w:val="24"/>
              </w:rPr>
              <w:t>Re: whirlwind computer</w:t>
            </w:r>
          </w:p>
        </w:tc>
      </w:tr>
      <w:tr w:rsidR="0037759A" w:rsidRPr="00980B1B" w14:paraId="741B9199" w14:textId="77777777" w:rsidTr="0037759A">
        <w:trPr>
          <w:tblCellSpacing w:w="0" w:type="dxa"/>
        </w:trPr>
        <w:tc>
          <w:tcPr>
            <w:tcW w:w="0" w:type="auto"/>
            <w:noWrap/>
            <w:hideMark/>
          </w:tcPr>
          <w:p w14:paraId="44FBF2DA" w14:textId="77777777" w:rsidR="0037759A" w:rsidRPr="00980B1B" w:rsidRDefault="0037759A" w:rsidP="0037759A">
            <w:pPr>
              <w:spacing w:after="0"/>
              <w:jc w:val="right"/>
              <w:rPr>
                <w:rFonts w:ascii="Times New Roman" w:hAnsi="Times New Roman"/>
                <w:b/>
                <w:bCs/>
                <w:sz w:val="24"/>
              </w:rPr>
            </w:pPr>
            <w:r w:rsidRPr="00980B1B">
              <w:rPr>
                <w:rFonts w:ascii="Times New Roman" w:hAnsi="Times New Roman"/>
                <w:b/>
                <w:bCs/>
                <w:sz w:val="24"/>
              </w:rPr>
              <w:t xml:space="preserve">Date: </w:t>
            </w:r>
          </w:p>
        </w:tc>
        <w:tc>
          <w:tcPr>
            <w:tcW w:w="0" w:type="auto"/>
            <w:vAlign w:val="center"/>
            <w:hideMark/>
          </w:tcPr>
          <w:p w14:paraId="10A063A6" w14:textId="77777777" w:rsidR="0037759A" w:rsidRPr="00980B1B" w:rsidRDefault="0037759A" w:rsidP="0037759A">
            <w:pPr>
              <w:spacing w:after="0"/>
              <w:rPr>
                <w:rFonts w:ascii="Times New Roman" w:hAnsi="Times New Roman"/>
                <w:sz w:val="24"/>
              </w:rPr>
            </w:pPr>
            <w:r w:rsidRPr="00980B1B">
              <w:rPr>
                <w:rFonts w:ascii="Times New Roman" w:hAnsi="Times New Roman"/>
                <w:sz w:val="24"/>
              </w:rPr>
              <w:t>Sun, 02 Jul 2017 21:22:37 -0400</w:t>
            </w:r>
          </w:p>
        </w:tc>
      </w:tr>
      <w:tr w:rsidR="0037759A" w:rsidRPr="00980B1B" w14:paraId="0E1E93D5" w14:textId="77777777" w:rsidTr="0037759A">
        <w:trPr>
          <w:tblCellSpacing w:w="0" w:type="dxa"/>
        </w:trPr>
        <w:tc>
          <w:tcPr>
            <w:tcW w:w="0" w:type="auto"/>
            <w:noWrap/>
            <w:hideMark/>
          </w:tcPr>
          <w:p w14:paraId="60AD808F" w14:textId="77777777" w:rsidR="0037759A" w:rsidRPr="00980B1B" w:rsidRDefault="0037759A" w:rsidP="0037759A">
            <w:pPr>
              <w:spacing w:after="0"/>
              <w:jc w:val="right"/>
              <w:rPr>
                <w:rFonts w:ascii="Times New Roman" w:hAnsi="Times New Roman"/>
                <w:b/>
                <w:bCs/>
                <w:sz w:val="24"/>
              </w:rPr>
            </w:pPr>
            <w:r w:rsidRPr="00980B1B">
              <w:rPr>
                <w:rFonts w:ascii="Times New Roman" w:hAnsi="Times New Roman"/>
                <w:b/>
                <w:bCs/>
                <w:sz w:val="24"/>
              </w:rPr>
              <w:t xml:space="preserve">From: </w:t>
            </w:r>
          </w:p>
        </w:tc>
        <w:tc>
          <w:tcPr>
            <w:tcW w:w="0" w:type="auto"/>
            <w:vAlign w:val="center"/>
            <w:hideMark/>
          </w:tcPr>
          <w:p w14:paraId="7B29D007" w14:textId="77777777" w:rsidR="0037759A" w:rsidRPr="00980B1B" w:rsidRDefault="0037759A" w:rsidP="0037759A">
            <w:pPr>
              <w:spacing w:after="0"/>
              <w:rPr>
                <w:rFonts w:ascii="Times New Roman" w:hAnsi="Times New Roman"/>
                <w:sz w:val="24"/>
              </w:rPr>
            </w:pPr>
            <w:r w:rsidRPr="00980B1B">
              <w:rPr>
                <w:rFonts w:ascii="Times New Roman" w:hAnsi="Times New Roman"/>
                <w:sz w:val="24"/>
              </w:rPr>
              <w:t>David Walden &lt;dave.walden.family@gmail.com&gt;</w:t>
            </w:r>
          </w:p>
        </w:tc>
      </w:tr>
      <w:tr w:rsidR="0037759A" w:rsidRPr="00980B1B" w14:paraId="242F3B34" w14:textId="77777777" w:rsidTr="0037759A">
        <w:trPr>
          <w:tblCellSpacing w:w="0" w:type="dxa"/>
        </w:trPr>
        <w:tc>
          <w:tcPr>
            <w:tcW w:w="0" w:type="auto"/>
            <w:noWrap/>
            <w:hideMark/>
          </w:tcPr>
          <w:p w14:paraId="461A0C73" w14:textId="77777777" w:rsidR="0037759A" w:rsidRPr="00980B1B" w:rsidRDefault="0037759A" w:rsidP="0037759A">
            <w:pPr>
              <w:spacing w:after="0"/>
              <w:jc w:val="right"/>
              <w:rPr>
                <w:rFonts w:ascii="Times New Roman" w:hAnsi="Times New Roman"/>
                <w:b/>
                <w:bCs/>
                <w:sz w:val="24"/>
              </w:rPr>
            </w:pPr>
            <w:r w:rsidRPr="00980B1B">
              <w:rPr>
                <w:rFonts w:ascii="Times New Roman" w:hAnsi="Times New Roman"/>
                <w:b/>
                <w:bCs/>
                <w:sz w:val="24"/>
              </w:rPr>
              <w:t xml:space="preserve">To: </w:t>
            </w:r>
          </w:p>
        </w:tc>
        <w:tc>
          <w:tcPr>
            <w:tcW w:w="0" w:type="auto"/>
            <w:vAlign w:val="center"/>
            <w:hideMark/>
          </w:tcPr>
          <w:p w14:paraId="705C68D9" w14:textId="77777777" w:rsidR="0037759A" w:rsidRPr="00980B1B" w:rsidRDefault="0037759A" w:rsidP="0037759A">
            <w:pPr>
              <w:spacing w:after="0"/>
              <w:rPr>
                <w:rFonts w:ascii="Times New Roman" w:hAnsi="Times New Roman"/>
                <w:sz w:val="24"/>
              </w:rPr>
            </w:pPr>
            <w:r w:rsidRPr="00980B1B">
              <w:rPr>
                <w:rFonts w:ascii="Times New Roman" w:hAnsi="Times New Roman"/>
                <w:sz w:val="24"/>
              </w:rPr>
              <w:t>Guy Fedorkow &lt;guy.fedorkow@gmail.com&gt;</w:t>
            </w:r>
          </w:p>
        </w:tc>
      </w:tr>
    </w:tbl>
    <w:p w14:paraId="42FF02CC" w14:textId="77777777" w:rsidR="0037759A" w:rsidRPr="00980B1B" w:rsidRDefault="0037759A" w:rsidP="0037759A">
      <w:pPr>
        <w:spacing w:after="240"/>
        <w:rPr>
          <w:rFonts w:ascii="Times New Roman" w:hAnsi="Times New Roman"/>
          <w:sz w:val="24"/>
        </w:rPr>
      </w:pPr>
    </w:p>
    <w:p w14:paraId="4C1B1BD5" w14:textId="77777777" w:rsidR="0037759A" w:rsidRPr="00980B1B"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Cs w:val="20"/>
        </w:rPr>
      </w:pPr>
      <w:r w:rsidRPr="00980B1B">
        <w:rPr>
          <w:rFonts w:ascii="Courier New" w:hAnsi="Courier New" w:cs="Courier New"/>
          <w:szCs w:val="20"/>
        </w:rPr>
        <w:t>The course notes for the first digital computing course at MIT taught by Gorden Welshman are in the MIT archive.  The course is taught in terms of Whirlwind.  I think that's an interesting topic, somehow, for a paper.</w:t>
      </w:r>
    </w:p>
    <w:p w14:paraId="47079E68" w14:textId="77777777" w:rsidR="0037759A" w:rsidRPr="00980B1B" w:rsidRDefault="0037759A" w:rsidP="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theme="minorHAnsi"/>
          <w:szCs w:val="20"/>
        </w:rPr>
      </w:pPr>
      <w:r w:rsidRPr="00980B1B">
        <w:rPr>
          <w:rFonts w:cstheme="minorHAnsi"/>
          <w:szCs w:val="20"/>
        </w:rPr>
        <w:lastRenderedPageBreak/>
        <w:t>[the doc is in my mail folder]</w:t>
      </w:r>
    </w:p>
    <w:p w14:paraId="0A54E86E" w14:textId="77777777" w:rsidR="0037759A" w:rsidRDefault="0037759A" w:rsidP="0037759A">
      <w:pPr>
        <w:pBdr>
          <w:bottom w:val="single" w:sz="6" w:space="1" w:color="auto"/>
        </w:pBdr>
      </w:pPr>
    </w:p>
    <w:p w14:paraId="766585F8" w14:textId="02BDF720" w:rsidR="0037759A" w:rsidRDefault="0037759A" w:rsidP="0037759A"/>
    <w:p w14:paraId="4CBE3980" w14:textId="3F208A37" w:rsidR="00C16BFE" w:rsidRDefault="00C16BFE" w:rsidP="00C16BFE">
      <w:pPr>
        <w:pStyle w:val="Heading2"/>
      </w:pPr>
      <w:bookmarkStart w:id="30" w:name="_Toc193914312"/>
      <w:r>
        <w:t>Judy Clapp’s Collection</w:t>
      </w:r>
      <w:bookmarkEnd w:id="30"/>
    </w:p>
    <w:p w14:paraId="5E63450F" w14:textId="73B0C9A3" w:rsidR="00C16BFE" w:rsidRDefault="00C16BFE" w:rsidP="0037759A">
      <w:r>
        <w:t>Physical docs held at MIT Museum, donated by Judy Clapp, Sept 2017</w:t>
      </w:r>
    </w:p>
    <w:p w14:paraId="6034660D" w14:textId="16267148" w:rsidR="00E947D1" w:rsidRDefault="00E947D1" w:rsidP="0037759A">
      <w:r>
        <w:t>These docs were collected by Judy from various sources, as she acted as (informal?) archivist.</w:t>
      </w:r>
    </w:p>
    <w:p w14:paraId="689D2DA6" w14:textId="223E0401" w:rsidR="00C16BFE" w:rsidRDefault="00124DAD" w:rsidP="0037759A">
      <w:r>
        <w:t> Inventoried Sep 22, 2017 by guy</w:t>
      </w:r>
    </w:p>
    <w:p w14:paraId="402C6631" w14:textId="77777777" w:rsidR="00124DAD" w:rsidRDefault="00124DAD" w:rsidP="0037759A"/>
    <w:p w14:paraId="0AFEF5D4" w14:textId="58AFF523" w:rsidR="00C16BFE" w:rsidRDefault="00C16BFE" w:rsidP="0037759A">
      <w:r w:rsidRPr="00C16BFE">
        <w:rPr>
          <w:b/>
        </w:rPr>
        <w:t>M-1890</w:t>
      </w:r>
      <w:r>
        <w:t xml:space="preserve"> </w:t>
      </w:r>
      <w:r w:rsidRPr="005757BF">
        <w:rPr>
          <w:i/>
        </w:rPr>
        <w:t>Air Defense Biweekly</w:t>
      </w:r>
      <w:r>
        <w:t>, Feb 27, 1953, 27 pages</w:t>
      </w:r>
    </w:p>
    <w:p w14:paraId="715C3460" w14:textId="70378285" w:rsidR="00C16BFE" w:rsidRDefault="00C16BFE" w:rsidP="0037759A"/>
    <w:p w14:paraId="1C97247A" w14:textId="46498CE1" w:rsidR="00C16BFE" w:rsidRDefault="00C16BFE" w:rsidP="0037759A">
      <w:r w:rsidRPr="00C16BFE">
        <w:rPr>
          <w:b/>
        </w:rPr>
        <w:t>L-3</w:t>
      </w:r>
      <w:r>
        <w:t xml:space="preserve"> </w:t>
      </w:r>
      <w:r w:rsidRPr="005757BF">
        <w:rPr>
          <w:i/>
        </w:rPr>
        <w:t>Forecast for Military Systems using Electronic Digital Computers</w:t>
      </w:r>
      <w:r>
        <w:t>, Sept 17, 1948, about 25 pages</w:t>
      </w:r>
    </w:p>
    <w:p w14:paraId="0EAE6FAE" w14:textId="16FA62B8" w:rsidR="00C16BFE" w:rsidRDefault="00C16BFE" w:rsidP="0037759A">
      <w:r>
        <w:t>Authors: Forrester, Boyd, Everett, Fahnestock, Nelson</w:t>
      </w:r>
    </w:p>
    <w:p w14:paraId="7627872D" w14:textId="249CF093" w:rsidR="00C16BFE" w:rsidRDefault="00C16BFE" w:rsidP="0037759A">
      <w:r>
        <w:t xml:space="preserve">With letters between R Compton and </w:t>
      </w:r>
      <w:proofErr w:type="spellStart"/>
      <w:r>
        <w:t>Mr</w:t>
      </w:r>
      <w:proofErr w:type="spellEnd"/>
      <w:r>
        <w:t xml:space="preserve"> N </w:t>
      </w:r>
      <w:proofErr w:type="spellStart"/>
      <w:r>
        <w:t>McL</w:t>
      </w:r>
      <w:proofErr w:type="spellEnd"/>
      <w:r>
        <w:t xml:space="preserve"> Sage, D.I.C. (Division of Industrial Cooperation, MIT)</w:t>
      </w:r>
    </w:p>
    <w:p w14:paraId="5F89163F" w14:textId="39D026DC" w:rsidR="00C16BFE" w:rsidRDefault="005757BF" w:rsidP="0037759A">
      <w:r>
        <w:t>(There are two copies of this report in this collection)</w:t>
      </w:r>
    </w:p>
    <w:p w14:paraId="749C2692" w14:textId="77777777" w:rsidR="005757BF" w:rsidRDefault="005757BF" w:rsidP="0037759A"/>
    <w:p w14:paraId="3C3A86EA" w14:textId="41E332ED" w:rsidR="00C16BFE" w:rsidRDefault="00C16BFE" w:rsidP="0037759A">
      <w:r w:rsidRPr="005757BF">
        <w:rPr>
          <w:b/>
        </w:rPr>
        <w:t>R-206</w:t>
      </w:r>
      <w:r>
        <w:t xml:space="preserve"> </w:t>
      </w:r>
      <w:r w:rsidRPr="005757BF">
        <w:rPr>
          <w:i/>
        </w:rPr>
        <w:t>Charles Babbage – Scientist and Philosopher</w:t>
      </w:r>
      <w:r>
        <w:t xml:space="preserve">, Jan 31, 1952, </w:t>
      </w:r>
      <w:r w:rsidR="005757BF">
        <w:t>13</w:t>
      </w:r>
      <w:r>
        <w:t xml:space="preserve"> pages</w:t>
      </w:r>
    </w:p>
    <w:p w14:paraId="4501B06B" w14:textId="7CCFD2D5" w:rsidR="00C16BFE" w:rsidRDefault="00A7583B" w:rsidP="0037759A">
      <w:r>
        <w:t>Editor</w:t>
      </w:r>
      <w:r w:rsidR="00C16BFE">
        <w:t>: Robert R Rathbone</w:t>
      </w:r>
    </w:p>
    <w:p w14:paraId="6E51397E" w14:textId="600BD7B5" w:rsidR="005757BF" w:rsidRPr="005757BF" w:rsidRDefault="005757BF" w:rsidP="0037759A">
      <w:pPr>
        <w:rPr>
          <w:i/>
        </w:rPr>
      </w:pPr>
      <w:r w:rsidRPr="005757BF">
        <w:rPr>
          <w:i/>
        </w:rPr>
        <w:t xml:space="preserve">Including Passages from the Life of a </w:t>
      </w:r>
      <w:proofErr w:type="spellStart"/>
      <w:r w:rsidRPr="005757BF">
        <w:rPr>
          <w:i/>
        </w:rPr>
        <w:t>Philospher</w:t>
      </w:r>
      <w:proofErr w:type="spellEnd"/>
    </w:p>
    <w:p w14:paraId="427B80ED" w14:textId="65F45F57" w:rsidR="00C16BFE" w:rsidRDefault="00C16BFE" w:rsidP="0037759A"/>
    <w:p w14:paraId="6AFA69D0" w14:textId="10075EC3" w:rsidR="005757BF" w:rsidRDefault="005757BF" w:rsidP="0037759A">
      <w:r w:rsidRPr="005757BF">
        <w:rPr>
          <w:b/>
        </w:rPr>
        <w:t>D-209</w:t>
      </w:r>
      <w:r>
        <w:t xml:space="preserve"> </w:t>
      </w:r>
      <w:r w:rsidRPr="005757BF">
        <w:rPr>
          <w:i/>
        </w:rPr>
        <w:t>An Estimate of the Effort Required to Evolve a New Air Traffic Control System</w:t>
      </w:r>
      <w:r>
        <w:t>, Feb 26, 1956, 5 pages</w:t>
      </w:r>
    </w:p>
    <w:p w14:paraId="7FC14610" w14:textId="0A9DDC5A" w:rsidR="005757BF" w:rsidRDefault="005757BF" w:rsidP="0037759A">
      <w:r>
        <w:t>Author: D. R. Israel</w:t>
      </w:r>
    </w:p>
    <w:p w14:paraId="651B31F9" w14:textId="44FA6E2B" w:rsidR="005757BF" w:rsidRDefault="005757BF" w:rsidP="0037759A"/>
    <w:p w14:paraId="56614F3F" w14:textId="24BDBE96" w:rsidR="005757BF" w:rsidRDefault="005757BF" w:rsidP="0037759A">
      <w:r w:rsidRPr="005757BF">
        <w:rPr>
          <w:i/>
        </w:rPr>
        <w:t xml:space="preserve">Various Recollections of the MIT Digital Computer Laboratory and Lincoln Laboratory, </w:t>
      </w:r>
      <w:r>
        <w:t>June 1987</w:t>
      </w:r>
      <w:r w:rsidR="00934BD5">
        <w:t>, 2</w:t>
      </w:r>
      <w:r>
        <w:t xml:space="preserve"> pages</w:t>
      </w:r>
    </w:p>
    <w:p w14:paraId="0D932B18" w14:textId="38F7B442" w:rsidR="005757BF" w:rsidRDefault="005757BF" w:rsidP="0037759A">
      <w:r>
        <w:t>Author Stewart Coffin</w:t>
      </w:r>
    </w:p>
    <w:p w14:paraId="11CB0C9D" w14:textId="0D2C92E3" w:rsidR="005757BF" w:rsidRDefault="005757BF" w:rsidP="0037759A">
      <w:r>
        <w:t>Sticky note: “Judy – For your collection” stamped “Received Oct 27, 1987 J. A. Clapp”, “from D. Israel”</w:t>
      </w:r>
    </w:p>
    <w:p w14:paraId="4EB2C875" w14:textId="79BCA4E5" w:rsidR="00C16BFE" w:rsidRDefault="00934BD5" w:rsidP="0037759A">
      <w:r>
        <w:t xml:space="preserve">Notes on exploding power supplies, </w:t>
      </w:r>
      <w:proofErr w:type="spellStart"/>
      <w:r>
        <w:t>etc</w:t>
      </w:r>
      <w:proofErr w:type="spellEnd"/>
      <w:r w:rsidR="00EE5F7C">
        <w:t xml:space="preserve">, in Whittemore </w:t>
      </w:r>
      <w:proofErr w:type="gramStart"/>
      <w:r w:rsidR="00EE5F7C">
        <w:t>(!?)  (</w:t>
      </w:r>
      <w:proofErr w:type="gramEnd"/>
      <w:r w:rsidR="00EE5F7C">
        <w:t>I wonder if that was the MTC?)</w:t>
      </w:r>
    </w:p>
    <w:p w14:paraId="01EE6A9E" w14:textId="2B14EDE0" w:rsidR="00934BD5" w:rsidRDefault="00934BD5" w:rsidP="0037759A"/>
    <w:p w14:paraId="5CF67753" w14:textId="1918A171" w:rsidR="00934BD5" w:rsidRPr="00934BD5" w:rsidRDefault="00934BD5" w:rsidP="0037759A">
      <w:pPr>
        <w:rPr>
          <w:i/>
        </w:rPr>
      </w:pPr>
      <w:r w:rsidRPr="00934BD5">
        <w:rPr>
          <w:i/>
        </w:rPr>
        <w:t>Notes on the Logical Design of Digital Computers and on Special Coding Techniques, Spring Term, 1951</w:t>
      </w:r>
    </w:p>
    <w:p w14:paraId="54588E88" w14:textId="4BF076B8" w:rsidR="00934BD5" w:rsidRDefault="00934BD5" w:rsidP="0037759A">
      <w:r>
        <w:t>21 pages</w:t>
      </w:r>
    </w:p>
    <w:p w14:paraId="3BF435C5" w14:textId="6EED7A6F" w:rsidR="00934BD5" w:rsidRDefault="00934BD5" w:rsidP="0037759A">
      <w:r>
        <w:t>Author: C. W. Adams, P. A. Fox</w:t>
      </w:r>
    </w:p>
    <w:p w14:paraId="277ED91B" w14:textId="3E4C7B47" w:rsidR="003636A9" w:rsidRDefault="003636A9" w:rsidP="0037759A">
      <w:r>
        <w:t>This doc is mostly about hardware structures for doing binary arithmetic, including step-by-step multiplication.</w:t>
      </w:r>
    </w:p>
    <w:p w14:paraId="2ABD9CD1" w14:textId="623B15F1" w:rsidR="00934BD5" w:rsidRDefault="00934BD5" w:rsidP="0037759A"/>
    <w:p w14:paraId="0FC59E03" w14:textId="0CB71F3E" w:rsidR="00934BD5" w:rsidRPr="00934BD5" w:rsidRDefault="00934BD5" w:rsidP="0037759A">
      <w:pPr>
        <w:rPr>
          <w:i/>
        </w:rPr>
      </w:pPr>
      <w:r w:rsidRPr="00934BD5">
        <w:rPr>
          <w:i/>
        </w:rPr>
        <w:t>A Short Guide to Coding: Using the Whirlwind I Code of October 1949, With Revisions through May 1951</w:t>
      </w:r>
    </w:p>
    <w:p w14:paraId="683637C8" w14:textId="6EC0E509" w:rsidR="00934BD5" w:rsidRDefault="00934BD5" w:rsidP="0037759A">
      <w:r>
        <w:t>6 pages.</w:t>
      </w:r>
    </w:p>
    <w:p w14:paraId="791F7244" w14:textId="19161DEF" w:rsidR="00934BD5" w:rsidRDefault="00934BD5" w:rsidP="0037759A">
      <w:r>
        <w:t>Helpful short summary of WWI instruction set</w:t>
      </w:r>
    </w:p>
    <w:p w14:paraId="00872AC0" w14:textId="24FBE784" w:rsidR="00A80171" w:rsidRDefault="00A80171" w:rsidP="0037759A">
      <w:r>
        <w:t xml:space="preserve">This noted gives the instruction set and changes up to 1951, including the </w:t>
      </w:r>
      <w:proofErr w:type="spellStart"/>
      <w:r w:rsidR="003636A9">
        <w:t>qd</w:t>
      </w:r>
      <w:proofErr w:type="spellEnd"/>
      <w:r w:rsidR="003636A9">
        <w:t>/</w:t>
      </w:r>
      <w:proofErr w:type="spellStart"/>
      <w:r w:rsidR="003636A9">
        <w:t>qh</w:t>
      </w:r>
      <w:proofErr w:type="spellEnd"/>
      <w:r w:rsidR="003636A9">
        <w:t xml:space="preserve"> series of I/O codes.</w:t>
      </w:r>
    </w:p>
    <w:p w14:paraId="5B2A3270" w14:textId="58E3A601" w:rsidR="00934BD5" w:rsidRDefault="00934BD5" w:rsidP="0037759A">
      <w:r>
        <w:t>No author named</w:t>
      </w:r>
    </w:p>
    <w:p w14:paraId="306459E4" w14:textId="546D51C5" w:rsidR="00934BD5" w:rsidRDefault="00934BD5" w:rsidP="0037759A"/>
    <w:p w14:paraId="00E6E6D2" w14:textId="679EC453" w:rsidR="00934BD5" w:rsidRDefault="00934BD5" w:rsidP="0037759A">
      <w:r w:rsidRPr="00934BD5">
        <w:rPr>
          <w:b/>
        </w:rPr>
        <w:lastRenderedPageBreak/>
        <w:t>M-1445</w:t>
      </w:r>
      <w:r>
        <w:t xml:space="preserve"> </w:t>
      </w:r>
      <w:r w:rsidRPr="00934BD5">
        <w:rPr>
          <w:i/>
        </w:rPr>
        <w:t>Automatic Assembly of Programs</w:t>
      </w:r>
      <w:r>
        <w:t>, Apr 23, 1952, 12 pages</w:t>
      </w:r>
    </w:p>
    <w:p w14:paraId="50DE80EA" w14:textId="44DDAEE9" w:rsidR="00934BD5" w:rsidRDefault="00934BD5" w:rsidP="0037759A">
      <w:r>
        <w:t>Author John W. Carr</w:t>
      </w:r>
    </w:p>
    <w:p w14:paraId="73FC8EF3" w14:textId="583515C7" w:rsidR="00934BD5" w:rsidRDefault="00934BD5" w:rsidP="0037759A">
      <w:r>
        <w:t>(</w:t>
      </w:r>
      <w:r w:rsidR="0091051D">
        <w:t>Including</w:t>
      </w:r>
      <w:r>
        <w:t xml:space="preserve"> the warning that some programmers just love octal coding</w:t>
      </w:r>
      <w:r w:rsidR="00034883">
        <w:t>, no matter what</w:t>
      </w:r>
      <w:r>
        <w:t xml:space="preserve"> </w:t>
      </w:r>
      <w:r>
        <w:sym w:font="Wingdings" w:char="F04A"/>
      </w:r>
      <w:r>
        <w:t>)</w:t>
      </w:r>
    </w:p>
    <w:p w14:paraId="35D4FF3F" w14:textId="550ECBB1" w:rsidR="00034883" w:rsidRDefault="00034883" w:rsidP="0037759A">
      <w:r>
        <w:t>This doc might contain samples of assembly-language programs</w:t>
      </w:r>
    </w:p>
    <w:p w14:paraId="33A931B9" w14:textId="4A45E7AC" w:rsidR="00EE5F7C" w:rsidRDefault="00EE5F7C" w:rsidP="0037759A">
      <w:r>
        <w:t xml:space="preserve">John Carr outlines the </w:t>
      </w:r>
      <w:r w:rsidR="000749D5">
        <w:t>process for two-pass assembly</w:t>
      </w:r>
    </w:p>
    <w:p w14:paraId="76D58BD8" w14:textId="0094518B" w:rsidR="000749D5" w:rsidRDefault="000749D5" w:rsidP="0037759A">
      <w:r>
        <w:t>The example would indicate that the 1952 assembler (“Conversion program”) used a source format already quite different from raw WW machine instructions (i.e., it was already beyond “ca 97”)</w:t>
      </w:r>
    </w:p>
    <w:p w14:paraId="5508E2B0" w14:textId="7AD43F39" w:rsidR="000749D5" w:rsidRDefault="000749D5" w:rsidP="0037759A">
      <w:r>
        <w:t>The doc makes a distinction between “Single Length” and “Double Length”</w:t>
      </w:r>
      <w:r w:rsidR="004B1372">
        <w:t>, “multi-Length”</w:t>
      </w:r>
      <w:r>
        <w:t xml:space="preserve"> or </w:t>
      </w:r>
      <w:proofErr w:type="gramStart"/>
      <w:r>
        <w:t>floating point</w:t>
      </w:r>
      <w:proofErr w:type="gramEnd"/>
      <w:r>
        <w:t xml:space="preserve"> programs, which use a different conversion program.</w:t>
      </w:r>
    </w:p>
    <w:p w14:paraId="3B8A7A59" w14:textId="718EA344" w:rsidR="004B1372" w:rsidRDefault="004B1372" w:rsidP="0037759A">
      <w:r>
        <w:t>The mechanism uses two passes, and it sounds like the paper tape must be read twice.</w:t>
      </w:r>
    </w:p>
    <w:p w14:paraId="6A286E45" w14:textId="6A1771B4" w:rsidR="00034883" w:rsidRDefault="00034883" w:rsidP="0037759A"/>
    <w:p w14:paraId="2071F86F" w14:textId="350A6C2C" w:rsidR="00034883" w:rsidRDefault="00034883" w:rsidP="0037759A">
      <w:r w:rsidRPr="00034883">
        <w:rPr>
          <w:b/>
        </w:rPr>
        <w:t>R-166-1</w:t>
      </w:r>
      <w:r>
        <w:t xml:space="preserve"> </w:t>
      </w:r>
      <w:r w:rsidRPr="00034883">
        <w:rPr>
          <w:i/>
        </w:rPr>
        <w:t>Digital Computers as Information Processing Systems</w:t>
      </w:r>
      <w:r>
        <w:t>, June 1, 1949, Revised Sep 28, 1951, 22 pages</w:t>
      </w:r>
    </w:p>
    <w:p w14:paraId="6BE4A8E0" w14:textId="6C2C6C3A" w:rsidR="00034883" w:rsidRDefault="00034883" w:rsidP="0037759A">
      <w:r>
        <w:t>Author: Jay W. Forrester</w:t>
      </w:r>
    </w:p>
    <w:p w14:paraId="2485D06B" w14:textId="16B9982A" w:rsidR="00934BD5" w:rsidRDefault="00934BD5" w:rsidP="0037759A"/>
    <w:p w14:paraId="690F4F63" w14:textId="59CB77DF" w:rsidR="00034883" w:rsidRDefault="00034883" w:rsidP="0037759A">
      <w:r w:rsidRPr="00034883">
        <w:rPr>
          <w:b/>
        </w:rPr>
        <w:t>6345 Conference Notes C-94</w:t>
      </w:r>
      <w:r>
        <w:t xml:space="preserve"> </w:t>
      </w:r>
      <w:r w:rsidRPr="00034883">
        <w:rPr>
          <w:i/>
        </w:rPr>
        <w:t>Example Coding Procedure</w:t>
      </w:r>
      <w:r>
        <w:t>, Feb 14, 1949, 11 pages</w:t>
      </w:r>
    </w:p>
    <w:p w14:paraId="6DC287A4" w14:textId="70CE14E4" w:rsidR="00034883" w:rsidRDefault="00034883" w:rsidP="0037759A">
      <w:r>
        <w:t>Author W. G. Welchman</w:t>
      </w:r>
    </w:p>
    <w:p w14:paraId="2D046C8F" w14:textId="239C1FC9" w:rsidR="00034883" w:rsidRDefault="00034883" w:rsidP="0037759A">
      <w:r>
        <w:t>Notes on converting a mathematical statement to code via an example.</w:t>
      </w:r>
    </w:p>
    <w:p w14:paraId="377C2AC7" w14:textId="441A6DEA" w:rsidR="00034883" w:rsidRDefault="00034883" w:rsidP="0037759A">
      <w:r>
        <w:t>Refers to notes C-93 and C-78.</w:t>
      </w:r>
    </w:p>
    <w:p w14:paraId="44F770AA" w14:textId="28F08D94" w:rsidR="00034883" w:rsidRDefault="00034883" w:rsidP="0037759A">
      <w:r>
        <w:t xml:space="preserve">This one is a copy of a copy of a copy and would need careful transcription to make it </w:t>
      </w:r>
      <w:r w:rsidR="0057300F">
        <w:t>useful.  But it does look like the example could be used to calibrate an emulator.</w:t>
      </w:r>
    </w:p>
    <w:p w14:paraId="2F742688" w14:textId="52220B88" w:rsidR="0057300F" w:rsidRDefault="0057300F" w:rsidP="0037759A"/>
    <w:p w14:paraId="7F213BF7" w14:textId="7D6521CE" w:rsidR="0057300F" w:rsidRDefault="0057300F" w:rsidP="0057300F">
      <w:pPr>
        <w:pStyle w:val="Heading3"/>
      </w:pPr>
      <w:bookmarkStart w:id="31" w:name="_Toc193914313"/>
      <w:r>
        <w:t>Judy’s Blue Book</w:t>
      </w:r>
      <w:bookmarkEnd w:id="31"/>
    </w:p>
    <w:p w14:paraId="2BCED7D8" w14:textId="0A0108E7" w:rsidR="0057300F" w:rsidRDefault="0057300F" w:rsidP="0037759A">
      <w:r>
        <w:t xml:space="preserve">There’s a binder with a collection of docs.  The first two pages give a hand-written summary of contents, titled </w:t>
      </w:r>
    </w:p>
    <w:p w14:paraId="64BF2B9B" w14:textId="677D0668" w:rsidR="0057300F" w:rsidRPr="00BE6FF1" w:rsidRDefault="0057300F" w:rsidP="00A7583B">
      <w:pPr>
        <w:ind w:left="720"/>
        <w:rPr>
          <w:i/>
        </w:rPr>
      </w:pPr>
      <w:r w:rsidRPr="00BE6FF1">
        <w:rPr>
          <w:i/>
        </w:rPr>
        <w:t>Subject: Group 61/Division 6 Biweekly Reports for 1953 – A Trip Down Memory Lane</w:t>
      </w:r>
    </w:p>
    <w:p w14:paraId="426BAC4E" w14:textId="59B164AE" w:rsidR="0057300F" w:rsidRDefault="0057300F" w:rsidP="0037759A">
      <w:r>
        <w:t>Dated 7/2/87 (July 2?), initialed by someone that might be Judy</w:t>
      </w:r>
    </w:p>
    <w:p w14:paraId="47E7D218" w14:textId="7B15BCD3" w:rsidR="00034883" w:rsidRDefault="00BE6FF1" w:rsidP="0037759A">
      <w:r>
        <w:t xml:space="preserve">Docs probably selected to show progress on the Air Defense work during 1953.  There </w:t>
      </w:r>
      <w:r w:rsidR="00673E5E">
        <w:t>was</w:t>
      </w:r>
      <w:r>
        <w:t xml:space="preserve"> a Friday the 13</w:t>
      </w:r>
      <w:r w:rsidRPr="00BE6FF1">
        <w:rPr>
          <w:vertAlign w:val="superscript"/>
        </w:rPr>
        <w:t>th</w:t>
      </w:r>
      <w:r>
        <w:t xml:space="preserve"> </w:t>
      </w:r>
      <w:r w:rsidR="00673E5E">
        <w:t>in Feb and March</w:t>
      </w:r>
      <w:r>
        <w:t xml:space="preserve"> in </w:t>
      </w:r>
      <w:proofErr w:type="gramStart"/>
      <w:r>
        <w:t>195</w:t>
      </w:r>
      <w:r w:rsidR="00673E5E">
        <w:t>3</w:t>
      </w:r>
      <w:r>
        <w:t xml:space="preserve">  It’s</w:t>
      </w:r>
      <w:proofErr w:type="gramEnd"/>
      <w:r>
        <w:t xml:space="preserve"> noted twice…)</w:t>
      </w:r>
    </w:p>
    <w:p w14:paraId="2D23FC68" w14:textId="4635FFD5" w:rsidR="00BE6FF1" w:rsidRDefault="00BE6FF1" w:rsidP="0037759A"/>
    <w:p w14:paraId="20A46A3E" w14:textId="00C4949E" w:rsidR="00BE6FF1" w:rsidRDefault="00BE6FF1" w:rsidP="0037759A">
      <w:r w:rsidRPr="00BE6FF1">
        <w:rPr>
          <w:b/>
        </w:rPr>
        <w:t>M-1748</w:t>
      </w:r>
      <w:r>
        <w:t xml:space="preserve"> </w:t>
      </w:r>
      <w:r w:rsidRPr="00BE6FF1">
        <w:rPr>
          <w:i/>
        </w:rPr>
        <w:t>Group 61 Biweekly Report, December 5, 1952</w:t>
      </w:r>
      <w:r>
        <w:t>, 18 pages</w:t>
      </w:r>
    </w:p>
    <w:p w14:paraId="10862F4B" w14:textId="30472FDA" w:rsidR="00BE6FF1" w:rsidRDefault="00BE6FF1" w:rsidP="0037759A"/>
    <w:p w14:paraId="36039770" w14:textId="76EF75D3" w:rsidR="00BE6FF1" w:rsidRDefault="00BE6FF1" w:rsidP="0037759A">
      <w:r>
        <w:t xml:space="preserve">The next section contains the cover page for biweekly reports running from Jan 16, 1953 to December 18, 1953.  Some are </w:t>
      </w:r>
      <w:r w:rsidRPr="00BE6FF1">
        <w:rPr>
          <w:i/>
        </w:rPr>
        <w:t>Air Defense Biweekly Report</w:t>
      </w:r>
      <w:r>
        <w:t xml:space="preserve">, some </w:t>
      </w:r>
      <w:r w:rsidRPr="00BE6FF1">
        <w:rPr>
          <w:i/>
        </w:rPr>
        <w:t>Division 6 Biweekly Report</w:t>
      </w:r>
    </w:p>
    <w:p w14:paraId="255FED16" w14:textId="77777777" w:rsidR="00BE6FF1" w:rsidRDefault="00BE6FF1" w:rsidP="0037759A"/>
    <w:p w14:paraId="2515F91A" w14:textId="06844A3C" w:rsidR="00934BD5" w:rsidRDefault="00BE6FF1" w:rsidP="0037759A">
      <w:r w:rsidRPr="00AA79D3">
        <w:rPr>
          <w:b/>
        </w:rPr>
        <w:t>M-1805</w:t>
      </w:r>
      <w:r>
        <w:t xml:space="preserve"> </w:t>
      </w:r>
      <w:r w:rsidRPr="00AA79D3">
        <w:rPr>
          <w:i/>
        </w:rPr>
        <w:t>Air Defense Biweekly Report</w:t>
      </w:r>
      <w:r>
        <w:t>, Jan 16, 1953, 22 pages</w:t>
      </w:r>
    </w:p>
    <w:p w14:paraId="1C209838" w14:textId="54A553A6" w:rsidR="00AA79D3" w:rsidRDefault="00AA79D3" w:rsidP="0037759A">
      <w:r>
        <w:t>Notes on the “Cape Cod program” and “Cape Cod System”</w:t>
      </w:r>
    </w:p>
    <w:p w14:paraId="476F8DD5" w14:textId="426EC68F" w:rsidR="00BE6FF1" w:rsidRDefault="00BE6FF1" w:rsidP="0037759A">
      <w:r w:rsidRPr="00AA79D3">
        <w:rPr>
          <w:b/>
        </w:rPr>
        <w:t>M-</w:t>
      </w:r>
      <w:r w:rsidR="00AA79D3" w:rsidRPr="00AA79D3">
        <w:rPr>
          <w:b/>
        </w:rPr>
        <w:t>1976</w:t>
      </w:r>
      <w:r w:rsidR="00AA79D3">
        <w:t xml:space="preserve"> </w:t>
      </w:r>
      <w:r w:rsidR="00AA79D3" w:rsidRPr="00AA79D3">
        <w:rPr>
          <w:i/>
        </w:rPr>
        <w:t>Air Defense Biweekly Report</w:t>
      </w:r>
      <w:r w:rsidR="00AA79D3">
        <w:t>, Apr 10, 1953, 30 pages</w:t>
      </w:r>
    </w:p>
    <w:p w14:paraId="2EC434F7" w14:textId="0E5A5053" w:rsidR="00AA79D3" w:rsidRDefault="00AA79D3" w:rsidP="0037759A">
      <w:r>
        <w:t>Mentions “WW-II” and changes in coding required</w:t>
      </w:r>
    </w:p>
    <w:p w14:paraId="14725C4D" w14:textId="30E7B21F" w:rsidR="00AA79D3" w:rsidRDefault="00AA79D3" w:rsidP="00AA79D3">
      <w:r w:rsidRPr="00AA79D3">
        <w:rPr>
          <w:b/>
        </w:rPr>
        <w:t>M-</w:t>
      </w:r>
      <w:r>
        <w:rPr>
          <w:b/>
        </w:rPr>
        <w:t>2362</w:t>
      </w:r>
      <w:r>
        <w:t xml:space="preserve"> </w:t>
      </w:r>
      <w:r>
        <w:rPr>
          <w:i/>
        </w:rPr>
        <w:t>Division 6</w:t>
      </w:r>
      <w:r w:rsidRPr="00AA79D3">
        <w:rPr>
          <w:i/>
        </w:rPr>
        <w:t xml:space="preserve"> Biweekly Report</w:t>
      </w:r>
      <w:r>
        <w:t>, Aug 14, 1953, 59 pages</w:t>
      </w:r>
    </w:p>
    <w:p w14:paraId="108E31F6" w14:textId="7A459303" w:rsidR="00AA79D3" w:rsidRDefault="00AA79D3" w:rsidP="00AA79D3">
      <w:r w:rsidRPr="00AA79D3">
        <w:rPr>
          <w:b/>
        </w:rPr>
        <w:t>M-</w:t>
      </w:r>
      <w:r>
        <w:rPr>
          <w:b/>
        </w:rPr>
        <w:t>2528</w:t>
      </w:r>
      <w:r>
        <w:t xml:space="preserve"> </w:t>
      </w:r>
      <w:r w:rsidRPr="00AA79D3">
        <w:rPr>
          <w:i/>
        </w:rPr>
        <w:t>Biweekly Report for November 20, 1953</w:t>
      </w:r>
      <w:r>
        <w:t>, 60 pages</w:t>
      </w:r>
    </w:p>
    <w:p w14:paraId="5A25D0DA" w14:textId="621E5FBB" w:rsidR="00AA79D3" w:rsidRDefault="00AA79D3" w:rsidP="00AA79D3">
      <w:r>
        <w:t>(</w:t>
      </w:r>
      <w:proofErr w:type="gramStart"/>
      <w:r>
        <w:t>one</w:t>
      </w:r>
      <w:proofErr w:type="gramEnd"/>
      <w:r>
        <w:t xml:space="preserve"> short report is from H. K. Rising on Input Counters, </w:t>
      </w:r>
      <w:proofErr w:type="spellStart"/>
      <w:r>
        <w:t>pg</w:t>
      </w:r>
      <w:proofErr w:type="spellEnd"/>
      <w:r>
        <w:t xml:space="preserve"> 35.  Is that Hawley?)</w:t>
      </w:r>
    </w:p>
    <w:p w14:paraId="424B7B6D" w14:textId="15B32D75" w:rsidR="00AA79D3" w:rsidRDefault="00AA79D3" w:rsidP="00AA79D3">
      <w:r>
        <w:lastRenderedPageBreak/>
        <w:t>Also mentions testing of transistorized core drivers</w:t>
      </w:r>
      <w:r w:rsidR="002B4C87">
        <w:t xml:space="preserve"> using RCA TA165 and GE 11A transistors</w:t>
      </w:r>
      <w:r w:rsidR="00A7583B">
        <w:t>.  They were not working terribly well as of the date of writing</w:t>
      </w:r>
      <w:r>
        <w:t>.</w:t>
      </w:r>
    </w:p>
    <w:p w14:paraId="39C8343A" w14:textId="04EE7127" w:rsidR="00AA79D3" w:rsidRDefault="00AA79D3" w:rsidP="0037759A"/>
    <w:p w14:paraId="4A779B31" w14:textId="37BFC8B5" w:rsidR="00AA79D3" w:rsidRDefault="00AA79D3" w:rsidP="0037759A"/>
    <w:p w14:paraId="1C6CC7A2" w14:textId="0BE3902B" w:rsidR="00C82442" w:rsidRPr="00C82442" w:rsidRDefault="00B26A06" w:rsidP="00C82442">
      <w:pPr>
        <w:pStyle w:val="Heading2"/>
      </w:pPr>
      <w:bookmarkStart w:id="32" w:name="_Toc193914314"/>
      <w:r>
        <w:t>MIT Museum Paper Documents</w:t>
      </w:r>
      <w:bookmarkEnd w:id="32"/>
    </w:p>
    <w:p w14:paraId="06E0A338" w14:textId="44A2B63E" w:rsidR="00B26A06" w:rsidRDefault="00B26A06" w:rsidP="0037759A">
      <w:r>
        <w:t xml:space="preserve">Box: </w:t>
      </w:r>
      <w:r w:rsidRPr="00B26A06">
        <w:rPr>
          <w:i/>
        </w:rPr>
        <w:t>Whirlwind Subject File, Comprehensive System Manuals</w:t>
      </w:r>
      <w:r>
        <w:t>, Shelf D4, Collections One</w:t>
      </w:r>
    </w:p>
    <w:p w14:paraId="194A94BD" w14:textId="17C03DD5" w:rsidR="00B26A06" w:rsidRDefault="00B26A06" w:rsidP="0037759A">
      <w:r>
        <w:t>Contents:</w:t>
      </w:r>
    </w:p>
    <w:p w14:paraId="4510C41C" w14:textId="0C915272" w:rsidR="00B26A06" w:rsidRDefault="00B26A06" w:rsidP="004B6E57">
      <w:pPr>
        <w:pStyle w:val="ListParagraph"/>
        <w:numPr>
          <w:ilvl w:val="0"/>
          <w:numId w:val="21"/>
        </w:numPr>
      </w:pPr>
      <w:r>
        <w:t>Three</w:t>
      </w:r>
      <w:r w:rsidR="00673E5E">
        <w:t>-</w:t>
      </w:r>
      <w:r>
        <w:t>ring blue binder, containing</w:t>
      </w:r>
    </w:p>
    <w:p w14:paraId="0B7604A8" w14:textId="672419BB" w:rsidR="00B26A06" w:rsidRDefault="00B26A06" w:rsidP="004B6E57">
      <w:pPr>
        <w:pStyle w:val="ListParagraph"/>
        <w:numPr>
          <w:ilvl w:val="1"/>
          <w:numId w:val="21"/>
        </w:numPr>
      </w:pPr>
      <w:r>
        <w:t xml:space="preserve">DL-582-5 - </w:t>
      </w:r>
      <w:r w:rsidRPr="00B26A06">
        <w:rPr>
          <w:i/>
        </w:rPr>
        <w:t>Instruction Code Summary for WW-native and CS Interpreted Orders</w:t>
      </w:r>
      <w:r>
        <w:t>, July 15, 1955</w:t>
      </w:r>
    </w:p>
    <w:p w14:paraId="6EFC0148" w14:textId="66FA737F" w:rsidR="00B26A06" w:rsidRDefault="00B26A06" w:rsidP="004B6E57">
      <w:pPr>
        <w:pStyle w:val="ListParagraph"/>
        <w:numPr>
          <w:ilvl w:val="1"/>
          <w:numId w:val="21"/>
        </w:numPr>
      </w:pPr>
      <w:r>
        <w:t xml:space="preserve">C-55565 – </w:t>
      </w:r>
      <w:r w:rsidRPr="00B26A06">
        <w:rPr>
          <w:i/>
        </w:rPr>
        <w:t>Designations of In-Out Equipment</w:t>
      </w:r>
      <w:r>
        <w:t xml:space="preserve"> (i.e., the I/O op-code list)</w:t>
      </w:r>
    </w:p>
    <w:p w14:paraId="2D8A3DAD" w14:textId="1AC76AD8" w:rsidR="00B26A06" w:rsidRDefault="00B26A06" w:rsidP="004B6E57">
      <w:pPr>
        <w:pStyle w:val="ListParagraph"/>
        <w:numPr>
          <w:ilvl w:val="1"/>
          <w:numId w:val="21"/>
        </w:numPr>
      </w:pPr>
      <w:r>
        <w:t xml:space="preserve">E-484 – </w:t>
      </w:r>
      <w:r w:rsidRPr="00B26A06">
        <w:rPr>
          <w:i/>
        </w:rPr>
        <w:t>Policy on Outside Users of Whirlwind I</w:t>
      </w:r>
      <w:r>
        <w:t xml:space="preserve">, CW Adams, Sep 29, 1952, 8 </w:t>
      </w:r>
      <w:proofErr w:type="spellStart"/>
      <w:r>
        <w:t>pgs</w:t>
      </w:r>
      <w:proofErr w:type="spellEnd"/>
    </w:p>
    <w:p w14:paraId="6F5A9C2F" w14:textId="6353C8E5" w:rsidR="008D529A" w:rsidRDefault="008D529A" w:rsidP="004B6E57">
      <w:pPr>
        <w:pStyle w:val="ListParagraph"/>
        <w:numPr>
          <w:ilvl w:val="1"/>
          <w:numId w:val="21"/>
        </w:numPr>
      </w:pPr>
      <w:r>
        <w:t xml:space="preserve">E-516-2 – </w:t>
      </w:r>
      <w:r w:rsidRPr="008D529A">
        <w:rPr>
          <w:i/>
        </w:rPr>
        <w:t>Comprehensive System of Service Routines</w:t>
      </w:r>
      <w:r>
        <w:t xml:space="preserve">, H </w:t>
      </w:r>
      <w:proofErr w:type="spellStart"/>
      <w:r>
        <w:t>Uchiyamada</w:t>
      </w:r>
      <w:proofErr w:type="spellEnd"/>
      <w:r>
        <w:t xml:space="preserve">, Apr 28, 1953, 31 </w:t>
      </w:r>
      <w:proofErr w:type="spellStart"/>
      <w:r>
        <w:t>pgs</w:t>
      </w:r>
      <w:proofErr w:type="spellEnd"/>
    </w:p>
    <w:p w14:paraId="204ED9ED" w14:textId="5033D31C" w:rsidR="008D529A" w:rsidRDefault="008D529A" w:rsidP="004B6E57">
      <w:pPr>
        <w:pStyle w:val="ListParagraph"/>
        <w:numPr>
          <w:ilvl w:val="1"/>
          <w:numId w:val="21"/>
        </w:numPr>
      </w:pPr>
      <w:r>
        <w:t xml:space="preserve">E-558 – </w:t>
      </w:r>
      <w:r w:rsidRPr="008D529A">
        <w:rPr>
          <w:i/>
        </w:rPr>
        <w:t>556 Drum Input Program</w:t>
      </w:r>
      <w:r>
        <w:t>, FC Helwig, May 26, 1953</w:t>
      </w:r>
    </w:p>
    <w:p w14:paraId="6F36AED0" w14:textId="04BDC793" w:rsidR="008D529A" w:rsidRDefault="008D529A" w:rsidP="008D529A">
      <w:pPr>
        <w:ind w:left="1440"/>
      </w:pPr>
      <w:r>
        <w:t>[This doc references a “test storage input program”, i.e., boot loader, in E-537, which we don’t seem to have…  This doc seems to describe a loader that goes into main memory starting at location 40 to read from the paper tape PETR and stores the result on the drum.  The doc includes “page one of two” for the actual code.]</w:t>
      </w:r>
    </w:p>
    <w:p w14:paraId="7F9E0DF7" w14:textId="6AD9FBC4" w:rsidR="008D529A" w:rsidRDefault="008D529A" w:rsidP="004B6E57">
      <w:pPr>
        <w:pStyle w:val="ListParagraph"/>
        <w:numPr>
          <w:ilvl w:val="1"/>
          <w:numId w:val="21"/>
        </w:numPr>
      </w:pPr>
      <w:r>
        <w:t xml:space="preserve">M-1623-1 – </w:t>
      </w:r>
      <w:r w:rsidRPr="007B42FF">
        <w:rPr>
          <w:i/>
        </w:rPr>
        <w:t>Programming for In-Out Units</w:t>
      </w:r>
      <w:r>
        <w:t xml:space="preserve">, </w:t>
      </w:r>
      <w:r w:rsidR="007B42FF">
        <w:t xml:space="preserve">Philip R Bagley, Dec 5, 1952, 22 </w:t>
      </w:r>
      <w:proofErr w:type="spellStart"/>
      <w:r w:rsidR="007B42FF">
        <w:t>pgs</w:t>
      </w:r>
      <w:proofErr w:type="spellEnd"/>
    </w:p>
    <w:p w14:paraId="479C8843" w14:textId="641198C7" w:rsidR="007B42FF" w:rsidRDefault="007B42FF" w:rsidP="007B42FF">
      <w:pPr>
        <w:ind w:left="1440"/>
      </w:pPr>
      <w:r>
        <w:t xml:space="preserve">“This memo </w:t>
      </w:r>
      <w:proofErr w:type="spellStart"/>
      <w:r>
        <w:t>supercedes</w:t>
      </w:r>
      <w:proofErr w:type="spellEnd"/>
      <w:r>
        <w:t xml:space="preserve"> M-1514, M-1551, M-1623 and M-1623 Supplement #1”</w:t>
      </w:r>
    </w:p>
    <w:p w14:paraId="121EF8BE" w14:textId="21B397F2" w:rsidR="007B42FF" w:rsidRDefault="007B42FF" w:rsidP="004B6E57">
      <w:pPr>
        <w:pStyle w:val="ListParagraph"/>
        <w:numPr>
          <w:ilvl w:val="1"/>
          <w:numId w:val="21"/>
        </w:numPr>
      </w:pPr>
      <w:r>
        <w:t xml:space="preserve">M-1624-2 – </w:t>
      </w:r>
      <w:r w:rsidRPr="007B42FF">
        <w:rPr>
          <w:i/>
        </w:rPr>
        <w:t>Short Guide to Coding and Whirlwind Operation Code</w:t>
      </w:r>
      <w:r>
        <w:t xml:space="preserve">, Philip Bagley (revised by Edwin Kopley), Feb 24, 1954, 13 </w:t>
      </w:r>
      <w:proofErr w:type="spellStart"/>
      <w:r>
        <w:t>pgs</w:t>
      </w:r>
      <w:proofErr w:type="spellEnd"/>
    </w:p>
    <w:p w14:paraId="01D8F11D" w14:textId="372C6DE3" w:rsidR="007B42FF" w:rsidRDefault="007B42FF" w:rsidP="004B6E57">
      <w:pPr>
        <w:pStyle w:val="ListParagraph"/>
        <w:numPr>
          <w:ilvl w:val="1"/>
          <w:numId w:val="21"/>
        </w:numPr>
      </w:pPr>
      <w:r>
        <w:t xml:space="preserve">M-1770 – Tape Preparation Guide, MC Mackey, Dec 22, 1952, 2 </w:t>
      </w:r>
      <w:proofErr w:type="spellStart"/>
      <w:r>
        <w:t>pgs</w:t>
      </w:r>
      <w:proofErr w:type="spellEnd"/>
    </w:p>
    <w:p w14:paraId="3E806B64" w14:textId="1DB6DDE8" w:rsidR="007B42FF" w:rsidRDefault="007B42FF" w:rsidP="007B42FF">
      <w:pPr>
        <w:ind w:left="1440"/>
      </w:pPr>
      <w:r>
        <w:t xml:space="preserve">[this doc is about filling in the forms to get a tape punched.  Note </w:t>
      </w:r>
      <w:proofErr w:type="spellStart"/>
      <w:r>
        <w:t>pg</w:t>
      </w:r>
      <w:proofErr w:type="spellEnd"/>
      <w:r>
        <w:t xml:space="preserve"> 2, “Because of lack of space for filing tapes and manuscripts, our motto has become ‘If in doubt, throw it out!’”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w:t>
      </w:r>
    </w:p>
    <w:p w14:paraId="0B6BCCD3" w14:textId="2077361F" w:rsidR="007B42FF" w:rsidRDefault="00BE6EC0" w:rsidP="004B6E57">
      <w:pPr>
        <w:pStyle w:val="ListParagraph"/>
        <w:numPr>
          <w:ilvl w:val="1"/>
          <w:numId w:val="21"/>
        </w:numPr>
      </w:pPr>
      <w:r>
        <w:t xml:space="preserve">M-2188 – </w:t>
      </w:r>
      <w:r w:rsidRPr="00BE6EC0">
        <w:rPr>
          <w:i/>
        </w:rPr>
        <w:t>Programming For and Operation of Oscilloscope and Camera</w:t>
      </w:r>
      <w:r>
        <w:t xml:space="preserve">, ES Kopley, Jun 4, 1953, 8 </w:t>
      </w:r>
      <w:proofErr w:type="spellStart"/>
      <w:r>
        <w:t>pgs</w:t>
      </w:r>
      <w:proofErr w:type="spellEnd"/>
    </w:p>
    <w:p w14:paraId="18641191" w14:textId="70EB70E8" w:rsidR="00BE6EC0" w:rsidRDefault="00BE6EC0" w:rsidP="00BE6EC0">
      <w:pPr>
        <w:ind w:left="1440"/>
      </w:pPr>
      <w:r>
        <w:t>[Complete with line-drawing illustrations…]</w:t>
      </w:r>
    </w:p>
    <w:p w14:paraId="455D1EE6" w14:textId="7A6A0A54" w:rsidR="00BE6EC0" w:rsidRDefault="00BE6EC0" w:rsidP="004B6E57">
      <w:pPr>
        <w:pStyle w:val="ListParagraph"/>
        <w:numPr>
          <w:ilvl w:val="1"/>
          <w:numId w:val="21"/>
        </w:numPr>
      </w:pPr>
      <w:r>
        <w:t xml:space="preserve">M-2269-1 – </w:t>
      </w:r>
      <w:r w:rsidRPr="00BE6EC0">
        <w:rPr>
          <w:i/>
        </w:rPr>
        <w:t>Use of the Magnetic Tape and Delayed Output Equipment</w:t>
      </w:r>
      <w:r>
        <w:t xml:space="preserve">, H Denman, Feb 11, 1954, 32 </w:t>
      </w:r>
      <w:proofErr w:type="spellStart"/>
      <w:r>
        <w:t>pgs</w:t>
      </w:r>
      <w:proofErr w:type="spellEnd"/>
    </w:p>
    <w:p w14:paraId="511B3592" w14:textId="6587967E" w:rsidR="00BE6EC0" w:rsidRDefault="00BE6EC0" w:rsidP="00BE6EC0">
      <w:pPr>
        <w:ind w:left="1440"/>
      </w:pPr>
      <w:r>
        <w:t>[this doc contains some detail on operation of the magnetic tape unit on Whirlwind, in addition to the delayed-print machines]</w:t>
      </w:r>
    </w:p>
    <w:p w14:paraId="63C43D21" w14:textId="4EA8BF66" w:rsidR="00BE6EC0" w:rsidRDefault="00BE6EC0" w:rsidP="004B6E57">
      <w:pPr>
        <w:pStyle w:val="ListParagraph"/>
        <w:numPr>
          <w:ilvl w:val="1"/>
          <w:numId w:val="21"/>
        </w:numPr>
      </w:pPr>
      <w:r>
        <w:t xml:space="preserve">M-2277 – </w:t>
      </w:r>
      <w:r w:rsidRPr="00BE6EC0">
        <w:rPr>
          <w:i/>
        </w:rPr>
        <w:t>S&amp;EC Group Computer Forms</w:t>
      </w:r>
      <w:r>
        <w:t>, KJ Campbell, Jul 20, 1953</w:t>
      </w:r>
      <w:r w:rsidR="004E14A1">
        <w:t xml:space="preserve">, 6 </w:t>
      </w:r>
      <w:proofErr w:type="spellStart"/>
      <w:r w:rsidR="004E14A1">
        <w:t>pgs</w:t>
      </w:r>
      <w:proofErr w:type="spellEnd"/>
    </w:p>
    <w:p w14:paraId="3AC39614" w14:textId="2B03C6BD" w:rsidR="004E14A1" w:rsidRDefault="004E14A1" w:rsidP="004B6E57">
      <w:pPr>
        <w:pStyle w:val="ListParagraph"/>
        <w:numPr>
          <w:ilvl w:val="1"/>
          <w:numId w:val="21"/>
        </w:numPr>
      </w:pPr>
      <w:r>
        <w:t xml:space="preserve">M-2313 – </w:t>
      </w:r>
      <w:r w:rsidRPr="004E14A1">
        <w:rPr>
          <w:i/>
        </w:rPr>
        <w:t>Tape Preparation</w:t>
      </w:r>
      <w:r>
        <w:t xml:space="preserve">, MC Mackey, Jul 28, 1953, 10 </w:t>
      </w:r>
      <w:proofErr w:type="spellStart"/>
      <w:r>
        <w:t>pgs</w:t>
      </w:r>
      <w:proofErr w:type="spellEnd"/>
    </w:p>
    <w:p w14:paraId="798231A2" w14:textId="77777777" w:rsidR="005B2291" w:rsidRDefault="005B2291" w:rsidP="005B2291">
      <w:pPr>
        <w:ind w:left="1440"/>
      </w:pPr>
      <w:r>
        <w:t>This doc gives some detail of tape formats and procedures for converting programs to tapes.</w:t>
      </w:r>
    </w:p>
    <w:p w14:paraId="4AEC1AE0" w14:textId="682FAC75" w:rsidR="004E14A1" w:rsidRDefault="004E14A1" w:rsidP="00F07895">
      <w:pPr>
        <w:ind w:left="1440"/>
      </w:pPr>
      <w:r>
        <w:t xml:space="preserve">This doc describes the basic 556 format, with </w:t>
      </w:r>
      <w:r w:rsidR="00F07895">
        <w:t xml:space="preserve">multi-word </w:t>
      </w:r>
      <w:r>
        <w:t xml:space="preserve">data blocks, </w:t>
      </w:r>
      <w:r w:rsidR="00F07895">
        <w:t>single-word blocks, SP blocks, but not ‘ditto’ blocks.  The main point of the doc is to tell programmers how to prepare CS tapes and binary tapes</w:t>
      </w:r>
      <w:r w:rsidR="005B2291">
        <w:t>, with more emphasis on clerical procedures than technical specification.</w:t>
      </w:r>
    </w:p>
    <w:p w14:paraId="07F7EE3B" w14:textId="30CB7960" w:rsidR="005B2291" w:rsidRDefault="005B2291" w:rsidP="00F07895">
      <w:pPr>
        <w:ind w:left="1440"/>
      </w:pPr>
      <w:r>
        <w:t xml:space="preserve">The source format files specify the placement of “fences”, markers of 25 consecutive vertical bar, particularly requiring a fence every 24 lines or less, each with 16 instructions.  That would seem to set the maximum block size at </w:t>
      </w:r>
      <w:r w:rsidR="002A351F">
        <w:t>64 words (as we’ve seen).</w:t>
      </w:r>
    </w:p>
    <w:p w14:paraId="1973E8E8" w14:textId="20B49B8F" w:rsidR="005B2291" w:rsidRDefault="005B2291" w:rsidP="005B2291">
      <w:pPr>
        <w:ind w:left="1440"/>
      </w:pPr>
      <w:r>
        <w:t xml:space="preserve">The doc has not been scanned, either by MITRE or </w:t>
      </w:r>
      <w:proofErr w:type="spellStart"/>
      <w:r>
        <w:t>Bitsavers</w:t>
      </w:r>
      <w:proofErr w:type="spellEnd"/>
      <w:r>
        <w:t xml:space="preserve"> (as far as I can tell in Apr 2019!)</w:t>
      </w:r>
    </w:p>
    <w:p w14:paraId="58DD7797" w14:textId="77777777" w:rsidR="005B2291" w:rsidRDefault="005B2291" w:rsidP="00F07895">
      <w:pPr>
        <w:ind w:left="1440"/>
      </w:pPr>
    </w:p>
    <w:p w14:paraId="6DF47660" w14:textId="58AD71B4" w:rsidR="00F07895" w:rsidRDefault="00F07895" w:rsidP="004B6E57">
      <w:pPr>
        <w:pStyle w:val="ListParagraph"/>
        <w:numPr>
          <w:ilvl w:val="1"/>
          <w:numId w:val="21"/>
        </w:numPr>
      </w:pPr>
      <w:r>
        <w:t xml:space="preserve">M-2396 – </w:t>
      </w:r>
      <w:r w:rsidRPr="00F07895">
        <w:rPr>
          <w:i/>
        </w:rPr>
        <w:t>Elimination of Delayed Print Out Old Code</w:t>
      </w:r>
      <w:r>
        <w:t xml:space="preserve">, EP Farnsworth, Sep 4, 1953, 1 </w:t>
      </w:r>
      <w:proofErr w:type="spellStart"/>
      <w:r>
        <w:t>pg</w:t>
      </w:r>
      <w:proofErr w:type="spellEnd"/>
    </w:p>
    <w:p w14:paraId="10EFE04F" w14:textId="2B0A70B5" w:rsidR="00F07895" w:rsidRDefault="00F07895" w:rsidP="004B6E57">
      <w:pPr>
        <w:pStyle w:val="ListParagraph"/>
        <w:numPr>
          <w:ilvl w:val="1"/>
          <w:numId w:val="21"/>
        </w:numPr>
      </w:pPr>
      <w:r>
        <w:t xml:space="preserve">M-2553 – </w:t>
      </w:r>
      <w:r w:rsidRPr="00F07895">
        <w:rPr>
          <w:i/>
        </w:rPr>
        <w:t>The Revised (30-J) Programmed Arithmetic Subroutine</w:t>
      </w:r>
      <w:r>
        <w:t xml:space="preserve">, FC Helwig, Dec 7, 1953, 4 </w:t>
      </w:r>
      <w:proofErr w:type="spellStart"/>
      <w:r>
        <w:t>pgs</w:t>
      </w:r>
      <w:proofErr w:type="spellEnd"/>
    </w:p>
    <w:p w14:paraId="4A92AC4A" w14:textId="2EC5D5BA" w:rsidR="00F07895" w:rsidRDefault="00F07895" w:rsidP="004B6E57">
      <w:pPr>
        <w:pStyle w:val="ListParagraph"/>
        <w:numPr>
          <w:ilvl w:val="1"/>
          <w:numId w:val="21"/>
        </w:numPr>
      </w:pPr>
      <w:r>
        <w:t xml:space="preserve">M-2613 – </w:t>
      </w:r>
      <w:r w:rsidRPr="00F07895">
        <w:rPr>
          <w:i/>
        </w:rPr>
        <w:t>Whirlwind I Alarms</w:t>
      </w:r>
      <w:r>
        <w:t xml:space="preserve">, Joseph Thompson, Jan 15, 1954, 4 </w:t>
      </w:r>
      <w:proofErr w:type="spellStart"/>
      <w:r>
        <w:t>pgs</w:t>
      </w:r>
      <w:proofErr w:type="spellEnd"/>
    </w:p>
    <w:p w14:paraId="76A4FD42" w14:textId="39C13EB0" w:rsidR="00F07895" w:rsidRDefault="00F07895" w:rsidP="004B6E57">
      <w:pPr>
        <w:pStyle w:val="ListParagraph"/>
        <w:numPr>
          <w:ilvl w:val="1"/>
          <w:numId w:val="21"/>
        </w:numPr>
      </w:pPr>
      <w:r>
        <w:t xml:space="preserve">M-2661 – </w:t>
      </w:r>
      <w:r w:rsidRPr="00F07895">
        <w:rPr>
          <w:i/>
        </w:rPr>
        <w:t>WWI Operation Times</w:t>
      </w:r>
      <w:r>
        <w:t xml:space="preserve">, H Denman, Feb 1, 1954, 3 </w:t>
      </w:r>
      <w:proofErr w:type="spellStart"/>
      <w:r>
        <w:t>pgs</w:t>
      </w:r>
      <w:proofErr w:type="spellEnd"/>
    </w:p>
    <w:p w14:paraId="458EC47F" w14:textId="569FE103" w:rsidR="00F07895" w:rsidRDefault="00F07895" w:rsidP="00F07895">
      <w:pPr>
        <w:ind w:left="1440"/>
      </w:pPr>
      <w:r>
        <w:t>[Microsecond timing of WW instructions]</w:t>
      </w:r>
    </w:p>
    <w:p w14:paraId="4E880CDA" w14:textId="7665B30F" w:rsidR="00F07895" w:rsidRDefault="000F2C13" w:rsidP="004B6E57">
      <w:pPr>
        <w:pStyle w:val="ListParagraph"/>
        <w:numPr>
          <w:ilvl w:val="1"/>
          <w:numId w:val="21"/>
        </w:numPr>
      </w:pPr>
      <w:r>
        <w:t xml:space="preserve">[no doc num] </w:t>
      </w:r>
      <w:r w:rsidRPr="000F2C13">
        <w:rPr>
          <w:i/>
        </w:rPr>
        <w:t>Interpreted Instructions of the MIT CS-II Computer</w:t>
      </w:r>
      <w:r>
        <w:t xml:space="preserve">, 7 </w:t>
      </w:r>
      <w:proofErr w:type="spellStart"/>
      <w:r>
        <w:t>pgs</w:t>
      </w:r>
      <w:proofErr w:type="spellEnd"/>
    </w:p>
    <w:p w14:paraId="36933814" w14:textId="3B9257FF" w:rsidR="000F2C13" w:rsidRDefault="000F2C13" w:rsidP="004B6E57">
      <w:pPr>
        <w:pStyle w:val="ListParagraph"/>
        <w:numPr>
          <w:ilvl w:val="1"/>
          <w:numId w:val="21"/>
        </w:numPr>
      </w:pPr>
      <w:r>
        <w:t xml:space="preserve">[no doc num] </w:t>
      </w:r>
      <w:r w:rsidRPr="000F2C13">
        <w:rPr>
          <w:i/>
        </w:rPr>
        <w:t>S&amp;EC Group Training Course</w:t>
      </w:r>
      <w:r>
        <w:t xml:space="preserve">, Jun 14, 1954, 12 </w:t>
      </w:r>
      <w:proofErr w:type="spellStart"/>
      <w:r>
        <w:t>pgs</w:t>
      </w:r>
      <w:proofErr w:type="spellEnd"/>
    </w:p>
    <w:p w14:paraId="317F2971" w14:textId="18699B42" w:rsidR="000F2C13" w:rsidRDefault="0070453F" w:rsidP="004B6E57">
      <w:pPr>
        <w:pStyle w:val="ListParagraph"/>
        <w:numPr>
          <w:ilvl w:val="0"/>
          <w:numId w:val="21"/>
        </w:numPr>
      </w:pPr>
      <w:r>
        <w:t xml:space="preserve">M-2539-1 – </w:t>
      </w:r>
      <w:r w:rsidRPr="00AE0CCF">
        <w:rPr>
          <w:i/>
        </w:rPr>
        <w:t xml:space="preserve">Comprehensive System Manual, </w:t>
      </w:r>
      <w:r w:rsidR="00AE0CCF" w:rsidRPr="00AE0CCF">
        <w:rPr>
          <w:i/>
        </w:rPr>
        <w:t>Sections I-IX</w:t>
      </w:r>
      <w:r w:rsidR="00AE0CCF">
        <w:t xml:space="preserve">, </w:t>
      </w:r>
      <w:r>
        <w:t>HH Denman, ES Kopley, JD Porter, Apr, 1954</w:t>
      </w:r>
    </w:p>
    <w:p w14:paraId="537F7A56" w14:textId="11E6BB67" w:rsidR="00AE0CCF" w:rsidRDefault="00AE0CCF" w:rsidP="004B6E57">
      <w:pPr>
        <w:pStyle w:val="ListParagraph"/>
        <w:numPr>
          <w:ilvl w:val="0"/>
          <w:numId w:val="21"/>
        </w:numPr>
      </w:pPr>
      <w:r>
        <w:t xml:space="preserve">M-2539-2 – </w:t>
      </w:r>
      <w:r w:rsidRPr="00AE0CCF">
        <w:rPr>
          <w:i/>
        </w:rPr>
        <w:t>Comprehensive System Manual, Sections I-IX</w:t>
      </w:r>
      <w:r>
        <w:t>, HH Denman, ES Kopley, JD Porter, Dec 1955</w:t>
      </w:r>
    </w:p>
    <w:p w14:paraId="33202100" w14:textId="332DBB69" w:rsidR="00FA300F" w:rsidRDefault="00FA300F" w:rsidP="004B6E57">
      <w:pPr>
        <w:pStyle w:val="ListParagraph"/>
        <w:numPr>
          <w:ilvl w:val="0"/>
          <w:numId w:val="21"/>
        </w:numPr>
      </w:pPr>
      <w:r>
        <w:t xml:space="preserve">M-2539-2 – </w:t>
      </w:r>
      <w:r w:rsidRPr="00AE0CCF">
        <w:rPr>
          <w:i/>
        </w:rPr>
        <w:t>Comprehensive System Manual Part II, Advanced Coding Techniques</w:t>
      </w:r>
      <w:r w:rsidR="00AE0CCF" w:rsidRPr="00AE0CCF">
        <w:rPr>
          <w:i/>
        </w:rPr>
        <w:t>, Sections IX-XVII</w:t>
      </w:r>
    </w:p>
    <w:p w14:paraId="33DB9801" w14:textId="7192BCFF" w:rsidR="00D80482" w:rsidRDefault="00D80482" w:rsidP="0037759A">
      <w:pPr>
        <w:rPr>
          <w:color w:val="31849B" w:themeColor="accent5" w:themeShade="BF"/>
        </w:rPr>
      </w:pPr>
      <w:r w:rsidRPr="00D80482">
        <w:rPr>
          <w:color w:val="31849B" w:themeColor="accent5" w:themeShade="BF"/>
        </w:rPr>
        <w:t xml:space="preserve">Section XV of </w:t>
      </w:r>
      <w:r w:rsidRPr="00D80482">
        <w:rPr>
          <w:i/>
          <w:color w:val="31849B" w:themeColor="accent5" w:themeShade="BF"/>
        </w:rPr>
        <w:t>Comprehensive System Manual Part II, Advanced Coding Techniques</w:t>
      </w:r>
      <w:r w:rsidRPr="00D80482">
        <w:rPr>
          <w:color w:val="31849B" w:themeColor="accent5" w:themeShade="BF"/>
        </w:rPr>
        <w:t xml:space="preserve"> also contains a description of the Read-In format used by the UCP program stored on drum.</w:t>
      </w:r>
    </w:p>
    <w:p w14:paraId="25698709" w14:textId="0AFC2FA4" w:rsidR="00D80482" w:rsidRPr="00E9125D" w:rsidRDefault="00D80482" w:rsidP="0037759A">
      <w:r>
        <w:rPr>
          <w:color w:val="31849B" w:themeColor="accent5" w:themeShade="BF"/>
        </w:rPr>
        <w:t xml:space="preserve">See a scan of this doc at </w:t>
      </w:r>
      <w:hyperlink r:id="rId55" w:history="1">
        <w:r w:rsidRPr="00916D80">
          <w:rPr>
            <w:rStyle w:val="Hyperlink"/>
            <w14:textFill>
              <w14:solidFill>
                <w14:srgbClr w14:val="0000FF">
                  <w14:lumMod w14:val="75000"/>
                </w14:srgbClr>
              </w14:solidFill>
            </w14:textFill>
          </w:rPr>
          <w:t>http://www.bitsavers.org/pdf/mit/whirlwind/M-series/M-2359-2_Comprehensive_System_Manual_Dec55.pdf</w:t>
        </w:r>
      </w:hyperlink>
      <w:r w:rsidR="00E9125D">
        <w:rPr>
          <w:rStyle w:val="Hyperlink"/>
          <w14:textFill>
            <w14:solidFill>
              <w14:srgbClr w14:val="0000FF">
                <w14:lumMod w14:val="75000"/>
              </w14:srgbClr>
            </w14:solidFill>
          </w14:textFill>
        </w:rPr>
        <w:t xml:space="preserve">  </w:t>
      </w:r>
      <w:r w:rsidR="00E9125D" w:rsidRPr="00E9125D">
        <w:rPr>
          <w:rStyle w:val="Hyperlink"/>
          <w:color w:val="auto"/>
          <w:u w:val="none"/>
        </w:rPr>
        <w:t>[note</w:t>
      </w:r>
      <w:r w:rsidR="00E9125D">
        <w:rPr>
          <w:rStyle w:val="Hyperlink"/>
          <w:color w:val="auto"/>
          <w:u w:val="none"/>
        </w:rPr>
        <w:t xml:space="preserve"> that the doc number is backwards in the </w:t>
      </w:r>
      <w:proofErr w:type="spellStart"/>
      <w:r w:rsidR="00E9125D">
        <w:rPr>
          <w:rStyle w:val="Hyperlink"/>
          <w:color w:val="auto"/>
          <w:u w:val="none"/>
        </w:rPr>
        <w:t>Bitsavers</w:t>
      </w:r>
      <w:proofErr w:type="spellEnd"/>
      <w:r w:rsidR="00E9125D">
        <w:rPr>
          <w:rStyle w:val="Hyperlink"/>
          <w:color w:val="auto"/>
          <w:u w:val="none"/>
        </w:rPr>
        <w:t xml:space="preserve"> </w:t>
      </w:r>
      <w:r w:rsidR="00E9125D" w:rsidRPr="00E9125D">
        <w:rPr>
          <w:rStyle w:val="Hyperlink"/>
          <w:color w:val="auto"/>
          <w:u w:val="none"/>
        </w:rPr>
        <w:t>repository]</w:t>
      </w:r>
    </w:p>
    <w:p w14:paraId="7B02E56F" w14:textId="77777777" w:rsidR="00D80482" w:rsidRPr="00E9125D" w:rsidRDefault="00D80482" w:rsidP="0037759A"/>
    <w:p w14:paraId="15791950" w14:textId="051D67CA" w:rsidR="00B26A06" w:rsidRDefault="00D44481" w:rsidP="0037759A">
      <w:r>
        <w:t>The box also contains a single</w:t>
      </w:r>
      <w:r w:rsidR="00673E5E">
        <w:t xml:space="preserve"> photographic</w:t>
      </w:r>
      <w:r>
        <w:t xml:space="preserve"> frame of an octal dump captured by the WW camera.</w:t>
      </w:r>
    </w:p>
    <w:p w14:paraId="465474E3" w14:textId="77777777" w:rsidR="00501984" w:rsidRPr="00501984" w:rsidRDefault="00501984" w:rsidP="00501984"/>
    <w:p w14:paraId="4FCDA4CA" w14:textId="57AE7228" w:rsidR="00BE6FF1" w:rsidRDefault="00A84A2A" w:rsidP="00A84A2A">
      <w:pPr>
        <w:pStyle w:val="Heading2"/>
      </w:pPr>
      <w:bookmarkStart w:id="33" w:name="_Toc193914315"/>
      <w:r>
        <w:t>CHM Archive Documents</w:t>
      </w:r>
      <w:bookmarkEnd w:id="33"/>
    </w:p>
    <w:p w14:paraId="356DA87A" w14:textId="503B1832" w:rsidR="00A84A2A" w:rsidRDefault="00A84A2A" w:rsidP="0037759A">
      <w:pPr>
        <w:rPr>
          <w:rStyle w:val="Hyperlink"/>
          <w:color w:val="auto"/>
          <w:u w:val="none"/>
        </w:rPr>
      </w:pPr>
      <w:r>
        <w:rPr>
          <w:rStyle w:val="Hyperlink"/>
          <w:color w:val="auto"/>
          <w:u w:val="none"/>
        </w:rPr>
        <w:t xml:space="preserve">The </w:t>
      </w:r>
      <w:r w:rsidRPr="00A84A2A">
        <w:rPr>
          <w:rStyle w:val="Hyperlink"/>
          <w:color w:val="auto"/>
          <w:u w:val="none"/>
        </w:rPr>
        <w:t xml:space="preserve">CHM </w:t>
      </w:r>
      <w:r>
        <w:rPr>
          <w:rStyle w:val="Hyperlink"/>
          <w:color w:val="auto"/>
          <w:u w:val="none"/>
        </w:rPr>
        <w:t>Archives contains many paper documents from WW</w:t>
      </w:r>
    </w:p>
    <w:p w14:paraId="061C27AF" w14:textId="7D4FBD9E" w:rsidR="00192F4F" w:rsidRDefault="00155560" w:rsidP="0037759A">
      <w:pPr>
        <w:rPr>
          <w:rStyle w:val="Hyperlink"/>
          <w:color w:val="auto"/>
          <w:u w:val="none"/>
        </w:rPr>
      </w:pPr>
      <w:r>
        <w:rPr>
          <w:rStyle w:val="Hyperlink"/>
          <w:color w:val="auto"/>
          <w:u w:val="none"/>
        </w:rPr>
        <w:t>Boxes are typically tagged with two numbers</w:t>
      </w:r>
    </w:p>
    <w:p w14:paraId="772A41FE" w14:textId="1685BB80" w:rsidR="00155560" w:rsidRDefault="00155560" w:rsidP="00714162">
      <w:pPr>
        <w:pStyle w:val="ListParagraph"/>
        <w:numPr>
          <w:ilvl w:val="0"/>
          <w:numId w:val="10"/>
        </w:numPr>
        <w:rPr>
          <w:rStyle w:val="Hyperlink"/>
          <w:color w:val="auto"/>
          <w:u w:val="none"/>
        </w:rPr>
      </w:pPr>
      <w:r>
        <w:rPr>
          <w:rStyle w:val="Hyperlink"/>
          <w:color w:val="auto"/>
          <w:u w:val="none"/>
        </w:rPr>
        <w:t>A physical location number, that starts with 0623</w:t>
      </w:r>
    </w:p>
    <w:p w14:paraId="5DBA7640" w14:textId="180DDE70" w:rsidR="00155560" w:rsidRDefault="00155560" w:rsidP="00714162">
      <w:pPr>
        <w:pStyle w:val="ListParagraph"/>
        <w:numPr>
          <w:ilvl w:val="0"/>
          <w:numId w:val="10"/>
        </w:numPr>
        <w:rPr>
          <w:rStyle w:val="Hyperlink"/>
          <w:color w:val="auto"/>
          <w:u w:val="none"/>
        </w:rPr>
      </w:pPr>
      <w:r>
        <w:rPr>
          <w:rStyle w:val="Hyperlink"/>
          <w:color w:val="auto"/>
          <w:u w:val="none"/>
        </w:rPr>
        <w:t>A catalog number, which starts with 1027 or 1026</w:t>
      </w:r>
    </w:p>
    <w:p w14:paraId="671B277B" w14:textId="4129A142" w:rsidR="00155560" w:rsidRDefault="00155560" w:rsidP="00714162">
      <w:pPr>
        <w:pStyle w:val="ListParagraph"/>
        <w:numPr>
          <w:ilvl w:val="0"/>
          <w:numId w:val="10"/>
        </w:numPr>
        <w:rPr>
          <w:rStyle w:val="Hyperlink"/>
          <w:color w:val="auto"/>
          <w:u w:val="none"/>
        </w:rPr>
      </w:pPr>
      <w:r>
        <w:rPr>
          <w:rStyle w:val="Hyperlink"/>
          <w:color w:val="auto"/>
          <w:u w:val="none"/>
        </w:rPr>
        <w:t>The numbers are often printed on bar codes with spaces, but the spaces are not significant and should be ignored.</w:t>
      </w:r>
    </w:p>
    <w:p w14:paraId="751C4886" w14:textId="0D70C7F7" w:rsidR="00155560" w:rsidRDefault="00155560" w:rsidP="00714162">
      <w:pPr>
        <w:pStyle w:val="ListParagraph"/>
        <w:numPr>
          <w:ilvl w:val="0"/>
          <w:numId w:val="10"/>
        </w:numPr>
        <w:rPr>
          <w:rStyle w:val="Hyperlink"/>
          <w:color w:val="auto"/>
          <w:u w:val="none"/>
        </w:rPr>
      </w:pPr>
      <w:r>
        <w:rPr>
          <w:rStyle w:val="Hyperlink"/>
          <w:color w:val="auto"/>
          <w:u w:val="none"/>
        </w:rPr>
        <w:t>Some are coded as FIC – Found in Collection</w:t>
      </w:r>
      <w:r w:rsidR="00A341FD">
        <w:rPr>
          <w:rStyle w:val="Hyperlink"/>
          <w:color w:val="auto"/>
          <w:u w:val="none"/>
        </w:rPr>
        <w:t xml:space="preserve"> – archive objects no provenance – generally acquired prior to 2004, but not cataloged as to where they came from</w:t>
      </w:r>
    </w:p>
    <w:p w14:paraId="6C06DDCE" w14:textId="6F004025" w:rsidR="00A341FD" w:rsidRDefault="00A341FD" w:rsidP="00A341FD">
      <w:pPr>
        <w:rPr>
          <w:rStyle w:val="Hyperlink"/>
          <w:color w:val="auto"/>
          <w:u w:val="none"/>
        </w:rPr>
      </w:pPr>
    </w:p>
    <w:p w14:paraId="77A9CF03" w14:textId="04BF8754" w:rsidR="00A341FD" w:rsidRDefault="00A341FD" w:rsidP="00A341FD">
      <w:pPr>
        <w:rPr>
          <w:rStyle w:val="Hyperlink"/>
          <w:color w:val="auto"/>
          <w:u w:val="none"/>
        </w:rPr>
      </w:pPr>
      <w:r>
        <w:rPr>
          <w:rStyle w:val="Hyperlink"/>
          <w:color w:val="auto"/>
          <w:u w:val="none"/>
        </w:rPr>
        <w:t>Brief CHM history:</w:t>
      </w:r>
    </w:p>
    <w:p w14:paraId="3E1B4C36" w14:textId="32A9E009" w:rsidR="00A341FD" w:rsidRPr="00A341FD" w:rsidRDefault="00A341FD" w:rsidP="00714162">
      <w:pPr>
        <w:pStyle w:val="ListParagraph"/>
        <w:numPr>
          <w:ilvl w:val="0"/>
          <w:numId w:val="13"/>
        </w:numPr>
        <w:rPr>
          <w:rStyle w:val="Hyperlink"/>
          <w:color w:val="auto"/>
          <w:u w:val="none"/>
        </w:rPr>
      </w:pPr>
      <w:r w:rsidRPr="00A341FD">
        <w:rPr>
          <w:rStyle w:val="Hyperlink"/>
          <w:color w:val="auto"/>
          <w:u w:val="none"/>
        </w:rPr>
        <w:t xml:space="preserve">1979 </w:t>
      </w:r>
      <w:proofErr w:type="gramStart"/>
      <w:r w:rsidRPr="00A341FD">
        <w:rPr>
          <w:rStyle w:val="Hyperlink"/>
          <w:color w:val="auto"/>
          <w:u w:val="none"/>
        </w:rPr>
        <w:t>-  DEC</w:t>
      </w:r>
      <w:proofErr w:type="gramEnd"/>
      <w:r w:rsidRPr="00A341FD">
        <w:rPr>
          <w:rStyle w:val="Hyperlink"/>
          <w:color w:val="auto"/>
          <w:u w:val="none"/>
        </w:rPr>
        <w:t xml:space="preserve"> museum</w:t>
      </w:r>
    </w:p>
    <w:p w14:paraId="591577CD" w14:textId="330C881B" w:rsidR="00A341FD" w:rsidRPr="00A341FD" w:rsidRDefault="00A341FD" w:rsidP="00714162">
      <w:pPr>
        <w:pStyle w:val="ListParagraph"/>
        <w:numPr>
          <w:ilvl w:val="0"/>
          <w:numId w:val="13"/>
        </w:numPr>
        <w:rPr>
          <w:rStyle w:val="Hyperlink"/>
          <w:color w:val="auto"/>
          <w:u w:val="none"/>
        </w:rPr>
      </w:pPr>
      <w:r w:rsidRPr="00A341FD">
        <w:rPr>
          <w:rStyle w:val="Hyperlink"/>
          <w:color w:val="auto"/>
          <w:u w:val="none"/>
        </w:rPr>
        <w:t>1984 – TCM opened in Boston</w:t>
      </w:r>
    </w:p>
    <w:p w14:paraId="2B46663F" w14:textId="1AFAA80A" w:rsidR="00A341FD" w:rsidRPr="00A341FD" w:rsidRDefault="00A341FD" w:rsidP="00714162">
      <w:pPr>
        <w:pStyle w:val="ListParagraph"/>
        <w:numPr>
          <w:ilvl w:val="0"/>
          <w:numId w:val="13"/>
        </w:numPr>
        <w:rPr>
          <w:rStyle w:val="Hyperlink"/>
          <w:color w:val="auto"/>
          <w:u w:val="none"/>
        </w:rPr>
      </w:pPr>
      <w:r w:rsidRPr="00A341FD">
        <w:rPr>
          <w:rStyle w:val="Hyperlink"/>
          <w:color w:val="auto"/>
          <w:u w:val="none"/>
        </w:rPr>
        <w:t>1996 – moved to Moffet</w:t>
      </w:r>
    </w:p>
    <w:p w14:paraId="7E781E0B" w14:textId="68AE27DF" w:rsidR="00A341FD" w:rsidRPr="00A341FD" w:rsidRDefault="00A341FD" w:rsidP="00714162">
      <w:pPr>
        <w:pStyle w:val="ListParagraph"/>
        <w:numPr>
          <w:ilvl w:val="0"/>
          <w:numId w:val="13"/>
        </w:numPr>
        <w:rPr>
          <w:rStyle w:val="Hyperlink"/>
          <w:color w:val="auto"/>
          <w:u w:val="none"/>
        </w:rPr>
      </w:pPr>
      <w:r w:rsidRPr="00A341FD">
        <w:rPr>
          <w:rStyle w:val="Hyperlink"/>
          <w:color w:val="auto"/>
          <w:u w:val="none"/>
        </w:rPr>
        <w:t>1999 – Boston museum Closed</w:t>
      </w:r>
    </w:p>
    <w:p w14:paraId="20740049" w14:textId="298897C1" w:rsidR="00A341FD" w:rsidRPr="00A341FD" w:rsidRDefault="00A341FD" w:rsidP="00714162">
      <w:pPr>
        <w:pStyle w:val="ListParagraph"/>
        <w:numPr>
          <w:ilvl w:val="0"/>
          <w:numId w:val="13"/>
        </w:numPr>
        <w:rPr>
          <w:rStyle w:val="Hyperlink"/>
          <w:color w:val="auto"/>
          <w:u w:val="none"/>
        </w:rPr>
      </w:pPr>
      <w:r w:rsidRPr="00A341FD">
        <w:rPr>
          <w:rStyle w:val="Hyperlink"/>
          <w:color w:val="auto"/>
          <w:u w:val="none"/>
        </w:rPr>
        <w:t>2000 – CHM started.</w:t>
      </w:r>
    </w:p>
    <w:p w14:paraId="78328959" w14:textId="77777777" w:rsidR="00A341FD" w:rsidRPr="00A341FD" w:rsidRDefault="00A341FD" w:rsidP="00A341FD">
      <w:pPr>
        <w:rPr>
          <w:rStyle w:val="Hyperlink"/>
          <w:color w:val="auto"/>
          <w:u w:val="none"/>
        </w:rPr>
      </w:pPr>
    </w:p>
    <w:p w14:paraId="66660CE1" w14:textId="341E7612" w:rsidR="00155560" w:rsidRDefault="00155560" w:rsidP="0037759A">
      <w:pPr>
        <w:rPr>
          <w:rStyle w:val="Hyperlink"/>
          <w:color w:val="auto"/>
          <w:u w:val="none"/>
        </w:rPr>
      </w:pPr>
    </w:p>
    <w:p w14:paraId="0FA47013" w14:textId="1E1CD747" w:rsidR="00C82442" w:rsidRDefault="00C82442" w:rsidP="00C82442">
      <w:pPr>
        <w:pStyle w:val="Heading3"/>
        <w:rPr>
          <w:rStyle w:val="Hyperlink"/>
          <w:color w:val="auto"/>
          <w:u w:val="none"/>
        </w:rPr>
      </w:pPr>
      <w:bookmarkStart w:id="34" w:name="_Toc193914316"/>
      <w:r>
        <w:rPr>
          <w:rStyle w:val="Hyperlink"/>
          <w:color w:val="auto"/>
          <w:u w:val="none"/>
        </w:rPr>
        <w:t>Paper Tape Collection</w:t>
      </w:r>
      <w:bookmarkEnd w:id="34"/>
    </w:p>
    <w:p w14:paraId="537B7BDC" w14:textId="0713D784" w:rsidR="00C82442" w:rsidRDefault="00C82442" w:rsidP="00C82442">
      <w:r>
        <w:t>Sept 27, 2020</w:t>
      </w:r>
    </w:p>
    <w:p w14:paraId="1F3FAA5D" w14:textId="5800F4BA" w:rsidR="00C82442" w:rsidRDefault="00C82442" w:rsidP="00C82442">
      <w:r>
        <w:t>To: D Walden</w:t>
      </w:r>
    </w:p>
    <w:p w14:paraId="37B972FD" w14:textId="18DC7BB7" w:rsidR="00C82442" w:rsidRPr="00C82442" w:rsidRDefault="00C82442" w:rsidP="00C82442">
      <w:r>
        <w:t>hi Dave,</w:t>
      </w:r>
      <w:r>
        <w:br/>
        <w:t>  I've tried to figure that out, but not much luck so far.</w:t>
      </w:r>
      <w:r>
        <w:br/>
      </w:r>
      <w:r>
        <w:lastRenderedPageBreak/>
        <w:t>  We know that Wm Wolf-with-no-E succeeded in moving the machine and getting it working again in the early 1960's, so he must have known the tape collection pretty well, and made sure he had what he needed.</w:t>
      </w:r>
      <w:r>
        <w:br/>
        <w:t>  I've assumed that the air force and Lincoln Labs vacuumed up anything that looked like air defense; we have seen only the smallest scraps of that.  I haven't seen any clues as to whether any of that material is still in a classified archive.</w:t>
      </w:r>
      <w:r>
        <w:br/>
        <w:t xml:space="preserve">  I can only assume that </w:t>
      </w:r>
      <w:r w:rsidR="00673E5E">
        <w:t xml:space="preserve">R. </w:t>
      </w:r>
      <w:r>
        <w:t xml:space="preserve">Everett and </w:t>
      </w:r>
      <w:r w:rsidR="00673E5E">
        <w:t xml:space="preserve">Ken </w:t>
      </w:r>
      <w:r>
        <w:t xml:space="preserve">Olsen kept the tapes when they collected the machine, but again, I haven't </w:t>
      </w:r>
      <w:r w:rsidR="00673E5E">
        <w:t>seen</w:t>
      </w:r>
      <w:r>
        <w:t xml:space="preserve"> a record.  Debbie actually has one paper tape that was in Bob Everett's personal collection when he passed away a few years ago.  It's in Donation Limbo for now, but once that's </w:t>
      </w:r>
      <w:proofErr w:type="gramStart"/>
      <w:r>
        <w:t>done</w:t>
      </w:r>
      <w:proofErr w:type="gramEnd"/>
      <w:r>
        <w:t xml:space="preserve"> we'll try to figure out how to read it, and see if he kept it because he liked the color, or whether it has some significant code.</w:t>
      </w:r>
      <w:r>
        <w:br/>
        <w:t>  The paper tapes must have come to CHM in two batches.  A fraction of the collection was already cataloged, -- i.e., assigned CHM museum numbers and accessible if you visited the archive -- before we started on the current journey.  But there were hundreds more in huge black plastic bags in the archive loading dock, untouched for decades.  They were suspected of having a mold infection, so no one wanted to look in the bags, so they just sat.</w:t>
      </w:r>
      <w:r>
        <w:br/>
        <w:t>  I guess two years ago, this finally annoyed Al enough that he Opened the Bags.  And indeed, they were contaminated with mold, which did not make him popular with the rest of the Archive staff.  But they're all read now, I think.  He took some photos, but I still have not seen the actual physical objects for any of those tapes.</w:t>
      </w:r>
      <w:r>
        <w:br/>
        <w:t>  I believe the working theory is that the tapes in the black bags got moldy from sitting in Wolf's basement.  My personal guess is that the part of the collection that Everett &amp; Olsen preserved would have come with the machine, and might have been ones that Wolf actively used, while the Black Bag collection was stuff that he had and handed over to a museum person later in life.</w:t>
      </w:r>
      <w:r>
        <w:br/>
        <w:t>  As you know, there was some kind of animosity between Wolf and Olsen and Everett at the time on the topic of who had rights to Whirlwind stuff, and that seems to have obscured some of the smaller details.</w:t>
      </w:r>
      <w:r>
        <w:br/>
      </w:r>
      <w:r>
        <w:br/>
        <w:t>  I think you saw, I asked Dag and Al a couple weeks ago if they knew how they got the tapes, and didn't get much by way of an answer.  I believe the CHM collection database has them down as "Found in Collection"(!), i.e., the tapes got there before the database...</w:t>
      </w:r>
      <w:r>
        <w:br/>
        <w:t>  Debbie, do you recall any other details?</w:t>
      </w:r>
      <w:r>
        <w:br/>
        <w:t>/guy</w:t>
      </w:r>
    </w:p>
    <w:p w14:paraId="00BC1FBB" w14:textId="77777777" w:rsidR="00C82442" w:rsidRDefault="00C82442" w:rsidP="0037759A">
      <w:pPr>
        <w:rPr>
          <w:rStyle w:val="Hyperlink"/>
          <w:color w:val="auto"/>
          <w:u w:val="none"/>
        </w:rPr>
      </w:pPr>
    </w:p>
    <w:p w14:paraId="64BECC9B" w14:textId="7B1742D0" w:rsidR="00192F4F" w:rsidRDefault="00D26665" w:rsidP="002019F4">
      <w:pPr>
        <w:pStyle w:val="Heading3"/>
        <w:rPr>
          <w:rStyle w:val="Hyperlink"/>
          <w:color w:val="auto"/>
          <w:u w:val="none"/>
        </w:rPr>
      </w:pPr>
      <w:bookmarkStart w:id="35" w:name="_Toc193914317"/>
      <w:r>
        <w:rPr>
          <w:rStyle w:val="Hyperlink"/>
          <w:color w:val="auto"/>
          <w:u w:val="none"/>
        </w:rPr>
        <w:t>Box 0623 04443</w:t>
      </w:r>
      <w:bookmarkEnd w:id="35"/>
    </w:p>
    <w:p w14:paraId="4BAC20DC" w14:textId="77777777" w:rsidR="00A84A2A" w:rsidRPr="00A84A2A" w:rsidRDefault="00A84A2A" w:rsidP="0037759A">
      <w:pPr>
        <w:rPr>
          <w:rStyle w:val="Hyperlink"/>
          <w:color w:val="auto"/>
          <w:u w:val="none"/>
        </w:rPr>
      </w:pPr>
    </w:p>
    <w:p w14:paraId="0E11D328" w14:textId="77777777" w:rsidR="00303CD4" w:rsidRDefault="00A84A2A" w:rsidP="00A84A2A">
      <w:pPr>
        <w:rPr>
          <w:rStyle w:val="Hyperlink"/>
          <w:color w:val="auto"/>
          <w:u w:val="none"/>
        </w:rPr>
      </w:pPr>
      <w:r w:rsidRPr="00A84A2A">
        <w:rPr>
          <w:rStyle w:val="Hyperlink"/>
          <w:color w:val="auto"/>
          <w:u w:val="none"/>
        </w:rPr>
        <w:t xml:space="preserve">CHM archive Folder #1 026 4888 0 contains M-1232 </w:t>
      </w:r>
    </w:p>
    <w:p w14:paraId="2A8624A3" w14:textId="28014B24" w:rsidR="00303CD4" w:rsidRPr="00A84A2A" w:rsidRDefault="00303CD4" w:rsidP="00A84A2A">
      <w:pPr>
        <w:rPr>
          <w:rStyle w:val="Hyperlink"/>
        </w:rPr>
      </w:pPr>
      <w:r>
        <w:rPr>
          <w:rStyle w:val="Hyperlink"/>
          <w:color w:val="auto"/>
          <w:u w:val="none"/>
        </w:rPr>
        <w:t>(</w:t>
      </w:r>
      <w:hyperlink r:id="rId56" w:history="1">
        <w:r w:rsidR="00A84A2A" w:rsidRPr="00A84A2A">
          <w:rPr>
            <w:rStyle w:val="Hyperlink"/>
          </w:rPr>
          <w:t>M-1232_The_Photoelectric_Conversion_Program_T-190-12_Jun51.pdf</w:t>
        </w:r>
      </w:hyperlink>
      <w:r>
        <w:rPr>
          <w:rStyle w:val="Hyperlink"/>
        </w:rPr>
        <w:t>)</w:t>
      </w:r>
    </w:p>
    <w:p w14:paraId="2DDAFAA5" w14:textId="58CBBF47" w:rsidR="00A84A2A" w:rsidRDefault="00303CD4" w:rsidP="00BA002E">
      <w:pPr>
        <w:rPr>
          <w:rStyle w:val="Hyperlink"/>
          <w:color w:val="auto"/>
          <w:u w:val="none"/>
        </w:rPr>
      </w:pPr>
      <w:r>
        <w:rPr>
          <w:rStyle w:val="Hyperlink"/>
          <w:color w:val="auto"/>
          <w:u w:val="none"/>
        </w:rPr>
        <w:t xml:space="preserve">(See note on this doc under </w:t>
      </w:r>
      <w:proofErr w:type="spellStart"/>
      <w:r>
        <w:rPr>
          <w:rStyle w:val="Hyperlink"/>
          <w:color w:val="auto"/>
          <w:u w:val="none"/>
        </w:rPr>
        <w:t>Bitsavers</w:t>
      </w:r>
      <w:proofErr w:type="spellEnd"/>
      <w:r>
        <w:rPr>
          <w:rStyle w:val="Hyperlink"/>
          <w:color w:val="auto"/>
          <w:u w:val="none"/>
        </w:rPr>
        <w:t xml:space="preserve"> collection below)</w:t>
      </w:r>
    </w:p>
    <w:p w14:paraId="663D9102" w14:textId="77777777" w:rsidR="00303CD4" w:rsidRPr="00A84A2A" w:rsidRDefault="00303CD4" w:rsidP="00BA002E">
      <w:pPr>
        <w:rPr>
          <w:rStyle w:val="Hyperlink"/>
          <w:color w:val="auto"/>
          <w:u w:val="none"/>
        </w:rPr>
      </w:pPr>
    </w:p>
    <w:p w14:paraId="38BF06E1" w14:textId="2B5F41FF" w:rsidR="00A84A2A" w:rsidRDefault="00A84A2A" w:rsidP="00BA002E">
      <w:pPr>
        <w:rPr>
          <w:rStyle w:val="Hyperlink"/>
          <w:color w:val="auto"/>
          <w:u w:val="none"/>
        </w:rPr>
      </w:pPr>
      <w:r w:rsidRPr="00BA002E">
        <w:rPr>
          <w:rStyle w:val="Hyperlink"/>
          <w:color w:val="auto"/>
          <w:u w:val="none"/>
        </w:rPr>
        <w:t xml:space="preserve">CHM archive Folder #1 026 4887 9 contains M-1989 </w:t>
      </w:r>
      <w:r w:rsidRPr="00BA002E">
        <w:rPr>
          <w:rStyle w:val="Hyperlink"/>
          <w:i/>
          <w:color w:val="auto"/>
          <w:u w:val="none"/>
        </w:rPr>
        <w:t>Operation of Indicator Lights and Intervention Registers</w:t>
      </w:r>
      <w:r w:rsidRPr="00BA002E">
        <w:rPr>
          <w:rStyle w:val="Hyperlink"/>
          <w:color w:val="auto"/>
          <w:u w:val="none"/>
        </w:rPr>
        <w:t>, May 1, 1953.  Description of program-controlled buttons and lights associated with operator displays.</w:t>
      </w:r>
    </w:p>
    <w:p w14:paraId="0073A098" w14:textId="77777777" w:rsidR="00BA002E" w:rsidRPr="00BA002E" w:rsidRDefault="00BA002E" w:rsidP="00BA002E">
      <w:pPr>
        <w:rPr>
          <w:rStyle w:val="Hyperlink"/>
          <w:color w:val="auto"/>
          <w:u w:val="none"/>
        </w:rPr>
      </w:pPr>
    </w:p>
    <w:p w14:paraId="23139488" w14:textId="70E10BF4" w:rsidR="00BA002E" w:rsidRPr="00BA002E" w:rsidRDefault="00A84A2A" w:rsidP="00BA002E">
      <w:pPr>
        <w:rPr>
          <w:rStyle w:val="Hyperlink"/>
        </w:rPr>
      </w:pPr>
      <w:r w:rsidRPr="00BA002E">
        <w:rPr>
          <w:rStyle w:val="Hyperlink"/>
          <w:color w:val="auto"/>
          <w:u w:val="none"/>
        </w:rPr>
        <w:t xml:space="preserve">CHM archive Folder #1 026 4888 1 contains </w:t>
      </w:r>
      <w:r w:rsidR="00BA002E" w:rsidRPr="00BA002E">
        <w:rPr>
          <w:rStyle w:val="Hyperlink"/>
          <w:color w:val="auto"/>
          <w:u w:val="none"/>
        </w:rPr>
        <w:t xml:space="preserve">R-127 </w:t>
      </w:r>
      <w:hyperlink r:id="rId57" w:history="1">
        <w:r w:rsidR="00BA002E" w:rsidRPr="00BA002E">
          <w:rPr>
            <w:rStyle w:val="Hyperlink"/>
          </w:rPr>
          <w:t>R-127_Whirlwind_I_Computer_Block_Diagrams_Volume_2_Sep47.pdf</w:t>
        </w:r>
      </w:hyperlink>
    </w:p>
    <w:p w14:paraId="74F8A166" w14:textId="6A6C18A7" w:rsidR="00A84A2A" w:rsidRDefault="00A84A2A" w:rsidP="00BA002E">
      <w:pPr>
        <w:rPr>
          <w:rStyle w:val="Hyperlink"/>
          <w:i/>
          <w:color w:val="auto"/>
          <w:u w:val="none"/>
        </w:rPr>
      </w:pPr>
    </w:p>
    <w:p w14:paraId="4FFAB9C6" w14:textId="4C410D89" w:rsidR="00BA002E" w:rsidRDefault="00080635" w:rsidP="00BA002E">
      <w:pPr>
        <w:rPr>
          <w:rStyle w:val="Hyperlink"/>
          <w:color w:val="auto"/>
          <w:u w:val="none"/>
        </w:rPr>
      </w:pPr>
      <w:r>
        <w:rPr>
          <w:rStyle w:val="Hyperlink"/>
          <w:color w:val="auto"/>
          <w:u w:val="none"/>
        </w:rPr>
        <w:t>CHM archive Folder #1 026 494</w:t>
      </w:r>
      <w:r w:rsidR="00BA002E" w:rsidRPr="00BA002E">
        <w:rPr>
          <w:rStyle w:val="Hyperlink"/>
          <w:color w:val="auto"/>
          <w:u w:val="none"/>
        </w:rPr>
        <w:t xml:space="preserve">8 </w:t>
      </w:r>
      <w:r w:rsidR="00BA002E">
        <w:rPr>
          <w:rStyle w:val="Hyperlink"/>
          <w:color w:val="auto"/>
          <w:u w:val="none"/>
        </w:rPr>
        <w:t xml:space="preserve">2 contains one diagram that looks like a </w:t>
      </w:r>
      <w:r w:rsidR="00BE2A85">
        <w:rPr>
          <w:rStyle w:val="Hyperlink"/>
          <w:color w:val="auto"/>
          <w:u w:val="none"/>
        </w:rPr>
        <w:t>Viewgraph</w:t>
      </w:r>
      <w:r w:rsidR="00BA002E">
        <w:rPr>
          <w:rStyle w:val="Hyperlink"/>
          <w:color w:val="auto"/>
          <w:u w:val="none"/>
        </w:rPr>
        <w:t xml:space="preserve"> slide summarizing WW I/O units</w:t>
      </w:r>
    </w:p>
    <w:p w14:paraId="77A005F0" w14:textId="06684CEE" w:rsidR="00BA002E" w:rsidRDefault="00080635" w:rsidP="00BA002E">
      <w:pPr>
        <w:rPr>
          <w:rStyle w:val="Hyperlink"/>
          <w:color w:val="auto"/>
          <w:u w:val="none"/>
        </w:rPr>
      </w:pPr>
      <w:r>
        <w:rPr>
          <w:rStyle w:val="Hyperlink"/>
          <w:color w:val="auto"/>
          <w:u w:val="none"/>
        </w:rPr>
        <w:lastRenderedPageBreak/>
        <w:t>CHM archive Folder #1 026 494</w:t>
      </w:r>
      <w:r w:rsidR="00BA002E" w:rsidRPr="00BA002E">
        <w:rPr>
          <w:rStyle w:val="Hyperlink"/>
          <w:color w:val="auto"/>
          <w:u w:val="none"/>
        </w:rPr>
        <w:t xml:space="preserve">8 </w:t>
      </w:r>
      <w:r w:rsidR="00BA002E">
        <w:rPr>
          <w:rStyle w:val="Hyperlink"/>
          <w:color w:val="auto"/>
          <w:u w:val="none"/>
        </w:rPr>
        <w:t xml:space="preserve">3 contains one diagram that looks like a </w:t>
      </w:r>
      <w:r w:rsidR="00BE2A85">
        <w:rPr>
          <w:rStyle w:val="Hyperlink"/>
          <w:color w:val="auto"/>
          <w:u w:val="none"/>
        </w:rPr>
        <w:t xml:space="preserve">Viewgraph </w:t>
      </w:r>
      <w:r w:rsidR="00BA002E">
        <w:rPr>
          <w:rStyle w:val="Hyperlink"/>
          <w:color w:val="auto"/>
          <w:u w:val="none"/>
        </w:rPr>
        <w:t xml:space="preserve">slide titled </w:t>
      </w:r>
      <w:r w:rsidR="00BA002E" w:rsidRPr="00080635">
        <w:rPr>
          <w:rStyle w:val="Hyperlink"/>
          <w:i/>
          <w:color w:val="auto"/>
          <w:u w:val="none"/>
        </w:rPr>
        <w:t>Proposed Operating Procedure</w:t>
      </w:r>
      <w:r>
        <w:rPr>
          <w:rStyle w:val="Hyperlink"/>
          <w:color w:val="auto"/>
          <w:u w:val="none"/>
        </w:rPr>
        <w:t xml:space="preserve">, which </w:t>
      </w:r>
      <w:r w:rsidRPr="00080635">
        <w:rPr>
          <w:rStyle w:val="Hyperlink"/>
          <w:i/>
          <w:color w:val="auto"/>
          <w:u w:val="none"/>
        </w:rPr>
        <w:t>seems</w:t>
      </w:r>
      <w:r>
        <w:rPr>
          <w:rStyle w:val="Hyperlink"/>
          <w:color w:val="auto"/>
          <w:u w:val="none"/>
        </w:rPr>
        <w:t xml:space="preserve"> to show a programming methodology using the light gun and display scope</w:t>
      </w:r>
      <w:proofErr w:type="gramStart"/>
      <w:r>
        <w:rPr>
          <w:rStyle w:val="Hyperlink"/>
          <w:color w:val="auto"/>
          <w:u w:val="none"/>
        </w:rPr>
        <w:t>(!)  No</w:t>
      </w:r>
      <w:proofErr w:type="gramEnd"/>
      <w:r>
        <w:rPr>
          <w:rStyle w:val="Hyperlink"/>
          <w:color w:val="auto"/>
          <w:u w:val="none"/>
        </w:rPr>
        <w:t xml:space="preserve"> date.</w:t>
      </w:r>
    </w:p>
    <w:p w14:paraId="73BCD1A4" w14:textId="0D461C91" w:rsidR="00BA002E" w:rsidRDefault="00BA002E" w:rsidP="00BA002E">
      <w:pPr>
        <w:rPr>
          <w:rStyle w:val="Hyperlink"/>
          <w:color w:val="auto"/>
          <w:u w:val="none"/>
        </w:rPr>
      </w:pPr>
    </w:p>
    <w:p w14:paraId="55C2A145" w14:textId="049494F1" w:rsidR="00BA002E" w:rsidRPr="00BA002E" w:rsidRDefault="00080635" w:rsidP="00BA002E">
      <w:pPr>
        <w:rPr>
          <w:rStyle w:val="Hyperlink"/>
          <w:color w:val="auto"/>
          <w:u w:val="none"/>
        </w:rPr>
      </w:pPr>
      <w:r w:rsidRPr="00BA002E">
        <w:rPr>
          <w:rStyle w:val="Hyperlink"/>
          <w:color w:val="auto"/>
          <w:u w:val="none"/>
        </w:rPr>
        <w:t xml:space="preserve">CHM archive Folder #1 026 4888 </w:t>
      </w:r>
      <w:r>
        <w:rPr>
          <w:rStyle w:val="Hyperlink"/>
          <w:color w:val="auto"/>
          <w:u w:val="none"/>
        </w:rPr>
        <w:t xml:space="preserve">2 contains </w:t>
      </w:r>
      <w:hyperlink r:id="rId58" w:history="1">
        <w:r>
          <w:rPr>
            <w:rStyle w:val="Hyperlink"/>
          </w:rPr>
          <w:t>M-1235_Operation_of_In-Out_Control_Aug51.pdf</w:t>
        </w:r>
      </w:hyperlink>
    </w:p>
    <w:p w14:paraId="5E45B2E6" w14:textId="52DE248A" w:rsidR="00A84A2A" w:rsidRDefault="00A84A2A" w:rsidP="00BA002E"/>
    <w:p w14:paraId="024F80AE" w14:textId="1EF71E65" w:rsidR="006233F0" w:rsidRDefault="006233F0" w:rsidP="006233F0">
      <w:pPr>
        <w:rPr>
          <w:rStyle w:val="Hyperlink"/>
          <w:color w:val="auto"/>
          <w:u w:val="none"/>
        </w:rPr>
      </w:pPr>
      <w:r w:rsidRPr="00BA002E">
        <w:rPr>
          <w:rStyle w:val="Hyperlink"/>
          <w:color w:val="auto"/>
          <w:u w:val="none"/>
        </w:rPr>
        <w:t xml:space="preserve">CHM archive Folder #1 026 4888 </w:t>
      </w:r>
      <w:r>
        <w:rPr>
          <w:rStyle w:val="Hyperlink"/>
          <w:color w:val="auto"/>
          <w:u w:val="none"/>
        </w:rPr>
        <w:t xml:space="preserve">3 contains many pages indexing </w:t>
      </w:r>
      <w:r w:rsidR="00924836">
        <w:rPr>
          <w:rStyle w:val="Hyperlink"/>
          <w:color w:val="auto"/>
          <w:u w:val="none"/>
        </w:rPr>
        <w:t xml:space="preserve">mechanical </w:t>
      </w:r>
      <w:r>
        <w:rPr>
          <w:rStyle w:val="Hyperlink"/>
          <w:color w:val="auto"/>
          <w:u w:val="none"/>
        </w:rPr>
        <w:t>drawings, apparently for TX-0</w:t>
      </w:r>
      <w:r w:rsidR="00924836">
        <w:rPr>
          <w:rStyle w:val="Hyperlink"/>
          <w:color w:val="auto"/>
          <w:u w:val="none"/>
        </w:rPr>
        <w:t>.  No actual drawings.</w:t>
      </w:r>
    </w:p>
    <w:p w14:paraId="2F2CA710" w14:textId="77777777" w:rsidR="006233F0" w:rsidRDefault="006233F0" w:rsidP="00BA002E"/>
    <w:p w14:paraId="7A1DCCB1" w14:textId="100D6C8B" w:rsidR="00080635" w:rsidRPr="00BA002E" w:rsidRDefault="00080635" w:rsidP="00080635">
      <w:pPr>
        <w:rPr>
          <w:rStyle w:val="Hyperlink"/>
          <w:color w:val="auto"/>
          <w:u w:val="none"/>
        </w:rPr>
      </w:pPr>
      <w:r w:rsidRPr="00BA002E">
        <w:rPr>
          <w:rStyle w:val="Hyperlink"/>
          <w:color w:val="auto"/>
          <w:u w:val="none"/>
        </w:rPr>
        <w:t xml:space="preserve">CHM archive Folder #1 026 4888 </w:t>
      </w:r>
      <w:r>
        <w:rPr>
          <w:rStyle w:val="Hyperlink"/>
          <w:color w:val="auto"/>
          <w:u w:val="none"/>
        </w:rPr>
        <w:t xml:space="preserve">4 contains M-2197 </w:t>
      </w:r>
      <w:r w:rsidRPr="00080635">
        <w:rPr>
          <w:rStyle w:val="Hyperlink"/>
          <w:i/>
          <w:color w:val="auto"/>
          <w:u w:val="none"/>
        </w:rPr>
        <w:t>Readout and Digit Plane Driving Systems</w:t>
      </w:r>
      <w:r>
        <w:rPr>
          <w:rStyle w:val="Hyperlink"/>
          <w:color w:val="auto"/>
          <w:u w:val="none"/>
        </w:rPr>
        <w:t>, May 28, 1953, surveying core-storage readout techniques (of which quite a few were considered!)</w:t>
      </w:r>
    </w:p>
    <w:p w14:paraId="3FDC973E" w14:textId="266CACA0" w:rsidR="00080635" w:rsidRDefault="00080635" w:rsidP="00BA002E"/>
    <w:p w14:paraId="32274FF8" w14:textId="3A17AC2B" w:rsidR="006233F0" w:rsidRDefault="006233F0" w:rsidP="006233F0">
      <w:pPr>
        <w:rPr>
          <w:rStyle w:val="Hyperlink"/>
          <w:color w:val="auto"/>
          <w:u w:val="none"/>
        </w:rPr>
      </w:pPr>
      <w:r w:rsidRPr="00BA002E">
        <w:rPr>
          <w:rStyle w:val="Hyperlink"/>
          <w:color w:val="auto"/>
          <w:u w:val="none"/>
        </w:rPr>
        <w:t xml:space="preserve">CHM archive Folder #1 026 4888 </w:t>
      </w:r>
      <w:r>
        <w:rPr>
          <w:rStyle w:val="Hyperlink"/>
          <w:color w:val="auto"/>
          <w:u w:val="none"/>
        </w:rPr>
        <w:t xml:space="preserve">5 contains M-2167 </w:t>
      </w:r>
      <w:r w:rsidRPr="006233F0">
        <w:rPr>
          <w:rStyle w:val="Hyperlink"/>
          <w:i/>
          <w:color w:val="auto"/>
          <w:u w:val="none"/>
        </w:rPr>
        <w:t>First Order Cancellation Residue in Rectangular Memory Arrays</w:t>
      </w:r>
      <w:r>
        <w:rPr>
          <w:rStyle w:val="Hyperlink"/>
          <w:color w:val="auto"/>
          <w:u w:val="none"/>
        </w:rPr>
        <w:t>, May 15, 1953</w:t>
      </w:r>
    </w:p>
    <w:p w14:paraId="25F651AD" w14:textId="5C64EEBA" w:rsidR="006233F0" w:rsidRDefault="006233F0" w:rsidP="006233F0">
      <w:pPr>
        <w:rPr>
          <w:rStyle w:val="Hyperlink"/>
          <w:color w:val="auto"/>
          <w:u w:val="none"/>
        </w:rPr>
      </w:pPr>
      <w:r>
        <w:rPr>
          <w:rStyle w:val="Hyperlink"/>
          <w:color w:val="auto"/>
          <w:u w:val="none"/>
        </w:rPr>
        <w:t xml:space="preserve">And M-2162 </w:t>
      </w:r>
      <w:r w:rsidRPr="006233F0">
        <w:rPr>
          <w:rStyle w:val="Hyperlink"/>
          <w:i/>
          <w:color w:val="auto"/>
          <w:u w:val="none"/>
        </w:rPr>
        <w:t>WWII Memory Address Selection Systems</w:t>
      </w:r>
      <w:r>
        <w:rPr>
          <w:rStyle w:val="Hyperlink"/>
          <w:color w:val="auto"/>
          <w:u w:val="none"/>
        </w:rPr>
        <w:t>, May 6, 1953, both describing issues in core planes</w:t>
      </w:r>
    </w:p>
    <w:p w14:paraId="17A42850" w14:textId="100F7557" w:rsidR="006233F0" w:rsidRDefault="006233F0" w:rsidP="006233F0">
      <w:pPr>
        <w:rPr>
          <w:rStyle w:val="Hyperlink"/>
          <w:color w:val="auto"/>
          <w:u w:val="none"/>
        </w:rPr>
      </w:pPr>
    </w:p>
    <w:p w14:paraId="3C1550D0" w14:textId="687C0AAA" w:rsidR="006233F0" w:rsidRDefault="006233F0" w:rsidP="006233F0">
      <w:pPr>
        <w:rPr>
          <w:rStyle w:val="Hyperlink"/>
          <w:color w:val="auto"/>
          <w:u w:val="none"/>
        </w:rPr>
      </w:pPr>
      <w:r w:rsidRPr="00BA002E">
        <w:rPr>
          <w:rStyle w:val="Hyperlink"/>
          <w:color w:val="auto"/>
          <w:u w:val="none"/>
        </w:rPr>
        <w:t xml:space="preserve">CHM archive Folder #1 026 4888 </w:t>
      </w:r>
      <w:r>
        <w:rPr>
          <w:rStyle w:val="Hyperlink"/>
          <w:color w:val="auto"/>
          <w:u w:val="none"/>
        </w:rPr>
        <w:t>6 contains M-2225 – The Construction of Memory Planes for the MTC Memory, Jun 10, 1953, containing mechanical drawings for WW core planes.</w:t>
      </w:r>
    </w:p>
    <w:p w14:paraId="706CF9F1" w14:textId="0649845D" w:rsidR="006233F0" w:rsidRDefault="006233F0" w:rsidP="006233F0">
      <w:pPr>
        <w:rPr>
          <w:rStyle w:val="Hyperlink"/>
          <w:color w:val="auto"/>
          <w:u w:val="none"/>
        </w:rPr>
      </w:pPr>
    </w:p>
    <w:p w14:paraId="6BAFA3B5" w14:textId="2A8D87CF" w:rsidR="00924836" w:rsidRDefault="00924836" w:rsidP="00924836">
      <w:pPr>
        <w:rPr>
          <w:rStyle w:val="Hyperlink"/>
          <w:color w:val="auto"/>
          <w:u w:val="none"/>
        </w:rPr>
      </w:pPr>
      <w:r w:rsidRPr="00BA002E">
        <w:rPr>
          <w:rStyle w:val="Hyperlink"/>
          <w:color w:val="auto"/>
          <w:u w:val="none"/>
        </w:rPr>
        <w:t xml:space="preserve">CHM archive Folder #1 026 </w:t>
      </w:r>
      <w:r>
        <w:rPr>
          <w:rStyle w:val="Hyperlink"/>
          <w:color w:val="auto"/>
          <w:u w:val="none"/>
        </w:rPr>
        <w:t>4890 6 contains Weekly Maintenance Records for motors and alternators</w:t>
      </w:r>
    </w:p>
    <w:p w14:paraId="51DBD1FA" w14:textId="77D2F456" w:rsidR="00924836" w:rsidRDefault="00924836" w:rsidP="00924836">
      <w:pPr>
        <w:rPr>
          <w:rStyle w:val="Hyperlink"/>
          <w:color w:val="auto"/>
          <w:u w:val="none"/>
        </w:rPr>
      </w:pPr>
      <w:r w:rsidRPr="00BA002E">
        <w:rPr>
          <w:rStyle w:val="Hyperlink"/>
          <w:color w:val="auto"/>
          <w:u w:val="none"/>
        </w:rPr>
        <w:t xml:space="preserve">CHM archive Folder #1 026 </w:t>
      </w:r>
      <w:r>
        <w:rPr>
          <w:rStyle w:val="Hyperlink"/>
          <w:color w:val="auto"/>
          <w:u w:val="none"/>
        </w:rPr>
        <w:t>4890 7 contains Six-Monthly Maintenance Records for Protective Devices</w:t>
      </w:r>
    </w:p>
    <w:p w14:paraId="4D67995C" w14:textId="54EDE5AB" w:rsidR="006233F0" w:rsidRDefault="00924836" w:rsidP="00924836">
      <w:pPr>
        <w:rPr>
          <w:rStyle w:val="Hyperlink"/>
          <w:color w:val="auto"/>
          <w:u w:val="none"/>
        </w:rPr>
      </w:pPr>
      <w:r w:rsidRPr="00BA002E">
        <w:rPr>
          <w:rStyle w:val="Hyperlink"/>
          <w:color w:val="auto"/>
          <w:u w:val="none"/>
        </w:rPr>
        <w:t xml:space="preserve">CHM archive Folder #1 026 </w:t>
      </w:r>
      <w:r>
        <w:rPr>
          <w:rStyle w:val="Hyperlink"/>
          <w:color w:val="auto"/>
          <w:u w:val="none"/>
        </w:rPr>
        <w:t>4890 8 contains Monthly Maintenance Records for motors and alternators</w:t>
      </w:r>
    </w:p>
    <w:p w14:paraId="3E2786B5" w14:textId="7F55A76B" w:rsidR="00924836" w:rsidRDefault="00924836" w:rsidP="00924836">
      <w:pPr>
        <w:rPr>
          <w:rStyle w:val="Hyperlink"/>
          <w:color w:val="auto"/>
          <w:u w:val="none"/>
        </w:rPr>
      </w:pPr>
    </w:p>
    <w:p w14:paraId="4E0057E5" w14:textId="386B1173" w:rsidR="00CC4C23" w:rsidRDefault="00CC4C23" w:rsidP="00CC4C23">
      <w:pPr>
        <w:rPr>
          <w:rStyle w:val="Hyperlink"/>
          <w:color w:val="auto"/>
          <w:u w:val="none"/>
        </w:rPr>
      </w:pPr>
      <w:r w:rsidRPr="00BA002E">
        <w:rPr>
          <w:rStyle w:val="Hyperlink"/>
          <w:color w:val="auto"/>
          <w:u w:val="none"/>
        </w:rPr>
        <w:t xml:space="preserve">CHM archive Folder #1 026 </w:t>
      </w:r>
      <w:r>
        <w:rPr>
          <w:rStyle w:val="Hyperlink"/>
          <w:color w:val="auto"/>
          <w:u w:val="none"/>
        </w:rPr>
        <w:t>6396 5 contains pages of hand-written notes and draft drawings; most seem to relate to drum storage design, around 1953</w:t>
      </w:r>
    </w:p>
    <w:p w14:paraId="548E1F45" w14:textId="561CC7C8" w:rsidR="00924836" w:rsidRDefault="00924836" w:rsidP="00924836">
      <w:pPr>
        <w:rPr>
          <w:rStyle w:val="Hyperlink"/>
          <w:color w:val="auto"/>
          <w:u w:val="none"/>
        </w:rPr>
      </w:pPr>
      <w:r w:rsidRPr="00BA002E">
        <w:rPr>
          <w:rStyle w:val="Hyperlink"/>
          <w:color w:val="auto"/>
          <w:u w:val="none"/>
        </w:rPr>
        <w:t xml:space="preserve">CHM archive Folder #1 026 </w:t>
      </w:r>
      <w:r>
        <w:rPr>
          <w:rStyle w:val="Hyperlink"/>
          <w:color w:val="auto"/>
          <w:u w:val="none"/>
        </w:rPr>
        <w:t>6396 6 contains pages of hand-written notes; most seem to relate to drum storage design, around 1953</w:t>
      </w:r>
    </w:p>
    <w:p w14:paraId="14049E7F" w14:textId="3FF0E818" w:rsidR="00924836" w:rsidRDefault="00924836" w:rsidP="00924836">
      <w:pPr>
        <w:rPr>
          <w:rStyle w:val="Hyperlink"/>
          <w:color w:val="auto"/>
          <w:u w:val="none"/>
        </w:rPr>
      </w:pPr>
    </w:p>
    <w:p w14:paraId="54904FB6" w14:textId="23F01E69" w:rsidR="005D110F" w:rsidRDefault="00CC4C23" w:rsidP="00CC4C23">
      <w:pPr>
        <w:rPr>
          <w:rStyle w:val="Hyperlink"/>
          <w:color w:val="auto"/>
          <w:u w:val="none"/>
        </w:rPr>
      </w:pPr>
      <w:r w:rsidRPr="00BA002E">
        <w:rPr>
          <w:rStyle w:val="Hyperlink"/>
          <w:color w:val="auto"/>
          <w:u w:val="none"/>
        </w:rPr>
        <w:t xml:space="preserve">CHM archive Folder #1 026 </w:t>
      </w:r>
      <w:r>
        <w:rPr>
          <w:rStyle w:val="Hyperlink"/>
          <w:color w:val="auto"/>
          <w:u w:val="none"/>
        </w:rPr>
        <w:t>4889 0 contains</w:t>
      </w:r>
      <w:r w:rsidR="005D110F">
        <w:rPr>
          <w:rStyle w:val="Hyperlink"/>
          <w:color w:val="auto"/>
          <w:u w:val="none"/>
        </w:rPr>
        <w:t xml:space="preserve"> 6M-3358 Procedures in Case of Failure of Commercial Power, Feb 1955.  Instructions to technicians on what to do to shut the machine off, or prevent a disaster if the power goes down without warning.</w:t>
      </w:r>
    </w:p>
    <w:p w14:paraId="61611D8E" w14:textId="77777777" w:rsidR="00CC4C23" w:rsidRDefault="00CC4C23" w:rsidP="00CC4C23">
      <w:pPr>
        <w:rPr>
          <w:rStyle w:val="Hyperlink"/>
          <w:color w:val="auto"/>
          <w:u w:val="none"/>
        </w:rPr>
      </w:pPr>
    </w:p>
    <w:p w14:paraId="608CC8D3" w14:textId="04663DE5" w:rsidR="00CC4C23" w:rsidRDefault="00CC4C23" w:rsidP="00CC4C23">
      <w:pPr>
        <w:rPr>
          <w:rStyle w:val="Hyperlink"/>
          <w:color w:val="auto"/>
          <w:u w:val="none"/>
        </w:rPr>
      </w:pPr>
      <w:r w:rsidRPr="00BA002E">
        <w:rPr>
          <w:rStyle w:val="Hyperlink"/>
          <w:color w:val="auto"/>
          <w:u w:val="none"/>
        </w:rPr>
        <w:t xml:space="preserve">CHM archive Folder #1 026 </w:t>
      </w:r>
      <w:r>
        <w:rPr>
          <w:rStyle w:val="Hyperlink"/>
          <w:color w:val="auto"/>
          <w:u w:val="none"/>
        </w:rPr>
        <w:t xml:space="preserve">4889 1 contains E-484 </w:t>
      </w:r>
      <w:r w:rsidRPr="00CC4C23">
        <w:rPr>
          <w:rStyle w:val="Hyperlink"/>
          <w:i/>
          <w:color w:val="auto"/>
          <w:u w:val="none"/>
        </w:rPr>
        <w:t>Policy on Outside Users of Whirlwind I</w:t>
      </w:r>
      <w:r>
        <w:rPr>
          <w:rStyle w:val="Hyperlink"/>
          <w:color w:val="auto"/>
          <w:u w:val="none"/>
        </w:rPr>
        <w:t xml:space="preserve">, Sept 29, 1952 (I know I’ve seen this doc, but it doesn’t seem to be in </w:t>
      </w:r>
      <w:proofErr w:type="spellStart"/>
      <w:r>
        <w:rPr>
          <w:rStyle w:val="Hyperlink"/>
          <w:color w:val="auto"/>
          <w:u w:val="none"/>
        </w:rPr>
        <w:t>bitsavers</w:t>
      </w:r>
      <w:proofErr w:type="spellEnd"/>
      <w:r>
        <w:rPr>
          <w:rStyle w:val="Hyperlink"/>
          <w:color w:val="auto"/>
          <w:u w:val="none"/>
        </w:rPr>
        <w:t>).  The doc seems to imply that tapes are prepared by the WW staff in the Tape Preparation Room, but doesn’t say what programmers should hand in to get their tapes prepared.</w:t>
      </w:r>
    </w:p>
    <w:p w14:paraId="50BA99AC" w14:textId="77777777" w:rsidR="00CC4C23" w:rsidRDefault="00CC4C23" w:rsidP="00CC4C23">
      <w:pPr>
        <w:rPr>
          <w:rStyle w:val="Hyperlink"/>
          <w:color w:val="auto"/>
          <w:u w:val="none"/>
        </w:rPr>
      </w:pPr>
    </w:p>
    <w:p w14:paraId="416408CE" w14:textId="6C14F180" w:rsidR="005D110F" w:rsidRPr="00D02D45" w:rsidRDefault="005D110F" w:rsidP="005D110F">
      <w:pPr>
        <w:rPr>
          <w:rStyle w:val="Hyperlink"/>
          <w:color w:val="31849B" w:themeColor="accent5" w:themeShade="BF"/>
          <w:u w:val="none"/>
        </w:rPr>
      </w:pPr>
      <w:r w:rsidRPr="00D02D45">
        <w:rPr>
          <w:rStyle w:val="Hyperlink"/>
          <w:color w:val="31849B" w:themeColor="accent5" w:themeShade="BF"/>
          <w:u w:val="none"/>
        </w:rPr>
        <w:t xml:space="preserve">CHM archive Folder #1 026 4890 1 contains course notes </w:t>
      </w:r>
      <w:r w:rsidRPr="00D02D45">
        <w:rPr>
          <w:rStyle w:val="Hyperlink"/>
          <w:i/>
          <w:color w:val="31849B" w:themeColor="accent5" w:themeShade="BF"/>
          <w:u w:val="none"/>
        </w:rPr>
        <w:t>Digital Computers Advanced Coding Techniques</w:t>
      </w:r>
      <w:r w:rsidRPr="00D02D45">
        <w:rPr>
          <w:rStyle w:val="Hyperlink"/>
          <w:color w:val="31849B" w:themeColor="accent5" w:themeShade="BF"/>
          <w:u w:val="none"/>
        </w:rPr>
        <w:t>, Summer Session 1954.  Many (100 or more?) pages of notes on algorithms and coding techniques.  Including a cartoon on the cover “suggested by FE Heart”.  Cover suggests the doc was owned by D. F. Harro</w:t>
      </w:r>
      <w:r w:rsidR="00D02D45" w:rsidRPr="00D02D45">
        <w:rPr>
          <w:rStyle w:val="Hyperlink"/>
          <w:color w:val="31849B" w:themeColor="accent5" w:themeShade="BF"/>
          <w:u w:val="none"/>
        </w:rPr>
        <w:t>f</w:t>
      </w:r>
      <w:r w:rsidRPr="00D02D45">
        <w:rPr>
          <w:rStyle w:val="Hyperlink"/>
          <w:color w:val="31849B" w:themeColor="accent5" w:themeShade="BF"/>
          <w:u w:val="none"/>
        </w:rPr>
        <w:t>f (</w:t>
      </w:r>
      <w:r w:rsidR="00D02D45" w:rsidRPr="00D02D45">
        <w:rPr>
          <w:rStyle w:val="Hyperlink"/>
          <w:color w:val="31849B" w:themeColor="accent5" w:themeShade="BF"/>
          <w:u w:val="none"/>
        </w:rPr>
        <w:t>who wrote in a very neat hand!)</w:t>
      </w:r>
    </w:p>
    <w:p w14:paraId="7A81B5B4" w14:textId="1B14BACB" w:rsidR="00D02D45" w:rsidRPr="00D02D45" w:rsidRDefault="00D02D45" w:rsidP="005D110F">
      <w:pPr>
        <w:rPr>
          <w:rStyle w:val="Hyperlink"/>
          <w:color w:val="31849B" w:themeColor="accent5" w:themeShade="BF"/>
          <w:u w:val="none"/>
        </w:rPr>
      </w:pPr>
      <w:r w:rsidRPr="00D02D45">
        <w:rPr>
          <w:rStyle w:val="Hyperlink"/>
          <w:color w:val="31849B" w:themeColor="accent5" w:themeShade="BF"/>
          <w:u w:val="none"/>
        </w:rPr>
        <w:t>Probably worth copying</w:t>
      </w:r>
    </w:p>
    <w:p w14:paraId="054EB80B" w14:textId="77777777" w:rsidR="00D02D45" w:rsidRDefault="00D02D45" w:rsidP="005D110F">
      <w:pPr>
        <w:rPr>
          <w:rStyle w:val="Hyperlink"/>
          <w:color w:val="auto"/>
          <w:u w:val="none"/>
        </w:rPr>
      </w:pPr>
    </w:p>
    <w:p w14:paraId="5D67BA32" w14:textId="21018213" w:rsidR="00CC4C23" w:rsidRDefault="00D02D45" w:rsidP="00D02D45">
      <w:pPr>
        <w:pStyle w:val="Heading3"/>
        <w:rPr>
          <w:rStyle w:val="Hyperlink"/>
          <w:color w:val="auto"/>
          <w:u w:val="none"/>
        </w:rPr>
      </w:pPr>
      <w:bookmarkStart w:id="36" w:name="_Toc193914318"/>
      <w:r>
        <w:rPr>
          <w:rStyle w:val="Hyperlink"/>
          <w:color w:val="auto"/>
          <w:u w:val="none"/>
        </w:rPr>
        <w:lastRenderedPageBreak/>
        <w:t>Design Drawings</w:t>
      </w:r>
      <w:bookmarkEnd w:id="36"/>
    </w:p>
    <w:p w14:paraId="7F44D90B" w14:textId="16765D12" w:rsidR="00C62DD9" w:rsidRDefault="00C62DD9" w:rsidP="00F7146C">
      <w:r>
        <w:t xml:space="preserve">(See notes on the Drawing Index below in Section </w:t>
      </w:r>
      <w:r>
        <w:fldChar w:fldCharType="begin"/>
      </w:r>
      <w:r>
        <w:instrText xml:space="preserve"> REF _Ref152317294 \r \h </w:instrText>
      </w:r>
      <w:r>
        <w:fldChar w:fldCharType="separate"/>
      </w:r>
      <w:r>
        <w:t>10.7</w:t>
      </w:r>
      <w:r>
        <w:fldChar w:fldCharType="end"/>
      </w:r>
      <w:r>
        <w:t>; this section outlines paper drawings at the CHM Archive)</w:t>
      </w:r>
    </w:p>
    <w:p w14:paraId="36B5EE45" w14:textId="77777777" w:rsidR="00F7146C" w:rsidRPr="00F7146C" w:rsidRDefault="00F7146C" w:rsidP="00F7146C"/>
    <w:p w14:paraId="02D7FECF" w14:textId="31E01278" w:rsidR="00D02D45" w:rsidRDefault="00ED5665" w:rsidP="00CC4C23">
      <w:pPr>
        <w:rPr>
          <w:rStyle w:val="Hyperlink"/>
          <w:color w:val="auto"/>
          <w:u w:val="none"/>
        </w:rPr>
      </w:pPr>
      <w:r>
        <w:rPr>
          <w:rStyle w:val="Hyperlink"/>
          <w:color w:val="auto"/>
          <w:u w:val="none"/>
        </w:rPr>
        <w:t>CHM Box 10272161</w:t>
      </w:r>
      <w:r w:rsidR="00D02D45">
        <w:rPr>
          <w:rStyle w:val="Hyperlink"/>
          <w:color w:val="auto"/>
          <w:u w:val="none"/>
        </w:rPr>
        <w:t>0</w:t>
      </w:r>
    </w:p>
    <w:p w14:paraId="25D8F64D" w14:textId="2822E70D" w:rsidR="00CC4C23" w:rsidRDefault="00D02D45" w:rsidP="00924836">
      <w:pPr>
        <w:rPr>
          <w:rStyle w:val="Hyperlink"/>
          <w:color w:val="auto"/>
          <w:u w:val="none"/>
        </w:rPr>
      </w:pPr>
      <w:r>
        <w:rPr>
          <w:rStyle w:val="Hyperlink"/>
          <w:color w:val="auto"/>
          <w:u w:val="none"/>
        </w:rPr>
        <w:t>Contains about 50 folders with large-format engineering drawings.</w:t>
      </w:r>
    </w:p>
    <w:p w14:paraId="5E06A3EE" w14:textId="1256186C" w:rsidR="00D02D45" w:rsidRDefault="00D02D45" w:rsidP="00924836">
      <w:pPr>
        <w:rPr>
          <w:rStyle w:val="Hyperlink"/>
          <w:color w:val="auto"/>
          <w:u w:val="none"/>
        </w:rPr>
      </w:pPr>
      <w:r>
        <w:rPr>
          <w:rStyle w:val="Hyperlink"/>
          <w:color w:val="auto"/>
          <w:u w:val="none"/>
        </w:rPr>
        <w:t>Mechanical/Packaging, Block Diagrams and some Schematics down to the individual components.</w:t>
      </w:r>
    </w:p>
    <w:p w14:paraId="0BF3AD98" w14:textId="571851B7" w:rsidR="00D02D45" w:rsidRDefault="00D02D45" w:rsidP="00924836">
      <w:pPr>
        <w:rPr>
          <w:rStyle w:val="Hyperlink"/>
          <w:color w:val="auto"/>
          <w:u w:val="none"/>
        </w:rPr>
      </w:pPr>
      <w:r>
        <w:rPr>
          <w:rStyle w:val="Hyperlink"/>
          <w:color w:val="auto"/>
          <w:u w:val="none"/>
        </w:rPr>
        <w:t>Many seem to focus on power distribution, others on the CRT display system.</w:t>
      </w:r>
    </w:p>
    <w:p w14:paraId="6280D541" w14:textId="7F4FAC3B" w:rsidR="00D02D45" w:rsidRDefault="00D02D45" w:rsidP="00924836">
      <w:pPr>
        <w:rPr>
          <w:rStyle w:val="Hyperlink"/>
          <w:color w:val="auto"/>
          <w:u w:val="none"/>
        </w:rPr>
      </w:pPr>
      <w:r>
        <w:rPr>
          <w:rStyle w:val="Hyperlink"/>
          <w:color w:val="auto"/>
          <w:u w:val="none"/>
        </w:rPr>
        <w:t>The folders are indexed by MIT Drawing numbers</w:t>
      </w:r>
      <w:r w:rsidR="00707FA4">
        <w:rPr>
          <w:rStyle w:val="Hyperlink"/>
          <w:color w:val="auto"/>
          <w:u w:val="none"/>
        </w:rPr>
        <w:t xml:space="preserve">.  See </w:t>
      </w:r>
    </w:p>
    <w:p w14:paraId="2E8F4EC4" w14:textId="21746DA9" w:rsidR="00707FA4" w:rsidRDefault="00707FA4" w:rsidP="00924836">
      <w:pPr>
        <w:rPr>
          <w:rStyle w:val="Hyperlink"/>
          <w:color w:val="auto"/>
          <w:u w:val="none"/>
        </w:rPr>
      </w:pPr>
      <w:hyperlink r:id="rId59" w:history="1">
        <w:r w:rsidRPr="005748C3">
          <w:rPr>
            <w:rStyle w:val="Hyperlink"/>
          </w:rPr>
          <w:t>https://dome.mit.edu/bitstream/handle/1721.3/41261/MC665_r25_dn4.pdf?sequence=1</w:t>
        </w:r>
      </w:hyperlink>
    </w:p>
    <w:p w14:paraId="132204D1" w14:textId="1A43C318" w:rsidR="00707FA4" w:rsidRDefault="00707FA4" w:rsidP="00924836">
      <w:pPr>
        <w:rPr>
          <w:rStyle w:val="Hyperlink"/>
          <w:color w:val="auto"/>
          <w:u w:val="none"/>
        </w:rPr>
      </w:pPr>
      <w:hyperlink r:id="rId60" w:history="1">
        <w:r w:rsidRPr="005748C3">
          <w:rPr>
            <w:rStyle w:val="Hyperlink"/>
          </w:rPr>
          <w:t>https://dome.mit.edu/bitstream/handle/1721.3/41257/MC665_r24_dn1.pdf?sequence=1</w:t>
        </w:r>
      </w:hyperlink>
    </w:p>
    <w:p w14:paraId="4A3B34D6" w14:textId="10C1A03A" w:rsidR="00707FA4" w:rsidRDefault="00707FA4" w:rsidP="00924836">
      <w:pPr>
        <w:rPr>
          <w:rStyle w:val="Hyperlink"/>
          <w:color w:val="auto"/>
          <w:u w:val="none"/>
        </w:rPr>
      </w:pPr>
      <w:r>
        <w:rPr>
          <w:rStyle w:val="Hyperlink"/>
          <w:color w:val="auto"/>
          <w:u w:val="none"/>
        </w:rPr>
        <w:t xml:space="preserve">  … for information on the indexing of drawings.</w:t>
      </w:r>
    </w:p>
    <w:p w14:paraId="3483326D" w14:textId="49547BBD" w:rsidR="00D02D45" w:rsidRDefault="00D02D45" w:rsidP="00924836">
      <w:pPr>
        <w:rPr>
          <w:rStyle w:val="Hyperlink"/>
          <w:color w:val="auto"/>
          <w:u w:val="none"/>
        </w:rPr>
      </w:pPr>
    </w:p>
    <w:p w14:paraId="491BED8F" w14:textId="6BB1ECE7" w:rsidR="00D02D45" w:rsidRDefault="00D02D45" w:rsidP="00924836">
      <w:pPr>
        <w:rPr>
          <w:rStyle w:val="Hyperlink"/>
          <w:color w:val="auto"/>
          <w:u w:val="none"/>
        </w:rPr>
      </w:pPr>
      <w:r>
        <w:rPr>
          <w:rStyle w:val="Hyperlink"/>
          <w:color w:val="auto"/>
          <w:u w:val="none"/>
        </w:rPr>
        <w:t>e.g. B-59984 – Wiring Schedule for Display Gate, i.e., a netlist for a technician to build the thing.</w:t>
      </w:r>
    </w:p>
    <w:p w14:paraId="440BDBD8" w14:textId="00CD8303" w:rsidR="00D02D45" w:rsidRDefault="00D02D45" w:rsidP="00924836">
      <w:pPr>
        <w:rPr>
          <w:rStyle w:val="Hyperlink"/>
          <w:color w:val="auto"/>
          <w:u w:val="none"/>
        </w:rPr>
      </w:pPr>
      <w:r>
        <w:rPr>
          <w:rStyle w:val="Hyperlink"/>
          <w:color w:val="auto"/>
          <w:u w:val="none"/>
        </w:rPr>
        <w:t>R-53911 – Display Gate Circuits Panel</w:t>
      </w:r>
      <w:r w:rsidR="00E4734D">
        <w:rPr>
          <w:rStyle w:val="Hyperlink"/>
          <w:color w:val="auto"/>
          <w:u w:val="none"/>
        </w:rPr>
        <w:t xml:space="preserve"> – E-Size (huge) schematic of something</w:t>
      </w:r>
    </w:p>
    <w:p w14:paraId="6727ACDB" w14:textId="37D5BC4A" w:rsidR="00E4734D" w:rsidRDefault="00E4734D" w:rsidP="00924836">
      <w:pPr>
        <w:rPr>
          <w:rStyle w:val="Hyperlink"/>
          <w:color w:val="auto"/>
          <w:u w:val="none"/>
        </w:rPr>
      </w:pPr>
      <w:r>
        <w:rPr>
          <w:rStyle w:val="Hyperlink"/>
          <w:color w:val="auto"/>
          <w:u w:val="none"/>
        </w:rPr>
        <w:t>(I didn’t go through all of the folders, but so far have not found a single schematic that looks like pure logic design)</w:t>
      </w:r>
    </w:p>
    <w:p w14:paraId="1DA5336F" w14:textId="3AC029FD" w:rsidR="00707FA4" w:rsidRDefault="00707FA4" w:rsidP="00924836">
      <w:pPr>
        <w:rPr>
          <w:rStyle w:val="Hyperlink"/>
          <w:color w:val="auto"/>
          <w:u w:val="none"/>
        </w:rPr>
      </w:pPr>
    </w:p>
    <w:p w14:paraId="7917A90C" w14:textId="3F9B611A" w:rsidR="00707FA4" w:rsidRDefault="00707FA4" w:rsidP="00924836">
      <w:pPr>
        <w:rPr>
          <w:rStyle w:val="Hyperlink"/>
          <w:color w:val="auto"/>
          <w:u w:val="none"/>
        </w:rPr>
      </w:pPr>
      <w:r>
        <w:rPr>
          <w:noProof/>
        </w:rPr>
        <w:drawing>
          <wp:inline distT="0" distB="0" distL="0" distR="0" wp14:anchorId="46E906ED" wp14:editId="51B07E8B">
            <wp:extent cx="2814705" cy="2454447"/>
            <wp:effectExtent l="0" t="0" r="508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23326" cy="2461965"/>
                    </a:xfrm>
                    <a:prstGeom prst="rect">
                      <a:avLst/>
                    </a:prstGeom>
                  </pic:spPr>
                </pic:pic>
              </a:graphicData>
            </a:graphic>
          </wp:inline>
        </w:drawing>
      </w:r>
    </w:p>
    <w:p w14:paraId="42B8983B" w14:textId="60C4286C" w:rsidR="006233F0" w:rsidRDefault="006233F0" w:rsidP="006233F0"/>
    <w:p w14:paraId="604F9AF6" w14:textId="725EB522" w:rsidR="00706965" w:rsidRDefault="00706965" w:rsidP="006233F0">
      <w:r>
        <w:t>Nov 9, 2017</w:t>
      </w:r>
    </w:p>
    <w:p w14:paraId="24593741" w14:textId="631E3A1E" w:rsidR="00706965" w:rsidRPr="00130B91" w:rsidRDefault="00ED5665" w:rsidP="006233F0">
      <w:pPr>
        <w:rPr>
          <w:b/>
        </w:rPr>
      </w:pPr>
      <w:r>
        <w:rPr>
          <w:b/>
        </w:rPr>
        <w:t>Box 06230934</w:t>
      </w:r>
      <w:r w:rsidR="00706965" w:rsidRPr="00130B91">
        <w:rPr>
          <w:b/>
        </w:rPr>
        <w:t xml:space="preserve">7 Whirlwind Design Drawings FIC (Found </w:t>
      </w:r>
      <w:proofErr w:type="gramStart"/>
      <w:r w:rsidR="00706965" w:rsidRPr="00130B91">
        <w:rPr>
          <w:b/>
        </w:rPr>
        <w:t>In</w:t>
      </w:r>
      <w:proofErr w:type="gramEnd"/>
      <w:r w:rsidR="00706965" w:rsidRPr="00130B91">
        <w:rPr>
          <w:b/>
        </w:rPr>
        <w:t xml:space="preserve"> Collection)</w:t>
      </w:r>
    </w:p>
    <w:p w14:paraId="395BCB14" w14:textId="2B05489D" w:rsidR="00727648" w:rsidRDefault="00727648" w:rsidP="00727648">
      <w:r>
        <w:t>[</w:t>
      </w:r>
      <w:r w:rsidRPr="00727648">
        <w:rPr>
          <w:color w:val="31849B" w:themeColor="accent5" w:themeShade="BF"/>
        </w:rPr>
        <w:t xml:space="preserve">my list </w:t>
      </w:r>
      <w:r>
        <w:rPr>
          <w:color w:val="31849B" w:themeColor="accent5" w:themeShade="BF"/>
        </w:rPr>
        <w:t xml:space="preserve">of drawing numbers </w:t>
      </w:r>
      <w:r w:rsidRPr="00727648">
        <w:rPr>
          <w:color w:val="31849B" w:themeColor="accent5" w:themeShade="BF"/>
        </w:rPr>
        <w:t>here starts from the back of the box towards the front…  go figure</w:t>
      </w:r>
      <w:r>
        <w:t>]</w:t>
      </w:r>
    </w:p>
    <w:p w14:paraId="7CB68764" w14:textId="51B5B993" w:rsidR="00706965" w:rsidRDefault="00706965" w:rsidP="006233F0">
      <w:r>
        <w:t>C-82118 – Detail, Cover, wireway, bottom Type “B” rack, TX-2</w:t>
      </w:r>
    </w:p>
    <w:p w14:paraId="439D1C29" w14:textId="52C9DE39" w:rsidR="00706965" w:rsidRDefault="00460188" w:rsidP="006233F0">
      <w:r>
        <w:t>141-201 – tape request forms??</w:t>
      </w:r>
    </w:p>
    <w:p w14:paraId="255F1257" w14:textId="086A04DE" w:rsidR="00460188" w:rsidRDefault="00460188" w:rsidP="006233F0">
      <w:r>
        <w:t>B-54580 – Circuit Schematic, Activate and Push Button Switch Panel, W.W.I</w:t>
      </w:r>
    </w:p>
    <w:p w14:paraId="5A730115" w14:textId="3FF586A3" w:rsidR="00460188" w:rsidRDefault="00460188" w:rsidP="006233F0">
      <w:r>
        <w:t>C-54607 – Assembly, Activate and Push Button Switch Panel, Type 1-5a, WWI</w:t>
      </w:r>
    </w:p>
    <w:p w14:paraId="493AF6B4" w14:textId="56340994" w:rsidR="00460188" w:rsidRDefault="00460188" w:rsidP="006233F0">
      <w:r>
        <w:t>C-54610 – Assembly, Activate and Indicator Light Panel, WWI</w:t>
      </w:r>
    </w:p>
    <w:p w14:paraId="2560450A" w14:textId="7674EAD7" w:rsidR="00647882" w:rsidRDefault="00647882" w:rsidP="006233F0">
      <w:r>
        <w:t xml:space="preserve">SA-54579-4 – Circuit Schematic, Activate &amp; Indicator Light Panel, </w:t>
      </w:r>
      <w:proofErr w:type="gramStart"/>
      <w:r>
        <w:t>WWI  [</w:t>
      </w:r>
      <w:proofErr w:type="gramEnd"/>
      <w:r w:rsidRPr="00647882">
        <w:rPr>
          <w:color w:val="31849B" w:themeColor="accent5" w:themeShade="BF"/>
        </w:rPr>
        <w:t>hand-drawn schematic</w:t>
      </w:r>
      <w:r>
        <w:t>]</w:t>
      </w:r>
    </w:p>
    <w:p w14:paraId="7E6233C9" w14:textId="2523A73A" w:rsidR="00647882" w:rsidRDefault="00647882" w:rsidP="006233F0">
      <w:r>
        <w:lastRenderedPageBreak/>
        <w:t>SC-61445 – Block Diagram, Display Scope System (</w:t>
      </w:r>
      <w:proofErr w:type="gramStart"/>
      <w:r>
        <w:t>Typical)  [</w:t>
      </w:r>
      <w:proofErr w:type="gramEnd"/>
      <w:r w:rsidRPr="00647882">
        <w:rPr>
          <w:color w:val="31849B" w:themeColor="accent5" w:themeShade="BF"/>
        </w:rPr>
        <w:t>shows ’16” display</w:t>
      </w:r>
      <w:r>
        <w:rPr>
          <w:color w:val="31849B" w:themeColor="accent5" w:themeShade="BF"/>
        </w:rPr>
        <w:t xml:space="preserve"> scope</w:t>
      </w:r>
      <w:r w:rsidRPr="00647882">
        <w:rPr>
          <w:color w:val="31849B" w:themeColor="accent5" w:themeShade="BF"/>
        </w:rPr>
        <w:t>’</w:t>
      </w:r>
      <w:r>
        <w:t>]</w:t>
      </w:r>
    </w:p>
    <w:p w14:paraId="63D327AC" w14:textId="0C94812B" w:rsidR="00647882" w:rsidRDefault="00647882" w:rsidP="006233F0">
      <w:r>
        <w:t>D-57826 – Circuit Schematic, Junction Box for CRT Filter, Mod II, WWI</w:t>
      </w:r>
    </w:p>
    <w:p w14:paraId="382BF7FB" w14:textId="06625E5A" w:rsidR="00647882" w:rsidRDefault="00647882" w:rsidP="006233F0">
      <w:r>
        <w:t xml:space="preserve">E-60829 – Block Diagram, Auxiliary Drum </w:t>
      </w:r>
      <w:proofErr w:type="gramStart"/>
      <w:r>
        <w:t>System  [</w:t>
      </w:r>
      <w:proofErr w:type="gramEnd"/>
      <w:r w:rsidRPr="00727648">
        <w:rPr>
          <w:color w:val="31849B" w:themeColor="accent5" w:themeShade="BF"/>
        </w:rPr>
        <w:t xml:space="preserve">dated </w:t>
      </w:r>
      <w:r w:rsidR="00727648" w:rsidRPr="00727648">
        <w:rPr>
          <w:color w:val="31849B" w:themeColor="accent5" w:themeShade="BF"/>
        </w:rPr>
        <w:t>2-24-55</w:t>
      </w:r>
      <w:r w:rsidR="00727648">
        <w:t>]</w:t>
      </w:r>
    </w:p>
    <w:p w14:paraId="06CA598C" w14:textId="770B5B0C" w:rsidR="00727648" w:rsidRDefault="00727648" w:rsidP="006233F0">
      <w:r>
        <w:t>E-58447 – Circuit Schematic &amp; Interconnection Diagram, CRT Filter, Mod II Console Case, WWI</w:t>
      </w:r>
    </w:p>
    <w:p w14:paraId="09B0CE74" w14:textId="0B002E37" w:rsidR="00727648" w:rsidRDefault="00727648" w:rsidP="006233F0">
      <w:r>
        <w:t>E-58304 – Assembly, Control Chassis, CRT Filter Mod II, WWI</w:t>
      </w:r>
    </w:p>
    <w:p w14:paraId="20F9A1C4" w14:textId="06DC1960" w:rsidR="00727648" w:rsidRDefault="00727648" w:rsidP="006233F0">
      <w:r>
        <w:t xml:space="preserve">C-58151 </w:t>
      </w:r>
      <w:r w:rsidR="00D85010">
        <w:t>–</w:t>
      </w:r>
      <w:r>
        <w:t xml:space="preserve"> </w:t>
      </w:r>
      <w:r w:rsidR="00D85010">
        <w:t>Circuit Schematic, Control Chassis CRT Filter, Mod II, WWI</w:t>
      </w:r>
    </w:p>
    <w:p w14:paraId="44C63265" w14:textId="30F89555" w:rsidR="00D85010" w:rsidRDefault="00D85010" w:rsidP="006233F0">
      <w:r>
        <w:t>C-45182-7 – Sub-</w:t>
      </w:r>
      <w:proofErr w:type="spellStart"/>
      <w:r>
        <w:t>Ass’y</w:t>
      </w:r>
      <w:proofErr w:type="spellEnd"/>
      <w:r>
        <w:t>, Chassis, Blanking Circuit, Aux Panel, 16” Display Oscilloscope, WWI [</w:t>
      </w:r>
      <w:r w:rsidRPr="00D85010">
        <w:rPr>
          <w:color w:val="31849B" w:themeColor="accent5" w:themeShade="BF"/>
        </w:rPr>
        <w:t>it’s a mechanical wiring diagram</w:t>
      </w:r>
      <w:r>
        <w:t>]</w:t>
      </w:r>
    </w:p>
    <w:p w14:paraId="4B85BCBD" w14:textId="654C07D4" w:rsidR="00D85010" w:rsidRDefault="00D85010" w:rsidP="006233F0">
      <w:r>
        <w:t>SD-60645 – Block Schematic – Rm 222 Power Distribution System [</w:t>
      </w:r>
      <w:r w:rsidRPr="00D85010">
        <w:rPr>
          <w:color w:val="31849B" w:themeColor="accent5" w:themeShade="BF"/>
        </w:rPr>
        <w:t>there are 15 copies of this drawing in the folder…  so far, every other folder has had exactly one drawing.  The drawing shows DC and AC distribution, breakers and relays, for gear in Room 156 and Room 222</w:t>
      </w:r>
      <w:r>
        <w:t>]</w:t>
      </w:r>
    </w:p>
    <w:p w14:paraId="30D53984" w14:textId="208884C9" w:rsidR="00D85010" w:rsidRDefault="00D85010" w:rsidP="006233F0"/>
    <w:p w14:paraId="305AC48C" w14:textId="67125B38" w:rsidR="0013276D" w:rsidRDefault="0013276D" w:rsidP="006233F0">
      <w:r>
        <w:t>[skipped many folders]</w:t>
      </w:r>
    </w:p>
    <w:p w14:paraId="4642555A" w14:textId="77222D7D" w:rsidR="00AF3830" w:rsidRDefault="00AF3830" w:rsidP="006233F0">
      <w:r>
        <w:t xml:space="preserve">C-57299 – Circuit Schematic, Light Cannon, Photocell Pickup, WWI </w:t>
      </w:r>
      <w:r w:rsidRPr="00ED5665">
        <w:rPr>
          <w:color w:val="31849B" w:themeColor="accent5" w:themeShade="BF"/>
        </w:rPr>
        <w:t xml:space="preserve">[cannon?? Cool!  </w:t>
      </w:r>
      <w:r w:rsidR="00BE2A85">
        <w:rPr>
          <w:color w:val="31849B" w:themeColor="accent5" w:themeShade="BF"/>
        </w:rPr>
        <w:t xml:space="preserve">I think that was the device used for ‘filtering’ radar returns, i.e., a light-sensor with a view of a screen which could be fitted to mask out certain areas.  </w:t>
      </w:r>
      <w:r w:rsidRPr="00ED5665">
        <w:rPr>
          <w:color w:val="31849B" w:themeColor="accent5" w:themeShade="BF"/>
        </w:rPr>
        <w:t xml:space="preserve">Must </w:t>
      </w:r>
      <w:r w:rsidR="00BE2A85">
        <w:rPr>
          <w:color w:val="31849B" w:themeColor="accent5" w:themeShade="BF"/>
        </w:rPr>
        <w:t>have</w:t>
      </w:r>
      <w:r w:rsidRPr="00ED5665">
        <w:rPr>
          <w:color w:val="31849B" w:themeColor="accent5" w:themeShade="BF"/>
        </w:rPr>
        <w:t xml:space="preserve"> a light sensitive vacuum tube of some sort</w:t>
      </w:r>
      <w:r>
        <w:t>.]</w:t>
      </w:r>
    </w:p>
    <w:p w14:paraId="75BA692D" w14:textId="1832C941" w:rsidR="007A4857" w:rsidRDefault="007A4857" w:rsidP="006233F0">
      <w:r>
        <w:t xml:space="preserve">SA-55003 – Circuit Schematic, </w:t>
      </w:r>
      <w:proofErr w:type="spellStart"/>
      <w:r>
        <w:t>Teletalk</w:t>
      </w:r>
      <w:proofErr w:type="spellEnd"/>
      <w:r>
        <w:t xml:space="preserve"> Panel, </w:t>
      </w:r>
      <w:proofErr w:type="gramStart"/>
      <w:r>
        <w:t>WWI  [</w:t>
      </w:r>
      <w:proofErr w:type="gramEnd"/>
      <w:r w:rsidRPr="007A4857">
        <w:rPr>
          <w:color w:val="31849B" w:themeColor="accent5" w:themeShade="BF"/>
        </w:rPr>
        <w:t>must be the whirlwind intercom – the A-size schematic has a loudspeaker and four buttons, and a terminal strip</w:t>
      </w:r>
      <w:r>
        <w:t>]</w:t>
      </w:r>
    </w:p>
    <w:p w14:paraId="6F5F732A" w14:textId="2677FD55" w:rsidR="007A4857" w:rsidRDefault="007A4857" w:rsidP="006233F0">
      <w:r>
        <w:t xml:space="preserve">D-54996 – Assembly, </w:t>
      </w:r>
      <w:proofErr w:type="spellStart"/>
      <w:r>
        <w:t>Teletalk</w:t>
      </w:r>
      <w:proofErr w:type="spellEnd"/>
      <w:r>
        <w:t xml:space="preserve"> Panel, WWI</w:t>
      </w:r>
    </w:p>
    <w:p w14:paraId="0677C5D0" w14:textId="2BB42E01" w:rsidR="0013276D" w:rsidRDefault="0013276D" w:rsidP="006233F0">
      <w:r>
        <w:t xml:space="preserve">D-59179 – </w:t>
      </w:r>
      <w:proofErr w:type="spellStart"/>
      <w:r>
        <w:t>Ass’y</w:t>
      </w:r>
      <w:proofErr w:type="spellEnd"/>
      <w:r>
        <w:t>, Remote Scan Sync Panel, WWI</w:t>
      </w:r>
    </w:p>
    <w:p w14:paraId="17D1DE97" w14:textId="7ABE2985" w:rsidR="0013276D" w:rsidRDefault="0013276D" w:rsidP="006233F0">
      <w:r>
        <w:t xml:space="preserve">SC-67906 – Block Diagram, FST-2 Recording Logic, </w:t>
      </w:r>
      <w:proofErr w:type="gramStart"/>
      <w:r>
        <w:t>WWI  [</w:t>
      </w:r>
      <w:proofErr w:type="gramEnd"/>
      <w:r w:rsidRPr="0013276D">
        <w:rPr>
          <w:color w:val="31849B" w:themeColor="accent5" w:themeShade="BF"/>
        </w:rPr>
        <w:t>no idea what this is – it looks like it’s a block diagram at the level of flip-flops and gate tubes, but not many hints as to what it connects to</w:t>
      </w:r>
      <w:r>
        <w:t>]</w:t>
      </w:r>
    </w:p>
    <w:p w14:paraId="54FE14F6" w14:textId="5336F0EA" w:rsidR="0013276D" w:rsidRDefault="0013276D" w:rsidP="006233F0"/>
    <w:p w14:paraId="0BA61050" w14:textId="787E464E" w:rsidR="003E4459" w:rsidRDefault="003E4459" w:rsidP="003E4459">
      <w:r w:rsidRPr="003E4459">
        <w:rPr>
          <w:b/>
        </w:rPr>
        <w:t>Box 062300750 – Catalog 102724492</w:t>
      </w:r>
      <w:r>
        <w:t xml:space="preserve"> - FIC – Box 1 of 4 – about 100-200 Diazo sheets, C and D Size, not catalogued</w:t>
      </w:r>
      <w:r w:rsidR="001B2A4D">
        <w:t>, stored flat (i.e., it’s a big, flat box)</w:t>
      </w:r>
    </w:p>
    <w:p w14:paraId="3F6E4215" w14:textId="0A9C4901" w:rsidR="00960017" w:rsidRDefault="00960017" w:rsidP="00BF761A">
      <w:r>
        <w:t>Folder 1/4 contains many power supply and peripheral schematics and assembly drawings</w:t>
      </w:r>
      <w:r w:rsidR="00BF761A">
        <w:t>, including:</w:t>
      </w:r>
    </w:p>
    <w:p w14:paraId="3C3B52D3" w14:textId="5F4F2BEA" w:rsidR="00BF761A" w:rsidRDefault="00BF761A" w:rsidP="00714162">
      <w:pPr>
        <w:pStyle w:val="ListParagraph"/>
        <w:numPr>
          <w:ilvl w:val="0"/>
          <w:numId w:val="10"/>
        </w:numPr>
      </w:pPr>
      <w:r>
        <w:t>SC-69300 – Toggle Switch Diode Logic, Dec 1956.  Plug-in module with twelve small toggle switches (huh??)</w:t>
      </w:r>
    </w:p>
    <w:p w14:paraId="6FF21BF2" w14:textId="680BF3F3" w:rsidR="00BF761A" w:rsidRDefault="00BF761A" w:rsidP="00714162">
      <w:pPr>
        <w:pStyle w:val="ListParagraph"/>
        <w:numPr>
          <w:ilvl w:val="0"/>
          <w:numId w:val="10"/>
        </w:numPr>
      </w:pPr>
      <w:r>
        <w:t>SC-36776 – Tables used by Photoelectric Conversion Program (photographed)</w:t>
      </w:r>
    </w:p>
    <w:p w14:paraId="2D9A948F" w14:textId="710C9FBF" w:rsidR="00BF761A" w:rsidRDefault="00F7146C" w:rsidP="00714162">
      <w:pPr>
        <w:pStyle w:val="ListParagraph"/>
        <w:numPr>
          <w:ilvl w:val="0"/>
          <w:numId w:val="10"/>
        </w:numPr>
      </w:pPr>
      <w:r>
        <w:t>C-36803</w:t>
      </w:r>
      <w:r w:rsidR="00BF761A">
        <w:t xml:space="preserve"> </w:t>
      </w:r>
      <w:r w:rsidR="00FD6F4F">
        <w:t xml:space="preserve">- </w:t>
      </w:r>
      <w:r w:rsidR="00BF761A">
        <w:t>Photoelectric Conversion Program flow chart (photographed)</w:t>
      </w:r>
    </w:p>
    <w:p w14:paraId="0C594705" w14:textId="6D3CD67A" w:rsidR="00FD6F4F" w:rsidRDefault="00FD6F4F" w:rsidP="00FD6F4F">
      <w:pPr>
        <w:pStyle w:val="ListParagraph"/>
      </w:pPr>
      <w:r>
        <w:t>[Nov 20, 2019 – I actually confirmed that the Index on MITRE Reel 24 shows drawing numbers that correlate with the drawings in this box.  Yahoo!]</w:t>
      </w:r>
    </w:p>
    <w:p w14:paraId="56EA5C9A" w14:textId="31A635EA" w:rsidR="003E4459" w:rsidRDefault="00F8278A" w:rsidP="003E4459">
      <w:r>
        <w:t xml:space="preserve">Folder 2/4 contains many power supply </w:t>
      </w:r>
      <w:r w:rsidR="00960017">
        <w:t xml:space="preserve">and peripheral </w:t>
      </w:r>
      <w:r>
        <w:t>schematics</w:t>
      </w:r>
      <w:r w:rsidR="00960017" w:rsidRPr="00960017">
        <w:t xml:space="preserve"> </w:t>
      </w:r>
      <w:r w:rsidR="00960017">
        <w:t>and assembly drawings</w:t>
      </w:r>
    </w:p>
    <w:p w14:paraId="55D2A6E1" w14:textId="3523F8AB" w:rsidR="00F8278A" w:rsidRDefault="00F8278A" w:rsidP="003E4459">
      <w:r>
        <w:t>Folder 3/4 contains Light Cannon, power distribution, Air Conditioning and all kinds of other stuff, including a couple D-size originals</w:t>
      </w:r>
    </w:p>
    <w:p w14:paraId="6A453EE0" w14:textId="77777777" w:rsidR="00F8278A" w:rsidRDefault="00F8278A" w:rsidP="003E4459">
      <w:r>
        <w:t>Folder 4/4 contains schematics for paper tape, phone line demodulator</w:t>
      </w:r>
    </w:p>
    <w:p w14:paraId="4BDC6A9E" w14:textId="7F7667B4" w:rsidR="00281F98" w:rsidRDefault="00CE32CA" w:rsidP="006233F0">
      <w:r>
        <w:t>Folder “Found in Same Box” contains many schematics, including logic, flip flops, core stuff and some more power supplies.  [</w:t>
      </w:r>
      <w:r w:rsidRPr="00CE32CA">
        <w:rPr>
          <w:color w:val="31849B" w:themeColor="accent5" w:themeShade="BF"/>
        </w:rPr>
        <w:t>worth a more careful look</w:t>
      </w:r>
      <w:r>
        <w:t>!]</w:t>
      </w:r>
    </w:p>
    <w:p w14:paraId="2DD48B65" w14:textId="77777777" w:rsidR="00281F98" w:rsidRDefault="00281F98" w:rsidP="006233F0"/>
    <w:p w14:paraId="6E94235E" w14:textId="3AD9CBC6" w:rsidR="00647882" w:rsidRDefault="006379D6" w:rsidP="006233F0">
      <w:r>
        <w:t xml:space="preserve">Photographed </w:t>
      </w:r>
      <w:r w:rsidR="00DD204B">
        <w:t xml:space="preserve">parts of </w:t>
      </w:r>
      <w:r>
        <w:t xml:space="preserve">four </w:t>
      </w:r>
      <w:r w:rsidR="00DD204B">
        <w:t xml:space="preserve">randomly-selected </w:t>
      </w:r>
      <w:r>
        <w:t xml:space="preserve">paper tapes from </w:t>
      </w:r>
      <w:r w:rsidRPr="00CE32CA">
        <w:rPr>
          <w:b/>
        </w:rPr>
        <w:t>Lot X4222.2008 Box 3</w:t>
      </w:r>
      <w:r>
        <w:t xml:space="preserve"> (and there are dozens of other boxes of catalogued paper tapes)</w:t>
      </w:r>
    </w:p>
    <w:p w14:paraId="15F62A79" w14:textId="7F60E791" w:rsidR="006379D6" w:rsidRDefault="006379D6" w:rsidP="006233F0"/>
    <w:p w14:paraId="2751FC30" w14:textId="6AC76C19" w:rsidR="001B2A4D" w:rsidRDefault="001B2A4D" w:rsidP="001B2A4D">
      <w:r w:rsidRPr="003E4459">
        <w:rPr>
          <w:b/>
        </w:rPr>
        <w:t>Box 062300750 – Catalog 102724492</w:t>
      </w:r>
      <w:r>
        <w:t xml:space="preserve"> - FIC – Box 2 of 4 – One </w:t>
      </w:r>
      <w:r w:rsidR="00B423B3">
        <w:t xml:space="preserve">three-inch </w:t>
      </w:r>
      <w:r>
        <w:t>stack of B Size drawings, many labeled as “Figure x-x”, many with drafting dept drawing numbers.  The set looks like they used to be in a big old binder</w:t>
      </w:r>
      <w:r w:rsidR="0031552F">
        <w:t>, and may have been used for training.  Dates range from 1948 to 1954.</w:t>
      </w:r>
    </w:p>
    <w:p w14:paraId="7F8AF48A" w14:textId="59E97145" w:rsidR="002A2E29" w:rsidRDefault="002A2E29" w:rsidP="001B2A4D">
      <w:r>
        <w:lastRenderedPageBreak/>
        <w:t xml:space="preserve">What looks like the cover for the entire set says </w:t>
      </w:r>
      <w:r w:rsidRPr="002A2E29">
        <w:rPr>
          <w:i/>
        </w:rPr>
        <w:t xml:space="preserve">Report R180, </w:t>
      </w:r>
      <w:r>
        <w:rPr>
          <w:i/>
        </w:rPr>
        <w:t xml:space="preserve">Functional Description of the Whirlwind Computer, </w:t>
      </w:r>
      <w:r w:rsidRPr="002A2E29">
        <w:rPr>
          <w:i/>
        </w:rPr>
        <w:t>Volume</w:t>
      </w:r>
      <w:r>
        <w:rPr>
          <w:i/>
        </w:rPr>
        <w:t xml:space="preserve"> II, Figures.  </w:t>
      </w:r>
      <w:r w:rsidRPr="007A2DEA">
        <w:t>(</w:t>
      </w:r>
      <w:r w:rsidRPr="002A2E29">
        <w:t xml:space="preserve">It also says </w:t>
      </w:r>
      <w:r>
        <w:rPr>
          <w:i/>
        </w:rPr>
        <w:t xml:space="preserve">volume 12, </w:t>
      </w:r>
      <w:r w:rsidRPr="002A2E29">
        <w:t>and</w:t>
      </w:r>
      <w:r>
        <w:rPr>
          <w:i/>
        </w:rPr>
        <w:t xml:space="preserve"> copy</w:t>
      </w:r>
      <w:r w:rsidRPr="002A2E29">
        <w:rPr>
          <w:i/>
        </w:rPr>
        <w:t xml:space="preserve"> #12</w:t>
      </w:r>
      <w:r w:rsidRPr="007A2DEA">
        <w:t>)</w:t>
      </w:r>
    </w:p>
    <w:p w14:paraId="67EDF5D4" w14:textId="6DF1135B" w:rsidR="0031552F" w:rsidRDefault="0031552F" w:rsidP="001B2A4D">
      <w:r>
        <w:t xml:space="preserve">Many block diagram titles include the system block numbers, </w:t>
      </w:r>
      <w:proofErr w:type="spellStart"/>
      <w:r>
        <w:t>e.g</w:t>
      </w:r>
      <w:proofErr w:type="spellEnd"/>
      <w:r>
        <w:t xml:space="preserve">, </w:t>
      </w:r>
      <w:r w:rsidR="00035C91" w:rsidRPr="00035C91">
        <w:rPr>
          <w:i/>
        </w:rPr>
        <w:t xml:space="preserve">Block Diagram, </w:t>
      </w:r>
      <w:r w:rsidR="00035C91">
        <w:rPr>
          <w:i/>
        </w:rPr>
        <w:t>302, Accumulator</w:t>
      </w:r>
      <w:r w:rsidR="00035C91" w:rsidRPr="00035C91">
        <w:rPr>
          <w:i/>
        </w:rPr>
        <w:t>, WWI</w:t>
      </w:r>
      <w:r w:rsidR="00035C91">
        <w:t xml:space="preserve">.  </w:t>
      </w:r>
    </w:p>
    <w:p w14:paraId="548087F0" w14:textId="1A5BD107" w:rsidR="00035C91" w:rsidRDefault="00035C91" w:rsidP="001B2A4D">
      <w:r>
        <w:t xml:space="preserve">Pages and pages of wiring charts, e.g., </w:t>
      </w:r>
      <w:r w:rsidRPr="00035C91">
        <w:rPr>
          <w:i/>
        </w:rPr>
        <w:t>Rack Terminal Assignment Schedule, Rack AD, WWI, B-33050</w:t>
      </w:r>
      <w:r>
        <w:t>. (photographed).  These seem to specify wiring between rack units.</w:t>
      </w:r>
    </w:p>
    <w:p w14:paraId="1C53BE51" w14:textId="3604EE66" w:rsidR="00E44DD1" w:rsidRDefault="00E44DD1" w:rsidP="001B2A4D">
      <w:r>
        <w:t xml:space="preserve">The box contains three B-size sheets of </w:t>
      </w:r>
      <w:proofErr w:type="spellStart"/>
      <w:r>
        <w:t>PhotoElectric</w:t>
      </w:r>
      <w:proofErr w:type="spellEnd"/>
      <w:r>
        <w:t xml:space="preserve"> Conversion Program (maybe the same as </w:t>
      </w:r>
      <w:r w:rsidRPr="00E44DD1">
        <w:t>M-1232_The_Photoelectric_Conversion_Program_T-190-12_Jun51.pdf</w:t>
      </w:r>
      <w:r>
        <w:t>, including the boot loader) (photographed)</w:t>
      </w:r>
    </w:p>
    <w:p w14:paraId="763A85A2" w14:textId="7C0FB568" w:rsidR="0057331F" w:rsidRDefault="0057331F" w:rsidP="001B2A4D">
      <w:r>
        <w:t>The box contains a two-page floor plan, WWI Rack Location and Installation Drawing List, B-35046, May 10, 1954, showing the rack numbers locations, including location of two Core Memory “shower stalls”.  (photographed).  (</w:t>
      </w:r>
      <w:r w:rsidR="00595454">
        <w:t>There’s also a floor plan for the building</w:t>
      </w:r>
      <w:r>
        <w:t xml:space="preserve"> about 2/3 of the way down in the stack of drawings…)</w:t>
      </w:r>
    </w:p>
    <w:p w14:paraId="01AF5677" w14:textId="3C205E4A" w:rsidR="00D20335" w:rsidRDefault="00D20335" w:rsidP="001B2A4D">
      <w:r>
        <w:t>The box also contains a number of drawings for air-conditioning duct-work(!)</w:t>
      </w:r>
    </w:p>
    <w:p w14:paraId="09FD0CB0" w14:textId="3DEA2B5B" w:rsidR="00533ED7" w:rsidRDefault="00533ED7" w:rsidP="001B2A4D">
      <w:r>
        <w:t>The diagram also shows “Room 156” Au</w:t>
      </w:r>
      <w:r w:rsidR="00D20335">
        <w:t>xiliary Buffer and Drum Storage layout</w:t>
      </w:r>
    </w:p>
    <w:p w14:paraId="20BC979E" w14:textId="33716A38" w:rsidR="00533ED7" w:rsidRDefault="00533ED7" w:rsidP="001B2A4D">
      <w:r>
        <w:t>The diagram</w:t>
      </w:r>
      <w:r w:rsidR="0045257D">
        <w:t>s</w:t>
      </w:r>
      <w:r>
        <w:t xml:space="preserve"> cross-references:</w:t>
      </w:r>
    </w:p>
    <w:p w14:paraId="70291276" w14:textId="58378474" w:rsidR="00533ED7" w:rsidRDefault="00533ED7" w:rsidP="004B6E57">
      <w:pPr>
        <w:pStyle w:val="ListParagraph"/>
        <w:numPr>
          <w:ilvl w:val="0"/>
          <w:numId w:val="14"/>
        </w:numPr>
      </w:pPr>
      <w:r>
        <w:t>Console Room Rack Layout, E-32174</w:t>
      </w:r>
    </w:p>
    <w:p w14:paraId="20A51165" w14:textId="14ABF103" w:rsidR="00E44DD1" w:rsidRDefault="00533ED7" w:rsidP="004B6E57">
      <w:pPr>
        <w:pStyle w:val="ListParagraph"/>
        <w:numPr>
          <w:ilvl w:val="0"/>
          <w:numId w:val="14"/>
        </w:numPr>
      </w:pPr>
      <w:r>
        <w:t>Master Installation WWI, R-32129</w:t>
      </w:r>
    </w:p>
    <w:p w14:paraId="2349C76C" w14:textId="0C2A57BE" w:rsidR="00533ED7" w:rsidRDefault="00533ED7" w:rsidP="004B6E57">
      <w:pPr>
        <w:pStyle w:val="ListParagraph"/>
        <w:numPr>
          <w:ilvl w:val="0"/>
          <w:numId w:val="14"/>
        </w:numPr>
      </w:pPr>
      <w:r>
        <w:t xml:space="preserve">Assignment MITE Racks, Room </w:t>
      </w:r>
      <w:proofErr w:type="gramStart"/>
      <w:r>
        <w:t>156,  B</w:t>
      </w:r>
      <w:proofErr w:type="gramEnd"/>
      <w:r>
        <w:t>-50812</w:t>
      </w:r>
    </w:p>
    <w:p w14:paraId="4BC140A8" w14:textId="091A6A0C" w:rsidR="00E44DD1" w:rsidRDefault="00E44DD1" w:rsidP="001B2A4D"/>
    <w:p w14:paraId="5562F253" w14:textId="77777777" w:rsidR="00533ED7" w:rsidRDefault="00533ED7" w:rsidP="001B2A4D"/>
    <w:p w14:paraId="784F8C71" w14:textId="560DE084" w:rsidR="00035C91" w:rsidRDefault="00035C91" w:rsidP="001B2A4D">
      <w:r>
        <w:t xml:space="preserve">This box could be a good candidate for scanning -- </w:t>
      </w:r>
    </w:p>
    <w:p w14:paraId="1A5FAFBE" w14:textId="77777777" w:rsidR="0031552F" w:rsidRDefault="0031552F" w:rsidP="001B2A4D"/>
    <w:p w14:paraId="43A0AC66" w14:textId="0D72A0B6" w:rsidR="001B2A4D" w:rsidRDefault="00842D66" w:rsidP="00842D66">
      <w:r w:rsidRPr="003E4459">
        <w:rPr>
          <w:b/>
        </w:rPr>
        <w:t>Box 062300750 – Catalog 102724492</w:t>
      </w:r>
      <w:r>
        <w:t xml:space="preserve"> - FIC – Box 3 of 4 – One big old three ring binder.</w:t>
      </w:r>
    </w:p>
    <w:p w14:paraId="018C2702" w14:textId="3B64A213" w:rsidR="00842D66" w:rsidRDefault="00842D66" w:rsidP="00842D66">
      <w:r>
        <w:t>M-1463 Laboratory Standards Program, Apr 21, 1952.</w:t>
      </w:r>
    </w:p>
    <w:p w14:paraId="1EAA919D" w14:textId="10079CB0" w:rsidR="00842D66" w:rsidRDefault="00842D66" w:rsidP="00842D66">
      <w:r>
        <w:t xml:space="preserve">A giant binder of engineering procedures for how to mount components, what do look for in a choke or capacitor, dials </w:t>
      </w:r>
      <w:r w:rsidR="0045257D">
        <w:t xml:space="preserve">and knobs, transformers, tubes and </w:t>
      </w:r>
      <w:r>
        <w:t>switches.  20 chapters of guidance.</w:t>
      </w:r>
    </w:p>
    <w:p w14:paraId="7C78D866" w14:textId="0521F169" w:rsidR="00842D66" w:rsidRDefault="00842D66" w:rsidP="00842D66"/>
    <w:p w14:paraId="0236F761" w14:textId="77777777" w:rsidR="00842D66" w:rsidRDefault="00842D66" w:rsidP="00842D66"/>
    <w:p w14:paraId="7A59A218" w14:textId="77777777" w:rsidR="001B2A4D" w:rsidRDefault="001B2A4D" w:rsidP="001B2A4D">
      <w:r w:rsidRPr="003E4459">
        <w:rPr>
          <w:b/>
        </w:rPr>
        <w:t>Box 062300750 – Catalog 102724492</w:t>
      </w:r>
      <w:r>
        <w:t xml:space="preserve"> - FIC – Box 4 of 4 - four three-ring-bound doc collections, not catalogued</w:t>
      </w:r>
    </w:p>
    <w:p w14:paraId="5BAC6522" w14:textId="77777777" w:rsidR="001B2A4D" w:rsidRDefault="001B2A4D" w:rsidP="001B2A4D">
      <w:r>
        <w:t>E-520 plus memos on Drum system, dated 1958, collected by L. Hanson</w:t>
      </w:r>
    </w:p>
    <w:p w14:paraId="7FB0B146" w14:textId="77777777" w:rsidR="001B2A4D" w:rsidRDefault="001B2A4D" w:rsidP="001B2A4D">
      <w:r>
        <w:t>Marginal Checking Utility Report</w:t>
      </w:r>
    </w:p>
    <w:p w14:paraId="388DC829" w14:textId="77777777" w:rsidR="001B2A4D" w:rsidRDefault="001B2A4D" w:rsidP="001B2A4D"/>
    <w:p w14:paraId="32449EF1" w14:textId="77777777" w:rsidR="001B2A4D" w:rsidRDefault="001B2A4D" w:rsidP="001B2A4D">
      <w:r>
        <w:t>Binder containing:</w:t>
      </w:r>
    </w:p>
    <w:p w14:paraId="0D92596C" w14:textId="77777777" w:rsidR="001B2A4D" w:rsidRDefault="001B2A4D" w:rsidP="001B2A4D">
      <w:pPr>
        <w:pStyle w:val="ListParagraph"/>
        <w:numPr>
          <w:ilvl w:val="0"/>
          <w:numId w:val="6"/>
        </w:numPr>
      </w:pPr>
      <w:r>
        <w:t>M1624-2 [missing the title page]</w:t>
      </w:r>
    </w:p>
    <w:p w14:paraId="427D3DDB" w14:textId="77777777" w:rsidR="001B2A4D" w:rsidRDefault="001B2A4D" w:rsidP="001B2A4D">
      <w:pPr>
        <w:pStyle w:val="ListParagraph"/>
        <w:numPr>
          <w:ilvl w:val="0"/>
          <w:numId w:val="6"/>
        </w:numPr>
      </w:pPr>
      <w:r>
        <w:t>DCL-22 Utility Control Program</w:t>
      </w:r>
    </w:p>
    <w:p w14:paraId="59BAC82F" w14:textId="77777777" w:rsidR="001B2A4D" w:rsidRDefault="001B2A4D" w:rsidP="001B2A4D">
      <w:pPr>
        <w:pStyle w:val="ListParagraph"/>
        <w:numPr>
          <w:ilvl w:val="0"/>
          <w:numId w:val="6"/>
        </w:numPr>
      </w:pPr>
      <w:r>
        <w:t xml:space="preserve">DCL-25 The CS2 STOP Instruction [ </w:t>
      </w:r>
      <w:r w:rsidRPr="00BF7CC0">
        <w:rPr>
          <w:color w:val="31849B" w:themeColor="accent5" w:themeShade="BF"/>
        </w:rPr>
        <w:t>seems to be about a change to an op-code</w:t>
      </w:r>
      <w:r>
        <w:t>]</w:t>
      </w:r>
    </w:p>
    <w:p w14:paraId="6D9E93CE" w14:textId="77777777" w:rsidR="001B2A4D" w:rsidRDefault="001B2A4D" w:rsidP="001B2A4D">
      <w:pPr>
        <w:pStyle w:val="ListParagraph"/>
        <w:numPr>
          <w:ilvl w:val="0"/>
          <w:numId w:val="6"/>
        </w:numPr>
      </w:pPr>
      <w:r>
        <w:t>DCL-23 S&amp;EC Performance Requests [</w:t>
      </w:r>
      <w:r w:rsidRPr="00BF7CC0">
        <w:rPr>
          <w:color w:val="31849B" w:themeColor="accent5" w:themeShade="BF"/>
        </w:rPr>
        <w:t>seems to be an operation manual for Utility Control Program, related to Comprehensive System II, from F.C Helwig</w:t>
      </w:r>
      <w:r>
        <w:t>]</w:t>
      </w:r>
    </w:p>
    <w:p w14:paraId="779932C7" w14:textId="77777777" w:rsidR="001B2A4D" w:rsidRDefault="001B2A4D" w:rsidP="001B2A4D">
      <w:r>
        <w:t>M-2833 – Programming Procedure for CS-II [</w:t>
      </w:r>
      <w:r w:rsidRPr="00BF7CC0">
        <w:rPr>
          <w:color w:val="31849B" w:themeColor="accent5" w:themeShade="BF"/>
        </w:rPr>
        <w:t>relating to Scientific and Engineering Computation Group (S&amp;EC) Comprehensive System II, May 1954</w:t>
      </w:r>
      <w:r>
        <w:t>]</w:t>
      </w:r>
    </w:p>
    <w:p w14:paraId="4B3E00B1" w14:textId="77777777" w:rsidR="001B2A4D" w:rsidRDefault="001B2A4D" w:rsidP="001B2A4D"/>
    <w:p w14:paraId="145FF75A" w14:textId="77777777" w:rsidR="001B2A4D" w:rsidRDefault="001B2A4D" w:rsidP="006233F0"/>
    <w:p w14:paraId="70C0B9A5" w14:textId="77777777" w:rsidR="00281F98" w:rsidRDefault="00281F98" w:rsidP="00281F98">
      <w:r>
        <w:t>Unexamined on Nov 9, 2017</w:t>
      </w:r>
    </w:p>
    <w:p w14:paraId="2C9EE7F4" w14:textId="262643B7" w:rsidR="00281F98" w:rsidRDefault="00ED5665" w:rsidP="00714162">
      <w:pPr>
        <w:pStyle w:val="ListParagraph"/>
        <w:numPr>
          <w:ilvl w:val="0"/>
          <w:numId w:val="7"/>
        </w:numPr>
      </w:pPr>
      <w:r>
        <w:lastRenderedPageBreak/>
        <w:t>Box 06230937</w:t>
      </w:r>
      <w:r w:rsidR="00281F98">
        <w:t>5 – more memos</w:t>
      </w:r>
    </w:p>
    <w:p w14:paraId="67353C9A" w14:textId="77777777" w:rsidR="00281F98" w:rsidRDefault="00281F98" w:rsidP="00714162">
      <w:pPr>
        <w:pStyle w:val="ListParagraph"/>
        <w:numPr>
          <w:ilvl w:val="0"/>
          <w:numId w:val="7"/>
        </w:numPr>
      </w:pPr>
      <w:r w:rsidRPr="00281F98">
        <w:t>Box 062300750 – Catalog 102724492</w:t>
      </w:r>
      <w:r>
        <w:t xml:space="preserve"> Box 2/4 and 3/4 </w:t>
      </w:r>
    </w:p>
    <w:p w14:paraId="0062CC4C" w14:textId="5DB06566" w:rsidR="00281F98" w:rsidRDefault="00281F98" w:rsidP="00281F98"/>
    <w:p w14:paraId="04497F5C" w14:textId="77777777" w:rsidR="008E4148" w:rsidRDefault="008E4148" w:rsidP="00281F98"/>
    <w:p w14:paraId="532ED564" w14:textId="21563C06" w:rsidR="008E4148" w:rsidRDefault="008E4148" w:rsidP="00281F98">
      <w:r>
        <w:t>July 20, 2018</w:t>
      </w:r>
    </w:p>
    <w:p w14:paraId="563E0671" w14:textId="2E271DE5" w:rsidR="008E4148" w:rsidRDefault="008E4148" w:rsidP="008E4148">
      <w:r>
        <w:t>Catalog 102720968,</w:t>
      </w:r>
      <w:r w:rsidRPr="008E4148">
        <w:t xml:space="preserve"> </w:t>
      </w:r>
      <w:r>
        <w:t>Box 062309375, not catalogued.</w:t>
      </w:r>
    </w:p>
    <w:p w14:paraId="2DB2B77B" w14:textId="760A1284" w:rsidR="008E4148" w:rsidRDefault="008E4148" w:rsidP="008E4148">
      <w:r>
        <w:t>Contains ~50 letter-size folders</w:t>
      </w:r>
      <w:r w:rsidR="001B2A4D">
        <w:t>, all containing one or a few Diazo engineering drawings, folded to fit.</w:t>
      </w:r>
    </w:p>
    <w:p w14:paraId="7B753D19" w14:textId="00067D83" w:rsidR="001B2A4D" w:rsidRDefault="001B2A4D" w:rsidP="001B2A4D">
      <w:pPr>
        <w:pStyle w:val="ListParagraph"/>
        <w:numPr>
          <w:ilvl w:val="0"/>
          <w:numId w:val="10"/>
        </w:numPr>
      </w:pPr>
      <w:r>
        <w:t>SE-89042 – Block Schematic Card Machine Control System, WWI – Jan 1959</w:t>
      </w:r>
    </w:p>
    <w:p w14:paraId="3FBF4EE2" w14:textId="2C7AE412" w:rsidR="008E4148" w:rsidRDefault="008E4148" w:rsidP="00714162">
      <w:pPr>
        <w:pStyle w:val="ListParagraph"/>
        <w:numPr>
          <w:ilvl w:val="0"/>
          <w:numId w:val="10"/>
        </w:numPr>
      </w:pPr>
      <w:proofErr w:type="spellStart"/>
      <w:r>
        <w:t>Flexowriter</w:t>
      </w:r>
      <w:proofErr w:type="spellEnd"/>
      <w:r>
        <w:t xml:space="preserve"> Control System (undated, unnumbered, huge Diazo sheet)</w:t>
      </w:r>
    </w:p>
    <w:p w14:paraId="018C5CDC" w14:textId="78C8D7F6" w:rsidR="008E4148" w:rsidRDefault="008E4148" w:rsidP="00714162">
      <w:pPr>
        <w:pStyle w:val="ListParagraph"/>
        <w:numPr>
          <w:ilvl w:val="0"/>
          <w:numId w:val="10"/>
        </w:numPr>
      </w:pPr>
      <w:r>
        <w:t xml:space="preserve">Many “Block Schematics” for </w:t>
      </w:r>
      <w:proofErr w:type="spellStart"/>
      <w:r>
        <w:t>Analex</w:t>
      </w:r>
      <w:proofErr w:type="spellEnd"/>
      <w:r>
        <w:t xml:space="preserve"> printer, drum, </w:t>
      </w:r>
      <w:proofErr w:type="spellStart"/>
      <w:r>
        <w:t>crosstell</w:t>
      </w:r>
      <w:proofErr w:type="spellEnd"/>
      <w:r>
        <w:t>, core memory system</w:t>
      </w:r>
    </w:p>
    <w:p w14:paraId="4C11ED54" w14:textId="560E00FF" w:rsidR="008E4148" w:rsidRDefault="008E4148" w:rsidP="00714162">
      <w:pPr>
        <w:pStyle w:val="ListParagraph"/>
        <w:numPr>
          <w:ilvl w:val="0"/>
          <w:numId w:val="10"/>
        </w:numPr>
      </w:pPr>
      <w:r>
        <w:t>Computer Operations Block Diagrams (some kind of block diagram for multiply, shift, divide operations…  designated with</w:t>
      </w:r>
      <w:r w:rsidR="00F61E91">
        <w:t xml:space="preserve"> numbers like</w:t>
      </w:r>
      <w:r>
        <w:t xml:space="preserve"> </w:t>
      </w:r>
      <w:r w:rsidR="00F61E91">
        <w:t>SB-47160-1; dated 1954)</w:t>
      </w:r>
    </w:p>
    <w:p w14:paraId="299E909E" w14:textId="3B2B5612" w:rsidR="00F61E91" w:rsidRDefault="00F61E91" w:rsidP="00714162">
      <w:pPr>
        <w:pStyle w:val="ListParagraph"/>
        <w:numPr>
          <w:ilvl w:val="0"/>
          <w:numId w:val="10"/>
        </w:numPr>
      </w:pPr>
      <w:r>
        <w:t xml:space="preserve">Bus Connections by Rack, C-37123-1, B-Reduction, Feb 26, 1948 (seems to be an overall WW block diagram, but I don’t see the connection to racks.  It does identify Toggle Switch Registers as Block 202, Test Storage as Block 201, Program Counter as 102, </w:t>
      </w:r>
      <w:proofErr w:type="spellStart"/>
      <w:r>
        <w:t>etc</w:t>
      </w:r>
      <w:proofErr w:type="spellEnd"/>
      <w:r>
        <w:t>, as seen elsewhere)</w:t>
      </w:r>
    </w:p>
    <w:p w14:paraId="0891D52C" w14:textId="2799524E" w:rsidR="00F61E91" w:rsidRDefault="00F61E91" w:rsidP="00714162">
      <w:pPr>
        <w:pStyle w:val="ListParagraph"/>
        <w:numPr>
          <w:ilvl w:val="0"/>
          <w:numId w:val="10"/>
        </w:numPr>
      </w:pPr>
      <w:r>
        <w:t>Teletype Block Diagrams</w:t>
      </w:r>
      <w:r w:rsidR="00400FA8">
        <w:t>, e.g. SE-80498, Mar 19, 1957</w:t>
      </w:r>
    </w:p>
    <w:p w14:paraId="3FF74FD4" w14:textId="739143A1" w:rsidR="00F276F5" w:rsidRDefault="00F276F5" w:rsidP="00714162">
      <w:pPr>
        <w:pStyle w:val="ListParagraph"/>
        <w:numPr>
          <w:ilvl w:val="0"/>
          <w:numId w:val="10"/>
        </w:numPr>
      </w:pPr>
      <w:r>
        <w:t>Marginal Checking Block Diagram – SD-55138 – shows the overall marginal-checker scheme.  It looks like voltage margining would have been done by using relays to switch a motor-generator set in series with the relevant power supply, and adjusting the voltage by changing the speed of the motor.</w:t>
      </w:r>
    </w:p>
    <w:p w14:paraId="26DC5F57" w14:textId="2AB8C1D0" w:rsidR="005F078D" w:rsidRDefault="005F078D" w:rsidP="00714162">
      <w:pPr>
        <w:pStyle w:val="ListParagraph"/>
        <w:numPr>
          <w:ilvl w:val="0"/>
          <w:numId w:val="10"/>
        </w:numPr>
      </w:pPr>
      <w:r>
        <w:t>Drawing C-62081 – Indicator Lights – Master – might give the layout for indicator lights on racks in the control room.  This seems to actually be a cabling chart showing which rack each indicator is connected to, but it’s hard to tell…  (photographed</w:t>
      </w:r>
      <w:r w:rsidR="00A737C7">
        <w:t xml:space="preserve"> as DSC01940.jpg</w:t>
      </w:r>
      <w:r>
        <w:t>; might be good to try to correlate with the control room photo)</w:t>
      </w:r>
    </w:p>
    <w:p w14:paraId="6C48839C" w14:textId="0C3F7BCC" w:rsidR="005F078D" w:rsidRDefault="005F078D" w:rsidP="00714162">
      <w:pPr>
        <w:pStyle w:val="ListParagraph"/>
        <w:numPr>
          <w:ilvl w:val="0"/>
          <w:numId w:val="10"/>
        </w:numPr>
      </w:pPr>
      <w:r>
        <w:t>D-68395 – Functional Diagram Operation Matrix, WWI.  Nov 6, 1956.  Appears to be the layout of a big diode matrix for instruction decode.</w:t>
      </w:r>
    </w:p>
    <w:p w14:paraId="7A7D0AE9" w14:textId="7348A683" w:rsidR="00D26665" w:rsidRDefault="00D26665" w:rsidP="00D26665"/>
    <w:p w14:paraId="4528D797" w14:textId="1DBCFE19" w:rsidR="00D26665" w:rsidRPr="00220DB0" w:rsidRDefault="00D26665" w:rsidP="00D26665">
      <w:pPr>
        <w:rPr>
          <w:b/>
          <w:bCs/>
        </w:rPr>
      </w:pPr>
      <w:r w:rsidRPr="00220DB0">
        <w:rPr>
          <w:b/>
          <w:bCs/>
        </w:rPr>
        <w:t>Nov 20, 2019</w:t>
      </w:r>
    </w:p>
    <w:p w14:paraId="766CD0AF" w14:textId="0E3DDEA7" w:rsidR="00D26665" w:rsidRPr="00220DB0" w:rsidRDefault="00D26665" w:rsidP="00D26665">
      <w:pPr>
        <w:rPr>
          <w:b/>
          <w:bCs/>
        </w:rPr>
      </w:pPr>
      <w:r w:rsidRPr="00220DB0">
        <w:rPr>
          <w:b/>
          <w:bCs/>
        </w:rPr>
        <w:t>Guy at CHM Archive</w:t>
      </w:r>
    </w:p>
    <w:p w14:paraId="76936B88" w14:textId="77777777" w:rsidR="00D26665" w:rsidRDefault="00D26665" w:rsidP="00D26665"/>
    <w:p w14:paraId="42C520FE" w14:textId="77777777" w:rsidR="00220DB0" w:rsidRDefault="00D26665" w:rsidP="00D26665">
      <w:r>
        <w:t xml:space="preserve">CHM archive Folder #1 026 4889 0 – </w:t>
      </w:r>
      <w:r w:rsidR="00220DB0">
        <w:t xml:space="preserve">6M-3358 </w:t>
      </w:r>
      <w:r>
        <w:t>Procedure</w:t>
      </w:r>
      <w:r w:rsidR="00220DB0">
        <w:t xml:space="preserve"> in case of Failure</w:t>
      </w:r>
      <w:r w:rsidR="00220DB0" w:rsidRPr="00220DB0">
        <w:t xml:space="preserve"> </w:t>
      </w:r>
      <w:r w:rsidR="00220DB0">
        <w:t>of Commercial Power</w:t>
      </w:r>
    </w:p>
    <w:p w14:paraId="192B043F" w14:textId="08D992DD" w:rsidR="00D26665" w:rsidRDefault="00220DB0" w:rsidP="00D26665">
      <w:r>
        <w:t xml:space="preserve">(Not in </w:t>
      </w:r>
      <w:proofErr w:type="spellStart"/>
      <w:r>
        <w:t>Bitsavers</w:t>
      </w:r>
      <w:proofErr w:type="spellEnd"/>
      <w:r>
        <w:t>, not in MITRE microfilm</w:t>
      </w:r>
      <w:r w:rsidR="008E218D">
        <w:t>; I photographed six pages</w:t>
      </w:r>
      <w:r>
        <w:t>)</w:t>
      </w:r>
      <w:r w:rsidR="00D26665">
        <w:br/>
      </w:r>
      <w:r w:rsidR="00D26665">
        <w:br/>
        <w:t>Box 062309347 Whirlwind Design Drawings</w:t>
      </w:r>
      <w:r w:rsidR="00D26665">
        <w:br/>
      </w:r>
      <w:r w:rsidR="00D26665">
        <w:br/>
        <w:t xml:space="preserve">Box 062300750 – Catalog 102724492 – FIC – Box 1 of </w:t>
      </w:r>
      <w:proofErr w:type="gramStart"/>
      <w:r w:rsidR="00D26665">
        <w:t>4  -</w:t>
      </w:r>
      <w:proofErr w:type="gramEnd"/>
      <w:r w:rsidR="00D26665">
        <w:t xml:space="preserve"> contains C &amp; D size engineering drawings, as noted above.  Correlated two drawing numbers with drawing indices from MITRE microfilm Reel_24.</w:t>
      </w:r>
      <w:r w:rsidR="00D26665">
        <w:br/>
      </w:r>
      <w:r w:rsidR="00D26665">
        <w:br/>
        <w:t xml:space="preserve">Box 062300750 – Catalog 102724492 - FIC – Box 4 of 4 </w:t>
      </w:r>
      <w:r w:rsidR="008E218D">
        <w:t xml:space="preserve">– Contains DCL-22 – </w:t>
      </w:r>
      <w:r w:rsidR="00621F12">
        <w:t xml:space="preserve">This doc describes many aspects of the CS2 Utility Programs.  </w:t>
      </w:r>
      <w:r w:rsidR="008E218D">
        <w:t xml:space="preserve">See </w:t>
      </w:r>
      <w:proofErr w:type="spellStart"/>
      <w:r w:rsidR="008E218D">
        <w:t>Bitsavers</w:t>
      </w:r>
      <w:proofErr w:type="spellEnd"/>
      <w:r w:rsidR="008E218D">
        <w:t xml:space="preserve"> DCL-022</w:t>
      </w:r>
    </w:p>
    <w:p w14:paraId="2C79EA65" w14:textId="5FA66B72" w:rsidR="00D26665" w:rsidRDefault="00D26665" w:rsidP="00D26665"/>
    <w:p w14:paraId="0E74F093" w14:textId="5D48ECD5" w:rsidR="00D26665" w:rsidRDefault="00D26665" w:rsidP="00D26665">
      <w:r>
        <w:t>[Title: Whirlwind tapes series Black Jack</w:t>
      </w:r>
      <w:r>
        <w:br/>
        <w:t>Catalog Number 102766747</w:t>
      </w:r>
      <w:proofErr w:type="gramStart"/>
      <w:r>
        <w:t>   (</w:t>
      </w:r>
      <w:proofErr w:type="gramEnd"/>
      <w:r>
        <w:t>I don't know if this one might still be in</w:t>
      </w:r>
      <w:r>
        <w:br/>
        <w:t>the contamination ward; if so, I don't want to disturb it!)  [it’s still in quarantine]]</w:t>
      </w:r>
      <w:r>
        <w:br/>
      </w:r>
    </w:p>
    <w:p w14:paraId="51B287BC" w14:textId="77777777" w:rsidR="00D26665" w:rsidRPr="00281F98" w:rsidRDefault="00D26665" w:rsidP="00D26665"/>
    <w:p w14:paraId="547DFBE0" w14:textId="77777777" w:rsidR="00B570AF" w:rsidRDefault="00B570AF" w:rsidP="00B570AF">
      <w:pPr>
        <w:pStyle w:val="Heading2"/>
      </w:pPr>
      <w:bookmarkStart w:id="37" w:name="_Toc193914319"/>
      <w:r>
        <w:t>Museum Records Prior to Computer History Museum</w:t>
      </w:r>
      <w:bookmarkEnd w:id="37"/>
    </w:p>
    <w:p w14:paraId="0034B292" w14:textId="77777777" w:rsidR="00B570AF" w:rsidRDefault="00B570AF" w:rsidP="00B570AF">
      <w:r>
        <w:t xml:space="preserve">From </w:t>
      </w:r>
      <w:hyperlink r:id="rId62" w:history="1">
        <w:r w:rsidRPr="00913CA9">
          <w:rPr>
            <w:rStyle w:val="Hyperlink"/>
          </w:rPr>
          <w:t>http://tcm.computerhistory.org/decmuseum.html</w:t>
        </w:r>
      </w:hyperlink>
    </w:p>
    <w:p w14:paraId="00B337A0" w14:textId="77777777" w:rsidR="00B570AF" w:rsidRPr="00B570AF" w:rsidRDefault="00B570AF" w:rsidP="00B570AF">
      <w:r>
        <w:lastRenderedPageBreak/>
        <w:t>[note this is “Digital Computer Museum” as in “Digital Equipment Corp”, not “reverse of Analog”]</w:t>
      </w:r>
    </w:p>
    <w:tbl>
      <w:tblPr>
        <w:tblW w:w="0" w:type="auto"/>
        <w:tblCellSpacing w:w="15" w:type="dxa"/>
        <w:tblBorders>
          <w:top w:val="outset" w:sz="6" w:space="0" w:color="7A7571"/>
          <w:left w:val="outset" w:sz="6" w:space="0" w:color="7A7571"/>
          <w:bottom w:val="outset" w:sz="6" w:space="0" w:color="7A7571"/>
          <w:right w:val="outset" w:sz="6" w:space="0" w:color="7A7571"/>
        </w:tblBorders>
        <w:shd w:val="clear" w:color="auto" w:fill="FCF8ED"/>
        <w:tblCellMar>
          <w:top w:w="38" w:type="dxa"/>
          <w:left w:w="38" w:type="dxa"/>
          <w:bottom w:w="38" w:type="dxa"/>
          <w:right w:w="38" w:type="dxa"/>
        </w:tblCellMar>
        <w:tblLook w:val="04A0" w:firstRow="1" w:lastRow="0" w:firstColumn="1" w:lastColumn="0" w:noHBand="0" w:noVBand="1"/>
      </w:tblPr>
      <w:tblGrid>
        <w:gridCol w:w="5883"/>
        <w:gridCol w:w="726"/>
        <w:gridCol w:w="1028"/>
        <w:gridCol w:w="814"/>
        <w:gridCol w:w="893"/>
      </w:tblGrid>
      <w:tr w:rsidR="00B570AF" w14:paraId="0BFB55B6"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7A7571"/>
            <w:vAlign w:val="center"/>
            <w:hideMark/>
          </w:tcPr>
          <w:p w14:paraId="7669AB85" w14:textId="77777777" w:rsidR="00B570AF" w:rsidRDefault="00B570AF" w:rsidP="00011508">
            <w:pPr>
              <w:spacing w:before="0" w:after="0"/>
              <w:jc w:val="center"/>
              <w:rPr>
                <w:rFonts w:ascii="Times New Roman" w:hAnsi="Times New Roman"/>
                <w:b/>
                <w:bCs/>
              </w:rPr>
            </w:pPr>
            <w:r>
              <w:rPr>
                <w:b/>
                <w:bCs/>
              </w:rPr>
              <w:t xml:space="preserve">Administrative Information from </w:t>
            </w:r>
            <w:hyperlink r:id="rId63" w:history="1">
              <w:r>
                <w:rPr>
                  <w:rStyle w:val="Hyperlink"/>
                  <w:b/>
                  <w:bCs/>
                </w:rPr>
                <w:t>TCM File Archives</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7A7571"/>
            <w:vAlign w:val="center"/>
            <w:hideMark/>
          </w:tcPr>
          <w:p w14:paraId="4EE616F2" w14:textId="77777777" w:rsidR="00B570AF" w:rsidRDefault="00B570AF" w:rsidP="00011508">
            <w:pPr>
              <w:jc w:val="center"/>
              <w:rPr>
                <w:b/>
                <w:bCs/>
              </w:rPr>
            </w:pPr>
            <w:r>
              <w:rPr>
                <w:b/>
                <w:bCs/>
              </w:rPr>
              <w:t>Pages</w:t>
            </w:r>
          </w:p>
        </w:tc>
        <w:tc>
          <w:tcPr>
            <w:tcW w:w="0" w:type="auto"/>
            <w:tcBorders>
              <w:top w:val="outset" w:sz="6" w:space="0" w:color="7A7571"/>
              <w:left w:val="outset" w:sz="6" w:space="0" w:color="7A7571"/>
              <w:bottom w:val="outset" w:sz="6" w:space="0" w:color="7A7571"/>
              <w:right w:val="outset" w:sz="6" w:space="0" w:color="7A7571"/>
            </w:tcBorders>
            <w:shd w:val="clear" w:color="auto" w:fill="7A7571"/>
            <w:vAlign w:val="center"/>
            <w:hideMark/>
          </w:tcPr>
          <w:p w14:paraId="6C0B2A49" w14:textId="77777777" w:rsidR="00B570AF" w:rsidRDefault="00B570AF" w:rsidP="00011508">
            <w:pPr>
              <w:jc w:val="center"/>
              <w:rPr>
                <w:b/>
                <w:bCs/>
              </w:rPr>
            </w:pPr>
            <w:r>
              <w:rPr>
                <w:b/>
                <w:bCs/>
              </w:rPr>
              <w:t>Year</w:t>
            </w:r>
          </w:p>
        </w:tc>
        <w:tc>
          <w:tcPr>
            <w:tcW w:w="0" w:type="auto"/>
            <w:tcBorders>
              <w:top w:val="outset" w:sz="6" w:space="0" w:color="7A7571"/>
              <w:left w:val="outset" w:sz="6" w:space="0" w:color="7A7571"/>
              <w:bottom w:val="outset" w:sz="6" w:space="0" w:color="7A7571"/>
              <w:right w:val="outset" w:sz="6" w:space="0" w:color="7A7571"/>
            </w:tcBorders>
            <w:shd w:val="clear" w:color="auto" w:fill="7A7571"/>
            <w:vAlign w:val="center"/>
            <w:hideMark/>
          </w:tcPr>
          <w:p w14:paraId="036233B3" w14:textId="77777777" w:rsidR="00B570AF" w:rsidRDefault="00B570AF" w:rsidP="00011508">
            <w:pPr>
              <w:jc w:val="center"/>
              <w:rPr>
                <w:b/>
                <w:bCs/>
              </w:rPr>
            </w:pPr>
            <w:r>
              <w:rPr>
                <w:b/>
                <w:bCs/>
              </w:rPr>
              <w:t>Format</w:t>
            </w:r>
          </w:p>
        </w:tc>
        <w:tc>
          <w:tcPr>
            <w:tcW w:w="0" w:type="auto"/>
            <w:tcBorders>
              <w:top w:val="outset" w:sz="6" w:space="0" w:color="7A7571"/>
              <w:left w:val="outset" w:sz="6" w:space="0" w:color="7A7571"/>
              <w:bottom w:val="outset" w:sz="6" w:space="0" w:color="7A7571"/>
              <w:right w:val="outset" w:sz="6" w:space="0" w:color="7A7571"/>
            </w:tcBorders>
            <w:shd w:val="clear" w:color="auto" w:fill="7A7571"/>
            <w:vAlign w:val="center"/>
            <w:hideMark/>
          </w:tcPr>
          <w:p w14:paraId="69661332" w14:textId="77777777" w:rsidR="00B570AF" w:rsidRDefault="00B570AF" w:rsidP="00011508">
            <w:pPr>
              <w:jc w:val="center"/>
              <w:rPr>
                <w:b/>
                <w:bCs/>
              </w:rPr>
            </w:pPr>
            <w:r>
              <w:rPr>
                <w:b/>
                <w:bCs/>
              </w:rPr>
              <w:t>File Size</w:t>
            </w:r>
          </w:p>
        </w:tc>
      </w:tr>
      <w:tr w:rsidR="00B570AF" w14:paraId="2FA16E25"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413D3D9" w14:textId="77777777" w:rsidR="00B570AF" w:rsidRDefault="00B570AF" w:rsidP="00011508">
            <w:hyperlink r:id="rId64" w:tooltip="Report describes all the goals and origin for the museum including its history" w:history="1">
              <w:r>
                <w:rPr>
                  <w:rStyle w:val="Hyperlink"/>
                </w:rPr>
                <w:t>DCM. Digital Computer Museum First Annual Report</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7B31688" w14:textId="77777777" w:rsidR="00B570AF" w:rsidRDefault="00B570AF" w:rsidP="00011508">
            <w:r>
              <w:t>10</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3C742C0F" w14:textId="77777777" w:rsidR="00B570AF" w:rsidRDefault="00B570AF" w:rsidP="00011508">
            <w:r>
              <w:t>1980</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FCB0E52"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3BF13595" w14:textId="77777777" w:rsidR="00B570AF" w:rsidRDefault="00B570AF" w:rsidP="00011508">
            <w:r>
              <w:t>1.49 MB</w:t>
            </w:r>
          </w:p>
        </w:tc>
      </w:tr>
      <w:tr w:rsidR="00B570AF" w14:paraId="79B41CC3"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5F0B5330" w14:textId="77777777" w:rsidR="00B570AF" w:rsidRDefault="00B570AF" w:rsidP="00011508">
            <w:hyperlink r:id="rId65" w:history="1">
              <w:r>
                <w:rPr>
                  <w:rStyle w:val="Hyperlink"/>
                </w:rPr>
                <w:t>Digital Computer Museum Operations - Collecting Philosophy, Taxonomy</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508338CB" w14:textId="77777777" w:rsidR="00B570AF" w:rsidRDefault="00B570AF" w:rsidP="00011508">
            <w:r>
              <w:t>18</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5526B436" w14:textId="77777777" w:rsidR="00B570AF" w:rsidRDefault="00B570AF" w:rsidP="00011508">
            <w:r>
              <w:t>1981</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8DC6E1B"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B78F0A1" w14:textId="77777777" w:rsidR="00B570AF" w:rsidRDefault="00B570AF" w:rsidP="00011508">
            <w:r>
              <w:t>1.01 MB</w:t>
            </w:r>
          </w:p>
        </w:tc>
      </w:tr>
      <w:tr w:rsidR="00B570AF" w14:paraId="5F6B45BB"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0DC06199" w14:textId="77777777" w:rsidR="00B570AF" w:rsidRDefault="00B570AF" w:rsidP="00011508">
            <w:hyperlink r:id="rId66" w:history="1">
              <w:r>
                <w:rPr>
                  <w:rStyle w:val="Hyperlink"/>
                </w:rPr>
                <w:t>DCM, Digital Computer Museum Catalog</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286CEEB2" w14:textId="77777777" w:rsidR="00B570AF" w:rsidRDefault="00B570AF" w:rsidP="00011508">
            <w:r>
              <w:t>69</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760DDA68" w14:textId="77777777" w:rsidR="00B570AF" w:rsidRDefault="00B570AF" w:rsidP="00011508">
            <w:r>
              <w:t>1981</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0C80CD62"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453D6FB" w14:textId="77777777" w:rsidR="00B570AF" w:rsidRDefault="00B570AF" w:rsidP="00011508">
            <w:r>
              <w:t>7.92 MB</w:t>
            </w:r>
          </w:p>
        </w:tc>
      </w:tr>
      <w:tr w:rsidR="00B570AF" w14:paraId="23917847"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315EFC03" w14:textId="77777777" w:rsidR="00B570AF" w:rsidRDefault="00B570AF" w:rsidP="00011508">
            <w:hyperlink r:id="rId67" w:history="1">
              <w:r>
                <w:rPr>
                  <w:rStyle w:val="Hyperlink"/>
                </w:rPr>
                <w:t>DCM, Origins and Overview</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23F6DA34" w14:textId="77777777" w:rsidR="00B570AF" w:rsidRDefault="00B570AF" w:rsidP="00011508">
            <w:r>
              <w:t>40</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501DD1EF" w14:textId="77777777" w:rsidR="00B570AF" w:rsidRDefault="00B570AF" w:rsidP="00011508">
            <w:r>
              <w:t>1982-1983</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230B9DE2"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0FB4BBB3" w14:textId="77777777" w:rsidR="00B570AF" w:rsidRDefault="00B570AF" w:rsidP="00011508">
            <w:r>
              <w:t>3.44 MB</w:t>
            </w:r>
          </w:p>
        </w:tc>
      </w:tr>
      <w:tr w:rsidR="00B570AF" w14:paraId="7685178E"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1EC002C1" w14:textId="77777777" w:rsidR="00B570AF" w:rsidRDefault="00B570AF" w:rsidP="00011508">
            <w:hyperlink r:id="rId68" w:history="1">
              <w:r>
                <w:rPr>
                  <w:rStyle w:val="Hyperlink"/>
                </w:rPr>
                <w:t>DCM, Operations, Smithsonian</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7365A1D" w14:textId="77777777" w:rsidR="00B570AF" w:rsidRDefault="00B570AF" w:rsidP="00011508">
            <w:r>
              <w:t>24</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0B2BE6A0" w14:textId="77777777" w:rsidR="00B570AF" w:rsidRDefault="00B570AF" w:rsidP="00011508">
            <w:r>
              <w:t>1981-1984</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2E3B44AB"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32C624F8" w14:textId="77777777" w:rsidR="00B570AF" w:rsidRDefault="00B570AF" w:rsidP="00011508">
            <w:r>
              <w:t>2.99 MB</w:t>
            </w:r>
          </w:p>
        </w:tc>
      </w:tr>
      <w:tr w:rsidR="00B570AF" w14:paraId="67F4F562"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6AE59E24" w14:textId="77777777" w:rsidR="00B570AF" w:rsidRDefault="00B570AF" w:rsidP="00011508">
            <w:hyperlink r:id="rId69" w:history="1">
              <w:r>
                <w:rPr>
                  <w:rStyle w:val="Hyperlink"/>
                </w:rPr>
                <w:t>DCM, Digital Computer Museum Corporate Resolutions</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05F0B927" w14:textId="77777777" w:rsidR="00B570AF" w:rsidRDefault="00B570AF" w:rsidP="00011508">
            <w:r>
              <w:t>12</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7EFBBA32" w14:textId="77777777" w:rsidR="00B570AF" w:rsidRDefault="00B570AF" w:rsidP="00011508">
            <w:r>
              <w:t>1982</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1A2316BD"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F2C0CD4" w14:textId="77777777" w:rsidR="00B570AF" w:rsidRDefault="00B570AF" w:rsidP="00011508">
            <w:r>
              <w:t>1.33 MB</w:t>
            </w:r>
          </w:p>
        </w:tc>
      </w:tr>
      <w:tr w:rsidR="00B570AF" w14:paraId="1D6DAC6F"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3B769EAC" w14:textId="77777777" w:rsidR="00B570AF" w:rsidRDefault="00B570AF" w:rsidP="00011508">
            <w:hyperlink r:id="rId70" w:history="1">
              <w:r>
                <w:rPr>
                  <w:rStyle w:val="Hyperlink"/>
                </w:rPr>
                <w:t>DCM, Digital Computer Museum Draft Introduction</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50B1FFCE" w14:textId="77777777" w:rsidR="00B570AF" w:rsidRDefault="00B570AF" w:rsidP="00011508">
            <w:r>
              <w:t>14</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57AF5B13" w14:textId="77777777" w:rsidR="00B570AF" w:rsidRDefault="00B570AF" w:rsidP="00011508">
            <w:r>
              <w:t>1981</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7D45CE8D"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7A11F194" w14:textId="77777777" w:rsidR="00B570AF" w:rsidRDefault="00B570AF" w:rsidP="00011508">
            <w:r>
              <w:t>965 KB</w:t>
            </w:r>
          </w:p>
        </w:tc>
      </w:tr>
      <w:tr w:rsidR="00B570AF" w14:paraId="78F86F67"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137CE6EF" w14:textId="77777777" w:rsidR="00B570AF" w:rsidRDefault="00B570AF" w:rsidP="00011508">
            <w:hyperlink r:id="rId71" w:tooltip="Discussion re KO museum vision including Marlboro site" w:history="1">
              <w:r>
                <w:rPr>
                  <w:rStyle w:val="Hyperlink"/>
                </w:rPr>
                <w:t>DEC Museum Memos Pre-Closet Exhibit</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39B412AD" w14:textId="77777777" w:rsidR="00B570AF" w:rsidRDefault="00B570AF" w:rsidP="00011508">
            <w:r>
              <w:t>157</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4C3D44FF" w14:textId="77777777" w:rsidR="00B570AF" w:rsidRDefault="00B570AF" w:rsidP="00011508">
            <w:r>
              <w:t>1972-1975</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658CD5C8"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66F2501E" w14:textId="77777777" w:rsidR="00B570AF" w:rsidRDefault="00B570AF" w:rsidP="00011508">
            <w:r>
              <w:t>37.6 MB</w:t>
            </w:r>
          </w:p>
        </w:tc>
      </w:tr>
      <w:tr w:rsidR="00B570AF" w14:paraId="2B83C806" w14:textId="77777777" w:rsidTr="00011508">
        <w:trPr>
          <w:tblCellSpacing w:w="15" w:type="dxa"/>
        </w:trPr>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6DD6C0D2" w14:textId="77777777" w:rsidR="00B570AF" w:rsidRDefault="00B570AF" w:rsidP="00011508">
            <w:hyperlink r:id="rId72" w:history="1">
              <w:r>
                <w:rPr>
                  <w:rStyle w:val="Hyperlink"/>
                </w:rPr>
                <w:t>DEC Museum Artifacts Donation</w:t>
              </w:r>
            </w:hyperlink>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62B0229C" w14:textId="77777777" w:rsidR="00B570AF" w:rsidRDefault="00B570AF" w:rsidP="00011508">
            <w:r>
              <w:t>214</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1A2CB149" w14:textId="77777777" w:rsidR="00B570AF" w:rsidRDefault="00B570AF" w:rsidP="00011508">
            <w:r>
              <w:t>1990-1999</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3F9A059A" w14:textId="77777777" w:rsidR="00B570AF" w:rsidRDefault="00B570AF" w:rsidP="00011508">
            <w:r>
              <w:t>PDF</w:t>
            </w:r>
          </w:p>
        </w:tc>
        <w:tc>
          <w:tcPr>
            <w:tcW w:w="0" w:type="auto"/>
            <w:tcBorders>
              <w:top w:val="outset" w:sz="6" w:space="0" w:color="7A7571"/>
              <w:left w:val="outset" w:sz="6" w:space="0" w:color="7A7571"/>
              <w:bottom w:val="outset" w:sz="6" w:space="0" w:color="7A7571"/>
              <w:right w:val="outset" w:sz="6" w:space="0" w:color="7A7571"/>
            </w:tcBorders>
            <w:shd w:val="clear" w:color="auto" w:fill="FCF8ED"/>
            <w:vAlign w:val="center"/>
            <w:hideMark/>
          </w:tcPr>
          <w:p w14:paraId="12D5B4BF" w14:textId="77777777" w:rsidR="00B570AF" w:rsidRDefault="00B570AF" w:rsidP="00011508">
            <w:r>
              <w:t>33.5 MB</w:t>
            </w:r>
          </w:p>
        </w:tc>
      </w:tr>
    </w:tbl>
    <w:p w14:paraId="799D5057" w14:textId="77777777" w:rsidR="00B570AF" w:rsidRDefault="00B570AF" w:rsidP="00B570AF"/>
    <w:p w14:paraId="2320025B" w14:textId="0A7F95DA" w:rsidR="00B570AF" w:rsidRDefault="00B570AF" w:rsidP="00B570AF"/>
    <w:p w14:paraId="36344ACD" w14:textId="44AFFD20" w:rsidR="006379D6" w:rsidRDefault="00C74C77" w:rsidP="006233F0">
      <w:r>
        <w:t>Whirlwind was mentioned in two Digital Computer Museum Annual Reports:</w:t>
      </w:r>
    </w:p>
    <w:p w14:paraId="2CFC8842" w14:textId="77777777" w:rsidR="00C74C77" w:rsidRPr="00C74C77" w:rsidRDefault="00C74C77" w:rsidP="00714162">
      <w:pPr>
        <w:pStyle w:val="ListParagraph"/>
        <w:numPr>
          <w:ilvl w:val="0"/>
          <w:numId w:val="9"/>
        </w:numPr>
        <w:rPr>
          <w:rFonts w:ascii="Times New Roman" w:hAnsi="Times New Roman"/>
        </w:rPr>
      </w:pPr>
      <w:hyperlink r:id="rId73" w:history="1">
        <w:r w:rsidRPr="00C74C77">
          <w:rPr>
            <w:rStyle w:val="Hyperlink"/>
            <w:b/>
            <w:bCs/>
          </w:rPr>
          <w:t xml:space="preserve">Volume 2, Fall 1982 </w:t>
        </w:r>
      </w:hyperlink>
    </w:p>
    <w:p w14:paraId="58059810" w14:textId="51850C09" w:rsidR="00C74C77" w:rsidRDefault="00C74C77" w:rsidP="00C74C77">
      <w:pPr>
        <w:ind w:left="720"/>
      </w:pPr>
      <w:r>
        <w:t xml:space="preserve">The Apollo Guidance Computer | Whirlwind before Core </w:t>
      </w:r>
    </w:p>
    <w:p w14:paraId="26030CC1" w14:textId="503956D3" w:rsidR="00C74C77" w:rsidRPr="00C74C77" w:rsidRDefault="00C74C77" w:rsidP="00714162">
      <w:pPr>
        <w:pStyle w:val="ListParagraph"/>
        <w:numPr>
          <w:ilvl w:val="0"/>
          <w:numId w:val="9"/>
        </w:numPr>
        <w:rPr>
          <w:rFonts w:ascii="Times New Roman" w:hAnsi="Times New Roman"/>
        </w:rPr>
      </w:pPr>
      <w:hyperlink r:id="rId74" w:history="1">
        <w:r w:rsidRPr="00C74C77">
          <w:rPr>
            <w:rStyle w:val="Hyperlink"/>
            <w:b/>
            <w:bCs/>
          </w:rPr>
          <w:t>Volume 22, Spring 1988</w:t>
        </w:r>
      </w:hyperlink>
      <w:r>
        <w:t xml:space="preserve"> </w:t>
      </w:r>
    </w:p>
    <w:p w14:paraId="5E0D222D" w14:textId="77777777" w:rsidR="00C74C77" w:rsidRDefault="00C74C77" w:rsidP="00C74C77">
      <w:pPr>
        <w:ind w:left="720"/>
      </w:pPr>
      <w:r>
        <w:t xml:space="preserve">The Beginnings of Computer Games | Rogue | Whirlwind's Genesis and Descendants | Sage </w:t>
      </w:r>
    </w:p>
    <w:p w14:paraId="5EE5A1CE" w14:textId="0383DAB3" w:rsidR="00C74C77" w:rsidRDefault="00C74C77" w:rsidP="006233F0">
      <w:r>
        <w:t xml:space="preserve">More annual reports are at </w:t>
      </w:r>
      <w:hyperlink r:id="rId75" w:history="1">
        <w:r w:rsidRPr="0052526C">
          <w:rPr>
            <w:rStyle w:val="Hyperlink"/>
          </w:rPr>
          <w:t>http://ed-thelen.org/comp-hist/TheComputerMuseumReports.html</w:t>
        </w:r>
      </w:hyperlink>
    </w:p>
    <w:p w14:paraId="41F8B26C" w14:textId="77777777" w:rsidR="00C74C77" w:rsidRDefault="00C74C77" w:rsidP="006233F0"/>
    <w:p w14:paraId="71E2D69D" w14:textId="07FBB418" w:rsidR="00706965" w:rsidRDefault="00706965" w:rsidP="006233F0"/>
    <w:p w14:paraId="5E38B417" w14:textId="27DF3733" w:rsidR="00706965" w:rsidRDefault="00A40793" w:rsidP="00A40793">
      <w:pPr>
        <w:pStyle w:val="Heading2"/>
      </w:pPr>
      <w:bookmarkStart w:id="38" w:name="_Toc193914320"/>
      <w:r>
        <w:t>Miscellaneous Source Docs</w:t>
      </w:r>
      <w:bookmarkEnd w:id="38"/>
    </w:p>
    <w:p w14:paraId="7F1E358A" w14:textId="29E27F48" w:rsidR="00A40793" w:rsidRDefault="00A40793" w:rsidP="006233F0">
      <w:r w:rsidRPr="00A40793">
        <w:t>MC665_r04_M-1108.pdf</w:t>
      </w:r>
      <w:r>
        <w:t xml:space="preserve"> – </w:t>
      </w:r>
      <w:r w:rsidRPr="00A40793">
        <w:t>SUBJECT: SPECIAL DISPLAY</w:t>
      </w:r>
      <w:r>
        <w:t xml:space="preserve">, October 4, </w:t>
      </w:r>
      <w:proofErr w:type="gramStart"/>
      <w:r>
        <w:t>1950  --</w:t>
      </w:r>
      <w:proofErr w:type="gramEnd"/>
      <w:r>
        <w:t xml:space="preserve"> describes the QD, QH and QF instructions for the oscilloscope displays</w:t>
      </w:r>
    </w:p>
    <w:p w14:paraId="21DBB510" w14:textId="45D6F504" w:rsidR="00973684" w:rsidRDefault="00973684" w:rsidP="006233F0">
      <w:hyperlink r:id="rId76" w:history="1">
        <w:r w:rsidRPr="00E921AC">
          <w:rPr>
            <w:rStyle w:val="Hyperlink"/>
          </w:rPr>
          <w:t>https://dome.mit.edu/bitstream/handle/1721.3/38977/MC665_r04_M-1108.pdf?sequence=1</w:t>
        </w:r>
      </w:hyperlink>
    </w:p>
    <w:p w14:paraId="06F42A37" w14:textId="63BF1633" w:rsidR="003B33E2" w:rsidRDefault="003B33E2" w:rsidP="006233F0">
      <w:r>
        <w:t>[Found by David Brock]</w:t>
      </w:r>
    </w:p>
    <w:p w14:paraId="6264174D" w14:textId="78D2856A" w:rsidR="00A40793" w:rsidRDefault="00A40793" w:rsidP="006233F0"/>
    <w:p w14:paraId="3F5525D9" w14:textId="77777777" w:rsidR="00733BEB" w:rsidRDefault="00733BEB" w:rsidP="006233F0"/>
    <w:p w14:paraId="58CE1C40" w14:textId="77777777" w:rsidR="000D7720" w:rsidRDefault="000D7720" w:rsidP="006233F0"/>
    <w:p w14:paraId="1AF67777" w14:textId="77777777" w:rsidR="000D7720" w:rsidRDefault="000D7720" w:rsidP="006233F0"/>
    <w:p w14:paraId="6AD7BD34" w14:textId="06ED341E" w:rsidR="005D3B0E" w:rsidRDefault="005D3B0E" w:rsidP="006233F0">
      <w:r>
        <w:t>Note on Whirlwind Tape, found by Grant Saviers</w:t>
      </w:r>
    </w:p>
    <w:p w14:paraId="0BBE4B82" w14:textId="77777777" w:rsidR="005D3B0E" w:rsidRDefault="005D3B0E" w:rsidP="005D3B0E">
      <w:hyperlink r:id="rId77" w:history="1">
        <w:r w:rsidRPr="00D34894">
          <w:rPr>
            <w:rStyle w:val="Hyperlink"/>
          </w:rPr>
          <w:t>https://archive.org/stream/bitsavers_mitwhirlwi_871479/Whirlwind_Tape_1951_djvu.txt</w:t>
        </w:r>
      </w:hyperlink>
    </w:p>
    <w:p w14:paraId="673B915F" w14:textId="6F428E25" w:rsidR="005D3B0E" w:rsidRPr="005D3B0E" w:rsidRDefault="005D3B0E" w:rsidP="005D3B0E">
      <w:pPr>
        <w:ind w:firstLine="720"/>
      </w:pPr>
      <w:r w:rsidRPr="005D3B0E">
        <w:rPr>
          <w:rFonts w:ascii="Times New Roman" w:hAnsi="Times New Roman"/>
          <w:sz w:val="18"/>
          <w:szCs w:val="18"/>
        </w:rPr>
        <w:t>-------- Forwarded Message --------</w:t>
      </w:r>
    </w:p>
    <w:tbl>
      <w:tblPr>
        <w:tblW w:w="0" w:type="auto"/>
        <w:tblCellSpacing w:w="0" w:type="dxa"/>
        <w:tblInd w:w="720" w:type="dxa"/>
        <w:tblCellMar>
          <w:left w:w="0" w:type="dxa"/>
          <w:right w:w="0" w:type="dxa"/>
        </w:tblCellMar>
        <w:tblLook w:val="04A0" w:firstRow="1" w:lastRow="0" w:firstColumn="1" w:lastColumn="0" w:noHBand="0" w:noVBand="1"/>
      </w:tblPr>
      <w:tblGrid>
        <w:gridCol w:w="640"/>
        <w:gridCol w:w="5782"/>
      </w:tblGrid>
      <w:tr w:rsidR="005D3B0E" w:rsidRPr="005D3B0E" w14:paraId="424D36C2" w14:textId="77777777" w:rsidTr="005D3B0E">
        <w:trPr>
          <w:tblCellSpacing w:w="0" w:type="dxa"/>
        </w:trPr>
        <w:tc>
          <w:tcPr>
            <w:tcW w:w="0" w:type="auto"/>
            <w:noWrap/>
            <w:hideMark/>
          </w:tcPr>
          <w:p w14:paraId="7344CFA3" w14:textId="77777777" w:rsidR="005D3B0E" w:rsidRPr="005D3B0E" w:rsidRDefault="005D3B0E" w:rsidP="005D3B0E">
            <w:pPr>
              <w:spacing w:before="0" w:after="0"/>
              <w:jc w:val="right"/>
              <w:rPr>
                <w:rFonts w:ascii="Times New Roman" w:hAnsi="Times New Roman"/>
                <w:b/>
                <w:bCs/>
                <w:sz w:val="18"/>
                <w:szCs w:val="18"/>
              </w:rPr>
            </w:pPr>
            <w:r w:rsidRPr="005D3B0E">
              <w:rPr>
                <w:rFonts w:ascii="Times New Roman" w:hAnsi="Times New Roman"/>
                <w:b/>
                <w:bCs/>
                <w:sz w:val="18"/>
                <w:szCs w:val="18"/>
              </w:rPr>
              <w:t xml:space="preserve">Subject: </w:t>
            </w:r>
          </w:p>
        </w:tc>
        <w:tc>
          <w:tcPr>
            <w:tcW w:w="0" w:type="auto"/>
            <w:vAlign w:val="center"/>
            <w:hideMark/>
          </w:tcPr>
          <w:p w14:paraId="31DE9029" w14:textId="77777777" w:rsidR="005D3B0E" w:rsidRPr="005D3B0E" w:rsidRDefault="005D3B0E" w:rsidP="005D3B0E">
            <w:pPr>
              <w:spacing w:before="0" w:after="0"/>
              <w:rPr>
                <w:rFonts w:ascii="Times New Roman" w:hAnsi="Times New Roman"/>
                <w:sz w:val="18"/>
                <w:szCs w:val="18"/>
              </w:rPr>
            </w:pPr>
            <w:r w:rsidRPr="005D3B0E">
              <w:rPr>
                <w:rFonts w:ascii="Times New Roman" w:hAnsi="Times New Roman"/>
                <w:sz w:val="18"/>
                <w:szCs w:val="18"/>
              </w:rPr>
              <w:t>Re: mag tape reading software</w:t>
            </w:r>
          </w:p>
        </w:tc>
      </w:tr>
      <w:tr w:rsidR="005D3B0E" w:rsidRPr="005D3B0E" w14:paraId="1CC26464" w14:textId="77777777" w:rsidTr="005D3B0E">
        <w:trPr>
          <w:tblCellSpacing w:w="0" w:type="dxa"/>
        </w:trPr>
        <w:tc>
          <w:tcPr>
            <w:tcW w:w="0" w:type="auto"/>
            <w:noWrap/>
            <w:hideMark/>
          </w:tcPr>
          <w:p w14:paraId="273A7D5B" w14:textId="77777777" w:rsidR="005D3B0E" w:rsidRPr="005D3B0E" w:rsidRDefault="005D3B0E" w:rsidP="005D3B0E">
            <w:pPr>
              <w:spacing w:before="0" w:after="0"/>
              <w:jc w:val="right"/>
              <w:rPr>
                <w:rFonts w:ascii="Times New Roman" w:hAnsi="Times New Roman"/>
                <w:b/>
                <w:bCs/>
                <w:sz w:val="18"/>
                <w:szCs w:val="18"/>
              </w:rPr>
            </w:pPr>
            <w:r w:rsidRPr="005D3B0E">
              <w:rPr>
                <w:rFonts w:ascii="Times New Roman" w:hAnsi="Times New Roman"/>
                <w:b/>
                <w:bCs/>
                <w:sz w:val="18"/>
                <w:szCs w:val="18"/>
              </w:rPr>
              <w:t xml:space="preserve">Date: </w:t>
            </w:r>
          </w:p>
        </w:tc>
        <w:tc>
          <w:tcPr>
            <w:tcW w:w="0" w:type="auto"/>
            <w:vAlign w:val="center"/>
            <w:hideMark/>
          </w:tcPr>
          <w:p w14:paraId="09E7CD7A" w14:textId="77777777" w:rsidR="005D3B0E" w:rsidRPr="005D3B0E" w:rsidRDefault="005D3B0E" w:rsidP="005D3B0E">
            <w:pPr>
              <w:spacing w:before="0" w:after="0"/>
              <w:rPr>
                <w:rFonts w:ascii="Times New Roman" w:hAnsi="Times New Roman"/>
                <w:sz w:val="18"/>
                <w:szCs w:val="18"/>
              </w:rPr>
            </w:pPr>
            <w:r w:rsidRPr="005D3B0E">
              <w:rPr>
                <w:rFonts w:ascii="Times New Roman" w:hAnsi="Times New Roman"/>
                <w:sz w:val="18"/>
                <w:szCs w:val="18"/>
              </w:rPr>
              <w:t>Tue, 6 Feb 2018 17:47:27 -0800</w:t>
            </w:r>
          </w:p>
        </w:tc>
      </w:tr>
      <w:tr w:rsidR="005D3B0E" w:rsidRPr="005D3B0E" w14:paraId="5314472E" w14:textId="77777777" w:rsidTr="005D3B0E">
        <w:trPr>
          <w:tblCellSpacing w:w="0" w:type="dxa"/>
        </w:trPr>
        <w:tc>
          <w:tcPr>
            <w:tcW w:w="0" w:type="auto"/>
            <w:noWrap/>
            <w:hideMark/>
          </w:tcPr>
          <w:p w14:paraId="6892041A" w14:textId="77777777" w:rsidR="005D3B0E" w:rsidRPr="005D3B0E" w:rsidRDefault="005D3B0E" w:rsidP="005D3B0E">
            <w:pPr>
              <w:spacing w:before="0" w:after="0"/>
              <w:jc w:val="right"/>
              <w:rPr>
                <w:rFonts w:ascii="Times New Roman" w:hAnsi="Times New Roman"/>
                <w:b/>
                <w:bCs/>
                <w:sz w:val="18"/>
                <w:szCs w:val="18"/>
              </w:rPr>
            </w:pPr>
            <w:r w:rsidRPr="005D3B0E">
              <w:rPr>
                <w:rFonts w:ascii="Times New Roman" w:hAnsi="Times New Roman"/>
                <w:b/>
                <w:bCs/>
                <w:sz w:val="18"/>
                <w:szCs w:val="18"/>
              </w:rPr>
              <w:t xml:space="preserve">From: </w:t>
            </w:r>
          </w:p>
        </w:tc>
        <w:tc>
          <w:tcPr>
            <w:tcW w:w="0" w:type="auto"/>
            <w:vAlign w:val="center"/>
            <w:hideMark/>
          </w:tcPr>
          <w:p w14:paraId="44B446FE" w14:textId="77777777" w:rsidR="005D3B0E" w:rsidRPr="005D3B0E" w:rsidRDefault="005D3B0E" w:rsidP="005D3B0E">
            <w:pPr>
              <w:spacing w:before="0" w:after="0"/>
              <w:rPr>
                <w:rFonts w:ascii="Times New Roman" w:hAnsi="Times New Roman"/>
                <w:sz w:val="18"/>
                <w:szCs w:val="18"/>
              </w:rPr>
            </w:pPr>
            <w:r w:rsidRPr="005D3B0E">
              <w:rPr>
                <w:rFonts w:ascii="Times New Roman" w:hAnsi="Times New Roman"/>
                <w:sz w:val="18"/>
                <w:szCs w:val="18"/>
              </w:rPr>
              <w:t>Grant Saviers &lt;grants2@pacbell.net&gt;</w:t>
            </w:r>
          </w:p>
        </w:tc>
      </w:tr>
      <w:tr w:rsidR="005D3B0E" w:rsidRPr="005D3B0E" w14:paraId="6CF1CE57" w14:textId="77777777" w:rsidTr="005D3B0E">
        <w:trPr>
          <w:tblCellSpacing w:w="0" w:type="dxa"/>
        </w:trPr>
        <w:tc>
          <w:tcPr>
            <w:tcW w:w="0" w:type="auto"/>
            <w:noWrap/>
            <w:hideMark/>
          </w:tcPr>
          <w:p w14:paraId="4BFB7F6F" w14:textId="77777777" w:rsidR="005D3B0E" w:rsidRPr="005D3B0E" w:rsidRDefault="005D3B0E" w:rsidP="005D3B0E">
            <w:pPr>
              <w:spacing w:before="0" w:after="0"/>
              <w:jc w:val="right"/>
              <w:rPr>
                <w:rFonts w:ascii="Times New Roman" w:hAnsi="Times New Roman"/>
                <w:b/>
                <w:bCs/>
                <w:sz w:val="18"/>
                <w:szCs w:val="18"/>
              </w:rPr>
            </w:pPr>
            <w:r w:rsidRPr="005D3B0E">
              <w:rPr>
                <w:rFonts w:ascii="Times New Roman" w:hAnsi="Times New Roman"/>
                <w:b/>
                <w:bCs/>
                <w:sz w:val="18"/>
                <w:szCs w:val="18"/>
              </w:rPr>
              <w:t xml:space="preserve">To: </w:t>
            </w:r>
          </w:p>
        </w:tc>
        <w:tc>
          <w:tcPr>
            <w:tcW w:w="0" w:type="auto"/>
            <w:vAlign w:val="center"/>
            <w:hideMark/>
          </w:tcPr>
          <w:p w14:paraId="0A54A95B" w14:textId="77777777" w:rsidR="005D3B0E" w:rsidRPr="005D3B0E" w:rsidRDefault="005D3B0E" w:rsidP="005D3B0E">
            <w:pPr>
              <w:spacing w:before="0" w:after="0"/>
              <w:rPr>
                <w:rFonts w:ascii="Times New Roman" w:hAnsi="Times New Roman"/>
                <w:sz w:val="18"/>
                <w:szCs w:val="18"/>
              </w:rPr>
            </w:pPr>
            <w:r w:rsidRPr="005D3B0E">
              <w:rPr>
                <w:rFonts w:ascii="Times New Roman" w:hAnsi="Times New Roman"/>
                <w:sz w:val="18"/>
                <w:szCs w:val="18"/>
              </w:rPr>
              <w:t xml:space="preserve">Guy Fedorkow &lt;guy.fedorkow@gmail.com&gt;, Len </w:t>
            </w:r>
            <w:proofErr w:type="spellStart"/>
            <w:r w:rsidRPr="005D3B0E">
              <w:rPr>
                <w:rFonts w:ascii="Times New Roman" w:hAnsi="Times New Roman"/>
                <w:sz w:val="18"/>
                <w:szCs w:val="18"/>
              </w:rPr>
              <w:t>Shustek</w:t>
            </w:r>
            <w:proofErr w:type="spellEnd"/>
            <w:r w:rsidRPr="005D3B0E">
              <w:rPr>
                <w:rFonts w:ascii="Times New Roman" w:hAnsi="Times New Roman"/>
                <w:sz w:val="18"/>
                <w:szCs w:val="18"/>
              </w:rPr>
              <w:t xml:space="preserve"> &lt;len@shustek.com&gt;</w:t>
            </w:r>
          </w:p>
        </w:tc>
      </w:tr>
      <w:tr w:rsidR="005D3B0E" w:rsidRPr="005D3B0E" w14:paraId="0B29700B" w14:textId="77777777" w:rsidTr="005D3B0E">
        <w:trPr>
          <w:tblCellSpacing w:w="0" w:type="dxa"/>
        </w:trPr>
        <w:tc>
          <w:tcPr>
            <w:tcW w:w="0" w:type="auto"/>
            <w:noWrap/>
            <w:hideMark/>
          </w:tcPr>
          <w:p w14:paraId="1385C7FC" w14:textId="77777777" w:rsidR="005D3B0E" w:rsidRPr="005D3B0E" w:rsidRDefault="005D3B0E" w:rsidP="005D3B0E">
            <w:pPr>
              <w:spacing w:before="0" w:after="0"/>
              <w:jc w:val="right"/>
              <w:rPr>
                <w:rFonts w:ascii="Times New Roman" w:hAnsi="Times New Roman"/>
                <w:b/>
                <w:bCs/>
                <w:sz w:val="18"/>
                <w:szCs w:val="18"/>
              </w:rPr>
            </w:pPr>
            <w:r w:rsidRPr="005D3B0E">
              <w:rPr>
                <w:rFonts w:ascii="Times New Roman" w:hAnsi="Times New Roman"/>
                <w:b/>
                <w:bCs/>
                <w:sz w:val="18"/>
                <w:szCs w:val="18"/>
              </w:rPr>
              <w:t xml:space="preserve">CC: </w:t>
            </w:r>
          </w:p>
        </w:tc>
        <w:tc>
          <w:tcPr>
            <w:tcW w:w="0" w:type="auto"/>
            <w:vAlign w:val="center"/>
            <w:hideMark/>
          </w:tcPr>
          <w:p w14:paraId="0E55C313" w14:textId="77777777" w:rsidR="005D3B0E" w:rsidRPr="005D3B0E" w:rsidRDefault="005D3B0E" w:rsidP="005D3B0E">
            <w:pPr>
              <w:spacing w:before="0" w:after="0"/>
              <w:rPr>
                <w:rFonts w:ascii="Times New Roman" w:hAnsi="Times New Roman"/>
                <w:sz w:val="18"/>
                <w:szCs w:val="18"/>
              </w:rPr>
            </w:pPr>
            <w:r w:rsidRPr="005D3B0E">
              <w:rPr>
                <w:rFonts w:ascii="Times New Roman" w:hAnsi="Times New Roman"/>
                <w:sz w:val="18"/>
                <w:szCs w:val="18"/>
              </w:rPr>
              <w:t>Paul Pierce &lt;prp@teleport.com&gt;, Al Kossow &lt;kossow@computerhistory.org&gt;</w:t>
            </w:r>
          </w:p>
        </w:tc>
      </w:tr>
    </w:tbl>
    <w:p w14:paraId="7E8D188D" w14:textId="4C411504"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 w:val="18"/>
          <w:szCs w:val="18"/>
        </w:rPr>
      </w:pPr>
      <w:r>
        <w:rPr>
          <w:rFonts w:ascii="Times New Roman" w:hAnsi="Times New Roman"/>
          <w:sz w:val="18"/>
          <w:szCs w:val="18"/>
        </w:rPr>
        <w:tab/>
      </w:r>
      <w:r>
        <w:rPr>
          <w:rFonts w:ascii="Courier New" w:hAnsi="Courier New" w:cs="Courier New"/>
          <w:sz w:val="18"/>
          <w:szCs w:val="18"/>
        </w:rPr>
        <w:t>Thi</w:t>
      </w:r>
      <w:r w:rsidRPr="005D3B0E">
        <w:rPr>
          <w:rFonts w:ascii="Courier New" w:hAnsi="Courier New" w:cs="Courier New"/>
          <w:sz w:val="18"/>
          <w:szCs w:val="18"/>
        </w:rPr>
        <w:t xml:space="preserve">s document mentions two tape devices.  The one with track pairs </w:t>
      </w:r>
    </w:p>
    <w:p w14:paraId="05F3E6C4"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5D3B0E">
        <w:rPr>
          <w:rFonts w:ascii="Courier New" w:hAnsi="Courier New" w:cs="Courier New"/>
          <w:sz w:val="18"/>
          <w:szCs w:val="18"/>
        </w:rPr>
        <w:t>sounds a lot like Link/</w:t>
      </w:r>
      <w:proofErr w:type="spellStart"/>
      <w:proofErr w:type="gramStart"/>
      <w:r w:rsidRPr="005D3B0E">
        <w:rPr>
          <w:rFonts w:ascii="Courier New" w:hAnsi="Courier New" w:cs="Courier New"/>
          <w:sz w:val="18"/>
          <w:szCs w:val="18"/>
        </w:rPr>
        <w:t>DECtape</w:t>
      </w:r>
      <w:proofErr w:type="spellEnd"/>
      <w:r w:rsidRPr="005D3B0E">
        <w:rPr>
          <w:rFonts w:ascii="Courier New" w:hAnsi="Courier New" w:cs="Courier New"/>
          <w:sz w:val="18"/>
          <w:szCs w:val="18"/>
        </w:rPr>
        <w:t>,  The</w:t>
      </w:r>
      <w:proofErr w:type="gramEnd"/>
      <w:r w:rsidRPr="005D3B0E">
        <w:rPr>
          <w:rFonts w:ascii="Courier New" w:hAnsi="Courier New" w:cs="Courier New"/>
          <w:sz w:val="18"/>
          <w:szCs w:val="18"/>
        </w:rPr>
        <w:t xml:space="preserve"> other was a commercial Raytheon </w:t>
      </w:r>
    </w:p>
    <w:p w14:paraId="78E8A552"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5D3B0E">
        <w:rPr>
          <w:rFonts w:ascii="Courier New" w:hAnsi="Courier New" w:cs="Courier New"/>
          <w:sz w:val="18"/>
          <w:szCs w:val="18"/>
        </w:rPr>
        <w:t xml:space="preserve">instrumentation tape drive. </w:t>
      </w:r>
    </w:p>
    <w:p w14:paraId="101B3CDE"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5D3B0E">
        <w:rPr>
          <w:rFonts w:ascii="Courier New" w:hAnsi="Courier New" w:cs="Courier New"/>
          <w:sz w:val="18"/>
          <w:szCs w:val="18"/>
        </w:rPr>
        <w:t>https://archive.org/stream/bitsavers_mitwhirlwi_871479/Whirlwind_Tape_1951_djvu.txt</w:t>
      </w:r>
    </w:p>
    <w:p w14:paraId="7FFAD0B5"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p>
    <w:p w14:paraId="5425BB92"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5D3B0E">
        <w:rPr>
          <w:rFonts w:ascii="Courier New" w:hAnsi="Courier New" w:cs="Courier New"/>
          <w:sz w:val="18"/>
          <w:szCs w:val="18"/>
        </w:rPr>
        <w:t xml:space="preserve">Do you have tapes needing read?  Any idea what format and drive they </w:t>
      </w:r>
    </w:p>
    <w:p w14:paraId="4699A7C8"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5D3B0E">
        <w:rPr>
          <w:rFonts w:ascii="Courier New" w:hAnsi="Courier New" w:cs="Courier New"/>
          <w:sz w:val="18"/>
          <w:szCs w:val="18"/>
        </w:rPr>
        <w:t>came from?  Tape width?</w:t>
      </w:r>
    </w:p>
    <w:p w14:paraId="0FC67209" w14:textId="77777777" w:rsidR="005D3B0E" w:rsidRPr="0019419D"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6"/>
          <w:szCs w:val="18"/>
        </w:rPr>
      </w:pPr>
    </w:p>
    <w:p w14:paraId="4B117698"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5D3B0E">
        <w:rPr>
          <w:rFonts w:ascii="Courier New" w:hAnsi="Courier New" w:cs="Courier New"/>
          <w:sz w:val="18"/>
          <w:szCs w:val="18"/>
        </w:rPr>
        <w:t>Grant</w:t>
      </w:r>
    </w:p>
    <w:p w14:paraId="77FF8F50" w14:textId="77777777" w:rsidR="005D3B0E" w:rsidRPr="005D3B0E" w:rsidRDefault="005D3B0E" w:rsidP="005D3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p>
    <w:p w14:paraId="08C02028" w14:textId="77777777" w:rsidR="00EA0BC1" w:rsidRDefault="00EA0BC1" w:rsidP="006233F0"/>
    <w:p w14:paraId="3DFBC1C3" w14:textId="7013BFCF" w:rsidR="005D3B0E" w:rsidRDefault="00EA0BC1" w:rsidP="006233F0">
      <w:r w:rsidRPr="006D612C">
        <w:rPr>
          <w:i/>
        </w:rPr>
        <w:t>Making Electrons Count</w:t>
      </w:r>
      <w:r w:rsidRPr="00EA0BC1">
        <w:t xml:space="preserve"> (c. 1950)</w:t>
      </w:r>
      <w:r>
        <w:t xml:space="preserve"> film</w:t>
      </w:r>
      <w:r w:rsidR="006D612C">
        <w:t xml:space="preserve"> (about 20 minutes); this film produced by MIT gives a popular introduction to WW computing, following an example of a researcher solving an optics problem.</w:t>
      </w:r>
    </w:p>
    <w:p w14:paraId="19170AE6" w14:textId="2D56097D" w:rsidR="00EA0BC1" w:rsidRDefault="00EA0BC1" w:rsidP="006233F0">
      <w:hyperlink r:id="rId78" w:history="1">
        <w:r w:rsidRPr="008D2D87">
          <w:rPr>
            <w:rStyle w:val="Hyperlink"/>
          </w:rPr>
          <w:t>https://www.youtube.com/watch?v=KH0tcv3nEQI</w:t>
        </w:r>
      </w:hyperlink>
    </w:p>
    <w:p w14:paraId="58B6BC80" w14:textId="1F838D5E" w:rsidR="00EA0BC1" w:rsidRDefault="006D612C" w:rsidP="006233F0">
      <w:r>
        <w:t xml:space="preserve">The film includes the famous </w:t>
      </w:r>
      <w:r w:rsidR="00EA0BC1">
        <w:t xml:space="preserve">Bouncing Ball </w:t>
      </w:r>
      <w:r>
        <w:t xml:space="preserve">demo </w:t>
      </w:r>
      <w:proofErr w:type="gramStart"/>
      <w:r w:rsidR="00EA0BC1">
        <w:t xml:space="preserve">at </w:t>
      </w:r>
      <w:r w:rsidR="00EA0BC1" w:rsidRPr="00EA0BC1">
        <w:t>?t</w:t>
      </w:r>
      <w:proofErr w:type="gramEnd"/>
      <w:r w:rsidR="00EA0BC1" w:rsidRPr="00EA0BC1">
        <w:t>=10m58s</w:t>
      </w:r>
      <w:r>
        <w:rPr>
          <w:rStyle w:val="FootnoteReference"/>
        </w:rPr>
        <w:footnoteReference w:id="2"/>
      </w:r>
    </w:p>
    <w:p w14:paraId="35F95716" w14:textId="77777777" w:rsidR="006F5928" w:rsidRDefault="006F5928" w:rsidP="006233F0"/>
    <w:p w14:paraId="2D237E1C" w14:textId="4ED0A93D" w:rsidR="00EA0BC1" w:rsidRDefault="006D612C" w:rsidP="006233F0">
      <w:r>
        <w:t xml:space="preserve">William Wolf, </w:t>
      </w:r>
      <w:r w:rsidRPr="006D612C">
        <w:rPr>
          <w:i/>
        </w:rPr>
        <w:t>NO “e</w:t>
      </w:r>
      <w:r>
        <w:t xml:space="preserve">”, ISBN 1-4134-6846-2 (hardcover, -4 paperback), </w:t>
      </w:r>
      <w:hyperlink r:id="rId79" w:history="1">
        <w:r w:rsidRPr="00913CA9">
          <w:rPr>
            <w:rStyle w:val="Hyperlink"/>
          </w:rPr>
          <w:t>www.xlibris.com</w:t>
        </w:r>
      </w:hyperlink>
    </w:p>
    <w:p w14:paraId="682D12D9" w14:textId="60A13F32" w:rsidR="006D612C" w:rsidRDefault="006D612C" w:rsidP="006233F0">
      <w:r>
        <w:t xml:space="preserve">Wm. Wolf’s personal memoir of his </w:t>
      </w:r>
      <w:r w:rsidR="00B570AF">
        <w:t>life in the hi-tech biz, including the decade during which he operated the WW computer as part of his own personal company.</w:t>
      </w:r>
    </w:p>
    <w:p w14:paraId="2502450C" w14:textId="275F1B9A" w:rsidR="00664926" w:rsidRDefault="006F5928" w:rsidP="006233F0">
      <w:r>
        <w:t xml:space="preserve">[Apr 39] </w:t>
      </w:r>
      <w:r w:rsidR="00664926">
        <w:t xml:space="preserve">Chapter 6 </w:t>
      </w:r>
      <w:proofErr w:type="spellStart"/>
      <w:r w:rsidR="00664926">
        <w:t>pg</w:t>
      </w:r>
      <w:proofErr w:type="spellEnd"/>
      <w:r w:rsidR="00664926">
        <w:t xml:space="preserve"> 63-67 describes moving Whirlwind from the Barta building to Wolf’s facility in Concord MA.</w:t>
      </w:r>
    </w:p>
    <w:p w14:paraId="39EB46A0" w14:textId="227A06FD" w:rsidR="00664926" w:rsidRDefault="00664926" w:rsidP="006233F0">
      <w:r>
        <w:t>Moved by Litchfield Moving Company.  The crane operator is quoted as having lifted three 18-ton units on to truck beds.</w:t>
      </w:r>
    </w:p>
    <w:p w14:paraId="3E6AD5E0" w14:textId="3F5553C4" w:rsidR="00664926" w:rsidRDefault="00664926" w:rsidP="006233F0">
      <w:r>
        <w:t>Wolf offered to buy the machine Apr 1, 1959.</w:t>
      </w:r>
    </w:p>
    <w:p w14:paraId="477B4DC2" w14:textId="6648AC58" w:rsidR="00664926" w:rsidRDefault="00664926" w:rsidP="006233F0">
      <w:r>
        <w:t>Sounds like it took a year of prep before the move.</w:t>
      </w:r>
    </w:p>
    <w:p w14:paraId="0D088EF4" w14:textId="2EF91AB8" w:rsidR="00664926" w:rsidRDefault="00664926" w:rsidP="006233F0">
      <w:r>
        <w:t>The machine sat in storage for two years before Wolf built a new building for it.</w:t>
      </w:r>
    </w:p>
    <w:p w14:paraId="2582D565" w14:textId="79C693DC" w:rsidR="00086E67" w:rsidRDefault="00086E67" w:rsidP="006233F0">
      <w:r>
        <w:t xml:space="preserve">(See Section </w:t>
      </w:r>
      <w:r>
        <w:fldChar w:fldCharType="begin"/>
      </w:r>
      <w:r>
        <w:instrText xml:space="preserve"> REF _Ref6491433 \r \h </w:instrText>
      </w:r>
      <w:r>
        <w:fldChar w:fldCharType="separate"/>
      </w:r>
      <w:r w:rsidR="00407A01">
        <w:t>13.9</w:t>
      </w:r>
      <w:r>
        <w:fldChar w:fldCharType="end"/>
      </w:r>
      <w:r>
        <w:t xml:space="preserve"> for notes on WW@Wolf.)</w:t>
      </w:r>
    </w:p>
    <w:p w14:paraId="654EF0C8" w14:textId="22CF5174" w:rsidR="00664926" w:rsidRDefault="00664926" w:rsidP="006233F0">
      <w:r>
        <w:t>He owned it for “less than 10 years” before he “sent it to the dump”</w:t>
      </w:r>
      <w:r w:rsidR="007E1704">
        <w:t xml:space="preserve"> some time after the EG&amp;G acquisition in “Fall 1967”</w:t>
      </w:r>
    </w:p>
    <w:p w14:paraId="26953D41" w14:textId="0D141EB7" w:rsidR="00664926" w:rsidRDefault="007E1704" w:rsidP="006233F0">
      <w:r>
        <w:t xml:space="preserve">The project </w:t>
      </w:r>
      <w:r w:rsidR="006F5928">
        <w:t xml:space="preserve">cost </w:t>
      </w:r>
      <w:r w:rsidR="00664926">
        <w:t xml:space="preserve">$250K to move and install the machine, </w:t>
      </w:r>
      <w:r w:rsidR="006F5928">
        <w:t xml:space="preserve">and generated </w:t>
      </w:r>
      <w:r w:rsidR="00664926">
        <w:t>$100K revenue from WW projects</w:t>
      </w:r>
    </w:p>
    <w:p w14:paraId="14D64F74" w14:textId="11D54201" w:rsidR="00664926" w:rsidRDefault="007E1704" w:rsidP="006233F0">
      <w:r>
        <w:t>It was used for some Air Force work, and “Buckminster Fuller World Game”</w:t>
      </w:r>
      <w:r w:rsidR="006F5928">
        <w:t>, plus MIS at Wolf R&amp;D (!)</w:t>
      </w:r>
    </w:p>
    <w:p w14:paraId="196FC4A3" w14:textId="5EC15016" w:rsidR="00B570AF" w:rsidRDefault="00B570AF" w:rsidP="006233F0"/>
    <w:p w14:paraId="392A32E9" w14:textId="1E2D68B6" w:rsidR="00B57D4B" w:rsidRDefault="00B57D4B" w:rsidP="006233F0"/>
    <w:p w14:paraId="1DBA1A55" w14:textId="77777777" w:rsidR="008A035A" w:rsidRDefault="008A035A" w:rsidP="008A035A">
      <w:pPr>
        <w:rPr>
          <w:rFonts w:cs="Arial"/>
        </w:rPr>
      </w:pPr>
      <w:r>
        <w:rPr>
          <w:noProof/>
        </w:rPr>
        <w:drawing>
          <wp:inline distT="0" distB="0" distL="0" distR="0" wp14:anchorId="13AD32F9" wp14:editId="363FAA85">
            <wp:extent cx="1282760" cy="1771116"/>
            <wp:effectExtent l="0" t="0" r="0" b="635"/>
            <wp:docPr id="7" name="Picture 7" descr="AN/FSQ-7: the computer that shaped the Cold War by [Ulmann, Ber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ooksImgBlkFront" descr="AN/FSQ-7: the computer that shaped the Cold War by [Ulmann, Bern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296352" cy="1789882"/>
                    </a:xfrm>
                    <a:prstGeom prst="rect">
                      <a:avLst/>
                    </a:prstGeom>
                    <a:noFill/>
                    <a:ln>
                      <a:noFill/>
                    </a:ln>
                  </pic:spPr>
                </pic:pic>
              </a:graphicData>
            </a:graphic>
          </wp:inline>
        </w:drawing>
      </w:r>
    </w:p>
    <w:p w14:paraId="3C592E94" w14:textId="77777777" w:rsidR="008A035A" w:rsidRDefault="008A035A" w:rsidP="008A035A">
      <w:r>
        <w:t xml:space="preserve">Bernd Ulmann, </w:t>
      </w:r>
      <w:r w:rsidRPr="00B57D4B">
        <w:rPr>
          <w:i/>
        </w:rPr>
        <w:t>AN/FSQ-7: The computer that shaped the cold war</w:t>
      </w:r>
      <w:r>
        <w:t xml:space="preserve">, </w:t>
      </w:r>
      <w:proofErr w:type="spellStart"/>
      <w:r>
        <w:t>DeGruyter</w:t>
      </w:r>
      <w:proofErr w:type="spellEnd"/>
      <w:r>
        <w:t>, © 2014</w:t>
      </w:r>
    </w:p>
    <w:p w14:paraId="0790EAD3" w14:textId="77777777" w:rsidR="008A035A" w:rsidRDefault="008A035A" w:rsidP="008A035A">
      <w:pPr>
        <w:rPr>
          <w:rFonts w:cs="Arial"/>
        </w:rPr>
      </w:pPr>
      <w:hyperlink r:id="rId81" w:history="1">
        <w:r w:rsidRPr="00325D7C">
          <w:rPr>
            <w:rStyle w:val="Hyperlink"/>
            <w:rFonts w:cs="Arial"/>
          </w:rPr>
          <w:t>https://www.amazon.com/dp/B0138MJL2O/ref=dp-kindle-redirect?_encoding=UTF8&amp;btkr=1</w:t>
        </w:r>
      </w:hyperlink>
    </w:p>
    <w:p w14:paraId="5B0B241F" w14:textId="77777777" w:rsidR="008A035A" w:rsidRPr="008A035A" w:rsidRDefault="008A035A" w:rsidP="00714162">
      <w:pPr>
        <w:pStyle w:val="ListParagraph"/>
        <w:numPr>
          <w:ilvl w:val="0"/>
          <w:numId w:val="10"/>
        </w:numPr>
      </w:pPr>
      <w:r w:rsidRPr="008A035A">
        <w:rPr>
          <w:rFonts w:cs="Arial"/>
        </w:rPr>
        <w:t>Contains an extensive section on Whirlwind as the precursor to SAGE</w:t>
      </w:r>
    </w:p>
    <w:p w14:paraId="614254A4" w14:textId="77777777" w:rsidR="008A035A" w:rsidRDefault="00B57D4B" w:rsidP="00714162">
      <w:pPr>
        <w:pStyle w:val="ListParagraph"/>
        <w:numPr>
          <w:ilvl w:val="0"/>
          <w:numId w:val="10"/>
        </w:numPr>
      </w:pPr>
      <w:r>
        <w:t>Large bibliography with all kinds of stuff</w:t>
      </w:r>
    </w:p>
    <w:p w14:paraId="5C8BB19F" w14:textId="4836B2EA" w:rsidR="00B57D4B" w:rsidRDefault="00B57D4B" w:rsidP="00714162">
      <w:pPr>
        <w:pStyle w:val="ListParagraph"/>
        <w:numPr>
          <w:ilvl w:val="0"/>
          <w:numId w:val="10"/>
        </w:numPr>
      </w:pPr>
      <w:r>
        <w:t>The book itself is very heavy on circuit design, with only an overview of the SAGE instruction set</w:t>
      </w:r>
    </w:p>
    <w:p w14:paraId="757A8662" w14:textId="449EF768" w:rsidR="008A035A" w:rsidRDefault="008A035A" w:rsidP="00714162">
      <w:pPr>
        <w:pStyle w:val="ListParagraph"/>
        <w:numPr>
          <w:ilvl w:val="0"/>
          <w:numId w:val="10"/>
        </w:numPr>
      </w:pPr>
      <w:r>
        <w:t>Stuff to follow up:</w:t>
      </w:r>
    </w:p>
    <w:p w14:paraId="21861D5C" w14:textId="4604A927" w:rsidR="008A035A" w:rsidRDefault="008A035A" w:rsidP="00714162">
      <w:pPr>
        <w:pStyle w:val="ListParagraph"/>
        <w:numPr>
          <w:ilvl w:val="1"/>
          <w:numId w:val="10"/>
        </w:numPr>
      </w:pPr>
      <w:r>
        <w:t xml:space="preserve">Morrison, </w:t>
      </w:r>
      <w:r w:rsidR="00FA61C0">
        <w:t xml:space="preserve">M-3058 </w:t>
      </w:r>
      <w:r w:rsidRPr="008A035A">
        <w:rPr>
          <w:i/>
        </w:rPr>
        <w:t>Consolidated Test Program</w:t>
      </w:r>
      <w:r>
        <w:t xml:space="preserve"> T-3432, 1954</w:t>
      </w:r>
    </w:p>
    <w:p w14:paraId="52838DCF" w14:textId="329699F1" w:rsidR="008A035A" w:rsidRPr="008A035A" w:rsidRDefault="008A035A" w:rsidP="00714162">
      <w:pPr>
        <w:pStyle w:val="ListParagraph"/>
        <w:numPr>
          <w:ilvl w:val="1"/>
          <w:numId w:val="10"/>
        </w:numPr>
      </w:pPr>
      <w:r>
        <w:t xml:space="preserve">Carr, M-1445 </w:t>
      </w:r>
      <w:r w:rsidRPr="008A035A">
        <w:rPr>
          <w:i/>
        </w:rPr>
        <w:t>Automatic Assembly</w:t>
      </w:r>
    </w:p>
    <w:p w14:paraId="569C8EA3" w14:textId="2BBB7C2C" w:rsidR="008A035A" w:rsidRPr="008A035A" w:rsidRDefault="008A035A" w:rsidP="00714162">
      <w:pPr>
        <w:pStyle w:val="ListParagraph"/>
        <w:numPr>
          <w:ilvl w:val="1"/>
          <w:numId w:val="10"/>
        </w:numPr>
      </w:pPr>
      <w:r>
        <w:t xml:space="preserve">CW Adams, R-233 </w:t>
      </w:r>
      <w:r w:rsidRPr="008A035A">
        <w:rPr>
          <w:i/>
        </w:rPr>
        <w:t>Summer Session</w:t>
      </w:r>
    </w:p>
    <w:p w14:paraId="0F3ED77F" w14:textId="57B8497C" w:rsidR="00B57D4B" w:rsidRDefault="00B57D4B" w:rsidP="006233F0"/>
    <w:p w14:paraId="70E5FB97" w14:textId="16D04DC2" w:rsidR="00B57D4B" w:rsidRDefault="00B57D4B" w:rsidP="006233F0"/>
    <w:p w14:paraId="5043BE81" w14:textId="261556C6" w:rsidR="008B509D" w:rsidRDefault="008B509D" w:rsidP="006233F0">
      <w:r w:rsidRPr="008B509D">
        <w:rPr>
          <w:i/>
        </w:rPr>
        <w:t>Computer Structures: Readings and Examples</w:t>
      </w:r>
      <w:r>
        <w:t xml:space="preserve">, C. Gordon Bell and </w:t>
      </w:r>
      <w:r w:rsidRPr="008B509D">
        <w:t>Allen Newell</w:t>
      </w:r>
      <w:r>
        <w:t>, McGraw Hill, Jan 1, 1971</w:t>
      </w:r>
    </w:p>
    <w:p w14:paraId="54C7A60D" w14:textId="4CF26572" w:rsidR="008A035A" w:rsidRPr="00D5592B" w:rsidRDefault="008B509D" w:rsidP="00D5592B">
      <w:pPr>
        <w:ind w:left="720"/>
        <w:rPr>
          <w:sz w:val="18"/>
        </w:rPr>
      </w:pPr>
      <w:hyperlink r:id="rId82" w:history="1">
        <w:r w:rsidRPr="00D5592B">
          <w:rPr>
            <w:rStyle w:val="Hyperlink"/>
            <w:sz w:val="18"/>
          </w:rPr>
          <w:t>http://gordonbell.azurewebsites.net/computer_structures__readings_and_examples/contents.html</w:t>
        </w:r>
      </w:hyperlink>
    </w:p>
    <w:p w14:paraId="0A2AA26E" w14:textId="173C1B7A" w:rsidR="008B509D" w:rsidRPr="00D5592B" w:rsidRDefault="008B509D" w:rsidP="00D5592B">
      <w:pPr>
        <w:ind w:left="720"/>
        <w:rPr>
          <w:sz w:val="18"/>
        </w:rPr>
      </w:pPr>
      <w:r w:rsidRPr="00D5592B">
        <w:rPr>
          <w:sz w:val="18"/>
        </w:rPr>
        <w:t xml:space="preserve">Whirlwind instruction set </w:t>
      </w:r>
      <w:hyperlink r:id="rId83" w:history="1">
        <w:r w:rsidRPr="00D5592B">
          <w:rPr>
            <w:rStyle w:val="Hyperlink"/>
            <w:sz w:val="18"/>
          </w:rPr>
          <w:t>http://gordonbell.azurewebsites.net/computer_structures__readings_and_examples/00000165.htm</w:t>
        </w:r>
      </w:hyperlink>
    </w:p>
    <w:p w14:paraId="69277B3A" w14:textId="77777777" w:rsidR="008B509D" w:rsidRDefault="008B509D" w:rsidP="006233F0"/>
    <w:p w14:paraId="5A224BBA" w14:textId="1A88562E" w:rsidR="008B509D" w:rsidRDefault="00D5592B" w:rsidP="006233F0">
      <w:r w:rsidRPr="00AC443F">
        <w:rPr>
          <w:i/>
        </w:rPr>
        <w:t>Creating the Computer: Government, Industry and High Technology</w:t>
      </w:r>
      <w:r>
        <w:t xml:space="preserve"> by Kenneth Flamm, © 1988</w:t>
      </w:r>
    </w:p>
    <w:p w14:paraId="2972EFE4" w14:textId="77777777" w:rsidR="008B509D" w:rsidRDefault="008B509D" w:rsidP="006233F0"/>
    <w:p w14:paraId="2A9CC613" w14:textId="77777777" w:rsidR="008B509D" w:rsidRDefault="008B509D" w:rsidP="006233F0"/>
    <w:p w14:paraId="5B30A401" w14:textId="71BC9451" w:rsidR="00B57D4B" w:rsidRDefault="00B57D4B" w:rsidP="006233F0">
      <w:r>
        <w:t>Stuff to look up:</w:t>
      </w:r>
    </w:p>
    <w:p w14:paraId="6A92D69E" w14:textId="0851AA84" w:rsidR="00B57D4B" w:rsidRDefault="00B57D4B" w:rsidP="00714162">
      <w:pPr>
        <w:pStyle w:val="ListParagraph"/>
        <w:numPr>
          <w:ilvl w:val="0"/>
          <w:numId w:val="9"/>
        </w:numPr>
      </w:pPr>
      <w:r>
        <w:t xml:space="preserve">Heart, </w:t>
      </w:r>
      <w:proofErr w:type="gramStart"/>
      <w:r>
        <w:t>F.E,,</w:t>
      </w:r>
      <w:proofErr w:type="gramEnd"/>
      <w:r>
        <w:t xml:space="preserve"> M-1551 – </w:t>
      </w:r>
      <w:r w:rsidRPr="00B57D4B">
        <w:rPr>
          <w:i/>
        </w:rPr>
        <w:t>Initial Operation of WW1 Terminal Equipment with the New In-Out System</w:t>
      </w:r>
      <w:r>
        <w:t xml:space="preserve">, July 17, </w:t>
      </w:r>
      <w:proofErr w:type="gramStart"/>
      <w:r>
        <w:t>1952 ;</w:t>
      </w:r>
      <w:proofErr w:type="gramEnd"/>
      <w:r>
        <w:t xml:space="preserve"> this doc might offer a clue on the Quick Brown Teletype</w:t>
      </w:r>
      <w:r w:rsidR="003F1F5F">
        <w:t xml:space="preserve"> </w:t>
      </w:r>
      <w:r w:rsidR="003F1F5F" w:rsidRPr="003F1F5F">
        <w:rPr>
          <w:color w:val="E36C0A" w:themeColor="accent6" w:themeShade="BF"/>
        </w:rPr>
        <w:t>[this might be M-1451, not 1551</w:t>
      </w:r>
      <w:r w:rsidR="003F1F5F">
        <w:t>]</w:t>
      </w:r>
    </w:p>
    <w:p w14:paraId="40074419" w14:textId="11BC898F" w:rsidR="00DB4745" w:rsidRDefault="00DB4745" w:rsidP="00714162">
      <w:pPr>
        <w:pStyle w:val="ListParagraph"/>
        <w:numPr>
          <w:ilvl w:val="0"/>
          <w:numId w:val="9"/>
        </w:numPr>
      </w:pPr>
      <w:r>
        <w:t xml:space="preserve">Here’s another Teletype doc from the Smithsonian archive.  See </w:t>
      </w:r>
      <w:r w:rsidRPr="00DB4745">
        <w:t>AC006_WHIRLWIND_I_Computer_Collection_at_Smithsonian.pdf</w:t>
      </w:r>
      <w:r>
        <w:t>, pdf-</w:t>
      </w:r>
      <w:proofErr w:type="spellStart"/>
      <w:r>
        <w:t>pg</w:t>
      </w:r>
      <w:proofErr w:type="spellEnd"/>
      <w:r>
        <w:t xml:space="preserve"> 206</w:t>
      </w:r>
    </w:p>
    <w:p w14:paraId="54B4C196" w14:textId="5F4288C7" w:rsidR="00DB4745" w:rsidRDefault="00DB4745" w:rsidP="00DB4745">
      <w:pPr>
        <w:ind w:left="720"/>
      </w:pPr>
      <w:r>
        <w:rPr>
          <w:noProof/>
        </w:rPr>
        <w:drawing>
          <wp:inline distT="0" distB="0" distL="0" distR="0" wp14:anchorId="16862944" wp14:editId="33E9C98E">
            <wp:extent cx="5514975" cy="2667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514975" cy="266700"/>
                    </a:xfrm>
                    <a:prstGeom prst="rect">
                      <a:avLst/>
                    </a:prstGeom>
                  </pic:spPr>
                </pic:pic>
              </a:graphicData>
            </a:graphic>
          </wp:inline>
        </w:drawing>
      </w:r>
    </w:p>
    <w:p w14:paraId="11794BBD" w14:textId="77777777" w:rsidR="00B57D4B" w:rsidRPr="00A84A2A" w:rsidRDefault="00B57D4B" w:rsidP="006233F0"/>
    <w:p w14:paraId="6A21A75F" w14:textId="77777777" w:rsidR="002C1952" w:rsidRDefault="002C1952" w:rsidP="002C1952">
      <w:pPr>
        <w:pStyle w:val="Heading1"/>
      </w:pPr>
      <w:bookmarkStart w:id="39" w:name="_Toc193914321"/>
      <w:r>
        <w:t>MITRE Scanned Docs</w:t>
      </w:r>
      <w:bookmarkEnd w:id="39"/>
    </w:p>
    <w:p w14:paraId="281EC5D9" w14:textId="72480B77" w:rsidR="002C1952" w:rsidRDefault="002C1952" w:rsidP="002C1952">
      <w:r>
        <w:t xml:space="preserve">We also have a set of eight CDs containing </w:t>
      </w:r>
      <w:r w:rsidR="00EE73ED">
        <w:t>a large collection of</w:t>
      </w:r>
      <w:r>
        <w:t xml:space="preserve"> scan files from MITRE.</w:t>
      </w:r>
    </w:p>
    <w:p w14:paraId="3065AD68" w14:textId="78E330CF" w:rsidR="002C1952" w:rsidRDefault="002C1952" w:rsidP="002C1952">
      <w:r>
        <w:t xml:space="preserve">The CDs might have been scanned from microfilm; they’re organized by </w:t>
      </w:r>
      <w:r w:rsidR="00624AA2">
        <w:t>reel number, and one doc (</w:t>
      </w:r>
      <w:r w:rsidR="00624AA2" w:rsidRPr="00624AA2">
        <w:t>List of R-Series Memorandums- R-1 thru R-222.pdf</w:t>
      </w:r>
      <w:r w:rsidR="00624AA2">
        <w:t>) ends with a photo of the General Microfilm work order, dated Jan 127, 1960.</w:t>
      </w:r>
    </w:p>
    <w:p w14:paraId="3ED47A1F" w14:textId="452B67B8" w:rsidR="00B01A78" w:rsidRDefault="00B01A78" w:rsidP="002C1952">
      <w:r>
        <w:lastRenderedPageBreak/>
        <w:t xml:space="preserve">The docs have all been </w:t>
      </w:r>
      <w:proofErr w:type="spellStart"/>
      <w:r>
        <w:t>OCR’d</w:t>
      </w:r>
      <w:proofErr w:type="spellEnd"/>
      <w:r>
        <w:t>, but with varying levels of success.</w:t>
      </w:r>
    </w:p>
    <w:p w14:paraId="0FAF82F5" w14:textId="5B3FB902" w:rsidR="00624AA2" w:rsidRDefault="00624AA2" w:rsidP="002C1952"/>
    <w:p w14:paraId="36A970EC" w14:textId="4A145238" w:rsidR="00624AA2" w:rsidRDefault="00624AA2" w:rsidP="002C1952">
      <w:r>
        <w:t>The collection includes 1,853 PDF files</w:t>
      </w:r>
    </w:p>
    <w:tbl>
      <w:tblPr>
        <w:tblStyle w:val="TableGrid"/>
        <w:tblW w:w="0" w:type="auto"/>
        <w:tblLook w:val="04A0" w:firstRow="1" w:lastRow="0" w:firstColumn="1" w:lastColumn="0" w:noHBand="0" w:noVBand="1"/>
      </w:tblPr>
      <w:tblGrid>
        <w:gridCol w:w="985"/>
        <w:gridCol w:w="3780"/>
        <w:gridCol w:w="1530"/>
        <w:gridCol w:w="2340"/>
      </w:tblGrid>
      <w:tr w:rsidR="00B01A78" w:rsidRPr="002F02EB" w14:paraId="0F3E3954" w14:textId="32397F96" w:rsidTr="00CA4B35">
        <w:tc>
          <w:tcPr>
            <w:tcW w:w="985" w:type="dxa"/>
          </w:tcPr>
          <w:p w14:paraId="6C98932D" w14:textId="77777777" w:rsidR="00B01A78" w:rsidRPr="002F02EB" w:rsidRDefault="00B01A78" w:rsidP="00AB4D6E"/>
        </w:tc>
        <w:tc>
          <w:tcPr>
            <w:tcW w:w="3780" w:type="dxa"/>
          </w:tcPr>
          <w:p w14:paraId="34532028" w14:textId="77777777" w:rsidR="00B01A78" w:rsidRDefault="00B01A78" w:rsidP="00AB4D6E"/>
        </w:tc>
        <w:tc>
          <w:tcPr>
            <w:tcW w:w="1530" w:type="dxa"/>
          </w:tcPr>
          <w:p w14:paraId="74056D47" w14:textId="06B78AA2" w:rsidR="00B01A78" w:rsidRDefault="00B01A78" w:rsidP="00AB4D6E">
            <w:r>
              <w:t>Highest number on CD</w:t>
            </w:r>
          </w:p>
        </w:tc>
        <w:tc>
          <w:tcPr>
            <w:tcW w:w="2340" w:type="dxa"/>
          </w:tcPr>
          <w:p w14:paraId="62E06233" w14:textId="4624F1A3" w:rsidR="00B01A78" w:rsidRDefault="00B01A78" w:rsidP="00AB4D6E">
            <w:r>
              <w:t>Highest number in Index</w:t>
            </w:r>
          </w:p>
        </w:tc>
      </w:tr>
      <w:tr w:rsidR="00B01A78" w:rsidRPr="002F02EB" w14:paraId="23CA90F8" w14:textId="55242E05" w:rsidTr="00CA4B35">
        <w:tc>
          <w:tcPr>
            <w:tcW w:w="985" w:type="dxa"/>
          </w:tcPr>
          <w:p w14:paraId="620C52E0" w14:textId="08A858B8" w:rsidR="00B01A78" w:rsidRPr="002F02EB" w:rsidRDefault="00B01A78" w:rsidP="00AB4D6E">
            <w:r w:rsidRPr="002F02EB">
              <w:t>364</w:t>
            </w:r>
          </w:p>
        </w:tc>
        <w:tc>
          <w:tcPr>
            <w:tcW w:w="3780" w:type="dxa"/>
          </w:tcPr>
          <w:p w14:paraId="0DD44793" w14:textId="2EA2D437" w:rsidR="00B01A78" w:rsidRPr="002F02EB" w:rsidRDefault="00B01A78" w:rsidP="00AB4D6E">
            <w:r>
              <w:t>L-</w:t>
            </w:r>
            <w:r w:rsidRPr="002F02EB">
              <w:t>series docs</w:t>
            </w:r>
          </w:p>
        </w:tc>
        <w:tc>
          <w:tcPr>
            <w:tcW w:w="1530" w:type="dxa"/>
          </w:tcPr>
          <w:p w14:paraId="2CE5CCAB" w14:textId="77777777" w:rsidR="00B01A78" w:rsidRDefault="00B01A78" w:rsidP="00AB4D6E"/>
        </w:tc>
        <w:tc>
          <w:tcPr>
            <w:tcW w:w="2340" w:type="dxa"/>
          </w:tcPr>
          <w:p w14:paraId="68065A71" w14:textId="77777777" w:rsidR="00B01A78" w:rsidRDefault="00B01A78" w:rsidP="00AB4D6E"/>
        </w:tc>
      </w:tr>
      <w:tr w:rsidR="00B01A78" w:rsidRPr="002F02EB" w14:paraId="0E4AFF02" w14:textId="56C89F14" w:rsidTr="00CA4B35">
        <w:tc>
          <w:tcPr>
            <w:tcW w:w="985" w:type="dxa"/>
          </w:tcPr>
          <w:p w14:paraId="2D284745" w14:textId="4EDF4694" w:rsidR="00B01A78" w:rsidRPr="002F02EB" w:rsidRDefault="00B01A78" w:rsidP="00AB4D6E">
            <w:r w:rsidRPr="002F02EB">
              <w:t>1,221</w:t>
            </w:r>
          </w:p>
        </w:tc>
        <w:tc>
          <w:tcPr>
            <w:tcW w:w="3780" w:type="dxa"/>
          </w:tcPr>
          <w:p w14:paraId="7D42FF59" w14:textId="111B15CE" w:rsidR="00B01A78" w:rsidRPr="002F02EB" w:rsidRDefault="00B01A78" w:rsidP="00AB4D6E">
            <w:r>
              <w:t>M-</w:t>
            </w:r>
            <w:r w:rsidRPr="002F02EB">
              <w:t>series docs</w:t>
            </w:r>
          </w:p>
        </w:tc>
        <w:tc>
          <w:tcPr>
            <w:tcW w:w="1530" w:type="dxa"/>
          </w:tcPr>
          <w:p w14:paraId="484AC5A3" w14:textId="77777777" w:rsidR="00B01A78" w:rsidRDefault="00B01A78" w:rsidP="00AB4D6E"/>
        </w:tc>
        <w:tc>
          <w:tcPr>
            <w:tcW w:w="2340" w:type="dxa"/>
          </w:tcPr>
          <w:p w14:paraId="698BB009" w14:textId="369D8598" w:rsidR="00B01A78" w:rsidRDefault="00B01A78" w:rsidP="00AB4D6E"/>
        </w:tc>
      </w:tr>
      <w:tr w:rsidR="00B01A78" w:rsidRPr="002F02EB" w14:paraId="04442494" w14:textId="77777777" w:rsidTr="00CA4B35">
        <w:tc>
          <w:tcPr>
            <w:tcW w:w="985" w:type="dxa"/>
          </w:tcPr>
          <w:p w14:paraId="5407618A" w14:textId="205E6A05" w:rsidR="00B01A78" w:rsidRPr="002F02EB" w:rsidRDefault="00B01A78" w:rsidP="00AB4D6E">
            <w:r>
              <w:t>0</w:t>
            </w:r>
          </w:p>
        </w:tc>
        <w:tc>
          <w:tcPr>
            <w:tcW w:w="3780" w:type="dxa"/>
          </w:tcPr>
          <w:p w14:paraId="3A35C7F8" w14:textId="43D06369" w:rsidR="00B01A78" w:rsidRDefault="00B01A78" w:rsidP="00AB4D6E">
            <w:r>
              <w:t>R-series</w:t>
            </w:r>
          </w:p>
        </w:tc>
        <w:tc>
          <w:tcPr>
            <w:tcW w:w="1530" w:type="dxa"/>
          </w:tcPr>
          <w:p w14:paraId="3C4550F5" w14:textId="77777777" w:rsidR="00B01A78" w:rsidRDefault="00B01A78" w:rsidP="00AB4D6E"/>
        </w:tc>
        <w:tc>
          <w:tcPr>
            <w:tcW w:w="2340" w:type="dxa"/>
          </w:tcPr>
          <w:p w14:paraId="4A3F9501" w14:textId="541AE445" w:rsidR="00B01A78" w:rsidRDefault="00B01A78" w:rsidP="00AB4D6E"/>
        </w:tc>
      </w:tr>
      <w:tr w:rsidR="00B01A78" w:rsidRPr="002F02EB" w14:paraId="3945023A" w14:textId="2EED2715" w:rsidTr="00CA4B35">
        <w:tc>
          <w:tcPr>
            <w:tcW w:w="985" w:type="dxa"/>
          </w:tcPr>
          <w:p w14:paraId="6E25A500" w14:textId="28E0819A" w:rsidR="00B01A78" w:rsidRPr="002F02EB" w:rsidRDefault="00B01A78" w:rsidP="00AB4D6E">
            <w:r w:rsidRPr="002F02EB">
              <w:t>36</w:t>
            </w:r>
          </w:p>
        </w:tc>
        <w:tc>
          <w:tcPr>
            <w:tcW w:w="3780" w:type="dxa"/>
          </w:tcPr>
          <w:p w14:paraId="3537D076" w14:textId="0909F97D" w:rsidR="00B01A78" w:rsidRPr="002F02EB" w:rsidRDefault="00B01A78" w:rsidP="00AB4D6E">
            <w:r>
              <w:t>E-</w:t>
            </w:r>
            <w:r w:rsidRPr="002F02EB">
              <w:t>Series docs</w:t>
            </w:r>
          </w:p>
        </w:tc>
        <w:tc>
          <w:tcPr>
            <w:tcW w:w="1530" w:type="dxa"/>
          </w:tcPr>
          <w:p w14:paraId="70DF078A" w14:textId="77777777" w:rsidR="00B01A78" w:rsidRDefault="00B01A78" w:rsidP="00AB4D6E"/>
        </w:tc>
        <w:tc>
          <w:tcPr>
            <w:tcW w:w="2340" w:type="dxa"/>
          </w:tcPr>
          <w:p w14:paraId="5B0113FD" w14:textId="26B4208E" w:rsidR="00B01A78" w:rsidRDefault="00B01A78" w:rsidP="00AB4D6E"/>
        </w:tc>
      </w:tr>
      <w:tr w:rsidR="009C6729" w:rsidRPr="002F02EB" w14:paraId="5C34BEF8" w14:textId="77777777" w:rsidTr="00CA4B35">
        <w:tc>
          <w:tcPr>
            <w:tcW w:w="985" w:type="dxa"/>
          </w:tcPr>
          <w:p w14:paraId="5CADBAE8" w14:textId="09709A8B" w:rsidR="009C6729" w:rsidRPr="002F02EB" w:rsidRDefault="009C6729" w:rsidP="00AB4D6E">
            <w:r>
              <w:t>32</w:t>
            </w:r>
          </w:p>
        </w:tc>
        <w:tc>
          <w:tcPr>
            <w:tcW w:w="3780" w:type="dxa"/>
          </w:tcPr>
          <w:p w14:paraId="0FE83A04" w14:textId="3F1D017B" w:rsidR="009C6729" w:rsidRDefault="009C6729" w:rsidP="00AB4D6E">
            <w:r>
              <w:t>A-Series (“A” for Administrative, I think)</w:t>
            </w:r>
          </w:p>
        </w:tc>
        <w:tc>
          <w:tcPr>
            <w:tcW w:w="1530" w:type="dxa"/>
          </w:tcPr>
          <w:p w14:paraId="5B0655DC" w14:textId="6D6BE188" w:rsidR="009C6729" w:rsidRDefault="009C6729" w:rsidP="00AB4D6E">
            <w:r>
              <w:t>A_163</w:t>
            </w:r>
          </w:p>
        </w:tc>
        <w:tc>
          <w:tcPr>
            <w:tcW w:w="2340" w:type="dxa"/>
          </w:tcPr>
          <w:p w14:paraId="1D18D1C9" w14:textId="001166B3" w:rsidR="009C6729" w:rsidRDefault="009C6729" w:rsidP="00AB4D6E">
            <w:r>
              <w:t>A-197, Jul 31, 1956</w:t>
            </w:r>
          </w:p>
        </w:tc>
      </w:tr>
      <w:tr w:rsidR="00B01A78" w:rsidRPr="002F02EB" w14:paraId="6B95224E" w14:textId="5368B610" w:rsidTr="00CA4B35">
        <w:tc>
          <w:tcPr>
            <w:tcW w:w="985" w:type="dxa"/>
          </w:tcPr>
          <w:p w14:paraId="2773503A" w14:textId="0042B7B7" w:rsidR="00B01A78" w:rsidRPr="002F02EB" w:rsidRDefault="00B01A78" w:rsidP="00AB4D6E">
            <w:r w:rsidRPr="002F02EB">
              <w:t>9</w:t>
            </w:r>
          </w:p>
        </w:tc>
        <w:tc>
          <w:tcPr>
            <w:tcW w:w="3780" w:type="dxa"/>
          </w:tcPr>
          <w:p w14:paraId="0DD97CCB" w14:textId="080AFD50" w:rsidR="00B01A78" w:rsidRPr="002F02EB" w:rsidRDefault="00B01A78" w:rsidP="00AB4D6E">
            <w:r>
              <w:t>6D-</w:t>
            </w:r>
            <w:r w:rsidRPr="002F02EB">
              <w:t>series docs</w:t>
            </w:r>
          </w:p>
        </w:tc>
        <w:tc>
          <w:tcPr>
            <w:tcW w:w="1530" w:type="dxa"/>
          </w:tcPr>
          <w:p w14:paraId="763DAC50" w14:textId="77777777" w:rsidR="00B01A78" w:rsidRDefault="00B01A78" w:rsidP="00AB4D6E"/>
        </w:tc>
        <w:tc>
          <w:tcPr>
            <w:tcW w:w="2340" w:type="dxa"/>
          </w:tcPr>
          <w:p w14:paraId="731D65E4" w14:textId="77777777" w:rsidR="00B01A78" w:rsidRDefault="00B01A78" w:rsidP="00AB4D6E"/>
        </w:tc>
      </w:tr>
      <w:tr w:rsidR="00B01A78" w:rsidRPr="002F02EB" w14:paraId="21AA3511" w14:textId="49DAD31D" w:rsidTr="00CA4B35">
        <w:tc>
          <w:tcPr>
            <w:tcW w:w="985" w:type="dxa"/>
          </w:tcPr>
          <w:p w14:paraId="2312DE36" w14:textId="77D36FEE" w:rsidR="00B01A78" w:rsidRPr="002F02EB" w:rsidRDefault="00B01A78" w:rsidP="00AB4D6E">
            <w:r>
              <w:t>119</w:t>
            </w:r>
          </w:p>
        </w:tc>
        <w:tc>
          <w:tcPr>
            <w:tcW w:w="3780" w:type="dxa"/>
          </w:tcPr>
          <w:p w14:paraId="25E37272" w14:textId="54A2BE51" w:rsidR="00B01A78" w:rsidRDefault="00B01A78" w:rsidP="00AB4D6E">
            <w:r>
              <w:t>Summary Reports (mostly quarterlies, but others too)</w:t>
            </w:r>
          </w:p>
        </w:tc>
        <w:tc>
          <w:tcPr>
            <w:tcW w:w="1530" w:type="dxa"/>
          </w:tcPr>
          <w:p w14:paraId="5BB95085" w14:textId="77777777" w:rsidR="00B01A78" w:rsidRDefault="00B01A78" w:rsidP="00AB4D6E"/>
        </w:tc>
        <w:tc>
          <w:tcPr>
            <w:tcW w:w="2340" w:type="dxa"/>
          </w:tcPr>
          <w:p w14:paraId="6AE1DFF7" w14:textId="77777777" w:rsidR="00B01A78" w:rsidRDefault="00B01A78" w:rsidP="00AB4D6E"/>
        </w:tc>
      </w:tr>
      <w:tr w:rsidR="00B01A78" w:rsidRPr="002F02EB" w14:paraId="5CC22D16" w14:textId="7659FE2A" w:rsidTr="00CA4B35">
        <w:tc>
          <w:tcPr>
            <w:tcW w:w="985" w:type="dxa"/>
          </w:tcPr>
          <w:p w14:paraId="6FC50494" w14:textId="204894B6" w:rsidR="00B01A78" w:rsidRDefault="00B01A78" w:rsidP="00AB4D6E">
            <w:r>
              <w:t>9</w:t>
            </w:r>
          </w:p>
        </w:tc>
        <w:tc>
          <w:tcPr>
            <w:tcW w:w="3780" w:type="dxa"/>
          </w:tcPr>
          <w:p w14:paraId="744D83B2" w14:textId="6EF7DE9A" w:rsidR="00B01A78" w:rsidRDefault="00B01A78" w:rsidP="00AB4D6E">
            <w:r>
              <w:t xml:space="preserve">Computation Notebooks (including six for David R Brown, one each from Everett, L.C. Sanford, Rollin P Mayer, </w:t>
            </w:r>
          </w:p>
        </w:tc>
        <w:tc>
          <w:tcPr>
            <w:tcW w:w="1530" w:type="dxa"/>
          </w:tcPr>
          <w:p w14:paraId="59ED54AC" w14:textId="77777777" w:rsidR="00B01A78" w:rsidRDefault="00B01A78" w:rsidP="00AB4D6E"/>
        </w:tc>
        <w:tc>
          <w:tcPr>
            <w:tcW w:w="2340" w:type="dxa"/>
          </w:tcPr>
          <w:p w14:paraId="75787FC6" w14:textId="77777777" w:rsidR="00B01A78" w:rsidRDefault="00B01A78" w:rsidP="00AB4D6E"/>
        </w:tc>
      </w:tr>
      <w:tr w:rsidR="00B01A78" w:rsidRPr="002F02EB" w14:paraId="41AD13C7" w14:textId="2ACACC23" w:rsidTr="00CA4B35">
        <w:tc>
          <w:tcPr>
            <w:tcW w:w="985" w:type="dxa"/>
          </w:tcPr>
          <w:p w14:paraId="625A9A97" w14:textId="27DC8379" w:rsidR="00B01A78" w:rsidRDefault="00B01A78" w:rsidP="00AB4D6E">
            <w:r>
              <w:t>8</w:t>
            </w:r>
          </w:p>
        </w:tc>
        <w:tc>
          <w:tcPr>
            <w:tcW w:w="3780" w:type="dxa"/>
          </w:tcPr>
          <w:p w14:paraId="48E98556" w14:textId="7BF66293" w:rsidR="00B01A78" w:rsidRDefault="00B01A78" w:rsidP="00AB4D6E">
            <w:r>
              <w:t>Visitor Logs</w:t>
            </w:r>
          </w:p>
        </w:tc>
        <w:tc>
          <w:tcPr>
            <w:tcW w:w="1530" w:type="dxa"/>
          </w:tcPr>
          <w:p w14:paraId="36A8E2DF" w14:textId="77777777" w:rsidR="00B01A78" w:rsidRDefault="00B01A78" w:rsidP="00AB4D6E"/>
        </w:tc>
        <w:tc>
          <w:tcPr>
            <w:tcW w:w="2340" w:type="dxa"/>
          </w:tcPr>
          <w:p w14:paraId="41062246" w14:textId="77777777" w:rsidR="00B01A78" w:rsidRDefault="00B01A78" w:rsidP="00AB4D6E"/>
        </w:tc>
      </w:tr>
      <w:tr w:rsidR="00B01A78" w:rsidRPr="002F02EB" w14:paraId="19E6D174" w14:textId="77777777" w:rsidTr="00CA4B35">
        <w:tc>
          <w:tcPr>
            <w:tcW w:w="985" w:type="dxa"/>
          </w:tcPr>
          <w:p w14:paraId="6BE58A75" w14:textId="77777777" w:rsidR="00B01A78" w:rsidRDefault="00B01A78" w:rsidP="00AB4D6E"/>
        </w:tc>
        <w:tc>
          <w:tcPr>
            <w:tcW w:w="3780" w:type="dxa"/>
          </w:tcPr>
          <w:p w14:paraId="5FFDADC7" w14:textId="77777777" w:rsidR="00B01A78" w:rsidRDefault="00B01A78" w:rsidP="00AB4D6E"/>
        </w:tc>
        <w:tc>
          <w:tcPr>
            <w:tcW w:w="1530" w:type="dxa"/>
          </w:tcPr>
          <w:p w14:paraId="22008E20" w14:textId="77777777" w:rsidR="00B01A78" w:rsidRDefault="00B01A78" w:rsidP="00AB4D6E"/>
        </w:tc>
        <w:tc>
          <w:tcPr>
            <w:tcW w:w="2340" w:type="dxa"/>
          </w:tcPr>
          <w:p w14:paraId="0A592B82" w14:textId="77777777" w:rsidR="00B01A78" w:rsidRDefault="00B01A78" w:rsidP="00AB4D6E"/>
        </w:tc>
      </w:tr>
    </w:tbl>
    <w:p w14:paraId="233D11DE" w14:textId="54BE22CF" w:rsidR="00B01A78" w:rsidRDefault="00B01A78" w:rsidP="00EE73ED">
      <w:r>
        <w:t>Dome clearly has overlap with this set of CDs, but Dome has the bi-weeklies and R-series reports, while the CDs do not.</w:t>
      </w:r>
    </w:p>
    <w:p w14:paraId="18F6A1BD" w14:textId="77777777" w:rsidR="00B01A78" w:rsidRDefault="00B01A78" w:rsidP="00EE73ED"/>
    <w:p w14:paraId="211ED35C" w14:textId="2D36D104" w:rsidR="00EE73ED" w:rsidRDefault="00EE73ED" w:rsidP="00EE73ED">
      <w:r>
        <w:t>Reel 27 contains indices of the “series” docs.  The indices look contemporaneous, and appear to be the log of all doc numbers assigned, i.e. each series has an entry for every number between one and the last entry.  The table is typed, but not proofread too carefully – they’re full of typos.  Some of the doc numbers are listed as obsolete.  Others just give their titles as “Classified”.</w:t>
      </w:r>
    </w:p>
    <w:p w14:paraId="2AFD51C2" w14:textId="64D2EAD8" w:rsidR="00B01A78" w:rsidRDefault="00B01A78" w:rsidP="00EE73ED">
      <w:r>
        <w:t xml:space="preserve">None of the </w:t>
      </w:r>
      <w:r w:rsidR="00CA4B35">
        <w:t xml:space="preserve">M-, L-, E- </w:t>
      </w:r>
      <w:r>
        <w:t xml:space="preserve">indices seem to go beyond </w:t>
      </w:r>
      <w:r w:rsidR="00CA4B35">
        <w:t>about 1954 – that may be the point at which they stopped being MIT reports and started being Lincoln Labs reports.</w:t>
      </w:r>
    </w:p>
    <w:p w14:paraId="2666D0A8" w14:textId="1FB07C70" w:rsidR="00EE73ED" w:rsidRDefault="00EE73ED" w:rsidP="00EE73ED"/>
    <w:p w14:paraId="50A29B32" w14:textId="1EC1BCC2" w:rsidR="00CA4B35" w:rsidRDefault="00CA4B35" w:rsidP="00EE73ED">
      <w:r>
        <w:t>The 6D index</w:t>
      </w:r>
      <w:r w:rsidR="009C6729">
        <w:t>, which runs to 315 pages,</w:t>
      </w:r>
      <w:r>
        <w:t xml:space="preserve"> may be the compendium of </w:t>
      </w:r>
      <w:r w:rsidR="000C6BE7">
        <w:t>the Series</w:t>
      </w:r>
      <w:r>
        <w:t xml:space="preserve"> indices after Lincoln Labs was formed</w:t>
      </w:r>
      <w:r w:rsidR="009C6729">
        <w:t>, including the original MIT set</w:t>
      </w:r>
      <w:r w:rsidR="000C6BE7">
        <w:t xml:space="preserve">, i.e., it reports starting from M-1, with the same doc as the M-series index, but goes on much further.  (This doc appears to be a relatively clean scan, maybe </w:t>
      </w:r>
      <w:proofErr w:type="spellStart"/>
      <w:r w:rsidR="000C6BE7">
        <w:t>OCR’able</w:t>
      </w:r>
      <w:proofErr w:type="spellEnd"/>
      <w:r w:rsidR="000C6BE7">
        <w:t>)</w:t>
      </w:r>
    </w:p>
    <w:tbl>
      <w:tblPr>
        <w:tblStyle w:val="TableGrid"/>
        <w:tblW w:w="0" w:type="auto"/>
        <w:tblLook w:val="04A0" w:firstRow="1" w:lastRow="0" w:firstColumn="1" w:lastColumn="0" w:noHBand="0" w:noVBand="1"/>
      </w:tblPr>
      <w:tblGrid>
        <w:gridCol w:w="3116"/>
        <w:gridCol w:w="3117"/>
        <w:gridCol w:w="3117"/>
      </w:tblGrid>
      <w:tr w:rsidR="009C6729" w14:paraId="0B00E9D6" w14:textId="77777777" w:rsidTr="009C6729">
        <w:tc>
          <w:tcPr>
            <w:tcW w:w="3116" w:type="dxa"/>
          </w:tcPr>
          <w:p w14:paraId="5993FA7C" w14:textId="0CAB9FFB" w:rsidR="009C6729" w:rsidRDefault="000C6BE7" w:rsidP="00EE73ED">
            <w:r>
              <w:t>Series</w:t>
            </w:r>
          </w:p>
        </w:tc>
        <w:tc>
          <w:tcPr>
            <w:tcW w:w="3117" w:type="dxa"/>
          </w:tcPr>
          <w:p w14:paraId="1CFD5186" w14:textId="474165E9" w:rsidR="009C6729" w:rsidRDefault="009C6729" w:rsidP="00EE73ED">
            <w:r>
              <w:t>Highest number in index</w:t>
            </w:r>
          </w:p>
        </w:tc>
        <w:tc>
          <w:tcPr>
            <w:tcW w:w="3117" w:type="dxa"/>
          </w:tcPr>
          <w:p w14:paraId="3D2D396D" w14:textId="77777777" w:rsidR="009C6729" w:rsidRDefault="009C6729" w:rsidP="00EE73ED"/>
        </w:tc>
      </w:tr>
      <w:tr w:rsidR="009C6729" w14:paraId="1B3470B5" w14:textId="77777777" w:rsidTr="009C6729">
        <w:tc>
          <w:tcPr>
            <w:tcW w:w="3116" w:type="dxa"/>
          </w:tcPr>
          <w:p w14:paraId="3D17650C" w14:textId="123689AF" w:rsidR="009C6729" w:rsidRDefault="009C6729" w:rsidP="00EE73ED">
            <w:r>
              <w:t>M-Series</w:t>
            </w:r>
          </w:p>
        </w:tc>
        <w:tc>
          <w:tcPr>
            <w:tcW w:w="3117" w:type="dxa"/>
          </w:tcPr>
          <w:p w14:paraId="458C60F0" w14:textId="2BD95D10" w:rsidR="009C6729" w:rsidRDefault="009C6729" w:rsidP="00EE73ED">
            <w:r>
              <w:t>5344</w:t>
            </w:r>
          </w:p>
        </w:tc>
        <w:tc>
          <w:tcPr>
            <w:tcW w:w="3117" w:type="dxa"/>
          </w:tcPr>
          <w:p w14:paraId="356FC063" w14:textId="77777777" w:rsidR="009C6729" w:rsidRDefault="009C6729" w:rsidP="00EE73ED"/>
        </w:tc>
      </w:tr>
      <w:tr w:rsidR="009C6729" w14:paraId="6F69904E" w14:textId="77777777" w:rsidTr="009C6729">
        <w:tc>
          <w:tcPr>
            <w:tcW w:w="3116" w:type="dxa"/>
          </w:tcPr>
          <w:p w14:paraId="45D481F5" w14:textId="0BA61E33" w:rsidR="009C6729" w:rsidRDefault="009C6729" w:rsidP="00EE73ED">
            <w:r>
              <w:t>A-Series</w:t>
            </w:r>
          </w:p>
        </w:tc>
        <w:tc>
          <w:tcPr>
            <w:tcW w:w="3117" w:type="dxa"/>
          </w:tcPr>
          <w:p w14:paraId="048A624F" w14:textId="497468C6" w:rsidR="009C6729" w:rsidRDefault="009C6729" w:rsidP="00EE73ED">
            <w:r>
              <w:t>197</w:t>
            </w:r>
          </w:p>
        </w:tc>
        <w:tc>
          <w:tcPr>
            <w:tcW w:w="3117" w:type="dxa"/>
          </w:tcPr>
          <w:p w14:paraId="4BEA1D0E" w14:textId="77777777" w:rsidR="009C6729" w:rsidRDefault="009C6729" w:rsidP="00EE73ED"/>
        </w:tc>
      </w:tr>
      <w:tr w:rsidR="009C6729" w14:paraId="19E07E7D" w14:textId="77777777" w:rsidTr="009C6729">
        <w:tc>
          <w:tcPr>
            <w:tcW w:w="3116" w:type="dxa"/>
          </w:tcPr>
          <w:p w14:paraId="3FD1E198" w14:textId="5AA40B64" w:rsidR="009C6729" w:rsidRDefault="009C6729" w:rsidP="00EE73ED">
            <w:r>
              <w:t>E-Series</w:t>
            </w:r>
          </w:p>
        </w:tc>
        <w:tc>
          <w:tcPr>
            <w:tcW w:w="3117" w:type="dxa"/>
          </w:tcPr>
          <w:p w14:paraId="71C8555D" w14:textId="2D8377FC" w:rsidR="009C6729" w:rsidRDefault="009C6729" w:rsidP="00EE73ED">
            <w:r>
              <w:t>E-1 to E-567, then a gap, then E-2000 to E-2024</w:t>
            </w:r>
          </w:p>
        </w:tc>
        <w:tc>
          <w:tcPr>
            <w:tcW w:w="3117" w:type="dxa"/>
          </w:tcPr>
          <w:p w14:paraId="2D7FC620" w14:textId="77777777" w:rsidR="009C6729" w:rsidRDefault="009C6729" w:rsidP="00EE73ED"/>
        </w:tc>
      </w:tr>
    </w:tbl>
    <w:p w14:paraId="2AED6BCC" w14:textId="77777777" w:rsidR="009C6729" w:rsidRDefault="009C6729" w:rsidP="00EE73ED"/>
    <w:p w14:paraId="00C520B6" w14:textId="17182566" w:rsidR="00CA4B35" w:rsidRDefault="00DE75EB" w:rsidP="00EE73ED">
      <w:r>
        <w:t>Declassified Documents</w:t>
      </w:r>
    </w:p>
    <w:p w14:paraId="145F685D" w14:textId="7D60EC09" w:rsidR="00DE75EB" w:rsidRDefault="00DE75EB" w:rsidP="00EE73ED">
      <w:r>
        <w:t>Reel 26 contains a series of documents that were declassified in 1960.</w:t>
      </w:r>
    </w:p>
    <w:p w14:paraId="0E8C59A0" w14:textId="77777777" w:rsidR="00DE75EB" w:rsidRDefault="00DE75EB" w:rsidP="00DE75EB">
      <w:r>
        <w:lastRenderedPageBreak/>
        <w:t>L-135 – “Comments on BTL Report #3 to ARDC” “The Ground Environment Problem in Air Defense:</w:t>
      </w:r>
    </w:p>
    <w:p w14:paraId="0A4C1494" w14:textId="15E95D8A" w:rsidR="00DE75EB" w:rsidRDefault="00DE75EB" w:rsidP="00DE75EB">
      <w:r>
        <w:t>An Appraisal of the Lincoln Transition System”, Jan 26, 1954, 24 pages.</w:t>
      </w:r>
    </w:p>
    <w:p w14:paraId="4EF3FF38" w14:textId="40C3A902" w:rsidR="00DE75EB" w:rsidRDefault="00DE75EB" w:rsidP="00DE75EB">
      <w:pPr>
        <w:pStyle w:val="ListParagraph"/>
        <w:numPr>
          <w:ilvl w:val="0"/>
          <w:numId w:val="10"/>
        </w:numPr>
      </w:pPr>
      <w:r>
        <w:t xml:space="preserve">This doc seems to be Lincoln’s response to Bell Labs criticism of the Lincoln plan for air defense, conceding some points and contesting others.  </w:t>
      </w:r>
    </w:p>
    <w:p w14:paraId="77A88E29" w14:textId="6712FC07" w:rsidR="00DE75EB" w:rsidRDefault="00DE75EB" w:rsidP="002C1952">
      <w:r>
        <w:t xml:space="preserve">L-84 gives the </w:t>
      </w:r>
      <w:r w:rsidR="00247B3C">
        <w:t>estimate of cost and delivery for the “initial sector” of Transition System for Air Defense</w:t>
      </w:r>
    </w:p>
    <w:p w14:paraId="5E5B9958" w14:textId="7B16A805" w:rsidR="00247B3C" w:rsidRDefault="00247B3C" w:rsidP="002C1952"/>
    <w:p w14:paraId="2F38CCF7" w14:textId="3E7B32D3" w:rsidR="00247B3C" w:rsidRDefault="00247B3C" w:rsidP="002C1952">
      <w:r>
        <w:t xml:space="preserve">Many of the docs in this series are simply </w:t>
      </w:r>
      <w:proofErr w:type="gramStart"/>
      <w:r>
        <w:t>one or two page</w:t>
      </w:r>
      <w:proofErr w:type="gramEnd"/>
      <w:r>
        <w:t xml:space="preserve"> supplements to Biweeklies, adding a bit of detail about interactions with </w:t>
      </w:r>
      <w:proofErr w:type="spellStart"/>
      <w:r>
        <w:t>Bomarc</w:t>
      </w:r>
      <w:proofErr w:type="spellEnd"/>
      <w:r>
        <w:t xml:space="preserve"> F-99 Interceptor teams at Boeing.</w:t>
      </w:r>
    </w:p>
    <w:p w14:paraId="515FBFA5" w14:textId="77777777" w:rsidR="00247B3C" w:rsidRDefault="00247B3C" w:rsidP="002C1952"/>
    <w:p w14:paraId="696FBAE5" w14:textId="5169F906" w:rsidR="00EE73ED" w:rsidRDefault="00DE75EB" w:rsidP="002C1952">
      <w:r>
        <w:t xml:space="preserve">Oddly, the content of some of the </w:t>
      </w:r>
      <w:r w:rsidR="00247B3C">
        <w:t xml:space="preserve">documents on the </w:t>
      </w:r>
      <w:r>
        <w:t xml:space="preserve">“declassified” </w:t>
      </w:r>
      <w:r w:rsidR="00247B3C">
        <w:t>CD are marked as:</w:t>
      </w:r>
      <w:r>
        <w:t xml:space="preserve">  </w:t>
      </w:r>
      <w:r>
        <w:rPr>
          <w:noProof/>
        </w:rPr>
        <w:drawing>
          <wp:inline distT="0" distB="0" distL="0" distR="0" wp14:anchorId="48184B57" wp14:editId="670F1388">
            <wp:extent cx="4152900" cy="1809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52900" cy="180975"/>
                    </a:xfrm>
                    <a:prstGeom prst="rect">
                      <a:avLst/>
                    </a:prstGeom>
                  </pic:spPr>
                </pic:pic>
              </a:graphicData>
            </a:graphic>
          </wp:inline>
        </w:drawing>
      </w:r>
    </w:p>
    <w:p w14:paraId="19EE435E" w14:textId="77777777" w:rsidR="00624AA2" w:rsidRDefault="00624AA2" w:rsidP="002C1952"/>
    <w:p w14:paraId="3F98E39C" w14:textId="77777777" w:rsidR="002C1952" w:rsidRDefault="002C1952" w:rsidP="002C1952"/>
    <w:p w14:paraId="67609FFA" w14:textId="2BE7B538" w:rsidR="002C1952" w:rsidRDefault="002C1952" w:rsidP="002C1952">
      <w:r w:rsidRPr="00323260">
        <w:rPr>
          <w:i/>
        </w:rPr>
        <w:t>List of M-Series Memorandums- M-1 thru M-2608.pdf</w:t>
      </w:r>
      <w:r>
        <w:t xml:space="preserve"> gives the title of every single M-series doc (at least 230 of which are just listed as </w:t>
      </w:r>
      <w:r w:rsidRPr="00501984">
        <w:rPr>
          <w:rFonts w:ascii="Special Elite" w:hAnsi="Special Elite"/>
        </w:rPr>
        <w:t>(Classified</w:t>
      </w:r>
      <w:proofErr w:type="gramStart"/>
      <w:r w:rsidRPr="00501984">
        <w:rPr>
          <w:rFonts w:ascii="Special Elite" w:hAnsi="Special Elite"/>
        </w:rPr>
        <w:t>)</w:t>
      </w:r>
      <w:r>
        <w:t xml:space="preserve"> )</w:t>
      </w:r>
      <w:proofErr w:type="gramEnd"/>
    </w:p>
    <w:p w14:paraId="731FDE5D" w14:textId="28A27864" w:rsidR="00212330" w:rsidRDefault="00212330" w:rsidP="002C1952"/>
    <w:p w14:paraId="7BF16FAA" w14:textId="4D57E1BB" w:rsidR="00212330" w:rsidRDefault="00212330" w:rsidP="002C1952">
      <w:r>
        <w:t xml:space="preserve">M-2835 </w:t>
      </w:r>
      <w:r w:rsidR="006C78D1">
        <w:t>i</w:t>
      </w:r>
      <w:r>
        <w:t xml:space="preserve">s </w:t>
      </w:r>
      <w:r w:rsidR="006C78D1" w:rsidRPr="006C78D1">
        <w:rPr>
          <w:rFonts w:ascii="Special Elite" w:hAnsi="Special Elite"/>
          <w:i/>
        </w:rPr>
        <w:t>BIWEEKLY REPORT FOR MAY 21, 1954</w:t>
      </w:r>
      <w:r w:rsidR="006C78D1">
        <w:rPr>
          <w:rFonts w:ascii="Special Elite" w:hAnsi="Special Elite"/>
        </w:rPr>
        <w:t>,</w:t>
      </w:r>
      <w:r w:rsidR="006C78D1">
        <w:t xml:space="preserve"> </w:t>
      </w:r>
      <w:r>
        <w:t xml:space="preserve">a biweekly that spends quite a bit of ink on </w:t>
      </w:r>
      <w:r w:rsidR="006C78D1">
        <w:t xml:space="preserve">Cape Cod software planning and division of work, both for Whirlwind and transitioning to XD-1.  Names </w:t>
      </w:r>
      <w:proofErr w:type="spellStart"/>
      <w:r w:rsidR="006C78D1">
        <w:t>names</w:t>
      </w:r>
      <w:proofErr w:type="spellEnd"/>
      <w:r w:rsidR="006C78D1">
        <w:t xml:space="preserve"> of who’s responsible for what.</w:t>
      </w:r>
    </w:p>
    <w:p w14:paraId="3F7BA863" w14:textId="05F7B58F" w:rsidR="006C78D1" w:rsidRDefault="006C78D1" w:rsidP="002C1952"/>
    <w:p w14:paraId="0AFCEF64" w14:textId="50E59783" w:rsidR="006C78D1" w:rsidRDefault="008C2198" w:rsidP="00DF6652">
      <w:pPr>
        <w:pStyle w:val="Heading2"/>
      </w:pPr>
      <w:bookmarkStart w:id="40" w:name="_Toc193914322"/>
      <w:r>
        <w:t>Notes on</w:t>
      </w:r>
      <w:r w:rsidR="00DF6652">
        <w:t xml:space="preserve"> MITRE Docs</w:t>
      </w:r>
      <w:bookmarkEnd w:id="40"/>
    </w:p>
    <w:p w14:paraId="050C7674" w14:textId="2E13BBE0" w:rsidR="00DF6652" w:rsidRDefault="00DF6652" w:rsidP="002C1952"/>
    <w:p w14:paraId="2D703899" w14:textId="1ECD26FE" w:rsidR="00480458" w:rsidRDefault="00480458" w:rsidP="00480458">
      <w:pPr>
        <w:pStyle w:val="Heading4"/>
      </w:pPr>
      <w:r>
        <w:t xml:space="preserve">L-21 - </w:t>
      </w:r>
      <w:r w:rsidRPr="00480458">
        <w:t>ANALYSIS OF DIGITAL COM</w:t>
      </w:r>
      <w:r>
        <w:t>PUTER</w:t>
      </w:r>
      <w:r w:rsidRPr="00480458">
        <w:t xml:space="preserve"> </w:t>
      </w:r>
      <w:r>
        <w:t>LABOR</w:t>
      </w:r>
      <w:r w:rsidRPr="00480458">
        <w:t>ATOR</w:t>
      </w:r>
      <w:r>
        <w:t xml:space="preserve">Y </w:t>
      </w:r>
      <w:r>
        <w:rPr>
          <w:rFonts w:ascii="Courier Std" w:hAnsi="Courier Std" w:cs="Courier Std"/>
          <w:sz w:val="18"/>
          <w:szCs w:val="18"/>
        </w:rPr>
        <w:t>PROP</w:t>
      </w:r>
      <w:r w:rsidRPr="00480458">
        <w:rPr>
          <w:rFonts w:ascii="Courier Std" w:hAnsi="Courier Std" w:cs="Courier Std"/>
          <w:sz w:val="18"/>
          <w:szCs w:val="18"/>
        </w:rPr>
        <w:t>OSED 1950-51 BUDGET</w:t>
      </w:r>
    </w:p>
    <w:p w14:paraId="1E35CF2E" w14:textId="677A1F80" w:rsidR="00DF6652" w:rsidRDefault="00480458" w:rsidP="002C1952">
      <w:r>
        <w:t>77 pages on budget analysis</w:t>
      </w:r>
    </w:p>
    <w:p w14:paraId="790B87FF" w14:textId="4A6D333A" w:rsidR="0070707E" w:rsidRDefault="00F97540" w:rsidP="002C1952">
      <w:r>
        <w:t xml:space="preserve">PDF </w:t>
      </w:r>
      <w:proofErr w:type="spellStart"/>
      <w:r>
        <w:t>pg</w:t>
      </w:r>
      <w:proofErr w:type="spellEnd"/>
      <w:r>
        <w:t xml:space="preserve"> 12-13 cite everyone else’s (ENIAC, IBM SSEC, </w:t>
      </w:r>
      <w:proofErr w:type="spellStart"/>
      <w:r>
        <w:t>etc</w:t>
      </w:r>
      <w:proofErr w:type="spellEnd"/>
      <w:r>
        <w:t>) bad reliability records for why more money must be focused on reliability engineering.</w:t>
      </w:r>
    </w:p>
    <w:p w14:paraId="2B838337" w14:textId="345C93A2" w:rsidR="00F97540" w:rsidRDefault="0070707E" w:rsidP="0070707E">
      <w:pPr>
        <w:pStyle w:val="Heading3"/>
      </w:pPr>
      <w:bookmarkStart w:id="41" w:name="_Toc193914323"/>
      <w:r>
        <w:t>Quarterly Reports</w:t>
      </w:r>
      <w:bookmarkEnd w:id="41"/>
    </w:p>
    <w:p w14:paraId="5E988F08" w14:textId="7FDEA7AA" w:rsidR="007728C2" w:rsidRDefault="007728C2" w:rsidP="007728C2"/>
    <w:p w14:paraId="0D8E6B15" w14:textId="5D618DD3" w:rsidR="007728C2" w:rsidRDefault="007728C2" w:rsidP="007728C2">
      <w:pPr>
        <w:pStyle w:val="Heading4"/>
      </w:pPr>
      <w:r>
        <w:t>Reel_17/</w:t>
      </w:r>
      <w:r w:rsidRPr="007728C2">
        <w:t xml:space="preserve"> Summary Report No. 1_Vol 1_1946</w:t>
      </w:r>
      <w:r>
        <w:t xml:space="preserve"> </w:t>
      </w:r>
      <w:r w:rsidRPr="007728C2">
        <w:t>04</w:t>
      </w:r>
    </w:p>
    <w:p w14:paraId="1BD32064" w14:textId="6432ADBE" w:rsidR="007728C2" w:rsidRDefault="007728C2" w:rsidP="007728C2">
      <w:r>
        <w:t>April 1946</w:t>
      </w:r>
    </w:p>
    <w:p w14:paraId="074034EF" w14:textId="7C0F2B47" w:rsidR="007728C2" w:rsidRDefault="007728C2" w:rsidP="007728C2">
      <w:r>
        <w:t>Considerable background on aircraft simulation and comparisons of Analog and Digital simulation techniques, including the use of electro-mechanical devices such as servo-controlled potentiometers for multiplication.</w:t>
      </w:r>
    </w:p>
    <w:p w14:paraId="6CFC34AE" w14:textId="41B1CBB9" w:rsidR="007728C2" w:rsidRDefault="007728C2" w:rsidP="007728C2"/>
    <w:p w14:paraId="4B6BA427" w14:textId="4A4A2095" w:rsidR="007728C2" w:rsidRDefault="007728C2" w:rsidP="007728C2">
      <w:pPr>
        <w:pStyle w:val="Heading4"/>
      </w:pPr>
      <w:r>
        <w:t>Reel_17/</w:t>
      </w:r>
      <w:r w:rsidRPr="007728C2">
        <w:t xml:space="preserve"> Summary Report No. </w:t>
      </w:r>
      <w:r w:rsidR="00BD710D">
        <w:t>2</w:t>
      </w:r>
      <w:r w:rsidRPr="007728C2">
        <w:t>_Vol 1_194</w:t>
      </w:r>
      <w:r w:rsidR="00BD710D">
        <w:t>7</w:t>
      </w:r>
      <w:r>
        <w:t xml:space="preserve"> </w:t>
      </w:r>
      <w:r w:rsidR="00BD710D">
        <w:t>11</w:t>
      </w:r>
    </w:p>
    <w:p w14:paraId="5CE1544B" w14:textId="7C197C8D" w:rsidR="007728C2" w:rsidRDefault="00BD710D" w:rsidP="007728C2">
      <w:r>
        <w:t>Nov 1947</w:t>
      </w:r>
    </w:p>
    <w:p w14:paraId="1483A616" w14:textId="5623631B" w:rsidR="007728C2" w:rsidRDefault="007728C2" w:rsidP="007728C2">
      <w:r>
        <w:t>The report gives the basic outline of Whirlwind I, with a prediction that it’s just a prototype for Whirlwind II, to be designed with 40-bit words.</w:t>
      </w:r>
      <w:r w:rsidR="004608BD">
        <w:t xml:space="preserve">  The report </w:t>
      </w:r>
      <w:r w:rsidR="004114AF">
        <w:t>is packaged as 22 volumes on various WW topics(!)</w:t>
      </w:r>
    </w:p>
    <w:p w14:paraId="726388B0" w14:textId="3E7CF9C0" w:rsidR="007728C2" w:rsidRDefault="007728C2" w:rsidP="007728C2">
      <w:r>
        <w:t xml:space="preserve">Much of the </w:t>
      </w:r>
      <w:r w:rsidR="004114AF">
        <w:t xml:space="preserve">V1 </w:t>
      </w:r>
      <w:r>
        <w:t>document is defense of the various design decisions</w:t>
      </w:r>
    </w:p>
    <w:p w14:paraId="23CDABE1" w14:textId="7A5AC70F" w:rsidR="007728C2" w:rsidRDefault="007728C2" w:rsidP="007728C2">
      <w:pPr>
        <w:pStyle w:val="ListParagraph"/>
        <w:numPr>
          <w:ilvl w:val="0"/>
          <w:numId w:val="10"/>
        </w:numPr>
      </w:pPr>
      <w:r>
        <w:t>Parallel vs Serial</w:t>
      </w:r>
    </w:p>
    <w:p w14:paraId="07937168" w14:textId="1B274972" w:rsidR="007728C2" w:rsidRDefault="0071457A" w:rsidP="007728C2">
      <w:pPr>
        <w:pStyle w:val="ListParagraph"/>
        <w:numPr>
          <w:ilvl w:val="0"/>
          <w:numId w:val="10"/>
        </w:numPr>
      </w:pPr>
      <w:r>
        <w:t>Electrostatic vs Mercury Delay Lines</w:t>
      </w:r>
    </w:p>
    <w:p w14:paraId="4D394B0B" w14:textId="22C3D6A3" w:rsidR="0071457A" w:rsidRDefault="0071457A" w:rsidP="0071457A">
      <w:r>
        <w:lastRenderedPageBreak/>
        <w:t xml:space="preserve">In discussing the storage tubes, they credit RCA </w:t>
      </w:r>
      <w:proofErr w:type="spellStart"/>
      <w:r>
        <w:t>Selectron</w:t>
      </w:r>
      <w:proofErr w:type="spellEnd"/>
      <w:r>
        <w:t xml:space="preserve"> for the “low-velocity flooding” idea.</w:t>
      </w:r>
    </w:p>
    <w:p w14:paraId="78FC510B" w14:textId="6F782EDD" w:rsidR="0071457A" w:rsidRDefault="0071457A" w:rsidP="007728C2">
      <w:r>
        <w:t xml:space="preserve">The report includes a preliminary floor plan of the machine.  (Including space reserved for “Mechanical to Binary Conversion” (!?; pdf </w:t>
      </w:r>
      <w:proofErr w:type="spellStart"/>
      <w:r>
        <w:t>pg</w:t>
      </w:r>
      <w:proofErr w:type="spellEnd"/>
      <w:r>
        <w:t xml:space="preserve"> 42). </w:t>
      </w:r>
    </w:p>
    <w:p w14:paraId="70AACA42" w14:textId="631A52A7" w:rsidR="00FA169E" w:rsidRDefault="00FA169E" w:rsidP="007728C2">
      <w:r>
        <w:t xml:space="preserve">The </w:t>
      </w:r>
      <w:proofErr w:type="spellStart"/>
      <w:r>
        <w:t>Flexowriter</w:t>
      </w:r>
      <w:proofErr w:type="spellEnd"/>
      <w:r>
        <w:t xml:space="preserve"> doesn’t seem to have appeared yet; the plan only anticipates a decimal keyboard and paper tape or optical film storage for programs.</w:t>
      </w:r>
    </w:p>
    <w:p w14:paraId="09C0F8E3" w14:textId="6B875DEE" w:rsidR="0071457A" w:rsidRDefault="0071457A" w:rsidP="007728C2">
      <w:r>
        <w:t>Interesting that they make mention several times of keyboards specifically for decimal digit entry (which of course were not built).</w:t>
      </w:r>
    </w:p>
    <w:p w14:paraId="41829BEB" w14:textId="3652F3CF" w:rsidR="007728C2" w:rsidRDefault="007728C2" w:rsidP="007728C2">
      <w:r>
        <w:t>This report thanks John von Neumann and Herman Goldstine for “especially helpful” discussions in deciding on the Digital Computer direction.</w:t>
      </w:r>
      <w:r w:rsidR="00EB6DB7">
        <w:t xml:space="preserve"> (pdf </w:t>
      </w:r>
      <w:proofErr w:type="spellStart"/>
      <w:r w:rsidR="00EB6DB7">
        <w:t>pg</w:t>
      </w:r>
      <w:proofErr w:type="spellEnd"/>
      <w:r w:rsidR="00EB6DB7">
        <w:t xml:space="preserve"> 29).</w:t>
      </w:r>
      <w:r>
        <w:br/>
      </w:r>
    </w:p>
    <w:p w14:paraId="20C84D22" w14:textId="1D12F055" w:rsidR="007728C2" w:rsidRDefault="00565D4C" w:rsidP="007728C2">
      <w:r>
        <w:t>Applications outlined in this report:</w:t>
      </w:r>
    </w:p>
    <w:p w14:paraId="7A9A9EC7" w14:textId="08DB67D0" w:rsidR="00565D4C" w:rsidRDefault="00565D4C" w:rsidP="00565D4C">
      <w:pPr>
        <w:pStyle w:val="ListParagraph"/>
        <w:numPr>
          <w:ilvl w:val="0"/>
          <w:numId w:val="10"/>
        </w:numPr>
      </w:pPr>
      <w:r>
        <w:t>Aircraft simulation</w:t>
      </w:r>
    </w:p>
    <w:p w14:paraId="642A3EF2" w14:textId="4913CF8D" w:rsidR="00565D4C" w:rsidRDefault="00565D4C" w:rsidP="00565D4C">
      <w:pPr>
        <w:pStyle w:val="ListParagraph"/>
        <w:numPr>
          <w:ilvl w:val="0"/>
          <w:numId w:val="10"/>
        </w:numPr>
      </w:pPr>
      <w:r>
        <w:t>Air traffic control (described in some detail)</w:t>
      </w:r>
    </w:p>
    <w:p w14:paraId="4DAD9E96" w14:textId="45C2B43A" w:rsidR="00565D4C" w:rsidRDefault="00565D4C" w:rsidP="00565D4C">
      <w:pPr>
        <w:pStyle w:val="ListParagraph"/>
        <w:numPr>
          <w:ilvl w:val="0"/>
          <w:numId w:val="10"/>
        </w:numPr>
      </w:pPr>
      <w:r>
        <w:t>Air Force ‘book keeping and logistics’ computer [which the report said they weren’t going to work on]</w:t>
      </w:r>
    </w:p>
    <w:p w14:paraId="5A879923" w14:textId="464E1DD2" w:rsidR="00565D4C" w:rsidRDefault="00565D4C" w:rsidP="00565D4C">
      <w:pPr>
        <w:pStyle w:val="ListParagraph"/>
        <w:numPr>
          <w:ilvl w:val="0"/>
          <w:numId w:val="10"/>
        </w:numPr>
      </w:pPr>
      <w:r>
        <w:t>Army and Navy War College Tactical Simulator</w:t>
      </w:r>
    </w:p>
    <w:p w14:paraId="3DDAD07D" w14:textId="7A663A72" w:rsidR="00565D4C" w:rsidRDefault="00565D4C" w:rsidP="00565D4C">
      <w:pPr>
        <w:pStyle w:val="ListParagraph"/>
        <w:numPr>
          <w:ilvl w:val="0"/>
          <w:numId w:val="10"/>
        </w:numPr>
      </w:pPr>
      <w:r>
        <w:t>Guided Missile Data Reduction – evaluating data collected from guided missile telemetry [I wonder if this evolved to Doug Ross’s Data Reduction problem?  I don’t understand the point yet, and this report doesn’t go into much detail]</w:t>
      </w:r>
    </w:p>
    <w:p w14:paraId="3EDD29A4" w14:textId="1D10AC33" w:rsidR="00565D4C" w:rsidRPr="007728C2" w:rsidRDefault="00565D4C" w:rsidP="00565D4C">
      <w:pPr>
        <w:pStyle w:val="ListParagraph"/>
        <w:numPr>
          <w:ilvl w:val="0"/>
          <w:numId w:val="10"/>
        </w:numPr>
      </w:pPr>
      <w:r>
        <w:t>The Census Problem(!).  (This seems like an out-of-the-blue request from some gov’t agency; the WW response is paraphrased as “we have a very general machine with capabilities for sorting and collating, with film for mass storage, and we could add alpha-numeric character handling with really no sweat at all.  But we’re not doing it.”)</w:t>
      </w:r>
    </w:p>
    <w:p w14:paraId="02B82BA5" w14:textId="22D4514B" w:rsidR="00480458" w:rsidRDefault="00150446" w:rsidP="00150446">
      <w:pPr>
        <w:pStyle w:val="Heading4"/>
      </w:pPr>
      <w:r>
        <w:t>Reel_22/Summary_Report_No._</w:t>
      </w:r>
      <w:proofErr w:type="gramStart"/>
      <w:r>
        <w:t>35,_</w:t>
      </w:r>
      <w:proofErr w:type="gramEnd"/>
      <w:r>
        <w:t>Third_Quarter_1953</w:t>
      </w:r>
    </w:p>
    <w:p w14:paraId="463F666A" w14:textId="59C62869" w:rsidR="00150446" w:rsidRDefault="00150446" w:rsidP="00150446">
      <w:r>
        <w:t>This doc gives several paragraphs on each project being worked during the quarter, indexed by project number.</w:t>
      </w:r>
    </w:p>
    <w:p w14:paraId="22092A59" w14:textId="1D54DD5D" w:rsidR="00150446" w:rsidRDefault="00150446" w:rsidP="00150446">
      <w:r>
        <w:t>It also records the exact dates at which the two Core Storage banks were installed</w:t>
      </w:r>
      <w:r w:rsidR="00540112">
        <w:t xml:space="preserve"> -- Aug 8 and Sept 5, 1953.  (see pdf-</w:t>
      </w:r>
      <w:proofErr w:type="spellStart"/>
      <w:r w:rsidR="00540112">
        <w:t>pg</w:t>
      </w:r>
      <w:proofErr w:type="spellEnd"/>
      <w:r w:rsidR="00540112">
        <w:t xml:space="preserve"> 17, MIT </w:t>
      </w:r>
      <w:proofErr w:type="spellStart"/>
      <w:r w:rsidR="00540112">
        <w:t>pg</w:t>
      </w:r>
      <w:proofErr w:type="spellEnd"/>
      <w:r w:rsidR="00540112">
        <w:t xml:space="preserve"> 32)</w:t>
      </w:r>
    </w:p>
    <w:p w14:paraId="3F6D5036" w14:textId="5FAB0F51" w:rsidR="00150446" w:rsidRDefault="00150446" w:rsidP="00150446"/>
    <w:p w14:paraId="40777F40" w14:textId="5BBD07D5" w:rsidR="00150446" w:rsidRDefault="00150446" w:rsidP="00150446">
      <w:r>
        <w:t>It also gives some detail on development of the Summer Session virtual computer.  (The report was written after the actual summer session had taken place, with 106 students in attendance)</w:t>
      </w:r>
    </w:p>
    <w:p w14:paraId="4052FC9E" w14:textId="3DAA696B" w:rsidR="00150446" w:rsidRDefault="00540112" w:rsidP="00150446">
      <w:r>
        <w:t>The final section of the doc gives a summary of the Summer Session virtual machine in a couple of pages.</w:t>
      </w:r>
    </w:p>
    <w:p w14:paraId="7675F93F" w14:textId="26A2ADB4" w:rsidR="00150446" w:rsidRDefault="00150446" w:rsidP="00150446"/>
    <w:p w14:paraId="49EE9E98" w14:textId="28332AA8" w:rsidR="00B84390" w:rsidRDefault="00B84390" w:rsidP="00B84390">
      <w:pPr>
        <w:pStyle w:val="Heading4"/>
      </w:pPr>
      <w:r>
        <w:t>Reel_23/Summary_Report_No._</w:t>
      </w:r>
      <w:proofErr w:type="gramStart"/>
      <w:r>
        <w:t>46,_</w:t>
      </w:r>
      <w:proofErr w:type="gramEnd"/>
      <w:r>
        <w:t>Second_Quarter_1956</w:t>
      </w:r>
    </w:p>
    <w:p w14:paraId="4DF82DE5" w14:textId="398E7D84" w:rsidR="00B84390" w:rsidRDefault="00B84390" w:rsidP="00B84390">
      <w:r>
        <w:t>Wow, Problem 126, Data Reduction for the Servo Lab, must have been a big one… it was mentioned in Q3 1953, and it's still there in Q2 1956.</w:t>
      </w:r>
    </w:p>
    <w:p w14:paraId="2A71F9C9" w14:textId="597D5F02" w:rsidR="00B84390" w:rsidRDefault="00B84390" w:rsidP="00B84390">
      <w:r>
        <w:t xml:space="preserve">One innovation during this period was the use of </w:t>
      </w:r>
      <w:proofErr w:type="spellStart"/>
      <w:r>
        <w:t>Flexowriter</w:t>
      </w:r>
      <w:proofErr w:type="spellEnd"/>
      <w:r>
        <w:t xml:space="preserve"> as an input device for the Data Reduction problem.  Somehow, the problem requires interaction between the user and the machine, so it's oscilloscope and keyboard.</w:t>
      </w:r>
    </w:p>
    <w:p w14:paraId="39B2C630" w14:textId="132068C9" w:rsidR="00B84390" w:rsidRDefault="00B84390" w:rsidP="00B84390">
      <w:r>
        <w:t xml:space="preserve">As long as they're at it, they'll attach the </w:t>
      </w:r>
      <w:proofErr w:type="spellStart"/>
      <w:r>
        <w:t>flexo</w:t>
      </w:r>
      <w:proofErr w:type="spellEnd"/>
      <w:r>
        <w:t xml:space="preserve"> to the Director program to run jobs.  Predicted to be available by 4 July 1956</w:t>
      </w:r>
    </w:p>
    <w:p w14:paraId="7F79E158" w14:textId="0719155A" w:rsidR="00B84390" w:rsidRDefault="00B84390" w:rsidP="00B84390"/>
    <w:p w14:paraId="19FD4A3E" w14:textId="180B44CD" w:rsidR="00884CE0" w:rsidRDefault="00884CE0" w:rsidP="00884CE0">
      <w:pPr>
        <w:pStyle w:val="Heading4"/>
      </w:pPr>
      <w:r>
        <w:t>Reel_23/</w:t>
      </w:r>
      <w:r w:rsidRPr="00684F2D">
        <w:t>Summary_Report_No._</w:t>
      </w:r>
      <w:proofErr w:type="gramStart"/>
      <w:r w:rsidRPr="00684F2D">
        <w:t>4</w:t>
      </w:r>
      <w:r>
        <w:t>7</w:t>
      </w:r>
      <w:r w:rsidRPr="00684F2D">
        <w:t>,_</w:t>
      </w:r>
      <w:proofErr w:type="gramEnd"/>
      <w:r>
        <w:t>Third</w:t>
      </w:r>
      <w:r w:rsidRPr="00684F2D">
        <w:t>_Quarter_195</w:t>
      </w:r>
      <w:r>
        <w:t>6</w:t>
      </w:r>
    </w:p>
    <w:p w14:paraId="6854D85D" w14:textId="61D44A17" w:rsidR="00884CE0" w:rsidRDefault="00E00FF1" w:rsidP="00B84390">
      <w:r>
        <w:t>Dat</w:t>
      </w:r>
      <w:r w:rsidR="008C0B95">
        <w:t>ed September 16</w:t>
      </w:r>
      <w:r>
        <w:t>, 1956</w:t>
      </w:r>
    </w:p>
    <w:p w14:paraId="361A8C33" w14:textId="77777777" w:rsidR="00E00FF1" w:rsidRDefault="00E00FF1" w:rsidP="00B84390"/>
    <w:p w14:paraId="5D2B4945" w14:textId="774279C4" w:rsidR="003247DA" w:rsidRDefault="003247DA" w:rsidP="00B84390">
      <w:r>
        <w:t>This report is unusual in that it marks the end of ONR funding, and contains "Final Reports" for a number of problems.</w:t>
      </w:r>
    </w:p>
    <w:p w14:paraId="4C463AB4" w14:textId="77777777" w:rsidR="003247DA" w:rsidRDefault="003247DA" w:rsidP="00B84390"/>
    <w:p w14:paraId="1CC49E4C" w14:textId="41F44A4B" w:rsidR="003247DA" w:rsidRDefault="003247DA" w:rsidP="00B84390">
      <w:r>
        <w:t>No mention of "increased memory" as part of Problem 126, Data Reduction</w:t>
      </w:r>
    </w:p>
    <w:p w14:paraId="77C84980" w14:textId="77777777" w:rsidR="003247DA" w:rsidRDefault="003247DA" w:rsidP="00B84390"/>
    <w:p w14:paraId="460E2159" w14:textId="7940AA95" w:rsidR="00684F2D" w:rsidRDefault="00684F2D" w:rsidP="00684F2D">
      <w:pPr>
        <w:pStyle w:val="Heading4"/>
      </w:pPr>
      <w:bookmarkStart w:id="42" w:name="_Ref51917663"/>
      <w:r>
        <w:t>Reel_23/</w:t>
      </w:r>
      <w:r w:rsidRPr="00684F2D">
        <w:t>Summary_Report_No._</w:t>
      </w:r>
      <w:proofErr w:type="gramStart"/>
      <w:r w:rsidRPr="00684F2D">
        <w:t>4</w:t>
      </w:r>
      <w:r>
        <w:t>8</w:t>
      </w:r>
      <w:r w:rsidRPr="00684F2D">
        <w:t>,_</w:t>
      </w:r>
      <w:proofErr w:type="gramEnd"/>
      <w:r w:rsidRPr="00684F2D">
        <w:t>F</w:t>
      </w:r>
      <w:r>
        <w:t>ourth</w:t>
      </w:r>
      <w:r w:rsidRPr="00684F2D">
        <w:t>_Quarter_195</w:t>
      </w:r>
      <w:r>
        <w:t>6</w:t>
      </w:r>
      <w:bookmarkEnd w:id="42"/>
    </w:p>
    <w:p w14:paraId="6DC8A927" w14:textId="4D320A30" w:rsidR="00684F2D" w:rsidRDefault="00684F2D" w:rsidP="00684F2D">
      <w:r>
        <w:t>September 17, 1956 to December 23, 19</w:t>
      </w:r>
      <w:r w:rsidR="000A4DA5">
        <w:t>5</w:t>
      </w:r>
      <w:r>
        <w:t>6</w:t>
      </w:r>
    </w:p>
    <w:p w14:paraId="13BDAFAD" w14:textId="6F094A53" w:rsidR="000A4DA5" w:rsidRDefault="000A4DA5" w:rsidP="00684F2D"/>
    <w:p w14:paraId="5275411F" w14:textId="04A1B543" w:rsidR="000A4DA5" w:rsidRDefault="000A4DA5" w:rsidP="00684F2D">
      <w:r>
        <w:t>Extensive notes on Problem 126, Data Reduction, including more acronyms</w:t>
      </w:r>
    </w:p>
    <w:p w14:paraId="4AB38675" w14:textId="2B87A77B" w:rsidR="000A4DA5" w:rsidRDefault="000A4DA5" w:rsidP="00884CE0">
      <w:pPr>
        <w:pStyle w:val="ListParagraph"/>
        <w:numPr>
          <w:ilvl w:val="0"/>
          <w:numId w:val="9"/>
        </w:numPr>
      </w:pPr>
      <w:r>
        <w:t>SLURP - Servo Lab Utility Routine Program</w:t>
      </w:r>
    </w:p>
    <w:p w14:paraId="0E30DD1F" w14:textId="7850F0D9" w:rsidR="000A4DA5" w:rsidRDefault="000A4DA5" w:rsidP="00884CE0">
      <w:pPr>
        <w:pStyle w:val="ListParagraph"/>
        <w:numPr>
          <w:ilvl w:val="0"/>
          <w:numId w:val="9"/>
        </w:numPr>
      </w:pPr>
      <w:r>
        <w:t>MIV - Manual Intervention Program - somehow the data reduction problem requires the user/operator to make judgements now and again, so it displays stuff and requests input</w:t>
      </w:r>
    </w:p>
    <w:p w14:paraId="5434BA21" w14:textId="44B008BC" w:rsidR="000A4DA5" w:rsidRDefault="000A4DA5" w:rsidP="00884CE0">
      <w:pPr>
        <w:pStyle w:val="ListParagraph"/>
        <w:numPr>
          <w:ilvl w:val="0"/>
          <w:numId w:val="9"/>
        </w:numPr>
      </w:pPr>
      <w:r>
        <w:t xml:space="preserve">MDR Mistake </w:t>
      </w:r>
      <w:r w:rsidR="00884CE0">
        <w:t>Diagnosis Routine</w:t>
      </w:r>
    </w:p>
    <w:p w14:paraId="127DF160" w14:textId="3413D40D" w:rsidR="000A4DA5" w:rsidRDefault="00884CE0" w:rsidP="00884CE0">
      <w:r>
        <w:t>"</w:t>
      </w:r>
      <w:r w:rsidRPr="00884CE0">
        <w:t xml:space="preserve"> </w:t>
      </w:r>
      <w:r>
        <w:t xml:space="preserve">This work </w:t>
      </w:r>
      <w:proofErr w:type="spellStart"/>
      <w:r>
        <w:t>i</w:t>
      </w:r>
      <w:proofErr w:type="spellEnd"/>
      <w:r>
        <w:t xml:space="preserve"> s sponsored by the Air Force Weapons Guidance Laboratory through Division of Sponsored Research Project 7138"</w:t>
      </w:r>
    </w:p>
    <w:p w14:paraId="77BABA01" w14:textId="035B3A7A" w:rsidR="00884CE0" w:rsidRDefault="00884CE0" w:rsidP="00884CE0">
      <w:r>
        <w:t>Report #48, Problem 126 refers to the "recently installed" extra memory.</w:t>
      </w:r>
    </w:p>
    <w:p w14:paraId="2E54BBBF" w14:textId="77BFF8BA" w:rsidR="00884CE0" w:rsidRPr="003247DA" w:rsidRDefault="00884CE0" w:rsidP="00884CE0">
      <w:pPr>
        <w:ind w:left="720"/>
        <w:rPr>
          <w:i/>
          <w:iCs/>
        </w:rPr>
      </w:pPr>
      <w:r w:rsidRPr="003247DA">
        <w:rPr>
          <w:i/>
          <w:iCs/>
        </w:rPr>
        <w:t>Work is still in progress on the programming of a part of the above described</w:t>
      </w:r>
    </w:p>
    <w:p w14:paraId="03B36409" w14:textId="72EDE95E" w:rsidR="00884CE0" w:rsidRPr="003247DA" w:rsidRDefault="003247DA" w:rsidP="00884CE0">
      <w:pPr>
        <w:ind w:left="720"/>
        <w:rPr>
          <w:i/>
          <w:iCs/>
        </w:rPr>
      </w:pPr>
      <w:r w:rsidRPr="003247DA">
        <w:rPr>
          <w:i/>
          <w:iCs/>
        </w:rPr>
        <w:t>system, but</w:t>
      </w:r>
      <w:r w:rsidR="00884CE0" w:rsidRPr="003247DA">
        <w:rPr>
          <w:i/>
          <w:iCs/>
        </w:rPr>
        <w:t xml:space="preserve"> the </w:t>
      </w:r>
      <w:r w:rsidRPr="003247DA">
        <w:rPr>
          <w:i/>
          <w:iCs/>
        </w:rPr>
        <w:t>major</w:t>
      </w:r>
      <w:r w:rsidR="00884CE0" w:rsidRPr="003247DA">
        <w:rPr>
          <w:i/>
          <w:iCs/>
        </w:rPr>
        <w:t xml:space="preserve"> portion which ha</w:t>
      </w:r>
      <w:r w:rsidRPr="003247DA">
        <w:rPr>
          <w:i/>
          <w:iCs/>
        </w:rPr>
        <w:t>s</w:t>
      </w:r>
      <w:r w:rsidR="00884CE0" w:rsidRPr="003247DA">
        <w:rPr>
          <w:i/>
          <w:iCs/>
        </w:rPr>
        <w:t xml:space="preserve"> been completed </w:t>
      </w:r>
      <w:r w:rsidRPr="003247DA">
        <w:rPr>
          <w:i/>
          <w:iCs/>
        </w:rPr>
        <w:t>has demonstrated its</w:t>
      </w:r>
    </w:p>
    <w:p w14:paraId="141151FD" w14:textId="4600AE4F" w:rsidR="00884CE0" w:rsidRPr="003247DA" w:rsidRDefault="00884CE0" w:rsidP="00884CE0">
      <w:pPr>
        <w:ind w:left="720"/>
        <w:rPr>
          <w:i/>
          <w:iCs/>
        </w:rPr>
      </w:pPr>
      <w:r w:rsidRPr="003247DA">
        <w:rPr>
          <w:i/>
          <w:iCs/>
        </w:rPr>
        <w:t xml:space="preserve">worth many times. The recent increase in memory capacity of the </w:t>
      </w:r>
      <w:r w:rsidR="003247DA" w:rsidRPr="003247DA">
        <w:rPr>
          <w:i/>
          <w:iCs/>
        </w:rPr>
        <w:t>Whirlwind Computer</w:t>
      </w:r>
    </w:p>
    <w:p w14:paraId="77830A88" w14:textId="223B59E0" w:rsidR="00884CE0" w:rsidRPr="003247DA" w:rsidRDefault="00884CE0" w:rsidP="00884CE0">
      <w:pPr>
        <w:ind w:left="720"/>
        <w:rPr>
          <w:i/>
          <w:iCs/>
        </w:rPr>
      </w:pPr>
      <w:r w:rsidRPr="003247DA">
        <w:rPr>
          <w:i/>
          <w:iCs/>
        </w:rPr>
        <w:t>ha</w:t>
      </w:r>
      <w:r w:rsidR="003247DA" w:rsidRPr="003247DA">
        <w:rPr>
          <w:i/>
          <w:iCs/>
        </w:rPr>
        <w:t>s</w:t>
      </w:r>
      <w:r w:rsidRPr="003247DA">
        <w:rPr>
          <w:i/>
          <w:iCs/>
        </w:rPr>
        <w:t xml:space="preserve"> </w:t>
      </w:r>
      <w:r w:rsidR="003247DA" w:rsidRPr="003247DA">
        <w:rPr>
          <w:i/>
          <w:iCs/>
        </w:rPr>
        <w:t>stimul</w:t>
      </w:r>
      <w:r w:rsidRPr="003247DA">
        <w:rPr>
          <w:i/>
          <w:iCs/>
        </w:rPr>
        <w:t>ated a reworking of portion</w:t>
      </w:r>
      <w:r w:rsidR="003247DA" w:rsidRPr="003247DA">
        <w:rPr>
          <w:i/>
          <w:iCs/>
        </w:rPr>
        <w:t>s</w:t>
      </w:r>
      <w:r w:rsidRPr="003247DA">
        <w:rPr>
          <w:i/>
          <w:iCs/>
        </w:rPr>
        <w:t xml:space="preserve"> of the system and the </w:t>
      </w:r>
      <w:r w:rsidR="003247DA" w:rsidRPr="003247DA">
        <w:rPr>
          <w:i/>
          <w:iCs/>
        </w:rPr>
        <w:t>new approaches being used</w:t>
      </w:r>
    </w:p>
    <w:p w14:paraId="79380960" w14:textId="29368746" w:rsidR="00884CE0" w:rsidRPr="003247DA" w:rsidRDefault="00884CE0" w:rsidP="00884CE0">
      <w:pPr>
        <w:ind w:left="720"/>
        <w:rPr>
          <w:i/>
          <w:iCs/>
        </w:rPr>
      </w:pPr>
      <w:r w:rsidRPr="003247DA">
        <w:rPr>
          <w:i/>
          <w:iCs/>
        </w:rPr>
        <w:t>will allow accelerated expansion of the system, so that it</w:t>
      </w:r>
      <w:r w:rsidR="003247DA" w:rsidRPr="003247DA">
        <w:rPr>
          <w:i/>
          <w:iCs/>
        </w:rPr>
        <w:t>s</w:t>
      </w:r>
      <w:r w:rsidRPr="003247DA">
        <w:rPr>
          <w:i/>
          <w:iCs/>
        </w:rPr>
        <w:t xml:space="preserve"> completion in 1957 </w:t>
      </w:r>
      <w:r w:rsidR="003247DA" w:rsidRPr="003247DA">
        <w:rPr>
          <w:i/>
          <w:iCs/>
        </w:rPr>
        <w:t>m</w:t>
      </w:r>
      <w:r w:rsidRPr="003247DA">
        <w:rPr>
          <w:i/>
          <w:iCs/>
        </w:rPr>
        <w:t>ay</w:t>
      </w:r>
    </w:p>
    <w:p w14:paraId="75CC9F62" w14:textId="77777777" w:rsidR="00884CE0" w:rsidRPr="003247DA" w:rsidRDefault="00884CE0" w:rsidP="00884CE0">
      <w:pPr>
        <w:ind w:left="720"/>
        <w:rPr>
          <w:i/>
          <w:iCs/>
        </w:rPr>
      </w:pPr>
      <w:r w:rsidRPr="003247DA">
        <w:rPr>
          <w:i/>
          <w:iCs/>
        </w:rPr>
        <w:t>be predicted.</w:t>
      </w:r>
    </w:p>
    <w:p w14:paraId="460B6804" w14:textId="3FA6465C" w:rsidR="00884CE0" w:rsidRPr="003247DA" w:rsidRDefault="00884CE0" w:rsidP="00884CE0">
      <w:pPr>
        <w:ind w:left="720"/>
        <w:rPr>
          <w:i/>
          <w:iCs/>
        </w:rPr>
      </w:pPr>
      <w:r w:rsidRPr="003247DA">
        <w:rPr>
          <w:i/>
          <w:iCs/>
        </w:rPr>
        <w:t>D. T. Ros</w:t>
      </w:r>
      <w:r w:rsidR="003247DA" w:rsidRPr="003247DA">
        <w:rPr>
          <w:i/>
          <w:iCs/>
        </w:rPr>
        <w:t>s</w:t>
      </w:r>
    </w:p>
    <w:p w14:paraId="3EA22D35" w14:textId="77777777" w:rsidR="00884CE0" w:rsidRPr="003247DA" w:rsidRDefault="00884CE0" w:rsidP="00884CE0">
      <w:pPr>
        <w:ind w:left="720"/>
        <w:rPr>
          <w:i/>
          <w:iCs/>
        </w:rPr>
      </w:pPr>
      <w:r w:rsidRPr="003247DA">
        <w:rPr>
          <w:i/>
          <w:iCs/>
        </w:rPr>
        <w:t>Servomechanisms Laboratory</w:t>
      </w:r>
    </w:p>
    <w:p w14:paraId="60BA9B20" w14:textId="71DDF9B5" w:rsidR="00884CE0" w:rsidRDefault="00884CE0" w:rsidP="00884CE0"/>
    <w:p w14:paraId="6BC181D9" w14:textId="77777777" w:rsidR="00884CE0" w:rsidRDefault="00884CE0" w:rsidP="00884CE0"/>
    <w:p w14:paraId="21B127E0" w14:textId="77619781" w:rsidR="00884CE0" w:rsidRDefault="00884CE0" w:rsidP="00884CE0">
      <w:r>
        <w:t>The Problem 126 notes are signed by D. T. Ross</w:t>
      </w:r>
    </w:p>
    <w:p w14:paraId="43CE4A68" w14:textId="75FE2978" w:rsidR="00884CE0" w:rsidRDefault="00884CE0" w:rsidP="00684F2D"/>
    <w:p w14:paraId="3289D94E" w14:textId="77777777" w:rsidR="00884CE0" w:rsidRDefault="00884CE0" w:rsidP="00684F2D"/>
    <w:p w14:paraId="7D915081" w14:textId="528D6D2B" w:rsidR="00B84390" w:rsidRDefault="00684F2D" w:rsidP="00684F2D">
      <w:pPr>
        <w:pStyle w:val="Heading4"/>
      </w:pPr>
      <w:r>
        <w:t>Reel_23/</w:t>
      </w:r>
      <w:r w:rsidRPr="00684F2D">
        <w:t>Summary_Report_No._</w:t>
      </w:r>
      <w:proofErr w:type="gramStart"/>
      <w:r w:rsidRPr="00684F2D">
        <w:t>49,_</w:t>
      </w:r>
      <w:proofErr w:type="gramEnd"/>
      <w:r w:rsidRPr="00684F2D">
        <w:t>First_Quarter_1957</w:t>
      </w:r>
    </w:p>
    <w:p w14:paraId="51E1AB81" w14:textId="16F8E6BE" w:rsidR="00B84390" w:rsidRDefault="00684F2D" w:rsidP="00684F2D">
      <w:r>
        <w:t>December 24, 1956 to March 17, 1957</w:t>
      </w:r>
    </w:p>
    <w:p w14:paraId="01EE7E54" w14:textId="731B9BB8" w:rsidR="00B84390" w:rsidRDefault="00684F2D" w:rsidP="00B84390">
      <w:r>
        <w:t>This report discusses many application problems run on WW over the past quarter.</w:t>
      </w:r>
    </w:p>
    <w:p w14:paraId="0531DDEE" w14:textId="1AFF20D7" w:rsidR="00684F2D" w:rsidRDefault="00684F2D" w:rsidP="00B84390">
      <w:r>
        <w:t>The report appears to be completely done by S&amp;EC</w:t>
      </w:r>
    </w:p>
    <w:p w14:paraId="02F618A2" w14:textId="08D22C6C" w:rsidR="00684F2D" w:rsidRDefault="00684F2D" w:rsidP="00B84390">
      <w:r>
        <w:t>It mentions use of the Extended Core Memory, i.e., Bank C must have been in place for a while.  The work is reported under project 126, Data Reduction, in the context of "an improved Group Control Program".</w:t>
      </w:r>
    </w:p>
    <w:p w14:paraId="103352C1" w14:textId="77777777" w:rsidR="00684F2D" w:rsidRPr="00150446" w:rsidRDefault="00684F2D" w:rsidP="00B84390"/>
    <w:p w14:paraId="094AC7D4" w14:textId="18414A27" w:rsidR="00251535" w:rsidRDefault="00251535" w:rsidP="0070707E">
      <w:pPr>
        <w:pStyle w:val="Heading3"/>
      </w:pPr>
      <w:bookmarkStart w:id="43" w:name="_Toc193914324"/>
      <w:r>
        <w:lastRenderedPageBreak/>
        <w:t>Biweekly and Quarterly Reports, 1949</w:t>
      </w:r>
    </w:p>
    <w:p w14:paraId="28B949F9" w14:textId="4298D6CE" w:rsidR="00251535" w:rsidRDefault="00251535" w:rsidP="00251535">
      <w:pPr>
        <w:pStyle w:val="Heading4"/>
      </w:pPr>
      <w:r>
        <w:t>M_889, Aug 14, 1949</w:t>
      </w:r>
    </w:p>
    <w:p w14:paraId="673CDEFF" w14:textId="3986E48C" w:rsidR="00251535" w:rsidRDefault="00251535" w:rsidP="00251535">
      <w:r>
        <w:t>This report announces that they’ve run a ‘complete’ program on WWI, using toggle-switch memory and CPU registers, with a subset of the instruction set.  Flip-Flop Registers were added “a few days later”.</w:t>
      </w:r>
    </w:p>
    <w:p w14:paraId="5A5A3EDC" w14:textId="77777777" w:rsidR="00251535" w:rsidRPr="00251535" w:rsidRDefault="00251535" w:rsidP="00251535"/>
    <w:p w14:paraId="2E9C569F" w14:textId="7945E40D" w:rsidR="00D82B13" w:rsidRDefault="00D82B13" w:rsidP="0070707E">
      <w:pPr>
        <w:pStyle w:val="Heading3"/>
      </w:pPr>
      <w:r>
        <w:t xml:space="preserve">Biweekly </w:t>
      </w:r>
      <w:r w:rsidR="007573EC">
        <w:t>and Quarterly Reports</w:t>
      </w:r>
      <w:r>
        <w:t>, 1950</w:t>
      </w:r>
      <w:bookmarkEnd w:id="43"/>
    </w:p>
    <w:p w14:paraId="67038D75" w14:textId="52C3C9E6" w:rsidR="00657CA4" w:rsidRDefault="00657CA4" w:rsidP="00D82B13">
      <w:r>
        <w:t>[added Apr 2021; I’m reading this series looking for news on Track and Scan</w:t>
      </w:r>
    </w:p>
    <w:p w14:paraId="142F6A28" w14:textId="42B1F957" w:rsidR="00D82B13" w:rsidRDefault="00966183" w:rsidP="00D82B13">
      <w:r>
        <w:t xml:space="preserve">Aside from biweeklies, there are quite a few reports and memos from W </w:t>
      </w:r>
      <w:proofErr w:type="spellStart"/>
      <w:r>
        <w:t>Papian</w:t>
      </w:r>
      <w:proofErr w:type="spellEnd"/>
      <w:r>
        <w:t xml:space="preserve"> on magnetic core development during this year.</w:t>
      </w:r>
    </w:p>
    <w:p w14:paraId="56FF259C" w14:textId="3147EAE9" w:rsidR="00AB5349" w:rsidRDefault="00AB5349" w:rsidP="00AB5349">
      <w:pPr>
        <w:pStyle w:val="Heading4"/>
      </w:pPr>
      <w:r>
        <w:t>M-2044, Air Traffic Control Biweekly, Mar 31, 1950</w:t>
      </w:r>
    </w:p>
    <w:p w14:paraId="40B76735" w14:textId="6F3F7D0D" w:rsidR="00AB5349" w:rsidRDefault="00AB5349" w:rsidP="00AB5349">
      <w:r>
        <w:t>W. G. Welchman reports on a visit by “Mr. Gabelman”, Wed Mar 22, 1950, to discuss the future of the Air Traffic Control project</w:t>
      </w:r>
      <w:r w:rsidRPr="00A23402">
        <w:rPr>
          <w:color w:val="31849B" w:themeColor="accent5" w:themeShade="BF"/>
        </w:rPr>
        <w:t xml:space="preserve">.  Welchman predicts that they will soon be redirected to ‘military </w:t>
      </w:r>
      <w:proofErr w:type="gramStart"/>
      <w:r w:rsidRPr="00A23402">
        <w:rPr>
          <w:color w:val="31849B" w:themeColor="accent5" w:themeShade="BF"/>
        </w:rPr>
        <w:t>applications’</w:t>
      </w:r>
      <w:proofErr w:type="gramEnd"/>
      <w:r>
        <w:t>.  This pending redirection has triggered the start of Summary Report #5, to be completed Apr 25.</w:t>
      </w:r>
    </w:p>
    <w:p w14:paraId="71AD44C5" w14:textId="71D1FBED" w:rsidR="00AB5349" w:rsidRDefault="00AB5349" w:rsidP="00AB5349">
      <w:r>
        <w:t>[This implies that Project 6673</w:t>
      </w:r>
      <w:r w:rsidR="00A61F56">
        <w:t xml:space="preserve"> or Air Traffic Control</w:t>
      </w:r>
      <w:r>
        <w:t xml:space="preserve"> may have its own series of summary reports]</w:t>
      </w:r>
    </w:p>
    <w:p w14:paraId="1FBAB0E8" w14:textId="76627DF0" w:rsidR="005B0CC2" w:rsidRDefault="005B0CC2" w:rsidP="00AB5349">
      <w:r>
        <w:t>D. R. Israel reports on starting to read material “concerned with jet aircraft operations”, especially expected velocity and rates of descent.</w:t>
      </w:r>
    </w:p>
    <w:p w14:paraId="57DD735C" w14:textId="77777777" w:rsidR="005B0CC2" w:rsidRDefault="005B0CC2" w:rsidP="00AB5349"/>
    <w:p w14:paraId="71981106" w14:textId="77777777" w:rsidR="005B0CC2" w:rsidRDefault="005B0CC2" w:rsidP="00AB5349"/>
    <w:p w14:paraId="4612334B" w14:textId="690610D1" w:rsidR="00A94796" w:rsidRDefault="007573EC" w:rsidP="00A94796">
      <w:pPr>
        <w:pStyle w:val="Heading4"/>
      </w:pPr>
      <w:r>
        <w:t xml:space="preserve">M-1020, </w:t>
      </w:r>
      <w:r w:rsidR="00A94796">
        <w:t>Notes on ACM Conference, Apr 1, 1950</w:t>
      </w:r>
    </w:p>
    <w:p w14:paraId="3B7884D6" w14:textId="7E9A6ED9" w:rsidR="00A94796" w:rsidRDefault="00A94796" w:rsidP="00D82B13">
      <w:r>
        <w:t>Notes from C Adams and D Israel on an ACM conference held at Rutgers, Mar 28-29, 1950</w:t>
      </w:r>
    </w:p>
    <w:p w14:paraId="059B74D2" w14:textId="6410FB8E" w:rsidR="00A94796" w:rsidRDefault="00A94796" w:rsidP="00D82B13">
      <w:r>
        <w:t>Quite the list of Who’s Who of the day.  Contains reports on 16 talks, and a listing of all 27.</w:t>
      </w:r>
    </w:p>
    <w:p w14:paraId="6C15BEFC" w14:textId="20B02333" w:rsidR="00A94796" w:rsidRDefault="00A94796" w:rsidP="00D82B13"/>
    <w:p w14:paraId="025189B8" w14:textId="77777777" w:rsidR="00A94796" w:rsidRDefault="00A94796" w:rsidP="00D82B13"/>
    <w:p w14:paraId="42F40022" w14:textId="664E51A7" w:rsidR="00D82B13" w:rsidRDefault="007573EC" w:rsidP="00D82B13">
      <w:pPr>
        <w:pStyle w:val="Heading4"/>
      </w:pPr>
      <w:r>
        <w:t xml:space="preserve">E-362, </w:t>
      </w:r>
      <w:r w:rsidR="00D82B13">
        <w:t>Notes on Storage, May 3, 1950</w:t>
      </w:r>
    </w:p>
    <w:p w14:paraId="4EB75E5C" w14:textId="385C1DF7"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Engineering    Note   E-362                                          </w:t>
      </w:r>
    </w:p>
    <w:p w14:paraId="3FEACF8D" w14:textId="77777777" w:rsidR="00D82B13" w:rsidRDefault="00D82B13" w:rsidP="00D82B13">
      <w:pPr>
        <w:autoSpaceDE w:val="0"/>
        <w:autoSpaceDN w:val="0"/>
        <w:adjustRightInd w:val="0"/>
        <w:spacing w:before="0" w:after="0"/>
        <w:rPr>
          <w:rFonts w:ascii="Lucida Console" w:hAnsi="Lucida Console" w:cs="Lucida Console"/>
          <w:sz w:val="18"/>
          <w:szCs w:val="18"/>
        </w:rPr>
      </w:pPr>
    </w:p>
    <w:p w14:paraId="2E291F87" w14:textId="5A9B0B90"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SUBJECT:      STORAGE DEVICES IN COMPUTING SYSTEMS.  TEXT OF AN M.I.T.</w:t>
      </w:r>
    </w:p>
    <w:p w14:paraId="17BF48A7" w14:textId="12914CC0"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              E.E.  DEPARTMENT. COLLOQUIUM TALK</w:t>
      </w:r>
    </w:p>
    <w:p w14:paraId="1E0C76D7" w14:textId="77777777" w:rsidR="00D82B13" w:rsidRDefault="00D82B13" w:rsidP="00D82B13">
      <w:pPr>
        <w:autoSpaceDE w:val="0"/>
        <w:autoSpaceDN w:val="0"/>
        <w:adjustRightInd w:val="0"/>
        <w:spacing w:before="0" w:after="0"/>
        <w:rPr>
          <w:rFonts w:ascii="Lucida Console" w:hAnsi="Lucida Console" w:cs="Lucida Console"/>
          <w:sz w:val="18"/>
          <w:szCs w:val="18"/>
        </w:rPr>
      </w:pPr>
    </w:p>
    <w:p w14:paraId="259B040C" w14:textId="7DC23231"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To:           J. W. Forrester</w:t>
      </w:r>
    </w:p>
    <w:p w14:paraId="0F283A0D" w14:textId="2F4178C0"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From:         R. R. Everett</w:t>
      </w:r>
    </w:p>
    <w:p w14:paraId="1547B102" w14:textId="5DA9ECE3"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Date:         May 3, 1950</w:t>
      </w:r>
    </w:p>
    <w:p w14:paraId="7A5E5A9C" w14:textId="77777777" w:rsidR="00D82B13" w:rsidRDefault="00D82B13" w:rsidP="00D82B13">
      <w:pPr>
        <w:autoSpaceDE w:val="0"/>
        <w:autoSpaceDN w:val="0"/>
        <w:adjustRightInd w:val="0"/>
        <w:spacing w:before="0" w:after="0"/>
        <w:rPr>
          <w:rFonts w:ascii="Lucida Console" w:hAnsi="Lucida Console" w:cs="Lucida Console"/>
          <w:sz w:val="18"/>
          <w:szCs w:val="18"/>
        </w:rPr>
      </w:pPr>
    </w:p>
    <w:p w14:paraId="10C71E6B" w14:textId="553E7545"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Abstracts    This memorandum contains the text of a talk given at the</w:t>
      </w:r>
    </w:p>
    <w:p w14:paraId="41E69935" w14:textId="4E7A6465"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             E.E. Department Colloquium, May 3, 1950.  The talk covers</w:t>
      </w:r>
    </w:p>
    <w:p w14:paraId="469051C8" w14:textId="6ECEBD60"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             briefly: the need for storage in computation, the effect</w:t>
      </w:r>
    </w:p>
    <w:p w14:paraId="299E4318" w14:textId="163CFCDF"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             of storage characteristics on digital computer design,</w:t>
      </w:r>
    </w:p>
    <w:p w14:paraId="3780B69A" w14:textId="3F20D37E"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             desirable storage characteristics, and the characteristics</w:t>
      </w:r>
    </w:p>
    <w:p w14:paraId="2FDBBAD1" w14:textId="6A982010" w:rsidR="00D82B13" w:rsidRDefault="00D82B13" w:rsidP="00D82B13">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             of existing storage devices suitable for digital computer use.</w:t>
      </w:r>
    </w:p>
    <w:p w14:paraId="41589DD6" w14:textId="77777777" w:rsidR="00D82B13" w:rsidRDefault="00D82B13" w:rsidP="00D82B13"/>
    <w:p w14:paraId="1764063F" w14:textId="35E0A988" w:rsidR="00D82B13" w:rsidRDefault="00D82B13" w:rsidP="00D82B13">
      <w:r>
        <w:t>This talk must have been given by R Everett, as the text is in the first person.</w:t>
      </w:r>
    </w:p>
    <w:p w14:paraId="06D4A857" w14:textId="42CEE6EA" w:rsidR="007A431F" w:rsidRDefault="007A431F" w:rsidP="00D82B13">
      <w:r>
        <w:t>He cites storage practices for ENIAC, Selective Sequence Electronic Calculator.</w:t>
      </w:r>
    </w:p>
    <w:p w14:paraId="167D7315" w14:textId="5C9894CB" w:rsidR="007A431F" w:rsidRDefault="007A431F" w:rsidP="00D82B13">
      <w:r>
        <w:t>And technologies such as vacuum tubes, magnetic drum, delay line and CRT storage</w:t>
      </w:r>
    </w:p>
    <w:p w14:paraId="54420B94" w14:textId="6A2226DB" w:rsidR="007A431F" w:rsidRDefault="007A431F" w:rsidP="00D82B13"/>
    <w:p w14:paraId="3B39816A" w14:textId="58612A3E" w:rsidR="00013AC5" w:rsidRDefault="00013AC5" w:rsidP="00013AC5">
      <w:pPr>
        <w:pStyle w:val="Heading4"/>
      </w:pPr>
      <w:r>
        <w:lastRenderedPageBreak/>
        <w:t>Air Traffic Control Biweekly(s),</w:t>
      </w:r>
      <w:r w:rsidR="00AB5349">
        <w:t xml:space="preserve"> April,</w:t>
      </w:r>
      <w:r>
        <w:t xml:space="preserve"> May 1950</w:t>
      </w:r>
    </w:p>
    <w:p w14:paraId="43911699" w14:textId="34B8EEF2" w:rsidR="00013AC5" w:rsidRDefault="00013AC5" w:rsidP="00D82B13">
      <w:r>
        <w:t>… mostly seem to be AWOL</w:t>
      </w:r>
    </w:p>
    <w:p w14:paraId="35B38152" w14:textId="1AEF73F0" w:rsidR="00AB5349" w:rsidRDefault="00AB5349" w:rsidP="00D82B13">
      <w:r>
        <w:t>[maybe because they’re heads-down on Summary Report #5?]</w:t>
      </w:r>
    </w:p>
    <w:p w14:paraId="14A80793" w14:textId="4355BD32" w:rsidR="00AF6F49" w:rsidRDefault="00AF6F49" w:rsidP="00AF6F49">
      <w:pPr>
        <w:pStyle w:val="Heading4"/>
      </w:pPr>
      <w:r>
        <w:t>M-2051, Air Traffic Control Biweekly, May 26, 1950</w:t>
      </w:r>
    </w:p>
    <w:p w14:paraId="4361A948" w14:textId="39B36D9D" w:rsidR="00AF6F49" w:rsidRDefault="00AF6F49" w:rsidP="00AF6F49">
      <w:r>
        <w:t xml:space="preserve">C. R. Wieser reports updating a “block schematic, </w:t>
      </w:r>
      <w:r w:rsidRPr="00AF6F49">
        <w:rPr>
          <w:b/>
          <w:bCs/>
        </w:rPr>
        <w:t>A-45018 in M-2047</w:t>
      </w:r>
      <w:r>
        <w:t>” to improve the method of reading radar data into WW.  [I think they discovered a synchronization problem if WW and Radar both tried to access the FF Register at the same time.]  [We don’t seem to have a record of M-2047; I wonder if it did not get declassified]</w:t>
      </w:r>
    </w:p>
    <w:p w14:paraId="3380FAED" w14:textId="22B9FF1E" w:rsidR="00701B29" w:rsidRDefault="00701B29" w:rsidP="00AF6F49">
      <w:r>
        <w:t xml:space="preserve">D. R. Israel is working on Sine and Cosine routines “as illustrated in </w:t>
      </w:r>
      <w:r w:rsidRPr="00701B29">
        <w:rPr>
          <w:b/>
          <w:bCs/>
        </w:rPr>
        <w:t>C-70</w:t>
      </w:r>
      <w:r>
        <w:t>”, i.e., he had a source to start from.</w:t>
      </w:r>
    </w:p>
    <w:p w14:paraId="4541B720" w14:textId="2CE019CB" w:rsidR="00701B29" w:rsidRDefault="00701B29" w:rsidP="00701B29">
      <w:r>
        <w:t xml:space="preserve">P. Franklin reports on “determination of a course from several [radar] observations”, citing observations in </w:t>
      </w:r>
      <w:r w:rsidRPr="00701B29">
        <w:rPr>
          <w:b/>
          <w:bCs/>
        </w:rPr>
        <w:t>E-330, E-331, E-334 and E-339</w:t>
      </w:r>
      <w:r>
        <w:t>.</w:t>
      </w:r>
    </w:p>
    <w:p w14:paraId="2C4A5CC2" w14:textId="7D19B27E" w:rsidR="00701B29" w:rsidRDefault="00701B29" w:rsidP="00701B29">
      <w:r>
        <w:t>[we don’t seem to have a lead on M-2047, C-70, E-330, E-331, E-334 or E-339; each one is a gap in the sequence of the merged doc list]</w:t>
      </w:r>
    </w:p>
    <w:p w14:paraId="3CD2229B" w14:textId="77777777" w:rsidR="00AF6F49" w:rsidRDefault="00AF6F49" w:rsidP="00AF6F49"/>
    <w:p w14:paraId="2270EB84" w14:textId="07725776" w:rsidR="0002037C" w:rsidRDefault="0002037C" w:rsidP="0002037C">
      <w:pPr>
        <w:pStyle w:val="Heading4"/>
      </w:pPr>
      <w:r>
        <w:t>M-1053, System Testing Biweekly, June 9, 1950</w:t>
      </w:r>
    </w:p>
    <w:p w14:paraId="4892055C" w14:textId="7E77544B" w:rsidR="0002037C" w:rsidRDefault="0002037C" w:rsidP="0002037C">
      <w:r>
        <w:t>N. H. Taylor reports on integration of In-Out Equipment with Whirlwind; much stress about the film recorder/reader.</w:t>
      </w:r>
    </w:p>
    <w:p w14:paraId="42E9CB57" w14:textId="73B736EA" w:rsidR="0002037C" w:rsidRDefault="0002037C" w:rsidP="0002037C">
      <w:r>
        <w:t>R. A. Nelson reports that “</w:t>
      </w:r>
      <w:r w:rsidRPr="0002037C">
        <w:t xml:space="preserve">For the past two months </w:t>
      </w:r>
      <w:r>
        <w:t xml:space="preserve">automatic marginal checking has been carried </w:t>
      </w:r>
      <w:r w:rsidRPr="0002037C">
        <w:t>out daily on WWI with Test Program II</w:t>
      </w:r>
      <w:r>
        <w:t>” (implying they started in April 1950).</w:t>
      </w:r>
    </w:p>
    <w:p w14:paraId="634DD09A" w14:textId="76FA733E" w:rsidR="0002037C" w:rsidRDefault="00F11867" w:rsidP="0002037C">
      <w:r>
        <w:t xml:space="preserve">E. S. Rich notes that they’re going to hijack a Flip Flop Register to connect up the </w:t>
      </w:r>
      <w:proofErr w:type="spellStart"/>
      <w:r>
        <w:t>Flexowriter</w:t>
      </w:r>
      <w:proofErr w:type="spellEnd"/>
      <w:r>
        <w:t>, as they’re behind schedule on the “proper” interface.</w:t>
      </w:r>
    </w:p>
    <w:p w14:paraId="01240870" w14:textId="061981AE" w:rsidR="00F11867" w:rsidRDefault="00F11867" w:rsidP="0002037C">
      <w:r>
        <w:t>Many notes on Core Storage, even more on storage tubes.</w:t>
      </w:r>
    </w:p>
    <w:p w14:paraId="16F89AC9" w14:textId="77777777" w:rsidR="0002037C" w:rsidRPr="0002037C" w:rsidRDefault="0002037C" w:rsidP="0002037C"/>
    <w:p w14:paraId="34A07115" w14:textId="16910C5D" w:rsidR="00177877" w:rsidRDefault="00177877" w:rsidP="0002037C">
      <w:pPr>
        <w:pStyle w:val="Heading4"/>
      </w:pPr>
      <w:r>
        <w:t>M-2053, Air Traffic Control Biweekly, June 9, 1950</w:t>
      </w:r>
    </w:p>
    <w:p w14:paraId="25F66229" w14:textId="089825BC" w:rsidR="00DB7472" w:rsidRDefault="00DB7472" w:rsidP="00177877">
      <w:r>
        <w:t>(Dome categorized this report as Air Traffic Control, but the heading says “Electronic Computer Division, Servo Mechanisms Lab”.)</w:t>
      </w:r>
    </w:p>
    <w:p w14:paraId="002F60C7" w14:textId="38F18E8C" w:rsidR="00177877" w:rsidRDefault="00177877" w:rsidP="00177877">
      <w:r>
        <w:t xml:space="preserve">C. R. Weiser reports on selection of a </w:t>
      </w:r>
      <w:proofErr w:type="spellStart"/>
      <w:r>
        <w:t>Magnecord</w:t>
      </w:r>
      <w:proofErr w:type="spellEnd"/>
      <w:r>
        <w:t xml:space="preserve"> analog tape recorder to record radar signals carried across telephone lines, as a tool to improve repeatability in testing code.</w:t>
      </w:r>
    </w:p>
    <w:p w14:paraId="72E62A43" w14:textId="556D2D27" w:rsidR="00177877" w:rsidRDefault="00177877" w:rsidP="00177877">
      <w:r>
        <w:t>D. R. Israel reports having coded Sin and Cosine functions, consuming about 40 words of memory</w:t>
      </w:r>
    </w:p>
    <w:p w14:paraId="32FA1543" w14:textId="6050B61B" w:rsidR="00DB7472" w:rsidRDefault="00DB7472" w:rsidP="00DB7472">
      <w:pPr>
        <w:pStyle w:val="Heading4"/>
      </w:pPr>
      <w:r>
        <w:t>M-2062, Air Traffic Control Biweekly, June 9, 1950</w:t>
      </w:r>
    </w:p>
    <w:p w14:paraId="586A22AF" w14:textId="3FAABD2D" w:rsidR="00177877" w:rsidRDefault="00DB7472" w:rsidP="00DB7472">
      <w:r>
        <w:t>Welchman and D Israel report; it’s only one page.  Israel is mostly working on the Fifth Summary Report.</w:t>
      </w:r>
    </w:p>
    <w:p w14:paraId="14283966" w14:textId="5346EA8A" w:rsidR="00A3726E" w:rsidRDefault="00A3726E" w:rsidP="00DB7472">
      <w:r>
        <w:t>(Odd, Summary Report #5 was published in Feb 1948.  There must have been another series of Summary Reports?)</w:t>
      </w:r>
    </w:p>
    <w:p w14:paraId="2FE06494" w14:textId="62A08374" w:rsidR="00DB7472" w:rsidRDefault="00DB7472" w:rsidP="00DB7472">
      <w:r>
        <w:t>D. R. Israel is working on an Altitude Scheduled Descent Program.</w:t>
      </w:r>
    </w:p>
    <w:p w14:paraId="42DFD261" w14:textId="77777777" w:rsidR="00A3726E" w:rsidRDefault="00A3726E" w:rsidP="00DB7472"/>
    <w:p w14:paraId="36106FCE" w14:textId="762BAC05" w:rsidR="00966183" w:rsidRDefault="007573EC" w:rsidP="00A94796">
      <w:pPr>
        <w:pStyle w:val="Heading4"/>
      </w:pPr>
      <w:r>
        <w:t xml:space="preserve">M-1055, </w:t>
      </w:r>
      <w:r w:rsidR="00966183">
        <w:t>Mathematical Advisory Panel, June 15, 1950</w:t>
      </w:r>
    </w:p>
    <w:p w14:paraId="483032DC" w14:textId="649B00CC" w:rsidR="00966183" w:rsidRDefault="00966183" w:rsidP="00966183">
      <w:r>
        <w:t>Notes by C W Adams on a meeting of the ONR Mathematical Computing Advisory Panel, sponsored by ONR, chaired by Mina Rees.</w:t>
      </w:r>
    </w:p>
    <w:p w14:paraId="297A8606" w14:textId="17D4C0D9" w:rsidR="00966183" w:rsidRDefault="00966183" w:rsidP="00966183">
      <w:r>
        <w:t>Among other things:</w:t>
      </w:r>
    </w:p>
    <w:p w14:paraId="6CD94EC8" w14:textId="5F60C106" w:rsidR="00966183" w:rsidRPr="00966183" w:rsidRDefault="00966183" w:rsidP="00966183">
      <w:pPr>
        <w:ind w:left="720"/>
        <w:rPr>
          <w:rFonts w:ascii="Consolas" w:hAnsi="Consolas"/>
          <w:color w:val="31849B" w:themeColor="accent5" w:themeShade="BF"/>
        </w:rPr>
      </w:pPr>
      <w:r w:rsidRPr="00966183">
        <w:rPr>
          <w:rFonts w:ascii="Consolas" w:hAnsi="Consolas"/>
          <w:color w:val="31849B" w:themeColor="accent5" w:themeShade="BF"/>
        </w:rPr>
        <w:t>Real-Time Studies - Prof. T. F. Jones, Jr.</w:t>
      </w:r>
    </w:p>
    <w:p w14:paraId="59306142" w14:textId="7E6B04C1" w:rsidR="00966183" w:rsidRPr="00966183" w:rsidRDefault="00966183" w:rsidP="00966183">
      <w:pPr>
        <w:ind w:left="720"/>
        <w:rPr>
          <w:rFonts w:ascii="Consolas" w:hAnsi="Consolas"/>
          <w:color w:val="31849B" w:themeColor="accent5" w:themeShade="BF"/>
        </w:rPr>
      </w:pPr>
      <w:r w:rsidRPr="00966183">
        <w:rPr>
          <w:rFonts w:ascii="Consolas" w:hAnsi="Consolas"/>
          <w:color w:val="31849B" w:themeColor="accent5" w:themeShade="BF"/>
        </w:rPr>
        <w:lastRenderedPageBreak/>
        <w:t>Prof. Jones described, in a very amusing fashion, the MIT flight simulator, complete with slides, and he mentioned quite briefly some very complicated-looking simulation problems. Since the simulator makes its home at MIT, little need be said about it here. Prof. Jones says he now likes to think of his machine as a digital machine, with a capacity of one digit and a number base of 1000.</w:t>
      </w:r>
      <w:r w:rsidRPr="00966183">
        <w:rPr>
          <w:rStyle w:val="FootnoteReference"/>
          <w:rFonts w:ascii="Consolas" w:hAnsi="Consolas"/>
          <w:color w:val="31849B" w:themeColor="accent5" w:themeShade="BF"/>
        </w:rPr>
        <w:footnoteReference w:id="3"/>
      </w:r>
      <w:r w:rsidRPr="00966183">
        <w:rPr>
          <w:rFonts w:ascii="Consolas" w:hAnsi="Consolas"/>
          <w:color w:val="31849B" w:themeColor="accent5" w:themeShade="BF"/>
        </w:rPr>
        <w:t xml:space="preserve"> The overall staff includes 7 engineers, 7 computers,</w:t>
      </w:r>
      <w:r w:rsidRPr="00966183">
        <w:rPr>
          <w:rStyle w:val="FootnoteReference"/>
          <w:rFonts w:ascii="Consolas" w:hAnsi="Consolas"/>
          <w:color w:val="31849B" w:themeColor="accent5" w:themeShade="BF"/>
        </w:rPr>
        <w:footnoteReference w:id="4"/>
      </w:r>
      <w:r w:rsidRPr="00966183">
        <w:rPr>
          <w:rFonts w:ascii="Consolas" w:hAnsi="Consolas"/>
          <w:color w:val="31849B" w:themeColor="accent5" w:themeShade="BF"/>
        </w:rPr>
        <w:t xml:space="preserve"> and 9 others.</w:t>
      </w:r>
    </w:p>
    <w:p w14:paraId="1B0853A7" w14:textId="77777777" w:rsidR="00966183" w:rsidRPr="00966183" w:rsidRDefault="00966183" w:rsidP="00966183"/>
    <w:p w14:paraId="3B9CADFF" w14:textId="7406F5E6" w:rsidR="005C72A9" w:rsidRDefault="005C72A9" w:rsidP="00A94796">
      <w:pPr>
        <w:pStyle w:val="Heading4"/>
      </w:pPr>
      <w:r>
        <w:t>M-1088, Biweekly, Aug 18, 1950</w:t>
      </w:r>
    </w:p>
    <w:p w14:paraId="4A1469E9" w14:textId="4255B4D2" w:rsidR="005C72A9" w:rsidRDefault="005C72A9" w:rsidP="005C72A9">
      <w:r>
        <w:t xml:space="preserve">Seems like the hardware guys are stressing out over testing of specific Storage Tubes, ST-159, </w:t>
      </w:r>
      <w:proofErr w:type="spellStart"/>
      <w:r>
        <w:t>eg</w:t>
      </w:r>
      <w:proofErr w:type="spellEnd"/>
      <w:r>
        <w:t xml:space="preserve"> ST-152.</w:t>
      </w:r>
    </w:p>
    <w:p w14:paraId="6D06BE4B" w14:textId="6505662D" w:rsidR="005C72A9" w:rsidRDefault="005C72A9" w:rsidP="005C72A9">
      <w:r>
        <w:t>Sounds like they’re having difficulty with reliable operation of the program counter and branch instructions.</w:t>
      </w:r>
    </w:p>
    <w:p w14:paraId="52CF0C5C" w14:textId="77777777" w:rsidR="005C72A9" w:rsidRPr="005C72A9" w:rsidRDefault="005C72A9" w:rsidP="005C72A9"/>
    <w:p w14:paraId="5C0D65FC" w14:textId="1A4747DD" w:rsidR="007A431F" w:rsidRDefault="007573EC" w:rsidP="00A94796">
      <w:pPr>
        <w:pStyle w:val="Heading4"/>
      </w:pPr>
      <w:r>
        <w:t xml:space="preserve">E-379, </w:t>
      </w:r>
      <w:r w:rsidR="00A94796">
        <w:t>Notes on Magnetic Core, Sep 11, 1950</w:t>
      </w:r>
    </w:p>
    <w:p w14:paraId="73679D57" w14:textId="43BB6B97" w:rsidR="00A94796" w:rsidRDefault="00A94796" w:rsidP="00D82B13">
      <w:r>
        <w:t xml:space="preserve">This is a short summary of W </w:t>
      </w:r>
      <w:proofErr w:type="spellStart"/>
      <w:r>
        <w:t>Papian’s</w:t>
      </w:r>
      <w:proofErr w:type="spellEnd"/>
      <w:r>
        <w:t xml:space="preserve"> Master’s Thesis on a Coincident Current Magnetic Memory Unit</w:t>
      </w:r>
    </w:p>
    <w:p w14:paraId="081B4C70" w14:textId="50375C00" w:rsidR="00A94796" w:rsidRDefault="00A94796" w:rsidP="00D82B13">
      <w:r>
        <w:t>Apparently, the thesis itself is filed as R-192.</w:t>
      </w:r>
    </w:p>
    <w:p w14:paraId="43A00B65" w14:textId="6DE1EECA" w:rsidR="00A94796" w:rsidRDefault="00A94796" w:rsidP="00D82B13"/>
    <w:p w14:paraId="0F92B811" w14:textId="77777777" w:rsidR="00A94796" w:rsidRDefault="00A94796" w:rsidP="00D82B13"/>
    <w:p w14:paraId="3AB27B07" w14:textId="37E129B4" w:rsidR="00A94796" w:rsidRDefault="007573EC" w:rsidP="007573EC">
      <w:pPr>
        <w:pStyle w:val="Heading4"/>
      </w:pPr>
      <w:r>
        <w:t>M-1169 – ONR Quarterly Report, Oct-Dec, 1950</w:t>
      </w:r>
    </w:p>
    <w:p w14:paraId="5409A07A" w14:textId="7CF7E7EB" w:rsidR="007573EC" w:rsidRDefault="007573EC" w:rsidP="007573EC">
      <w:r>
        <w:t>This report is completely dedicated to status of a contract to code a radar-controlled anti-aircraft gun.</w:t>
      </w:r>
    </w:p>
    <w:p w14:paraId="4D89189C" w14:textId="068B41E8" w:rsidR="007573EC" w:rsidRDefault="007573EC" w:rsidP="007573EC">
      <w:r>
        <w:t>Reported by R. A. Nelson.</w:t>
      </w:r>
    </w:p>
    <w:p w14:paraId="276C07CC" w14:textId="691EE0A7" w:rsidR="007573EC" w:rsidRDefault="007573EC" w:rsidP="007573EC">
      <w:r>
        <w:t>Coding is “mostly complete”, but I don’t see any references to other documents that might say how the code worked.</w:t>
      </w:r>
    </w:p>
    <w:p w14:paraId="0C4DA2DC" w14:textId="5C8832A3" w:rsidR="007573EC" w:rsidRDefault="007573EC" w:rsidP="007573EC"/>
    <w:p w14:paraId="30B21E01" w14:textId="542C149F" w:rsidR="00A23402" w:rsidRDefault="00A23402" w:rsidP="00A23402">
      <w:pPr>
        <w:pStyle w:val="Heading4"/>
      </w:pPr>
      <w:r>
        <w:t>M-2079, Biweekly, Project 6673, Dec 22, 1950</w:t>
      </w:r>
    </w:p>
    <w:p w14:paraId="3A200D66" w14:textId="460C8C57" w:rsidR="0075110D" w:rsidRPr="0075110D" w:rsidRDefault="0075110D" w:rsidP="0075110D">
      <w:r>
        <w:t>[This biweekly is quite extensive, requiring 10 pages]</w:t>
      </w:r>
    </w:p>
    <w:p w14:paraId="3B32D297" w14:textId="0464778D" w:rsidR="00A23402" w:rsidRDefault="00A23402" w:rsidP="00A23402">
      <w:r>
        <w:t>W. G. Welchman reports on problems with connecting the initial and final phases of interception.  (I didn’t know there were ‘</w:t>
      </w:r>
      <w:proofErr w:type="gramStart"/>
      <w:r>
        <w:t>phases’</w:t>
      </w:r>
      <w:proofErr w:type="gramEnd"/>
      <w:r>
        <w:t>!)</w:t>
      </w:r>
    </w:p>
    <w:p w14:paraId="1D4B0D14" w14:textId="35726031" w:rsidR="00A23402" w:rsidRDefault="00A23402" w:rsidP="00A23402">
      <w:r>
        <w:t>J. M. Salzer reports that subroutine production ground to a halt over computation of arcsine.</w:t>
      </w:r>
      <w:r w:rsidR="00DE7310">
        <w:t xml:space="preserve">  (I guess it’s ill-conditioned over a certain range, so polynomial approximations are out).</w:t>
      </w:r>
    </w:p>
    <w:p w14:paraId="7FE0F65D" w14:textId="2EF9D663" w:rsidR="00DE7310" w:rsidRDefault="00DE7310" w:rsidP="00A23402">
      <w:r>
        <w:t>J. A. Arnow, D. R. Israel, R. L. Walquist report on how to filter commercial airliner tracks out of their interception program.</w:t>
      </w:r>
      <w:r>
        <w:rPr>
          <w:rStyle w:val="FootnoteReference"/>
        </w:rPr>
        <w:footnoteReference w:id="5"/>
      </w:r>
    </w:p>
    <w:p w14:paraId="6933D44D" w14:textId="77777777" w:rsidR="00A23402" w:rsidRPr="00A23402" w:rsidRDefault="00A23402" w:rsidP="00A23402"/>
    <w:p w14:paraId="700B7A44" w14:textId="0828E98A" w:rsidR="00A23402" w:rsidRDefault="00A23402" w:rsidP="007573EC">
      <w:r>
        <w:t>Refers to M-2078 biweekly report on J. A. Arnow’s program for “Selective Data Print”, and M-2067, biweekly Sep 1, 1950, on techniques to accomplish target selection.</w:t>
      </w:r>
    </w:p>
    <w:p w14:paraId="5C8E877E" w14:textId="66A6E6A4" w:rsidR="00A23402" w:rsidRDefault="00E34DE2" w:rsidP="007573EC">
      <w:r>
        <w:t xml:space="preserve">D. R. Israel </w:t>
      </w:r>
      <w:r w:rsidR="003D6E06">
        <w:t xml:space="preserve">reports that he </w:t>
      </w:r>
      <w:r>
        <w:t>has added Velocity Smoothing to his track and scan.</w:t>
      </w:r>
    </w:p>
    <w:p w14:paraId="74AB17AA" w14:textId="477517E7" w:rsidR="003D6E06" w:rsidRDefault="003D6E06" w:rsidP="007573EC">
      <w:r>
        <w:lastRenderedPageBreak/>
        <w:t>C</w:t>
      </w:r>
      <w:r w:rsidR="00C477D7">
        <w:t>harles</w:t>
      </w:r>
      <w:r>
        <w:t xml:space="preserve">. R. Wieser reports on (what must be the first) test flight using a B-26 aircraft.  Didn’t go so well; radar couldn’t see it reliably.  </w:t>
      </w:r>
      <w:r w:rsidR="00EA4411">
        <w:t>Wieser notes use o</w:t>
      </w:r>
      <w:r>
        <w:t xml:space="preserve">f </w:t>
      </w:r>
      <w:r w:rsidR="00EA4411">
        <w:t xml:space="preserve">Moving Target Indicator (MTI) device </w:t>
      </w:r>
      <w:r>
        <w:t xml:space="preserve">in the radar system, </w:t>
      </w:r>
      <w:r w:rsidR="00EA4411">
        <w:t>using Doppler shift to filter out stationary clutter, without satisfactory results.</w:t>
      </w:r>
    </w:p>
    <w:p w14:paraId="35DBC26F" w14:textId="0231C5B9" w:rsidR="003D6E06" w:rsidRDefault="003D6E06" w:rsidP="007573EC">
      <w:r>
        <w:t>The report describes in some detail modifications to allow operation of the interception tests from Room 224.</w:t>
      </w:r>
    </w:p>
    <w:p w14:paraId="43372C86" w14:textId="77777777" w:rsidR="003D6E06" w:rsidRDefault="003D6E06" w:rsidP="007573EC"/>
    <w:p w14:paraId="4118970C" w14:textId="77777777" w:rsidR="003D6E06" w:rsidRPr="007573EC" w:rsidRDefault="003D6E06" w:rsidP="007573EC"/>
    <w:p w14:paraId="4BDA1A9E" w14:textId="06E0DB17" w:rsidR="00DA30BD" w:rsidRDefault="00DA30BD" w:rsidP="0070707E">
      <w:pPr>
        <w:pStyle w:val="Heading3"/>
      </w:pPr>
      <w:bookmarkStart w:id="44" w:name="_Toc193914325"/>
      <w:r>
        <w:t>Biweekly Reports, 1951</w:t>
      </w:r>
      <w:bookmarkEnd w:id="44"/>
    </w:p>
    <w:p w14:paraId="7B41B86D" w14:textId="77777777" w:rsidR="008E6FCE" w:rsidRPr="008E6FCE" w:rsidRDefault="008E6FCE" w:rsidP="008E6FCE"/>
    <w:p w14:paraId="0F1D0B69" w14:textId="1634F46D" w:rsidR="00F91502" w:rsidRDefault="00F91502" w:rsidP="00F91502">
      <w:pPr>
        <w:pStyle w:val="Heading3"/>
      </w:pPr>
      <w:bookmarkStart w:id="45" w:name="_Toc193914326"/>
      <w:r>
        <w:t>Biweekly and Quarterly Reports, 1951</w:t>
      </w:r>
      <w:bookmarkEnd w:id="45"/>
    </w:p>
    <w:p w14:paraId="0891A702" w14:textId="234D1AD8" w:rsidR="00F91502" w:rsidRPr="00E20095" w:rsidRDefault="00F91502" w:rsidP="00F91502">
      <w:pPr>
        <w:rPr>
          <w:color w:val="31849B" w:themeColor="accent5" w:themeShade="BF"/>
        </w:rPr>
      </w:pPr>
      <w:r w:rsidRPr="00E20095">
        <w:rPr>
          <w:color w:val="31849B" w:themeColor="accent5" w:themeShade="BF"/>
        </w:rPr>
        <w:t>[my initial collection of material in this section was in search of clues for Track and Scan]</w:t>
      </w:r>
    </w:p>
    <w:p w14:paraId="600BA403" w14:textId="399FF53C" w:rsidR="008E6FCE" w:rsidRDefault="008E6FCE" w:rsidP="00F91502"/>
    <w:p w14:paraId="5187F61C" w14:textId="65BEDE59" w:rsidR="008E6FCE" w:rsidRDefault="008E6FCE" w:rsidP="008E6FCE">
      <w:r>
        <w:t>Mystery acronyms from Air Defense</w:t>
      </w:r>
    </w:p>
    <w:p w14:paraId="67F97732" w14:textId="2C405022" w:rsidR="008E6FCE" w:rsidRDefault="008E6FCE" w:rsidP="001411E6">
      <w:pPr>
        <w:pStyle w:val="ListParagraph"/>
        <w:numPr>
          <w:ilvl w:val="0"/>
          <w:numId w:val="39"/>
        </w:numPr>
      </w:pPr>
      <w:r>
        <w:t>DPO and DPO Tapes</w:t>
      </w:r>
    </w:p>
    <w:p w14:paraId="3A4F026B" w14:textId="27AB0BB2" w:rsidR="00A4565A" w:rsidRDefault="00A4565A" w:rsidP="001411E6">
      <w:pPr>
        <w:pStyle w:val="ListParagraph"/>
        <w:numPr>
          <w:ilvl w:val="0"/>
          <w:numId w:val="39"/>
        </w:numPr>
      </w:pPr>
      <w:r>
        <w:t>DPU (it seems that a DPU program processes DPO tapes, and DPO tapes contain recorded radar tests)</w:t>
      </w:r>
    </w:p>
    <w:p w14:paraId="685EB000" w14:textId="10A3AFCF" w:rsidR="008E6FCE" w:rsidRDefault="008E6FCE" w:rsidP="001411E6">
      <w:pPr>
        <w:pStyle w:val="ListParagraph"/>
        <w:numPr>
          <w:ilvl w:val="0"/>
          <w:numId w:val="39"/>
        </w:numPr>
      </w:pPr>
      <w:r>
        <w:t>PWTFT</w:t>
      </w:r>
      <w:r w:rsidR="00F754F3">
        <w:t xml:space="preserve"> – Print While Tracking </w:t>
      </w:r>
      <w:proofErr w:type="gramStart"/>
      <w:r w:rsidR="00F754F3">
        <w:t>From</w:t>
      </w:r>
      <w:proofErr w:type="gramEnd"/>
      <w:r w:rsidR="00F754F3">
        <w:t xml:space="preserve"> Tape (see M-1431, Mar 14, 1952)</w:t>
      </w:r>
    </w:p>
    <w:p w14:paraId="1392CCFD" w14:textId="593866BC" w:rsidR="008E6FCE" w:rsidRDefault="008E6FCE" w:rsidP="001411E6">
      <w:pPr>
        <w:pStyle w:val="ListParagraph"/>
        <w:numPr>
          <w:ilvl w:val="0"/>
          <w:numId w:val="39"/>
        </w:numPr>
      </w:pPr>
      <w:proofErr w:type="spellStart"/>
      <w:r>
        <w:t>Muldar</w:t>
      </w:r>
      <w:proofErr w:type="spellEnd"/>
      <w:r w:rsidR="00482453">
        <w:t xml:space="preserve"> (This must be a Whirlwind term – maybe standing for Multiple Radar)</w:t>
      </w:r>
    </w:p>
    <w:p w14:paraId="01371370" w14:textId="2AE91998" w:rsidR="00A4565A" w:rsidRDefault="00A4565A" w:rsidP="001411E6">
      <w:pPr>
        <w:pStyle w:val="ListParagraph"/>
        <w:numPr>
          <w:ilvl w:val="0"/>
          <w:numId w:val="39"/>
        </w:numPr>
      </w:pPr>
      <w:proofErr w:type="spellStart"/>
      <w:r>
        <w:t>Radatan</w:t>
      </w:r>
      <w:proofErr w:type="spellEnd"/>
      <w:r>
        <w:t xml:space="preserve"> II</w:t>
      </w:r>
    </w:p>
    <w:p w14:paraId="01CEC95A" w14:textId="77777777" w:rsidR="008E6FCE" w:rsidRDefault="008E6FCE" w:rsidP="001411E6">
      <w:pPr>
        <w:pStyle w:val="ListParagraph"/>
        <w:numPr>
          <w:ilvl w:val="0"/>
          <w:numId w:val="39"/>
        </w:numPr>
      </w:pPr>
      <w:r>
        <w:t xml:space="preserve">584’s and </w:t>
      </w:r>
      <w:r w:rsidRPr="00B92571">
        <w:t>SCR-584 radars</w:t>
      </w:r>
      <w:r>
        <w:t xml:space="preserve"> – located in </w:t>
      </w:r>
      <w:r w:rsidRPr="00B92571">
        <w:t>Scituate and Pigeon Cove</w:t>
      </w:r>
      <w:r>
        <w:t xml:space="preserve"> on Cape Cod</w:t>
      </w:r>
    </w:p>
    <w:p w14:paraId="750F2116" w14:textId="13FADE84" w:rsidR="008E6FCE" w:rsidRDefault="008E6FCE" w:rsidP="00482453">
      <w:pPr>
        <w:pStyle w:val="ListParagraph"/>
        <w:numPr>
          <w:ilvl w:val="0"/>
          <w:numId w:val="39"/>
        </w:numPr>
      </w:pPr>
      <w:r>
        <w:t>Aircraft equipped with AI (see M-1334)</w:t>
      </w:r>
      <w:r w:rsidR="00482453">
        <w:t xml:space="preserve"> AI Radar – (Airborne Intercept Radar)</w:t>
      </w:r>
    </w:p>
    <w:p w14:paraId="6426F257" w14:textId="61F0C37A" w:rsidR="008E6FCE" w:rsidRDefault="008E6FCE" w:rsidP="001411E6">
      <w:pPr>
        <w:pStyle w:val="ListParagraph"/>
        <w:numPr>
          <w:ilvl w:val="0"/>
          <w:numId w:val="39"/>
        </w:numPr>
      </w:pPr>
      <w:r>
        <w:t xml:space="preserve">terminal equipment for the automatic ground-air relay link (hereafter referred to as the </w:t>
      </w:r>
      <w:r w:rsidRPr="008E6FCE">
        <w:rPr>
          <w:b/>
          <w:bCs/>
        </w:rPr>
        <w:t>Blue Coder</w:t>
      </w:r>
      <w:r>
        <w:t>).  (See M-1298.)</w:t>
      </w:r>
    </w:p>
    <w:p w14:paraId="6C880944" w14:textId="160DB7CE" w:rsidR="008E6FCE" w:rsidRDefault="008E6FCE" w:rsidP="001411E6">
      <w:pPr>
        <w:pStyle w:val="ListParagraph"/>
        <w:numPr>
          <w:ilvl w:val="0"/>
          <w:numId w:val="39"/>
        </w:numPr>
      </w:pPr>
      <w:r>
        <w:t>AFCRC – Air Force Cambridge Research C(enter?)</w:t>
      </w:r>
    </w:p>
    <w:p w14:paraId="488FD916" w14:textId="6B1354A7" w:rsidR="008E6FCE" w:rsidRDefault="008E6FCE" w:rsidP="00F91502"/>
    <w:p w14:paraId="38572BF5" w14:textId="456FD317" w:rsidR="003536A7" w:rsidRDefault="003536A7" w:rsidP="003536A7">
      <w:pPr>
        <w:pStyle w:val="Heading4"/>
      </w:pPr>
      <w:r>
        <w:t>M-1228 – Biweekly, June 8, 1951</w:t>
      </w:r>
    </w:p>
    <w:p w14:paraId="5FA370CB" w14:textId="4E11BCA6" w:rsidR="003536A7" w:rsidRDefault="003536A7" w:rsidP="00F91502">
      <w:r>
        <w:t xml:space="preserve">This one is not air defense, but </w:t>
      </w:r>
      <w:r w:rsidRPr="003536A7">
        <w:rPr>
          <w:b/>
          <w:bCs/>
        </w:rPr>
        <w:t>J. T Gilmore</w:t>
      </w:r>
      <w:r>
        <w:t xml:space="preserve"> does mention having rewritten a program to punch out the contents of main memory as a debug tool.</w:t>
      </w:r>
    </w:p>
    <w:p w14:paraId="197F0ADE" w14:textId="3FF26FB6" w:rsidR="003536A7" w:rsidRDefault="003536A7" w:rsidP="00F91502">
      <w:r>
        <w:t xml:space="preserve">This report also notes the hiring and training of two high-school grads as WW operators, </w:t>
      </w:r>
      <w:r w:rsidRPr="003536A7">
        <w:t>Joseph V. Thompson</w:t>
      </w:r>
      <w:r>
        <w:t xml:space="preserve"> and </w:t>
      </w:r>
      <w:r w:rsidRPr="003536A7">
        <w:t>Robert P. Kyle</w:t>
      </w:r>
      <w:r>
        <w:t>.</w:t>
      </w:r>
    </w:p>
    <w:p w14:paraId="52B475F4" w14:textId="701DED80" w:rsidR="003536A7" w:rsidRDefault="003536A7" w:rsidP="00F91502"/>
    <w:p w14:paraId="2899B6EF" w14:textId="25F50514" w:rsidR="003536A7" w:rsidRPr="003536A7" w:rsidRDefault="003536A7" w:rsidP="003536A7">
      <w:pPr>
        <w:rPr>
          <w:b/>
          <w:bCs/>
        </w:rPr>
      </w:pPr>
      <w:r w:rsidRPr="003536A7">
        <w:rPr>
          <w:b/>
          <w:bCs/>
        </w:rPr>
        <w:t>C. V. Watt</w:t>
      </w:r>
    </w:p>
    <w:p w14:paraId="472D3BDD" w14:textId="5905966C" w:rsidR="003536A7" w:rsidRPr="003536A7" w:rsidRDefault="003536A7" w:rsidP="003536A7">
      <w:pPr>
        <w:autoSpaceDE w:val="0"/>
        <w:autoSpaceDN w:val="0"/>
        <w:adjustRightInd w:val="0"/>
        <w:spacing w:before="0" w:after="0"/>
        <w:rPr>
          <w:rFonts w:ascii="Courier New" w:hAnsi="Courier New" w:cs="Courier New"/>
          <w:szCs w:val="20"/>
        </w:rPr>
      </w:pPr>
      <w:r w:rsidRPr="003536A7">
        <w:rPr>
          <w:rFonts w:ascii="Courier New" w:hAnsi="Courier New" w:cs="Courier New"/>
          <w:szCs w:val="20"/>
        </w:rPr>
        <w:t>Display</w:t>
      </w:r>
      <w:r>
        <w:rPr>
          <w:rFonts w:ascii="Courier New" w:hAnsi="Courier New" w:cs="Courier New"/>
          <w:szCs w:val="20"/>
        </w:rPr>
        <w:t xml:space="preserve"> - </w:t>
      </w:r>
      <w:r w:rsidRPr="003536A7">
        <w:rPr>
          <w:rFonts w:ascii="Courier New" w:hAnsi="Courier New" w:cs="Courier New"/>
          <w:szCs w:val="20"/>
        </w:rPr>
        <w:t xml:space="preserve">A meeting was </w:t>
      </w:r>
      <w:proofErr w:type="gramStart"/>
      <w:r w:rsidRPr="003536A7">
        <w:rPr>
          <w:rFonts w:ascii="Courier New" w:hAnsi="Courier New" w:cs="Courier New"/>
          <w:szCs w:val="20"/>
        </w:rPr>
        <w:t>hold</w:t>
      </w:r>
      <w:proofErr w:type="gramEnd"/>
      <w:r w:rsidRPr="003536A7">
        <w:rPr>
          <w:rFonts w:ascii="Courier New" w:hAnsi="Courier New" w:cs="Courier New"/>
          <w:szCs w:val="20"/>
        </w:rPr>
        <w:t xml:space="preserve"> June 4</w:t>
      </w:r>
      <w:r w:rsidRPr="003536A7">
        <w:rPr>
          <w:rFonts w:ascii="Courier New" w:hAnsi="Courier New" w:cs="Courier New"/>
          <w:i/>
          <w:iCs/>
          <w:szCs w:val="20"/>
        </w:rPr>
        <w:t xml:space="preserve"> </w:t>
      </w:r>
      <w:r w:rsidRPr="003536A7">
        <w:rPr>
          <w:rFonts w:ascii="Courier New" w:hAnsi="Courier New" w:cs="Courier New"/>
          <w:szCs w:val="20"/>
        </w:rPr>
        <w:t>to discuss the design of the l6" Display scopes and the display decoders.  Details are covered in M-1225, dated June 6, 1951.  Briefly, 3 more l6" scopes and critical parts for 3 more will be built, making a total of 4 scopes to be completed. It Is expected that the 3 scopes will be completed by September 10, and the new decoders by August 27.</w:t>
      </w:r>
    </w:p>
    <w:p w14:paraId="0ECBB7CF" w14:textId="2905ED46" w:rsidR="003536A7" w:rsidRDefault="003536A7" w:rsidP="00F91502">
      <w:r>
        <w:t>This seems to say there’s already one oscilloscope attached to WW by Jun 1951</w:t>
      </w:r>
    </w:p>
    <w:p w14:paraId="636C4EEC" w14:textId="4D1CB24A" w:rsidR="003536A7" w:rsidRDefault="003536A7" w:rsidP="00F91502"/>
    <w:p w14:paraId="60F092B4" w14:textId="0838EAB8" w:rsidR="003536A7" w:rsidRDefault="003536A7" w:rsidP="00F91502"/>
    <w:p w14:paraId="0A915AD5" w14:textId="77777777" w:rsidR="003536A7" w:rsidRDefault="003536A7" w:rsidP="00F91502"/>
    <w:p w14:paraId="28292BD9" w14:textId="0AFE79E4" w:rsidR="008E6FCE" w:rsidRDefault="008E6FCE" w:rsidP="008E6FCE">
      <w:pPr>
        <w:pStyle w:val="Heading4"/>
      </w:pPr>
      <w:r>
        <w:t>M-1296 – Air Defense Biweekly, Sep 28, 1951</w:t>
      </w:r>
    </w:p>
    <w:p w14:paraId="5F96E489" w14:textId="4E4973B9" w:rsidR="008E6FCE" w:rsidRDefault="008E6FCE" w:rsidP="008E6FCE"/>
    <w:p w14:paraId="72E95E17" w14:textId="0180C0D0" w:rsidR="008E6FCE" w:rsidRDefault="008E6FCE" w:rsidP="008E6FCE">
      <w:r w:rsidRPr="00A4565A">
        <w:rPr>
          <w:b/>
          <w:bCs/>
        </w:rPr>
        <w:lastRenderedPageBreak/>
        <w:t>C. R. Wieser</w:t>
      </w:r>
      <w:r>
        <w:t xml:space="preserve"> – locations for “584” radar units chosen for Rockport and Scituate.</w:t>
      </w:r>
    </w:p>
    <w:p w14:paraId="7DB62DF7" w14:textId="432DC774" w:rsidR="008E6FCE" w:rsidRPr="008E6FCE" w:rsidRDefault="008E6FCE" w:rsidP="008E6FCE">
      <w:pPr>
        <w:rPr>
          <w:rFonts w:ascii="Courier New" w:hAnsi="Courier New" w:cs="Courier New"/>
        </w:rPr>
      </w:pPr>
      <w:r w:rsidRPr="008E6FCE">
        <w:rPr>
          <w:b/>
          <w:bCs/>
        </w:rPr>
        <w:t>H. J. Kirshner</w:t>
      </w:r>
      <w:r>
        <w:t xml:space="preserve"> - </w:t>
      </w:r>
      <w:r w:rsidRPr="008E6FCE">
        <w:rPr>
          <w:rFonts w:ascii="Courier New" w:hAnsi="Courier New" w:cs="Courier New"/>
        </w:rPr>
        <w:t>The terminal equipment for the automatic ground-air relay link (hereafter referred to as the Blue Coder) has been cabled into Whirlwind but has not as yet been completely checked out by AFCRC personnel.</w:t>
      </w:r>
    </w:p>
    <w:p w14:paraId="2C91F7DB" w14:textId="0D0B9EB7" w:rsidR="008E6FCE" w:rsidRDefault="008E6FCE" w:rsidP="008E6FCE"/>
    <w:p w14:paraId="11D49A6A" w14:textId="2BC5030D" w:rsidR="00A4565A" w:rsidRDefault="00A4565A" w:rsidP="008E6FCE">
      <w:r w:rsidRPr="00A4565A">
        <w:rPr>
          <w:b/>
          <w:bCs/>
        </w:rPr>
        <w:t>D. R. Israel</w:t>
      </w:r>
      <w:r>
        <w:t xml:space="preserve"> notes Erroneous Statements in previous Biweeklies on smoothing functions, (i.e., I think he’s admitting that he goofed up).  Israel notes that errors happen when aircraft velocity is close to one quantizing unit per scan (240 mph) when aircraft are proceeding along one axis.</w:t>
      </w:r>
      <w:r>
        <w:rPr>
          <w:rStyle w:val="FootnoteReference"/>
        </w:rPr>
        <w:footnoteReference w:id="6"/>
      </w:r>
    </w:p>
    <w:p w14:paraId="4012D6F9" w14:textId="415C605A" w:rsidR="00A4565A" w:rsidRDefault="00A4565A" w:rsidP="008E6FCE">
      <w:r>
        <w:t>There is discussion of the nature of the error, but I’m not sure how to tell whether it had been corrected in the M-1343 program code.  But the note mentions problems with “path curvature”, which might line up with another error I’ve been seeing.</w:t>
      </w:r>
    </w:p>
    <w:p w14:paraId="4B283E74" w14:textId="4B8796F6" w:rsidR="008E6FCE" w:rsidRDefault="008E6FCE" w:rsidP="008E6FCE"/>
    <w:p w14:paraId="2BB744CB" w14:textId="7F159A1F" w:rsidR="00A4565A" w:rsidRDefault="00A4565A" w:rsidP="008E6FCE">
      <w:r w:rsidRPr="00A4565A">
        <w:t>W. S. Attridge</w:t>
      </w:r>
      <w:r>
        <w:t xml:space="preserve"> notes that the 20 msec time base for sending radar readings over the phone doesn’t play well with the 0.057 (hard to read) msec rate at which the Azimuth indicator is updated, causing range readings to sometimes be associated with the wrong azimuth.  He discusses with his AFCRC </w:t>
      </w:r>
      <w:proofErr w:type="gramStart"/>
      <w:r>
        <w:t>colleagues</w:t>
      </w:r>
      <w:proofErr w:type="gramEnd"/>
      <w:r>
        <w:t xml:space="preserve"> ways of changing the transmission scheme (which are surely not reflected in M-1343).</w:t>
      </w:r>
    </w:p>
    <w:p w14:paraId="1C0171AE" w14:textId="30D3EC59" w:rsidR="00A4565A" w:rsidRDefault="00A4565A" w:rsidP="00A4565A">
      <w:r>
        <w:t xml:space="preserve">Attridge notes: </w:t>
      </w:r>
      <w:r>
        <w:rPr>
          <w:rFonts w:ascii="Courier" w:hAnsi="Courier" w:cs="Courier"/>
          <w:b/>
          <w:bCs/>
          <w:szCs w:val="20"/>
        </w:rPr>
        <w:t>A note describing Adam's and Gilmore's Storage Contents Punch Out Program has been written for use in the indoctrination program.</w:t>
      </w:r>
    </w:p>
    <w:p w14:paraId="717E8727" w14:textId="0EC307EA" w:rsidR="00A4565A" w:rsidRDefault="00A4565A" w:rsidP="008E6FCE">
      <w:r>
        <w:t>[and darn it, doesn’t give a citation!  But this might be evidence of a Core Dump routine</w:t>
      </w:r>
      <w:r w:rsidR="003804EB">
        <w:t xml:space="preserve"> for debug</w:t>
      </w:r>
      <w:r w:rsidR="003536A7">
        <w:t>; see notes for M-1228, Jun 8, 1951</w:t>
      </w:r>
      <w:r w:rsidR="003804EB">
        <w:t>.]</w:t>
      </w:r>
    </w:p>
    <w:p w14:paraId="71A36B5F" w14:textId="255B1A4B" w:rsidR="00A4565A" w:rsidRDefault="00A4565A" w:rsidP="008E6FCE"/>
    <w:p w14:paraId="330C6F9C" w14:textId="1B5E74B9" w:rsidR="00A4565A" w:rsidRDefault="00A4565A" w:rsidP="008E6FCE"/>
    <w:p w14:paraId="407CDAC9" w14:textId="0F8B9485" w:rsidR="003A06F6" w:rsidRDefault="003A06F6" w:rsidP="003A06F6">
      <w:pPr>
        <w:pStyle w:val="Heading4"/>
      </w:pPr>
      <w:r>
        <w:t>L-30 – Digital Computers for Air Defense System, Oct 5, 1951</w:t>
      </w:r>
    </w:p>
    <w:p w14:paraId="11B0A37E" w14:textId="67C41D90" w:rsidR="003A06F6" w:rsidRDefault="003A06F6" w:rsidP="003A06F6">
      <w:r>
        <w:t>Everett and Forrester outline a “290 staff-man years” project to develop an air defense system.</w:t>
      </w:r>
    </w:p>
    <w:p w14:paraId="69AF18F1" w14:textId="77777777" w:rsidR="003A06F6" w:rsidRPr="008E6FCE" w:rsidRDefault="003A06F6" w:rsidP="003A06F6"/>
    <w:p w14:paraId="6DA0CB45" w14:textId="543E6275" w:rsidR="00F91502" w:rsidRDefault="00F91502" w:rsidP="00F91502">
      <w:pPr>
        <w:pStyle w:val="Heading4"/>
      </w:pPr>
      <w:r>
        <w:t>M-1301 – Air Defense Biweekly, Oct 11, 1951</w:t>
      </w:r>
    </w:p>
    <w:p w14:paraId="02077A8F" w14:textId="76757787" w:rsidR="00F91502" w:rsidRDefault="00F91502" w:rsidP="00F91502">
      <w:r>
        <w:t xml:space="preserve">Introduction by </w:t>
      </w:r>
      <w:r w:rsidRPr="00083A92">
        <w:rPr>
          <w:b/>
          <w:bCs/>
        </w:rPr>
        <w:t>C.R. Weiser</w:t>
      </w:r>
      <w:r w:rsidR="007C09E8">
        <w:t>, including:</w:t>
      </w:r>
    </w:p>
    <w:p w14:paraId="24726B3B" w14:textId="787496AA" w:rsidR="00F91502" w:rsidRPr="00A4565A" w:rsidRDefault="00F91502" w:rsidP="007C09E8">
      <w:pPr>
        <w:autoSpaceDE w:val="0"/>
        <w:autoSpaceDN w:val="0"/>
        <w:adjustRightInd w:val="0"/>
        <w:spacing w:before="0" w:after="0"/>
        <w:rPr>
          <w:szCs w:val="20"/>
        </w:rPr>
      </w:pPr>
      <w:r w:rsidRPr="00A4565A">
        <w:rPr>
          <w:rFonts w:ascii="Courier" w:hAnsi="Courier" w:cs="Courier"/>
          <w:b/>
          <w:bCs/>
          <w:szCs w:val="20"/>
        </w:rPr>
        <w:t>Four aircraft (</w:t>
      </w:r>
      <w:bookmarkStart w:id="46" w:name="_Hlk69988307"/>
      <w:r w:rsidRPr="00A4565A">
        <w:rPr>
          <w:rFonts w:ascii="Courier" w:hAnsi="Courier" w:cs="Courier"/>
          <w:b/>
          <w:bCs/>
          <w:szCs w:val="20"/>
        </w:rPr>
        <w:t>C-47, B-17, B-25, and F-51</w:t>
      </w:r>
      <w:bookmarkEnd w:id="46"/>
      <w:r w:rsidRPr="00A4565A">
        <w:rPr>
          <w:rFonts w:ascii="Courier" w:hAnsi="Courier" w:cs="Courier"/>
          <w:b/>
          <w:bCs/>
          <w:szCs w:val="20"/>
        </w:rPr>
        <w:t>) based at</w:t>
      </w:r>
      <w:r w:rsidR="007C09E8" w:rsidRPr="00A4565A">
        <w:rPr>
          <w:rFonts w:ascii="Courier" w:hAnsi="Courier" w:cs="Courier"/>
          <w:b/>
          <w:bCs/>
          <w:szCs w:val="20"/>
        </w:rPr>
        <w:t xml:space="preserve"> </w:t>
      </w:r>
      <w:r w:rsidRPr="00A4565A">
        <w:rPr>
          <w:rFonts w:ascii="Courier" w:hAnsi="Courier" w:cs="Courier"/>
          <w:b/>
          <w:bCs/>
          <w:szCs w:val="20"/>
        </w:rPr>
        <w:t>Bedford are now available to us for flight tests</w:t>
      </w:r>
      <w:r w:rsidR="00A4565A">
        <w:rPr>
          <w:rFonts w:ascii="Courier" w:hAnsi="Courier" w:cs="Courier"/>
          <w:b/>
          <w:bCs/>
          <w:szCs w:val="20"/>
        </w:rPr>
        <w:t>.</w:t>
      </w:r>
    </w:p>
    <w:p w14:paraId="136A5DC1" w14:textId="533774AB" w:rsidR="00F91502" w:rsidRDefault="00F91502" w:rsidP="00F91502"/>
    <w:p w14:paraId="118397E5" w14:textId="614C21B6" w:rsidR="00F91502" w:rsidRPr="00083A92" w:rsidRDefault="00F91502" w:rsidP="00F91502">
      <w:pPr>
        <w:rPr>
          <w:b/>
          <w:bCs/>
        </w:rPr>
      </w:pPr>
      <w:r w:rsidRPr="00083A92">
        <w:rPr>
          <w:b/>
          <w:bCs/>
        </w:rPr>
        <w:t>H. J. Kirshner</w:t>
      </w:r>
    </w:p>
    <w:p w14:paraId="52582543" w14:textId="77777777" w:rsidR="00F91502" w:rsidRDefault="00F91502" w:rsidP="00F91502">
      <w:pPr>
        <w:autoSpaceDE w:val="0"/>
        <w:autoSpaceDN w:val="0"/>
        <w:adjustRightInd w:val="0"/>
        <w:spacing w:before="0" w:after="0"/>
        <w:rPr>
          <w:rFonts w:ascii="Courier" w:hAnsi="Courier" w:cs="Courier"/>
          <w:b/>
          <w:bCs/>
          <w:sz w:val="22"/>
          <w:szCs w:val="22"/>
        </w:rPr>
      </w:pPr>
      <w:r>
        <w:rPr>
          <w:rFonts w:ascii="Courier" w:hAnsi="Courier" w:cs="Courier"/>
          <w:b/>
          <w:bCs/>
          <w:sz w:val="22"/>
          <w:szCs w:val="22"/>
        </w:rPr>
        <w:t>Statements clarifying our original specifications for a</w:t>
      </w:r>
    </w:p>
    <w:p w14:paraId="2AB30A44" w14:textId="0186269F" w:rsidR="00F91502" w:rsidRPr="00F91502" w:rsidRDefault="00F91502" w:rsidP="00F91502">
      <w:pPr>
        <w:autoSpaceDE w:val="0"/>
        <w:autoSpaceDN w:val="0"/>
        <w:adjustRightInd w:val="0"/>
        <w:spacing w:before="0" w:after="0"/>
      </w:pPr>
      <w:r>
        <w:rPr>
          <w:rFonts w:ascii="Courier" w:hAnsi="Courier" w:cs="Courier"/>
          <w:b/>
          <w:bCs/>
          <w:sz w:val="22"/>
          <w:szCs w:val="22"/>
        </w:rPr>
        <w:t xml:space="preserve">16-channel record-reproduce system have </w:t>
      </w:r>
      <w:r w:rsidR="00B31A54">
        <w:rPr>
          <w:rFonts w:ascii="Courier" w:hAnsi="Courier" w:cs="Courier"/>
          <w:b/>
          <w:bCs/>
          <w:sz w:val="22"/>
          <w:szCs w:val="22"/>
        </w:rPr>
        <w:t>b</w:t>
      </w:r>
      <w:r>
        <w:rPr>
          <w:rFonts w:ascii="Courier" w:hAnsi="Courier" w:cs="Courier"/>
          <w:b/>
          <w:bCs/>
          <w:sz w:val="22"/>
          <w:szCs w:val="22"/>
        </w:rPr>
        <w:t xml:space="preserve">een sent to the Ampex Electric </w:t>
      </w:r>
      <w:proofErr w:type="gramStart"/>
      <w:r>
        <w:rPr>
          <w:rFonts w:ascii="Courier" w:hAnsi="Courier" w:cs="Courier"/>
          <w:b/>
          <w:bCs/>
          <w:sz w:val="22"/>
          <w:szCs w:val="22"/>
        </w:rPr>
        <w:t>Corp..</w:t>
      </w:r>
      <w:proofErr w:type="gramEnd"/>
      <w:r>
        <w:rPr>
          <w:rFonts w:ascii="Courier" w:hAnsi="Courier" w:cs="Courier"/>
          <w:b/>
          <w:bCs/>
          <w:sz w:val="22"/>
          <w:szCs w:val="22"/>
        </w:rPr>
        <w:t xml:space="preserve"> No comment has been made by them to date.</w:t>
      </w:r>
    </w:p>
    <w:p w14:paraId="16AF3481" w14:textId="70308296" w:rsidR="00F91502" w:rsidRDefault="007C09E8" w:rsidP="00F91502">
      <w:r>
        <w:t>I’ll guess t</w:t>
      </w:r>
      <w:r w:rsidR="00F91502">
        <w:t>his would have to be to record radar sessions so they could play them back repeatedly</w:t>
      </w:r>
      <w:r>
        <w:t>; if so, that would be a critical clue as to how debug was done.</w:t>
      </w:r>
    </w:p>
    <w:p w14:paraId="0CF14AA7" w14:textId="1FC99088" w:rsidR="00F91502" w:rsidRDefault="00F91502" w:rsidP="00F91502"/>
    <w:p w14:paraId="6E83C4AB" w14:textId="311D0601" w:rsidR="007C09E8" w:rsidRDefault="007C09E8" w:rsidP="007C09E8">
      <w:r w:rsidRPr="00083A92">
        <w:rPr>
          <w:b/>
          <w:bCs/>
        </w:rPr>
        <w:t>D. R. Israel</w:t>
      </w:r>
      <w:r>
        <w:t xml:space="preserve"> notes a “</w:t>
      </w:r>
      <w:r w:rsidRPr="007C09E8">
        <w:t>new method for solving for the interceptor's heading angle</w:t>
      </w:r>
      <w:r>
        <w:t>” proposed by “</w:t>
      </w:r>
      <w:r>
        <w:rPr>
          <w:rFonts w:ascii="Courier" w:hAnsi="Courier" w:cs="Courier"/>
          <w:sz w:val="22"/>
          <w:szCs w:val="22"/>
        </w:rPr>
        <w:t xml:space="preserve">Van Voorhis of Project Lincoln”.  </w:t>
      </w:r>
      <w:r>
        <w:t>Trigonometry is involved.</w:t>
      </w:r>
    </w:p>
    <w:p w14:paraId="417C103B" w14:textId="4F87864B" w:rsidR="007C09E8" w:rsidRDefault="007C09E8" w:rsidP="007C09E8"/>
    <w:p w14:paraId="1D37C370" w14:textId="1A6DDCA0" w:rsidR="007C09E8" w:rsidRDefault="007C09E8" w:rsidP="007C09E8">
      <w:r w:rsidRPr="00083A92">
        <w:rPr>
          <w:b/>
          <w:bCs/>
        </w:rPr>
        <w:lastRenderedPageBreak/>
        <w:t>W. S. Attridge</w:t>
      </w:r>
      <w:r>
        <w:t xml:space="preserve"> offers another clue on debug procedure – they must have had a series of test programs to do small parts of the problem, e.g. reporting radar returns in polar and cartesian coordinates so they could validate the readings one at a time.</w:t>
      </w:r>
    </w:p>
    <w:p w14:paraId="03B59A34" w14:textId="47D38DC7" w:rsidR="007C09E8" w:rsidRDefault="007C09E8" w:rsidP="007C09E8">
      <w:r>
        <w:t>Attridge also ‘returned to’ automatic initiation (i.e. figuring out autonomously which target to blow out of the sky??) but found his approach unsatisfactory.</w:t>
      </w:r>
    </w:p>
    <w:p w14:paraId="4800C287" w14:textId="6033A13D" w:rsidR="007C09E8" w:rsidRDefault="007C09E8" w:rsidP="007C09E8"/>
    <w:p w14:paraId="37BD8617" w14:textId="5738ACF1" w:rsidR="007C09E8" w:rsidRDefault="007C09E8" w:rsidP="007C09E8">
      <w:r w:rsidRPr="00083A92">
        <w:rPr>
          <w:b/>
          <w:bCs/>
        </w:rPr>
        <w:t>P. O. Cioffi</w:t>
      </w:r>
      <w:r>
        <w:t xml:space="preserve"> must be the new kid on the block – his ‘second half of the indoctrination period’ was spent studying the Interception program.</w:t>
      </w:r>
    </w:p>
    <w:p w14:paraId="727C6F8D" w14:textId="2AD060A5" w:rsidR="007C09E8" w:rsidRDefault="007C09E8" w:rsidP="007C09E8"/>
    <w:p w14:paraId="17186D7D" w14:textId="223FCC61" w:rsidR="007C09E8" w:rsidRDefault="004618DC" w:rsidP="007C09E8">
      <w:r w:rsidRPr="00083A92">
        <w:rPr>
          <w:b/>
          <w:bCs/>
        </w:rPr>
        <w:t>C. H. Gaudette</w:t>
      </w:r>
      <w:r>
        <w:t xml:space="preserve"> reports on tweaking the “NLS-2 method of smoothing” algorithm proposed by D R Israel used to smooth tracking positions.</w:t>
      </w:r>
    </w:p>
    <w:p w14:paraId="36CB0A8C" w14:textId="049074F7" w:rsidR="004618DC" w:rsidRDefault="004618DC" w:rsidP="007C09E8"/>
    <w:p w14:paraId="34E3E566" w14:textId="4545C2C0" w:rsidR="004618DC" w:rsidRDefault="004618DC" w:rsidP="007C09E8">
      <w:r w:rsidRPr="00083A92">
        <w:rPr>
          <w:b/>
          <w:bCs/>
        </w:rPr>
        <w:t>F. Heart</w:t>
      </w:r>
      <w:r>
        <w:t xml:space="preserve"> reports a partially-working “Simulated Data” program.  This </w:t>
      </w:r>
      <w:r w:rsidRPr="004618DC">
        <w:rPr>
          <w:i/>
          <w:iCs/>
        </w:rPr>
        <w:t>might</w:t>
      </w:r>
      <w:r>
        <w:t xml:space="preserve"> have been designed to generate radar tracks and somehow store them on tape for playback to the track-while-scan program.</w:t>
      </w:r>
    </w:p>
    <w:p w14:paraId="5A104CBB" w14:textId="2BE9FF89" w:rsidR="004618DC" w:rsidRDefault="004618DC" w:rsidP="007C09E8"/>
    <w:p w14:paraId="4AFCF420" w14:textId="62B31E4E" w:rsidR="00B92571" w:rsidRDefault="00B92571" w:rsidP="007C09E8">
      <w:r w:rsidRPr="00083A92">
        <w:rPr>
          <w:b/>
          <w:bCs/>
        </w:rPr>
        <w:t>R. L. Walquist</w:t>
      </w:r>
      <w:r>
        <w:t xml:space="preserve"> reports on </w:t>
      </w:r>
      <w:proofErr w:type="spellStart"/>
      <w:r>
        <w:t>Muldar</w:t>
      </w:r>
      <w:proofErr w:type="spellEnd"/>
      <w:r>
        <w:t xml:space="preserve"> Data Screening.  This seems to be the start of the program to implement the Buffer Drum used in Cape Cod.</w:t>
      </w:r>
    </w:p>
    <w:p w14:paraId="0C9E7580" w14:textId="360E56D7" w:rsidR="00B92571" w:rsidRDefault="00B92571" w:rsidP="007C09E8"/>
    <w:p w14:paraId="3545A53C" w14:textId="62AF772C" w:rsidR="00B31A54" w:rsidRDefault="00B31A54" w:rsidP="00B31A54">
      <w:r w:rsidRPr="00083A92">
        <w:rPr>
          <w:b/>
          <w:bCs/>
        </w:rPr>
        <w:t>J. Arnow</w:t>
      </w:r>
      <w:r>
        <w:t xml:space="preserve"> reports on COMPUTER OPERATION</w:t>
      </w:r>
    </w:p>
    <w:p w14:paraId="06FA03DC" w14:textId="58DF9CE5" w:rsidR="00B31A54" w:rsidRPr="00B31A54" w:rsidRDefault="00B31A54" w:rsidP="00B31A54">
      <w:pPr>
        <w:autoSpaceDE w:val="0"/>
        <w:autoSpaceDN w:val="0"/>
        <w:adjustRightInd w:val="0"/>
        <w:spacing w:before="0" w:after="0"/>
        <w:ind w:left="72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The computer was used by the Air Defense Group for a total of approximately five hours, of which the following represents a</w:t>
      </w:r>
    </w:p>
    <w:p w14:paraId="4072C459" w14:textId="77777777" w:rsidR="00B31A54" w:rsidRPr="00B31A54" w:rsidRDefault="00B31A54" w:rsidP="00B31A54">
      <w:pPr>
        <w:autoSpaceDE w:val="0"/>
        <w:autoSpaceDN w:val="0"/>
        <w:adjustRightInd w:val="0"/>
        <w:spacing w:before="0" w:after="0"/>
        <w:ind w:left="72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breakdown by subject headings:</w:t>
      </w:r>
    </w:p>
    <w:p w14:paraId="0DE3515E" w14:textId="77777777" w:rsidR="00B31A54" w:rsidRPr="00B31A54" w:rsidRDefault="00B31A54" w:rsidP="00B31A54">
      <w:pPr>
        <w:autoSpaceDE w:val="0"/>
        <w:autoSpaceDN w:val="0"/>
        <w:adjustRightInd w:val="0"/>
        <w:spacing w:before="0" w:after="0"/>
        <w:ind w:left="144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Relay Link 0.50 hours</w:t>
      </w:r>
    </w:p>
    <w:p w14:paraId="64B53E1D" w14:textId="77777777" w:rsidR="00B31A54" w:rsidRPr="00B31A54" w:rsidRDefault="00B31A54" w:rsidP="00B31A54">
      <w:pPr>
        <w:autoSpaceDE w:val="0"/>
        <w:autoSpaceDN w:val="0"/>
        <w:adjustRightInd w:val="0"/>
        <w:spacing w:before="0" w:after="0"/>
        <w:ind w:left="144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Tracking and Smoothing 3.25 hours</w:t>
      </w:r>
    </w:p>
    <w:p w14:paraId="181CDCDE" w14:textId="77777777" w:rsidR="00B31A54" w:rsidRPr="00B31A54" w:rsidRDefault="00B31A54" w:rsidP="00B31A54">
      <w:pPr>
        <w:autoSpaceDE w:val="0"/>
        <w:autoSpaceDN w:val="0"/>
        <w:adjustRightInd w:val="0"/>
        <w:spacing w:before="0" w:after="0"/>
        <w:ind w:left="144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Aircraft Control 0.25 hours</w:t>
      </w:r>
    </w:p>
    <w:p w14:paraId="2651ED91" w14:textId="77777777" w:rsidR="00B31A54" w:rsidRPr="00B31A54" w:rsidRDefault="00B31A54" w:rsidP="00B31A54">
      <w:pPr>
        <w:autoSpaceDE w:val="0"/>
        <w:autoSpaceDN w:val="0"/>
        <w:adjustRightInd w:val="0"/>
        <w:spacing w:before="0" w:after="0"/>
        <w:ind w:left="144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Miscellaneous 1.00 hours</w:t>
      </w:r>
    </w:p>
    <w:p w14:paraId="3013A101" w14:textId="77777777" w:rsidR="00B31A54" w:rsidRPr="00B31A54" w:rsidRDefault="00B31A54" w:rsidP="00B31A54">
      <w:pPr>
        <w:autoSpaceDE w:val="0"/>
        <w:autoSpaceDN w:val="0"/>
        <w:adjustRightInd w:val="0"/>
        <w:spacing w:before="0" w:after="0"/>
        <w:ind w:left="72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Of the twenty-one tapes run, ten gave satisfactory operation,</w:t>
      </w:r>
    </w:p>
    <w:p w14:paraId="3534E6EB" w14:textId="558C126C" w:rsidR="00B31A54" w:rsidRPr="00B31A54" w:rsidRDefault="00B31A54" w:rsidP="00B31A54">
      <w:pPr>
        <w:autoSpaceDE w:val="0"/>
        <w:autoSpaceDN w:val="0"/>
        <w:adjustRightInd w:val="0"/>
        <w:spacing w:before="0" w:after="0"/>
        <w:ind w:left="720"/>
        <w:rPr>
          <w:rFonts w:ascii="Courier New" w:hAnsi="Courier New" w:cs="Courier New"/>
          <w:color w:val="365F91" w:themeColor="accent1" w:themeShade="BF"/>
          <w:szCs w:val="20"/>
        </w:rPr>
      </w:pPr>
      <w:r w:rsidRPr="00B31A54">
        <w:rPr>
          <w:rFonts w:ascii="Courier New" w:hAnsi="Courier New" w:cs="Courier New"/>
          <w:color w:val="365F91" w:themeColor="accent1" w:themeShade="BF"/>
          <w:szCs w:val="20"/>
        </w:rPr>
        <w:t>eight were unsatisfactory due to program errors, two contained tape preparation errors, and in only one case did the computer prove to be unsatisfactory.</w:t>
      </w:r>
    </w:p>
    <w:p w14:paraId="0B9B957A" w14:textId="66EC5439" w:rsidR="00B31A54" w:rsidRDefault="00B31A54" w:rsidP="007C09E8">
      <w:r>
        <w:t>This report seems to confirm that radar sessions were recorded somehow and played back to debug programs.</w:t>
      </w:r>
    </w:p>
    <w:p w14:paraId="43C89148" w14:textId="77777777" w:rsidR="004618DC" w:rsidRDefault="004618DC" w:rsidP="007C09E8"/>
    <w:p w14:paraId="21F9BEE1" w14:textId="30719D4D" w:rsidR="004618DC" w:rsidRDefault="004618DC" w:rsidP="007C09E8"/>
    <w:p w14:paraId="11AC5B6E" w14:textId="4830AD88" w:rsidR="001D7A90" w:rsidRPr="001D7A90" w:rsidRDefault="001D7A90" w:rsidP="007C09E8">
      <w:pPr>
        <w:rPr>
          <w:color w:val="E36C0A" w:themeColor="accent6" w:themeShade="BF"/>
          <w:sz w:val="24"/>
          <w:szCs w:val="32"/>
        </w:rPr>
      </w:pPr>
      <w:r w:rsidRPr="001D7A90">
        <w:rPr>
          <w:color w:val="E36C0A" w:themeColor="accent6" w:themeShade="BF"/>
          <w:sz w:val="24"/>
          <w:szCs w:val="32"/>
        </w:rPr>
        <w:t>To be examined</w:t>
      </w:r>
    </w:p>
    <w:p w14:paraId="4719D183" w14:textId="77777777" w:rsidR="001D7A90" w:rsidRPr="001D7A90" w:rsidRDefault="001D7A90" w:rsidP="001D7A90">
      <w:pPr>
        <w:autoSpaceDE w:val="0"/>
        <w:autoSpaceDN w:val="0"/>
        <w:adjustRightInd w:val="0"/>
        <w:spacing w:before="0" w:after="0"/>
        <w:rPr>
          <w:rFonts w:ascii="Lucida Console" w:hAnsi="Lucida Console" w:cs="Lucida Console"/>
          <w:color w:val="E36C0A" w:themeColor="accent6" w:themeShade="BF"/>
          <w:sz w:val="22"/>
          <w:szCs w:val="22"/>
        </w:rPr>
      </w:pPr>
      <w:r w:rsidRPr="001D7A90">
        <w:rPr>
          <w:rFonts w:ascii="Lucida Console" w:hAnsi="Lucida Console" w:cs="Lucida Console"/>
          <w:color w:val="E36C0A" w:themeColor="accent6" w:themeShade="BF"/>
          <w:sz w:val="22"/>
          <w:szCs w:val="22"/>
        </w:rPr>
        <w:t>Static-Document-Files/MITRE-scanned-docs/Reel-03/M-1314-19511026.pdf</w:t>
      </w:r>
    </w:p>
    <w:p w14:paraId="44876FB2" w14:textId="77777777" w:rsidR="001D7A90" w:rsidRPr="001D7A90" w:rsidRDefault="001D7A90" w:rsidP="001D7A90">
      <w:pPr>
        <w:autoSpaceDE w:val="0"/>
        <w:autoSpaceDN w:val="0"/>
        <w:adjustRightInd w:val="0"/>
        <w:spacing w:before="0" w:after="0"/>
        <w:rPr>
          <w:rFonts w:ascii="Lucida Console" w:hAnsi="Lucida Console" w:cs="Lucida Console"/>
          <w:color w:val="E36C0A" w:themeColor="accent6" w:themeShade="BF"/>
          <w:sz w:val="22"/>
          <w:szCs w:val="22"/>
        </w:rPr>
      </w:pPr>
      <w:r w:rsidRPr="001D7A90">
        <w:rPr>
          <w:rFonts w:ascii="Lucida Console" w:hAnsi="Lucida Console" w:cs="Lucida Console"/>
          <w:color w:val="E36C0A" w:themeColor="accent6" w:themeShade="BF"/>
          <w:sz w:val="22"/>
          <w:szCs w:val="22"/>
        </w:rPr>
        <w:t>Static-Document-Files/MITRE-scanned-docs/Reel-03/M-1326-19511026.pdf</w:t>
      </w:r>
    </w:p>
    <w:p w14:paraId="0E7E0BA2" w14:textId="77777777" w:rsidR="001D7A90" w:rsidRDefault="001D7A90" w:rsidP="007C09E8"/>
    <w:p w14:paraId="362CF663" w14:textId="75F4FB38" w:rsidR="00256F5C" w:rsidRDefault="00256F5C" w:rsidP="007C09E8"/>
    <w:p w14:paraId="34EF0A49" w14:textId="6E7034F7" w:rsidR="00EB2821" w:rsidRDefault="00EB2821" w:rsidP="00256F5C">
      <w:pPr>
        <w:pStyle w:val="Heading4"/>
      </w:pPr>
      <w:r>
        <w:t>M-1322 Fifth Meeting on Air Defense Computer, Nov 9, 1951</w:t>
      </w:r>
    </w:p>
    <w:p w14:paraId="3C4519E5" w14:textId="423C1D5A" w:rsidR="00EB2821" w:rsidRPr="00EB2821" w:rsidRDefault="00EB2821" w:rsidP="00EB2821">
      <w:pPr>
        <w:autoSpaceDE w:val="0"/>
        <w:autoSpaceDN w:val="0"/>
        <w:adjustRightInd w:val="0"/>
        <w:spacing w:before="0" w:after="0"/>
        <w:rPr>
          <w:rFonts w:ascii="Courier" w:hAnsi="Courier" w:cs="Courier"/>
          <w:szCs w:val="20"/>
        </w:rPr>
      </w:pPr>
      <w:r>
        <w:t xml:space="preserve">Attended by </w:t>
      </w:r>
      <w:r w:rsidRPr="00EB2821">
        <w:rPr>
          <w:rFonts w:ascii="Courier" w:hAnsi="Courier" w:cs="Courier"/>
          <w:szCs w:val="20"/>
        </w:rPr>
        <w:t>Forrester, Jay W., Adams, C. W., Brown, D. R., Everett, R. R.</w:t>
      </w:r>
    </w:p>
    <w:p w14:paraId="423BF39A" w14:textId="5F33B009" w:rsidR="00EB2821" w:rsidRDefault="00EB2821" w:rsidP="00EB2821">
      <w:pPr>
        <w:autoSpaceDE w:val="0"/>
        <w:autoSpaceDN w:val="0"/>
        <w:adjustRightInd w:val="0"/>
        <w:spacing w:before="0" w:after="0"/>
      </w:pPr>
      <w:r w:rsidRPr="00EB2821">
        <w:rPr>
          <w:rFonts w:ascii="Courier" w:hAnsi="Courier" w:cs="Courier"/>
          <w:szCs w:val="20"/>
        </w:rPr>
        <w:t xml:space="preserve">Israel, D. R., Linvill, W., Morriss, B. E., </w:t>
      </w:r>
      <w:proofErr w:type="spellStart"/>
      <w:r w:rsidRPr="00EB2821">
        <w:rPr>
          <w:rFonts w:ascii="Courier" w:hAnsi="Courier" w:cs="Courier"/>
          <w:szCs w:val="20"/>
        </w:rPr>
        <w:t>Papian</w:t>
      </w:r>
      <w:proofErr w:type="spellEnd"/>
      <w:r w:rsidRPr="00EB2821">
        <w:rPr>
          <w:rFonts w:ascii="Courier" w:hAnsi="Courier" w:cs="Courier"/>
          <w:szCs w:val="20"/>
        </w:rPr>
        <w:t>, W. N., Taylor, N. H., Walquist, R. L.</w:t>
      </w:r>
      <w:r>
        <w:rPr>
          <w:rFonts w:ascii="Courier" w:hAnsi="Courier" w:cs="Courier"/>
          <w:szCs w:val="20"/>
        </w:rPr>
        <w:t xml:space="preserve"> </w:t>
      </w:r>
      <w:proofErr w:type="spellStart"/>
      <w:r>
        <w:t>i</w:t>
      </w:r>
      <w:proofErr w:type="spellEnd"/>
      <w:r>
        <w:t>, e., the regular MIT crowd.</w:t>
      </w:r>
    </w:p>
    <w:p w14:paraId="3CD5400B" w14:textId="77777777" w:rsidR="00EB2821" w:rsidRDefault="00EB2821" w:rsidP="00EB2821">
      <w:pPr>
        <w:autoSpaceDE w:val="0"/>
        <w:autoSpaceDN w:val="0"/>
        <w:adjustRightInd w:val="0"/>
        <w:spacing w:before="0" w:after="0"/>
      </w:pPr>
    </w:p>
    <w:p w14:paraId="5CF52581" w14:textId="3D2279BA" w:rsidR="00EB2821" w:rsidRDefault="00EB2821" w:rsidP="00EB2821">
      <w:pPr>
        <w:autoSpaceDE w:val="0"/>
        <w:autoSpaceDN w:val="0"/>
        <w:adjustRightInd w:val="0"/>
        <w:spacing w:before="0" w:after="0"/>
      </w:pPr>
      <w:r>
        <w:lastRenderedPageBreak/>
        <w:t>Discussion on Hardware vs Software, i.e., whether there should be a hardware pre-processor between the radar station and the Air Defense Computer to do stuff like cleaning up radar clutter.</w:t>
      </w:r>
      <w:r>
        <w:rPr>
          <w:rStyle w:val="FootnoteReference"/>
        </w:rPr>
        <w:footnoteReference w:id="7"/>
      </w:r>
    </w:p>
    <w:p w14:paraId="6EA4B84C" w14:textId="7E7B4F3F" w:rsidR="00EB2821" w:rsidRDefault="00EB2821" w:rsidP="00EB2821">
      <w:pPr>
        <w:autoSpaceDE w:val="0"/>
        <w:autoSpaceDN w:val="0"/>
        <w:adjustRightInd w:val="0"/>
        <w:spacing w:before="0" w:after="0"/>
      </w:pPr>
      <w:r>
        <w:t xml:space="preserve">The bulk of the report is on the status of these </w:t>
      </w:r>
      <w:proofErr w:type="gramStart"/>
      <w:r>
        <w:t>New Fangled</w:t>
      </w:r>
      <w:proofErr w:type="gramEnd"/>
      <w:r>
        <w:t xml:space="preserve"> Transistor </w:t>
      </w:r>
      <w:proofErr w:type="spellStart"/>
      <w:r>
        <w:t>Thingees</w:t>
      </w:r>
      <w:proofErr w:type="spellEnd"/>
      <w:r>
        <w:t xml:space="preserve"> by D. R. Brown.  Bell Labs reports construction of a multiplier from transistors.  Reliability numbers are apparently </w:t>
      </w:r>
      <w:r w:rsidR="00CB543F">
        <w:t xml:space="preserve">only </w:t>
      </w:r>
      <w:r>
        <w:t>slightly better than WW vacuum tubes, and the report admits that this is early data, and is likely to improve quickly.</w:t>
      </w:r>
    </w:p>
    <w:p w14:paraId="72A9FE94" w14:textId="4E126763" w:rsidR="00EB2821" w:rsidRDefault="00EB2821" w:rsidP="00EB2821">
      <w:pPr>
        <w:autoSpaceDE w:val="0"/>
        <w:autoSpaceDN w:val="0"/>
        <w:adjustRightInd w:val="0"/>
        <w:spacing w:before="0" w:after="0"/>
      </w:pPr>
      <w:r>
        <w:t>The problem apparently is supply: “</w:t>
      </w:r>
      <w:r w:rsidRPr="00EB2821">
        <w:rPr>
          <w:rFonts w:ascii="Courier" w:hAnsi="Courier" w:cs="Courier"/>
          <w:szCs w:val="20"/>
        </w:rPr>
        <w:t xml:space="preserve">Of </w:t>
      </w:r>
      <w:proofErr w:type="gramStart"/>
      <w:r w:rsidRPr="00EB2821">
        <w:rPr>
          <w:rFonts w:ascii="Courier" w:hAnsi="Courier" w:cs="Courier"/>
          <w:szCs w:val="20"/>
        </w:rPr>
        <w:t>the 100 Type</w:t>
      </w:r>
      <w:proofErr w:type="gramEnd"/>
      <w:r w:rsidRPr="00EB2821">
        <w:rPr>
          <w:rFonts w:ascii="Courier" w:hAnsi="Courier" w:cs="Courier"/>
          <w:szCs w:val="20"/>
        </w:rPr>
        <w:t xml:space="preserve"> 1734. transistors produced each month at the present time, the number allotted to us is zero</w:t>
      </w:r>
      <w:r>
        <w:rPr>
          <w:rFonts w:ascii="Courier" w:hAnsi="Courier" w:cs="Courier"/>
          <w:sz w:val="22"/>
          <w:szCs w:val="22"/>
        </w:rPr>
        <w:t>.</w:t>
      </w:r>
      <w:r>
        <w:t>”</w:t>
      </w:r>
    </w:p>
    <w:p w14:paraId="33152AB1" w14:textId="0BF5190C" w:rsidR="00EB2821" w:rsidRDefault="00EB2821" w:rsidP="00EB2821">
      <w:pPr>
        <w:autoSpaceDE w:val="0"/>
        <w:autoSpaceDN w:val="0"/>
        <w:adjustRightInd w:val="0"/>
        <w:spacing w:before="0" w:after="0"/>
      </w:pPr>
    </w:p>
    <w:p w14:paraId="54CE9B5A" w14:textId="2FC4BA03" w:rsidR="00EB2821" w:rsidRDefault="00EB2821" w:rsidP="00EB2821">
      <w:pPr>
        <w:autoSpaceDE w:val="0"/>
        <w:autoSpaceDN w:val="0"/>
        <w:adjustRightInd w:val="0"/>
        <w:spacing w:before="0" w:after="0"/>
      </w:pPr>
      <w:r>
        <w:t>[I remain baffled that SAGE went ahead with tubes.]</w:t>
      </w:r>
    </w:p>
    <w:p w14:paraId="61A4D7BB" w14:textId="77777777" w:rsidR="00EB2821" w:rsidRPr="00EB2821" w:rsidRDefault="00EB2821" w:rsidP="00EB2821">
      <w:pPr>
        <w:autoSpaceDE w:val="0"/>
        <w:autoSpaceDN w:val="0"/>
        <w:adjustRightInd w:val="0"/>
        <w:spacing w:before="0" w:after="0"/>
      </w:pPr>
    </w:p>
    <w:p w14:paraId="5CE8E4E1" w14:textId="2A164F5A" w:rsidR="00256F5C" w:rsidRDefault="00256F5C" w:rsidP="00256F5C">
      <w:pPr>
        <w:pStyle w:val="Heading4"/>
      </w:pPr>
      <w:r>
        <w:t>M-1334 – Air Defense Biweekly, Nov 9, 1951</w:t>
      </w:r>
    </w:p>
    <w:p w14:paraId="52568994" w14:textId="22C02401" w:rsidR="00256F5C" w:rsidRDefault="00256F5C" w:rsidP="007C09E8"/>
    <w:p w14:paraId="403208AA" w14:textId="42918E5E" w:rsidR="00256F5C" w:rsidRDefault="00256F5C" w:rsidP="00256F5C">
      <w:pPr>
        <w:autoSpaceDE w:val="0"/>
        <w:autoSpaceDN w:val="0"/>
        <w:adjustRightInd w:val="0"/>
        <w:spacing w:before="0" w:after="0"/>
      </w:pPr>
      <w:r>
        <w:rPr>
          <w:rFonts w:ascii="Times New Roman" w:hAnsi="Times New Roman"/>
          <w:b/>
          <w:bCs/>
          <w:sz w:val="22"/>
          <w:szCs w:val="22"/>
        </w:rPr>
        <w:t>(C. R. Wieser)</w:t>
      </w:r>
    </w:p>
    <w:p w14:paraId="0B5A548D" w14:textId="2F1D2C39" w:rsidR="00256F5C" w:rsidRDefault="00256F5C" w:rsidP="007C09E8">
      <w:r>
        <w:t>Lincoln, Group22, will procure a height-finder radar.</w:t>
      </w:r>
      <w:r w:rsidR="00520387">
        <w:t xml:space="preserve">  There’s also a note on the initiation of the Cape Cod program</w:t>
      </w:r>
    </w:p>
    <w:p w14:paraId="5C81FA5F" w14:textId="67A582A1" w:rsidR="00256F5C" w:rsidRDefault="00256F5C" w:rsidP="00520387">
      <w:pPr>
        <w:ind w:left="720"/>
        <w:rPr>
          <w:rFonts w:ascii="Courier New" w:hAnsi="Courier New" w:cs="Courier New"/>
          <w:b/>
          <w:bCs/>
        </w:rPr>
      </w:pPr>
      <w:r w:rsidRPr="00433D99">
        <w:rPr>
          <w:rFonts w:ascii="Courier New" w:hAnsi="Courier New" w:cs="Courier New"/>
          <w:b/>
          <w:bCs/>
        </w:rPr>
        <w:t>As mentioned in the previous bi-weekly, Section I, the Cape Cod System has been set up as a distinct proje</w:t>
      </w:r>
      <w:r w:rsidR="00433D99" w:rsidRPr="00433D99">
        <w:rPr>
          <w:rFonts w:ascii="Courier New" w:hAnsi="Courier New" w:cs="Courier New"/>
          <w:b/>
          <w:bCs/>
        </w:rPr>
        <w:t>c</w:t>
      </w:r>
      <w:r w:rsidRPr="00433D99">
        <w:rPr>
          <w:rFonts w:ascii="Courier New" w:hAnsi="Courier New" w:cs="Courier New"/>
          <w:b/>
          <w:bCs/>
        </w:rPr>
        <w:t>t within</w:t>
      </w:r>
      <w:r w:rsidR="00433D99" w:rsidRPr="00433D99">
        <w:rPr>
          <w:rFonts w:ascii="Courier New" w:hAnsi="Courier New" w:cs="Courier New"/>
          <w:b/>
          <w:bCs/>
        </w:rPr>
        <w:t xml:space="preserve"> </w:t>
      </w:r>
      <w:r w:rsidRPr="00433D99">
        <w:rPr>
          <w:rFonts w:ascii="Courier New" w:hAnsi="Courier New" w:cs="Courier New"/>
          <w:b/>
          <w:bCs/>
        </w:rPr>
        <w:t>the Lincoln organization. Howard Boehmer and C. R. Wieser are</w:t>
      </w:r>
      <w:r w:rsidR="00433D99" w:rsidRPr="00433D99">
        <w:rPr>
          <w:rFonts w:ascii="Courier New" w:hAnsi="Courier New" w:cs="Courier New"/>
          <w:b/>
          <w:bCs/>
        </w:rPr>
        <w:t xml:space="preserve"> </w:t>
      </w:r>
      <w:r w:rsidRPr="00433D99">
        <w:rPr>
          <w:rFonts w:ascii="Courier New" w:hAnsi="Courier New" w:cs="Courier New"/>
          <w:b/>
          <w:bCs/>
        </w:rPr>
        <w:t>working on plans for the work for the next year and defining the</w:t>
      </w:r>
      <w:r w:rsidR="00433D99" w:rsidRPr="00433D99">
        <w:rPr>
          <w:rFonts w:ascii="Courier New" w:hAnsi="Courier New" w:cs="Courier New"/>
          <w:b/>
          <w:bCs/>
        </w:rPr>
        <w:t xml:space="preserve"> </w:t>
      </w:r>
      <w:r w:rsidRPr="00433D99">
        <w:rPr>
          <w:rFonts w:ascii="Courier New" w:hAnsi="Courier New" w:cs="Courier New"/>
          <w:b/>
          <w:bCs/>
        </w:rPr>
        <w:t>responsibilities of the two responsible groups. It has been</w:t>
      </w:r>
      <w:r w:rsidR="00433D99" w:rsidRPr="00433D99">
        <w:rPr>
          <w:rFonts w:ascii="Courier New" w:hAnsi="Courier New" w:cs="Courier New"/>
          <w:b/>
          <w:bCs/>
        </w:rPr>
        <w:t xml:space="preserve"> </w:t>
      </w:r>
      <w:r w:rsidRPr="00433D99">
        <w:rPr>
          <w:rFonts w:ascii="Courier New" w:hAnsi="Courier New" w:cs="Courier New"/>
          <w:b/>
          <w:bCs/>
        </w:rPr>
        <w:t>agreed with Dr. Valley and Jay W. Forrester that the Cape Cod</w:t>
      </w:r>
      <w:r w:rsidR="00433D99" w:rsidRPr="00433D99">
        <w:rPr>
          <w:rFonts w:ascii="Courier New" w:hAnsi="Courier New" w:cs="Courier New"/>
          <w:b/>
          <w:bCs/>
        </w:rPr>
        <w:t xml:space="preserve"> </w:t>
      </w:r>
      <w:r w:rsidRPr="00433D99">
        <w:rPr>
          <w:rFonts w:ascii="Courier New" w:hAnsi="Courier New" w:cs="Courier New"/>
          <w:b/>
          <w:bCs/>
        </w:rPr>
        <w:t>System should culminate in a complete model air defense system.</w:t>
      </w:r>
    </w:p>
    <w:p w14:paraId="7589DA32" w14:textId="77777777" w:rsidR="00433D99" w:rsidRDefault="00433D99" w:rsidP="00256F5C">
      <w:pPr>
        <w:rPr>
          <w:rFonts w:cs="Arial"/>
        </w:rPr>
      </w:pPr>
    </w:p>
    <w:p w14:paraId="539148A2" w14:textId="7F56EE58" w:rsidR="00433D99" w:rsidRPr="00433D99" w:rsidRDefault="00433D99" w:rsidP="00256F5C">
      <w:pPr>
        <w:rPr>
          <w:rFonts w:cs="Arial"/>
        </w:rPr>
      </w:pPr>
      <w:r w:rsidRPr="00083A92">
        <w:rPr>
          <w:rFonts w:cs="Arial"/>
          <w:b/>
          <w:bCs/>
        </w:rPr>
        <w:t>H. J. Kirshner</w:t>
      </w:r>
      <w:r w:rsidR="00520387">
        <w:rPr>
          <w:rFonts w:cs="Arial"/>
        </w:rPr>
        <w:t xml:space="preserve"> reports on test flights.  Note the report on how recordings of flight tests are archived.</w:t>
      </w:r>
    </w:p>
    <w:p w14:paraId="4426E230" w14:textId="0D364BA5" w:rsidR="00256F5C" w:rsidRPr="00433D99" w:rsidRDefault="00433D99" w:rsidP="00520387">
      <w:pPr>
        <w:autoSpaceDE w:val="0"/>
        <w:autoSpaceDN w:val="0"/>
        <w:adjustRightInd w:val="0"/>
        <w:spacing w:before="0" w:after="0"/>
        <w:ind w:left="720"/>
        <w:rPr>
          <w:szCs w:val="20"/>
        </w:rPr>
      </w:pPr>
      <w:r w:rsidRPr="00433D99">
        <w:rPr>
          <w:rFonts w:ascii="Courier" w:hAnsi="Courier" w:cs="Courier"/>
          <w:b/>
          <w:bCs/>
          <w:szCs w:val="20"/>
        </w:rPr>
        <w:t>The flight test scheduled for October 30th for the purpose of determining minimum altitude for consistent coverage in the southeast quadrant</w:t>
      </w:r>
      <w:r w:rsidR="00520387">
        <w:rPr>
          <w:rStyle w:val="FootnoteReference"/>
          <w:rFonts w:ascii="Courier" w:hAnsi="Courier" w:cs="Courier"/>
          <w:b/>
          <w:bCs/>
          <w:szCs w:val="20"/>
        </w:rPr>
        <w:footnoteReference w:id="8"/>
      </w:r>
      <w:r w:rsidRPr="00433D99">
        <w:rPr>
          <w:rFonts w:ascii="Courier" w:hAnsi="Courier" w:cs="Courier"/>
          <w:b/>
          <w:bCs/>
          <w:szCs w:val="20"/>
        </w:rPr>
        <w:t xml:space="preserve"> of the </w:t>
      </w:r>
      <w:proofErr w:type="spellStart"/>
      <w:r w:rsidRPr="00433D99">
        <w:rPr>
          <w:rFonts w:ascii="Courier" w:hAnsi="Courier" w:cs="Courier"/>
          <w:b/>
          <w:bCs/>
          <w:szCs w:val="20"/>
        </w:rPr>
        <w:t>MiJN</w:t>
      </w:r>
      <w:proofErr w:type="spellEnd"/>
      <w:r w:rsidRPr="00433D99">
        <w:rPr>
          <w:rFonts w:ascii="Courier" w:hAnsi="Courier" w:cs="Courier"/>
          <w:b/>
          <w:bCs/>
          <w:szCs w:val="20"/>
        </w:rPr>
        <w:t xml:space="preserve"> coverage area was held as scheduled. This data indicated that the minimum altitude for good coverage in the southeast region is 6000 ft. The data of this test is on </w:t>
      </w:r>
      <w:proofErr w:type="spellStart"/>
      <w:r w:rsidRPr="00433D99">
        <w:rPr>
          <w:rFonts w:ascii="Courier" w:hAnsi="Courier" w:cs="Courier"/>
          <w:b/>
          <w:bCs/>
          <w:szCs w:val="20"/>
        </w:rPr>
        <w:t>Magnecorder</w:t>
      </w:r>
      <w:proofErr w:type="spellEnd"/>
      <w:r w:rsidRPr="00433D99">
        <w:rPr>
          <w:rFonts w:ascii="Courier" w:hAnsi="Courier" w:cs="Courier"/>
          <w:b/>
          <w:bCs/>
          <w:szCs w:val="20"/>
        </w:rPr>
        <w:t xml:space="preserve"> reels 106 and 107.</w:t>
      </w:r>
    </w:p>
    <w:p w14:paraId="26900DE9" w14:textId="4D4902FB" w:rsidR="00433D99" w:rsidRDefault="00520387" w:rsidP="007C09E8">
      <w:r>
        <w:t>They note that they’re expecting ‘imminent’ delivery of an Ampex 16-track recorder for retaining flight test data.</w:t>
      </w:r>
    </w:p>
    <w:p w14:paraId="050445B5" w14:textId="77777777" w:rsidR="00520387" w:rsidRDefault="00520387" w:rsidP="007C09E8"/>
    <w:p w14:paraId="64D7C024" w14:textId="412CF6E1" w:rsidR="00433D99" w:rsidRDefault="00520387" w:rsidP="007C09E8">
      <w:r w:rsidRPr="00083A92">
        <w:rPr>
          <w:b/>
          <w:bCs/>
        </w:rPr>
        <w:t>R. L. Walquist</w:t>
      </w:r>
      <w:r>
        <w:t xml:space="preserve"> reports on investigation of the Buffer Drum design</w:t>
      </w:r>
    </w:p>
    <w:p w14:paraId="7507E409" w14:textId="4AC4265A" w:rsidR="00520387" w:rsidRDefault="00520387" w:rsidP="007C09E8"/>
    <w:p w14:paraId="620038EA" w14:textId="195DE13F" w:rsidR="00520387" w:rsidRDefault="00520387" w:rsidP="007C09E8">
      <w:r w:rsidRPr="00083A92">
        <w:rPr>
          <w:b/>
          <w:bCs/>
        </w:rPr>
        <w:t>D. R. Israel</w:t>
      </w:r>
      <w:r>
        <w:t xml:space="preserve"> reports on the potential addition of “nodding beam” height-finder radar by early 1952</w:t>
      </w:r>
    </w:p>
    <w:p w14:paraId="5FCDA524" w14:textId="7592AC6D" w:rsidR="00433D99" w:rsidRDefault="00083A92" w:rsidP="007C09E8">
      <w:r>
        <w:t xml:space="preserve">They’re looking at flight test with B26 aircraft and F94 jets, so Israel is collecting ‘flight </w:t>
      </w:r>
      <w:proofErr w:type="gramStart"/>
      <w:r>
        <w:t>parameters’</w:t>
      </w:r>
      <w:proofErr w:type="gramEnd"/>
      <w:r>
        <w:t>.</w:t>
      </w:r>
    </w:p>
    <w:p w14:paraId="452817D7" w14:textId="5AE032FA" w:rsidR="00083A92" w:rsidRDefault="00083A92" w:rsidP="007C09E8">
      <w:r>
        <w:t>Apparently, none of the available radars will detect aircraft at 25,000 to 50,000 ft altitude, a problem posed by newer jet aircraft.</w:t>
      </w:r>
    </w:p>
    <w:p w14:paraId="41D9B468" w14:textId="4781F794" w:rsidR="00083A92" w:rsidRPr="00083A92" w:rsidRDefault="00083A92" w:rsidP="00083A92">
      <w:pPr>
        <w:rPr>
          <w:rFonts w:ascii="Courier New" w:hAnsi="Courier New" w:cs="Courier New"/>
          <w:sz w:val="16"/>
          <w:szCs w:val="20"/>
        </w:rPr>
      </w:pPr>
      <w:r>
        <w:t>Isreal says: “</w:t>
      </w:r>
      <w:r w:rsidRPr="00083A92">
        <w:rPr>
          <w:rFonts w:ascii="Courier New" w:hAnsi="Courier New" w:cs="Courier New"/>
          <w:sz w:val="18"/>
          <w:szCs w:val="18"/>
        </w:rPr>
        <w:t>Some inquiries have been made to see if it would be possible to secure the use of an A</w:t>
      </w:r>
      <w:r>
        <w:rPr>
          <w:rFonts w:ascii="Courier New" w:hAnsi="Courier New" w:cs="Courier New"/>
          <w:sz w:val="18"/>
          <w:szCs w:val="18"/>
        </w:rPr>
        <w:t>I</w:t>
      </w:r>
      <w:r w:rsidRPr="00083A92">
        <w:rPr>
          <w:rFonts w:ascii="Courier New" w:hAnsi="Courier New" w:cs="Courier New"/>
          <w:sz w:val="18"/>
          <w:szCs w:val="18"/>
        </w:rPr>
        <w:t>-equipped aircraft for use in our interception experiments.</w:t>
      </w:r>
      <w:r>
        <w:rPr>
          <w:rFonts w:ascii="Courier New" w:hAnsi="Courier New" w:cs="Courier New"/>
          <w:sz w:val="18"/>
          <w:szCs w:val="18"/>
        </w:rPr>
        <w:t>”</w:t>
      </w:r>
    </w:p>
    <w:p w14:paraId="64C5A374" w14:textId="62B0B886" w:rsidR="00083A92" w:rsidRDefault="00083A92" w:rsidP="007C09E8">
      <w:r>
        <w:t>[and guy says, “huh??”</w:t>
      </w:r>
      <w:r w:rsidR="00DD62B2">
        <w:t>, until finding that AI is Airborne Intercept radar</w:t>
      </w:r>
      <w:r>
        <w:t>]</w:t>
      </w:r>
    </w:p>
    <w:p w14:paraId="0DCF277A" w14:textId="40D9E512" w:rsidR="00083A92" w:rsidRDefault="00083A92" w:rsidP="007C09E8"/>
    <w:p w14:paraId="0235AF85" w14:textId="11C60FD1" w:rsidR="003D3F54" w:rsidRDefault="003D3F54" w:rsidP="007C09E8">
      <w:r w:rsidRPr="003D3F54">
        <w:rPr>
          <w:b/>
          <w:bCs/>
        </w:rPr>
        <w:t>P. R. Bagley</w:t>
      </w:r>
      <w:r>
        <w:t xml:space="preserve"> is debugging “Stationary Clutter Rejection.”  (Tape T-500)</w:t>
      </w:r>
    </w:p>
    <w:p w14:paraId="6F1BB26A" w14:textId="765991B9" w:rsidR="003D3F54" w:rsidRDefault="003D3F54" w:rsidP="007C09E8"/>
    <w:p w14:paraId="65386D60" w14:textId="40282BDA" w:rsidR="003D3F54" w:rsidRDefault="003D3F54" w:rsidP="007C09E8">
      <w:r w:rsidRPr="003D3F54">
        <w:rPr>
          <w:b/>
          <w:bCs/>
        </w:rPr>
        <w:t>F. Heart</w:t>
      </w:r>
      <w:r>
        <w:t xml:space="preserve"> “Single-aircraft printing analysis program (T457)” debug.  Frank is also still trying to figure out how to convert the recorded radar sessions into 16 mm movies.  (So ok, maybe sounds frivolous, but how else could they tell what had been recorded on each tape?)</w:t>
      </w:r>
    </w:p>
    <w:p w14:paraId="6EC8F5A9" w14:textId="60271379" w:rsidR="00083A92" w:rsidRDefault="00083A92" w:rsidP="007C09E8"/>
    <w:p w14:paraId="5FF7947E" w14:textId="41C069E1" w:rsidR="003D3F54" w:rsidRPr="003D3F54" w:rsidRDefault="003D3F54" w:rsidP="003D3F54">
      <w:pPr>
        <w:rPr>
          <w:b/>
          <w:bCs/>
        </w:rPr>
      </w:pPr>
      <w:r w:rsidRPr="003D3F54">
        <w:rPr>
          <w:b/>
          <w:bCs/>
        </w:rPr>
        <w:t>S. Knapp</w:t>
      </w:r>
    </w:p>
    <w:p w14:paraId="69763866" w14:textId="577F0172" w:rsidR="003D3F54" w:rsidRPr="003D3F54" w:rsidRDefault="003D3F54" w:rsidP="003D3F54">
      <w:pPr>
        <w:autoSpaceDE w:val="0"/>
        <w:autoSpaceDN w:val="0"/>
        <w:adjustRightInd w:val="0"/>
        <w:spacing w:before="0" w:after="0"/>
        <w:rPr>
          <w:rFonts w:ascii="Courier New" w:hAnsi="Courier New" w:cs="Courier New"/>
          <w:szCs w:val="20"/>
        </w:rPr>
      </w:pPr>
      <w:r w:rsidRPr="003D3F54">
        <w:rPr>
          <w:rFonts w:ascii="Courier New" w:hAnsi="Courier New" w:cs="Courier New"/>
          <w:szCs w:val="20"/>
        </w:rPr>
        <w:t>The Interceptor Assignment Program was run and gave the correct results.  Because of trouble with the display scopes, however, the display section of the program did not work.</w:t>
      </w:r>
    </w:p>
    <w:p w14:paraId="4E2D07F4" w14:textId="12D4F8DD" w:rsidR="003D3F54" w:rsidRPr="003D3F54" w:rsidRDefault="003D3F54" w:rsidP="003D3F54">
      <w:pPr>
        <w:autoSpaceDE w:val="0"/>
        <w:autoSpaceDN w:val="0"/>
        <w:adjustRightInd w:val="0"/>
        <w:spacing w:before="0" w:after="0"/>
        <w:rPr>
          <w:rFonts w:ascii="Courier New" w:hAnsi="Courier New" w:cs="Courier New"/>
          <w:szCs w:val="20"/>
        </w:rPr>
      </w:pPr>
      <w:r w:rsidRPr="003D3F54">
        <w:rPr>
          <w:rFonts w:ascii="Courier New" w:hAnsi="Courier New" w:cs="Courier New"/>
          <w:szCs w:val="20"/>
        </w:rPr>
        <w:t>There are still some errors in the computation of the heading angle in PWTFT-3</w:t>
      </w:r>
      <w:r>
        <w:rPr>
          <w:rStyle w:val="FootnoteReference"/>
          <w:rFonts w:ascii="Courier New" w:hAnsi="Courier New" w:cs="Courier New"/>
          <w:szCs w:val="20"/>
        </w:rPr>
        <w:footnoteReference w:id="9"/>
      </w:r>
      <w:r w:rsidRPr="003D3F54">
        <w:rPr>
          <w:rFonts w:ascii="Courier New" w:hAnsi="Courier New" w:cs="Courier New"/>
          <w:szCs w:val="20"/>
        </w:rPr>
        <w:t>. The tracking and smoothing sections seem to be working satisfactorily.</w:t>
      </w:r>
    </w:p>
    <w:p w14:paraId="2C9EA6F9" w14:textId="5C7B5D1E" w:rsidR="003D3F54" w:rsidRPr="003D3F54" w:rsidRDefault="003D3F54" w:rsidP="003D3F54">
      <w:pPr>
        <w:autoSpaceDE w:val="0"/>
        <w:autoSpaceDN w:val="0"/>
        <w:adjustRightInd w:val="0"/>
        <w:spacing w:before="0" w:after="0"/>
        <w:rPr>
          <w:rFonts w:ascii="Courier New" w:hAnsi="Courier New" w:cs="Courier New"/>
          <w:szCs w:val="20"/>
        </w:rPr>
      </w:pPr>
      <w:r w:rsidRPr="003D3F54">
        <w:rPr>
          <w:rFonts w:ascii="Courier New" w:hAnsi="Courier New" w:cs="Courier New"/>
          <w:szCs w:val="20"/>
        </w:rPr>
        <w:t>DPO has not been run since the azimuth examiner section was modified.</w:t>
      </w:r>
    </w:p>
    <w:p w14:paraId="5622FB85" w14:textId="27AE6EA7" w:rsidR="003D3F54" w:rsidRDefault="003D3F54" w:rsidP="003D3F54">
      <w:pPr>
        <w:autoSpaceDE w:val="0"/>
        <w:autoSpaceDN w:val="0"/>
        <w:adjustRightInd w:val="0"/>
        <w:spacing w:before="0" w:after="0"/>
        <w:rPr>
          <w:rFonts w:ascii="Courier New" w:hAnsi="Courier New" w:cs="Courier New"/>
          <w:szCs w:val="20"/>
        </w:rPr>
      </w:pPr>
      <w:r w:rsidRPr="003D3F54">
        <w:rPr>
          <w:rFonts w:ascii="Courier New" w:hAnsi="Courier New" w:cs="Courier New"/>
          <w:szCs w:val="20"/>
        </w:rPr>
        <w:t>PWTFT-4 (using polar coordinates) was run on the computer but failed due to tape preparation errors.</w:t>
      </w:r>
    </w:p>
    <w:p w14:paraId="69D7B5D6" w14:textId="0DAAC411" w:rsidR="003D3F54" w:rsidRDefault="003D3F54" w:rsidP="003D3F54"/>
    <w:p w14:paraId="6B308628" w14:textId="1F41AB0E" w:rsidR="003D3F54" w:rsidRDefault="003D3F54" w:rsidP="003D3F54">
      <w:pPr>
        <w:rPr>
          <w:rFonts w:ascii="Courier" w:hAnsi="Courier" w:cs="Courier"/>
          <w:sz w:val="22"/>
          <w:szCs w:val="22"/>
        </w:rPr>
      </w:pPr>
      <w:proofErr w:type="spellStart"/>
      <w:proofErr w:type="gramStart"/>
      <w:r w:rsidRPr="00487A26">
        <w:rPr>
          <w:b/>
          <w:bCs/>
        </w:rPr>
        <w:t>J.Arnow</w:t>
      </w:r>
      <w:proofErr w:type="spellEnd"/>
      <w:proofErr w:type="gramEnd"/>
      <w:r>
        <w:t xml:space="preserve"> is studying what to do with the height-finding radar information when they receive it.  Apparently to use this radar, the WW operator has to phone the radar operator, tell the operator a heading angle, and ask for the height of whatever is seen at that heading.  That number then has to be put into switches in </w:t>
      </w:r>
      <w:proofErr w:type="gramStart"/>
      <w:r>
        <w:t>a</w:t>
      </w:r>
      <w:proofErr w:type="gramEnd"/>
      <w:r>
        <w:t xml:space="preserve"> FF Register.  “</w:t>
      </w:r>
      <w:r w:rsidRPr="003D3F54">
        <w:rPr>
          <w:rFonts w:ascii="Courier" w:hAnsi="Courier" w:cs="Courier"/>
          <w:szCs w:val="20"/>
        </w:rPr>
        <w:t>Possibly a more pleasant method than toggle switches should be used at this point</w:t>
      </w:r>
      <w:r>
        <w:rPr>
          <w:rFonts w:ascii="Courier" w:hAnsi="Courier" w:cs="Courier"/>
          <w:sz w:val="22"/>
          <w:szCs w:val="22"/>
        </w:rPr>
        <w:t>”</w:t>
      </w:r>
    </w:p>
    <w:p w14:paraId="354BF228" w14:textId="55CA8A00" w:rsidR="003D3F54" w:rsidRDefault="003D3F54" w:rsidP="003D3F54">
      <w:r>
        <w:t xml:space="preserve">They are deep into study of how to use the three-radar configuration to track one airplane.  </w:t>
      </w:r>
      <w:r w:rsidR="00487A26">
        <w:t>The radars must be asynchronous, so apparently this complicates data smoothing considerably.</w:t>
      </w:r>
    </w:p>
    <w:p w14:paraId="561D1889" w14:textId="77777777" w:rsidR="00487A26" w:rsidRDefault="00487A26" w:rsidP="003D3F54"/>
    <w:p w14:paraId="33FE3751" w14:textId="7D76551E" w:rsidR="003D3F54" w:rsidRDefault="00487A26" w:rsidP="00487A26">
      <w:r w:rsidRPr="00487A26">
        <w:rPr>
          <w:b/>
          <w:bCs/>
        </w:rPr>
        <w:t>A.</w:t>
      </w:r>
      <w:r>
        <w:rPr>
          <w:b/>
          <w:bCs/>
        </w:rPr>
        <w:t xml:space="preserve"> </w:t>
      </w:r>
      <w:r w:rsidRPr="00487A26">
        <w:rPr>
          <w:b/>
          <w:bCs/>
        </w:rPr>
        <w:t>Mathiasen</w:t>
      </w:r>
      <w:r>
        <w:t xml:space="preserve"> is debugging a two-radar single-aircraft tracker.  </w:t>
      </w:r>
      <w:proofErr w:type="spellStart"/>
      <w:r>
        <w:t>Muldar</w:t>
      </w:r>
      <w:proofErr w:type="spellEnd"/>
      <w:r>
        <w:t xml:space="preserve"> keeps coming up.</w:t>
      </w:r>
    </w:p>
    <w:p w14:paraId="6D75A72E" w14:textId="3FAC644C" w:rsidR="00487A26" w:rsidRDefault="00487A26" w:rsidP="00487A26"/>
    <w:p w14:paraId="53908FF3" w14:textId="510E8752" w:rsidR="00487A26" w:rsidRDefault="00487A26" w:rsidP="00487A26">
      <w:pPr>
        <w:autoSpaceDE w:val="0"/>
        <w:autoSpaceDN w:val="0"/>
        <w:adjustRightInd w:val="0"/>
        <w:spacing w:before="0" w:after="0"/>
        <w:rPr>
          <w:rFonts w:cs="Arial"/>
          <w:szCs w:val="20"/>
        </w:rPr>
      </w:pPr>
      <w:proofErr w:type="spellStart"/>
      <w:proofErr w:type="gramStart"/>
      <w:r w:rsidRPr="00487A26">
        <w:rPr>
          <w:b/>
          <w:bCs/>
        </w:rPr>
        <w:t>G.Cooper</w:t>
      </w:r>
      <w:proofErr w:type="spellEnd"/>
      <w:proofErr w:type="gramEnd"/>
      <w:r>
        <w:t xml:space="preserve"> is working on “t</w:t>
      </w:r>
      <w:r w:rsidRPr="00487A26">
        <w:rPr>
          <w:rFonts w:ascii="Courier" w:hAnsi="Courier" w:cs="Courier"/>
          <w:szCs w:val="20"/>
        </w:rPr>
        <w:t>he problem of obtaining the best estimate of velocity</w:t>
      </w:r>
      <w:r>
        <w:rPr>
          <w:rFonts w:ascii="Courier" w:hAnsi="Courier" w:cs="Courier"/>
          <w:szCs w:val="20"/>
        </w:rPr>
        <w:t xml:space="preserve"> </w:t>
      </w:r>
      <w:r w:rsidRPr="00487A26">
        <w:rPr>
          <w:rFonts w:ascii="Courier" w:hAnsi="Courier" w:cs="Courier"/>
          <w:szCs w:val="20"/>
        </w:rPr>
        <w:t>from n values of the quantized position</w:t>
      </w:r>
      <w:r>
        <w:rPr>
          <w:rFonts w:ascii="Courier" w:hAnsi="Courier" w:cs="Courier"/>
          <w:szCs w:val="20"/>
        </w:rPr>
        <w:t xml:space="preserve">” </w:t>
      </w:r>
      <w:r w:rsidRPr="00487A26">
        <w:rPr>
          <w:rFonts w:cs="Arial"/>
          <w:szCs w:val="20"/>
        </w:rPr>
        <w:t>which apparently is hard</w:t>
      </w:r>
      <w:r>
        <w:rPr>
          <w:rFonts w:cs="Arial"/>
          <w:szCs w:val="20"/>
        </w:rPr>
        <w:t xml:space="preserve"> (I suppose it might require solution of n simultaneous equations if you wanted to use all the points).</w:t>
      </w:r>
    </w:p>
    <w:p w14:paraId="64BBDA9C" w14:textId="15BE7282" w:rsidR="00487A26" w:rsidRPr="00487A26" w:rsidRDefault="00487A26" w:rsidP="00487A26">
      <w:pPr>
        <w:rPr>
          <w:rFonts w:cs="Arial"/>
          <w:szCs w:val="20"/>
        </w:rPr>
      </w:pPr>
    </w:p>
    <w:p w14:paraId="463BA4EA" w14:textId="26E88A50" w:rsidR="00487A26" w:rsidRPr="00487A26" w:rsidRDefault="00487A26" w:rsidP="00487A26">
      <w:pPr>
        <w:rPr>
          <w:rFonts w:cs="Arial"/>
          <w:szCs w:val="20"/>
        </w:rPr>
      </w:pPr>
      <w:r w:rsidRPr="00487A26">
        <w:rPr>
          <w:rFonts w:cs="Arial"/>
          <w:b/>
          <w:bCs/>
          <w:szCs w:val="20"/>
        </w:rPr>
        <w:t>N. S. Potter</w:t>
      </w:r>
      <w:r w:rsidRPr="00487A26">
        <w:rPr>
          <w:rFonts w:cs="Arial"/>
          <w:szCs w:val="20"/>
        </w:rPr>
        <w:t xml:space="preserve"> (and others) seem to be trying all kinds of stuff to solve these trig functions for tracking with an acceptable balance of memory footprint and processing time.  Very careful mathematical analysis.</w:t>
      </w:r>
    </w:p>
    <w:p w14:paraId="420EDEE7" w14:textId="4F8A1477" w:rsidR="00487A26" w:rsidRPr="00487A26" w:rsidRDefault="00487A26" w:rsidP="00487A26">
      <w:pPr>
        <w:rPr>
          <w:rFonts w:cs="Arial"/>
          <w:szCs w:val="20"/>
        </w:rPr>
      </w:pPr>
    </w:p>
    <w:p w14:paraId="7F3FFD2E" w14:textId="145CBFBA" w:rsidR="00487A26" w:rsidRPr="00487A26" w:rsidRDefault="00487A26" w:rsidP="00487A26">
      <w:pPr>
        <w:rPr>
          <w:rFonts w:cs="Arial"/>
          <w:szCs w:val="20"/>
        </w:rPr>
      </w:pPr>
      <w:r w:rsidRPr="00487A26">
        <w:rPr>
          <w:rFonts w:cs="Arial"/>
          <w:b/>
          <w:bCs/>
          <w:szCs w:val="20"/>
        </w:rPr>
        <w:t>J Arnow</w:t>
      </w:r>
      <w:r w:rsidRPr="00487A26">
        <w:rPr>
          <w:rFonts w:cs="Arial"/>
          <w:szCs w:val="20"/>
        </w:rPr>
        <w:t xml:space="preserve"> reports that they got (only!) 12.25 hours of computer time in the past two weeks.  Yikes.</w:t>
      </w:r>
    </w:p>
    <w:p w14:paraId="087E2038" w14:textId="0FA223E0" w:rsidR="00487A26" w:rsidRDefault="00487A26" w:rsidP="00487A26">
      <w:pPr>
        <w:rPr>
          <w:rFonts w:cs="Arial"/>
          <w:szCs w:val="20"/>
        </w:rPr>
      </w:pPr>
    </w:p>
    <w:p w14:paraId="705E0A2F" w14:textId="77777777" w:rsidR="008E6FCE" w:rsidRDefault="008E6FCE" w:rsidP="008E6FCE">
      <w:pPr>
        <w:pStyle w:val="Heading4"/>
      </w:pPr>
      <w:r>
        <w:t xml:space="preserve">M-1348 - BIWEEKLY REPORT, </w:t>
      </w:r>
      <w:r w:rsidRPr="00DA30BD">
        <w:t>December 7, 19</w:t>
      </w:r>
      <w:r>
        <w:t>5</w:t>
      </w:r>
      <w:r w:rsidRPr="00DA30BD">
        <w:t>1</w:t>
      </w:r>
      <w:r>
        <w:t xml:space="preserve"> </w:t>
      </w:r>
    </w:p>
    <w:p w14:paraId="62B99D9D" w14:textId="77777777" w:rsidR="008E6FCE" w:rsidRDefault="008E6FCE" w:rsidP="008E6FCE">
      <w:r>
        <w:t>Note apparent use (and abandonment) of Differential Analyzer technology</w:t>
      </w:r>
    </w:p>
    <w:p w14:paraId="05E089A6" w14:textId="3F2AF4CB" w:rsidR="008E6FCE" w:rsidRPr="00DA30BD" w:rsidRDefault="008E6FCE" w:rsidP="008E6FCE">
      <w:pPr>
        <w:ind w:left="720"/>
        <w:rPr>
          <w:rFonts w:ascii="Special Elite" w:hAnsi="Special Elite"/>
        </w:rPr>
      </w:pPr>
      <w:r w:rsidRPr="00DA30BD">
        <w:rPr>
          <w:rFonts w:ascii="Special Elite" w:hAnsi="Special Elite"/>
        </w:rPr>
        <w:t>Marginal Checking</w:t>
      </w:r>
      <w:r w:rsidRPr="00DA30BD">
        <w:rPr>
          <w:rFonts w:ascii="Special Elite" w:hAnsi="Special Elite"/>
        </w:rPr>
        <w:br/>
        <w:t>(R. E. Hunt)</w:t>
      </w:r>
      <w:r w:rsidRPr="00DA30BD">
        <w:rPr>
          <w:rFonts w:ascii="Special Elite" w:hAnsi="Special Elite"/>
        </w:rPr>
        <w:br/>
        <w:t>A new Automatic Control for marginal checking is being</w:t>
      </w:r>
      <w:r w:rsidRPr="00DA30BD">
        <w:rPr>
          <w:rFonts w:ascii="Special Elite" w:hAnsi="Special Elite"/>
        </w:rPr>
        <w:br/>
        <w:t>designed. The old one proved to be unreliable, mainly because</w:t>
      </w:r>
      <w:r w:rsidRPr="00DA30BD">
        <w:rPr>
          <w:rFonts w:ascii="Special Elite" w:hAnsi="Special Elite"/>
        </w:rPr>
        <w:br/>
        <w:t>of the ball-disk integrator it employed. The change-speed features</w:t>
      </w:r>
      <w:r w:rsidRPr="00DA30BD">
        <w:rPr>
          <w:rFonts w:ascii="Special Elite" w:hAnsi="Special Elite"/>
        </w:rPr>
        <w:br/>
        <w:t xml:space="preserve">the </w:t>
      </w:r>
      <w:r w:rsidRPr="00DA30BD">
        <w:rPr>
          <w:rFonts w:ascii="Special Elite" w:hAnsi="Special Elite"/>
          <w:color w:val="FF0000"/>
        </w:rPr>
        <w:t xml:space="preserve">ball-disk integrator </w:t>
      </w:r>
      <w:r w:rsidRPr="00DA30BD">
        <w:rPr>
          <w:rFonts w:ascii="Special Elite" w:hAnsi="Special Elite"/>
        </w:rPr>
        <w:t>offered were never used, and it had a</w:t>
      </w:r>
      <w:r w:rsidRPr="00DA30BD">
        <w:rPr>
          <w:rFonts w:ascii="Special Elite" w:hAnsi="Special Elite"/>
        </w:rPr>
        <w:br/>
        <w:t xml:space="preserve">tendency to </w:t>
      </w:r>
      <w:proofErr w:type="gramStart"/>
      <w:r w:rsidRPr="00DA30BD">
        <w:rPr>
          <w:rFonts w:ascii="Special Elite" w:hAnsi="Special Elite"/>
        </w:rPr>
        <w:t>slip ,</w:t>
      </w:r>
      <w:proofErr w:type="gramEnd"/>
      <w:r w:rsidRPr="00DA30BD">
        <w:rPr>
          <w:rFonts w:ascii="Special Elite" w:hAnsi="Special Elite"/>
        </w:rPr>
        <w:t xml:space="preserve"> especially on cold mornings when its grease</w:t>
      </w:r>
      <w:r w:rsidRPr="00DA30BD">
        <w:rPr>
          <w:rFonts w:ascii="Special Elite" w:hAnsi="Special Elite"/>
        </w:rPr>
        <w:br/>
      </w:r>
      <w:r w:rsidRPr="00DA30BD">
        <w:rPr>
          <w:rFonts w:ascii="Special Elite" w:hAnsi="Special Elite"/>
        </w:rPr>
        <w:lastRenderedPageBreak/>
        <w:t>would be very hard.</w:t>
      </w:r>
      <w:r w:rsidRPr="00DA30BD">
        <w:rPr>
          <w:rFonts w:ascii="Special Elite" w:hAnsi="Special Elite"/>
        </w:rPr>
        <w:br/>
        <w:t xml:space="preserve">The new control will employ a </w:t>
      </w:r>
      <w:proofErr w:type="gramStart"/>
      <w:r w:rsidRPr="00DA30BD">
        <w:rPr>
          <w:rFonts w:ascii="Special Elite" w:hAnsi="Special Elite"/>
        </w:rPr>
        <w:t>one shot</w:t>
      </w:r>
      <w:proofErr w:type="gramEnd"/>
      <w:r w:rsidRPr="00DA30BD">
        <w:rPr>
          <w:rFonts w:ascii="Special Elite" w:hAnsi="Special Elite"/>
        </w:rPr>
        <w:t xml:space="preserve"> clutch which I feel</w:t>
      </w:r>
      <w:r w:rsidRPr="00DA30BD">
        <w:rPr>
          <w:rFonts w:ascii="Special Elite" w:hAnsi="Special Elite"/>
        </w:rPr>
        <w:br/>
        <w:t>will be highly reliable. A prototype model will be constructed</w:t>
      </w:r>
      <w:r w:rsidRPr="00DA30BD">
        <w:rPr>
          <w:rFonts w:ascii="Special Elite" w:hAnsi="Special Elite"/>
        </w:rPr>
        <w:br/>
        <w:t>and fully evaluated before the final design is made.</w:t>
      </w:r>
    </w:p>
    <w:p w14:paraId="120D5137" w14:textId="77777777" w:rsidR="008E6FCE" w:rsidRDefault="008E6FCE" w:rsidP="008E6FCE"/>
    <w:p w14:paraId="581B467B" w14:textId="66E368B7" w:rsidR="006B461B" w:rsidRDefault="006B461B" w:rsidP="006B461B">
      <w:pPr>
        <w:pStyle w:val="Heading4"/>
      </w:pPr>
      <w:r>
        <w:t>M-1355– Air Defense Biweekly, December 7, 1951</w:t>
      </w:r>
    </w:p>
    <w:p w14:paraId="5A46FCD3" w14:textId="2AB468D1" w:rsidR="008E6FCE" w:rsidRDefault="00C7389D" w:rsidP="00487A26">
      <w:pPr>
        <w:rPr>
          <w:rFonts w:cs="Arial"/>
          <w:szCs w:val="20"/>
        </w:rPr>
      </w:pPr>
      <w:r w:rsidRPr="00C7389D">
        <w:rPr>
          <w:rFonts w:cs="Arial"/>
          <w:b/>
          <w:bCs/>
          <w:szCs w:val="20"/>
        </w:rPr>
        <w:t>C. R. Wieser</w:t>
      </w:r>
      <w:r>
        <w:rPr>
          <w:rFonts w:cs="Arial"/>
          <w:szCs w:val="20"/>
        </w:rPr>
        <w:t xml:space="preserve"> reports on the status of the ERA drum delivery.  Also, a visit to the “Ground Observers Corp Filter Center”, involving some kind of Bell Labs “Project CASS” equipment(?).  Still to slow, the data handling procedure must be mechanized (to reduce the ‘several minutes’ now required), opines C. R. Wieser.</w:t>
      </w:r>
    </w:p>
    <w:p w14:paraId="78E51CD1" w14:textId="660FFC8E" w:rsidR="00C7389D" w:rsidRDefault="00C7389D" w:rsidP="00487A26">
      <w:pPr>
        <w:rPr>
          <w:rFonts w:cs="Arial"/>
          <w:szCs w:val="20"/>
        </w:rPr>
      </w:pPr>
      <w:r w:rsidRPr="00131DA4">
        <w:rPr>
          <w:rFonts w:cs="Arial"/>
          <w:b/>
          <w:bCs/>
          <w:szCs w:val="20"/>
        </w:rPr>
        <w:t>H. J. Kirshner</w:t>
      </w:r>
      <w:r>
        <w:rPr>
          <w:rFonts w:cs="Arial"/>
          <w:szCs w:val="20"/>
        </w:rPr>
        <w:t xml:space="preserve"> reports “several flight tests conducted during this [two </w:t>
      </w:r>
      <w:proofErr w:type="gramStart"/>
      <w:r>
        <w:rPr>
          <w:rFonts w:cs="Arial"/>
          <w:szCs w:val="20"/>
        </w:rPr>
        <w:t>week</w:t>
      </w:r>
      <w:proofErr w:type="gramEnd"/>
      <w:r>
        <w:rPr>
          <w:rFonts w:cs="Arial"/>
          <w:szCs w:val="20"/>
        </w:rPr>
        <w:t xml:space="preserve">] period.”  </w:t>
      </w:r>
      <w:proofErr w:type="gramStart"/>
      <w:r>
        <w:rPr>
          <w:rFonts w:cs="Arial"/>
          <w:szCs w:val="20"/>
        </w:rPr>
        <w:t>Apparently</w:t>
      </w:r>
      <w:proofErr w:type="gramEnd"/>
      <w:r>
        <w:rPr>
          <w:rFonts w:cs="Arial"/>
          <w:szCs w:val="20"/>
        </w:rPr>
        <w:t xml:space="preserve"> they’re having trouble with high-altitude radar detection; 12,000 to 20,000 ft at 70 miles works, but inconsistently.</w:t>
      </w:r>
      <w:r w:rsidR="003052DC">
        <w:rPr>
          <w:rFonts w:cs="Arial"/>
          <w:szCs w:val="20"/>
        </w:rPr>
        <w:t xml:space="preserve">  Aircraft involved were an F-51 and a B-17, then a B-26 and B-17.</w:t>
      </w:r>
    </w:p>
    <w:p w14:paraId="01418558" w14:textId="37F537AC" w:rsidR="003052DC" w:rsidRDefault="003052DC" w:rsidP="00487A26">
      <w:pPr>
        <w:rPr>
          <w:rFonts w:cs="Arial"/>
          <w:szCs w:val="20"/>
        </w:rPr>
      </w:pPr>
      <w:r>
        <w:rPr>
          <w:rFonts w:cs="Arial"/>
          <w:szCs w:val="20"/>
        </w:rPr>
        <w:t>They’re also figuring out how to connect to the Air Force base (</w:t>
      </w:r>
      <w:r w:rsidR="00334873">
        <w:rPr>
          <w:rFonts w:cs="Arial"/>
          <w:szCs w:val="20"/>
        </w:rPr>
        <w:t>Grenier</w:t>
      </w:r>
      <w:r>
        <w:rPr>
          <w:rFonts w:cs="Arial"/>
          <w:szCs w:val="20"/>
        </w:rPr>
        <w:t xml:space="preserve"> AFB) that will ‘scramble’ the interceptor once a target is detected.  Leased phone lines are involved.</w:t>
      </w:r>
    </w:p>
    <w:p w14:paraId="3663B959" w14:textId="667E9F12" w:rsidR="003052DC" w:rsidRDefault="003052DC" w:rsidP="00487A26">
      <w:pPr>
        <w:rPr>
          <w:rFonts w:cs="Arial"/>
          <w:szCs w:val="20"/>
        </w:rPr>
      </w:pPr>
      <w:r w:rsidRPr="00131DA4">
        <w:rPr>
          <w:rFonts w:cs="Arial"/>
          <w:b/>
          <w:bCs/>
          <w:szCs w:val="20"/>
        </w:rPr>
        <w:t>A.V Shortell</w:t>
      </w:r>
      <w:r>
        <w:rPr>
          <w:rFonts w:cs="Arial"/>
          <w:szCs w:val="20"/>
        </w:rPr>
        <w:t xml:space="preserve"> complains that his four-pulse-per-second time source, using a motor, gears, </w:t>
      </w:r>
      <w:r w:rsidR="00131DA4">
        <w:rPr>
          <w:rFonts w:cs="Arial"/>
          <w:szCs w:val="20"/>
        </w:rPr>
        <w:t>disc,</w:t>
      </w:r>
      <w:r>
        <w:rPr>
          <w:rFonts w:cs="Arial"/>
          <w:szCs w:val="20"/>
        </w:rPr>
        <w:t xml:space="preserve"> and phototube(!!) has too much jitter (1/60</w:t>
      </w:r>
      <w:r w:rsidRPr="003052DC">
        <w:rPr>
          <w:rFonts w:cs="Arial"/>
          <w:szCs w:val="20"/>
          <w:vertAlign w:val="superscript"/>
        </w:rPr>
        <w:t>th</w:t>
      </w:r>
      <w:r>
        <w:rPr>
          <w:rFonts w:cs="Arial"/>
          <w:szCs w:val="20"/>
        </w:rPr>
        <w:t xml:space="preserve"> of a second).</w:t>
      </w:r>
    </w:p>
    <w:p w14:paraId="7DFC6E2A" w14:textId="3CDE8D0E" w:rsidR="006B461B" w:rsidRDefault="003052DC" w:rsidP="00487A26">
      <w:pPr>
        <w:rPr>
          <w:rFonts w:cs="Arial"/>
          <w:szCs w:val="20"/>
        </w:rPr>
      </w:pPr>
      <w:r w:rsidRPr="00131DA4">
        <w:rPr>
          <w:rFonts w:cs="Arial"/>
          <w:b/>
          <w:bCs/>
          <w:szCs w:val="20"/>
        </w:rPr>
        <w:t>D. R. Israel</w:t>
      </w:r>
      <w:r>
        <w:rPr>
          <w:rFonts w:cs="Arial"/>
          <w:szCs w:val="20"/>
        </w:rPr>
        <w:t xml:space="preserve"> notes two completed reports</w:t>
      </w:r>
    </w:p>
    <w:p w14:paraId="40D635AA" w14:textId="6FC1E3D6" w:rsidR="003052DC" w:rsidRPr="003052DC" w:rsidRDefault="003052DC" w:rsidP="003052DC">
      <w:pPr>
        <w:pStyle w:val="ListParagraph"/>
        <w:numPr>
          <w:ilvl w:val="0"/>
          <w:numId w:val="45"/>
        </w:numPr>
        <w:rPr>
          <w:rFonts w:cs="Arial"/>
          <w:szCs w:val="20"/>
        </w:rPr>
      </w:pPr>
      <w:r w:rsidRPr="003052DC">
        <w:rPr>
          <w:rFonts w:cs="Arial"/>
          <w:szCs w:val="20"/>
        </w:rPr>
        <w:t>M-1343 Basic Track-While-Scan and Interception Program [which we have]</w:t>
      </w:r>
    </w:p>
    <w:p w14:paraId="7C4E8C9D" w14:textId="274FC6D7" w:rsidR="003052DC" w:rsidRPr="003052DC" w:rsidRDefault="003052DC" w:rsidP="003052DC">
      <w:pPr>
        <w:pStyle w:val="ListParagraph"/>
        <w:numPr>
          <w:ilvl w:val="0"/>
          <w:numId w:val="45"/>
        </w:numPr>
        <w:rPr>
          <w:rFonts w:cs="Arial"/>
          <w:szCs w:val="20"/>
        </w:rPr>
      </w:pPr>
      <w:r w:rsidRPr="003052DC">
        <w:rPr>
          <w:rFonts w:cs="Arial"/>
          <w:szCs w:val="20"/>
        </w:rPr>
        <w:t>M-1344 Smoothing Equations for Velocity and Heading [which we do not have]</w:t>
      </w:r>
    </w:p>
    <w:p w14:paraId="3A8BFFF2" w14:textId="49860235" w:rsidR="003052DC" w:rsidRDefault="003052DC" w:rsidP="00487A26">
      <w:pPr>
        <w:rPr>
          <w:rFonts w:cs="Arial"/>
          <w:szCs w:val="20"/>
        </w:rPr>
      </w:pPr>
      <w:r>
        <w:rPr>
          <w:rFonts w:cs="Arial"/>
          <w:szCs w:val="20"/>
        </w:rPr>
        <w:t>There have been notes here and there about quantization errors in radar range/azimuth and the negative impact on positional prediction [the radial radar quantization results in pie-shaped quanta, which don’t map to cartesian velocity and heading calculations, I think.]</w:t>
      </w:r>
    </w:p>
    <w:p w14:paraId="503983E7" w14:textId="3A9E776F" w:rsidR="003052DC" w:rsidRDefault="003052DC" w:rsidP="00487A26">
      <w:pPr>
        <w:rPr>
          <w:rFonts w:cs="Arial"/>
          <w:szCs w:val="20"/>
        </w:rPr>
      </w:pPr>
      <w:r>
        <w:rPr>
          <w:rFonts w:cs="Arial"/>
          <w:szCs w:val="20"/>
        </w:rPr>
        <w:t>Israel is not a</w:t>
      </w:r>
      <w:r w:rsidR="004C3DC9">
        <w:rPr>
          <w:rFonts w:cs="Arial"/>
          <w:szCs w:val="20"/>
        </w:rPr>
        <w:t>s</w:t>
      </w:r>
      <w:r>
        <w:rPr>
          <w:rFonts w:cs="Arial"/>
          <w:szCs w:val="20"/>
        </w:rPr>
        <w:t xml:space="preserve"> sanguine as Kirschner on the success of these tests</w:t>
      </w:r>
      <w:r w:rsidR="00AE0202">
        <w:rPr>
          <w:rFonts w:cs="Arial"/>
          <w:szCs w:val="20"/>
        </w:rPr>
        <w:t>.  “Only three of four interception attempts were successful”, with final separations of 800 to 1500 yards.  For some reason, the on-board radar only locked for two tests, at ranges of 4,000 yards.</w:t>
      </w:r>
    </w:p>
    <w:p w14:paraId="54DEAA92" w14:textId="4F648C65" w:rsidR="00AE0202" w:rsidRDefault="00AE0202" w:rsidP="00487A26">
      <w:pPr>
        <w:rPr>
          <w:rFonts w:cs="Arial"/>
          <w:szCs w:val="20"/>
        </w:rPr>
      </w:pPr>
      <w:r>
        <w:rPr>
          <w:rFonts w:cs="Arial"/>
          <w:szCs w:val="20"/>
        </w:rPr>
        <w:t>The intercept program now has “automatic wind compensation”.</w:t>
      </w:r>
    </w:p>
    <w:p w14:paraId="5F6AE1F8" w14:textId="4E8A593B" w:rsidR="00AE0202" w:rsidRDefault="007A78B7" w:rsidP="00487A26">
      <w:pPr>
        <w:rPr>
          <w:rFonts w:cs="Arial"/>
          <w:szCs w:val="20"/>
        </w:rPr>
      </w:pPr>
      <w:r>
        <w:rPr>
          <w:rFonts w:cs="Arial"/>
          <w:szCs w:val="20"/>
        </w:rPr>
        <w:t xml:space="preserve">Walter S. Attridge, Jr claims to have “NLS-2 and an </w:t>
      </w:r>
      <w:proofErr w:type="spellStart"/>
      <w:r>
        <w:rPr>
          <w:rFonts w:cs="Arial"/>
          <w:szCs w:val="20"/>
        </w:rPr>
        <w:t>Aziumth</w:t>
      </w:r>
      <w:proofErr w:type="spellEnd"/>
      <w:r>
        <w:rPr>
          <w:rFonts w:cs="Arial"/>
          <w:szCs w:val="20"/>
        </w:rPr>
        <w:t xml:space="preserve"> examiner” working in the intercept program (in addition to wind correction).</w:t>
      </w:r>
    </w:p>
    <w:p w14:paraId="2C8E0AB2" w14:textId="20EB4240" w:rsidR="007A78B7" w:rsidRDefault="007A78B7" w:rsidP="00487A26">
      <w:pPr>
        <w:rPr>
          <w:rFonts w:cs="Arial"/>
          <w:szCs w:val="20"/>
        </w:rPr>
      </w:pPr>
      <w:r>
        <w:rPr>
          <w:rFonts w:cs="Arial"/>
          <w:szCs w:val="20"/>
        </w:rPr>
        <w:t>Attridge notes efforts by Professor Licklider(!) to display moving targets by storing 900 radar returns in Bank B (storage tubes??)</w:t>
      </w:r>
    </w:p>
    <w:p w14:paraId="7B9A5969" w14:textId="140A8D2C" w:rsidR="003052DC" w:rsidRDefault="005827A9" w:rsidP="00487A26">
      <w:pPr>
        <w:rPr>
          <w:rFonts w:cs="Arial"/>
          <w:szCs w:val="20"/>
        </w:rPr>
      </w:pPr>
      <w:r>
        <w:rPr>
          <w:rFonts w:cs="Arial"/>
          <w:szCs w:val="20"/>
        </w:rPr>
        <w:t>Philip R. Bagley reports on attempts to remove stationary clutter from the radar data.</w:t>
      </w:r>
    </w:p>
    <w:p w14:paraId="73D6813C" w14:textId="0E63D2C4" w:rsidR="005827A9" w:rsidRDefault="005827A9" w:rsidP="00487A26">
      <w:pPr>
        <w:rPr>
          <w:rFonts w:cs="Arial"/>
          <w:szCs w:val="20"/>
        </w:rPr>
      </w:pPr>
      <w:r>
        <w:rPr>
          <w:rFonts w:cs="Arial"/>
          <w:szCs w:val="20"/>
        </w:rPr>
        <w:t>The note also mentions a method of displaying radar data from mag tape at “high speed”, about one second per revolution (instead of 15).</w:t>
      </w:r>
      <w:r>
        <w:rPr>
          <w:rStyle w:val="FootnoteReference"/>
          <w:rFonts w:cs="Arial"/>
          <w:szCs w:val="20"/>
        </w:rPr>
        <w:footnoteReference w:id="10"/>
      </w:r>
    </w:p>
    <w:p w14:paraId="26995663" w14:textId="7B6F4447" w:rsidR="00CF31A4" w:rsidRDefault="00CF31A4" w:rsidP="00487A26">
      <w:pPr>
        <w:rPr>
          <w:rFonts w:cs="Arial"/>
          <w:szCs w:val="20"/>
        </w:rPr>
      </w:pPr>
      <w:r w:rsidRPr="00CF31A4">
        <w:rPr>
          <w:rFonts w:cs="Arial"/>
          <w:b/>
          <w:bCs/>
          <w:szCs w:val="20"/>
        </w:rPr>
        <w:t xml:space="preserve">C. </w:t>
      </w:r>
      <w:proofErr w:type="spellStart"/>
      <w:r w:rsidRPr="00CF31A4">
        <w:rPr>
          <w:rFonts w:cs="Arial"/>
          <w:b/>
          <w:bCs/>
          <w:szCs w:val="20"/>
        </w:rPr>
        <w:t>Zra</w:t>
      </w:r>
      <w:r>
        <w:rPr>
          <w:rFonts w:cs="Arial"/>
          <w:b/>
          <w:bCs/>
          <w:szCs w:val="20"/>
        </w:rPr>
        <w:t>k</w:t>
      </w:r>
      <w:r w:rsidRPr="00CF31A4">
        <w:rPr>
          <w:rFonts w:cs="Arial"/>
          <w:b/>
          <w:bCs/>
          <w:szCs w:val="20"/>
        </w:rPr>
        <w:t>et</w:t>
      </w:r>
      <w:proofErr w:type="spellEnd"/>
      <w:r>
        <w:rPr>
          <w:rFonts w:cs="Arial"/>
          <w:szCs w:val="20"/>
        </w:rPr>
        <w:t xml:space="preserve"> and </w:t>
      </w:r>
      <w:r w:rsidRPr="00CF31A4">
        <w:rPr>
          <w:rFonts w:cs="Arial"/>
          <w:b/>
          <w:bCs/>
          <w:szCs w:val="20"/>
        </w:rPr>
        <w:t>P. Cioffi</w:t>
      </w:r>
      <w:r>
        <w:rPr>
          <w:rFonts w:cs="Arial"/>
          <w:szCs w:val="20"/>
        </w:rPr>
        <w:t xml:space="preserve"> report on test programs that can do “explicit solutions for a collision course” for 720 variations of range, azimuth, x &amp; y velocity.</w:t>
      </w:r>
    </w:p>
    <w:p w14:paraId="3A6208AD" w14:textId="4DF133AC" w:rsidR="00CF31A4" w:rsidRDefault="00CF31A4" w:rsidP="00487A26">
      <w:pPr>
        <w:rPr>
          <w:rFonts w:cs="Arial"/>
          <w:szCs w:val="20"/>
        </w:rPr>
      </w:pPr>
      <w:r w:rsidRPr="00CF31A4">
        <w:rPr>
          <w:rFonts w:cs="Arial"/>
          <w:b/>
          <w:bCs/>
          <w:szCs w:val="20"/>
        </w:rPr>
        <w:t>F. Heart</w:t>
      </w:r>
      <w:r>
        <w:rPr>
          <w:rFonts w:cs="Arial"/>
          <w:szCs w:val="20"/>
        </w:rPr>
        <w:t xml:space="preserve"> – also working on wind correction</w:t>
      </w:r>
    </w:p>
    <w:p w14:paraId="016E0034" w14:textId="7E83CC37" w:rsidR="00A52ED3" w:rsidRDefault="00A52ED3" w:rsidP="00487A26">
      <w:pPr>
        <w:rPr>
          <w:rFonts w:cs="Arial"/>
          <w:szCs w:val="20"/>
        </w:rPr>
      </w:pPr>
      <w:r w:rsidRPr="00C8029F">
        <w:rPr>
          <w:rFonts w:cs="Arial"/>
          <w:b/>
          <w:bCs/>
          <w:szCs w:val="20"/>
        </w:rPr>
        <w:t>R. L. Walquist</w:t>
      </w:r>
      <w:r>
        <w:rPr>
          <w:rFonts w:cs="Arial"/>
          <w:szCs w:val="20"/>
        </w:rPr>
        <w:t xml:space="preserve"> reports on “first attempt to outline the coding work […] for Cape Cod </w:t>
      </w:r>
      <w:proofErr w:type="spellStart"/>
      <w:r>
        <w:rPr>
          <w:rFonts w:cs="Arial"/>
          <w:szCs w:val="20"/>
        </w:rPr>
        <w:t>Muldar</w:t>
      </w:r>
      <w:proofErr w:type="spellEnd"/>
      <w:r>
        <w:rPr>
          <w:rFonts w:cs="Arial"/>
          <w:szCs w:val="20"/>
        </w:rPr>
        <w:t>”.  Struggling with correlation of incoming radar data with stored targets”.</w:t>
      </w:r>
    </w:p>
    <w:p w14:paraId="213E5EAE" w14:textId="751EA82D" w:rsidR="00A52ED3" w:rsidRDefault="009E27CC" w:rsidP="00487A26">
      <w:pPr>
        <w:rPr>
          <w:rFonts w:cs="Arial"/>
          <w:szCs w:val="20"/>
        </w:rPr>
      </w:pPr>
      <w:r w:rsidRPr="00C8029F">
        <w:rPr>
          <w:rFonts w:cs="Arial"/>
          <w:b/>
          <w:bCs/>
          <w:szCs w:val="20"/>
        </w:rPr>
        <w:t>A. Mathiasen</w:t>
      </w:r>
      <w:r w:rsidRPr="009E27CC">
        <w:rPr>
          <w:rFonts w:cs="Arial"/>
          <w:szCs w:val="20"/>
        </w:rPr>
        <w:t xml:space="preserve"> and </w:t>
      </w:r>
      <w:r w:rsidRPr="00C8029F">
        <w:rPr>
          <w:rFonts w:cs="Arial"/>
          <w:b/>
          <w:bCs/>
          <w:szCs w:val="20"/>
        </w:rPr>
        <w:t>M. Frazier</w:t>
      </w:r>
      <w:r>
        <w:rPr>
          <w:rFonts w:cs="Arial"/>
          <w:szCs w:val="20"/>
        </w:rPr>
        <w:t xml:space="preserve"> report on Two-Radar-Single-Aircraft-Tracking (TRASACT)”.  Mathieson notes “the increased number of registers available”</w:t>
      </w:r>
    </w:p>
    <w:p w14:paraId="3426ABCD" w14:textId="49F4E2FC" w:rsidR="009E27CC" w:rsidRDefault="009E27CC" w:rsidP="00487A26">
      <w:pPr>
        <w:rPr>
          <w:rFonts w:cs="Arial"/>
          <w:szCs w:val="20"/>
        </w:rPr>
      </w:pPr>
      <w:r>
        <w:rPr>
          <w:rFonts w:cs="Arial"/>
          <w:szCs w:val="20"/>
        </w:rPr>
        <w:t xml:space="preserve">P. R. Bagley reports: “Tentative flow diagrams have been prepared for an automatic initiation program”.  [no </w:t>
      </w:r>
      <w:proofErr w:type="spellStart"/>
      <w:r>
        <w:rPr>
          <w:rFonts w:cs="Arial"/>
          <w:szCs w:val="20"/>
        </w:rPr>
        <w:t>xrefs</w:t>
      </w:r>
      <w:proofErr w:type="spellEnd"/>
      <w:r>
        <w:rPr>
          <w:rFonts w:cs="Arial"/>
          <w:szCs w:val="20"/>
        </w:rPr>
        <w:t>]</w:t>
      </w:r>
    </w:p>
    <w:p w14:paraId="52B4BD02" w14:textId="18630705" w:rsidR="00C8029F" w:rsidRDefault="00C8029F" w:rsidP="00487A26">
      <w:pPr>
        <w:rPr>
          <w:rFonts w:cs="Arial"/>
          <w:szCs w:val="20"/>
        </w:rPr>
      </w:pPr>
      <w:r w:rsidRPr="00C8029F">
        <w:rPr>
          <w:rFonts w:cs="Arial"/>
          <w:b/>
          <w:bCs/>
          <w:szCs w:val="20"/>
        </w:rPr>
        <w:t>G. Cooper</w:t>
      </w:r>
      <w:r>
        <w:rPr>
          <w:rFonts w:cs="Arial"/>
          <w:szCs w:val="20"/>
        </w:rPr>
        <w:t xml:space="preserve"> reports on work on the “turn detection problem”, posing new problems for quantization</w:t>
      </w:r>
    </w:p>
    <w:p w14:paraId="182DAAB4" w14:textId="77777777" w:rsidR="00A52ED3" w:rsidRDefault="00A52ED3" w:rsidP="00487A26">
      <w:pPr>
        <w:rPr>
          <w:rFonts w:cs="Arial"/>
          <w:szCs w:val="20"/>
        </w:rPr>
      </w:pPr>
    </w:p>
    <w:p w14:paraId="050D2ACE" w14:textId="3AEF53EA" w:rsidR="005827A9" w:rsidRPr="00487A26" w:rsidRDefault="005827A9" w:rsidP="00487A26">
      <w:pPr>
        <w:rPr>
          <w:rFonts w:cs="Arial"/>
          <w:szCs w:val="20"/>
        </w:rPr>
      </w:pPr>
      <w:r>
        <w:rPr>
          <w:rFonts w:cs="Arial"/>
          <w:szCs w:val="20"/>
        </w:rPr>
        <w:t xml:space="preserve">Tapes T-500, </w:t>
      </w:r>
      <w:r w:rsidR="00CF31A4">
        <w:rPr>
          <w:rFonts w:cs="Arial"/>
          <w:szCs w:val="20"/>
        </w:rPr>
        <w:t xml:space="preserve">T-668, </w:t>
      </w:r>
      <w:r>
        <w:rPr>
          <w:rFonts w:cs="Arial"/>
          <w:szCs w:val="20"/>
        </w:rPr>
        <w:t>T-677, T-709, T-716, T-718 are all mentioned, none of which I can find.</w:t>
      </w:r>
    </w:p>
    <w:p w14:paraId="29C95FB2" w14:textId="63E189A2" w:rsidR="00F86A13" w:rsidRDefault="00F86A13" w:rsidP="00F86A13">
      <w:pPr>
        <w:pStyle w:val="Heading4"/>
      </w:pPr>
      <w:r>
        <w:t>M-1361– Air Defense Biweekly, December 21, 1951</w:t>
      </w:r>
    </w:p>
    <w:p w14:paraId="3C204260" w14:textId="22C42B38" w:rsidR="00487A26" w:rsidRDefault="00F86A13" w:rsidP="00487A26">
      <w:pPr>
        <w:rPr>
          <w:rFonts w:cs="Arial"/>
          <w:szCs w:val="20"/>
        </w:rPr>
      </w:pPr>
      <w:r w:rsidRPr="00F86A13">
        <w:rPr>
          <w:rFonts w:cs="Arial"/>
          <w:b/>
          <w:bCs/>
          <w:szCs w:val="20"/>
        </w:rPr>
        <w:t>C. R. Wieser</w:t>
      </w:r>
      <w:r>
        <w:rPr>
          <w:rFonts w:cs="Arial"/>
          <w:szCs w:val="20"/>
        </w:rPr>
        <w:t xml:space="preserve"> is looking into Friend or Foe identification.  The proposed technique is a ‘process of elimination’, i.e., track everything, mark the ones you know from flight plans, investigate everything else.  [wow, this is a bold goal, giv</w:t>
      </w:r>
      <w:r w:rsidR="00743D34">
        <w:rPr>
          <w:rFonts w:cs="Arial"/>
          <w:szCs w:val="20"/>
        </w:rPr>
        <w:t>en</w:t>
      </w:r>
      <w:r>
        <w:rPr>
          <w:rFonts w:cs="Arial"/>
          <w:szCs w:val="20"/>
        </w:rPr>
        <w:t xml:space="preserve"> that so far, they’ve </w:t>
      </w:r>
      <w:proofErr w:type="spellStart"/>
      <w:r>
        <w:rPr>
          <w:rFonts w:cs="Arial"/>
          <w:szCs w:val="20"/>
        </w:rPr>
        <w:t>demo’d</w:t>
      </w:r>
      <w:proofErr w:type="spellEnd"/>
      <w:r>
        <w:rPr>
          <w:rFonts w:cs="Arial"/>
          <w:szCs w:val="20"/>
        </w:rPr>
        <w:t xml:space="preserve"> tracking</w:t>
      </w:r>
      <w:r w:rsidR="00743D34">
        <w:rPr>
          <w:rFonts w:cs="Arial"/>
          <w:szCs w:val="20"/>
        </w:rPr>
        <w:t xml:space="preserve"> of exactly</w:t>
      </w:r>
      <w:r>
        <w:rPr>
          <w:rFonts w:cs="Arial"/>
          <w:szCs w:val="20"/>
        </w:rPr>
        <w:t xml:space="preserve"> two aircraft…]</w:t>
      </w:r>
    </w:p>
    <w:p w14:paraId="206F5F89" w14:textId="1AB9EE79" w:rsidR="00F86A13" w:rsidRDefault="00F86A13" w:rsidP="00487A26">
      <w:pPr>
        <w:rPr>
          <w:rFonts w:cs="Arial"/>
          <w:szCs w:val="20"/>
        </w:rPr>
      </w:pPr>
    </w:p>
    <w:p w14:paraId="69FE66DB" w14:textId="7B66EE2C" w:rsidR="00F86A13" w:rsidRDefault="00F86A13" w:rsidP="00487A26">
      <w:pPr>
        <w:rPr>
          <w:rFonts w:cs="Arial"/>
          <w:szCs w:val="20"/>
        </w:rPr>
      </w:pPr>
      <w:r w:rsidRPr="00F86A13">
        <w:rPr>
          <w:rFonts w:cs="Arial"/>
          <w:b/>
          <w:bCs/>
          <w:szCs w:val="20"/>
        </w:rPr>
        <w:t>B. Morriss</w:t>
      </w:r>
      <w:r>
        <w:rPr>
          <w:rFonts w:cs="Arial"/>
          <w:szCs w:val="20"/>
        </w:rPr>
        <w:t xml:space="preserve"> – more planning on Buffer Drum</w:t>
      </w:r>
    </w:p>
    <w:p w14:paraId="36CC1648" w14:textId="29C5772C" w:rsidR="00AE09E6" w:rsidRDefault="00AE09E6" w:rsidP="00487A26">
      <w:pPr>
        <w:rPr>
          <w:rFonts w:cs="Arial"/>
          <w:szCs w:val="20"/>
        </w:rPr>
      </w:pPr>
      <w:r w:rsidRPr="00AE09E6">
        <w:rPr>
          <w:rFonts w:cs="Arial"/>
          <w:b/>
          <w:bCs/>
          <w:szCs w:val="20"/>
        </w:rPr>
        <w:t>D. R. Israel</w:t>
      </w:r>
      <w:r>
        <w:rPr>
          <w:rFonts w:cs="Arial"/>
          <w:szCs w:val="20"/>
        </w:rPr>
        <w:t xml:space="preserve"> reports on several meetings, plus proof-reading M-1343 [which I care about a lot!]</w:t>
      </w:r>
    </w:p>
    <w:p w14:paraId="7756DEDB" w14:textId="058152AE" w:rsidR="00F86A13" w:rsidRDefault="00F86A13" w:rsidP="00487A26">
      <w:pPr>
        <w:rPr>
          <w:rFonts w:cs="Arial"/>
          <w:szCs w:val="20"/>
        </w:rPr>
      </w:pPr>
    </w:p>
    <w:p w14:paraId="65F07786" w14:textId="1333B8C5" w:rsidR="00AE09E6" w:rsidRDefault="00AE09E6" w:rsidP="00AE09E6">
      <w:r w:rsidRPr="00AE09E6">
        <w:rPr>
          <w:b/>
          <w:bCs/>
        </w:rPr>
        <w:t>S. Knapp</w:t>
      </w:r>
    </w:p>
    <w:p w14:paraId="6D78B41E" w14:textId="2A2D9275" w:rsidR="00AE09E6" w:rsidRPr="00AE09E6" w:rsidRDefault="00AE09E6" w:rsidP="00AE09E6">
      <w:pPr>
        <w:autoSpaceDE w:val="0"/>
        <w:autoSpaceDN w:val="0"/>
        <w:adjustRightInd w:val="0"/>
        <w:spacing w:before="0" w:after="0"/>
        <w:rPr>
          <w:rFonts w:ascii="Courier" w:hAnsi="Courier" w:cs="Courier"/>
          <w:b/>
          <w:bCs/>
          <w:sz w:val="18"/>
          <w:szCs w:val="18"/>
        </w:rPr>
      </w:pPr>
      <w:r w:rsidRPr="00AE09E6">
        <w:rPr>
          <w:rFonts w:ascii="Courier" w:hAnsi="Courier" w:cs="Courier"/>
          <w:b/>
          <w:bCs/>
          <w:sz w:val="18"/>
          <w:szCs w:val="18"/>
        </w:rPr>
        <w:t xml:space="preserve">  PWTFT-7 is now working. This program uses NLS-2 and if there are multiple returns in which the ranges are equal and the azimuths differ by one unit, the program selects the second return as the better fit.</w:t>
      </w:r>
    </w:p>
    <w:p w14:paraId="4D4D89CB" w14:textId="535DACBE" w:rsidR="00AE09E6" w:rsidRPr="00AE09E6" w:rsidRDefault="00AE09E6" w:rsidP="00AE09E6">
      <w:pPr>
        <w:autoSpaceDE w:val="0"/>
        <w:autoSpaceDN w:val="0"/>
        <w:adjustRightInd w:val="0"/>
        <w:spacing w:before="0" w:after="0"/>
        <w:rPr>
          <w:rFonts w:cs="Arial"/>
          <w:sz w:val="18"/>
          <w:szCs w:val="18"/>
        </w:rPr>
      </w:pPr>
      <w:r w:rsidRPr="00AE09E6">
        <w:rPr>
          <w:rFonts w:ascii="Courier" w:hAnsi="Courier" w:cs="Courier"/>
          <w:b/>
          <w:bCs/>
          <w:sz w:val="18"/>
          <w:szCs w:val="18"/>
        </w:rPr>
        <w:t xml:space="preserve">  </w:t>
      </w:r>
      <w:r w:rsidRPr="00AE09E6">
        <w:rPr>
          <w:rFonts w:ascii="Courier" w:hAnsi="Courier" w:cs="Courier"/>
          <w:b/>
          <w:bCs/>
          <w:color w:val="31849B" w:themeColor="accent5" w:themeShade="BF"/>
          <w:sz w:val="18"/>
          <w:szCs w:val="18"/>
        </w:rPr>
        <w:t xml:space="preserve">An error has been found in DPO. </w:t>
      </w:r>
      <w:r w:rsidRPr="00AE09E6">
        <w:rPr>
          <w:rFonts w:ascii="Courier" w:hAnsi="Courier" w:cs="Courier"/>
          <w:b/>
          <w:bCs/>
          <w:sz w:val="18"/>
          <w:szCs w:val="18"/>
        </w:rPr>
        <w:t>Since the azimuths are examined only on the ranges which are not zero, the azimuth which marks the end of the search sector is missed most of the time. This means that the program does not go through the smoothing section and therefore does not track the aircraft or punch out coordinates as it is supposed to. Since these were the main symptoms of the program, it is hoped that correction of this error will make the program work.</w:t>
      </w:r>
    </w:p>
    <w:p w14:paraId="3174F180" w14:textId="7DE1838C" w:rsidR="00AE09E6" w:rsidRDefault="00AE09E6" w:rsidP="00487A26">
      <w:pPr>
        <w:rPr>
          <w:rFonts w:cs="Arial"/>
          <w:szCs w:val="20"/>
        </w:rPr>
      </w:pPr>
      <w:r>
        <w:rPr>
          <w:rFonts w:cs="Arial"/>
          <w:szCs w:val="20"/>
        </w:rPr>
        <w:t>[Note to Self – I wonder if that error exists in M-1343].</w:t>
      </w:r>
    </w:p>
    <w:p w14:paraId="2C8EEB9D" w14:textId="42440BDF" w:rsidR="00AE09E6" w:rsidRDefault="00AE09E6" w:rsidP="00487A26">
      <w:pPr>
        <w:rPr>
          <w:rFonts w:cs="Arial"/>
          <w:szCs w:val="20"/>
        </w:rPr>
      </w:pPr>
    </w:p>
    <w:p w14:paraId="47884D97" w14:textId="3D76FA1C" w:rsidR="00AE09E6" w:rsidRDefault="00AE09E6" w:rsidP="00487A26">
      <w:pPr>
        <w:rPr>
          <w:rFonts w:cs="Arial"/>
          <w:szCs w:val="20"/>
        </w:rPr>
      </w:pPr>
      <w:r w:rsidRPr="00E003BC">
        <w:rPr>
          <w:rFonts w:cs="Arial"/>
          <w:b/>
          <w:bCs/>
          <w:szCs w:val="20"/>
        </w:rPr>
        <w:t>F. Heart</w:t>
      </w:r>
      <w:r>
        <w:rPr>
          <w:rFonts w:cs="Arial"/>
          <w:szCs w:val="20"/>
        </w:rPr>
        <w:t xml:space="preserve"> </w:t>
      </w:r>
      <w:r w:rsidR="00E003BC">
        <w:rPr>
          <w:rFonts w:cs="Arial"/>
          <w:szCs w:val="20"/>
        </w:rPr>
        <w:t>is trying to figure out how to obtain and use Wind Correction data.  This was noted as an omission in M-1343.  Sounds like measuring wind at altitude is still a science project.</w:t>
      </w:r>
    </w:p>
    <w:p w14:paraId="1865DCD1" w14:textId="53D5EF1D" w:rsidR="00E003BC" w:rsidRDefault="00E003BC" w:rsidP="00487A26">
      <w:pPr>
        <w:rPr>
          <w:rFonts w:cs="Arial"/>
          <w:szCs w:val="20"/>
        </w:rPr>
      </w:pPr>
      <w:r>
        <w:rPr>
          <w:rFonts w:cs="Arial"/>
          <w:szCs w:val="20"/>
        </w:rPr>
        <w:t>Frank’s movie-making project has gone online – he ran a test of a WW program specifically to generate images on the F Scope for filming.  [I assume the problem is the number of hours of computer time that would be needed to make the films</w:t>
      </w:r>
      <w:r>
        <w:rPr>
          <w:rStyle w:val="FootnoteReference"/>
          <w:rFonts w:cs="Arial"/>
          <w:szCs w:val="20"/>
        </w:rPr>
        <w:footnoteReference w:id="11"/>
      </w:r>
      <w:r>
        <w:rPr>
          <w:rFonts w:cs="Arial"/>
          <w:szCs w:val="20"/>
        </w:rPr>
        <w:t>.]</w:t>
      </w:r>
    </w:p>
    <w:p w14:paraId="6D1EC377" w14:textId="5BE9B05E" w:rsidR="00E003BC" w:rsidRDefault="00E003BC" w:rsidP="00487A26">
      <w:pPr>
        <w:rPr>
          <w:rFonts w:cs="Arial"/>
          <w:szCs w:val="20"/>
        </w:rPr>
      </w:pPr>
    </w:p>
    <w:p w14:paraId="2F1FED40" w14:textId="4A4C6859" w:rsidR="00E003BC" w:rsidRDefault="00E003BC" w:rsidP="00487A26">
      <w:pPr>
        <w:rPr>
          <w:rFonts w:cs="Arial"/>
          <w:szCs w:val="20"/>
        </w:rPr>
      </w:pPr>
      <w:r w:rsidRPr="00E003BC">
        <w:rPr>
          <w:rFonts w:cs="Arial"/>
          <w:b/>
          <w:bCs/>
          <w:szCs w:val="20"/>
        </w:rPr>
        <w:t xml:space="preserve">C. </w:t>
      </w:r>
      <w:proofErr w:type="spellStart"/>
      <w:r w:rsidRPr="00E003BC">
        <w:rPr>
          <w:rFonts w:cs="Arial"/>
          <w:b/>
          <w:bCs/>
          <w:szCs w:val="20"/>
        </w:rPr>
        <w:t>Zraket</w:t>
      </w:r>
      <w:proofErr w:type="spellEnd"/>
      <w:r w:rsidRPr="00E003BC">
        <w:rPr>
          <w:rFonts w:cs="Arial"/>
          <w:b/>
          <w:bCs/>
          <w:szCs w:val="20"/>
        </w:rPr>
        <w:t xml:space="preserve"> and P. Cioffi</w:t>
      </w:r>
      <w:r>
        <w:rPr>
          <w:rFonts w:cs="Arial"/>
          <w:szCs w:val="20"/>
        </w:rPr>
        <w:t xml:space="preserve"> continue to examine and test methods of Heading Computation, to see which one has more acceptable error bands.</w:t>
      </w:r>
    </w:p>
    <w:p w14:paraId="2E5B7417" w14:textId="704BEFED" w:rsidR="00AE09E6" w:rsidRDefault="00AE09E6" w:rsidP="00487A26">
      <w:pPr>
        <w:rPr>
          <w:rFonts w:cs="Arial"/>
          <w:szCs w:val="20"/>
        </w:rPr>
      </w:pPr>
    </w:p>
    <w:p w14:paraId="2C404FE2" w14:textId="3A456373" w:rsidR="00E003BC" w:rsidRDefault="00E003BC" w:rsidP="00487A26">
      <w:pPr>
        <w:rPr>
          <w:rFonts w:cs="Arial"/>
          <w:szCs w:val="20"/>
        </w:rPr>
      </w:pPr>
    </w:p>
    <w:p w14:paraId="79CD51F7" w14:textId="721C923B" w:rsidR="00E003BC" w:rsidRPr="00E003BC" w:rsidRDefault="00E003BC" w:rsidP="00E003BC">
      <w:pPr>
        <w:rPr>
          <w:rFonts w:cs="Arial"/>
          <w:b/>
          <w:bCs/>
          <w:szCs w:val="20"/>
        </w:rPr>
      </w:pPr>
      <w:r w:rsidRPr="00E003BC">
        <w:rPr>
          <w:rFonts w:cs="Arial"/>
          <w:b/>
          <w:bCs/>
          <w:szCs w:val="20"/>
        </w:rPr>
        <w:t>A. Mathiasen</w:t>
      </w:r>
    </w:p>
    <w:p w14:paraId="1304FE29" w14:textId="73343D95" w:rsidR="00E003BC" w:rsidRDefault="00E003BC" w:rsidP="00E003BC">
      <w:pPr>
        <w:ind w:left="720"/>
        <w:rPr>
          <w:rFonts w:ascii="Courier New" w:hAnsi="Courier New" w:cs="Courier New"/>
          <w:szCs w:val="20"/>
        </w:rPr>
      </w:pPr>
      <w:r w:rsidRPr="00E003BC">
        <w:rPr>
          <w:rFonts w:ascii="Courier New" w:hAnsi="Courier New" w:cs="Courier New"/>
          <w:szCs w:val="20"/>
        </w:rPr>
        <w:t>A second synthetic data program (SYMULDATA II) has been written, but not yet run. Features of the program include suppression of printing or p</w:t>
      </w:r>
      <w:r w:rsidR="00743D34">
        <w:rPr>
          <w:rFonts w:ascii="Courier New" w:hAnsi="Courier New" w:cs="Courier New"/>
          <w:szCs w:val="20"/>
        </w:rPr>
        <w:t>u</w:t>
      </w:r>
      <w:r w:rsidRPr="00E003BC">
        <w:rPr>
          <w:rFonts w:ascii="Courier New" w:hAnsi="Courier New" w:cs="Courier New"/>
          <w:szCs w:val="20"/>
        </w:rPr>
        <w:t>nching at the discretion of the operator, a display of the flight path, a restriction on data accepted as legitimate due to the maximum angle of elevation of the radar antenna lobe in addition to those imposed by inner and outer range gates, and a more general flight path.</w:t>
      </w:r>
    </w:p>
    <w:p w14:paraId="2BDA4641" w14:textId="7D7FFF13" w:rsidR="00E003BC" w:rsidRDefault="00E003BC" w:rsidP="00E003BC">
      <w:r>
        <w:t>[I wonder if this is code to generate flight-test data without airplanes]</w:t>
      </w:r>
    </w:p>
    <w:p w14:paraId="15C455C2" w14:textId="281AA24F" w:rsidR="00E003BC" w:rsidRDefault="00E003BC" w:rsidP="00E003BC"/>
    <w:p w14:paraId="20D17855" w14:textId="77777777" w:rsidR="00E003BC" w:rsidRPr="00E003BC" w:rsidRDefault="00E003BC" w:rsidP="00E003BC"/>
    <w:p w14:paraId="1D905FCD" w14:textId="1E78077E" w:rsidR="00480458" w:rsidRDefault="0070707E" w:rsidP="00F86A13">
      <w:pPr>
        <w:pStyle w:val="Heading3"/>
      </w:pPr>
      <w:bookmarkStart w:id="47" w:name="_Toc193914327"/>
      <w:r>
        <w:lastRenderedPageBreak/>
        <w:t xml:space="preserve">Biweekly </w:t>
      </w:r>
      <w:r w:rsidRPr="00F86A13">
        <w:t>Reports</w:t>
      </w:r>
      <w:r w:rsidR="004D13E4">
        <w:t>, 1952</w:t>
      </w:r>
      <w:bookmarkEnd w:id="47"/>
    </w:p>
    <w:p w14:paraId="6CD03279" w14:textId="75E47567" w:rsidR="001E693D" w:rsidRDefault="001E693D" w:rsidP="001E693D">
      <w:pPr>
        <w:pStyle w:val="Heading4"/>
      </w:pPr>
      <w:r>
        <w:t>M-1389 – AIR DEFENSE BIWEEKLY REPORT, Feb 1</w:t>
      </w:r>
      <w:r>
        <w:rPr>
          <w:rFonts w:ascii="Times New Roman" w:hAnsi="Times New Roman"/>
          <w:i/>
          <w:iCs/>
        </w:rPr>
        <w:t xml:space="preserve">, </w:t>
      </w:r>
      <w:r>
        <w:t>1952</w:t>
      </w:r>
    </w:p>
    <w:p w14:paraId="7DC43FCA" w14:textId="60E3BD0F" w:rsidR="001E693D" w:rsidRDefault="001E693D" w:rsidP="001E693D"/>
    <w:p w14:paraId="1BD8C118" w14:textId="68F83F6C" w:rsidR="006C7B42" w:rsidRDefault="006C7B42" w:rsidP="001E693D">
      <w:r>
        <w:t>This biweekly adds “Section 6: Air Defense Center Operations” to the report template</w:t>
      </w:r>
      <w:r w:rsidR="004651F7">
        <w:t>.  Its first appearance notes visits to MIT Meteorology Department, and the Civilian Defense / Ground Observer Corps.</w:t>
      </w:r>
    </w:p>
    <w:p w14:paraId="27E9715B" w14:textId="4248DD77" w:rsidR="004651F7" w:rsidRDefault="004651F7" w:rsidP="001E693D">
      <w:r>
        <w:t>(There’s a lot more stuff in this biweekly)</w:t>
      </w:r>
    </w:p>
    <w:p w14:paraId="5D872699" w14:textId="77777777" w:rsidR="006C7B42" w:rsidRDefault="006C7B42" w:rsidP="001E693D"/>
    <w:p w14:paraId="1ACA4AF9" w14:textId="48134FD8" w:rsidR="00C8029F" w:rsidRDefault="00C8029F" w:rsidP="00C8029F">
      <w:pPr>
        <w:pStyle w:val="Heading4"/>
      </w:pPr>
      <w:r>
        <w:t>M-1431 – Group 61 BIWEEKLY REPORT, Mar 14</w:t>
      </w:r>
      <w:r>
        <w:rPr>
          <w:rFonts w:ascii="Times New Roman" w:hAnsi="Times New Roman"/>
          <w:i/>
          <w:iCs/>
        </w:rPr>
        <w:t xml:space="preserve">, </w:t>
      </w:r>
      <w:r>
        <w:t>1952</w:t>
      </w:r>
    </w:p>
    <w:p w14:paraId="27EAF5B9" w14:textId="5335ACB3" w:rsidR="002A381C" w:rsidRPr="002A381C" w:rsidRDefault="002A381C" w:rsidP="002A381C">
      <w:r>
        <w:t>There’s a lot of testing activity going on in these reports…</w:t>
      </w:r>
    </w:p>
    <w:p w14:paraId="58F2AE3D" w14:textId="70F2ADA2" w:rsidR="005905AF" w:rsidRDefault="00C8029F" w:rsidP="00C8029F">
      <w:r w:rsidRPr="002A381C">
        <w:rPr>
          <w:b/>
          <w:bCs/>
        </w:rPr>
        <w:t>C. R. Wieser</w:t>
      </w:r>
      <w:r>
        <w:t xml:space="preserve"> reports on a “series of meetings with a committee from the Rand Corporation and later with the Getting Committee”, both of which</w:t>
      </w:r>
      <w:r w:rsidR="005905AF">
        <w:t>:</w:t>
      </w:r>
    </w:p>
    <w:p w14:paraId="48590965" w14:textId="28AA01AA" w:rsidR="00C8029F" w:rsidRPr="001E693D" w:rsidRDefault="005905AF" w:rsidP="005905AF">
      <w:pPr>
        <w:autoSpaceDE w:val="0"/>
        <w:autoSpaceDN w:val="0"/>
        <w:adjustRightInd w:val="0"/>
        <w:spacing w:before="0" w:after="0"/>
        <w:ind w:left="720"/>
      </w:pPr>
      <w:r>
        <w:t xml:space="preserve"> “…saw </w:t>
      </w:r>
      <w:r>
        <w:rPr>
          <w:rFonts w:ascii="Times New Roman" w:hAnsi="Times New Roman"/>
          <w:sz w:val="22"/>
          <w:szCs w:val="22"/>
        </w:rPr>
        <w:t>demonstrations of WWI running on recorded radar data (bad weather prevented live tests). A third demonstration with live data was held for the Ground-to-Air data link working group, which met in Cambridge. The test for the data link group was the first successful interception using WWI to guide the interceptor via its autopilot. Results were very good, with a final separation of 200 yards.</w:t>
      </w:r>
      <w:r>
        <w:t>”</w:t>
      </w:r>
    </w:p>
    <w:p w14:paraId="39F844C5" w14:textId="5BE74CF8" w:rsidR="005905AF" w:rsidRDefault="005905AF" w:rsidP="005905AF">
      <w:r w:rsidRPr="002A381C">
        <w:rPr>
          <w:b/>
          <w:bCs/>
        </w:rPr>
        <w:t>D</w:t>
      </w:r>
      <w:r w:rsidR="00464C19" w:rsidRPr="002A381C">
        <w:rPr>
          <w:b/>
          <w:bCs/>
        </w:rPr>
        <w:t>.</w:t>
      </w:r>
      <w:r w:rsidRPr="002A381C">
        <w:rPr>
          <w:b/>
          <w:bCs/>
        </w:rPr>
        <w:t xml:space="preserve"> </w:t>
      </w:r>
      <w:r w:rsidR="00464C19" w:rsidRPr="002A381C">
        <w:rPr>
          <w:b/>
          <w:bCs/>
        </w:rPr>
        <w:t xml:space="preserve">R. </w:t>
      </w:r>
      <w:r w:rsidRPr="002A381C">
        <w:rPr>
          <w:b/>
          <w:bCs/>
        </w:rPr>
        <w:t>Israel</w:t>
      </w:r>
      <w:r>
        <w:t xml:space="preserve"> notes doc M-1421 [which we don’t have in any list] as outlining their ‘indoctrination program’ for new recruits</w:t>
      </w:r>
    </w:p>
    <w:p w14:paraId="090726F4" w14:textId="4200D172" w:rsidR="00464C19" w:rsidRDefault="00464C19" w:rsidP="00464C19">
      <w:r w:rsidRPr="002A381C">
        <w:rPr>
          <w:b/>
          <w:bCs/>
        </w:rPr>
        <w:t>H. J. Kirshner</w:t>
      </w:r>
      <w:r>
        <w:t xml:space="preserve"> reports on “Burroughs test equipment for use in synchronizing the Time Register with Whirlwind”</w:t>
      </w:r>
    </w:p>
    <w:p w14:paraId="346FCF97" w14:textId="79AF5D36" w:rsidR="00464C19" w:rsidRDefault="00464C19" w:rsidP="00464C19">
      <w:r>
        <w:t xml:space="preserve">And </w:t>
      </w:r>
      <w:proofErr w:type="gramStart"/>
      <w:r>
        <w:t>also</w:t>
      </w:r>
      <w:proofErr w:type="gramEnd"/>
      <w:r>
        <w:t xml:space="preserve"> there’s a report of a visit to the “White Plains (N. Y.) Ground Observer Corps Filter Center”</w:t>
      </w:r>
    </w:p>
    <w:p w14:paraId="0338001A" w14:textId="4C2FF50A" w:rsidR="00464C19" w:rsidRDefault="00FB6A80" w:rsidP="00464C19">
      <w:r w:rsidRPr="002A381C">
        <w:rPr>
          <w:b/>
          <w:bCs/>
        </w:rPr>
        <w:t>B. Morriss</w:t>
      </w:r>
      <w:r>
        <w:t xml:space="preserve"> reports on a “proposed [hardware] method to connect up to 15 light guns.” (I assume they had one connected already; I’m sure it was in the M-1343 demo.)</w:t>
      </w:r>
    </w:p>
    <w:p w14:paraId="702C740B" w14:textId="38509C29" w:rsidR="00FB6A80" w:rsidRDefault="00FB6A80" w:rsidP="00464C19">
      <w:r w:rsidRPr="002A381C">
        <w:rPr>
          <w:b/>
          <w:bCs/>
        </w:rPr>
        <w:t>F. Heart</w:t>
      </w:r>
      <w:r>
        <w:t xml:space="preserve"> alludes to what may be the start of The New I/O System</w:t>
      </w:r>
    </w:p>
    <w:p w14:paraId="45242E64" w14:textId="36121698" w:rsidR="00464C19" w:rsidRDefault="00FB6A80" w:rsidP="00464C19">
      <w:r w:rsidRPr="002A381C">
        <w:rPr>
          <w:b/>
          <w:bCs/>
        </w:rPr>
        <w:t>D. R. Israel</w:t>
      </w:r>
      <w:r>
        <w:t xml:space="preserve"> reports on flight tests where Whirlwind directed the interceptor’s autopilot.</w:t>
      </w:r>
    </w:p>
    <w:p w14:paraId="6EF99491" w14:textId="42E5AD0B" w:rsidR="00FB6A80" w:rsidRDefault="00FB6A80" w:rsidP="00464C19">
      <w:r>
        <w:t>Israel is turning his attention to multiple-aircraft tracking, expecting to be able to achieve 10-15 aircraft with “the present [expanded] storage capacity”.</w:t>
      </w:r>
    </w:p>
    <w:p w14:paraId="002C692C" w14:textId="1E5F2AB4" w:rsidR="002A381C" w:rsidRDefault="002A381C" w:rsidP="00464C19">
      <w:r w:rsidRPr="002A381C">
        <w:rPr>
          <w:b/>
          <w:bCs/>
        </w:rPr>
        <w:t xml:space="preserve">C. </w:t>
      </w:r>
      <w:proofErr w:type="spellStart"/>
      <w:r w:rsidRPr="002A381C">
        <w:rPr>
          <w:b/>
          <w:bCs/>
        </w:rPr>
        <w:t>Zakret</w:t>
      </w:r>
      <w:proofErr w:type="spellEnd"/>
      <w:r>
        <w:t xml:space="preserve"> reports on a number of flight tests, some of which worked, some not.  (The March 10 flight test was cancelled “when one of the aircraft had to be grounded because of an electrical </w:t>
      </w:r>
      <w:proofErr w:type="gramStart"/>
      <w:r>
        <w:t>fire”  Yikes</w:t>
      </w:r>
      <w:proofErr w:type="gramEnd"/>
      <w:r>
        <w:t>!)</w:t>
      </w:r>
    </w:p>
    <w:p w14:paraId="43F5EBDF" w14:textId="3D8153C8" w:rsidR="00291D3F" w:rsidRDefault="00291D3F" w:rsidP="00464C19">
      <w:proofErr w:type="spellStart"/>
      <w:r>
        <w:t>Zakret</w:t>
      </w:r>
      <w:proofErr w:type="spellEnd"/>
      <w:r>
        <w:t xml:space="preserve"> reports that he hasn’t done much Real Work™ due to flight tests and visitor demos.</w:t>
      </w:r>
      <w:r>
        <w:rPr>
          <w:rStyle w:val="FootnoteReference"/>
        </w:rPr>
        <w:footnoteReference w:id="12"/>
      </w:r>
    </w:p>
    <w:p w14:paraId="2667B100" w14:textId="24E0B558" w:rsidR="002A381C" w:rsidRDefault="002A381C" w:rsidP="00464C19"/>
    <w:p w14:paraId="5B99AAD0" w14:textId="1CE91AC0" w:rsidR="006C7B42" w:rsidRDefault="006C7B42" w:rsidP="00464C19">
      <w:r>
        <w:t>[and there’s a lot of other stuff about how to get data from multiple radars fused reliably.  Whew, tough problem]</w:t>
      </w:r>
    </w:p>
    <w:p w14:paraId="35B3E7B4" w14:textId="77777777" w:rsidR="006C7B42" w:rsidRDefault="006C7B42" w:rsidP="00464C19"/>
    <w:p w14:paraId="7FF8631D" w14:textId="51CCC7D2" w:rsidR="00291D3F" w:rsidRPr="004651F7" w:rsidRDefault="00291D3F" w:rsidP="00464C19">
      <w:pPr>
        <w:rPr>
          <w:i/>
          <w:iCs/>
        </w:rPr>
      </w:pPr>
      <w:r w:rsidRPr="004651F7">
        <w:rPr>
          <w:i/>
          <w:iCs/>
        </w:rPr>
        <w:t>Air Defense Center Operations</w:t>
      </w:r>
    </w:p>
    <w:p w14:paraId="381A9E8D" w14:textId="55FB6268" w:rsidR="006C7B42" w:rsidRDefault="006C7B42" w:rsidP="00464C19">
      <w:r w:rsidRPr="004651F7">
        <w:rPr>
          <w:b/>
          <w:bCs/>
        </w:rPr>
        <w:t>D. R. Israel</w:t>
      </w:r>
      <w:r>
        <w:t xml:space="preserve"> is working out arrangements for “frequent visits” to </w:t>
      </w:r>
      <w:r>
        <w:rPr>
          <w:rFonts w:ascii="Courier" w:hAnsi="Courier" w:cs="Courier"/>
          <w:b/>
          <w:bCs/>
          <w:szCs w:val="20"/>
        </w:rPr>
        <w:t>Boston Air Route Traffic Control Center.</w:t>
      </w:r>
    </w:p>
    <w:p w14:paraId="16978574" w14:textId="01367570" w:rsidR="006C7B42" w:rsidRDefault="006C7B42" w:rsidP="006C7B42">
      <w:r>
        <w:t xml:space="preserve">Also, preparation for visits from </w:t>
      </w:r>
      <w:r>
        <w:rPr>
          <w:rFonts w:ascii="Courier" w:hAnsi="Courier" w:cs="Courier"/>
          <w:b/>
          <w:bCs/>
          <w:szCs w:val="20"/>
        </w:rPr>
        <w:t>Evans Signal Corps Laboratory</w:t>
      </w:r>
      <w:r>
        <w:t>, and preparations for an exercise with Ground Observer Corps.</w:t>
      </w:r>
    </w:p>
    <w:p w14:paraId="080AD209" w14:textId="77777777" w:rsidR="006C7B42" w:rsidRDefault="006C7B42" w:rsidP="006C7B42"/>
    <w:p w14:paraId="714DCA96" w14:textId="3EFC7E28" w:rsidR="0070707E" w:rsidRDefault="0070707E" w:rsidP="0070707E">
      <w:pPr>
        <w:pStyle w:val="Heading4"/>
      </w:pPr>
      <w:r>
        <w:lastRenderedPageBreak/>
        <w:t xml:space="preserve">M-1692 - BIWEEKLY REPORT, </w:t>
      </w:r>
      <w:r w:rsidR="00DA30BD">
        <w:t>October 24</w:t>
      </w:r>
      <w:r w:rsidR="00DA30BD">
        <w:rPr>
          <w:rFonts w:ascii="Times New Roman" w:hAnsi="Times New Roman"/>
          <w:i/>
          <w:iCs/>
        </w:rPr>
        <w:t xml:space="preserve">, </w:t>
      </w:r>
      <w:r w:rsidR="00DA30BD">
        <w:t>1952</w:t>
      </w:r>
    </w:p>
    <w:p w14:paraId="5061D87F" w14:textId="77777777" w:rsidR="0070707E" w:rsidRDefault="0070707E" w:rsidP="0070707E">
      <w:r>
        <w:t>39 pages</w:t>
      </w:r>
    </w:p>
    <w:p w14:paraId="54BB71A7" w14:textId="77777777" w:rsidR="0070707E" w:rsidRDefault="0070707E" w:rsidP="0070707E">
      <w:r>
        <w:t>Material on Whirlwind reliability analysis.</w:t>
      </w:r>
    </w:p>
    <w:p w14:paraId="3603F4A0" w14:textId="77777777" w:rsidR="0070707E" w:rsidRDefault="0070707E" w:rsidP="0070707E">
      <w:r>
        <w:t xml:space="preserve">But they must have been way into WW-II design meetings…  there’s analysis of a number of existing computing projects, e.g. IBM’s ALU, </w:t>
      </w:r>
      <w:proofErr w:type="spellStart"/>
      <w:r>
        <w:t>Ordvac</w:t>
      </w:r>
      <w:proofErr w:type="spellEnd"/>
      <w:r>
        <w:t>, etc.</w:t>
      </w:r>
    </w:p>
    <w:p w14:paraId="50CC799D" w14:textId="77777777" w:rsidR="0070707E" w:rsidRDefault="0070707E" w:rsidP="0070707E">
      <w:r>
        <w:t>Some time spent on analyzing transistor circuits.</w:t>
      </w:r>
    </w:p>
    <w:p w14:paraId="4F624D8E" w14:textId="77777777" w:rsidR="0070707E" w:rsidRDefault="0070707E" w:rsidP="0070707E">
      <w:r>
        <w:t xml:space="preserve">Several pages of report on magnetic core developments (W. </w:t>
      </w:r>
      <w:proofErr w:type="spellStart"/>
      <w:r>
        <w:t>Papian</w:t>
      </w:r>
      <w:proofErr w:type="spellEnd"/>
      <w:r>
        <w:t xml:space="preserve"> et al)</w:t>
      </w:r>
    </w:p>
    <w:p w14:paraId="09463268" w14:textId="77777777" w:rsidR="0070707E" w:rsidRDefault="0070707E" w:rsidP="0070707E">
      <w:r>
        <w:t>Design news for MTC and Magnetic Drum</w:t>
      </w:r>
    </w:p>
    <w:p w14:paraId="65086FE2" w14:textId="77777777" w:rsidR="0070707E" w:rsidRDefault="0070707E" w:rsidP="0070707E">
      <w:r>
        <w:t>The report mentions the addition of a document to the WW library:</w:t>
      </w:r>
    </w:p>
    <w:p w14:paraId="0FB92279" w14:textId="77777777" w:rsidR="0070707E" w:rsidRDefault="0070707E" w:rsidP="0070707E">
      <w:pPr>
        <w:ind w:firstLine="720"/>
      </w:pPr>
      <w:r>
        <w:rPr>
          <w:rFonts w:ascii="Times New Roman" w:hAnsi="Times New Roman"/>
          <w:szCs w:val="20"/>
        </w:rPr>
        <w:t>#2108 - A Survey of ENIAC Operations and Problems 1946-52</w:t>
      </w:r>
    </w:p>
    <w:p w14:paraId="4C6C289D" w14:textId="13A34FE3" w:rsidR="0070707E" w:rsidRDefault="0070707E" w:rsidP="0070707E"/>
    <w:p w14:paraId="5AB0F0C3" w14:textId="1E601D13" w:rsidR="00044D35" w:rsidRDefault="00044D35" w:rsidP="00044D35">
      <w:pPr>
        <w:pStyle w:val="Heading3"/>
      </w:pPr>
      <w:bookmarkStart w:id="48" w:name="_Toc193914328"/>
      <w:r>
        <w:t>Biweekly Reports, 1953</w:t>
      </w:r>
      <w:bookmarkEnd w:id="48"/>
    </w:p>
    <w:p w14:paraId="7B3C7DBF" w14:textId="684827F5" w:rsidR="00044D35" w:rsidRDefault="00044D35" w:rsidP="0070707E"/>
    <w:p w14:paraId="0C9FE40C" w14:textId="5EC88B64" w:rsidR="00044D35" w:rsidRDefault="00044D35" w:rsidP="00044D35">
      <w:pPr>
        <w:pStyle w:val="Heading4"/>
      </w:pPr>
      <w:r>
        <w:t>M-2209 BIWEEKLY REPORT, June 1, 1953</w:t>
      </w:r>
    </w:p>
    <w:p w14:paraId="3331DBD7" w14:textId="6012DEAB" w:rsidR="00044D35" w:rsidRDefault="00044D35" w:rsidP="00044D35">
      <w:r>
        <w:rPr>
          <w:rFonts w:ascii="Courier" w:hAnsi="Courier" w:cs="Courier"/>
          <w:b/>
          <w:bCs/>
          <w:szCs w:val="20"/>
        </w:rPr>
        <w:t>From: Scientific and Engineering Computation Group</w:t>
      </w:r>
    </w:p>
    <w:p w14:paraId="0D2A20C9" w14:textId="6C7F4D9F" w:rsidR="00044D35" w:rsidRDefault="00044D35" w:rsidP="0070707E">
      <w:r>
        <w:t xml:space="preserve">This report discusses the “Drum Comprehensive System” (Drum-CS), and 556 tape </w:t>
      </w:r>
      <w:proofErr w:type="spellStart"/>
      <w:r>
        <w:t>readin</w:t>
      </w:r>
      <w:proofErr w:type="spellEnd"/>
      <w:r>
        <w:t>.</w:t>
      </w:r>
    </w:p>
    <w:p w14:paraId="6AD1B309" w14:textId="0BADFB88" w:rsidR="00044D35" w:rsidRDefault="00044D35" w:rsidP="0070707E">
      <w:r>
        <w:t>There’s substantial material on many scientific calculation problems being run on WW in this period.</w:t>
      </w:r>
    </w:p>
    <w:p w14:paraId="2C974874" w14:textId="72DE4473" w:rsidR="00044D35" w:rsidRDefault="00044D35" w:rsidP="0070707E"/>
    <w:p w14:paraId="7753BA2B" w14:textId="23994847" w:rsidR="001915DB" w:rsidRDefault="001915DB" w:rsidP="001915DB">
      <w:pPr>
        <w:pStyle w:val="Heading4"/>
      </w:pPr>
      <w:r>
        <w:t>M-2270 BIWEEKLY REPORT, June 29, 1953</w:t>
      </w:r>
    </w:p>
    <w:p w14:paraId="5C1BEEA6" w14:textId="48C88E09" w:rsidR="00044D35" w:rsidRDefault="001915DB" w:rsidP="001915DB">
      <w:r>
        <w:rPr>
          <w:rFonts w:ascii="Courier" w:hAnsi="Courier" w:cs="Courier"/>
          <w:sz w:val="22"/>
          <w:szCs w:val="22"/>
        </w:rPr>
        <w:t>From: Scientific and Engineering Computation Group</w:t>
      </w:r>
    </w:p>
    <w:p w14:paraId="48F916E6" w14:textId="6095E9D1" w:rsidR="00044D35" w:rsidRDefault="001915DB" w:rsidP="0070707E">
      <w:r>
        <w:t>More work on three variations of the Comprehensive System.</w:t>
      </w:r>
    </w:p>
    <w:p w14:paraId="7237EEF5" w14:textId="28B663B8" w:rsidR="001915DB" w:rsidRDefault="001915DB" w:rsidP="0070707E">
      <w:r>
        <w:t xml:space="preserve">This note mentions work being done with F </w:t>
      </w:r>
      <w:proofErr w:type="spellStart"/>
      <w:r>
        <w:t>Corbato</w:t>
      </w:r>
      <w:proofErr w:type="spellEnd"/>
      <w:r w:rsidR="008F0C21">
        <w:t>:</w:t>
      </w:r>
    </w:p>
    <w:p w14:paraId="781C5418" w14:textId="2AF86F8E" w:rsidR="008F0C21" w:rsidRDefault="008F0C21" w:rsidP="008F0C21">
      <w:pPr>
        <w:autoSpaceDE w:val="0"/>
        <w:autoSpaceDN w:val="0"/>
        <w:adjustRightInd w:val="0"/>
        <w:spacing w:before="0" w:after="0"/>
        <w:rPr>
          <w:rFonts w:ascii="Courier" w:hAnsi="Courier" w:cs="Courier"/>
          <w:sz w:val="18"/>
          <w:szCs w:val="18"/>
        </w:rPr>
      </w:pPr>
      <w:r w:rsidRPr="008F0C21">
        <w:rPr>
          <w:rFonts w:ascii="Courier" w:hAnsi="Courier" w:cs="Courier"/>
          <w:sz w:val="18"/>
          <w:szCs w:val="18"/>
        </w:rPr>
        <w:t xml:space="preserve">Problem #138 involves the tabulation of the spheroidal wave functions and is being programmed by J. Little and F. </w:t>
      </w:r>
      <w:proofErr w:type="spellStart"/>
      <w:r w:rsidRPr="008F0C21">
        <w:rPr>
          <w:rFonts w:ascii="Courier" w:hAnsi="Courier" w:cs="Courier"/>
          <w:sz w:val="18"/>
          <w:szCs w:val="18"/>
        </w:rPr>
        <w:t>Corbato</w:t>
      </w:r>
      <w:proofErr w:type="spellEnd"/>
      <w:r w:rsidRPr="008F0C21">
        <w:rPr>
          <w:rFonts w:ascii="Courier" w:hAnsi="Courier" w:cs="Courier"/>
          <w:sz w:val="18"/>
          <w:szCs w:val="18"/>
        </w:rPr>
        <w:t xml:space="preserve"> of the MIT Physics Department.</w:t>
      </w:r>
    </w:p>
    <w:p w14:paraId="17DC6BBC" w14:textId="41019178" w:rsidR="008F0C21" w:rsidRDefault="008F0C21" w:rsidP="008F0C21"/>
    <w:p w14:paraId="09C91B20" w14:textId="44B2543F" w:rsidR="008F0C21" w:rsidRPr="008F0C21" w:rsidRDefault="008F0C21" w:rsidP="008F0C21">
      <w:pPr>
        <w:pStyle w:val="Heading4"/>
      </w:pPr>
      <w:r w:rsidRPr="008F0C21">
        <w:t xml:space="preserve">M-2415, SEPTEMBER </w:t>
      </w:r>
      <w:r w:rsidRPr="008F0C21">
        <w:rPr>
          <w:rFonts w:cs="Arial"/>
        </w:rPr>
        <w:t>6</w:t>
      </w:r>
      <w:r>
        <w:rPr>
          <w:rFonts w:cs="Arial"/>
        </w:rPr>
        <w:t>,</w:t>
      </w:r>
      <w:r w:rsidRPr="008F0C21">
        <w:rPr>
          <w:rFonts w:cs="Arial"/>
        </w:rPr>
        <w:t xml:space="preserve"> </w:t>
      </w:r>
      <w:r w:rsidRPr="008F0C21">
        <w:t>1953</w:t>
      </w:r>
    </w:p>
    <w:p w14:paraId="743680A2" w14:textId="1CDE47CB" w:rsidR="008F0C21" w:rsidRPr="008F0C21" w:rsidRDefault="008F0C21" w:rsidP="008F0C21">
      <w:pPr>
        <w:rPr>
          <w:rFonts w:ascii="Courier New" w:hAnsi="Courier New" w:cs="Courier New"/>
          <w:sz w:val="22"/>
          <w:szCs w:val="22"/>
        </w:rPr>
      </w:pPr>
      <w:r w:rsidRPr="008F0C21">
        <w:rPr>
          <w:rFonts w:ascii="Courier New" w:hAnsi="Courier New" w:cs="Courier New"/>
          <w:sz w:val="22"/>
          <w:szCs w:val="22"/>
        </w:rPr>
        <w:t>From: Scientific and Engineering Computation Group</w:t>
      </w:r>
    </w:p>
    <w:p w14:paraId="16750307" w14:textId="09CFF90F" w:rsidR="008F0C21" w:rsidRDefault="00F87F1D" w:rsidP="008F0C21">
      <w:r>
        <w:t>Report from Summer Session with many students</w:t>
      </w:r>
    </w:p>
    <w:p w14:paraId="0A9258F1" w14:textId="2B6ADAA3" w:rsidR="00F87F1D" w:rsidRDefault="00F87F1D" w:rsidP="008F0C21"/>
    <w:p w14:paraId="200C38E0" w14:textId="77777777"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The Special Summer Program in Digital Computers and Their Applications</w:t>
      </w:r>
    </w:p>
    <w:p w14:paraId="0FEEA459" w14:textId="1B89F1BB"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occupied all of the staff and all of the computer time of the Scientifi</w:t>
      </w:r>
      <w:r>
        <w:rPr>
          <w:rFonts w:ascii="Courier New" w:hAnsi="Courier New" w:cs="Courier New"/>
          <w:sz w:val="18"/>
          <w:szCs w:val="18"/>
        </w:rPr>
        <w:t>c</w:t>
      </w:r>
      <w:r w:rsidRPr="00F87F1D">
        <w:rPr>
          <w:rFonts w:ascii="Courier New" w:hAnsi="Courier New" w:cs="Courier New"/>
          <w:sz w:val="18"/>
          <w:szCs w:val="18"/>
        </w:rPr>
        <w:t xml:space="preserve"> and</w:t>
      </w:r>
    </w:p>
    <w:p w14:paraId="51239BEF" w14:textId="4A70921E"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Engineering Group during this biweekly period</w:t>
      </w:r>
      <w:r>
        <w:rPr>
          <w:rFonts w:ascii="Courier New" w:hAnsi="Courier New" w:cs="Courier New"/>
          <w:sz w:val="18"/>
          <w:szCs w:val="18"/>
        </w:rPr>
        <w:t>.</w:t>
      </w:r>
      <w:r w:rsidRPr="00F87F1D">
        <w:rPr>
          <w:rFonts w:ascii="Courier New" w:hAnsi="Courier New" w:cs="Courier New"/>
          <w:sz w:val="18"/>
          <w:szCs w:val="18"/>
        </w:rPr>
        <w:t xml:space="preserve"> The class consisted of 106</w:t>
      </w:r>
    </w:p>
    <w:p w14:paraId="5E22031A" w14:textId="7F4E22DB"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 xml:space="preserve">students representing 67 different </w:t>
      </w:r>
      <w:r w:rsidRPr="00F87F1D">
        <w:rPr>
          <w:rFonts w:ascii="Courier New" w:eastAsia="HiddenHorzOCR" w:hAnsi="Courier New" w:cs="Courier New"/>
          <w:sz w:val="18"/>
          <w:szCs w:val="18"/>
        </w:rPr>
        <w:t>organizations~ i</w:t>
      </w:r>
      <w:r>
        <w:rPr>
          <w:rFonts w:ascii="Courier New" w:eastAsia="HiddenHorzOCR" w:hAnsi="Courier New" w:cs="Courier New"/>
          <w:sz w:val="18"/>
          <w:szCs w:val="18"/>
        </w:rPr>
        <w:t>n</w:t>
      </w:r>
      <w:r w:rsidRPr="00F87F1D">
        <w:rPr>
          <w:rFonts w:ascii="Courier New" w:eastAsia="HiddenHorzOCR" w:hAnsi="Courier New" w:cs="Courier New"/>
          <w:sz w:val="18"/>
          <w:szCs w:val="18"/>
        </w:rPr>
        <w:t xml:space="preserve">cluding </w:t>
      </w:r>
      <w:r w:rsidRPr="00F87F1D">
        <w:rPr>
          <w:rFonts w:ascii="Courier New" w:hAnsi="Courier New" w:cs="Courier New"/>
          <w:sz w:val="18"/>
          <w:szCs w:val="18"/>
        </w:rPr>
        <w:t>28 from IS</w:t>
      </w:r>
    </w:p>
    <w:p w14:paraId="59DDF022" w14:textId="47D4DA58"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commercial and business groups, 53 from .39 industrial</w:t>
      </w:r>
      <w:r>
        <w:rPr>
          <w:rFonts w:ascii="Courier New" w:hAnsi="Courier New" w:cs="Courier New"/>
          <w:sz w:val="18"/>
          <w:szCs w:val="18"/>
        </w:rPr>
        <w:t xml:space="preserve"> </w:t>
      </w:r>
      <w:r w:rsidRPr="00F87F1D">
        <w:rPr>
          <w:rFonts w:ascii="Courier New" w:hAnsi="Courier New" w:cs="Courier New"/>
          <w:sz w:val="18"/>
          <w:szCs w:val="18"/>
        </w:rPr>
        <w:t>research groups, 25</w:t>
      </w:r>
    </w:p>
    <w:p w14:paraId="32523393" w14:textId="18220198"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from 10 military and government establishments</w:t>
      </w:r>
      <w:r>
        <w:rPr>
          <w:rFonts w:ascii="Courier New" w:hAnsi="Courier New" w:cs="Courier New"/>
          <w:sz w:val="18"/>
          <w:szCs w:val="18"/>
        </w:rPr>
        <w:t xml:space="preserve">. </w:t>
      </w:r>
      <w:r w:rsidRPr="00F87F1D">
        <w:rPr>
          <w:rFonts w:ascii="Courier New" w:hAnsi="Courier New" w:cs="Courier New"/>
          <w:sz w:val="18"/>
          <w:szCs w:val="18"/>
        </w:rPr>
        <w:t xml:space="preserve"> The students attended lectures</w:t>
      </w:r>
    </w:p>
    <w:p w14:paraId="16916579" w14:textId="0BE95E8D"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each morning</w:t>
      </w:r>
      <w:r>
        <w:rPr>
          <w:rFonts w:ascii="Courier New" w:hAnsi="Courier New" w:cs="Courier New"/>
          <w:sz w:val="18"/>
          <w:szCs w:val="18"/>
        </w:rPr>
        <w:t>.</w:t>
      </w:r>
      <w:r w:rsidRPr="00F87F1D">
        <w:rPr>
          <w:rFonts w:ascii="Courier New" w:hAnsi="Courier New" w:cs="Courier New"/>
          <w:sz w:val="18"/>
          <w:szCs w:val="18"/>
        </w:rPr>
        <w:t xml:space="preserve"> During the afternoons they were divided into 9 sections (about</w:t>
      </w:r>
    </w:p>
    <w:p w14:paraId="62EE88FB" w14:textId="77777777"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12 students 'per instructor) and worked in teams of 4 (plus or minus .3) on the</w:t>
      </w:r>
    </w:p>
    <w:p w14:paraId="7409DD99" w14:textId="77777777"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preparation of. actual Summer Session computer programs for the solution of two</w:t>
      </w:r>
    </w:p>
    <w:p w14:paraId="39871D4F" w14:textId="44D4DC51"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different problems</w:t>
      </w:r>
      <w:r>
        <w:rPr>
          <w:rFonts w:ascii="Courier New" w:hAnsi="Courier New" w:cs="Courier New"/>
          <w:sz w:val="18"/>
          <w:szCs w:val="18"/>
        </w:rPr>
        <w:t>.</w:t>
      </w:r>
      <w:r w:rsidRPr="00F87F1D">
        <w:rPr>
          <w:rFonts w:ascii="Courier New" w:hAnsi="Courier New" w:cs="Courier New"/>
          <w:sz w:val="18"/>
          <w:szCs w:val="18"/>
        </w:rPr>
        <w:t xml:space="preserve"> Each team selected one problem from each of the two groups</w:t>
      </w:r>
    </w:p>
    <w:p w14:paraId="0F7C3ABE" w14:textId="77777777" w:rsidR="00F87F1D" w:rsidRPr="00F87F1D" w:rsidRDefault="00F87F1D" w:rsidP="00F87F1D">
      <w:pPr>
        <w:autoSpaceDE w:val="0"/>
        <w:autoSpaceDN w:val="0"/>
        <w:adjustRightInd w:val="0"/>
        <w:spacing w:before="0" w:after="0"/>
        <w:rPr>
          <w:rFonts w:ascii="Courier New" w:hAnsi="Courier New" w:cs="Courier New"/>
          <w:sz w:val="18"/>
          <w:szCs w:val="18"/>
        </w:rPr>
      </w:pPr>
      <w:proofErr w:type="spellStart"/>
      <w:r w:rsidRPr="00F87F1D">
        <w:rPr>
          <w:rFonts w:ascii="Courier New" w:hAnsi="Courier New" w:cs="Courier New"/>
          <w:sz w:val="18"/>
          <w:szCs w:val="18"/>
        </w:rPr>
        <w:t>belowp</w:t>
      </w:r>
      <w:proofErr w:type="spellEnd"/>
      <w:r w:rsidRPr="00F87F1D">
        <w:rPr>
          <w:rFonts w:ascii="Courier New" w:hAnsi="Courier New" w:cs="Courier New"/>
          <w:sz w:val="18"/>
          <w:szCs w:val="18"/>
        </w:rPr>
        <w:t xml:space="preserve"> the first being simple problems which were programmed, punched and run</w:t>
      </w:r>
    </w:p>
    <w:p w14:paraId="2BE632BD" w14:textId="77777777"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 xml:space="preserve">on the Whirlwind I computer during the first 4 days of the </w:t>
      </w:r>
      <w:proofErr w:type="spellStart"/>
      <w:r w:rsidRPr="00F87F1D">
        <w:rPr>
          <w:rFonts w:ascii="Courier New" w:hAnsi="Courier New" w:cs="Courier New"/>
          <w:sz w:val="18"/>
          <w:szCs w:val="18"/>
        </w:rPr>
        <w:t>coursep</w:t>
      </w:r>
      <w:proofErr w:type="spellEnd"/>
      <w:r w:rsidRPr="00F87F1D">
        <w:rPr>
          <w:rFonts w:ascii="Courier New" w:hAnsi="Courier New" w:cs="Courier New"/>
          <w:sz w:val="18"/>
          <w:szCs w:val="18"/>
        </w:rPr>
        <w:t xml:space="preserve"> the second</w:t>
      </w:r>
    </w:p>
    <w:p w14:paraId="39353A7A" w14:textId="77777777"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 xml:space="preserve">being longer problems which were </w:t>
      </w:r>
      <w:r w:rsidRPr="00F87F1D">
        <w:rPr>
          <w:rFonts w:ascii="Courier New" w:eastAsia="HiddenHorzOCR" w:hAnsi="Courier New" w:cs="Courier New"/>
          <w:sz w:val="18"/>
          <w:szCs w:val="18"/>
        </w:rPr>
        <w:t xml:space="preserve">general17~ </w:t>
      </w:r>
      <w:r w:rsidRPr="00F87F1D">
        <w:rPr>
          <w:rFonts w:ascii="Courier New" w:hAnsi="Courier New" w:cs="Courier New"/>
          <w:sz w:val="18"/>
          <w:szCs w:val="18"/>
        </w:rPr>
        <w:t xml:space="preserve">but not </w:t>
      </w:r>
      <w:r w:rsidRPr="00F87F1D">
        <w:rPr>
          <w:rFonts w:ascii="Courier New" w:eastAsia="HiddenHorzOCR" w:hAnsi="Courier New" w:cs="Courier New"/>
          <w:sz w:val="18"/>
          <w:szCs w:val="18"/>
        </w:rPr>
        <w:t xml:space="preserve">universally~ </w:t>
      </w:r>
      <w:r w:rsidRPr="00F87F1D">
        <w:rPr>
          <w:rFonts w:ascii="Courier New" w:hAnsi="Courier New" w:cs="Courier New"/>
          <w:sz w:val="18"/>
          <w:szCs w:val="18"/>
        </w:rPr>
        <w:t>completed and</w:t>
      </w:r>
    </w:p>
    <w:p w14:paraId="4A112E8A" w14:textId="2FA69F1C"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run on the Whirlwind I computer</w:t>
      </w:r>
      <w:r>
        <w:rPr>
          <w:rFonts w:ascii="Courier New" w:hAnsi="Courier New" w:cs="Courier New"/>
          <w:sz w:val="18"/>
          <w:szCs w:val="18"/>
        </w:rPr>
        <w:t xml:space="preserve">. </w:t>
      </w:r>
      <w:r w:rsidRPr="00F87F1D">
        <w:rPr>
          <w:rFonts w:ascii="Courier New" w:hAnsi="Courier New" w:cs="Courier New"/>
          <w:sz w:val="18"/>
          <w:szCs w:val="18"/>
        </w:rPr>
        <w:t xml:space="preserve"> The poker problem was suggested for those</w:t>
      </w:r>
    </w:p>
    <w:p w14:paraId="10334445" w14:textId="06A3F31C"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interested in logistics and turned out to be the most difficult</w:t>
      </w:r>
      <w:r>
        <w:rPr>
          <w:rFonts w:ascii="Courier New" w:hAnsi="Courier New" w:cs="Courier New"/>
          <w:sz w:val="18"/>
          <w:szCs w:val="18"/>
        </w:rPr>
        <w:t>.</w:t>
      </w:r>
    </w:p>
    <w:p w14:paraId="2BB2C932" w14:textId="55BFC126"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Minor Problems I (a) Plot the trajectory of a "ball bouncing on a</w:t>
      </w:r>
      <w:r>
        <w:rPr>
          <w:rFonts w:ascii="Courier New" w:hAnsi="Courier New" w:cs="Courier New"/>
          <w:sz w:val="18"/>
          <w:szCs w:val="18"/>
        </w:rPr>
        <w:t xml:space="preserve"> </w:t>
      </w:r>
      <w:r w:rsidRPr="00F87F1D">
        <w:rPr>
          <w:rFonts w:ascii="Courier New" w:hAnsi="Courier New" w:cs="Courier New"/>
          <w:sz w:val="18"/>
          <w:szCs w:val="18"/>
        </w:rPr>
        <w:t>horizontal plane</w:t>
      </w:r>
      <w:r>
        <w:rPr>
          <w:rFonts w:ascii="Courier New" w:hAnsi="Courier New" w:cs="Courier New"/>
          <w:sz w:val="18"/>
          <w:szCs w:val="18"/>
        </w:rPr>
        <w:t>.</w:t>
      </w:r>
    </w:p>
    <w:p w14:paraId="04DD4A80" w14:textId="2FD7376B"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lastRenderedPageBreak/>
        <w:t>(b) Same, making it hit a hole in the plane</w:t>
      </w:r>
      <w:r>
        <w:rPr>
          <w:rFonts w:ascii="Courier New" w:hAnsi="Courier New" w:cs="Courier New"/>
          <w:sz w:val="18"/>
          <w:szCs w:val="18"/>
        </w:rPr>
        <w:t>.</w:t>
      </w:r>
    </w:p>
    <w:p w14:paraId="2E3697B7" w14:textId="77777777" w:rsid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II(a) Print the final value of $1000 deposited at 3%</w:t>
      </w:r>
      <w:r>
        <w:rPr>
          <w:rFonts w:ascii="Courier New" w:hAnsi="Courier New" w:cs="Courier New"/>
          <w:sz w:val="18"/>
          <w:szCs w:val="18"/>
        </w:rPr>
        <w:t xml:space="preserve"> </w:t>
      </w:r>
      <w:r w:rsidRPr="00F87F1D">
        <w:rPr>
          <w:rFonts w:ascii="Courier New" w:hAnsi="Courier New" w:cs="Courier New"/>
          <w:sz w:val="18"/>
          <w:szCs w:val="18"/>
        </w:rPr>
        <w:t>interest compounded annually since 1626, rounded</w:t>
      </w:r>
      <w:r>
        <w:rPr>
          <w:rFonts w:ascii="Courier New" w:hAnsi="Courier New" w:cs="Courier New"/>
          <w:sz w:val="18"/>
          <w:szCs w:val="18"/>
        </w:rPr>
        <w:t xml:space="preserve"> </w:t>
      </w:r>
      <w:r w:rsidRPr="00F87F1D">
        <w:rPr>
          <w:rFonts w:ascii="Courier New" w:hAnsi="Courier New" w:cs="Courier New"/>
          <w:sz w:val="18"/>
          <w:szCs w:val="18"/>
        </w:rPr>
        <w:t>down each year</w:t>
      </w:r>
      <w:r>
        <w:rPr>
          <w:rFonts w:ascii="Courier New" w:hAnsi="Courier New" w:cs="Courier New"/>
          <w:sz w:val="18"/>
          <w:szCs w:val="18"/>
        </w:rPr>
        <w:t>.</w:t>
      </w:r>
    </w:p>
    <w:p w14:paraId="3D5264D3" w14:textId="0BDCBC75" w:rsidR="00F87F1D" w:rsidRPr="00F87F1D" w:rsidRDefault="00F87F1D" w:rsidP="00F87F1D">
      <w:pPr>
        <w:autoSpaceDE w:val="0"/>
        <w:autoSpaceDN w:val="0"/>
        <w:adjustRightInd w:val="0"/>
        <w:spacing w:before="0" w:after="0"/>
        <w:rPr>
          <w:rFonts w:ascii="Courier New" w:hAnsi="Courier New" w:cs="Courier New"/>
          <w:sz w:val="18"/>
          <w:szCs w:val="18"/>
        </w:rPr>
      </w:pPr>
      <w:r w:rsidRPr="00F87F1D">
        <w:rPr>
          <w:rFonts w:ascii="Courier New" w:hAnsi="Courier New" w:cs="Courier New"/>
          <w:sz w:val="18"/>
          <w:szCs w:val="18"/>
        </w:rPr>
        <w:t>(b) Same, rounded to nearest even cent each year</w:t>
      </w:r>
      <w:r>
        <w:rPr>
          <w:rFonts w:ascii="Courier New" w:hAnsi="Courier New" w:cs="Courier New"/>
          <w:sz w:val="18"/>
          <w:szCs w:val="18"/>
        </w:rPr>
        <w:t>.</w:t>
      </w:r>
    </w:p>
    <w:p w14:paraId="4632252A" w14:textId="6FFF5A13" w:rsidR="004D13E4" w:rsidRDefault="004D13E4" w:rsidP="004D13E4">
      <w:pPr>
        <w:pStyle w:val="Heading3"/>
      </w:pPr>
      <w:bookmarkStart w:id="49" w:name="_Toc193914329"/>
      <w:r>
        <w:t>Biweekly Reports, 1956</w:t>
      </w:r>
      <w:bookmarkEnd w:id="49"/>
    </w:p>
    <w:p w14:paraId="322F73A7" w14:textId="65943244" w:rsidR="004D13E4" w:rsidRDefault="004D13E4" w:rsidP="004D13E4">
      <w:r>
        <w:t>Reports from 1956 focus mostly on SAGE activities, and cooperation with IBM.</w:t>
      </w:r>
    </w:p>
    <w:p w14:paraId="01594747" w14:textId="1ABCF4B4" w:rsidR="004D13E4" w:rsidRDefault="004D13E4" w:rsidP="004D13E4">
      <w:r>
        <w:t>Whirlwind I is mostly in operational mode, with adjustments made to printing facilities, etc.</w:t>
      </w:r>
    </w:p>
    <w:p w14:paraId="5E04701C" w14:textId="77777777" w:rsidR="004C1D5B" w:rsidRDefault="004C1D5B" w:rsidP="004D13E4"/>
    <w:p w14:paraId="0ECFDDAF" w14:textId="14F8F50F" w:rsidR="004D13E4" w:rsidRDefault="004D13E4" w:rsidP="004D13E4">
      <w:r>
        <w:t>Testing of "cross-tell" from Whirlwind I to XD-1 is being tested, and not going terribly well.  XD-1 must be up and running, but only just barely.</w:t>
      </w:r>
    </w:p>
    <w:p w14:paraId="684F0D03" w14:textId="47A411F3" w:rsidR="004D13E4" w:rsidRDefault="004D13E4" w:rsidP="004D13E4">
      <w:r>
        <w:t>Memory Test Computer is heavily used to develop interfaces to various I/O devices</w:t>
      </w:r>
    </w:p>
    <w:p w14:paraId="7C516F3D" w14:textId="051EB1A3" w:rsidR="004D13E4" w:rsidRDefault="004D13E4" w:rsidP="004D13E4">
      <w:r>
        <w:t>TX-0 is starting to take shape, including the 256x256 core storage.</w:t>
      </w:r>
    </w:p>
    <w:p w14:paraId="059168AD" w14:textId="57C81023" w:rsidR="004D13E4" w:rsidRDefault="004D13E4" w:rsidP="004D13E4">
      <w:r>
        <w:t>They are producing and testing hundreds of 64x64 core planes</w:t>
      </w:r>
    </w:p>
    <w:p w14:paraId="311FF12C" w14:textId="574DDF32" w:rsidR="004C1D5B" w:rsidRDefault="004C1D5B" w:rsidP="004D13E4">
      <w:r>
        <w:t>There's substantial work on transistor physics and circuits.</w:t>
      </w:r>
    </w:p>
    <w:p w14:paraId="617865DE" w14:textId="19328BD0" w:rsidR="00386570" w:rsidRDefault="00386570" w:rsidP="004D13E4">
      <w:r>
        <w:t xml:space="preserve">There's substantial work in characterizing </w:t>
      </w:r>
      <w:proofErr w:type="spellStart"/>
      <w:r>
        <w:t>Charactron</w:t>
      </w:r>
      <w:proofErr w:type="spellEnd"/>
      <w:r>
        <w:t xml:space="preserve"> and </w:t>
      </w:r>
      <w:proofErr w:type="spellStart"/>
      <w:r>
        <w:t>Typotron</w:t>
      </w:r>
      <w:proofErr w:type="spellEnd"/>
      <w:r>
        <w:t xml:space="preserve"> display tubes…  something must not have been going well with these things, given the number of reports on studying brightness and legibility.</w:t>
      </w:r>
      <w:r w:rsidR="00FF589D">
        <w:t xml:space="preserve">  Was MIT developing these tubes on their own?</w:t>
      </w:r>
    </w:p>
    <w:p w14:paraId="70F143A0" w14:textId="77777777" w:rsidR="00FF589D" w:rsidRDefault="00FF589D" w:rsidP="00FF589D">
      <w:r>
        <w:t xml:space="preserve">There's ongoing work on "Character Legibility Studies" for the </w:t>
      </w:r>
      <w:proofErr w:type="spellStart"/>
      <w:r>
        <w:t>Charactron</w:t>
      </w:r>
      <w:proofErr w:type="spellEnd"/>
      <w:r>
        <w:t xml:space="preserve"> display devices.  That can't be good news…</w:t>
      </w:r>
    </w:p>
    <w:p w14:paraId="4C3F3250" w14:textId="1D089469" w:rsidR="004D13E4" w:rsidRPr="004D13E4" w:rsidRDefault="004D13E4" w:rsidP="004D13E4">
      <w:r>
        <w:t xml:space="preserve">As part of SAGE integration, a lot of software work seems to have been delegated to </w:t>
      </w:r>
    </w:p>
    <w:p w14:paraId="290398DF" w14:textId="77777777" w:rsidR="004D13E4" w:rsidRPr="00843EE8" w:rsidRDefault="004D13E4" w:rsidP="004D13E4">
      <w:pPr>
        <w:ind w:firstLine="720"/>
      </w:pPr>
      <w:r>
        <w:rPr>
          <w:rFonts w:ascii="Lucida Console" w:hAnsi="Lucida Console" w:cs="Lucida Console"/>
          <w:sz w:val="18"/>
          <w:szCs w:val="18"/>
        </w:rPr>
        <w:t>Equipment Program Services Committee (EPSCOM)</w:t>
      </w:r>
    </w:p>
    <w:p w14:paraId="453BA872" w14:textId="1E4BC19C" w:rsidR="00FB3CDD" w:rsidRDefault="004D13E4" w:rsidP="0070707E">
      <w:r>
        <w:t>There is a lot of software development going on, but it's hard to tell what it's all doing…  the reports are all on individual modules.</w:t>
      </w:r>
    </w:p>
    <w:p w14:paraId="5B4F2EC0" w14:textId="57CD8EA1" w:rsidR="004C1D5B" w:rsidRDefault="004C1D5B" w:rsidP="0070707E">
      <w:r>
        <w:t>There's continuous work on "data reduction", but I can't tell what they're reducing.  I'm sure it involves radar, but beyond that, I'm not getting it yet.</w:t>
      </w:r>
    </w:p>
    <w:p w14:paraId="09FC516B" w14:textId="56C06F30" w:rsidR="004D13E4" w:rsidRDefault="004D13E4" w:rsidP="0070707E">
      <w:r>
        <w:t>For some reason, E. Cohen has done a lot of work on a random bit generator, formed by reverse voltage breakdown of silicon diodes.</w:t>
      </w:r>
      <w:r w:rsidR="002C2C8E">
        <w:t xml:space="preserve">  No mention of what they want to do with the random bits…</w:t>
      </w:r>
    </w:p>
    <w:p w14:paraId="2F765A62" w14:textId="52DF790D" w:rsidR="004C1D5B" w:rsidRDefault="004C1D5B" w:rsidP="0070707E">
      <w:r>
        <w:t>Considerable trouble through the year with power supplies of all sorts, including sensitivity to drop-outs in the mains supply (I think that's mostly in Lexington, but also Cambridge).</w:t>
      </w:r>
    </w:p>
    <w:p w14:paraId="6233C5C2" w14:textId="0E449021" w:rsidR="000600A9" w:rsidRDefault="000600A9" w:rsidP="0070707E">
      <w:r>
        <w:t>Height-Finding Radar is getting a lot of attention.</w:t>
      </w:r>
    </w:p>
    <w:p w14:paraId="6A14917B" w14:textId="4343A511" w:rsidR="004D13E4" w:rsidRDefault="004D13E4" w:rsidP="0070707E"/>
    <w:p w14:paraId="1520616F" w14:textId="25D48046" w:rsidR="004D13E4" w:rsidRDefault="004D13E4" w:rsidP="0070707E">
      <w:r>
        <w:t>[</w:t>
      </w:r>
      <w:r w:rsidR="00386570" w:rsidRPr="00386570">
        <w:rPr>
          <w:b/>
          <w:bCs/>
        </w:rPr>
        <w:t>Caution!</w:t>
      </w:r>
      <w:r w:rsidR="00386570">
        <w:t xml:space="preserve">  </w:t>
      </w:r>
      <w:r>
        <w:t>I wrote these notes starting with the last Biweekly in the collection, working to the beginning of the year, looking for clues as to when Bank C memory was attached to Whirlwind.</w:t>
      </w:r>
      <w:r w:rsidR="002C2C8E">
        <w:t>]</w:t>
      </w:r>
    </w:p>
    <w:p w14:paraId="467CF805" w14:textId="577A34C2" w:rsidR="004D13E4" w:rsidRDefault="004C1D5B" w:rsidP="0070707E">
      <w:r>
        <w:t>[notes written Sept 2020 by guy]</w:t>
      </w:r>
    </w:p>
    <w:p w14:paraId="0646EAC5" w14:textId="77777777" w:rsidR="004C1D5B" w:rsidRDefault="004C1D5B" w:rsidP="0070707E"/>
    <w:p w14:paraId="1C275218" w14:textId="0E809061" w:rsidR="00F37D94" w:rsidRDefault="00F37D94" w:rsidP="0070707E">
      <w:r>
        <w:t>Potential biweeklies from 1956</w:t>
      </w:r>
    </w:p>
    <w:p w14:paraId="121BA8A6" w14:textId="66CD7459" w:rsidR="00FB3CDD" w:rsidRDefault="00FB3CDD" w:rsidP="0000767E">
      <w:pPr>
        <w:pStyle w:val="Heading4"/>
        <w:rPr>
          <w:sz w:val="18"/>
          <w:szCs w:val="24"/>
        </w:rPr>
      </w:pPr>
      <w:r w:rsidRPr="0000767E">
        <w:rPr>
          <w:sz w:val="18"/>
          <w:szCs w:val="24"/>
        </w:rPr>
        <w:t>Reel_14/M_4107_19560113.txt</w:t>
      </w:r>
      <w:r w:rsidR="0000767E" w:rsidRPr="0000767E">
        <w:rPr>
          <w:sz w:val="18"/>
          <w:szCs w:val="24"/>
        </w:rPr>
        <w:t xml:space="preserve"> - BIWEEKLY REPORT FOR PERIOD ENDING 13 JANUARY 1956</w:t>
      </w:r>
    </w:p>
    <w:p w14:paraId="72F56900" w14:textId="4992A842" w:rsidR="0000767E" w:rsidRDefault="006E2893" w:rsidP="0000767E">
      <w:r>
        <w:t>There are notes in a number of these reports on a "centralized probe system"…  Not sure yet what that is, but it involves very long cables - tens or hundreds of feet -- and an oscilloscope.  I'm wondering if they found they needed a way to simultaneously probe several points in different equipment bays.</w:t>
      </w:r>
    </w:p>
    <w:p w14:paraId="1A4DCD29" w14:textId="5FA3F08F" w:rsidR="00701535" w:rsidRDefault="00701535" w:rsidP="0000767E">
      <w:r>
        <w:t>Almost no Whirlwind news this period.</w:t>
      </w:r>
    </w:p>
    <w:p w14:paraId="326E53C1" w14:textId="2FB6D0A5" w:rsidR="006E2893" w:rsidRPr="0000767E" w:rsidRDefault="006E2893" w:rsidP="0000767E">
      <w:r>
        <w:t xml:space="preserve">Memory Test Computer maintainers are having stress over paper tape vs punched cards.  [SAGE was IBM, which was punched cards all the way.  The Lincoln Card Preparation Room, i.e., keypunchers, didn't want to keep </w:t>
      </w:r>
      <w:proofErr w:type="spellStart"/>
      <w:r>
        <w:t>Flexowriters</w:t>
      </w:r>
      <w:proofErr w:type="spellEnd"/>
      <w:r>
        <w:t xml:space="preserve"> around.  MTC couldn't very well use the </w:t>
      </w:r>
      <w:proofErr w:type="spellStart"/>
      <w:r>
        <w:t>flexowriters</w:t>
      </w:r>
      <w:proofErr w:type="spellEnd"/>
      <w:r>
        <w:t xml:space="preserve"> in Barta.  Interesting that ultimately K Olsen stuck with paper tape when starting DEC]</w:t>
      </w:r>
    </w:p>
    <w:p w14:paraId="4A219AA8" w14:textId="3D82B5B9" w:rsidR="00FB3CDD" w:rsidRDefault="00FB3CDD" w:rsidP="000600A9">
      <w:pPr>
        <w:pStyle w:val="Heading4"/>
        <w:rPr>
          <w:sz w:val="18"/>
          <w:szCs w:val="18"/>
        </w:rPr>
      </w:pPr>
      <w:r w:rsidRPr="000600A9">
        <w:rPr>
          <w:sz w:val="18"/>
          <w:szCs w:val="18"/>
        </w:rPr>
        <w:lastRenderedPageBreak/>
        <w:t>Reel_14/M_4139_19560127.txt</w:t>
      </w:r>
      <w:r w:rsidR="000600A9" w:rsidRPr="000600A9">
        <w:rPr>
          <w:sz w:val="18"/>
          <w:szCs w:val="18"/>
        </w:rPr>
        <w:t xml:space="preserve"> - BIWEEKLY REPORT FOR PERIOD ENDING 27 JANUARY 1956</w:t>
      </w:r>
    </w:p>
    <w:p w14:paraId="5A8246B5" w14:textId="7759E893" w:rsidR="000600A9" w:rsidRDefault="000600A9" w:rsidP="000600A9"/>
    <w:p w14:paraId="4F3C3E25" w14:textId="5AF28C7F" w:rsidR="000600A9" w:rsidRDefault="000600A9" w:rsidP="000600A9">
      <w:r>
        <w:t>XD-1 seems to be working well enough that they have to institute priority allocation to divvy up the 168 available hours per week.</w:t>
      </w:r>
    </w:p>
    <w:p w14:paraId="2604BE21" w14:textId="1891C8B6" w:rsidR="00A57A26" w:rsidRDefault="00A57A26" w:rsidP="000600A9">
      <w:r>
        <w:t>The Department of Magnetic Cores claims to have tested 2,407,985 individual cores(!) in preparation for building 256x256 planes for TX-0.  See notes below as they assemble the cores into planes, although this week reports 128 planes completed.</w:t>
      </w:r>
    </w:p>
    <w:p w14:paraId="2BCDA81D" w14:textId="47B298E0" w:rsidR="00A57A26" w:rsidRDefault="00A57A26" w:rsidP="000600A9">
      <w:r>
        <w:t>Whirlwind I is stable, preparing for installation of Ground/Air link</w:t>
      </w:r>
      <w:r w:rsidR="0000767E">
        <w:t>.</w:t>
      </w:r>
    </w:p>
    <w:p w14:paraId="4E2FD441" w14:textId="77777777"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WWI COMPUTER OPERATION</w:t>
      </w:r>
    </w:p>
    <w:p w14:paraId="1BEE9FE0" w14:textId="77777777"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Scheduled Computer Hours 329-0</w:t>
      </w:r>
    </w:p>
    <w:p w14:paraId="2C781B2F" w14:textId="77777777"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Interrupting Incidents 11</w:t>
      </w:r>
    </w:p>
    <w:p w14:paraId="16B7A681" w14:textId="77777777"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Hours Lost 1.7</w:t>
      </w:r>
    </w:p>
    <w:p w14:paraId="1E7B60D5" w14:textId="3EFA5047"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Percent Good Time 99</w:t>
      </w:r>
      <w:r>
        <w:rPr>
          <w:rFonts w:ascii="Courier" w:hAnsi="Courier" w:cs="Courier"/>
          <w:sz w:val="16"/>
          <w:szCs w:val="16"/>
        </w:rPr>
        <w:t>.</w:t>
      </w:r>
      <w:r w:rsidRPr="00A57A26">
        <w:rPr>
          <w:rFonts w:ascii="Courier" w:hAnsi="Courier" w:cs="Courier"/>
          <w:sz w:val="16"/>
          <w:szCs w:val="16"/>
        </w:rPr>
        <w:t>5</w:t>
      </w:r>
      <w:r>
        <w:rPr>
          <w:rFonts w:ascii="Courier" w:hAnsi="Courier" w:cs="Courier"/>
          <w:sz w:val="16"/>
          <w:szCs w:val="16"/>
        </w:rPr>
        <w:t>%</w:t>
      </w:r>
    </w:p>
    <w:p w14:paraId="7E3E872B" w14:textId="638DDD07"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Mean Time Between Failures in Hours 29</w:t>
      </w:r>
      <w:r>
        <w:rPr>
          <w:rFonts w:ascii="Courier" w:hAnsi="Courier" w:cs="Courier"/>
          <w:sz w:val="16"/>
          <w:szCs w:val="16"/>
        </w:rPr>
        <w:t>.</w:t>
      </w:r>
      <w:r w:rsidRPr="00A57A26">
        <w:rPr>
          <w:rFonts w:ascii="Courier" w:hAnsi="Courier" w:cs="Courier"/>
          <w:sz w:val="16"/>
          <w:szCs w:val="16"/>
        </w:rPr>
        <w:t>7</w:t>
      </w:r>
    </w:p>
    <w:p w14:paraId="3FD47AE0" w14:textId="77777777"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The reliability of the computer has been good. The percent good time</w:t>
      </w:r>
    </w:p>
    <w:p w14:paraId="557ABFC3" w14:textId="386F9BA5"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 xml:space="preserve">for this period is the </w:t>
      </w:r>
      <w:r>
        <w:rPr>
          <w:rFonts w:ascii="Courier" w:hAnsi="Courier" w:cs="Courier"/>
          <w:sz w:val="16"/>
          <w:szCs w:val="16"/>
        </w:rPr>
        <w:t>h</w:t>
      </w:r>
      <w:r w:rsidRPr="00A57A26">
        <w:rPr>
          <w:rFonts w:ascii="Courier" w:hAnsi="Courier" w:cs="Courier"/>
          <w:sz w:val="16"/>
          <w:szCs w:val="16"/>
        </w:rPr>
        <w:t>ighest experienced at WWI.</w:t>
      </w:r>
    </w:p>
    <w:p w14:paraId="611B7441" w14:textId="76F8F3EC" w:rsidR="00A57A26" w:rsidRPr="00A57A26" w:rsidRDefault="00A57A26" w:rsidP="00A57A26">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A Cambridge Electric Co. power failure contributed to 20</w:t>
      </w:r>
      <w:r w:rsidR="0000767E">
        <w:rPr>
          <w:rFonts w:ascii="Courier" w:hAnsi="Courier" w:cs="Courier"/>
          <w:sz w:val="16"/>
          <w:szCs w:val="16"/>
        </w:rPr>
        <w:t>%</w:t>
      </w:r>
      <w:r w:rsidRPr="00A57A26">
        <w:rPr>
          <w:rFonts w:ascii="Courier" w:hAnsi="Courier" w:cs="Courier"/>
          <w:sz w:val="16"/>
          <w:szCs w:val="16"/>
        </w:rPr>
        <w:t xml:space="preserve"> of the down</w:t>
      </w:r>
    </w:p>
    <w:p w14:paraId="39316060" w14:textId="77777777" w:rsidR="0000767E" w:rsidRDefault="00A57A26" w:rsidP="0000767E">
      <w:pPr>
        <w:autoSpaceDE w:val="0"/>
        <w:autoSpaceDN w:val="0"/>
        <w:adjustRightInd w:val="0"/>
        <w:spacing w:before="0" w:after="0"/>
        <w:ind w:left="720"/>
        <w:rPr>
          <w:rFonts w:ascii="Courier" w:hAnsi="Courier" w:cs="Courier"/>
          <w:sz w:val="16"/>
          <w:szCs w:val="16"/>
        </w:rPr>
      </w:pPr>
      <w:r w:rsidRPr="00A57A26">
        <w:rPr>
          <w:rFonts w:ascii="Courier" w:hAnsi="Courier" w:cs="Courier"/>
          <w:sz w:val="16"/>
          <w:szCs w:val="16"/>
        </w:rPr>
        <w:t>time. An opened choke in the plate circuit of one flip-flop in the</w:t>
      </w:r>
    </w:p>
    <w:p w14:paraId="53E121B3" w14:textId="25729E58" w:rsidR="00A57A26" w:rsidRPr="00A57A26" w:rsidRDefault="00A57A26" w:rsidP="0000767E">
      <w:pPr>
        <w:autoSpaceDE w:val="0"/>
        <w:autoSpaceDN w:val="0"/>
        <w:adjustRightInd w:val="0"/>
        <w:spacing w:before="0" w:after="0"/>
        <w:ind w:left="720"/>
      </w:pPr>
      <w:r w:rsidRPr="00A57A26">
        <w:rPr>
          <w:rFonts w:ascii="Courier" w:hAnsi="Courier" w:cs="Courier"/>
          <w:sz w:val="16"/>
          <w:szCs w:val="16"/>
        </w:rPr>
        <w:t>in-out delay counter caused another 30</w:t>
      </w:r>
      <w:r w:rsidR="0000767E">
        <w:rPr>
          <w:rFonts w:ascii="Courier" w:hAnsi="Courier" w:cs="Courier"/>
          <w:sz w:val="16"/>
          <w:szCs w:val="16"/>
        </w:rPr>
        <w:t>%</w:t>
      </w:r>
      <w:r w:rsidRPr="00A57A26">
        <w:rPr>
          <w:rFonts w:ascii="Courier" w:hAnsi="Courier" w:cs="Courier"/>
          <w:sz w:val="16"/>
          <w:szCs w:val="16"/>
        </w:rPr>
        <w:t xml:space="preserve"> of the down time.</w:t>
      </w:r>
    </w:p>
    <w:p w14:paraId="2D271FD9" w14:textId="58002105" w:rsidR="00A57A26" w:rsidRDefault="0000767E" w:rsidP="000600A9">
      <w:r>
        <w:t>The usual WW1 reporter, L. L. Holmes, is also stable, but in the hospital after "an operation".</w:t>
      </w:r>
    </w:p>
    <w:p w14:paraId="17FF9456" w14:textId="77777777" w:rsidR="0000767E" w:rsidRPr="000600A9" w:rsidRDefault="0000767E" w:rsidP="000600A9"/>
    <w:p w14:paraId="0636FB46" w14:textId="340CE810" w:rsidR="00FB3CDD" w:rsidRDefault="00FB3CDD" w:rsidP="00371360">
      <w:pPr>
        <w:pStyle w:val="Heading4"/>
        <w:rPr>
          <w:sz w:val="18"/>
          <w:szCs w:val="18"/>
        </w:rPr>
      </w:pPr>
      <w:r w:rsidRPr="00371360">
        <w:rPr>
          <w:sz w:val="18"/>
          <w:szCs w:val="18"/>
        </w:rPr>
        <w:t>Reel_14/M_4158_19560210.txt</w:t>
      </w:r>
      <w:r w:rsidR="00371360" w:rsidRPr="00371360">
        <w:rPr>
          <w:sz w:val="18"/>
          <w:szCs w:val="18"/>
        </w:rPr>
        <w:t xml:space="preserve"> - BIWEEKLY REPORT FOR PERIOD ENDING 10 FEBRUARY 1956</w:t>
      </w:r>
    </w:p>
    <w:p w14:paraId="6E2F6A94" w14:textId="59D0BC72" w:rsidR="00371360" w:rsidRDefault="00F60C45" w:rsidP="00371360">
      <w:r>
        <w:t xml:space="preserve">Dr. Forrester reports on a visit to McGuire AFB in New Jersey, "site of the first production SAGE direction center" to see how things are coming, and where the Lincoln Labs staff is supposed to live during trials.  Phil </w:t>
      </w:r>
      <w:proofErr w:type="spellStart"/>
      <w:r>
        <w:t>Bragar</w:t>
      </w:r>
      <w:proofErr w:type="spellEnd"/>
      <w:r>
        <w:t xml:space="preserve"> is deputized to go back for additional arrangements.</w:t>
      </w:r>
    </w:p>
    <w:p w14:paraId="37DA509C" w14:textId="77777777" w:rsidR="00F60C45" w:rsidRDefault="00F60C45" w:rsidP="00371360"/>
    <w:p w14:paraId="0870476C" w14:textId="4BCA09B4" w:rsidR="00F60C45" w:rsidRDefault="00F60C45" w:rsidP="00371360">
      <w:r>
        <w:t xml:space="preserve">MTC is "unavailable" for the month of </w:t>
      </w:r>
      <w:r w:rsidR="00386570">
        <w:t>February</w:t>
      </w:r>
      <w:r>
        <w:t xml:space="preserve">, due to </w:t>
      </w:r>
      <w:r w:rsidR="00386570">
        <w:t>reconstruction of the console unit</w:t>
      </w:r>
      <w:r>
        <w:t>, resulting in delays in software checkout.  Subroutines for square root, arctangent, sine and cosine are all pending test [i.e., we're way past just testing memory on the MTC]</w:t>
      </w:r>
    </w:p>
    <w:p w14:paraId="20E31D07" w14:textId="0C21F46C" w:rsidR="0000767E" w:rsidRDefault="0000767E" w:rsidP="00371360">
      <w:r>
        <w:t>A symbolic assembler is being written for MTC [a reminder of the bad old days when software was written from scratch in assembler for every single computer architecture, even one-of-a-kind. Ugh.]</w:t>
      </w:r>
    </w:p>
    <w:p w14:paraId="0DD88E2F" w14:textId="6449BB8B" w:rsidR="00F60C45" w:rsidRDefault="00F60C45" w:rsidP="00371360"/>
    <w:p w14:paraId="7BACB396" w14:textId="1B903ECB" w:rsidR="00386570" w:rsidRDefault="00386570" w:rsidP="00371360">
      <w:r>
        <w:t>Whirlwind work:</w:t>
      </w:r>
    </w:p>
    <w:p w14:paraId="31C8D738" w14:textId="4FEA0203" w:rsidR="00386570" w:rsidRDefault="00386570" w:rsidP="00386570">
      <w:pPr>
        <w:pStyle w:val="ListParagraph"/>
        <w:numPr>
          <w:ilvl w:val="0"/>
          <w:numId w:val="10"/>
        </w:numPr>
      </w:pPr>
      <w:r>
        <w:t>Ground/Air communications link</w:t>
      </w:r>
    </w:p>
    <w:p w14:paraId="5F5C0F18" w14:textId="3126BFB3" w:rsidR="00386570" w:rsidRDefault="00386570" w:rsidP="00386570">
      <w:pPr>
        <w:pStyle w:val="ListParagraph"/>
        <w:numPr>
          <w:ilvl w:val="0"/>
          <w:numId w:val="10"/>
        </w:numPr>
      </w:pPr>
      <w:r>
        <w:t>The display system has some kind of noise problem</w:t>
      </w:r>
    </w:p>
    <w:p w14:paraId="369504B4" w14:textId="64864993" w:rsidR="00386570" w:rsidRDefault="00386570" w:rsidP="00386570">
      <w:pPr>
        <w:pStyle w:val="ListParagraph"/>
        <w:numPr>
          <w:ilvl w:val="0"/>
          <w:numId w:val="10"/>
        </w:numPr>
      </w:pPr>
      <w:r>
        <w:t xml:space="preserve">M-4152 (which we don't have) describes the </w:t>
      </w:r>
      <w:proofErr w:type="spellStart"/>
      <w:r>
        <w:t>Crosstell</w:t>
      </w:r>
      <w:proofErr w:type="spellEnd"/>
      <w:r>
        <w:t xml:space="preserve"> plan</w:t>
      </w:r>
    </w:p>
    <w:p w14:paraId="462CDC91" w14:textId="432A7770" w:rsidR="00371360" w:rsidRDefault="00371360" w:rsidP="00371360"/>
    <w:p w14:paraId="4F34EB76" w14:textId="72EE8799" w:rsidR="00FF589D" w:rsidRDefault="00FF589D" w:rsidP="00371360">
      <w:r>
        <w:t>A.M. Falc</w:t>
      </w:r>
      <w:r w:rsidR="000600A9">
        <w:t>ione reports that the Document Room will now distribute the draft memoranda, and goes on to complain that they are making too many copies for reviewers ("up to 125") many of which have no "need to know".  The Security Committee is getting nervous.</w:t>
      </w:r>
    </w:p>
    <w:p w14:paraId="43D4E30F" w14:textId="77777777" w:rsidR="000600A9" w:rsidRPr="00371360" w:rsidRDefault="000600A9" w:rsidP="00371360"/>
    <w:p w14:paraId="0A347E55" w14:textId="63D37CCE" w:rsidR="00F37D94" w:rsidRPr="00371360" w:rsidRDefault="00F37D94" w:rsidP="00FC14F4">
      <w:pPr>
        <w:pStyle w:val="Heading4"/>
        <w:rPr>
          <w:sz w:val="18"/>
          <w:szCs w:val="18"/>
        </w:rPr>
      </w:pPr>
      <w:r w:rsidRPr="00371360">
        <w:rPr>
          <w:sz w:val="18"/>
          <w:szCs w:val="18"/>
        </w:rPr>
        <w:t>Reel_16/M_4160_19560218.txt</w:t>
      </w:r>
      <w:r w:rsidR="002D76F8" w:rsidRPr="00371360">
        <w:rPr>
          <w:sz w:val="18"/>
          <w:szCs w:val="18"/>
        </w:rPr>
        <w:t xml:space="preserve"> - MIT-IBM MAINTENANCE LIAISON MEETING NO. 1</w:t>
      </w:r>
      <w:r w:rsidR="00FC14F4" w:rsidRPr="00371360">
        <w:rPr>
          <w:sz w:val="18"/>
          <w:szCs w:val="18"/>
        </w:rPr>
        <w:t>, 18 Feb 1956</w:t>
      </w:r>
    </w:p>
    <w:p w14:paraId="4367C7D2" w14:textId="091A2845" w:rsidR="00FC14F4" w:rsidRPr="00FC14F4" w:rsidRDefault="00FC14F4" w:rsidP="00FC14F4">
      <w:r>
        <w:t>Charlie Watt complains that IBM tape drives attached to XD-1 aren't very reliable, and it's really, really annoying.</w:t>
      </w:r>
    </w:p>
    <w:p w14:paraId="2E9D4E59" w14:textId="77777777" w:rsidR="00FC14F4" w:rsidRPr="00FC14F4" w:rsidRDefault="00FC14F4" w:rsidP="00FC14F4"/>
    <w:p w14:paraId="0652508D" w14:textId="19189FE4" w:rsidR="00FB3CDD" w:rsidRDefault="00FB3CDD" w:rsidP="00FC14F4">
      <w:pPr>
        <w:pStyle w:val="Heading4"/>
      </w:pPr>
      <w:r w:rsidRPr="00FC14F4">
        <w:rPr>
          <w:sz w:val="18"/>
          <w:szCs w:val="18"/>
        </w:rPr>
        <w:lastRenderedPageBreak/>
        <w:t>Reel_14/M_4208_19560224.txt</w:t>
      </w:r>
      <w:r w:rsidR="00FC14F4" w:rsidRPr="00FC14F4">
        <w:rPr>
          <w:sz w:val="18"/>
          <w:szCs w:val="18"/>
        </w:rPr>
        <w:t xml:space="preserve"> - </w:t>
      </w:r>
      <w:r w:rsidR="00FC14F4" w:rsidRPr="00FC14F4">
        <w:t>BIWEEKLY REPORT FOR PERIOD ENDING 24 FEBRUARY 1956</w:t>
      </w:r>
    </w:p>
    <w:p w14:paraId="60BABF93" w14:textId="6E7D6A1C" w:rsidR="00FC14F4" w:rsidRDefault="001E2814" w:rsidP="00FC14F4">
      <w:r>
        <w:t>Whirlwind activity is limited to replacing a motor-generator set, and modifying read/write control on the Raytheon tape drives.</w:t>
      </w:r>
    </w:p>
    <w:p w14:paraId="5C5CA22A" w14:textId="77777777" w:rsidR="001E2814" w:rsidRDefault="001E2814" w:rsidP="00FC14F4"/>
    <w:p w14:paraId="1F6D7658" w14:textId="736FF4FF" w:rsidR="00300696" w:rsidRDefault="001E2814" w:rsidP="00FC14F4">
      <w:r>
        <w:t>For XD1, t</w:t>
      </w:r>
      <w:r w:rsidR="00300696">
        <w:t>hese acronyms show up a lot:</w:t>
      </w:r>
    </w:p>
    <w:p w14:paraId="156937E9" w14:textId="77777777" w:rsidR="00FC14F4" w:rsidRPr="00FC14F4" w:rsidRDefault="00FC14F4" w:rsidP="00FC14F4">
      <w:pPr>
        <w:autoSpaceDE w:val="0"/>
        <w:autoSpaceDN w:val="0"/>
        <w:adjustRightInd w:val="0"/>
        <w:spacing w:before="0" w:after="0"/>
        <w:ind w:left="720"/>
        <w:rPr>
          <w:rFonts w:ascii="Courier" w:hAnsi="Courier" w:cs="Courier"/>
          <w:sz w:val="16"/>
          <w:szCs w:val="16"/>
        </w:rPr>
      </w:pPr>
      <w:r w:rsidRPr="00FC14F4">
        <w:rPr>
          <w:rFonts w:ascii="Courier" w:hAnsi="Courier" w:cs="Courier"/>
          <w:sz w:val="16"/>
          <w:szCs w:val="16"/>
        </w:rPr>
        <w:t>Input and Output. Converters for XD-1</w:t>
      </w:r>
    </w:p>
    <w:p w14:paraId="00929946" w14:textId="77777777" w:rsidR="00FC14F4" w:rsidRPr="00FC14F4" w:rsidRDefault="00FC14F4" w:rsidP="00FC14F4">
      <w:pPr>
        <w:autoSpaceDE w:val="0"/>
        <w:autoSpaceDN w:val="0"/>
        <w:adjustRightInd w:val="0"/>
        <w:spacing w:before="0" w:after="0"/>
        <w:ind w:left="720"/>
        <w:rPr>
          <w:rFonts w:ascii="Courier" w:hAnsi="Courier" w:cs="Courier"/>
          <w:sz w:val="16"/>
          <w:szCs w:val="16"/>
        </w:rPr>
      </w:pPr>
      <w:r w:rsidRPr="00FC14F4">
        <w:rPr>
          <w:rFonts w:ascii="Courier" w:hAnsi="Courier" w:cs="Courier"/>
          <w:sz w:val="16"/>
          <w:szCs w:val="16"/>
        </w:rPr>
        <w:t>Test Pattern Generation</w:t>
      </w:r>
    </w:p>
    <w:p w14:paraId="130ECBAE" w14:textId="77777777" w:rsidR="00FC14F4" w:rsidRPr="00FC14F4" w:rsidRDefault="00FC14F4" w:rsidP="00FC14F4">
      <w:pPr>
        <w:autoSpaceDE w:val="0"/>
        <w:autoSpaceDN w:val="0"/>
        <w:adjustRightInd w:val="0"/>
        <w:spacing w:before="0" w:after="0"/>
        <w:ind w:left="720"/>
        <w:rPr>
          <w:rFonts w:ascii="Courier" w:hAnsi="Courier" w:cs="Courier"/>
          <w:sz w:val="16"/>
          <w:szCs w:val="16"/>
        </w:rPr>
      </w:pPr>
      <w:r w:rsidRPr="00FC14F4">
        <w:rPr>
          <w:rFonts w:ascii="Courier" w:hAnsi="Courier" w:cs="Courier"/>
          <w:sz w:val="16"/>
          <w:szCs w:val="16"/>
        </w:rPr>
        <w:t>In XD-1, an input converter is needed to change the output of the</w:t>
      </w:r>
    </w:p>
    <w:p w14:paraId="44616F74" w14:textId="77777777" w:rsidR="00FC14F4" w:rsidRDefault="00FC14F4" w:rsidP="00FC14F4">
      <w:pPr>
        <w:autoSpaceDE w:val="0"/>
        <w:autoSpaceDN w:val="0"/>
        <w:adjustRightInd w:val="0"/>
        <w:spacing w:before="0" w:after="0"/>
        <w:ind w:left="720"/>
        <w:rPr>
          <w:rFonts w:ascii="Courier" w:hAnsi="Courier" w:cs="Courier"/>
          <w:sz w:val="16"/>
          <w:szCs w:val="16"/>
        </w:rPr>
      </w:pPr>
      <w:r w:rsidRPr="00FC14F4">
        <w:rPr>
          <w:rFonts w:ascii="Courier" w:hAnsi="Courier" w:cs="Courier"/>
          <w:sz w:val="16"/>
          <w:szCs w:val="16"/>
        </w:rPr>
        <w:t>pattern generator to a signal which la compatible with the LRI,</w:t>
      </w:r>
    </w:p>
    <w:p w14:paraId="130D4182" w14:textId="28F549EC" w:rsidR="00FC14F4" w:rsidRDefault="00FC14F4" w:rsidP="00FC14F4">
      <w:pPr>
        <w:autoSpaceDE w:val="0"/>
        <w:autoSpaceDN w:val="0"/>
        <w:adjustRightInd w:val="0"/>
        <w:spacing w:before="0" w:after="0"/>
        <w:ind w:left="720"/>
        <w:rPr>
          <w:rFonts w:ascii="Courier" w:hAnsi="Courier" w:cs="Courier"/>
          <w:sz w:val="16"/>
          <w:szCs w:val="16"/>
        </w:rPr>
      </w:pPr>
      <w:r w:rsidRPr="00FC14F4">
        <w:rPr>
          <w:rFonts w:ascii="Courier" w:hAnsi="Courier" w:cs="Courier"/>
          <w:sz w:val="16"/>
          <w:szCs w:val="16"/>
        </w:rPr>
        <w:t>GFI, and XT inputs</w:t>
      </w:r>
    </w:p>
    <w:p w14:paraId="0691F409" w14:textId="366A0449" w:rsidR="00300696" w:rsidRDefault="00300696" w:rsidP="00300696">
      <w:r>
        <w:t>From the glossary in 6M-4286:</w:t>
      </w:r>
    </w:p>
    <w:p w14:paraId="284BBB04" w14:textId="77777777" w:rsidR="00300696" w:rsidRDefault="00300696" w:rsidP="00300696">
      <w:pPr>
        <w:pStyle w:val="ListParagraph"/>
        <w:numPr>
          <w:ilvl w:val="0"/>
          <w:numId w:val="10"/>
        </w:numPr>
      </w:pPr>
      <w:r>
        <w:t>LRI = Long Range Input</w:t>
      </w:r>
    </w:p>
    <w:p w14:paraId="7C523DB6" w14:textId="77777777" w:rsidR="00300696" w:rsidRDefault="00300696" w:rsidP="00300696">
      <w:pPr>
        <w:pStyle w:val="ListParagraph"/>
        <w:numPr>
          <w:ilvl w:val="0"/>
          <w:numId w:val="10"/>
        </w:numPr>
      </w:pPr>
      <w:r>
        <w:t>GFI = Gap Filler Input</w:t>
      </w:r>
    </w:p>
    <w:p w14:paraId="7A165E0C" w14:textId="77777777" w:rsidR="00300696" w:rsidRDefault="00300696" w:rsidP="00300696">
      <w:pPr>
        <w:pStyle w:val="ListParagraph"/>
        <w:numPr>
          <w:ilvl w:val="0"/>
          <w:numId w:val="10"/>
        </w:numPr>
      </w:pPr>
      <w:r>
        <w:t xml:space="preserve">XT = </w:t>
      </w:r>
      <w:proofErr w:type="spellStart"/>
      <w:r>
        <w:t>Crosstell</w:t>
      </w:r>
      <w:proofErr w:type="spellEnd"/>
    </w:p>
    <w:p w14:paraId="6521A9B1" w14:textId="5777C5AA" w:rsidR="00300696" w:rsidRDefault="00300696" w:rsidP="00300696"/>
    <w:p w14:paraId="28E6E6D9" w14:textId="77777777" w:rsidR="00300696" w:rsidRPr="00FC14F4" w:rsidRDefault="00300696" w:rsidP="00300696"/>
    <w:p w14:paraId="0BE69FA1" w14:textId="13E877AD" w:rsidR="00F37D94" w:rsidRDefault="00F37D94" w:rsidP="002D76F8">
      <w:pPr>
        <w:pStyle w:val="Heading4"/>
      </w:pPr>
      <w:r>
        <w:t>Reel_16/M_4241_19560312.txt</w:t>
      </w:r>
      <w:r w:rsidR="002D76F8">
        <w:t xml:space="preserve"> - </w:t>
      </w:r>
      <w:r w:rsidR="002D76F8" w:rsidRPr="002D76F8">
        <w:t>SAGE SYSTEM MEETING, 12 March</w:t>
      </w:r>
      <w:r w:rsidR="002D76F8">
        <w:t xml:space="preserve"> 1956</w:t>
      </w:r>
    </w:p>
    <w:p w14:paraId="5843E8E2" w14:textId="08B89741" w:rsidR="00FC14F4" w:rsidRPr="00FC14F4" w:rsidRDefault="00FC14F4" w:rsidP="00FC14F4">
      <w:r>
        <w:t>[not a biweekly]</w:t>
      </w:r>
    </w:p>
    <w:p w14:paraId="77C4E4F1" w14:textId="116C5C38" w:rsidR="00FC14F4" w:rsidRDefault="00FC14F4" w:rsidP="00FC14F4"/>
    <w:p w14:paraId="051A9CC6" w14:textId="20157DC2" w:rsidR="008029BE" w:rsidRDefault="008029BE" w:rsidP="008029BE">
      <w:pPr>
        <w:pStyle w:val="Heading4"/>
      </w:pPr>
      <w:r w:rsidRPr="004D13E4">
        <w:rPr>
          <w:sz w:val="18"/>
          <w:szCs w:val="18"/>
        </w:rPr>
        <w:t>Reel_14/</w:t>
      </w:r>
      <w:r w:rsidRPr="008029BE">
        <w:t>M_4239_19560309.pdf</w:t>
      </w:r>
      <w:r>
        <w:t xml:space="preserve"> - unreadable file</w:t>
      </w:r>
    </w:p>
    <w:p w14:paraId="462F2266" w14:textId="108E104F" w:rsidR="00FC14F4" w:rsidRPr="00FC14F4" w:rsidRDefault="00FC14F4" w:rsidP="00FC14F4">
      <w:pPr>
        <w:rPr>
          <w:color w:val="E36C0A" w:themeColor="accent6" w:themeShade="BF"/>
        </w:rPr>
      </w:pPr>
      <w:r w:rsidRPr="00FC14F4">
        <w:rPr>
          <w:color w:val="E36C0A" w:themeColor="accent6" w:themeShade="BF"/>
        </w:rPr>
        <w:t>[Missing a biweekly here?]</w:t>
      </w:r>
    </w:p>
    <w:p w14:paraId="1EE8D378" w14:textId="7B4B5591" w:rsidR="00FB3CDD" w:rsidRDefault="00FB3CDD" w:rsidP="004D13E4">
      <w:pPr>
        <w:pStyle w:val="Heading4"/>
      </w:pPr>
      <w:r w:rsidRPr="004D13E4">
        <w:rPr>
          <w:sz w:val="18"/>
          <w:szCs w:val="18"/>
        </w:rPr>
        <w:t>Reel_14/M_4263_19560323.txt</w:t>
      </w:r>
      <w:r w:rsidR="004D13E4" w:rsidRPr="004D13E4">
        <w:rPr>
          <w:sz w:val="18"/>
          <w:szCs w:val="18"/>
        </w:rPr>
        <w:t xml:space="preserve"> - </w:t>
      </w:r>
      <w:r w:rsidR="004D13E4" w:rsidRPr="004D13E4">
        <w:t>BIWEEKLY REPORT FOR PERIOD ENDING 23 MARCH 1956</w:t>
      </w:r>
    </w:p>
    <w:p w14:paraId="1EA58C46" w14:textId="1D76ACF4" w:rsidR="002D76F8" w:rsidRDefault="002D76F8" w:rsidP="004D13E4">
      <w:proofErr w:type="gramStart"/>
      <w:r>
        <w:t>Apparently</w:t>
      </w:r>
      <w:proofErr w:type="gramEnd"/>
      <w:r>
        <w:t xml:space="preserve"> someone wants to reclaim some rack space in Barta by consolidating the mag tape controllers.</w:t>
      </w:r>
    </w:p>
    <w:p w14:paraId="71189E08" w14:textId="77777777" w:rsidR="002D76F8" w:rsidRPr="002D76F8" w:rsidRDefault="002D76F8" w:rsidP="002D76F8">
      <w:pPr>
        <w:autoSpaceDE w:val="0"/>
        <w:autoSpaceDN w:val="0"/>
        <w:adjustRightInd w:val="0"/>
        <w:spacing w:before="0" w:after="0"/>
        <w:ind w:left="720"/>
        <w:rPr>
          <w:rFonts w:ascii="Courier" w:hAnsi="Courier" w:cs="Courier"/>
          <w:sz w:val="16"/>
          <w:szCs w:val="16"/>
        </w:rPr>
      </w:pPr>
      <w:r w:rsidRPr="002D76F8">
        <w:rPr>
          <w:rFonts w:ascii="Courier" w:hAnsi="Courier" w:cs="Courier"/>
          <w:sz w:val="16"/>
          <w:szCs w:val="16"/>
        </w:rPr>
        <w:t>Raytheon Magnetic Tape System</w:t>
      </w:r>
    </w:p>
    <w:p w14:paraId="50FADE01" w14:textId="77777777" w:rsidR="002D76F8" w:rsidRPr="002D76F8" w:rsidRDefault="002D76F8" w:rsidP="002D76F8">
      <w:pPr>
        <w:autoSpaceDE w:val="0"/>
        <w:autoSpaceDN w:val="0"/>
        <w:adjustRightInd w:val="0"/>
        <w:spacing w:before="0" w:after="0"/>
        <w:ind w:left="720"/>
        <w:rPr>
          <w:rFonts w:ascii="Courier" w:hAnsi="Courier" w:cs="Courier"/>
          <w:sz w:val="16"/>
          <w:szCs w:val="16"/>
        </w:rPr>
      </w:pPr>
      <w:r w:rsidRPr="002D76F8">
        <w:rPr>
          <w:rFonts w:ascii="Courier" w:hAnsi="Courier" w:cs="Courier"/>
          <w:sz w:val="16"/>
          <w:szCs w:val="16"/>
        </w:rPr>
        <w:t>L. H. Norcott is investigating the possibility of replacing most of</w:t>
      </w:r>
    </w:p>
    <w:p w14:paraId="30F95DB0" w14:textId="5F5184F8" w:rsidR="002D76F8" w:rsidRDefault="002D76F8" w:rsidP="002D76F8">
      <w:pPr>
        <w:autoSpaceDE w:val="0"/>
        <w:autoSpaceDN w:val="0"/>
        <w:adjustRightInd w:val="0"/>
        <w:spacing w:before="0" w:after="0"/>
        <w:ind w:left="720"/>
        <w:rPr>
          <w:rFonts w:ascii="Courier" w:hAnsi="Courier" w:cs="Courier"/>
          <w:sz w:val="16"/>
          <w:szCs w:val="16"/>
        </w:rPr>
      </w:pPr>
      <w:r w:rsidRPr="002D76F8">
        <w:rPr>
          <w:rFonts w:ascii="Courier" w:hAnsi="Courier" w:cs="Courier"/>
          <w:sz w:val="16"/>
          <w:szCs w:val="16"/>
        </w:rPr>
        <w:t>the bulky panels of the present control system with plug-in-units.</w:t>
      </w:r>
    </w:p>
    <w:p w14:paraId="5566F5AF" w14:textId="7EC5BDAF" w:rsidR="002D76F8" w:rsidRDefault="002D76F8" w:rsidP="002D76F8">
      <w:r>
        <w:t>There are tests on G.E. G/A [ground-to-air?] data link subsystem, testing the ability to send error-free data across radio links to ground stations and test flights, using the Cape Cod System (i.e. Whirlwind).</w:t>
      </w:r>
    </w:p>
    <w:p w14:paraId="487F5BDE" w14:textId="77777777" w:rsidR="002D76F8" w:rsidRPr="002D76F8" w:rsidRDefault="002D76F8" w:rsidP="002D76F8"/>
    <w:p w14:paraId="7D51221E" w14:textId="63BB786E" w:rsidR="00B87E30" w:rsidRDefault="00F37D94" w:rsidP="00B87E30">
      <w:pPr>
        <w:pStyle w:val="Heading4"/>
      </w:pPr>
      <w:r>
        <w:rPr>
          <w:rFonts w:ascii="Lucida Console" w:hAnsi="Lucida Console" w:cs="Lucida Console"/>
          <w:sz w:val="18"/>
          <w:szCs w:val="18"/>
        </w:rPr>
        <w:t>Reel_16/M_4270_19560328.txt</w:t>
      </w:r>
      <w:r w:rsidR="00B87E30">
        <w:rPr>
          <w:rFonts w:ascii="Lucida Console" w:hAnsi="Lucida Console" w:cs="Lucida Console"/>
          <w:sz w:val="18"/>
          <w:szCs w:val="18"/>
        </w:rPr>
        <w:t xml:space="preserve"> - </w:t>
      </w:r>
      <w:r w:rsidR="00B87E30">
        <w:t>XD-1 SYSTEM OPERATION &amp; RESULTS OF SYSTEM TESTS FROM 3 DECEMBER 1955 THRU 10 MARCH 1956</w:t>
      </w:r>
    </w:p>
    <w:p w14:paraId="65055671" w14:textId="3B0C69AC" w:rsidR="00FB3CDD" w:rsidRDefault="00FB3CDD" w:rsidP="008D726B">
      <w:pPr>
        <w:pStyle w:val="Heading4"/>
      </w:pPr>
      <w:r>
        <w:t>Reel_14/M_4286_19560406.txt</w:t>
      </w:r>
      <w:r w:rsidR="008D726B">
        <w:t xml:space="preserve"> - </w:t>
      </w:r>
      <w:r w:rsidR="008D726B" w:rsidRPr="008D726B">
        <w:t>BIWEEKLY REPORT FOR PERIOD ENDING 6 APRIL 1956</w:t>
      </w:r>
    </w:p>
    <w:p w14:paraId="663ED07C" w14:textId="29A565B3" w:rsidR="008D726B" w:rsidRDefault="0049133E" w:rsidP="008D726B">
      <w:r>
        <w:t>Delayed Printing is clearly a big problem:</w:t>
      </w:r>
    </w:p>
    <w:p w14:paraId="2DBDF7CD" w14:textId="4B261603"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 xml:space="preserve">Delayed Printout </w:t>
      </w:r>
      <w:r w:rsidR="0049133E" w:rsidRPr="0049133E">
        <w:rPr>
          <w:rFonts w:ascii="Times New Roman" w:hAnsi="Times New Roman"/>
          <w:sz w:val="16"/>
          <w:szCs w:val="16"/>
        </w:rPr>
        <w:t>Equi</w:t>
      </w:r>
      <w:r w:rsidRPr="0049133E">
        <w:rPr>
          <w:rFonts w:ascii="Times New Roman" w:hAnsi="Times New Roman"/>
          <w:sz w:val="16"/>
          <w:szCs w:val="16"/>
        </w:rPr>
        <w:t>pment</w:t>
      </w:r>
    </w:p>
    <w:p w14:paraId="6BD83A6D" w14:textId="77777777"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Using the CCS, Group 22 conducts one SOT mission each week. The</w:t>
      </w:r>
    </w:p>
    <w:p w14:paraId="61466853" w14:textId="77777777"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strike and interceptor aircraft track Information necessary for</w:t>
      </w:r>
    </w:p>
    <w:p w14:paraId="651D1463" w14:textId="77777777"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 xml:space="preserve">evaluating the CCS </w:t>
      </w:r>
      <w:proofErr w:type="spellStart"/>
      <w:r w:rsidRPr="0049133E">
        <w:rPr>
          <w:rFonts w:ascii="Times New Roman" w:hAnsi="Times New Roman"/>
          <w:sz w:val="16"/>
          <w:szCs w:val="16"/>
        </w:rPr>
        <w:t>i</w:t>
      </w:r>
      <w:proofErr w:type="spellEnd"/>
      <w:r w:rsidRPr="0049133E">
        <w:rPr>
          <w:rFonts w:ascii="Times New Roman" w:hAnsi="Times New Roman"/>
          <w:sz w:val="16"/>
          <w:szCs w:val="16"/>
        </w:rPr>
        <w:t xml:space="preserve"> s Stored on Raytheon magnetic tape units. The</w:t>
      </w:r>
    </w:p>
    <w:p w14:paraId="27A40ACF" w14:textId="1C1C13AB"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 xml:space="preserve">recorded data is later "reduced" from </w:t>
      </w:r>
      <w:r w:rsidR="0049133E" w:rsidRPr="0049133E">
        <w:rPr>
          <w:rFonts w:ascii="Times New Roman" w:hAnsi="Times New Roman"/>
          <w:sz w:val="16"/>
          <w:szCs w:val="16"/>
        </w:rPr>
        <w:t>4</w:t>
      </w:r>
      <w:r w:rsidRPr="0049133E">
        <w:rPr>
          <w:rFonts w:ascii="Times New Roman" w:hAnsi="Times New Roman"/>
          <w:sz w:val="16"/>
          <w:szCs w:val="16"/>
        </w:rPr>
        <w:t xml:space="preserve"> reels to approximately 60</w:t>
      </w:r>
    </w:p>
    <w:p w14:paraId="5B3F6FCE" w14:textId="77777777"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reels. The resultant recordings are in a format for delayed printout</w:t>
      </w:r>
    </w:p>
    <w:p w14:paraId="2BB10C0D" w14:textId="77777777"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operation. The required delayed printout time can amount to</w:t>
      </w:r>
    </w:p>
    <w:p w14:paraId="42281CE0" w14:textId="0E8B47B9"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165 hours, and with the t</w:t>
      </w:r>
      <w:r w:rsidR="0049133E">
        <w:rPr>
          <w:rFonts w:ascii="Times New Roman" w:hAnsi="Times New Roman"/>
          <w:sz w:val="16"/>
          <w:szCs w:val="16"/>
        </w:rPr>
        <w:t>w</w:t>
      </w:r>
      <w:r w:rsidRPr="0049133E">
        <w:rPr>
          <w:rFonts w:ascii="Times New Roman" w:hAnsi="Times New Roman"/>
          <w:sz w:val="16"/>
          <w:szCs w:val="16"/>
        </w:rPr>
        <w:t>o existing printout systems working</w:t>
      </w:r>
    </w:p>
    <w:p w14:paraId="17E88229" w14:textId="77777777"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simultaneously there are 82.5 hours used. Because of other WWI</w:t>
      </w:r>
    </w:p>
    <w:p w14:paraId="52752684" w14:textId="6CEA8BCA" w:rsidR="008D726B" w:rsidRPr="0049133E" w:rsidRDefault="008D726B" w:rsidP="0049133E">
      <w:pPr>
        <w:autoSpaceDE w:val="0"/>
        <w:autoSpaceDN w:val="0"/>
        <w:adjustRightInd w:val="0"/>
        <w:spacing w:before="0" w:after="0"/>
        <w:ind w:left="720"/>
        <w:rPr>
          <w:rFonts w:ascii="Times New Roman" w:hAnsi="Times New Roman"/>
          <w:sz w:val="16"/>
          <w:szCs w:val="16"/>
        </w:rPr>
      </w:pPr>
      <w:r w:rsidRPr="0049133E">
        <w:rPr>
          <w:rFonts w:ascii="Times New Roman" w:hAnsi="Times New Roman"/>
          <w:sz w:val="16"/>
          <w:szCs w:val="16"/>
        </w:rPr>
        <w:t xml:space="preserve">commitments, Group 22 must now </w:t>
      </w:r>
      <w:r w:rsidR="0049133E">
        <w:rPr>
          <w:rFonts w:ascii="Times New Roman" w:hAnsi="Times New Roman"/>
          <w:sz w:val="16"/>
          <w:szCs w:val="16"/>
        </w:rPr>
        <w:t>wai</w:t>
      </w:r>
      <w:r w:rsidRPr="0049133E">
        <w:rPr>
          <w:rFonts w:ascii="Times New Roman" w:hAnsi="Times New Roman"/>
          <w:sz w:val="16"/>
          <w:szCs w:val="16"/>
        </w:rPr>
        <w:t xml:space="preserve">t almost a week for </w:t>
      </w:r>
      <w:r w:rsidR="0049133E">
        <w:rPr>
          <w:rFonts w:ascii="Times New Roman" w:hAnsi="Times New Roman"/>
          <w:sz w:val="16"/>
          <w:szCs w:val="16"/>
        </w:rPr>
        <w:t>all</w:t>
      </w:r>
      <w:r w:rsidRPr="0049133E">
        <w:rPr>
          <w:rFonts w:ascii="Times New Roman" w:hAnsi="Times New Roman"/>
          <w:sz w:val="16"/>
          <w:szCs w:val="16"/>
        </w:rPr>
        <w:t xml:space="preserve"> of their</w:t>
      </w:r>
      <w:r w:rsidR="0049133E">
        <w:rPr>
          <w:rFonts w:ascii="Times New Roman" w:hAnsi="Times New Roman"/>
          <w:sz w:val="16"/>
          <w:szCs w:val="16"/>
        </w:rPr>
        <w:t xml:space="preserve"> </w:t>
      </w:r>
      <w:r w:rsidRPr="0049133E">
        <w:rPr>
          <w:rFonts w:ascii="Times New Roman" w:hAnsi="Times New Roman"/>
          <w:sz w:val="16"/>
          <w:szCs w:val="16"/>
        </w:rPr>
        <w:t>results.</w:t>
      </w:r>
    </w:p>
    <w:p w14:paraId="61C0FE41" w14:textId="585CCB0A" w:rsidR="008D726B" w:rsidRDefault="0049133E" w:rsidP="008D726B">
      <w:r>
        <w:lastRenderedPageBreak/>
        <w:t>[I should figure out what "data reduction" means…  it's an ongoing thread through years of these reports, and seems to have a specific meaning.  And I assume the author is being ironic at reducing from 4 to 60 tapes…]</w:t>
      </w:r>
    </w:p>
    <w:p w14:paraId="7AE623B5" w14:textId="023C11D6" w:rsidR="0049133E" w:rsidRDefault="0049133E" w:rsidP="008D726B">
      <w:r>
        <w:t>There's enough load on the Memory Test Computer to have instituted an overnight operator shift; jobs can be submitted for running by an operator "after midnight".  And they're training new technicians.</w:t>
      </w:r>
    </w:p>
    <w:p w14:paraId="7BB463BF" w14:textId="28D5841F" w:rsidR="008D726B" w:rsidRDefault="0049133E" w:rsidP="008D726B">
      <w:r>
        <w:t xml:space="preserve">This report contains a </w:t>
      </w:r>
      <w:r w:rsidR="00B87E30">
        <w:t>substantial (four page) glossary of acronyms:</w:t>
      </w:r>
    </w:p>
    <w:p w14:paraId="7D420511" w14:textId="58246720"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DI</w:t>
      </w:r>
      <w:r>
        <w:rPr>
          <w:rFonts w:ascii="Courier" w:hAnsi="Courier" w:cs="Courier"/>
          <w:sz w:val="16"/>
          <w:szCs w:val="16"/>
        </w:rPr>
        <w:t>V</w:t>
      </w:r>
      <w:r w:rsidRPr="00B87E30">
        <w:rPr>
          <w:rFonts w:ascii="Courier" w:hAnsi="Courier" w:cs="Courier"/>
          <w:sz w:val="16"/>
          <w:szCs w:val="16"/>
        </w:rPr>
        <w:t>IS</w:t>
      </w:r>
      <w:r>
        <w:rPr>
          <w:rFonts w:ascii="Courier" w:hAnsi="Courier" w:cs="Courier"/>
          <w:sz w:val="16"/>
          <w:szCs w:val="16"/>
        </w:rPr>
        <w:t>ION</w:t>
      </w:r>
      <w:r w:rsidRPr="00B87E30">
        <w:rPr>
          <w:rFonts w:ascii="Courier" w:hAnsi="Courier" w:cs="Courier"/>
          <w:sz w:val="16"/>
          <w:szCs w:val="16"/>
        </w:rPr>
        <w:t xml:space="preserve"> 6 GLOSSARY</w:t>
      </w:r>
    </w:p>
    <w:p w14:paraId="68C95CA0"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AA antiaircraft</w:t>
      </w:r>
    </w:p>
    <w:p w14:paraId="0FF36548"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AAOC AA Operation Center</w:t>
      </w:r>
    </w:p>
    <w:p w14:paraId="07813800"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a-c alternating current</w:t>
      </w:r>
    </w:p>
    <w:p w14:paraId="034E1E5D"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AD Air Defense</w:t>
      </w:r>
    </w:p>
    <w:p w14:paraId="66EF7866"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ADC AD Command</w:t>
      </w:r>
    </w:p>
    <w:p w14:paraId="0BEADE1E"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ADES AD Engineering Service</w:t>
      </w:r>
    </w:p>
    <w:p w14:paraId="4C57CF15"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ADSOD ADES Project Office</w:t>
      </w:r>
    </w:p>
    <w:p w14:paraId="5FB03C95"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AEW Airborne Early Warning</w:t>
      </w:r>
    </w:p>
    <w:p w14:paraId="071105CF"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AF Air Force</w:t>
      </w:r>
    </w:p>
    <w:p w14:paraId="33189C55"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AFB AF Base</w:t>
      </w:r>
    </w:p>
    <w:p w14:paraId="52324351" w14:textId="77777777" w:rsidR="00B87E30" w:rsidRP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AFCRC AF Cambridge Research Center</w:t>
      </w:r>
    </w:p>
    <w:p w14:paraId="715A07DA" w14:textId="77777777" w:rsid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AFIRO AF Installation Requirements Office</w:t>
      </w:r>
    </w:p>
    <w:p w14:paraId="6DC3D07E" w14:textId="67B201B9" w:rsidR="00B87E30" w:rsidRDefault="00B87E30" w:rsidP="00B87E30">
      <w:pPr>
        <w:autoSpaceDE w:val="0"/>
        <w:autoSpaceDN w:val="0"/>
        <w:adjustRightInd w:val="0"/>
        <w:spacing w:before="0" w:after="0"/>
        <w:ind w:left="720"/>
        <w:rPr>
          <w:rFonts w:ascii="Courier" w:hAnsi="Courier" w:cs="Courier"/>
          <w:sz w:val="16"/>
          <w:szCs w:val="16"/>
        </w:rPr>
      </w:pPr>
      <w:r w:rsidRPr="00B87E30">
        <w:rPr>
          <w:rFonts w:ascii="Courier" w:hAnsi="Courier" w:cs="Courier"/>
          <w:sz w:val="16"/>
          <w:szCs w:val="16"/>
        </w:rPr>
        <w:t>AGC automatic gain control</w:t>
      </w:r>
    </w:p>
    <w:p w14:paraId="32F8FF7B" w14:textId="40953478" w:rsidR="00B87E30" w:rsidRPr="00B87E30" w:rsidRDefault="00B87E30" w:rsidP="00B87E30">
      <w:r>
        <w:t xml:space="preserve">… </w:t>
      </w:r>
      <w:proofErr w:type="spellStart"/>
      <w:r>
        <w:t>etc</w:t>
      </w:r>
      <w:proofErr w:type="spellEnd"/>
    </w:p>
    <w:p w14:paraId="18D22191" w14:textId="28F525ED" w:rsidR="00FB3CDD" w:rsidRDefault="00FB3CDD" w:rsidP="008D726B">
      <w:pPr>
        <w:pStyle w:val="Heading4"/>
      </w:pPr>
      <w:r>
        <w:t>Reel_14/M_4289_19560406.txt</w:t>
      </w:r>
      <w:r w:rsidR="008D726B">
        <w:t xml:space="preserve"> - </w:t>
      </w:r>
      <w:r w:rsidR="008D726B" w:rsidRPr="008D726B">
        <w:t>EPSCOM BIWEEKLY REPORT FOR 6 APRIL 1956</w:t>
      </w:r>
    </w:p>
    <w:p w14:paraId="5FBCBC6E" w14:textId="0ACBD4BA" w:rsidR="008D726B" w:rsidRPr="008D726B" w:rsidRDefault="008D726B" w:rsidP="008D726B">
      <w:r>
        <w:t xml:space="preserve">Notes on a Teletype Test program.  </w:t>
      </w:r>
      <w:proofErr w:type="gramStart"/>
      <w:r>
        <w:t>This one looks</w:t>
      </w:r>
      <w:proofErr w:type="gramEnd"/>
      <w:r>
        <w:t xml:space="preserve"> *much* more complex than the Quick Brown Fox</w:t>
      </w:r>
    </w:p>
    <w:p w14:paraId="42EBFCE0"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EPSCOM Teletype</w:t>
      </w:r>
    </w:p>
    <w:p w14:paraId="7250EAD9"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 xml:space="preserve">The teletype test message program has been developed </w:t>
      </w:r>
      <w:proofErr w:type="gramStart"/>
      <w:r w:rsidRPr="008D726B">
        <w:rPr>
          <w:rFonts w:ascii="Courier" w:hAnsi="Courier" w:cs="Courier"/>
          <w:sz w:val="18"/>
          <w:szCs w:val="18"/>
        </w:rPr>
        <w:t>to</w:t>
      </w:r>
      <w:proofErr w:type="gramEnd"/>
      <w:r w:rsidRPr="008D726B">
        <w:rPr>
          <w:rFonts w:ascii="Courier" w:hAnsi="Courier" w:cs="Courier"/>
          <w:sz w:val="18"/>
          <w:szCs w:val="18"/>
        </w:rPr>
        <w:t xml:space="preserve"> the</w:t>
      </w:r>
    </w:p>
    <w:p w14:paraId="254E7FFE"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stage of having completed the Initial coding and flow charting. The</w:t>
      </w:r>
    </w:p>
    <w:p w14:paraId="4F91022C"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coding sheets were sent to the Card Room for punching on 3 April. No</w:t>
      </w:r>
    </w:p>
    <w:p w14:paraId="090D3618"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definite completion date could be given for this.</w:t>
      </w:r>
    </w:p>
    <w:p w14:paraId="5AE0DD9B" w14:textId="14C3E28D"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The program consists of roughly 3</w:t>
      </w:r>
      <w:proofErr w:type="gramStart"/>
      <w:r w:rsidRPr="008D726B">
        <w:rPr>
          <w:rFonts w:ascii="Courier" w:hAnsi="Courier" w:cs="Courier"/>
          <w:sz w:val="18"/>
          <w:szCs w:val="18"/>
        </w:rPr>
        <w:t>OO</w:t>
      </w:r>
      <w:r>
        <w:rPr>
          <w:rFonts w:ascii="Courier" w:hAnsi="Courier" w:cs="Courier"/>
          <w:sz w:val="18"/>
          <w:szCs w:val="18"/>
        </w:rPr>
        <w:t>[</w:t>
      </w:r>
      <w:proofErr w:type="gramEnd"/>
      <w:r>
        <w:rPr>
          <w:rFonts w:ascii="Courier" w:hAnsi="Courier" w:cs="Courier"/>
          <w:sz w:val="18"/>
          <w:szCs w:val="18"/>
        </w:rPr>
        <w:t>decimal]</w:t>
      </w:r>
      <w:r w:rsidRPr="008D726B">
        <w:rPr>
          <w:rFonts w:ascii="Courier" w:hAnsi="Courier" w:cs="Courier"/>
          <w:sz w:val="18"/>
          <w:szCs w:val="18"/>
        </w:rPr>
        <w:t xml:space="preserve"> instructions in addition</w:t>
      </w:r>
    </w:p>
    <w:p w14:paraId="7FA2678F" w14:textId="1E5A2604"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to the Card Input Editor, which requires about 1200</w:t>
      </w:r>
      <w:r>
        <w:rPr>
          <w:rFonts w:ascii="Courier" w:hAnsi="Courier" w:cs="Courier"/>
          <w:sz w:val="18"/>
          <w:szCs w:val="18"/>
        </w:rPr>
        <w:t>[decimal]</w:t>
      </w:r>
      <w:r w:rsidRPr="008D726B">
        <w:rPr>
          <w:rFonts w:ascii="Courier" w:hAnsi="Courier" w:cs="Courier"/>
          <w:sz w:val="18"/>
          <w:szCs w:val="18"/>
        </w:rPr>
        <w:t xml:space="preserve"> registers. Also,</w:t>
      </w:r>
    </w:p>
    <w:p w14:paraId="146BDA81"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1600 registers are required for data storage in core memory. Auxiliary</w:t>
      </w:r>
    </w:p>
    <w:p w14:paraId="08AA3C97" w14:textId="65B9EE3A"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 xml:space="preserve">memory drum fields 1 thru 9 </w:t>
      </w:r>
      <w:r>
        <w:rPr>
          <w:rFonts w:ascii="Courier" w:hAnsi="Courier" w:cs="Courier"/>
          <w:sz w:val="18"/>
          <w:szCs w:val="18"/>
        </w:rPr>
        <w:t>are</w:t>
      </w:r>
      <w:r w:rsidRPr="008D726B">
        <w:rPr>
          <w:rFonts w:ascii="Courier" w:hAnsi="Courier" w:cs="Courier"/>
          <w:sz w:val="18"/>
          <w:szCs w:val="18"/>
        </w:rPr>
        <w:t xml:space="preserve"> required at this time, which may later</w:t>
      </w:r>
    </w:p>
    <w:p w14:paraId="05E32967"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be expanded to utilize all twelve fields.</w:t>
      </w:r>
    </w:p>
    <w:p w14:paraId="76B7FEE6"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Compilation of the program should be accomplished soon after</w:t>
      </w:r>
    </w:p>
    <w:p w14:paraId="0E841E2D" w14:textId="77777777" w:rsid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the instruction card listing Is received.</w:t>
      </w:r>
    </w:p>
    <w:p w14:paraId="2308E013" w14:textId="48AC9C11" w:rsid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w:t>
      </w:r>
      <w:r>
        <w:rPr>
          <w:rFonts w:ascii="Courier" w:hAnsi="Courier" w:cs="Courier"/>
          <w:sz w:val="18"/>
          <w:szCs w:val="18"/>
        </w:rPr>
        <w:t>G</w:t>
      </w:r>
      <w:r w:rsidRPr="008D726B">
        <w:rPr>
          <w:rFonts w:ascii="Courier" w:hAnsi="Courier" w:cs="Courier"/>
          <w:sz w:val="18"/>
          <w:szCs w:val="18"/>
        </w:rPr>
        <w:t>eorge C. Cox)</w:t>
      </w:r>
    </w:p>
    <w:p w14:paraId="20EC105E" w14:textId="491FAEB6" w:rsidR="008D726B" w:rsidRDefault="008D726B" w:rsidP="008D726B"/>
    <w:p w14:paraId="5F7E4BB0" w14:textId="77BDB17A" w:rsidR="008D726B" w:rsidRDefault="008D726B" w:rsidP="008D726B">
      <w:r>
        <w:t>Speech Recognition work on MTC:</w:t>
      </w:r>
    </w:p>
    <w:p w14:paraId="6E1449FA"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EPSCOM Speech Recognition</w:t>
      </w:r>
    </w:p>
    <w:p w14:paraId="1B66E8D8"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Nagging difficulties with MTC and Its camera have recently</w:t>
      </w:r>
    </w:p>
    <w:p w14:paraId="55FF6508"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delayed work on the speech program. Recognition of up to four different</w:t>
      </w:r>
    </w:p>
    <w:p w14:paraId="41D3D772" w14:textId="23F629F8"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 xml:space="preserve">words </w:t>
      </w:r>
      <w:proofErr w:type="gramStart"/>
      <w:r w:rsidRPr="008D726B">
        <w:rPr>
          <w:rFonts w:ascii="Courier" w:hAnsi="Courier" w:cs="Courier"/>
          <w:sz w:val="18"/>
          <w:szCs w:val="18"/>
        </w:rPr>
        <w:t>has</w:t>
      </w:r>
      <w:proofErr w:type="gramEnd"/>
      <w:r w:rsidRPr="008D726B">
        <w:rPr>
          <w:rFonts w:ascii="Courier" w:hAnsi="Courier" w:cs="Courier"/>
          <w:sz w:val="18"/>
          <w:szCs w:val="18"/>
        </w:rPr>
        <w:t xml:space="preserve"> been accomplished with an accuracy of about 75-</w:t>
      </w:r>
      <w:r>
        <w:rPr>
          <w:rFonts w:ascii="Courier" w:hAnsi="Courier" w:cs="Courier"/>
          <w:sz w:val="18"/>
          <w:szCs w:val="18"/>
        </w:rPr>
        <w:t>8</w:t>
      </w:r>
      <w:r w:rsidRPr="008D726B">
        <w:rPr>
          <w:rFonts w:ascii="Courier" w:hAnsi="Courier" w:cs="Courier"/>
          <w:sz w:val="18"/>
          <w:szCs w:val="18"/>
        </w:rPr>
        <w:t>0 per cent</w:t>
      </w:r>
    </w:p>
    <w:p w14:paraId="76FD0DB2"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for a single speaker. A complete revision of the phoneme-recognizer</w:t>
      </w:r>
    </w:p>
    <w:p w14:paraId="65036B56"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has been written.</w:t>
      </w:r>
    </w:p>
    <w:p w14:paraId="4F399DE1" w14:textId="77777777" w:rsidR="008D726B" w:rsidRPr="008D726B" w:rsidRDefault="008D726B" w:rsidP="008D726B">
      <w:pPr>
        <w:autoSpaceDE w:val="0"/>
        <w:autoSpaceDN w:val="0"/>
        <w:adjustRightInd w:val="0"/>
        <w:spacing w:before="0" w:after="0"/>
        <w:ind w:left="720"/>
        <w:rPr>
          <w:rFonts w:ascii="Courier" w:hAnsi="Courier" w:cs="Courier"/>
          <w:sz w:val="18"/>
          <w:szCs w:val="18"/>
        </w:rPr>
      </w:pPr>
      <w:r w:rsidRPr="008D726B">
        <w:rPr>
          <w:rFonts w:ascii="Courier" w:hAnsi="Courier" w:cs="Courier"/>
          <w:sz w:val="18"/>
          <w:szCs w:val="18"/>
        </w:rPr>
        <w:t>Bill Holden will spend part of his time on this work.</w:t>
      </w:r>
    </w:p>
    <w:p w14:paraId="101ACD3E" w14:textId="706AA032" w:rsidR="008D726B" w:rsidRPr="008D726B" w:rsidRDefault="008D726B" w:rsidP="008D726B">
      <w:pPr>
        <w:autoSpaceDE w:val="0"/>
        <w:autoSpaceDN w:val="0"/>
        <w:adjustRightInd w:val="0"/>
        <w:spacing w:before="0" w:after="0"/>
        <w:ind w:left="1440"/>
      </w:pPr>
      <w:r w:rsidRPr="008D726B">
        <w:rPr>
          <w:rFonts w:ascii="Times New Roman" w:hAnsi="Times New Roman"/>
          <w:sz w:val="18"/>
          <w:szCs w:val="18"/>
        </w:rPr>
        <w:t>(R. P. Mayer)</w:t>
      </w:r>
    </w:p>
    <w:p w14:paraId="505E7C76" w14:textId="19155BF1" w:rsidR="00FB3CDD" w:rsidRDefault="00FB3CDD" w:rsidP="003666BD">
      <w:pPr>
        <w:pStyle w:val="Heading4"/>
      </w:pPr>
      <w:r w:rsidRPr="003666BD">
        <w:rPr>
          <w:sz w:val="18"/>
          <w:szCs w:val="18"/>
        </w:rPr>
        <w:t>Reel_14/M_4302_19560420.txt</w:t>
      </w:r>
      <w:r w:rsidR="0095567C" w:rsidRPr="003666BD">
        <w:rPr>
          <w:sz w:val="18"/>
          <w:szCs w:val="18"/>
        </w:rPr>
        <w:t xml:space="preserve"> - </w:t>
      </w:r>
      <w:r w:rsidR="0095567C" w:rsidRPr="003666BD">
        <w:t>BIWEEKLY REPORT FOR PERIOD ENDING 20</w:t>
      </w:r>
      <w:r w:rsidR="003666BD" w:rsidRPr="003666BD">
        <w:t xml:space="preserve"> APRIL 1956</w:t>
      </w:r>
    </w:p>
    <w:p w14:paraId="6374E45F" w14:textId="1669F6B7" w:rsidR="003666BD" w:rsidRDefault="003666BD" w:rsidP="003666BD">
      <w:pPr>
        <w:rPr>
          <w:b/>
          <w:bCs/>
          <w:sz w:val="18"/>
          <w:szCs w:val="18"/>
        </w:rPr>
      </w:pPr>
    </w:p>
    <w:p w14:paraId="7A2A9B06" w14:textId="28FA11E6" w:rsidR="003666BD" w:rsidRDefault="003666BD" w:rsidP="003666BD">
      <w:r>
        <w:t xml:space="preserve">Work on Delayed Printout is reported.  Note the claim that the equipment is in Rack E6, which would have been Electrostatic storage </w:t>
      </w:r>
      <w:r w:rsidR="00D004D1">
        <w:t>in 1953 before Core</w:t>
      </w:r>
      <w:r>
        <w:t xml:space="preserve"> (assuming it's not E6 in some other room!).</w:t>
      </w:r>
    </w:p>
    <w:p w14:paraId="3B504FB9" w14:textId="77777777" w:rsidR="003666BD" w:rsidRPr="003666BD" w:rsidRDefault="003666BD" w:rsidP="003666BD">
      <w:pPr>
        <w:autoSpaceDE w:val="0"/>
        <w:autoSpaceDN w:val="0"/>
        <w:adjustRightInd w:val="0"/>
        <w:spacing w:before="0" w:after="0"/>
        <w:ind w:left="720"/>
        <w:rPr>
          <w:rFonts w:ascii="Courier" w:hAnsi="Courier" w:cs="Courier"/>
          <w:sz w:val="16"/>
          <w:szCs w:val="16"/>
        </w:rPr>
      </w:pPr>
      <w:r w:rsidRPr="003666BD">
        <w:rPr>
          <w:rFonts w:ascii="Courier" w:hAnsi="Courier" w:cs="Courier"/>
          <w:sz w:val="16"/>
          <w:szCs w:val="16"/>
        </w:rPr>
        <w:t>WHIRLWIND I (L. L. Holmes)</w:t>
      </w:r>
    </w:p>
    <w:p w14:paraId="130F3FAE" w14:textId="77777777" w:rsidR="003666BD" w:rsidRPr="003666BD" w:rsidRDefault="003666BD" w:rsidP="003666BD">
      <w:pPr>
        <w:autoSpaceDE w:val="0"/>
        <w:autoSpaceDN w:val="0"/>
        <w:adjustRightInd w:val="0"/>
        <w:spacing w:before="0" w:after="0"/>
        <w:ind w:left="720"/>
        <w:rPr>
          <w:rFonts w:ascii="Courier" w:hAnsi="Courier" w:cs="Courier"/>
          <w:sz w:val="16"/>
          <w:szCs w:val="16"/>
        </w:rPr>
      </w:pPr>
      <w:r w:rsidRPr="003666BD">
        <w:rPr>
          <w:rFonts w:ascii="Courier" w:hAnsi="Courier" w:cs="Courier"/>
          <w:sz w:val="16"/>
          <w:szCs w:val="16"/>
        </w:rPr>
        <w:t>Delayed Printout Equipment</w:t>
      </w:r>
    </w:p>
    <w:p w14:paraId="4B0AB706" w14:textId="77777777" w:rsidR="003666BD" w:rsidRPr="003666BD" w:rsidRDefault="003666BD" w:rsidP="003666BD">
      <w:pPr>
        <w:autoSpaceDE w:val="0"/>
        <w:autoSpaceDN w:val="0"/>
        <w:adjustRightInd w:val="0"/>
        <w:spacing w:before="0" w:after="0"/>
        <w:ind w:left="720"/>
        <w:rPr>
          <w:rFonts w:ascii="Courier" w:hAnsi="Courier" w:cs="Courier"/>
          <w:sz w:val="16"/>
          <w:szCs w:val="16"/>
        </w:rPr>
      </w:pPr>
      <w:r w:rsidRPr="003666BD">
        <w:rPr>
          <w:rFonts w:ascii="Courier" w:hAnsi="Courier" w:cs="Courier"/>
          <w:sz w:val="16"/>
          <w:szCs w:val="16"/>
        </w:rPr>
        <w:t>The production, installation, and testing of the hardware is proceeding</w:t>
      </w:r>
    </w:p>
    <w:p w14:paraId="6EA9BC38" w14:textId="19A4C71E" w:rsidR="003666BD" w:rsidRPr="003666BD" w:rsidRDefault="003666BD" w:rsidP="003666BD">
      <w:pPr>
        <w:autoSpaceDE w:val="0"/>
        <w:autoSpaceDN w:val="0"/>
        <w:adjustRightInd w:val="0"/>
        <w:spacing w:before="0" w:after="0"/>
        <w:ind w:left="720"/>
        <w:rPr>
          <w:rFonts w:ascii="Courier" w:hAnsi="Courier" w:cs="Courier"/>
          <w:sz w:val="16"/>
          <w:szCs w:val="16"/>
        </w:rPr>
      </w:pPr>
      <w:r w:rsidRPr="003666BD">
        <w:rPr>
          <w:rFonts w:ascii="Courier" w:hAnsi="Courier" w:cs="Courier"/>
          <w:sz w:val="16"/>
          <w:szCs w:val="16"/>
        </w:rPr>
        <w:t xml:space="preserve">as planned. The equipment </w:t>
      </w:r>
      <w:r>
        <w:rPr>
          <w:rFonts w:ascii="Courier" w:hAnsi="Courier" w:cs="Courier"/>
          <w:sz w:val="16"/>
          <w:szCs w:val="16"/>
        </w:rPr>
        <w:t>i</w:t>
      </w:r>
      <w:r w:rsidRPr="003666BD">
        <w:rPr>
          <w:rFonts w:ascii="Courier" w:hAnsi="Courier" w:cs="Courier"/>
          <w:sz w:val="16"/>
          <w:szCs w:val="16"/>
        </w:rPr>
        <w:t xml:space="preserve">n rack </w:t>
      </w:r>
      <w:r>
        <w:rPr>
          <w:rFonts w:ascii="Courier" w:hAnsi="Courier" w:cs="Courier"/>
          <w:sz w:val="16"/>
          <w:szCs w:val="16"/>
        </w:rPr>
        <w:t>E</w:t>
      </w:r>
      <w:r w:rsidRPr="003666BD">
        <w:rPr>
          <w:rFonts w:ascii="Courier" w:hAnsi="Courier" w:cs="Courier"/>
          <w:sz w:val="16"/>
          <w:szCs w:val="16"/>
        </w:rPr>
        <w:t>6 (Printout System C) is already</w:t>
      </w:r>
    </w:p>
    <w:p w14:paraId="05B2D0F8" w14:textId="78A6ADD5" w:rsidR="003666BD" w:rsidRDefault="003666BD" w:rsidP="003666BD">
      <w:pPr>
        <w:autoSpaceDE w:val="0"/>
        <w:autoSpaceDN w:val="0"/>
        <w:adjustRightInd w:val="0"/>
        <w:spacing w:before="0" w:after="0"/>
        <w:ind w:left="720"/>
        <w:rPr>
          <w:rFonts w:ascii="Courier" w:hAnsi="Courier" w:cs="Courier"/>
          <w:sz w:val="16"/>
          <w:szCs w:val="16"/>
        </w:rPr>
      </w:pPr>
      <w:r w:rsidRPr="003666BD">
        <w:rPr>
          <w:rFonts w:ascii="Courier" w:hAnsi="Courier" w:cs="Courier"/>
          <w:sz w:val="16"/>
          <w:szCs w:val="16"/>
        </w:rPr>
        <w:t>in operation as a substitute for System B.</w:t>
      </w:r>
    </w:p>
    <w:p w14:paraId="2D67B945" w14:textId="4AA94487" w:rsidR="00E037C9" w:rsidRDefault="00E037C9" w:rsidP="00E037C9">
      <w:r>
        <w:lastRenderedPageBreak/>
        <w:t>Discussion of a high-speed punch from Soroban Engineering, Inc, to be connected to MTC, which has been shown to work with Whirlwind "grey" tape, as well as mylar tape.</w:t>
      </w:r>
    </w:p>
    <w:p w14:paraId="5AB6DD43" w14:textId="5DD45366" w:rsidR="00E037C9" w:rsidRPr="003666BD" w:rsidRDefault="00D004D1" w:rsidP="00E037C9">
      <w:r>
        <w:t>This biweekly includes EPSCOM reporting.</w:t>
      </w:r>
    </w:p>
    <w:p w14:paraId="53D98AF7" w14:textId="49986518" w:rsidR="00FB3CDD" w:rsidRDefault="00FB3CDD" w:rsidP="00787016">
      <w:pPr>
        <w:pStyle w:val="Heading4"/>
      </w:pPr>
      <w:r w:rsidRPr="00787016">
        <w:rPr>
          <w:sz w:val="18"/>
          <w:szCs w:val="18"/>
        </w:rPr>
        <w:t>Reel_14/M_4322_19560511.txt</w:t>
      </w:r>
      <w:r w:rsidR="00787016" w:rsidRPr="00787016">
        <w:rPr>
          <w:sz w:val="18"/>
          <w:szCs w:val="18"/>
        </w:rPr>
        <w:t xml:space="preserve"> - </w:t>
      </w:r>
      <w:r w:rsidR="00787016" w:rsidRPr="00787016">
        <w:t>BIWEEKLY REPORT FOR PERIOD ENDING 4</w:t>
      </w:r>
      <w:r w:rsidR="00787016" w:rsidRPr="00787016">
        <w:rPr>
          <w:i/>
          <w:iCs/>
        </w:rPr>
        <w:t xml:space="preserve"> </w:t>
      </w:r>
      <w:r w:rsidR="00787016" w:rsidRPr="00787016">
        <w:t>MAY 1956</w:t>
      </w:r>
    </w:p>
    <w:p w14:paraId="766B23DB" w14:textId="32053D67" w:rsidR="00787016" w:rsidRDefault="00787016" w:rsidP="00787016"/>
    <w:p w14:paraId="0E11667F" w14:textId="65EBD40A" w:rsidR="00787016" w:rsidRDefault="00787016" w:rsidP="00787016">
      <w:r>
        <w:t xml:space="preserve">They're working on TX-0 and 4K / </w:t>
      </w:r>
      <w:r w:rsidR="000E08D3">
        <w:t>64</w:t>
      </w:r>
      <w:r>
        <w:t xml:space="preserve">K </w:t>
      </w:r>
      <w:r w:rsidR="000E08D3">
        <w:t>memory planes</w:t>
      </w:r>
    </w:p>
    <w:p w14:paraId="5D41A067" w14:textId="2CB9284D" w:rsidR="00787016" w:rsidRDefault="00787016" w:rsidP="00787016">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256</w:t>
      </w:r>
      <w:r w:rsidRPr="00787016">
        <w:rPr>
          <w:rFonts w:ascii="Courier" w:hAnsi="Courier" w:cs="Courier"/>
          <w:b/>
          <w:bCs/>
          <w:sz w:val="16"/>
          <w:szCs w:val="16"/>
          <w:vertAlign w:val="superscript"/>
        </w:rPr>
        <w:t>2</w:t>
      </w:r>
      <w:r>
        <w:rPr>
          <w:rFonts w:ascii="Courier" w:hAnsi="Courier" w:cs="Courier"/>
          <w:b/>
          <w:bCs/>
          <w:sz w:val="16"/>
          <w:szCs w:val="16"/>
        </w:rPr>
        <w:t xml:space="preserve"> Memory</w:t>
      </w:r>
    </w:p>
    <w:p w14:paraId="39B37432" w14:textId="77777777" w:rsidR="00787016" w:rsidRDefault="00787016" w:rsidP="00787016">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 xml:space="preserve">To date, W*9 </w:t>
      </w:r>
      <w:r>
        <w:rPr>
          <w:rFonts w:ascii="Times New Roman" w:hAnsi="Times New Roman"/>
          <w:b/>
          <w:bCs/>
          <w:i/>
          <w:iCs/>
          <w:sz w:val="16"/>
          <w:szCs w:val="16"/>
        </w:rPr>
        <w:t xml:space="preserve">6k x. 6k </w:t>
      </w:r>
      <w:r>
        <w:rPr>
          <w:rFonts w:ascii="Courier" w:hAnsi="Courier" w:cs="Courier"/>
          <w:b/>
          <w:bCs/>
          <w:sz w:val="16"/>
          <w:szCs w:val="16"/>
        </w:rPr>
        <w:t>memory plane modules have been accepted. Testing</w:t>
      </w:r>
    </w:p>
    <w:p w14:paraId="347D87C5" w14:textId="21685041" w:rsidR="00787016" w:rsidRDefault="00787016" w:rsidP="00787016">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 xml:space="preserve">of the planes is now ahead of schedule and ahead of the </w:t>
      </w:r>
      <w:proofErr w:type="spellStart"/>
      <w:r>
        <w:rPr>
          <w:rFonts w:ascii="Courier" w:hAnsi="Courier" w:cs="Courier"/>
          <w:b/>
          <w:bCs/>
          <w:sz w:val="16"/>
          <w:szCs w:val="16"/>
        </w:rPr>
        <w:t>constru</w:t>
      </w:r>
      <w:r w:rsidR="000E08D3">
        <w:rPr>
          <w:rFonts w:ascii="Courier" w:hAnsi="Courier" w:cs="Courier"/>
          <w:b/>
          <w:bCs/>
          <w:sz w:val="16"/>
          <w:szCs w:val="16"/>
        </w:rPr>
        <w:t>c</w:t>
      </w:r>
      <w:proofErr w:type="spellEnd"/>
      <w:r w:rsidR="000E08D3">
        <w:rPr>
          <w:rFonts w:ascii="Courier" w:hAnsi="Courier" w:cs="Courier"/>
          <w:b/>
          <w:bCs/>
          <w:sz w:val="16"/>
          <w:szCs w:val="16"/>
        </w:rPr>
        <w:t>-</w:t>
      </w:r>
    </w:p>
    <w:p w14:paraId="4ECE4FBB" w14:textId="77777777" w:rsidR="00787016" w:rsidRDefault="00787016" w:rsidP="00787016">
      <w:pPr>
        <w:autoSpaceDE w:val="0"/>
        <w:autoSpaceDN w:val="0"/>
        <w:adjustRightInd w:val="0"/>
        <w:spacing w:before="0" w:after="0"/>
        <w:ind w:left="720"/>
        <w:rPr>
          <w:rFonts w:ascii="Courier" w:hAnsi="Courier" w:cs="Courier"/>
          <w:b/>
          <w:bCs/>
          <w:sz w:val="16"/>
          <w:szCs w:val="16"/>
        </w:rPr>
      </w:pPr>
      <w:proofErr w:type="spellStart"/>
      <w:r>
        <w:rPr>
          <w:rFonts w:ascii="Courier" w:hAnsi="Courier" w:cs="Courier"/>
          <w:b/>
          <w:bCs/>
          <w:sz w:val="16"/>
          <w:szCs w:val="16"/>
        </w:rPr>
        <w:t>tion</w:t>
      </w:r>
      <w:proofErr w:type="spellEnd"/>
      <w:r>
        <w:rPr>
          <w:rFonts w:ascii="Courier" w:hAnsi="Courier" w:cs="Courier"/>
          <w:b/>
          <w:bCs/>
          <w:sz w:val="16"/>
          <w:szCs w:val="16"/>
        </w:rPr>
        <w:t xml:space="preserve"> and core replacement facility. </w:t>
      </w:r>
      <w:proofErr w:type="gramStart"/>
      <w:r>
        <w:rPr>
          <w:rFonts w:ascii="Courier" w:hAnsi="Courier" w:cs="Courier"/>
          <w:b/>
          <w:bCs/>
          <w:sz w:val="16"/>
          <w:szCs w:val="16"/>
        </w:rPr>
        <w:t>Therefore</w:t>
      </w:r>
      <w:proofErr w:type="gramEnd"/>
      <w:r>
        <w:rPr>
          <w:rFonts w:ascii="Courier" w:hAnsi="Courier" w:cs="Courier"/>
          <w:b/>
          <w:bCs/>
          <w:sz w:val="16"/>
          <w:szCs w:val="16"/>
        </w:rPr>
        <w:t xml:space="preserve"> the night shift was</w:t>
      </w:r>
    </w:p>
    <w:p w14:paraId="5BD5977E" w14:textId="77777777" w:rsidR="00787016" w:rsidRDefault="00787016" w:rsidP="00787016">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discontinued on May 7th.</w:t>
      </w:r>
    </w:p>
    <w:p w14:paraId="2C219F75" w14:textId="77777777" w:rsidR="00787016" w:rsidRDefault="00787016" w:rsidP="00787016">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Twenty-four, 256 x 2&gt;6 memory planes have been shimmed together and</w:t>
      </w:r>
    </w:p>
    <w:p w14:paraId="20EF0773" w14:textId="77777777" w:rsidR="00787016" w:rsidRDefault="00787016" w:rsidP="00787016">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the digit wiring connections have been completed in the first</w:t>
      </w:r>
    </w:p>
    <w:p w14:paraId="6F751372" w14:textId="77777777" w:rsidR="00787016" w:rsidRDefault="00787016" w:rsidP="00787016">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twenty. Testing of the first plane has been held up due to the</w:t>
      </w:r>
    </w:p>
    <w:p w14:paraId="018B10DB" w14:textId="385DF9B7" w:rsidR="00787016" w:rsidRDefault="00787016" w:rsidP="00787016">
      <w:pPr>
        <w:autoSpaceDE w:val="0"/>
        <w:autoSpaceDN w:val="0"/>
        <w:adjustRightInd w:val="0"/>
        <w:spacing w:before="0" w:after="0"/>
        <w:ind w:left="720"/>
      </w:pPr>
      <w:r>
        <w:rPr>
          <w:rFonts w:ascii="Courier" w:hAnsi="Courier" w:cs="Courier"/>
          <w:b/>
          <w:bCs/>
          <w:sz w:val="16"/>
          <w:szCs w:val="16"/>
        </w:rPr>
        <w:t xml:space="preserve">fact that </w:t>
      </w:r>
      <w:r w:rsidR="000E08D3">
        <w:rPr>
          <w:rFonts w:ascii="Courier" w:hAnsi="Courier" w:cs="Courier"/>
          <w:b/>
          <w:bCs/>
          <w:sz w:val="16"/>
          <w:szCs w:val="16"/>
        </w:rPr>
        <w:t>w</w:t>
      </w:r>
      <w:r>
        <w:rPr>
          <w:rFonts w:ascii="Courier" w:hAnsi="Courier" w:cs="Courier"/>
          <w:b/>
          <w:bCs/>
          <w:sz w:val="16"/>
          <w:szCs w:val="16"/>
        </w:rPr>
        <w:t>e have had 21 type 5998 tubes go bad.</w:t>
      </w:r>
    </w:p>
    <w:p w14:paraId="74FEB2DC" w14:textId="0841A1B3" w:rsidR="00787016" w:rsidRDefault="00787016" w:rsidP="00787016"/>
    <w:p w14:paraId="58E4F6B0" w14:textId="35681A66" w:rsidR="000E08D3" w:rsidRDefault="000E08D3" w:rsidP="00787016">
      <w:r>
        <w:t>E. Cohler and R. Hudson work on a random bit generator</w:t>
      </w:r>
      <w:r w:rsidR="00E037C9">
        <w:t>:</w:t>
      </w:r>
    </w:p>
    <w:p w14:paraId="27B6BAF8" w14:textId="73FFC74B" w:rsidR="000E08D3" w:rsidRDefault="000E08D3" w:rsidP="00787016">
      <w:r w:rsidRPr="000E08D3">
        <w:rPr>
          <w:noProof/>
        </w:rPr>
        <w:drawing>
          <wp:inline distT="0" distB="0" distL="0" distR="0" wp14:anchorId="7F33339E" wp14:editId="6A5025EA">
            <wp:extent cx="4781796" cy="226706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81796" cy="2267067"/>
                    </a:xfrm>
                    <a:prstGeom prst="rect">
                      <a:avLst/>
                    </a:prstGeom>
                  </pic:spPr>
                </pic:pic>
              </a:graphicData>
            </a:graphic>
          </wp:inline>
        </w:drawing>
      </w:r>
    </w:p>
    <w:p w14:paraId="368D8FA4" w14:textId="2DCB54FF" w:rsidR="000E08D3" w:rsidRDefault="000E08D3" w:rsidP="00787016">
      <w:r>
        <w:t>Not much Whirlwind news this report.</w:t>
      </w:r>
    </w:p>
    <w:p w14:paraId="478CA5F3" w14:textId="77777777" w:rsidR="000E08D3" w:rsidRPr="000E08D3" w:rsidRDefault="000E08D3" w:rsidP="000E08D3">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Core Memory</w:t>
      </w:r>
    </w:p>
    <w:p w14:paraId="79C73C3B" w14:textId="77777777" w:rsidR="000E08D3" w:rsidRPr="000E08D3" w:rsidRDefault="000E08D3" w:rsidP="000E08D3">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A. N Blumenthal discovered that the digit plane drivers are not</w:t>
      </w:r>
    </w:p>
    <w:p w14:paraId="6B5EA548" w14:textId="77777777" w:rsidR="000E08D3" w:rsidRPr="000E08D3" w:rsidRDefault="000E08D3" w:rsidP="000E08D3">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adequately marginal-checked. When the gain of the amplifier decreases</w:t>
      </w:r>
    </w:p>
    <w:p w14:paraId="28F7B31E" w14:textId="77777777" w:rsidR="000E08D3" w:rsidRPr="000E08D3" w:rsidRDefault="000E08D3" w:rsidP="000E08D3">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below a certain level, the marginal checking voltage varying</w:t>
      </w:r>
    </w:p>
    <w:p w14:paraId="419F5865" w14:textId="77777777" w:rsidR="000E08D3" w:rsidRPr="000E08D3" w:rsidRDefault="000E08D3" w:rsidP="000E08D3">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the negative feedback circuit no longer has effect on the unit's</w:t>
      </w:r>
    </w:p>
    <w:p w14:paraId="67964142" w14:textId="77777777" w:rsidR="000E08D3" w:rsidRPr="000E08D3" w:rsidRDefault="000E08D3" w:rsidP="000E08D3">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output. The difficulty will be remedied by adding a new marginal checking</w:t>
      </w:r>
    </w:p>
    <w:p w14:paraId="6C887754" w14:textId="5FD77451" w:rsidR="000E08D3" w:rsidRPr="000E08D3" w:rsidRDefault="000E08D3" w:rsidP="000E08D3">
      <w:pPr>
        <w:autoSpaceDE w:val="0"/>
        <w:autoSpaceDN w:val="0"/>
        <w:adjustRightInd w:val="0"/>
        <w:spacing w:before="0" w:after="0"/>
        <w:ind w:left="720"/>
      </w:pPr>
      <w:r w:rsidRPr="000E08D3">
        <w:rPr>
          <w:rFonts w:ascii="Courier" w:hAnsi="Courier" w:cs="Courier"/>
          <w:sz w:val="16"/>
          <w:szCs w:val="16"/>
        </w:rPr>
        <w:t>circuit to the output stage-</w:t>
      </w:r>
    </w:p>
    <w:p w14:paraId="20E5DFE7" w14:textId="39D3A902" w:rsidR="000E08D3" w:rsidRDefault="000E08D3" w:rsidP="00787016"/>
    <w:p w14:paraId="080784FA" w14:textId="708E41C3" w:rsidR="000E08D3" w:rsidRDefault="000E08D3" w:rsidP="00787016">
      <w:r>
        <w:t xml:space="preserve">Memory Test Computer is having trouble with air conditioning </w:t>
      </w:r>
      <w:proofErr w:type="gramStart"/>
      <w:r>
        <w:t>an</w:t>
      </w:r>
      <w:proofErr w:type="gramEnd"/>
      <w:r>
        <w:t xml:space="preserve"> power.</w:t>
      </w:r>
    </w:p>
    <w:p w14:paraId="1C7DDA17" w14:textId="7C23088F" w:rsidR="000E08D3" w:rsidRDefault="000E08D3" w:rsidP="00787016">
      <w:r>
        <w:t xml:space="preserve">This note discusses a "pre-shutdown" problem. [could </w:t>
      </w:r>
      <w:r w:rsidR="00F20C0A">
        <w:t>"</w:t>
      </w:r>
      <w:r>
        <w:t>pre-shutdown</w:t>
      </w:r>
      <w:r w:rsidR="00F20C0A">
        <w:t>"</w:t>
      </w:r>
      <w:r>
        <w:t xml:space="preserve"> mean </w:t>
      </w:r>
      <w:r w:rsidR="00F20C0A">
        <w:t>"</w:t>
      </w:r>
      <w:r>
        <w:t>before we moved it to Lexington"?]</w:t>
      </w:r>
    </w:p>
    <w:p w14:paraId="196FCA97" w14:textId="77777777" w:rsidR="000E08D3" w:rsidRPr="000E08D3" w:rsidRDefault="000E08D3" w:rsidP="00F20C0A">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MEMORY TEST COMPUTER (continued)</w:t>
      </w:r>
    </w:p>
    <w:p w14:paraId="70BBB3C8" w14:textId="77777777" w:rsidR="000E08D3" w:rsidRPr="000E08D3" w:rsidRDefault="000E08D3" w:rsidP="00F20C0A">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A pre-shutdown trouble source is still with us -- the Panel Memory.</w:t>
      </w:r>
    </w:p>
    <w:p w14:paraId="6BECF0F2" w14:textId="77777777" w:rsidR="000E08D3" w:rsidRPr="000E08D3" w:rsidRDefault="000E08D3" w:rsidP="00F20C0A">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 xml:space="preserve">Though used for several years in a memory cycle of about 6 </w:t>
      </w:r>
      <w:proofErr w:type="spellStart"/>
      <w:r w:rsidRPr="000E08D3">
        <w:rPr>
          <w:rFonts w:ascii="Courier" w:hAnsi="Courier" w:cs="Courier"/>
          <w:sz w:val="16"/>
          <w:szCs w:val="16"/>
        </w:rPr>
        <w:t>tasec</w:t>
      </w:r>
      <w:proofErr w:type="spellEnd"/>
      <w:r w:rsidRPr="000E08D3">
        <w:rPr>
          <w:rFonts w:ascii="Courier" w:hAnsi="Courier" w:cs="Courier"/>
          <w:sz w:val="16"/>
          <w:szCs w:val="16"/>
        </w:rPr>
        <w:t>,</w:t>
      </w:r>
    </w:p>
    <w:p w14:paraId="7BE46654" w14:textId="77777777" w:rsidR="000E08D3" w:rsidRPr="000E08D3" w:rsidRDefault="000E08D3" w:rsidP="00F20C0A">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it contained circuits which, under certain switch configurations,</w:t>
      </w:r>
    </w:p>
    <w:p w14:paraId="04368C72" w14:textId="77777777" w:rsidR="000E08D3" w:rsidRPr="000E08D3" w:rsidRDefault="000E08D3" w:rsidP="00F20C0A">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 xml:space="preserve">had time constants between 10 and 20 </w:t>
      </w:r>
      <w:proofErr w:type="spellStart"/>
      <w:r w:rsidRPr="000E08D3">
        <w:rPr>
          <w:rFonts w:ascii="Courier" w:hAnsi="Courier" w:cs="Courier"/>
          <w:sz w:val="16"/>
          <w:szCs w:val="16"/>
        </w:rPr>
        <w:t>usee</w:t>
      </w:r>
      <w:proofErr w:type="spellEnd"/>
      <w:r w:rsidRPr="000E08D3">
        <w:rPr>
          <w:rFonts w:ascii="Courier" w:hAnsi="Courier" w:cs="Courier"/>
          <w:sz w:val="16"/>
          <w:szCs w:val="16"/>
        </w:rPr>
        <w:t>. Careful Juggling of</w:t>
      </w:r>
    </w:p>
    <w:p w14:paraId="3BB6A27E" w14:textId="77777777" w:rsidR="000E08D3" w:rsidRPr="000E08D3" w:rsidRDefault="000E08D3" w:rsidP="00F20C0A">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circuitry has corrected this somewhat, but a completely new design</w:t>
      </w:r>
    </w:p>
    <w:p w14:paraId="7D5826C1" w14:textId="77777777" w:rsidR="000E08D3" w:rsidRDefault="000E08D3" w:rsidP="00F20C0A">
      <w:pPr>
        <w:autoSpaceDE w:val="0"/>
        <w:autoSpaceDN w:val="0"/>
        <w:adjustRightInd w:val="0"/>
        <w:spacing w:before="0" w:after="0"/>
        <w:ind w:left="720"/>
        <w:rPr>
          <w:rFonts w:ascii="Courier" w:hAnsi="Courier" w:cs="Courier"/>
          <w:sz w:val="16"/>
          <w:szCs w:val="16"/>
        </w:rPr>
      </w:pPr>
      <w:r w:rsidRPr="000E08D3">
        <w:rPr>
          <w:rFonts w:ascii="Courier" w:hAnsi="Courier" w:cs="Courier"/>
          <w:sz w:val="16"/>
          <w:szCs w:val="16"/>
        </w:rPr>
        <w:t>may be necessary from the standpoint of reliability. Study on this</w:t>
      </w:r>
    </w:p>
    <w:p w14:paraId="2758552A" w14:textId="1D05AA04" w:rsidR="000E08D3" w:rsidRPr="000E08D3" w:rsidRDefault="000E08D3" w:rsidP="00F20C0A">
      <w:pPr>
        <w:autoSpaceDE w:val="0"/>
        <w:autoSpaceDN w:val="0"/>
        <w:adjustRightInd w:val="0"/>
        <w:spacing w:before="0" w:after="0"/>
        <w:ind w:left="720"/>
      </w:pPr>
      <w:r w:rsidRPr="000E08D3">
        <w:rPr>
          <w:rFonts w:ascii="Courier" w:hAnsi="Courier" w:cs="Courier"/>
          <w:sz w:val="16"/>
          <w:szCs w:val="16"/>
        </w:rPr>
        <w:t>is continuing.</w:t>
      </w:r>
    </w:p>
    <w:p w14:paraId="4951FBCC" w14:textId="77777777" w:rsidR="000E08D3" w:rsidRPr="00787016" w:rsidRDefault="000E08D3" w:rsidP="00787016"/>
    <w:p w14:paraId="5BB5063D" w14:textId="3059E1E6" w:rsidR="00FB3CDD" w:rsidRDefault="00FB3CDD" w:rsidP="00850B25">
      <w:pPr>
        <w:pStyle w:val="Heading4"/>
      </w:pPr>
      <w:r>
        <w:lastRenderedPageBreak/>
        <w:t>Reel_14/M_4323_19560510.txt</w:t>
      </w:r>
      <w:r w:rsidR="00787016">
        <w:t xml:space="preserve"> </w:t>
      </w:r>
      <w:r w:rsidR="00850B25">
        <w:t xml:space="preserve">- </w:t>
      </w:r>
      <w:r w:rsidR="00850B25" w:rsidRPr="00850B25">
        <w:t xml:space="preserve">EPSCOM BIWEEKLY REPORT FOR </w:t>
      </w:r>
      <w:r w:rsidR="00850B25">
        <w:t>4</w:t>
      </w:r>
      <w:r w:rsidR="00850B25" w:rsidRPr="00850B25">
        <w:t xml:space="preserve"> MA</w:t>
      </w:r>
      <w:r w:rsidR="00850B25">
        <w:t>Y</w:t>
      </w:r>
      <w:r w:rsidR="00850B25" w:rsidRPr="00850B25">
        <w:t xml:space="preserve"> 1956</w:t>
      </w:r>
    </w:p>
    <w:p w14:paraId="5C78E3E9" w14:textId="1C99A3FD" w:rsidR="00843EE8" w:rsidRPr="00843EE8" w:rsidRDefault="00843EE8" w:rsidP="00843EE8">
      <w:r>
        <w:t>EPSCOM is all about software; this note implies that Flow Diagrams are part of the standard process.</w:t>
      </w:r>
    </w:p>
    <w:p w14:paraId="6FD35BA0" w14:textId="77957403" w:rsidR="00843EE8" w:rsidRPr="00843EE8" w:rsidRDefault="00843EE8" w:rsidP="00843EE8">
      <w:pPr>
        <w:autoSpaceDE w:val="0"/>
        <w:autoSpaceDN w:val="0"/>
        <w:adjustRightInd w:val="0"/>
        <w:spacing w:before="0" w:after="0"/>
        <w:ind w:left="720"/>
        <w:rPr>
          <w:rFonts w:ascii="Times New Roman" w:hAnsi="Times New Roman"/>
          <w:szCs w:val="20"/>
        </w:rPr>
      </w:pPr>
      <w:r w:rsidRPr="00843EE8">
        <w:rPr>
          <w:rFonts w:ascii="Times New Roman" w:hAnsi="Times New Roman"/>
          <w:szCs w:val="20"/>
        </w:rPr>
        <w:t>Display Program</w:t>
      </w:r>
    </w:p>
    <w:p w14:paraId="1A6EF1F4" w14:textId="77777777" w:rsidR="00843EE8" w:rsidRPr="00843EE8" w:rsidRDefault="00843EE8" w:rsidP="00843EE8">
      <w:pPr>
        <w:autoSpaceDE w:val="0"/>
        <w:autoSpaceDN w:val="0"/>
        <w:adjustRightInd w:val="0"/>
        <w:spacing w:before="0" w:after="0"/>
        <w:ind w:left="720"/>
        <w:rPr>
          <w:rFonts w:ascii="Times New Roman" w:hAnsi="Times New Roman"/>
          <w:sz w:val="18"/>
          <w:szCs w:val="18"/>
        </w:rPr>
      </w:pPr>
      <w:r w:rsidRPr="00843EE8">
        <w:rPr>
          <w:rFonts w:ascii="Times New Roman" w:hAnsi="Times New Roman"/>
          <w:sz w:val="18"/>
          <w:szCs w:val="18"/>
        </w:rPr>
        <w:t>The program for the geography display was run over the weekend.</w:t>
      </w:r>
    </w:p>
    <w:p w14:paraId="2D44D59D" w14:textId="77777777" w:rsidR="00843EE8" w:rsidRPr="00843EE8" w:rsidRDefault="00843EE8" w:rsidP="00843EE8">
      <w:pPr>
        <w:autoSpaceDE w:val="0"/>
        <w:autoSpaceDN w:val="0"/>
        <w:adjustRightInd w:val="0"/>
        <w:spacing w:before="0" w:after="0"/>
        <w:ind w:left="720"/>
        <w:rPr>
          <w:rFonts w:ascii="Times New Roman" w:hAnsi="Times New Roman"/>
          <w:sz w:val="18"/>
          <w:szCs w:val="18"/>
        </w:rPr>
      </w:pPr>
      <w:r w:rsidRPr="00843EE8">
        <w:rPr>
          <w:rFonts w:ascii="Times New Roman" w:hAnsi="Times New Roman"/>
          <w:sz w:val="18"/>
          <w:szCs w:val="18"/>
        </w:rPr>
        <w:t>A small error was found which has been corrected. The program</w:t>
      </w:r>
    </w:p>
    <w:p w14:paraId="44C3B5D0" w14:textId="77777777" w:rsidR="00843EE8" w:rsidRPr="00843EE8" w:rsidRDefault="00843EE8" w:rsidP="00843EE8">
      <w:pPr>
        <w:autoSpaceDE w:val="0"/>
        <w:autoSpaceDN w:val="0"/>
        <w:adjustRightInd w:val="0"/>
        <w:spacing w:before="0" w:after="0"/>
        <w:ind w:left="720"/>
        <w:rPr>
          <w:rFonts w:ascii="Times New Roman" w:hAnsi="Times New Roman"/>
          <w:sz w:val="18"/>
          <w:szCs w:val="18"/>
        </w:rPr>
      </w:pPr>
      <w:r w:rsidRPr="00843EE8">
        <w:rPr>
          <w:rFonts w:ascii="Times New Roman" w:hAnsi="Times New Roman"/>
          <w:sz w:val="18"/>
          <w:szCs w:val="18"/>
        </w:rPr>
        <w:t>will be re-run on Tuesday. The flow diagram and some of the coding has</w:t>
      </w:r>
    </w:p>
    <w:p w14:paraId="11E379C6" w14:textId="77777777" w:rsidR="00843EE8" w:rsidRDefault="00843EE8" w:rsidP="00843EE8">
      <w:pPr>
        <w:autoSpaceDE w:val="0"/>
        <w:autoSpaceDN w:val="0"/>
        <w:adjustRightInd w:val="0"/>
        <w:spacing w:before="0" w:after="0"/>
        <w:ind w:left="720"/>
        <w:rPr>
          <w:rFonts w:ascii="Times New Roman" w:hAnsi="Times New Roman"/>
          <w:sz w:val="18"/>
          <w:szCs w:val="18"/>
        </w:rPr>
      </w:pPr>
      <w:r w:rsidRPr="00843EE8">
        <w:rPr>
          <w:rFonts w:ascii="Times New Roman" w:hAnsi="Times New Roman"/>
          <w:sz w:val="18"/>
          <w:szCs w:val="18"/>
        </w:rPr>
        <w:t>been completed for the Situation Display Translation Program.</w:t>
      </w:r>
    </w:p>
    <w:p w14:paraId="655E36BE" w14:textId="597C555B" w:rsidR="00850B25" w:rsidRPr="00843EE8" w:rsidRDefault="00843EE8" w:rsidP="00843EE8">
      <w:pPr>
        <w:autoSpaceDE w:val="0"/>
        <w:autoSpaceDN w:val="0"/>
        <w:adjustRightInd w:val="0"/>
        <w:spacing w:before="0" w:after="0"/>
        <w:ind w:left="720"/>
      </w:pPr>
      <w:r w:rsidRPr="00843EE8">
        <w:rPr>
          <w:rFonts w:ascii="Times New Roman" w:hAnsi="Times New Roman"/>
          <w:sz w:val="18"/>
          <w:szCs w:val="18"/>
        </w:rPr>
        <w:t>(Ann Tebbetts)</w:t>
      </w:r>
    </w:p>
    <w:p w14:paraId="4ABD2A33" w14:textId="3D74A50A" w:rsidR="00FB3CDD" w:rsidRDefault="00FB3CDD" w:rsidP="00850B25">
      <w:pPr>
        <w:pStyle w:val="Heading4"/>
      </w:pPr>
      <w:r>
        <w:t>Reel_14/M_4345_19560518.txt</w:t>
      </w:r>
      <w:r w:rsidR="00850B25">
        <w:t xml:space="preserve"> - </w:t>
      </w:r>
      <w:r w:rsidR="00850B25" w:rsidRPr="00850B25">
        <w:t>EPSC</w:t>
      </w:r>
      <w:r w:rsidR="00850B25">
        <w:t>O</w:t>
      </w:r>
      <w:r w:rsidR="00850B25" w:rsidRPr="00850B25">
        <w:t>M Biweekly Report for 18 May 1956</w:t>
      </w:r>
    </w:p>
    <w:p w14:paraId="3EEC47DA" w14:textId="5D8AB911" w:rsidR="00850B25" w:rsidRDefault="00850B25" w:rsidP="00850B25">
      <w:r>
        <w:t>39 people working on bits and pieces of XD-1 software</w:t>
      </w:r>
    </w:p>
    <w:p w14:paraId="2DEAA43B" w14:textId="023CA334" w:rsidR="00850B25" w:rsidRDefault="00850B25" w:rsidP="00850B25">
      <w:r>
        <w:t>They continue to have difficulty getting cross-tell programs to work between XD-1 and Whirlwind.</w:t>
      </w:r>
    </w:p>
    <w:p w14:paraId="6B4DB06B" w14:textId="77777777" w:rsidR="00850B25" w:rsidRPr="00850B25" w:rsidRDefault="00850B25" w:rsidP="00850B25"/>
    <w:p w14:paraId="5608D0C6" w14:textId="57C195EB" w:rsidR="00FB3CDD" w:rsidRDefault="00FB3CDD" w:rsidP="002B635D">
      <w:pPr>
        <w:pStyle w:val="Heading4"/>
      </w:pPr>
      <w:r>
        <w:t>Reel_14/M_4347_19560518</w:t>
      </w:r>
      <w:r w:rsidR="003815A6">
        <w:t xml:space="preserve"> - </w:t>
      </w:r>
      <w:r w:rsidR="003815A6" w:rsidRPr="003815A6">
        <w:t>BIWEEKLY REP</w:t>
      </w:r>
      <w:r w:rsidR="003815A6">
        <w:t>OR</w:t>
      </w:r>
      <w:r w:rsidR="003815A6" w:rsidRPr="003815A6">
        <w:t>T F</w:t>
      </w:r>
      <w:r w:rsidR="002B635D">
        <w:t>O</w:t>
      </w:r>
      <w:r w:rsidR="003815A6" w:rsidRPr="003815A6">
        <w:t xml:space="preserve">R PERIOD ENDING </w:t>
      </w:r>
      <w:r w:rsidR="002B635D">
        <w:t>1</w:t>
      </w:r>
      <w:r w:rsidR="003815A6" w:rsidRPr="003815A6">
        <w:t>8 MAY 195</w:t>
      </w:r>
      <w:r w:rsidR="002B635D">
        <w:t>6</w:t>
      </w:r>
    </w:p>
    <w:p w14:paraId="38A1483D" w14:textId="38035070" w:rsidR="002B635D" w:rsidRDefault="00DC543B" w:rsidP="002B635D">
      <w:r>
        <w:t>Lots of material on SAGE</w:t>
      </w:r>
    </w:p>
    <w:p w14:paraId="3FB2701B" w14:textId="3B837F9F" w:rsidR="004002B4" w:rsidRDefault="00DC543B" w:rsidP="002B635D">
      <w:r>
        <w:t>Transistor studies for TX-0</w:t>
      </w:r>
    </w:p>
    <w:p w14:paraId="0424C0A9" w14:textId="00ACB8D7" w:rsidR="00DC543B" w:rsidRDefault="00DC543B" w:rsidP="002B635D">
      <w:r>
        <w:t>Magnetic Core Memory for TX-0</w:t>
      </w:r>
    </w:p>
    <w:p w14:paraId="57C40C80" w14:textId="77777777" w:rsidR="004002B4" w:rsidRDefault="004002B4" w:rsidP="004002B4">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MEMORY (J. L. Mitchell)</w:t>
      </w:r>
    </w:p>
    <w:p w14:paraId="172060BF" w14:textId="77777777" w:rsidR="004002B4" w:rsidRDefault="004002B4" w:rsidP="004002B4">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256</w:t>
      </w:r>
      <w:r>
        <w:rPr>
          <w:rFonts w:ascii="Courier" w:hAnsi="Courier" w:cs="Courier"/>
          <w:b/>
          <w:bCs/>
          <w:sz w:val="10"/>
          <w:szCs w:val="10"/>
        </w:rPr>
        <w:t xml:space="preserve">2 </w:t>
      </w:r>
      <w:r>
        <w:rPr>
          <w:rFonts w:ascii="Courier" w:hAnsi="Courier" w:cs="Courier"/>
          <w:b/>
          <w:bCs/>
          <w:sz w:val="16"/>
          <w:szCs w:val="16"/>
        </w:rPr>
        <w:t>Memory</w:t>
      </w:r>
    </w:p>
    <w:p w14:paraId="502C357C" w14:textId="77777777" w:rsidR="004002B4" w:rsidRDefault="004002B4" w:rsidP="004002B4">
      <w:pPr>
        <w:autoSpaceDE w:val="0"/>
        <w:autoSpaceDN w:val="0"/>
        <w:adjustRightInd w:val="0"/>
        <w:spacing w:before="0" w:after="0"/>
        <w:ind w:left="720"/>
        <w:rPr>
          <w:rFonts w:ascii="Courier" w:hAnsi="Courier" w:cs="Courier"/>
          <w:b/>
          <w:bCs/>
          <w:sz w:val="16"/>
          <w:szCs w:val="16"/>
        </w:rPr>
      </w:pPr>
      <w:r>
        <w:rPr>
          <w:rFonts w:ascii="Courier" w:hAnsi="Courier" w:cs="Courier"/>
          <w:b/>
          <w:bCs/>
          <w:sz w:val="16"/>
          <w:szCs w:val="16"/>
        </w:rPr>
        <w:t xml:space="preserve">To date, U76 </w:t>
      </w:r>
      <w:r>
        <w:rPr>
          <w:rFonts w:ascii="Times New Roman" w:hAnsi="Times New Roman"/>
          <w:b/>
          <w:bCs/>
          <w:i/>
          <w:iCs/>
          <w:sz w:val="16"/>
          <w:szCs w:val="16"/>
        </w:rPr>
        <w:t xml:space="preserve">6k </w:t>
      </w:r>
      <w:r>
        <w:rPr>
          <w:rFonts w:ascii="Courier" w:hAnsi="Courier" w:cs="Courier"/>
          <w:b/>
          <w:bCs/>
          <w:sz w:val="16"/>
          <w:szCs w:val="16"/>
        </w:rPr>
        <w:t xml:space="preserve">x </w:t>
      </w:r>
      <w:r>
        <w:rPr>
          <w:rFonts w:ascii="Times New Roman" w:hAnsi="Times New Roman"/>
          <w:b/>
          <w:bCs/>
          <w:i/>
          <w:iCs/>
          <w:sz w:val="16"/>
          <w:szCs w:val="16"/>
        </w:rPr>
        <w:t xml:space="preserve">6k </w:t>
      </w:r>
      <w:r>
        <w:rPr>
          <w:rFonts w:ascii="Courier" w:hAnsi="Courier" w:cs="Courier"/>
          <w:b/>
          <w:bCs/>
          <w:sz w:val="16"/>
          <w:szCs w:val="16"/>
        </w:rPr>
        <w:t>modules have been accepted, and 28 256 x 256</w:t>
      </w:r>
    </w:p>
    <w:p w14:paraId="7D3BC17B" w14:textId="4B0CB56E" w:rsidR="004002B4" w:rsidRDefault="004002B4" w:rsidP="004002B4">
      <w:pPr>
        <w:ind w:left="720"/>
      </w:pPr>
      <w:r>
        <w:rPr>
          <w:rFonts w:ascii="Courier" w:hAnsi="Courier" w:cs="Courier"/>
          <w:b/>
          <w:bCs/>
          <w:sz w:val="16"/>
          <w:szCs w:val="16"/>
        </w:rPr>
        <w:t>planes are complete except for the sense-winding interconnections.</w:t>
      </w:r>
    </w:p>
    <w:p w14:paraId="1216E5EC" w14:textId="73891590" w:rsidR="00DC543B" w:rsidRDefault="004002B4" w:rsidP="002B635D">
      <w:r>
        <w:t xml:space="preserve">Testing the </w:t>
      </w:r>
      <w:proofErr w:type="spellStart"/>
      <w:r>
        <w:t>Charactron</w:t>
      </w:r>
      <w:proofErr w:type="spellEnd"/>
      <w:r>
        <w:t xml:space="preserve"> display unit for use in XD-1</w:t>
      </w:r>
    </w:p>
    <w:p w14:paraId="6D0D18D1" w14:textId="08DDC722" w:rsidR="004002B4" w:rsidRDefault="004002B4" w:rsidP="002B635D">
      <w:r>
        <w:t>Memory Test Computer is in use for testing various stuff to be attached to XD-1 / SAGE</w:t>
      </w:r>
    </w:p>
    <w:p w14:paraId="50A6AF90" w14:textId="77777777" w:rsidR="004002B4" w:rsidRPr="004002B4" w:rsidRDefault="004002B4" w:rsidP="004002B4">
      <w:pPr>
        <w:autoSpaceDE w:val="0"/>
        <w:autoSpaceDN w:val="0"/>
        <w:adjustRightInd w:val="0"/>
        <w:spacing w:before="0" w:after="0"/>
        <w:ind w:left="720"/>
        <w:rPr>
          <w:rFonts w:ascii="Times New Roman" w:hAnsi="Times New Roman"/>
          <w:sz w:val="18"/>
          <w:szCs w:val="18"/>
        </w:rPr>
      </w:pPr>
      <w:r w:rsidRPr="004002B4">
        <w:rPr>
          <w:rFonts w:ascii="Times New Roman" w:hAnsi="Times New Roman"/>
          <w:sz w:val="18"/>
          <w:szCs w:val="18"/>
        </w:rPr>
        <w:t>MTC Prototype SD Console (R. Gould)</w:t>
      </w:r>
    </w:p>
    <w:p w14:paraId="25A9F863" w14:textId="77777777" w:rsidR="004002B4" w:rsidRPr="004002B4" w:rsidRDefault="004002B4" w:rsidP="004002B4">
      <w:pPr>
        <w:autoSpaceDE w:val="0"/>
        <w:autoSpaceDN w:val="0"/>
        <w:adjustRightInd w:val="0"/>
        <w:spacing w:before="0" w:after="0"/>
        <w:ind w:left="720"/>
        <w:rPr>
          <w:rFonts w:ascii="Times New Roman" w:hAnsi="Times New Roman"/>
          <w:sz w:val="18"/>
          <w:szCs w:val="18"/>
        </w:rPr>
      </w:pPr>
      <w:r w:rsidRPr="004002B4">
        <w:rPr>
          <w:rFonts w:ascii="Times New Roman" w:hAnsi="Times New Roman"/>
          <w:sz w:val="18"/>
          <w:szCs w:val="18"/>
        </w:rPr>
        <w:t>A work order was placed on 26 March for the necessary air conditioning</w:t>
      </w:r>
    </w:p>
    <w:p w14:paraId="3CC253E0" w14:textId="77777777" w:rsidR="004002B4" w:rsidRDefault="004002B4" w:rsidP="004002B4">
      <w:pPr>
        <w:autoSpaceDE w:val="0"/>
        <w:autoSpaceDN w:val="0"/>
        <w:adjustRightInd w:val="0"/>
        <w:spacing w:before="0" w:after="0"/>
        <w:ind w:left="720"/>
        <w:rPr>
          <w:rFonts w:ascii="Times New Roman" w:hAnsi="Times New Roman"/>
          <w:sz w:val="18"/>
          <w:szCs w:val="18"/>
        </w:rPr>
      </w:pPr>
      <w:r w:rsidRPr="004002B4">
        <w:rPr>
          <w:rFonts w:ascii="Times New Roman" w:hAnsi="Times New Roman"/>
          <w:sz w:val="18"/>
          <w:szCs w:val="18"/>
        </w:rPr>
        <w:t>modifications in B-03U to supply the XD-1 prototype SD console</w:t>
      </w:r>
    </w:p>
    <w:p w14:paraId="22289A48" w14:textId="77777777" w:rsidR="004002B4" w:rsidRDefault="004002B4" w:rsidP="004002B4">
      <w:pPr>
        <w:autoSpaceDE w:val="0"/>
        <w:autoSpaceDN w:val="0"/>
        <w:adjustRightInd w:val="0"/>
        <w:spacing w:before="0" w:after="0"/>
        <w:ind w:left="720"/>
        <w:rPr>
          <w:rFonts w:ascii="Times New Roman" w:hAnsi="Times New Roman"/>
          <w:sz w:val="18"/>
          <w:szCs w:val="18"/>
        </w:rPr>
      </w:pPr>
      <w:r w:rsidRPr="004002B4">
        <w:rPr>
          <w:rFonts w:ascii="Times New Roman" w:hAnsi="Times New Roman"/>
          <w:sz w:val="18"/>
          <w:szCs w:val="18"/>
        </w:rPr>
        <w:t>connected to MTC.  Until cold air can be blown into the console It Is</w:t>
      </w:r>
    </w:p>
    <w:p w14:paraId="4A243D0E" w14:textId="786051A2" w:rsidR="004002B4" w:rsidRPr="004002B4" w:rsidRDefault="004002B4" w:rsidP="004002B4">
      <w:pPr>
        <w:autoSpaceDE w:val="0"/>
        <w:autoSpaceDN w:val="0"/>
        <w:adjustRightInd w:val="0"/>
        <w:spacing w:before="0" w:after="0"/>
        <w:ind w:left="720"/>
        <w:rPr>
          <w:rFonts w:ascii="Times New Roman" w:hAnsi="Times New Roman"/>
          <w:sz w:val="18"/>
          <w:szCs w:val="18"/>
        </w:rPr>
      </w:pPr>
      <w:r w:rsidRPr="004002B4">
        <w:rPr>
          <w:rFonts w:ascii="Times New Roman" w:hAnsi="Times New Roman"/>
          <w:sz w:val="18"/>
          <w:szCs w:val="18"/>
        </w:rPr>
        <w:t>impossible to put power on to drive the magnetic yoke. All other</w:t>
      </w:r>
    </w:p>
    <w:p w14:paraId="008EBD9C" w14:textId="6B472BF5" w:rsidR="004002B4" w:rsidRPr="004002B4" w:rsidRDefault="004002B4" w:rsidP="004002B4">
      <w:pPr>
        <w:autoSpaceDE w:val="0"/>
        <w:autoSpaceDN w:val="0"/>
        <w:adjustRightInd w:val="0"/>
        <w:spacing w:before="0" w:after="0"/>
        <w:ind w:left="720"/>
      </w:pPr>
      <w:r w:rsidRPr="004002B4">
        <w:rPr>
          <w:rFonts w:ascii="Times New Roman" w:hAnsi="Times New Roman"/>
          <w:sz w:val="18"/>
          <w:szCs w:val="18"/>
        </w:rPr>
        <w:t>analog circuits may be checked out, however.</w:t>
      </w:r>
    </w:p>
    <w:p w14:paraId="180ADB3B" w14:textId="39B45D54" w:rsidR="004002B4" w:rsidRDefault="004002B4" w:rsidP="004002B4">
      <w:pPr>
        <w:ind w:left="720"/>
      </w:pPr>
      <w:r>
        <w:t>[this note seems to confirm that those huge display tubes were used magnetic not electrostatic beam steering]</w:t>
      </w:r>
    </w:p>
    <w:p w14:paraId="576D37EE" w14:textId="3AAD2BC9" w:rsidR="004002B4" w:rsidRDefault="00F62177" w:rsidP="004002B4">
      <w:r>
        <w:t xml:space="preserve">They're trying to do speech </w:t>
      </w:r>
      <w:proofErr w:type="gramStart"/>
      <w:r>
        <w:t>recognition(</w:t>
      </w:r>
      <w:proofErr w:type="gramEnd"/>
      <w:r>
        <w:t>!?!)</w:t>
      </w:r>
    </w:p>
    <w:p w14:paraId="6F0439CC" w14:textId="77777777" w:rsidR="004002B4" w:rsidRPr="00F62177" w:rsidRDefault="004002B4"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 xml:space="preserve">LOGICAL B </w:t>
      </w:r>
      <w:proofErr w:type="spellStart"/>
      <w:r w:rsidRPr="00F62177">
        <w:rPr>
          <w:rFonts w:ascii="Courier" w:hAnsi="Courier" w:cs="Courier"/>
          <w:sz w:val="16"/>
          <w:szCs w:val="16"/>
        </w:rPr>
        <w:t>B</w:t>
      </w:r>
      <w:proofErr w:type="spellEnd"/>
      <w:r w:rsidRPr="00F62177">
        <w:rPr>
          <w:rFonts w:ascii="Courier" w:hAnsi="Courier" w:cs="Courier"/>
          <w:sz w:val="16"/>
          <w:szCs w:val="16"/>
        </w:rPr>
        <w:t xml:space="preserve"> g (W. A. Clark)</w:t>
      </w:r>
    </w:p>
    <w:p w14:paraId="102A3C73" w14:textId="77777777" w:rsidR="004002B4" w:rsidRPr="00F62177" w:rsidRDefault="004002B4"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Speech Pattern Recognition (J. W. Forgie)</w:t>
      </w:r>
    </w:p>
    <w:p w14:paraId="3F5DCCA3" w14:textId="77777777" w:rsidR="004002B4" w:rsidRPr="00F62177" w:rsidRDefault="004002B4"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Speech recognition studies are currently in a program and equipment</w:t>
      </w:r>
    </w:p>
    <w:p w14:paraId="0C806049" w14:textId="77777777" w:rsidR="004002B4" w:rsidRPr="00F62177" w:rsidRDefault="004002B4"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debugging phase. Results to date Indicate that the input equipment</w:t>
      </w:r>
    </w:p>
    <w:p w14:paraId="33FA868B" w14:textId="77777777" w:rsidR="004002B4" w:rsidRPr="00F62177" w:rsidRDefault="004002B4"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Is functioning as desired. A calibration program (the only one yet</w:t>
      </w:r>
    </w:p>
    <w:p w14:paraId="2D085AEA" w14:textId="77777777" w:rsidR="004002B4" w:rsidRPr="00F62177" w:rsidRDefault="004002B4"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completely debugged) indicates that the input system has a dynamic</w:t>
      </w:r>
    </w:p>
    <w:p w14:paraId="0B87AED7" w14:textId="77777777" w:rsidR="00F62177" w:rsidRDefault="004002B4"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 xml:space="preserve">range of 58 </w:t>
      </w:r>
      <w:proofErr w:type="spellStart"/>
      <w:r w:rsidRPr="00F62177">
        <w:rPr>
          <w:rFonts w:ascii="Courier" w:hAnsi="Courier" w:cs="Courier"/>
          <w:sz w:val="16"/>
          <w:szCs w:val="16"/>
        </w:rPr>
        <w:t>db</w:t>
      </w:r>
      <w:proofErr w:type="spellEnd"/>
      <w:r w:rsidRPr="00F62177">
        <w:rPr>
          <w:rFonts w:ascii="Courier" w:hAnsi="Courier" w:cs="Courier"/>
          <w:sz w:val="16"/>
          <w:szCs w:val="16"/>
        </w:rPr>
        <w:t xml:space="preserve"> and a frequency response which is flat within 1 </w:t>
      </w:r>
      <w:proofErr w:type="spellStart"/>
      <w:r w:rsidRPr="00F62177">
        <w:rPr>
          <w:rFonts w:ascii="Courier" w:hAnsi="Courier" w:cs="Courier"/>
          <w:sz w:val="16"/>
          <w:szCs w:val="16"/>
        </w:rPr>
        <w:t>db</w:t>
      </w:r>
      <w:proofErr w:type="spellEnd"/>
    </w:p>
    <w:p w14:paraId="0099E868" w14:textId="583BDC85" w:rsidR="004002B4" w:rsidRDefault="004002B4" w:rsidP="00F62177">
      <w:pPr>
        <w:autoSpaceDE w:val="0"/>
        <w:autoSpaceDN w:val="0"/>
        <w:adjustRightInd w:val="0"/>
        <w:spacing w:before="0" w:after="0"/>
        <w:ind w:left="720"/>
      </w:pPr>
      <w:r w:rsidRPr="00F62177">
        <w:rPr>
          <w:rFonts w:ascii="Courier" w:hAnsi="Courier" w:cs="Courier"/>
          <w:sz w:val="16"/>
          <w:szCs w:val="16"/>
        </w:rPr>
        <w:t>from 10 cps to 10 Kc.</w:t>
      </w:r>
    </w:p>
    <w:p w14:paraId="5583C2FB" w14:textId="00522B37" w:rsidR="004002B4" w:rsidRDefault="00F62177" w:rsidP="004002B4">
      <w:r>
        <w:t>Whirlwind I seems to be in 'production mode', i.e. running fairly well.</w:t>
      </w:r>
    </w:p>
    <w:p w14:paraId="62C5F15A"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WWI Computer Operations</w:t>
      </w:r>
    </w:p>
    <w:p w14:paraId="5EC8EC00"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Scheduled Computer Hours 327-6</w:t>
      </w:r>
    </w:p>
    <w:p w14:paraId="5D12A1D3"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Interrupting Incidents 7</w:t>
      </w:r>
    </w:p>
    <w:p w14:paraId="2ED71616"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Hours Lost 1</w:t>
      </w:r>
    </w:p>
    <w:p w14:paraId="0C771C31"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Percent Good Time 99-7</w:t>
      </w:r>
    </w:p>
    <w:p w14:paraId="5081413E"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 xml:space="preserve">Mean Time Between Failures </w:t>
      </w:r>
      <w:proofErr w:type="gramStart"/>
      <w:r w:rsidRPr="00F62177">
        <w:rPr>
          <w:rFonts w:ascii="Courier" w:hAnsi="Courier" w:cs="Courier"/>
          <w:sz w:val="16"/>
          <w:szCs w:val="16"/>
        </w:rPr>
        <w:t>In</w:t>
      </w:r>
      <w:proofErr w:type="gramEnd"/>
      <w:r w:rsidRPr="00F62177">
        <w:rPr>
          <w:rFonts w:ascii="Courier" w:hAnsi="Courier" w:cs="Courier"/>
          <w:sz w:val="16"/>
          <w:szCs w:val="16"/>
        </w:rPr>
        <w:t xml:space="preserve"> Hours U6.7</w:t>
      </w:r>
    </w:p>
    <w:p w14:paraId="09B0BF45"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Good computer reliability continued through this period. A fourth</w:t>
      </w:r>
    </w:p>
    <w:p w14:paraId="5CA66214"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phenolic breakdown on the toggle switch storage output panel suspended</w:t>
      </w:r>
    </w:p>
    <w:p w14:paraId="760D72F4"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operations for 20 minutes. There were no known Interruptions</w:t>
      </w:r>
    </w:p>
    <w:p w14:paraId="7CFFE4BC" w14:textId="77777777" w:rsidR="00F62177" w:rsidRPr="00F62177" w:rsidRDefault="00F62177" w:rsidP="00F62177">
      <w:pPr>
        <w:autoSpaceDE w:val="0"/>
        <w:autoSpaceDN w:val="0"/>
        <w:adjustRightInd w:val="0"/>
        <w:spacing w:before="0" w:after="0"/>
        <w:ind w:left="720"/>
        <w:rPr>
          <w:rFonts w:ascii="Courier" w:hAnsi="Courier" w:cs="Courier"/>
          <w:sz w:val="16"/>
          <w:szCs w:val="16"/>
        </w:rPr>
      </w:pPr>
      <w:r w:rsidRPr="00F62177">
        <w:rPr>
          <w:rFonts w:ascii="Courier" w:hAnsi="Courier" w:cs="Courier"/>
          <w:sz w:val="16"/>
          <w:szCs w:val="16"/>
        </w:rPr>
        <w:t xml:space="preserve">due to tubes and </w:t>
      </w:r>
      <w:proofErr w:type="spellStart"/>
      <w:r w:rsidRPr="00F62177">
        <w:rPr>
          <w:rFonts w:ascii="Times New Roman" w:hAnsi="Times New Roman"/>
          <w:i/>
          <w:iCs/>
          <w:sz w:val="16"/>
          <w:szCs w:val="16"/>
        </w:rPr>
        <w:t>Zk</w:t>
      </w:r>
      <w:proofErr w:type="spellEnd"/>
      <w:r w:rsidRPr="00F62177">
        <w:rPr>
          <w:rFonts w:ascii="Times New Roman" w:hAnsi="Times New Roman"/>
          <w:i/>
          <w:iCs/>
          <w:sz w:val="16"/>
          <w:szCs w:val="16"/>
        </w:rPr>
        <w:t xml:space="preserve"> </w:t>
      </w:r>
      <w:r w:rsidRPr="00F62177">
        <w:rPr>
          <w:rFonts w:ascii="Courier" w:hAnsi="Courier" w:cs="Courier"/>
          <w:sz w:val="16"/>
          <w:szCs w:val="16"/>
        </w:rPr>
        <w:t xml:space="preserve">tubes were retired from service through </w:t>
      </w:r>
      <w:proofErr w:type="gramStart"/>
      <w:r w:rsidRPr="00F62177">
        <w:rPr>
          <w:rFonts w:ascii="Courier" w:hAnsi="Courier" w:cs="Courier"/>
          <w:sz w:val="16"/>
          <w:szCs w:val="16"/>
        </w:rPr>
        <w:t>our</w:t>
      </w:r>
      <w:proofErr w:type="gramEnd"/>
    </w:p>
    <w:p w14:paraId="2FB32A0B" w14:textId="7FF7084A" w:rsidR="00F62177" w:rsidRPr="00F62177" w:rsidRDefault="00F62177" w:rsidP="00F62177">
      <w:pPr>
        <w:ind w:left="720"/>
      </w:pPr>
      <w:r w:rsidRPr="00F62177">
        <w:rPr>
          <w:rFonts w:ascii="Courier" w:hAnsi="Courier" w:cs="Courier"/>
          <w:sz w:val="16"/>
          <w:szCs w:val="16"/>
        </w:rPr>
        <w:t>marginal checking facility.</w:t>
      </w:r>
    </w:p>
    <w:p w14:paraId="26047FE6" w14:textId="1B787ED7" w:rsidR="00F62177" w:rsidRDefault="00F62177" w:rsidP="004002B4">
      <w:r>
        <w:lastRenderedPageBreak/>
        <w:t xml:space="preserve">There's actually more hardware work on MTC, with various new peripherals (light gun, displays, high-speed </w:t>
      </w:r>
      <w:r w:rsidR="00E037C9">
        <w:t>tape(</w:t>
      </w:r>
      <w:r>
        <w:t>?) punch, marginal-check power controls) being staged there.</w:t>
      </w:r>
    </w:p>
    <w:p w14:paraId="0961282B" w14:textId="6F6A8F91" w:rsidR="00F62177" w:rsidRDefault="00F62177" w:rsidP="004002B4"/>
    <w:p w14:paraId="6612ACAD" w14:textId="693E3703" w:rsidR="00F62177" w:rsidRDefault="00447C2A" w:rsidP="004002B4">
      <w:r>
        <w:t>Looks like a software department staff marriage in the works</w:t>
      </w:r>
    </w:p>
    <w:p w14:paraId="3AE19B71" w14:textId="77777777" w:rsidR="00447C2A" w:rsidRPr="00447C2A" w:rsidRDefault="00447C2A" w:rsidP="00447C2A">
      <w:pPr>
        <w:autoSpaceDE w:val="0"/>
        <w:autoSpaceDN w:val="0"/>
        <w:adjustRightInd w:val="0"/>
        <w:spacing w:before="0" w:after="0"/>
        <w:ind w:left="720"/>
        <w:rPr>
          <w:rFonts w:ascii="Courier" w:hAnsi="Courier" w:cs="Courier"/>
          <w:sz w:val="16"/>
          <w:szCs w:val="16"/>
        </w:rPr>
      </w:pPr>
      <w:r w:rsidRPr="00447C2A">
        <w:rPr>
          <w:rFonts w:ascii="Courier" w:hAnsi="Courier" w:cs="Courier"/>
          <w:sz w:val="16"/>
          <w:szCs w:val="16"/>
        </w:rPr>
        <w:t>Miss Mary E. Ferguson has tendered her resignation and will be</w:t>
      </w:r>
    </w:p>
    <w:p w14:paraId="7C151E2E" w14:textId="77777777" w:rsidR="00447C2A" w:rsidRPr="00447C2A" w:rsidRDefault="00447C2A" w:rsidP="00447C2A">
      <w:pPr>
        <w:autoSpaceDE w:val="0"/>
        <w:autoSpaceDN w:val="0"/>
        <w:adjustRightInd w:val="0"/>
        <w:spacing w:before="0" w:after="0"/>
        <w:ind w:left="720"/>
        <w:rPr>
          <w:rFonts w:ascii="Courier" w:hAnsi="Courier" w:cs="Courier"/>
          <w:sz w:val="16"/>
          <w:szCs w:val="16"/>
        </w:rPr>
      </w:pPr>
      <w:r w:rsidRPr="00447C2A">
        <w:rPr>
          <w:rFonts w:ascii="Courier" w:hAnsi="Courier" w:cs="Courier"/>
          <w:sz w:val="16"/>
          <w:szCs w:val="16"/>
        </w:rPr>
        <w:t xml:space="preserve">leaving us 15 June} her </w:t>
      </w:r>
      <w:proofErr w:type="spellStart"/>
      <w:r w:rsidRPr="00447C2A">
        <w:rPr>
          <w:rFonts w:ascii="Courier" w:hAnsi="Courier" w:cs="Courier"/>
          <w:sz w:val="16"/>
          <w:szCs w:val="16"/>
        </w:rPr>
        <w:t>fiance</w:t>
      </w:r>
      <w:proofErr w:type="spellEnd"/>
      <w:r w:rsidRPr="00447C2A">
        <w:rPr>
          <w:rFonts w:ascii="Courier" w:hAnsi="Courier" w:cs="Courier"/>
          <w:sz w:val="16"/>
          <w:szCs w:val="16"/>
        </w:rPr>
        <w:t xml:space="preserve"> has conducted a personnel review</w:t>
      </w:r>
    </w:p>
    <w:p w14:paraId="5133CCA3" w14:textId="77777777" w:rsidR="00447C2A" w:rsidRPr="00447C2A" w:rsidRDefault="00447C2A" w:rsidP="00447C2A">
      <w:pPr>
        <w:autoSpaceDE w:val="0"/>
        <w:autoSpaceDN w:val="0"/>
        <w:adjustRightInd w:val="0"/>
        <w:spacing w:before="0" w:after="0"/>
        <w:ind w:left="720"/>
        <w:rPr>
          <w:rFonts w:ascii="Courier" w:hAnsi="Courier" w:cs="Courier"/>
          <w:sz w:val="16"/>
          <w:szCs w:val="16"/>
        </w:rPr>
      </w:pPr>
      <w:r w:rsidRPr="00447C2A">
        <w:rPr>
          <w:rFonts w:ascii="Courier" w:hAnsi="Courier" w:cs="Courier"/>
          <w:sz w:val="16"/>
          <w:szCs w:val="16"/>
        </w:rPr>
        <w:t xml:space="preserve">and is implementing a contractual </w:t>
      </w:r>
      <w:proofErr w:type="spellStart"/>
      <w:r w:rsidRPr="00447C2A">
        <w:rPr>
          <w:rFonts w:ascii="Courier" w:hAnsi="Courier" w:cs="Courier"/>
          <w:sz w:val="16"/>
          <w:szCs w:val="16"/>
        </w:rPr>
        <w:t>agreemen</w:t>
      </w:r>
      <w:proofErr w:type="spellEnd"/>
      <w:r w:rsidRPr="00447C2A">
        <w:rPr>
          <w:rFonts w:ascii="Courier" w:hAnsi="Courier" w:cs="Courier"/>
          <w:sz w:val="16"/>
          <w:szCs w:val="16"/>
        </w:rPr>
        <w:t>'. with said personnel</w:t>
      </w:r>
    </w:p>
    <w:p w14:paraId="4539722E" w14:textId="77777777" w:rsidR="00447C2A" w:rsidRDefault="00447C2A" w:rsidP="00447C2A">
      <w:pPr>
        <w:autoSpaceDE w:val="0"/>
        <w:autoSpaceDN w:val="0"/>
        <w:adjustRightInd w:val="0"/>
        <w:spacing w:before="0" w:after="0"/>
        <w:ind w:left="720"/>
        <w:rPr>
          <w:rFonts w:ascii="Courier" w:hAnsi="Courier" w:cs="Courier"/>
          <w:sz w:val="16"/>
          <w:szCs w:val="16"/>
        </w:rPr>
      </w:pPr>
      <w:r w:rsidRPr="00447C2A">
        <w:rPr>
          <w:rFonts w:ascii="Courier" w:hAnsi="Courier" w:cs="Courier"/>
          <w:sz w:val="16"/>
          <w:szCs w:val="16"/>
        </w:rPr>
        <w:t>which is detrimental to our organization, albeit pleasing to the</w:t>
      </w:r>
    </w:p>
    <w:p w14:paraId="279E76E5" w14:textId="4F81E4F5" w:rsidR="00447C2A" w:rsidRPr="00447C2A" w:rsidRDefault="00447C2A" w:rsidP="00447C2A">
      <w:pPr>
        <w:autoSpaceDE w:val="0"/>
        <w:autoSpaceDN w:val="0"/>
        <w:adjustRightInd w:val="0"/>
        <w:spacing w:before="0" w:after="0"/>
        <w:ind w:left="720"/>
      </w:pPr>
      <w:r w:rsidRPr="00447C2A">
        <w:rPr>
          <w:rFonts w:ascii="Courier" w:hAnsi="Courier" w:cs="Courier"/>
          <w:sz w:val="16"/>
          <w:szCs w:val="16"/>
        </w:rPr>
        <w:t>contracting parties, and local personnel individually.</w:t>
      </w:r>
    </w:p>
    <w:p w14:paraId="00597129" w14:textId="7578BF46" w:rsidR="00F62177" w:rsidRDefault="00447C2A" w:rsidP="004002B4">
      <w:r>
        <w:t xml:space="preserve">H. K. Rising reports on Documentation, specification preparation, </w:t>
      </w:r>
      <w:proofErr w:type="spellStart"/>
      <w:r>
        <w:t>etc</w:t>
      </w:r>
      <w:proofErr w:type="spellEnd"/>
    </w:p>
    <w:p w14:paraId="576E646E" w14:textId="3C22109C" w:rsidR="00F62177" w:rsidRDefault="00447C2A" w:rsidP="004002B4">
      <w:r>
        <w:t xml:space="preserve">[This Biweekly (like many?) ends with a long list of 6M-xxxx report numbers and titles; might be easier to collate than the poorly </w:t>
      </w:r>
      <w:proofErr w:type="spellStart"/>
      <w:r>
        <w:t>OCR'd</w:t>
      </w:r>
      <w:proofErr w:type="spellEnd"/>
      <w:r>
        <w:t xml:space="preserve"> material we have elsewhere]</w:t>
      </w:r>
    </w:p>
    <w:p w14:paraId="01E41468" w14:textId="25EF8431" w:rsidR="00447C2A" w:rsidRDefault="00447C2A" w:rsidP="004002B4"/>
    <w:p w14:paraId="70AF1E4C" w14:textId="092A39EE" w:rsidR="00447C2A" w:rsidRDefault="00447C2A" w:rsidP="004002B4"/>
    <w:p w14:paraId="33FD1DBA" w14:textId="77777777" w:rsidR="00447C2A" w:rsidRPr="002B635D" w:rsidRDefault="00447C2A" w:rsidP="004002B4"/>
    <w:p w14:paraId="2B3E2B80" w14:textId="75F1BC0F" w:rsidR="00FB3CDD" w:rsidRDefault="00FB3CDD" w:rsidP="0028321D">
      <w:pPr>
        <w:pStyle w:val="Heading4"/>
      </w:pPr>
      <w:r>
        <w:t>Reel_14/M_4359_19560601</w:t>
      </w:r>
      <w:r w:rsidR="0028321D">
        <w:t xml:space="preserve"> - </w:t>
      </w:r>
      <w:r w:rsidR="0028321D" w:rsidRPr="0028321D">
        <w:t>EPSC</w:t>
      </w:r>
      <w:r w:rsidR="0028321D">
        <w:t>O</w:t>
      </w:r>
      <w:r w:rsidR="0028321D" w:rsidRPr="0028321D">
        <w:t>M Biweekly Report for 1 June 1956</w:t>
      </w:r>
    </w:p>
    <w:p w14:paraId="01D80384" w14:textId="55C8795E" w:rsidR="00AB4941" w:rsidRDefault="00AB4941" w:rsidP="00FB3CDD">
      <w:pPr>
        <w:autoSpaceDE w:val="0"/>
        <w:autoSpaceDN w:val="0"/>
        <w:adjustRightInd w:val="0"/>
        <w:spacing w:before="0" w:after="0"/>
        <w:rPr>
          <w:rFonts w:ascii="Lucida Console" w:hAnsi="Lucida Console" w:cs="Lucida Console"/>
          <w:sz w:val="18"/>
          <w:szCs w:val="18"/>
        </w:rPr>
      </w:pPr>
    </w:p>
    <w:p w14:paraId="06E4F6F9" w14:textId="18E3708C" w:rsidR="0028321D" w:rsidRDefault="0028321D" w:rsidP="00FB3CDD">
      <w:pPr>
        <w:autoSpaceDE w:val="0"/>
        <w:autoSpaceDN w:val="0"/>
        <w:adjustRightInd w:val="0"/>
        <w:spacing w:before="0" w:after="0"/>
        <w:rPr>
          <w:rFonts w:ascii="Lucida Console" w:hAnsi="Lucida Console" w:cs="Lucida Console"/>
          <w:sz w:val="18"/>
          <w:szCs w:val="18"/>
        </w:rPr>
      </w:pPr>
    </w:p>
    <w:p w14:paraId="3CEDD00E"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Division 6 — Lincoln Laboratory</w:t>
      </w:r>
    </w:p>
    <w:p w14:paraId="0A537272"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Massachusetts Institute of Technology</w:t>
      </w:r>
    </w:p>
    <w:p w14:paraId="3E5A2C39"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Lexington 73, Massachusetts</w:t>
      </w:r>
    </w:p>
    <w:p w14:paraId="245F5203"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p>
    <w:p w14:paraId="77DA059E"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SUBJECT: EPSCCM Biweekly Report for 1 June 1956</w:t>
      </w:r>
    </w:p>
    <w:p w14:paraId="02167803"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To: Distribution List</w:t>
      </w:r>
    </w:p>
    <w:p w14:paraId="3306B713"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From: R. P. Mayer</w:t>
      </w:r>
    </w:p>
    <w:p w14:paraId="23AA1F49"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D»«: 7 June 1956</w:t>
      </w:r>
    </w:p>
    <w:p w14:paraId="507EF3A8"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Approved: K.E. McVicar</w:t>
      </w:r>
    </w:p>
    <w:p w14:paraId="31566074"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Abstract; A summary list of EPSCOM program activity is included</w:t>
      </w:r>
    </w:p>
    <w:p w14:paraId="59BF159C"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along with reports on several programs. One new programmer,</w:t>
      </w:r>
    </w:p>
    <w:p w14:paraId="12ACE8DA" w14:textId="77777777" w:rsidR="0028321D" w:rsidRP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Marilyn Lynch (BTL), has joined EPSCCM bringing</w:t>
      </w:r>
    </w:p>
    <w:p w14:paraId="68616646" w14:textId="0E6DAB3F" w:rsidR="0028321D" w:rsidRDefault="0028321D" w:rsidP="0028321D">
      <w:pPr>
        <w:autoSpaceDE w:val="0"/>
        <w:autoSpaceDN w:val="0"/>
        <w:adjustRightInd w:val="0"/>
        <w:spacing w:before="0" w:after="0"/>
        <w:rPr>
          <w:rFonts w:ascii="Lucida Console" w:hAnsi="Lucida Console" w:cs="Lucida Console"/>
          <w:sz w:val="18"/>
          <w:szCs w:val="18"/>
        </w:rPr>
      </w:pPr>
      <w:r w:rsidRPr="0028321D">
        <w:rPr>
          <w:rFonts w:ascii="Lucida Console" w:hAnsi="Lucida Console" w:cs="Lucida Console"/>
          <w:sz w:val="18"/>
          <w:szCs w:val="18"/>
        </w:rPr>
        <w:t>the EPSCCM force to 40 people.</w:t>
      </w:r>
    </w:p>
    <w:p w14:paraId="358F5F95" w14:textId="204F3E45" w:rsidR="0028321D" w:rsidRDefault="0028321D" w:rsidP="0028321D"/>
    <w:p w14:paraId="1B14A141" w14:textId="3479DB30" w:rsidR="0028321D" w:rsidRDefault="0028321D" w:rsidP="0028321D">
      <w:r>
        <w:t xml:space="preserve">I don't know what EPSCOM is, except that they're </w:t>
      </w:r>
      <w:r w:rsidR="003815A6">
        <w:t>porting code to SAGE (not sure if it's from Whirlwind Cape Cod or XD-1)</w:t>
      </w:r>
    </w:p>
    <w:p w14:paraId="41DA8EAA" w14:textId="12F77BD8" w:rsidR="003815A6" w:rsidRDefault="003815A6" w:rsidP="0028321D">
      <w:r>
        <w:t>Marilyn Lynch would be from Bell Telephone Labs (I think)</w:t>
      </w:r>
    </w:p>
    <w:p w14:paraId="282BD43C" w14:textId="77777777" w:rsidR="003815A6" w:rsidRDefault="003815A6" w:rsidP="0028321D"/>
    <w:p w14:paraId="0B1792BD" w14:textId="4ACF8750" w:rsidR="00FB3CDD" w:rsidRDefault="00FB3CDD" w:rsidP="00AB4941">
      <w:pPr>
        <w:pStyle w:val="Heading4"/>
      </w:pPr>
      <w:bookmarkStart w:id="50" w:name="_Hlk48914245"/>
      <w:r>
        <w:t>Reel_14/M_4361_19560601</w:t>
      </w:r>
      <w:r w:rsidR="00AB4941">
        <w:t xml:space="preserve"> - BIWEEKLY REPORT, Ending Jun 1, 1956</w:t>
      </w:r>
    </w:p>
    <w:p w14:paraId="6BF5C6D1" w14:textId="60DBF451" w:rsidR="00FB3CDD" w:rsidRDefault="00AB4941" w:rsidP="0070707E">
      <w:r>
        <w:t xml:space="preserve">36 </w:t>
      </w:r>
      <w:proofErr w:type="spellStart"/>
      <w:r>
        <w:t>pgs</w:t>
      </w:r>
      <w:proofErr w:type="spellEnd"/>
    </w:p>
    <w:p w14:paraId="41FF5101" w14:textId="5E40A424" w:rsidR="0070707E" w:rsidRDefault="00AB4941" w:rsidP="002C1952">
      <w:r>
        <w:t>Lots about</w:t>
      </w:r>
      <w:r w:rsidR="00F94F52">
        <w:t xml:space="preserve"> weapon systems integration, </w:t>
      </w:r>
      <w:r>
        <w:t xml:space="preserve">SAGE/XD-1 testing, including a </w:t>
      </w:r>
      <w:proofErr w:type="spellStart"/>
      <w:r>
        <w:t>Crosstell</w:t>
      </w:r>
      <w:proofErr w:type="spellEnd"/>
      <w:r>
        <w:t xml:space="preserve"> test between WW and XD-1.  </w:t>
      </w:r>
      <w:r w:rsidR="00A94FEA">
        <w:t>Apparently,</w:t>
      </w:r>
      <w:r>
        <w:t xml:space="preserve"> the test failed (or was postponed) because XD-1 was out of commission.</w:t>
      </w:r>
    </w:p>
    <w:p w14:paraId="3B101BDD" w14:textId="0F340786" w:rsidR="0070707E" w:rsidRDefault="0070707E" w:rsidP="002C1952"/>
    <w:p w14:paraId="5A116476" w14:textId="59D253EE" w:rsidR="00F94F52" w:rsidRDefault="00F94F52" w:rsidP="002C1952">
      <w:r>
        <w:t>MTC reported at 94.3% Satisfactory Operation</w:t>
      </w:r>
    </w:p>
    <w:p w14:paraId="74EAC991" w14:textId="3AC0F7CD" w:rsidR="00F94F52" w:rsidRDefault="00F94F52" w:rsidP="002C1952">
      <w:r>
        <w:t>J.J. Gano reports on power supplies for XD1 and MTC</w:t>
      </w:r>
    </w:p>
    <w:p w14:paraId="17EF436D" w14:textId="4431C43F" w:rsidR="00F94F52" w:rsidRDefault="00F94F52" w:rsidP="002C1952">
      <w:r>
        <w:t>Stuart Coffin reports on two replacement 150V Thyratron power supplies for MTC</w:t>
      </w:r>
    </w:p>
    <w:p w14:paraId="44427549" w14:textId="6BCF3D44" w:rsidR="00F94F52" w:rsidRDefault="00F94F52" w:rsidP="002C1952">
      <w:r>
        <w:t>Ken Olsen reports on TX-0.  The machine is clearly working, as they're training technicians on operation procedures.  Planning for TX-2 is under way.</w:t>
      </w:r>
    </w:p>
    <w:p w14:paraId="086E3DBC" w14:textId="5BEFC0A3" w:rsidR="00F94F52" w:rsidRDefault="00F94F52" w:rsidP="002C1952">
      <w:r>
        <w:t>R.L. Burke reports that they've completed a year of life testing on a transistor shift register, concluded with success.</w:t>
      </w:r>
    </w:p>
    <w:p w14:paraId="17BE1B36" w14:textId="77777777" w:rsidR="00F94F52" w:rsidRDefault="00F94F52" w:rsidP="002C1952"/>
    <w:p w14:paraId="78CACE7F" w14:textId="34F7A855" w:rsidR="00F94F52" w:rsidRDefault="00F94F52" w:rsidP="002C1952">
      <w:r w:rsidRPr="00F94F52">
        <w:lastRenderedPageBreak/>
        <w:t>E. U. C</w:t>
      </w:r>
      <w:r>
        <w:t>o</w:t>
      </w:r>
      <w:r w:rsidRPr="00F94F52">
        <w:t>hler, R. Hudson</w:t>
      </w:r>
      <w:r w:rsidR="00520157">
        <w:t xml:space="preserve"> report finding that the diode junction can be reverse-biased into breakdown to make shot noise, a possible source of random bits(!)</w:t>
      </w:r>
    </w:p>
    <w:p w14:paraId="1C01937B" w14:textId="77777777" w:rsidR="00520157" w:rsidRDefault="00520157" w:rsidP="002C1952"/>
    <w:p w14:paraId="791F0E48" w14:textId="1D7B91B3" w:rsidR="00F94F52" w:rsidRDefault="00520157" w:rsidP="002C1952">
      <w:r>
        <w:t>L.L. Holmes - Whirlwind Operations</w:t>
      </w:r>
    </w:p>
    <w:p w14:paraId="2CC417E8" w14:textId="7BC7304F" w:rsidR="00520157" w:rsidRDefault="00520157" w:rsidP="002C1952">
      <w:r>
        <w:t>97.8% "Good" time, 22.5 hours MTBF</w:t>
      </w:r>
    </w:p>
    <w:p w14:paraId="239541F5" w14:textId="064F893F" w:rsidR="00520157" w:rsidRDefault="00520157" w:rsidP="002C1952">
      <w:r>
        <w:t xml:space="preserve">L.H. Norcott and O.C. Wheeler are engineering a keyboard input facility for the </w:t>
      </w:r>
      <w:proofErr w:type="spellStart"/>
      <w:r>
        <w:t>Flexowriter</w:t>
      </w:r>
      <w:proofErr w:type="spellEnd"/>
      <w:r>
        <w:t xml:space="preserve"> (i.e., it was mid 1956 before they even designed the circuit to hook up the Flexo keyboard!!)</w:t>
      </w:r>
    </w:p>
    <w:p w14:paraId="6F35BE01" w14:textId="2BA44385" w:rsidR="00520157" w:rsidRDefault="00520157" w:rsidP="002C1952">
      <w:r>
        <w:t>H.L. Ziegler reports on various hardware-</w:t>
      </w:r>
      <w:proofErr w:type="spellStart"/>
      <w:r>
        <w:t>ish</w:t>
      </w:r>
      <w:proofErr w:type="spellEnd"/>
      <w:r>
        <w:t xml:space="preserve"> issues on MTC</w:t>
      </w:r>
      <w:r w:rsidR="00BE7E72">
        <w:t>; power supplies, tape drives, etc.</w:t>
      </w:r>
    </w:p>
    <w:bookmarkEnd w:id="50"/>
    <w:p w14:paraId="7D5B8317" w14:textId="77777777" w:rsidR="00F94F52" w:rsidRDefault="00F94F52" w:rsidP="002C1952"/>
    <w:p w14:paraId="351959C7" w14:textId="7C703CAA" w:rsidR="00AB4941" w:rsidRDefault="00AB4941" w:rsidP="00AB4941">
      <w:pPr>
        <w:pStyle w:val="Heading4"/>
      </w:pPr>
      <w:r>
        <w:t>Reel_14/M_4370_19560615.txt</w:t>
      </w:r>
      <w:r w:rsidR="00757B0B">
        <w:t xml:space="preserve"> </w:t>
      </w:r>
      <w:r w:rsidR="002F57E9">
        <w:t>- BIWEEKLY REPORT, Ending Jun 1</w:t>
      </w:r>
      <w:r w:rsidR="00757B0B">
        <w:t>5</w:t>
      </w:r>
      <w:r w:rsidR="002F57E9">
        <w:t>, 1956</w:t>
      </w:r>
    </w:p>
    <w:p w14:paraId="1351F7DF" w14:textId="77777777" w:rsidR="002F57E9" w:rsidRDefault="002F57E9" w:rsidP="002C1952"/>
    <w:p w14:paraId="3670C511" w14:textId="39C9F1E7" w:rsidR="0070707E" w:rsidRDefault="002F57E9" w:rsidP="002C1952">
      <w:r>
        <w:t>J.L. Mitchell - building (TX-0?) 256x256 bit core planes from 16 64x64 modules</w:t>
      </w:r>
    </w:p>
    <w:p w14:paraId="577B8C80" w14:textId="735EFF08" w:rsidR="002F57E9" w:rsidRDefault="00757B0B" w:rsidP="002C1952">
      <w:r>
        <w:t>Whirlwind</w:t>
      </w:r>
      <w:r w:rsidR="002E79C2">
        <w:t xml:space="preserve"> &amp;</w:t>
      </w:r>
      <w:r>
        <w:t xml:space="preserve"> </w:t>
      </w:r>
      <w:r w:rsidR="002E79C2">
        <w:t xml:space="preserve">MTC </w:t>
      </w:r>
      <w:r>
        <w:t xml:space="preserve">- the usual list of broken stuff </w:t>
      </w:r>
    </w:p>
    <w:p w14:paraId="31E2E39E" w14:textId="5353FDCE" w:rsidR="00757B0B" w:rsidRDefault="00757B0B" w:rsidP="00757B0B">
      <w:pPr>
        <w:pStyle w:val="ListParagraph"/>
        <w:numPr>
          <w:ilvl w:val="0"/>
          <w:numId w:val="10"/>
        </w:numPr>
      </w:pPr>
      <w:r>
        <w:t>Keyboard input almost set for testing.</w:t>
      </w:r>
    </w:p>
    <w:p w14:paraId="55CB25D1" w14:textId="6D7694F8" w:rsidR="002F57E9" w:rsidRDefault="002F57E9" w:rsidP="002C1952"/>
    <w:p w14:paraId="793DEA52" w14:textId="14429192" w:rsidR="002F57E9" w:rsidRDefault="00D81106" w:rsidP="00D81106">
      <w:pPr>
        <w:pStyle w:val="Heading3"/>
      </w:pPr>
      <w:bookmarkStart w:id="51" w:name="_Toc193914330"/>
      <w:r>
        <w:t>Lincoln Biweekly Reports</w:t>
      </w:r>
      <w:bookmarkEnd w:id="51"/>
    </w:p>
    <w:p w14:paraId="58D75419" w14:textId="141B04A4" w:rsidR="00D81106" w:rsidRDefault="00D81106" w:rsidP="002C1952">
      <w:r>
        <w:t>It looks like the trail may pick up again at Lincoln Labs</w:t>
      </w:r>
    </w:p>
    <w:p w14:paraId="6B8DB4FB" w14:textId="77777777" w:rsidR="00D81106" w:rsidRDefault="00D81106" w:rsidP="002C1952"/>
    <w:p w14:paraId="7E73C9C5" w14:textId="49D4F6D1" w:rsidR="00D81106" w:rsidRDefault="00D81106" w:rsidP="002C1952">
      <w:hyperlink r:id="rId87" w:history="1">
        <w:r w:rsidRPr="00A00652">
          <w:rPr>
            <w:rStyle w:val="Hyperlink"/>
          </w:rPr>
          <w:t>http://www.bitsavers.org/pdf/mit/lincolnLaboratory/MC665/6M-SERIES/</w:t>
        </w:r>
      </w:hyperlink>
    </w:p>
    <w:p w14:paraId="60AB077F" w14:textId="77777777" w:rsidR="00D81106" w:rsidRDefault="00D81106" w:rsidP="002C1952"/>
    <w:p w14:paraId="0374E715" w14:textId="631F4229" w:rsidR="00D81106" w:rsidRDefault="00D81106" w:rsidP="002C1952">
      <w:hyperlink r:id="rId88" w:history="1">
        <w:r w:rsidRPr="00A00652">
          <w:rPr>
            <w:rStyle w:val="Hyperlink"/>
          </w:rPr>
          <w:t>http://www.bitsavers.org/pdf/mit/lincolnLaboratory/MC665/6M-SERIES/6M-4386_BIWEEKLY_REPORT_19560629.pdf</w:t>
        </w:r>
      </w:hyperlink>
    </w:p>
    <w:p w14:paraId="21AC66E0" w14:textId="77777777" w:rsidR="00D81106" w:rsidRDefault="00D81106" w:rsidP="002C1952"/>
    <w:p w14:paraId="7E7A08B7" w14:textId="77777777" w:rsidR="00D81106" w:rsidRDefault="00D81106" w:rsidP="002C1952">
      <w:pPr>
        <w:rPr>
          <w:sz w:val="16"/>
          <w:szCs w:val="16"/>
        </w:rPr>
      </w:pPr>
      <w:r>
        <w:rPr>
          <w:sz w:val="16"/>
          <w:szCs w:val="16"/>
        </w:rPr>
        <w:t xml:space="preserve">CAPE COD ENGINEERING (L. L. Holmes) Consideration has been given to </w:t>
      </w:r>
      <w:r>
        <w:rPr>
          <w:rStyle w:val="highlight"/>
          <w:sz w:val="16"/>
          <w:szCs w:val="16"/>
        </w:rPr>
        <w:t>expan</w:t>
      </w:r>
      <w:r>
        <w:rPr>
          <w:sz w:val="16"/>
          <w:szCs w:val="16"/>
        </w:rPr>
        <w:t xml:space="preserve">ding the present WWI facilities because of the growing importance of the Cape Cod System. The equipment changes now under consideration are as follows: </w:t>
      </w:r>
    </w:p>
    <w:p w14:paraId="17909989" w14:textId="77777777" w:rsidR="00D81106" w:rsidRDefault="00D81106" w:rsidP="00D81106">
      <w:pPr>
        <w:ind w:left="720"/>
        <w:rPr>
          <w:sz w:val="16"/>
          <w:szCs w:val="16"/>
        </w:rPr>
      </w:pPr>
      <w:r>
        <w:rPr>
          <w:sz w:val="16"/>
          <w:szCs w:val="16"/>
        </w:rPr>
        <w:t xml:space="preserve">1. </w:t>
      </w:r>
      <w:r w:rsidRPr="00D81106">
        <w:rPr>
          <w:color w:val="984806" w:themeColor="accent6" w:themeShade="80"/>
          <w:sz w:val="16"/>
          <w:szCs w:val="16"/>
        </w:rPr>
        <w:t xml:space="preserve">The addition of 4096 registers of magnetic core storage </w:t>
      </w:r>
      <w:r>
        <w:rPr>
          <w:sz w:val="16"/>
          <w:szCs w:val="16"/>
        </w:rPr>
        <w:t xml:space="preserve">to supplement the existing 2048 registers. </w:t>
      </w:r>
    </w:p>
    <w:p w14:paraId="4EF1A0D7" w14:textId="77777777" w:rsidR="00D81106" w:rsidRDefault="00D81106" w:rsidP="00D81106">
      <w:pPr>
        <w:ind w:left="720"/>
        <w:rPr>
          <w:sz w:val="16"/>
          <w:szCs w:val="16"/>
        </w:rPr>
      </w:pPr>
      <w:r>
        <w:rPr>
          <w:sz w:val="16"/>
          <w:szCs w:val="16"/>
        </w:rPr>
        <w:t xml:space="preserve">2. The installation of a new facility capable of accepting FGD transmissions from the AN/FST-2 at Bath. </w:t>
      </w:r>
    </w:p>
    <w:p w14:paraId="2B9CD183" w14:textId="7DA7C92F" w:rsidR="00D81106" w:rsidRDefault="00D81106" w:rsidP="00D81106">
      <w:pPr>
        <w:ind w:left="720"/>
        <w:rPr>
          <w:sz w:val="16"/>
          <w:szCs w:val="16"/>
        </w:rPr>
      </w:pPr>
      <w:r>
        <w:rPr>
          <w:sz w:val="16"/>
          <w:szCs w:val="16"/>
        </w:rPr>
        <w:t xml:space="preserve">3. The adaptation of our existing WWI cross-telling equipment to manage program-generated height requests without slaving the computer to the output facility. </w:t>
      </w:r>
    </w:p>
    <w:p w14:paraId="3ADE3E0A" w14:textId="77777777" w:rsidR="00D81106" w:rsidRDefault="00D81106" w:rsidP="00D81106">
      <w:pPr>
        <w:ind w:left="720"/>
        <w:rPr>
          <w:sz w:val="16"/>
          <w:szCs w:val="16"/>
        </w:rPr>
      </w:pPr>
      <w:r>
        <w:rPr>
          <w:sz w:val="16"/>
          <w:szCs w:val="16"/>
        </w:rPr>
        <w:t xml:space="preserve">4. The reduction of the Interlace of the WWI magnetic drums so as to reduce the block transfer time. </w:t>
      </w:r>
    </w:p>
    <w:p w14:paraId="35B5A001" w14:textId="0A745AF1" w:rsidR="00D81106" w:rsidRDefault="00D81106" w:rsidP="00D81106">
      <w:pPr>
        <w:ind w:left="720"/>
        <w:rPr>
          <w:sz w:val="16"/>
          <w:szCs w:val="16"/>
        </w:rPr>
      </w:pPr>
      <w:r>
        <w:rPr>
          <w:sz w:val="16"/>
          <w:szCs w:val="16"/>
        </w:rPr>
        <w:t xml:space="preserve">5. The improvement of the operation of the CCDC. </w:t>
      </w:r>
    </w:p>
    <w:p w14:paraId="6B26305F" w14:textId="6BCD1543" w:rsidR="00D81106" w:rsidRDefault="00D81106" w:rsidP="002C1952">
      <w:r>
        <w:rPr>
          <w:sz w:val="16"/>
          <w:szCs w:val="16"/>
        </w:rPr>
        <w:t>A report of the survey conducted by this section was prepared for R. R. Everett.</w:t>
      </w:r>
    </w:p>
    <w:p w14:paraId="45BD2265" w14:textId="2D8C84FC" w:rsidR="00D81106" w:rsidRDefault="00D81106" w:rsidP="002C1952"/>
    <w:p w14:paraId="02D682B4" w14:textId="4F08EB1D" w:rsidR="00CE3FB2" w:rsidRDefault="00CE3FB2" w:rsidP="00CE3FB2">
      <w:pPr>
        <w:pStyle w:val="Heading2"/>
      </w:pPr>
      <w:bookmarkStart w:id="52" w:name="_Toc193914331"/>
      <w:r>
        <w:t>Limited-Distribution “L” Series</w:t>
      </w:r>
      <w:bookmarkEnd w:id="52"/>
    </w:p>
    <w:p w14:paraId="24308A7C" w14:textId="753D6D71" w:rsidR="00CE3FB2" w:rsidRDefault="00CE3FB2" w:rsidP="00CE3FB2"/>
    <w:p w14:paraId="509C834F" w14:textId="21DB6961" w:rsidR="00CE3FB2" w:rsidRDefault="00CE3FB2" w:rsidP="00CE3FB2"/>
    <w:tbl>
      <w:tblPr>
        <w:tblStyle w:val="TableGrid"/>
        <w:tblW w:w="9625" w:type="dxa"/>
        <w:tblLook w:val="04A0" w:firstRow="1" w:lastRow="0" w:firstColumn="1" w:lastColumn="0" w:noHBand="0" w:noVBand="1"/>
      </w:tblPr>
      <w:tblGrid>
        <w:gridCol w:w="1761"/>
        <w:gridCol w:w="1024"/>
        <w:gridCol w:w="6840"/>
      </w:tblGrid>
      <w:tr w:rsidR="00FD51AA" w:rsidRPr="00CE3FB2" w14:paraId="59D55B16" w14:textId="77777777" w:rsidTr="00FD51AA">
        <w:tc>
          <w:tcPr>
            <w:tcW w:w="1761" w:type="dxa"/>
          </w:tcPr>
          <w:p w14:paraId="38C995CD" w14:textId="4A95054A" w:rsidR="00FD51AA" w:rsidRPr="00CE3FB2" w:rsidRDefault="00FD51AA" w:rsidP="00447FDA">
            <w:pPr>
              <w:rPr>
                <w:sz w:val="18"/>
                <w:szCs w:val="22"/>
              </w:rPr>
            </w:pPr>
            <w:r>
              <w:rPr>
                <w:sz w:val="18"/>
                <w:szCs w:val="22"/>
              </w:rPr>
              <w:t>File</w:t>
            </w:r>
          </w:p>
        </w:tc>
        <w:tc>
          <w:tcPr>
            <w:tcW w:w="1024" w:type="dxa"/>
          </w:tcPr>
          <w:p w14:paraId="2884A813" w14:textId="6D8F11D5" w:rsidR="00FD51AA" w:rsidRPr="00CE3FB2" w:rsidRDefault="00FD51AA" w:rsidP="00447FDA">
            <w:pPr>
              <w:rPr>
                <w:sz w:val="18"/>
                <w:szCs w:val="22"/>
              </w:rPr>
            </w:pPr>
            <w:r>
              <w:rPr>
                <w:sz w:val="18"/>
                <w:szCs w:val="22"/>
              </w:rPr>
              <w:t>Date</w:t>
            </w:r>
          </w:p>
        </w:tc>
        <w:tc>
          <w:tcPr>
            <w:tcW w:w="6840" w:type="dxa"/>
          </w:tcPr>
          <w:p w14:paraId="0430A923" w14:textId="1B6FC2DB" w:rsidR="00FD51AA" w:rsidRPr="00CE3FB2" w:rsidRDefault="00FD51AA" w:rsidP="00FD51AA">
            <w:pPr>
              <w:pStyle w:val="Glossary"/>
            </w:pPr>
            <w:r>
              <w:t>Topics</w:t>
            </w:r>
          </w:p>
        </w:tc>
      </w:tr>
      <w:tr w:rsidR="00FD51AA" w:rsidRPr="00CE3FB2" w14:paraId="1244B1B8" w14:textId="0BBDD2D2" w:rsidTr="00FD51AA">
        <w:tc>
          <w:tcPr>
            <w:tcW w:w="1761" w:type="dxa"/>
          </w:tcPr>
          <w:p w14:paraId="2F19F7D0" w14:textId="77777777" w:rsidR="00FD51AA" w:rsidRPr="00CE3FB2" w:rsidRDefault="00FD51AA" w:rsidP="00447FDA">
            <w:pPr>
              <w:rPr>
                <w:sz w:val="18"/>
                <w:szCs w:val="22"/>
              </w:rPr>
            </w:pPr>
            <w:r w:rsidRPr="00CE3FB2">
              <w:rPr>
                <w:sz w:val="18"/>
                <w:szCs w:val="22"/>
              </w:rPr>
              <w:t>Reel_28/L-1.pdf</w:t>
            </w:r>
          </w:p>
        </w:tc>
        <w:tc>
          <w:tcPr>
            <w:tcW w:w="1024" w:type="dxa"/>
          </w:tcPr>
          <w:p w14:paraId="0598E1F5" w14:textId="0332E795" w:rsidR="00FD51AA" w:rsidRPr="00CE3FB2" w:rsidRDefault="001B3A78" w:rsidP="00447FDA">
            <w:pPr>
              <w:rPr>
                <w:sz w:val="18"/>
                <w:szCs w:val="22"/>
              </w:rPr>
            </w:pPr>
            <w:r>
              <w:rPr>
                <w:sz w:val="18"/>
                <w:szCs w:val="22"/>
              </w:rPr>
              <w:t>Oct 1 1947</w:t>
            </w:r>
          </w:p>
        </w:tc>
        <w:tc>
          <w:tcPr>
            <w:tcW w:w="6840" w:type="dxa"/>
          </w:tcPr>
          <w:p w14:paraId="0C4D79F7" w14:textId="614AF3E7" w:rsidR="00FD51AA" w:rsidRPr="00E0779E" w:rsidRDefault="001B3A78" w:rsidP="00447FDA">
            <w:pPr>
              <w:rPr>
                <w:i/>
                <w:iCs/>
                <w:sz w:val="18"/>
                <w:szCs w:val="22"/>
              </w:rPr>
            </w:pPr>
            <w:r w:rsidRPr="00E0779E">
              <w:rPr>
                <w:i/>
                <w:iCs/>
                <w:sz w:val="18"/>
                <w:szCs w:val="22"/>
              </w:rPr>
              <w:t>Digital Computation for Anti-Submarine Problem</w:t>
            </w:r>
          </w:p>
        </w:tc>
      </w:tr>
      <w:tr w:rsidR="00FD51AA" w:rsidRPr="00CE3FB2" w14:paraId="11CB962E" w14:textId="134CAAA3" w:rsidTr="00FD51AA">
        <w:tc>
          <w:tcPr>
            <w:tcW w:w="1761" w:type="dxa"/>
          </w:tcPr>
          <w:p w14:paraId="70629A6F" w14:textId="77777777" w:rsidR="00FD51AA" w:rsidRPr="00CE3FB2" w:rsidRDefault="00FD51AA" w:rsidP="00447FDA">
            <w:pPr>
              <w:rPr>
                <w:sz w:val="18"/>
                <w:szCs w:val="22"/>
              </w:rPr>
            </w:pPr>
            <w:r w:rsidRPr="00CE3FB2">
              <w:rPr>
                <w:sz w:val="18"/>
                <w:szCs w:val="22"/>
              </w:rPr>
              <w:t>Reel_28/L-2.pdf</w:t>
            </w:r>
          </w:p>
        </w:tc>
        <w:tc>
          <w:tcPr>
            <w:tcW w:w="1024" w:type="dxa"/>
          </w:tcPr>
          <w:p w14:paraId="75D755A0" w14:textId="63496E3F" w:rsidR="00FD51AA" w:rsidRPr="00CE3FB2" w:rsidRDefault="001B3A78" w:rsidP="00447FDA">
            <w:pPr>
              <w:rPr>
                <w:sz w:val="18"/>
                <w:szCs w:val="22"/>
              </w:rPr>
            </w:pPr>
            <w:r>
              <w:rPr>
                <w:sz w:val="18"/>
                <w:szCs w:val="22"/>
              </w:rPr>
              <w:t>Oct 15, 1947</w:t>
            </w:r>
          </w:p>
        </w:tc>
        <w:tc>
          <w:tcPr>
            <w:tcW w:w="6840" w:type="dxa"/>
          </w:tcPr>
          <w:p w14:paraId="08D6ADBB" w14:textId="77777777" w:rsidR="00FD51AA" w:rsidRPr="00E0779E" w:rsidRDefault="001B3A78" w:rsidP="00447FDA">
            <w:pPr>
              <w:rPr>
                <w:i/>
                <w:iCs/>
                <w:sz w:val="18"/>
                <w:szCs w:val="22"/>
              </w:rPr>
            </w:pPr>
            <w:r w:rsidRPr="00E0779E">
              <w:rPr>
                <w:i/>
                <w:iCs/>
                <w:sz w:val="18"/>
                <w:szCs w:val="22"/>
              </w:rPr>
              <w:t>Information System of Interconnected Digital Computers</w:t>
            </w:r>
          </w:p>
          <w:p w14:paraId="7F3AE1A3" w14:textId="2A7FFBE0" w:rsidR="001B3A78" w:rsidRPr="00CE3FB2" w:rsidRDefault="001B3A78" w:rsidP="00447FDA">
            <w:pPr>
              <w:rPr>
                <w:sz w:val="18"/>
                <w:szCs w:val="22"/>
              </w:rPr>
            </w:pPr>
            <w:r>
              <w:rPr>
                <w:sz w:val="18"/>
                <w:szCs w:val="22"/>
              </w:rPr>
              <w:t>Thoughts on synchronizing computers and sensors for naval fleet defense</w:t>
            </w:r>
          </w:p>
        </w:tc>
      </w:tr>
      <w:tr w:rsidR="00FD51AA" w:rsidRPr="00CE3FB2" w14:paraId="091CCF57" w14:textId="10EF33C9" w:rsidTr="00FD51AA">
        <w:tc>
          <w:tcPr>
            <w:tcW w:w="1761" w:type="dxa"/>
          </w:tcPr>
          <w:p w14:paraId="4A4D0DF2" w14:textId="77777777" w:rsidR="00FD51AA" w:rsidRPr="00CE3FB2" w:rsidRDefault="00FD51AA" w:rsidP="00447FDA">
            <w:pPr>
              <w:rPr>
                <w:sz w:val="18"/>
                <w:szCs w:val="22"/>
              </w:rPr>
            </w:pPr>
            <w:r w:rsidRPr="00CE3FB2">
              <w:rPr>
                <w:sz w:val="18"/>
                <w:szCs w:val="22"/>
              </w:rPr>
              <w:lastRenderedPageBreak/>
              <w:t>Reel_28/L-3.pdf</w:t>
            </w:r>
          </w:p>
        </w:tc>
        <w:tc>
          <w:tcPr>
            <w:tcW w:w="1024" w:type="dxa"/>
          </w:tcPr>
          <w:p w14:paraId="5F20BB24" w14:textId="2EC9CD79" w:rsidR="00FD51AA" w:rsidRPr="00CE3FB2" w:rsidRDefault="001B3A78" w:rsidP="00447FDA">
            <w:pPr>
              <w:rPr>
                <w:sz w:val="18"/>
                <w:szCs w:val="22"/>
              </w:rPr>
            </w:pPr>
            <w:r>
              <w:rPr>
                <w:sz w:val="18"/>
                <w:szCs w:val="22"/>
              </w:rPr>
              <w:t>Sep 17, 1948</w:t>
            </w:r>
          </w:p>
        </w:tc>
        <w:tc>
          <w:tcPr>
            <w:tcW w:w="6840" w:type="dxa"/>
          </w:tcPr>
          <w:p w14:paraId="69BB8C25" w14:textId="77777777" w:rsidR="00FD51AA" w:rsidRPr="00E0779E" w:rsidRDefault="001B3A78" w:rsidP="00447FDA">
            <w:pPr>
              <w:rPr>
                <w:i/>
                <w:iCs/>
                <w:sz w:val="18"/>
                <w:szCs w:val="22"/>
              </w:rPr>
            </w:pPr>
            <w:r w:rsidRPr="00E0779E">
              <w:rPr>
                <w:i/>
                <w:iCs/>
                <w:sz w:val="18"/>
                <w:szCs w:val="22"/>
              </w:rPr>
              <w:t>Forecast for Military Systems using Electronic Digital Computers</w:t>
            </w:r>
          </w:p>
          <w:p w14:paraId="43A26C61" w14:textId="0E3A4830" w:rsidR="001B3A78" w:rsidRPr="00CE3FB2" w:rsidRDefault="001B3A78" w:rsidP="00447FDA">
            <w:pPr>
              <w:rPr>
                <w:sz w:val="18"/>
                <w:szCs w:val="22"/>
              </w:rPr>
            </w:pPr>
            <w:r>
              <w:rPr>
                <w:sz w:val="18"/>
                <w:szCs w:val="22"/>
              </w:rPr>
              <w:t>[this memo got to be famous…]</w:t>
            </w:r>
          </w:p>
        </w:tc>
      </w:tr>
      <w:tr w:rsidR="00FD51AA" w:rsidRPr="00CE3FB2" w14:paraId="21C9B43C" w14:textId="49248E38" w:rsidTr="00FD51AA">
        <w:tc>
          <w:tcPr>
            <w:tcW w:w="1761" w:type="dxa"/>
          </w:tcPr>
          <w:p w14:paraId="314AE897" w14:textId="77777777" w:rsidR="00FD51AA" w:rsidRPr="00CE3FB2" w:rsidRDefault="00FD51AA" w:rsidP="00447FDA">
            <w:pPr>
              <w:rPr>
                <w:sz w:val="18"/>
                <w:szCs w:val="22"/>
              </w:rPr>
            </w:pPr>
            <w:r w:rsidRPr="00CE3FB2">
              <w:rPr>
                <w:sz w:val="18"/>
                <w:szCs w:val="22"/>
              </w:rPr>
              <w:t>Reel_28/L-4.pdf</w:t>
            </w:r>
          </w:p>
        </w:tc>
        <w:tc>
          <w:tcPr>
            <w:tcW w:w="1024" w:type="dxa"/>
          </w:tcPr>
          <w:p w14:paraId="0808280D" w14:textId="0738BC9C" w:rsidR="00FD51AA" w:rsidRPr="00CE3FB2" w:rsidRDefault="001B3A78" w:rsidP="00447FDA">
            <w:pPr>
              <w:rPr>
                <w:sz w:val="18"/>
                <w:szCs w:val="22"/>
              </w:rPr>
            </w:pPr>
            <w:r>
              <w:rPr>
                <w:sz w:val="18"/>
                <w:szCs w:val="22"/>
              </w:rPr>
              <w:t>Sep 21, 1948</w:t>
            </w:r>
          </w:p>
        </w:tc>
        <w:tc>
          <w:tcPr>
            <w:tcW w:w="6840" w:type="dxa"/>
          </w:tcPr>
          <w:p w14:paraId="0E2DBACD" w14:textId="77777777" w:rsidR="00FD51AA" w:rsidRPr="00E0779E" w:rsidRDefault="001B3A78" w:rsidP="00447FDA">
            <w:pPr>
              <w:rPr>
                <w:i/>
                <w:iCs/>
                <w:sz w:val="18"/>
                <w:szCs w:val="22"/>
              </w:rPr>
            </w:pPr>
            <w:r w:rsidRPr="00E0779E">
              <w:rPr>
                <w:i/>
                <w:iCs/>
                <w:sz w:val="18"/>
                <w:szCs w:val="22"/>
              </w:rPr>
              <w:t>Alternate Project Whirlwind Proposals</w:t>
            </w:r>
          </w:p>
          <w:p w14:paraId="1792C0EB" w14:textId="77777777" w:rsidR="00E0779E" w:rsidRDefault="00E0779E" w:rsidP="00447FDA">
            <w:pPr>
              <w:rPr>
                <w:sz w:val="18"/>
                <w:szCs w:val="22"/>
              </w:rPr>
            </w:pPr>
            <w:r>
              <w:rPr>
                <w:sz w:val="18"/>
                <w:szCs w:val="22"/>
              </w:rPr>
              <w:t>Three plans, $1.8 per year, $3.8M per year and $5.8M per year</w:t>
            </w:r>
          </w:p>
          <w:p w14:paraId="1A70D10A" w14:textId="048B9F9D" w:rsidR="00E0779E" w:rsidRPr="00CE3FB2" w:rsidRDefault="00E0779E" w:rsidP="00447FDA">
            <w:pPr>
              <w:rPr>
                <w:sz w:val="18"/>
                <w:szCs w:val="22"/>
              </w:rPr>
            </w:pPr>
            <w:r>
              <w:rPr>
                <w:sz w:val="18"/>
                <w:szCs w:val="22"/>
              </w:rPr>
              <w:t>There is a chart towards the end showing activities by year and category, but it’s very general.  “Data Reduction” shows up already as a Thing (not sure what kind!)</w:t>
            </w:r>
          </w:p>
        </w:tc>
      </w:tr>
      <w:tr w:rsidR="00FD51AA" w:rsidRPr="00CE3FB2" w14:paraId="6BB3FFBB" w14:textId="7510262D" w:rsidTr="00FD51AA">
        <w:tc>
          <w:tcPr>
            <w:tcW w:w="1761" w:type="dxa"/>
          </w:tcPr>
          <w:p w14:paraId="5214314C" w14:textId="77777777" w:rsidR="00FD51AA" w:rsidRPr="00CE3FB2" w:rsidRDefault="00FD51AA" w:rsidP="00447FDA">
            <w:pPr>
              <w:rPr>
                <w:sz w:val="18"/>
                <w:szCs w:val="22"/>
              </w:rPr>
            </w:pPr>
            <w:r w:rsidRPr="00CE3FB2">
              <w:rPr>
                <w:sz w:val="18"/>
                <w:szCs w:val="22"/>
              </w:rPr>
              <w:t>Reel_28/L-5.pdf</w:t>
            </w:r>
          </w:p>
        </w:tc>
        <w:tc>
          <w:tcPr>
            <w:tcW w:w="1024" w:type="dxa"/>
          </w:tcPr>
          <w:p w14:paraId="4A41B1F2" w14:textId="614C562E" w:rsidR="00FD51AA" w:rsidRPr="00CE3FB2" w:rsidRDefault="002118C8" w:rsidP="00447FDA">
            <w:pPr>
              <w:rPr>
                <w:sz w:val="18"/>
                <w:szCs w:val="22"/>
              </w:rPr>
            </w:pPr>
            <w:r>
              <w:rPr>
                <w:sz w:val="18"/>
                <w:szCs w:val="22"/>
              </w:rPr>
              <w:t xml:space="preserve">Oct 11, </w:t>
            </w:r>
            <w:r w:rsidRPr="002118C8">
              <w:rPr>
                <w:b/>
                <w:bCs/>
                <w:sz w:val="18"/>
                <w:szCs w:val="22"/>
              </w:rPr>
              <w:t>1946</w:t>
            </w:r>
          </w:p>
        </w:tc>
        <w:tc>
          <w:tcPr>
            <w:tcW w:w="6840" w:type="dxa"/>
          </w:tcPr>
          <w:p w14:paraId="6C05C3F6" w14:textId="606F8194" w:rsidR="00FD51AA" w:rsidRPr="002118C8" w:rsidRDefault="002118C8" w:rsidP="00447FDA">
            <w:pPr>
              <w:rPr>
                <w:i/>
                <w:iCs/>
                <w:sz w:val="18"/>
                <w:szCs w:val="22"/>
              </w:rPr>
            </w:pPr>
            <w:r w:rsidRPr="002118C8">
              <w:rPr>
                <w:i/>
                <w:iCs/>
                <w:sz w:val="18"/>
                <w:szCs w:val="22"/>
              </w:rPr>
              <w:t>Project Whirlwind, Principals Governing Servomechanisms Laboratory Research and Development</w:t>
            </w:r>
          </w:p>
          <w:p w14:paraId="39E76502" w14:textId="1D12A6BA" w:rsidR="002118C8" w:rsidRDefault="002118C8" w:rsidP="00447FDA">
            <w:pPr>
              <w:rPr>
                <w:sz w:val="18"/>
                <w:szCs w:val="22"/>
              </w:rPr>
            </w:pPr>
            <w:r>
              <w:rPr>
                <w:sz w:val="18"/>
                <w:szCs w:val="22"/>
              </w:rPr>
              <w:t xml:space="preserve">4 </w:t>
            </w:r>
            <w:proofErr w:type="spellStart"/>
            <w:r>
              <w:rPr>
                <w:sz w:val="18"/>
                <w:szCs w:val="22"/>
              </w:rPr>
              <w:t>pgs</w:t>
            </w:r>
            <w:proofErr w:type="spellEnd"/>
            <w:r>
              <w:rPr>
                <w:sz w:val="18"/>
                <w:szCs w:val="22"/>
              </w:rPr>
              <w:t xml:space="preserve"> [note out of order]</w:t>
            </w:r>
          </w:p>
          <w:p w14:paraId="0795795F" w14:textId="29CA04B0" w:rsidR="002118C8" w:rsidRPr="00CE3FB2" w:rsidRDefault="002118C8" w:rsidP="00447FDA">
            <w:pPr>
              <w:rPr>
                <w:sz w:val="18"/>
                <w:szCs w:val="22"/>
              </w:rPr>
            </w:pPr>
            <w:r>
              <w:rPr>
                <w:sz w:val="18"/>
                <w:szCs w:val="22"/>
              </w:rPr>
              <w:t>Poor-quality copy; emphasizes “systems” approach</w:t>
            </w:r>
          </w:p>
        </w:tc>
      </w:tr>
      <w:tr w:rsidR="00FD51AA" w:rsidRPr="00CE3FB2" w14:paraId="435F81E1" w14:textId="0C5DF015" w:rsidTr="00FD51AA">
        <w:tc>
          <w:tcPr>
            <w:tcW w:w="1761" w:type="dxa"/>
          </w:tcPr>
          <w:p w14:paraId="7366A1F1" w14:textId="77777777" w:rsidR="00FD51AA" w:rsidRPr="00CE3FB2" w:rsidRDefault="00FD51AA" w:rsidP="00447FDA">
            <w:pPr>
              <w:rPr>
                <w:sz w:val="18"/>
                <w:szCs w:val="22"/>
              </w:rPr>
            </w:pPr>
            <w:r w:rsidRPr="00CE3FB2">
              <w:rPr>
                <w:sz w:val="18"/>
                <w:szCs w:val="22"/>
              </w:rPr>
              <w:t>Reel_28/L-6.pdf</w:t>
            </w:r>
          </w:p>
        </w:tc>
        <w:tc>
          <w:tcPr>
            <w:tcW w:w="1024" w:type="dxa"/>
          </w:tcPr>
          <w:p w14:paraId="239B93C3" w14:textId="0928FFDC" w:rsidR="00FD51AA" w:rsidRPr="00CE3FB2" w:rsidRDefault="002118C8" w:rsidP="00447FDA">
            <w:pPr>
              <w:rPr>
                <w:sz w:val="18"/>
                <w:szCs w:val="22"/>
              </w:rPr>
            </w:pPr>
            <w:r>
              <w:rPr>
                <w:sz w:val="18"/>
                <w:szCs w:val="22"/>
              </w:rPr>
              <w:t>Oct 11, 1948</w:t>
            </w:r>
          </w:p>
        </w:tc>
        <w:tc>
          <w:tcPr>
            <w:tcW w:w="6840" w:type="dxa"/>
          </w:tcPr>
          <w:p w14:paraId="0AEF1CC0" w14:textId="77777777" w:rsidR="00FD51AA" w:rsidRDefault="002118C8" w:rsidP="00447FDA">
            <w:pPr>
              <w:rPr>
                <w:sz w:val="18"/>
                <w:szCs w:val="22"/>
              </w:rPr>
            </w:pPr>
            <w:r>
              <w:rPr>
                <w:sz w:val="18"/>
                <w:szCs w:val="22"/>
              </w:rPr>
              <w:t>Comparison Between Computer Projects at the Institute for Advanced Study and the MIT Servomechanisms Laboratory</w:t>
            </w:r>
          </w:p>
          <w:p w14:paraId="5C480816" w14:textId="77777777" w:rsidR="002118C8" w:rsidRDefault="002118C8" w:rsidP="00447FDA">
            <w:pPr>
              <w:rPr>
                <w:sz w:val="18"/>
                <w:szCs w:val="22"/>
              </w:rPr>
            </w:pPr>
            <w:r>
              <w:rPr>
                <w:sz w:val="18"/>
                <w:szCs w:val="22"/>
              </w:rPr>
              <w:t xml:space="preserve">6 </w:t>
            </w:r>
            <w:proofErr w:type="spellStart"/>
            <w:r>
              <w:rPr>
                <w:sz w:val="18"/>
                <w:szCs w:val="22"/>
              </w:rPr>
              <w:t>pgs</w:t>
            </w:r>
            <w:proofErr w:type="spellEnd"/>
            <w:r>
              <w:rPr>
                <w:sz w:val="18"/>
                <w:szCs w:val="22"/>
              </w:rPr>
              <w:t>, crummy copy quality</w:t>
            </w:r>
          </w:p>
          <w:p w14:paraId="384920F3" w14:textId="77777777" w:rsidR="002118C8" w:rsidRDefault="002118C8" w:rsidP="00447FDA">
            <w:pPr>
              <w:rPr>
                <w:sz w:val="18"/>
                <w:szCs w:val="22"/>
              </w:rPr>
            </w:pPr>
            <w:r>
              <w:rPr>
                <w:sz w:val="18"/>
                <w:szCs w:val="22"/>
              </w:rPr>
              <w:t xml:space="preserve">Forrester disses IAS for building </w:t>
            </w:r>
            <w:proofErr w:type="gramStart"/>
            <w:r>
              <w:rPr>
                <w:sz w:val="18"/>
                <w:szCs w:val="22"/>
              </w:rPr>
              <w:t>a an</w:t>
            </w:r>
            <w:proofErr w:type="gramEnd"/>
            <w:r>
              <w:rPr>
                <w:sz w:val="18"/>
                <w:szCs w:val="22"/>
              </w:rPr>
              <w:t xml:space="preserve"> experimental, pre-prototype machine just to try out the ideas, not worrying about reliability or throughput.</w:t>
            </w:r>
          </w:p>
          <w:p w14:paraId="0ACFFC72" w14:textId="53FE1238" w:rsidR="00B33A24" w:rsidRPr="00CE3FB2" w:rsidRDefault="00B33A24" w:rsidP="00447FDA">
            <w:pPr>
              <w:rPr>
                <w:sz w:val="18"/>
                <w:szCs w:val="22"/>
              </w:rPr>
            </w:pPr>
            <w:r>
              <w:rPr>
                <w:sz w:val="18"/>
                <w:szCs w:val="22"/>
              </w:rPr>
              <w:t>The aircraft sim application for WW is highlighted as the kind of thing IAS is _not_ interested in pursuing.</w:t>
            </w:r>
          </w:p>
        </w:tc>
      </w:tr>
      <w:tr w:rsidR="00FD51AA" w:rsidRPr="00CE3FB2" w14:paraId="08D61795" w14:textId="68145856" w:rsidTr="00FD51AA">
        <w:tc>
          <w:tcPr>
            <w:tcW w:w="1761" w:type="dxa"/>
          </w:tcPr>
          <w:p w14:paraId="42065ACC" w14:textId="77777777" w:rsidR="00FD51AA" w:rsidRPr="00CE3FB2" w:rsidRDefault="00FD51AA" w:rsidP="00447FDA">
            <w:pPr>
              <w:rPr>
                <w:sz w:val="18"/>
                <w:szCs w:val="22"/>
              </w:rPr>
            </w:pPr>
            <w:r w:rsidRPr="00CE3FB2">
              <w:rPr>
                <w:sz w:val="18"/>
                <w:szCs w:val="22"/>
              </w:rPr>
              <w:t>Reel_28/L-7.pdf</w:t>
            </w:r>
          </w:p>
        </w:tc>
        <w:tc>
          <w:tcPr>
            <w:tcW w:w="1024" w:type="dxa"/>
          </w:tcPr>
          <w:p w14:paraId="30063C3A" w14:textId="497DA0D7" w:rsidR="00FD51AA" w:rsidRPr="00CE3FB2" w:rsidRDefault="00B33A24" w:rsidP="00447FDA">
            <w:pPr>
              <w:rPr>
                <w:sz w:val="18"/>
                <w:szCs w:val="22"/>
              </w:rPr>
            </w:pPr>
            <w:r>
              <w:rPr>
                <w:sz w:val="18"/>
                <w:szCs w:val="22"/>
              </w:rPr>
              <w:t>Nov 2, 1948</w:t>
            </w:r>
          </w:p>
        </w:tc>
        <w:tc>
          <w:tcPr>
            <w:tcW w:w="6840" w:type="dxa"/>
          </w:tcPr>
          <w:p w14:paraId="6A6BE4A2" w14:textId="77777777" w:rsidR="00FD51AA" w:rsidRDefault="00B33A24" w:rsidP="00447FDA">
            <w:pPr>
              <w:rPr>
                <w:sz w:val="18"/>
                <w:szCs w:val="22"/>
              </w:rPr>
            </w:pPr>
            <w:r>
              <w:rPr>
                <w:sz w:val="18"/>
                <w:szCs w:val="22"/>
              </w:rPr>
              <w:t>Visitors to Project Whirlwind</w:t>
            </w:r>
          </w:p>
          <w:p w14:paraId="124CD3A1" w14:textId="56D109FD" w:rsidR="00B33A24" w:rsidRDefault="00B33A24" w:rsidP="00447FDA">
            <w:pPr>
              <w:rPr>
                <w:sz w:val="18"/>
                <w:szCs w:val="22"/>
              </w:rPr>
            </w:pPr>
            <w:r>
              <w:rPr>
                <w:sz w:val="18"/>
                <w:szCs w:val="22"/>
              </w:rPr>
              <w:t>North American Aviation, General Electric: guided missile control</w:t>
            </w:r>
          </w:p>
          <w:p w14:paraId="3D4E1D06" w14:textId="77777777" w:rsidR="00B33A24" w:rsidRDefault="00B33A24" w:rsidP="00447FDA">
            <w:pPr>
              <w:rPr>
                <w:sz w:val="18"/>
                <w:szCs w:val="22"/>
              </w:rPr>
            </w:pPr>
            <w:r>
              <w:rPr>
                <w:sz w:val="18"/>
                <w:szCs w:val="22"/>
              </w:rPr>
              <w:t>Watson Labs – Air Traffic Control</w:t>
            </w:r>
          </w:p>
          <w:p w14:paraId="67283314" w14:textId="77777777" w:rsidR="00B33A24" w:rsidRDefault="00B33A24" w:rsidP="00447FDA">
            <w:pPr>
              <w:rPr>
                <w:sz w:val="18"/>
                <w:szCs w:val="22"/>
              </w:rPr>
            </w:pPr>
            <w:r>
              <w:rPr>
                <w:sz w:val="18"/>
                <w:szCs w:val="22"/>
              </w:rPr>
              <w:t>[and many others; probably worth a careful look as there are lots of names that will turn up later]</w:t>
            </w:r>
          </w:p>
          <w:p w14:paraId="6F8DBA8C" w14:textId="1B89CB2D" w:rsidR="00B33A24" w:rsidRPr="00CE3FB2" w:rsidRDefault="00B33A24" w:rsidP="00447FDA">
            <w:pPr>
              <w:rPr>
                <w:sz w:val="18"/>
                <w:szCs w:val="22"/>
              </w:rPr>
            </w:pPr>
            <w:r>
              <w:rPr>
                <w:sz w:val="18"/>
                <w:szCs w:val="22"/>
              </w:rPr>
              <w:t>Including a</w:t>
            </w:r>
            <w:r w:rsidR="00AB6020">
              <w:rPr>
                <w:sz w:val="18"/>
                <w:szCs w:val="22"/>
              </w:rPr>
              <w:t xml:space="preserve"> </w:t>
            </w:r>
            <w:r>
              <w:rPr>
                <w:sz w:val="18"/>
                <w:szCs w:val="22"/>
              </w:rPr>
              <w:t xml:space="preserve">visit from British </w:t>
            </w:r>
            <w:r w:rsidR="00AB6020">
              <w:rPr>
                <w:sz w:val="18"/>
                <w:szCs w:val="22"/>
              </w:rPr>
              <w:t>Admiralty</w:t>
            </w:r>
            <w:r>
              <w:rPr>
                <w:sz w:val="18"/>
                <w:szCs w:val="22"/>
              </w:rPr>
              <w:t>, and a three</w:t>
            </w:r>
            <w:r w:rsidR="00AB6020">
              <w:rPr>
                <w:sz w:val="18"/>
                <w:szCs w:val="22"/>
              </w:rPr>
              <w:t>-</w:t>
            </w:r>
            <w:r>
              <w:rPr>
                <w:sz w:val="18"/>
                <w:szCs w:val="22"/>
              </w:rPr>
              <w:t>day visit from John von Neumann</w:t>
            </w:r>
          </w:p>
        </w:tc>
      </w:tr>
      <w:tr w:rsidR="00FD51AA" w:rsidRPr="00CE3FB2" w14:paraId="53FA4EF6" w14:textId="2B3A8EDD" w:rsidTr="00FD51AA">
        <w:tc>
          <w:tcPr>
            <w:tcW w:w="1761" w:type="dxa"/>
          </w:tcPr>
          <w:p w14:paraId="18536FF2" w14:textId="77777777" w:rsidR="00FD51AA" w:rsidRPr="00CE3FB2" w:rsidRDefault="00FD51AA" w:rsidP="00447FDA">
            <w:pPr>
              <w:rPr>
                <w:sz w:val="18"/>
                <w:szCs w:val="22"/>
              </w:rPr>
            </w:pPr>
            <w:r w:rsidRPr="00CE3FB2">
              <w:rPr>
                <w:sz w:val="18"/>
                <w:szCs w:val="22"/>
              </w:rPr>
              <w:t>Reel_28/L-8.pdf</w:t>
            </w:r>
          </w:p>
        </w:tc>
        <w:tc>
          <w:tcPr>
            <w:tcW w:w="1024" w:type="dxa"/>
          </w:tcPr>
          <w:p w14:paraId="383CD3FB" w14:textId="2BD0F9B5" w:rsidR="00FD51AA" w:rsidRPr="00CE3FB2" w:rsidRDefault="00AB6020" w:rsidP="00447FDA">
            <w:pPr>
              <w:rPr>
                <w:sz w:val="18"/>
                <w:szCs w:val="22"/>
              </w:rPr>
            </w:pPr>
            <w:r>
              <w:rPr>
                <w:sz w:val="18"/>
                <w:szCs w:val="22"/>
              </w:rPr>
              <w:t>Nov 19, 1948</w:t>
            </w:r>
          </w:p>
        </w:tc>
        <w:tc>
          <w:tcPr>
            <w:tcW w:w="6840" w:type="dxa"/>
          </w:tcPr>
          <w:p w14:paraId="66CDF96A" w14:textId="77777777" w:rsidR="00FD51AA" w:rsidRPr="00AB6020" w:rsidRDefault="00AB6020" w:rsidP="00447FDA">
            <w:pPr>
              <w:rPr>
                <w:i/>
                <w:iCs/>
                <w:sz w:val="18"/>
                <w:szCs w:val="22"/>
              </w:rPr>
            </w:pPr>
            <w:r w:rsidRPr="00AB6020">
              <w:rPr>
                <w:i/>
                <w:iCs/>
                <w:sz w:val="18"/>
                <w:szCs w:val="22"/>
              </w:rPr>
              <w:t>Cost Trends, Contract N5ori060</w:t>
            </w:r>
          </w:p>
          <w:p w14:paraId="00876D76" w14:textId="073FC4EB" w:rsidR="00AB6020" w:rsidRPr="00CE3FB2" w:rsidRDefault="00AB6020" w:rsidP="00447FDA">
            <w:pPr>
              <w:rPr>
                <w:sz w:val="18"/>
                <w:szCs w:val="22"/>
              </w:rPr>
            </w:pPr>
            <w:r>
              <w:rPr>
                <w:sz w:val="18"/>
                <w:szCs w:val="22"/>
              </w:rPr>
              <w:t>ONR starts pushing back…</w:t>
            </w:r>
          </w:p>
        </w:tc>
      </w:tr>
      <w:tr w:rsidR="00FD51AA" w:rsidRPr="00CE3FB2" w14:paraId="49A804B8" w14:textId="667EEBAE" w:rsidTr="00FD51AA">
        <w:tc>
          <w:tcPr>
            <w:tcW w:w="1761" w:type="dxa"/>
          </w:tcPr>
          <w:p w14:paraId="44B4081C" w14:textId="77777777" w:rsidR="00FD51AA" w:rsidRPr="00CE3FB2" w:rsidRDefault="00FD51AA" w:rsidP="00447FDA">
            <w:pPr>
              <w:rPr>
                <w:sz w:val="18"/>
                <w:szCs w:val="22"/>
              </w:rPr>
            </w:pPr>
            <w:r w:rsidRPr="00CE3FB2">
              <w:rPr>
                <w:sz w:val="18"/>
                <w:szCs w:val="22"/>
              </w:rPr>
              <w:t>Reel_28/L-9.pdf</w:t>
            </w:r>
          </w:p>
        </w:tc>
        <w:tc>
          <w:tcPr>
            <w:tcW w:w="1024" w:type="dxa"/>
          </w:tcPr>
          <w:p w14:paraId="75032FF4" w14:textId="7069E6B5" w:rsidR="00FD51AA" w:rsidRPr="00CE3FB2" w:rsidRDefault="00AB6020" w:rsidP="00447FDA">
            <w:pPr>
              <w:rPr>
                <w:sz w:val="18"/>
                <w:szCs w:val="22"/>
              </w:rPr>
            </w:pPr>
            <w:r>
              <w:rPr>
                <w:sz w:val="18"/>
                <w:szCs w:val="22"/>
              </w:rPr>
              <w:t>Dec 27, 1948</w:t>
            </w:r>
          </w:p>
        </w:tc>
        <w:tc>
          <w:tcPr>
            <w:tcW w:w="6840" w:type="dxa"/>
          </w:tcPr>
          <w:p w14:paraId="127030AB" w14:textId="77777777" w:rsidR="00FD51AA" w:rsidRPr="00AB6020" w:rsidRDefault="00AB6020" w:rsidP="00447FDA">
            <w:pPr>
              <w:rPr>
                <w:i/>
                <w:iCs/>
                <w:sz w:val="18"/>
                <w:szCs w:val="22"/>
              </w:rPr>
            </w:pPr>
            <w:r w:rsidRPr="00AB6020">
              <w:rPr>
                <w:i/>
                <w:iCs/>
                <w:sz w:val="18"/>
                <w:szCs w:val="22"/>
              </w:rPr>
              <w:t>6345 Cost Analysis</w:t>
            </w:r>
          </w:p>
          <w:p w14:paraId="2E246BAC" w14:textId="23CD949D" w:rsidR="00AB6020" w:rsidRPr="00CE3FB2" w:rsidRDefault="00AB6020" w:rsidP="00447FDA">
            <w:pPr>
              <w:rPr>
                <w:sz w:val="18"/>
                <w:szCs w:val="22"/>
              </w:rPr>
            </w:pPr>
            <w:r>
              <w:rPr>
                <w:sz w:val="18"/>
                <w:szCs w:val="22"/>
              </w:rPr>
              <w:t>This longer report goes to N. Sage</w:t>
            </w:r>
          </w:p>
        </w:tc>
      </w:tr>
      <w:tr w:rsidR="00FD51AA" w:rsidRPr="00CE3FB2" w14:paraId="566C97D9" w14:textId="46437548" w:rsidTr="00FD51AA">
        <w:tc>
          <w:tcPr>
            <w:tcW w:w="1761" w:type="dxa"/>
          </w:tcPr>
          <w:p w14:paraId="4DC9EBEC" w14:textId="77777777" w:rsidR="00FD51AA" w:rsidRPr="00CE3FB2" w:rsidRDefault="00FD51AA" w:rsidP="00447FDA">
            <w:pPr>
              <w:rPr>
                <w:sz w:val="18"/>
                <w:szCs w:val="22"/>
              </w:rPr>
            </w:pPr>
            <w:r w:rsidRPr="00CE3FB2">
              <w:rPr>
                <w:sz w:val="18"/>
                <w:szCs w:val="22"/>
              </w:rPr>
              <w:t>Reel_28/L-10.pdf</w:t>
            </w:r>
          </w:p>
        </w:tc>
        <w:tc>
          <w:tcPr>
            <w:tcW w:w="1024" w:type="dxa"/>
          </w:tcPr>
          <w:p w14:paraId="21E9A568" w14:textId="7C80780E" w:rsidR="00FD51AA" w:rsidRPr="00CE3FB2" w:rsidRDefault="00AB6020" w:rsidP="00447FDA">
            <w:pPr>
              <w:rPr>
                <w:sz w:val="18"/>
                <w:szCs w:val="22"/>
              </w:rPr>
            </w:pPr>
            <w:r>
              <w:rPr>
                <w:sz w:val="18"/>
                <w:szCs w:val="22"/>
              </w:rPr>
              <w:t>Jan 13, 1949</w:t>
            </w:r>
          </w:p>
        </w:tc>
        <w:tc>
          <w:tcPr>
            <w:tcW w:w="6840" w:type="dxa"/>
          </w:tcPr>
          <w:p w14:paraId="45B24F73" w14:textId="77777777" w:rsidR="00FD51AA" w:rsidRDefault="007A55D6" w:rsidP="00447FDA">
            <w:pPr>
              <w:rPr>
                <w:sz w:val="18"/>
                <w:szCs w:val="22"/>
              </w:rPr>
            </w:pPr>
            <w:r>
              <w:rPr>
                <w:sz w:val="18"/>
                <w:szCs w:val="22"/>
              </w:rPr>
              <w:t>Analysis of Whirlwind Program</w:t>
            </w:r>
          </w:p>
          <w:p w14:paraId="3CA3BCFB" w14:textId="77777777" w:rsidR="007A55D6" w:rsidRDefault="007A55D6" w:rsidP="00447FDA">
            <w:pPr>
              <w:rPr>
                <w:sz w:val="18"/>
                <w:szCs w:val="22"/>
              </w:rPr>
            </w:pPr>
            <w:r>
              <w:rPr>
                <w:sz w:val="18"/>
                <w:szCs w:val="22"/>
              </w:rPr>
              <w:t>Budget pressure is mounting; Forrester threatens to throw everything overboard except whatever is essential to getting WW operational.</w:t>
            </w:r>
          </w:p>
          <w:p w14:paraId="462BFEA1" w14:textId="77777777" w:rsidR="007A55D6" w:rsidRDefault="007A55D6" w:rsidP="00447FDA">
            <w:pPr>
              <w:rPr>
                <w:sz w:val="18"/>
                <w:szCs w:val="22"/>
              </w:rPr>
            </w:pPr>
            <w:r>
              <w:rPr>
                <w:sz w:val="18"/>
                <w:szCs w:val="22"/>
              </w:rPr>
              <w:t>They must be defending themselves against charges that the IAS program is much less expensive; their rejoinder is that IAS doesn’t care about developing reliable electronic technology, just getting an experiment to work.</w:t>
            </w:r>
          </w:p>
          <w:p w14:paraId="24F73628" w14:textId="62D4C3F2" w:rsidR="007A55D6" w:rsidRPr="00CE3FB2" w:rsidRDefault="007A55D6" w:rsidP="00447FDA">
            <w:pPr>
              <w:rPr>
                <w:sz w:val="18"/>
                <w:szCs w:val="22"/>
              </w:rPr>
            </w:pPr>
            <w:r>
              <w:rPr>
                <w:sz w:val="18"/>
                <w:szCs w:val="22"/>
              </w:rPr>
              <w:t xml:space="preserve">I don’t see mention specifically of aircraft simulation, even on the </w:t>
            </w:r>
            <w:proofErr w:type="spellStart"/>
            <w:r>
              <w:rPr>
                <w:sz w:val="18"/>
                <w:szCs w:val="22"/>
              </w:rPr>
              <w:t>lit</w:t>
            </w:r>
            <w:proofErr w:type="spellEnd"/>
            <w:r>
              <w:rPr>
                <w:sz w:val="18"/>
                <w:szCs w:val="22"/>
              </w:rPr>
              <w:t xml:space="preserve"> of stuff to toss.</w:t>
            </w:r>
          </w:p>
        </w:tc>
      </w:tr>
      <w:tr w:rsidR="00FD51AA" w:rsidRPr="00CE3FB2" w14:paraId="659B556E" w14:textId="3AE55EB2" w:rsidTr="00FD51AA">
        <w:tc>
          <w:tcPr>
            <w:tcW w:w="1761" w:type="dxa"/>
          </w:tcPr>
          <w:p w14:paraId="1F0A34E1" w14:textId="77777777" w:rsidR="00FD51AA" w:rsidRPr="00CE3FB2" w:rsidRDefault="00FD51AA" w:rsidP="00447FDA">
            <w:pPr>
              <w:rPr>
                <w:sz w:val="18"/>
                <w:szCs w:val="22"/>
              </w:rPr>
            </w:pPr>
            <w:r w:rsidRPr="00CE3FB2">
              <w:rPr>
                <w:sz w:val="18"/>
                <w:szCs w:val="22"/>
              </w:rPr>
              <w:t>Reel_28/L-11.pdf</w:t>
            </w:r>
          </w:p>
        </w:tc>
        <w:tc>
          <w:tcPr>
            <w:tcW w:w="1024" w:type="dxa"/>
          </w:tcPr>
          <w:p w14:paraId="654AFB8C" w14:textId="179A3499" w:rsidR="00FD51AA" w:rsidRPr="00CE3FB2" w:rsidRDefault="007A55D6" w:rsidP="00447FDA">
            <w:pPr>
              <w:rPr>
                <w:sz w:val="18"/>
                <w:szCs w:val="22"/>
              </w:rPr>
            </w:pPr>
            <w:r>
              <w:rPr>
                <w:sz w:val="18"/>
                <w:szCs w:val="22"/>
              </w:rPr>
              <w:t>Feb 15, 1949</w:t>
            </w:r>
          </w:p>
        </w:tc>
        <w:tc>
          <w:tcPr>
            <w:tcW w:w="6840" w:type="dxa"/>
          </w:tcPr>
          <w:p w14:paraId="1CD4E3EF" w14:textId="77777777" w:rsidR="00FD51AA" w:rsidRDefault="007A55D6" w:rsidP="00447FDA">
            <w:pPr>
              <w:rPr>
                <w:sz w:val="18"/>
                <w:szCs w:val="22"/>
              </w:rPr>
            </w:pPr>
            <w:r>
              <w:rPr>
                <w:sz w:val="18"/>
                <w:szCs w:val="22"/>
              </w:rPr>
              <w:t xml:space="preserve">Information on Whirlwind I as Requested by Lt. </w:t>
            </w:r>
            <w:proofErr w:type="spellStart"/>
            <w:r>
              <w:rPr>
                <w:sz w:val="18"/>
                <w:szCs w:val="22"/>
              </w:rPr>
              <w:t>Cmdr</w:t>
            </w:r>
            <w:proofErr w:type="spellEnd"/>
            <w:r>
              <w:rPr>
                <w:sz w:val="18"/>
                <w:szCs w:val="22"/>
              </w:rPr>
              <w:t xml:space="preserve"> Rubel, Research and Development Board, in a Letter Dated 7 February 1949</w:t>
            </w:r>
          </w:p>
          <w:p w14:paraId="045A0462" w14:textId="77777777" w:rsidR="007A55D6" w:rsidRDefault="007A55D6" w:rsidP="00447FDA">
            <w:pPr>
              <w:rPr>
                <w:sz w:val="18"/>
                <w:szCs w:val="22"/>
              </w:rPr>
            </w:pPr>
            <w:r>
              <w:rPr>
                <w:sz w:val="18"/>
                <w:szCs w:val="22"/>
              </w:rPr>
              <w:t>Mostly about costs and budgets.  There must have been a question about whether a second copy of Whirlwind would cost as much as the first…  there’s a section on costs to reproduce the machine.</w:t>
            </w:r>
          </w:p>
          <w:p w14:paraId="0C6E950E" w14:textId="0C65A1DD" w:rsidR="007A55D6" w:rsidRPr="00CE3FB2" w:rsidRDefault="007A55D6" w:rsidP="00447FDA">
            <w:pPr>
              <w:rPr>
                <w:sz w:val="18"/>
                <w:szCs w:val="22"/>
              </w:rPr>
            </w:pPr>
            <w:r>
              <w:rPr>
                <w:sz w:val="18"/>
                <w:szCs w:val="22"/>
              </w:rPr>
              <w:t>At this point, they’re estimating 3,000 sq ft of floor space and 97 kW power</w:t>
            </w:r>
          </w:p>
        </w:tc>
      </w:tr>
      <w:tr w:rsidR="00FD51AA" w:rsidRPr="00CE3FB2" w14:paraId="341EAEFC" w14:textId="0958EB05" w:rsidTr="00FD51AA">
        <w:tc>
          <w:tcPr>
            <w:tcW w:w="1761" w:type="dxa"/>
          </w:tcPr>
          <w:p w14:paraId="132957EC" w14:textId="77777777" w:rsidR="00FD51AA" w:rsidRPr="00CE3FB2" w:rsidRDefault="00FD51AA" w:rsidP="00447FDA">
            <w:pPr>
              <w:rPr>
                <w:sz w:val="18"/>
                <w:szCs w:val="22"/>
              </w:rPr>
            </w:pPr>
            <w:r w:rsidRPr="00CE3FB2">
              <w:rPr>
                <w:sz w:val="18"/>
                <w:szCs w:val="22"/>
              </w:rPr>
              <w:t>Reel_28/L-12.pdf</w:t>
            </w:r>
          </w:p>
        </w:tc>
        <w:tc>
          <w:tcPr>
            <w:tcW w:w="1024" w:type="dxa"/>
          </w:tcPr>
          <w:p w14:paraId="2625C409" w14:textId="77777777" w:rsidR="00FD51AA" w:rsidRPr="00CE3FB2" w:rsidRDefault="00FD51AA" w:rsidP="00447FDA">
            <w:pPr>
              <w:rPr>
                <w:sz w:val="18"/>
                <w:szCs w:val="22"/>
              </w:rPr>
            </w:pPr>
          </w:p>
        </w:tc>
        <w:tc>
          <w:tcPr>
            <w:tcW w:w="6840" w:type="dxa"/>
          </w:tcPr>
          <w:p w14:paraId="333CC362" w14:textId="77777777" w:rsidR="00FD51AA" w:rsidRPr="00CE3FB2" w:rsidRDefault="00FD51AA" w:rsidP="00447FDA">
            <w:pPr>
              <w:rPr>
                <w:sz w:val="18"/>
                <w:szCs w:val="22"/>
              </w:rPr>
            </w:pPr>
          </w:p>
        </w:tc>
      </w:tr>
      <w:tr w:rsidR="00FD51AA" w:rsidRPr="00CE3FB2" w14:paraId="6184EF3A" w14:textId="3D2052A7" w:rsidTr="00FD51AA">
        <w:tc>
          <w:tcPr>
            <w:tcW w:w="1761" w:type="dxa"/>
          </w:tcPr>
          <w:p w14:paraId="182BC082" w14:textId="77777777" w:rsidR="00FD51AA" w:rsidRPr="00CE3FB2" w:rsidRDefault="00FD51AA" w:rsidP="00447FDA">
            <w:pPr>
              <w:rPr>
                <w:sz w:val="18"/>
                <w:szCs w:val="22"/>
              </w:rPr>
            </w:pPr>
            <w:r w:rsidRPr="00CE3FB2">
              <w:rPr>
                <w:sz w:val="18"/>
                <w:szCs w:val="22"/>
              </w:rPr>
              <w:t>Reel_28/L-13.pdf</w:t>
            </w:r>
          </w:p>
        </w:tc>
        <w:tc>
          <w:tcPr>
            <w:tcW w:w="1024" w:type="dxa"/>
          </w:tcPr>
          <w:p w14:paraId="184C7B35" w14:textId="77777777" w:rsidR="00FD51AA" w:rsidRPr="00CE3FB2" w:rsidRDefault="00FD51AA" w:rsidP="00447FDA">
            <w:pPr>
              <w:rPr>
                <w:sz w:val="18"/>
                <w:szCs w:val="22"/>
              </w:rPr>
            </w:pPr>
          </w:p>
        </w:tc>
        <w:tc>
          <w:tcPr>
            <w:tcW w:w="6840" w:type="dxa"/>
          </w:tcPr>
          <w:p w14:paraId="1C0FB885" w14:textId="77777777" w:rsidR="00FD51AA" w:rsidRPr="00CE3FB2" w:rsidRDefault="00FD51AA" w:rsidP="00447FDA">
            <w:pPr>
              <w:rPr>
                <w:sz w:val="18"/>
                <w:szCs w:val="22"/>
              </w:rPr>
            </w:pPr>
          </w:p>
        </w:tc>
      </w:tr>
      <w:tr w:rsidR="00FD51AA" w:rsidRPr="00CE3FB2" w14:paraId="2BA7C170" w14:textId="222696B7" w:rsidTr="00FD51AA">
        <w:tc>
          <w:tcPr>
            <w:tcW w:w="1761" w:type="dxa"/>
          </w:tcPr>
          <w:p w14:paraId="43DA6028" w14:textId="77777777" w:rsidR="00FD51AA" w:rsidRPr="00CE3FB2" w:rsidRDefault="00FD51AA" w:rsidP="00447FDA">
            <w:pPr>
              <w:rPr>
                <w:sz w:val="18"/>
                <w:szCs w:val="22"/>
              </w:rPr>
            </w:pPr>
            <w:r w:rsidRPr="00CE3FB2">
              <w:rPr>
                <w:sz w:val="18"/>
                <w:szCs w:val="22"/>
              </w:rPr>
              <w:t>Reel_28/L-14.pdf</w:t>
            </w:r>
          </w:p>
        </w:tc>
        <w:tc>
          <w:tcPr>
            <w:tcW w:w="1024" w:type="dxa"/>
          </w:tcPr>
          <w:p w14:paraId="50E7A999" w14:textId="77777777" w:rsidR="00FD51AA" w:rsidRPr="00CE3FB2" w:rsidRDefault="00FD51AA" w:rsidP="00447FDA">
            <w:pPr>
              <w:rPr>
                <w:sz w:val="18"/>
                <w:szCs w:val="22"/>
              </w:rPr>
            </w:pPr>
          </w:p>
        </w:tc>
        <w:tc>
          <w:tcPr>
            <w:tcW w:w="6840" w:type="dxa"/>
          </w:tcPr>
          <w:p w14:paraId="3D70C080" w14:textId="77777777" w:rsidR="00FD51AA" w:rsidRPr="00CE3FB2" w:rsidRDefault="00FD51AA" w:rsidP="00447FDA">
            <w:pPr>
              <w:rPr>
                <w:sz w:val="18"/>
                <w:szCs w:val="22"/>
              </w:rPr>
            </w:pPr>
          </w:p>
        </w:tc>
      </w:tr>
      <w:tr w:rsidR="00FD51AA" w:rsidRPr="00CE3FB2" w14:paraId="78CB7F3B" w14:textId="2995B60F" w:rsidTr="00FD51AA">
        <w:tc>
          <w:tcPr>
            <w:tcW w:w="1761" w:type="dxa"/>
          </w:tcPr>
          <w:p w14:paraId="5DB4B689" w14:textId="77777777" w:rsidR="00FD51AA" w:rsidRPr="00CE3FB2" w:rsidRDefault="00FD51AA" w:rsidP="00447FDA">
            <w:pPr>
              <w:rPr>
                <w:sz w:val="18"/>
                <w:szCs w:val="22"/>
              </w:rPr>
            </w:pPr>
            <w:r w:rsidRPr="00CE3FB2">
              <w:rPr>
                <w:sz w:val="18"/>
                <w:szCs w:val="22"/>
              </w:rPr>
              <w:lastRenderedPageBreak/>
              <w:t>Reel_28/L-15.pdf</w:t>
            </w:r>
          </w:p>
        </w:tc>
        <w:tc>
          <w:tcPr>
            <w:tcW w:w="1024" w:type="dxa"/>
          </w:tcPr>
          <w:p w14:paraId="6BFE5504" w14:textId="77777777" w:rsidR="00FD51AA" w:rsidRPr="00CE3FB2" w:rsidRDefault="00FD51AA" w:rsidP="00447FDA">
            <w:pPr>
              <w:rPr>
                <w:sz w:val="18"/>
                <w:szCs w:val="22"/>
              </w:rPr>
            </w:pPr>
          </w:p>
        </w:tc>
        <w:tc>
          <w:tcPr>
            <w:tcW w:w="6840" w:type="dxa"/>
          </w:tcPr>
          <w:p w14:paraId="6F7622D5" w14:textId="77777777" w:rsidR="00FD51AA" w:rsidRPr="00CE3FB2" w:rsidRDefault="00FD51AA" w:rsidP="00447FDA">
            <w:pPr>
              <w:rPr>
                <w:sz w:val="18"/>
                <w:szCs w:val="22"/>
              </w:rPr>
            </w:pPr>
          </w:p>
        </w:tc>
      </w:tr>
      <w:tr w:rsidR="00FD51AA" w:rsidRPr="00CE3FB2" w14:paraId="04D5D8FC" w14:textId="222326DD" w:rsidTr="00FD51AA">
        <w:tc>
          <w:tcPr>
            <w:tcW w:w="1761" w:type="dxa"/>
          </w:tcPr>
          <w:p w14:paraId="31DCF5FE" w14:textId="77777777" w:rsidR="00FD51AA" w:rsidRPr="00CE3FB2" w:rsidRDefault="00FD51AA" w:rsidP="00447FDA">
            <w:pPr>
              <w:rPr>
                <w:sz w:val="18"/>
                <w:szCs w:val="22"/>
              </w:rPr>
            </w:pPr>
            <w:r w:rsidRPr="00CE3FB2">
              <w:rPr>
                <w:sz w:val="18"/>
                <w:szCs w:val="22"/>
              </w:rPr>
              <w:t>Reel_28/L-16.pdf</w:t>
            </w:r>
          </w:p>
        </w:tc>
        <w:tc>
          <w:tcPr>
            <w:tcW w:w="1024" w:type="dxa"/>
          </w:tcPr>
          <w:p w14:paraId="6AFF963A" w14:textId="77777777" w:rsidR="00FD51AA" w:rsidRPr="00CE3FB2" w:rsidRDefault="00FD51AA" w:rsidP="00447FDA">
            <w:pPr>
              <w:rPr>
                <w:sz w:val="18"/>
                <w:szCs w:val="22"/>
              </w:rPr>
            </w:pPr>
          </w:p>
        </w:tc>
        <w:tc>
          <w:tcPr>
            <w:tcW w:w="6840" w:type="dxa"/>
          </w:tcPr>
          <w:p w14:paraId="3996ABE6" w14:textId="77777777" w:rsidR="00FD51AA" w:rsidRPr="00CE3FB2" w:rsidRDefault="00FD51AA" w:rsidP="00447FDA">
            <w:pPr>
              <w:rPr>
                <w:sz w:val="18"/>
                <w:szCs w:val="22"/>
              </w:rPr>
            </w:pPr>
          </w:p>
        </w:tc>
      </w:tr>
      <w:tr w:rsidR="00FD51AA" w:rsidRPr="00CE3FB2" w14:paraId="4D71761A" w14:textId="644D788F" w:rsidTr="00FD51AA">
        <w:tc>
          <w:tcPr>
            <w:tcW w:w="1761" w:type="dxa"/>
          </w:tcPr>
          <w:p w14:paraId="1AF1E882" w14:textId="77777777" w:rsidR="00FD51AA" w:rsidRPr="00CE3FB2" w:rsidRDefault="00FD51AA" w:rsidP="00447FDA">
            <w:pPr>
              <w:rPr>
                <w:sz w:val="18"/>
                <w:szCs w:val="22"/>
              </w:rPr>
            </w:pPr>
            <w:r w:rsidRPr="00CE3FB2">
              <w:rPr>
                <w:sz w:val="18"/>
                <w:szCs w:val="22"/>
              </w:rPr>
              <w:t>Reel_28/L-17.pdf</w:t>
            </w:r>
          </w:p>
        </w:tc>
        <w:tc>
          <w:tcPr>
            <w:tcW w:w="1024" w:type="dxa"/>
          </w:tcPr>
          <w:p w14:paraId="45312A37" w14:textId="77777777" w:rsidR="00FD51AA" w:rsidRPr="00CE3FB2" w:rsidRDefault="00FD51AA" w:rsidP="00447FDA">
            <w:pPr>
              <w:rPr>
                <w:sz w:val="18"/>
                <w:szCs w:val="22"/>
              </w:rPr>
            </w:pPr>
          </w:p>
        </w:tc>
        <w:tc>
          <w:tcPr>
            <w:tcW w:w="6840" w:type="dxa"/>
          </w:tcPr>
          <w:p w14:paraId="0B16F645" w14:textId="77777777" w:rsidR="00FD51AA" w:rsidRPr="00CE3FB2" w:rsidRDefault="00FD51AA" w:rsidP="00447FDA">
            <w:pPr>
              <w:rPr>
                <w:sz w:val="18"/>
                <w:szCs w:val="22"/>
              </w:rPr>
            </w:pPr>
          </w:p>
        </w:tc>
      </w:tr>
      <w:tr w:rsidR="00FD51AA" w:rsidRPr="00CE3FB2" w14:paraId="0AA65515" w14:textId="0AF27343" w:rsidTr="00FD51AA">
        <w:tc>
          <w:tcPr>
            <w:tcW w:w="1761" w:type="dxa"/>
          </w:tcPr>
          <w:p w14:paraId="14CCAA1A" w14:textId="77777777" w:rsidR="00FD51AA" w:rsidRPr="00CE3FB2" w:rsidRDefault="00FD51AA" w:rsidP="00447FDA">
            <w:pPr>
              <w:rPr>
                <w:sz w:val="18"/>
                <w:szCs w:val="22"/>
              </w:rPr>
            </w:pPr>
            <w:r w:rsidRPr="00CE3FB2">
              <w:rPr>
                <w:sz w:val="18"/>
                <w:szCs w:val="22"/>
              </w:rPr>
              <w:t>Reel_28/L-18.pdf</w:t>
            </w:r>
          </w:p>
        </w:tc>
        <w:tc>
          <w:tcPr>
            <w:tcW w:w="1024" w:type="dxa"/>
          </w:tcPr>
          <w:p w14:paraId="063DDD19" w14:textId="77777777" w:rsidR="00FD51AA" w:rsidRPr="00CE3FB2" w:rsidRDefault="00FD51AA" w:rsidP="00447FDA">
            <w:pPr>
              <w:rPr>
                <w:sz w:val="18"/>
                <w:szCs w:val="22"/>
              </w:rPr>
            </w:pPr>
          </w:p>
        </w:tc>
        <w:tc>
          <w:tcPr>
            <w:tcW w:w="6840" w:type="dxa"/>
          </w:tcPr>
          <w:p w14:paraId="123C7BAD" w14:textId="77777777" w:rsidR="00FD51AA" w:rsidRPr="00CE3FB2" w:rsidRDefault="00FD51AA" w:rsidP="00447FDA">
            <w:pPr>
              <w:rPr>
                <w:sz w:val="18"/>
                <w:szCs w:val="22"/>
              </w:rPr>
            </w:pPr>
          </w:p>
        </w:tc>
      </w:tr>
      <w:tr w:rsidR="00FD51AA" w:rsidRPr="00CE3FB2" w14:paraId="5C31E8B3" w14:textId="35616760" w:rsidTr="00FD51AA">
        <w:tc>
          <w:tcPr>
            <w:tcW w:w="1761" w:type="dxa"/>
          </w:tcPr>
          <w:p w14:paraId="2A1AAB7F" w14:textId="77777777" w:rsidR="00FD51AA" w:rsidRPr="00CE3FB2" w:rsidRDefault="00FD51AA" w:rsidP="00447FDA">
            <w:pPr>
              <w:rPr>
                <w:sz w:val="18"/>
                <w:szCs w:val="22"/>
              </w:rPr>
            </w:pPr>
            <w:r w:rsidRPr="00CE3FB2">
              <w:rPr>
                <w:sz w:val="18"/>
                <w:szCs w:val="22"/>
              </w:rPr>
              <w:t>Reel_28/L-19.pdf</w:t>
            </w:r>
          </w:p>
        </w:tc>
        <w:tc>
          <w:tcPr>
            <w:tcW w:w="1024" w:type="dxa"/>
          </w:tcPr>
          <w:p w14:paraId="56DD0D75" w14:textId="77777777" w:rsidR="00FD51AA" w:rsidRPr="00CE3FB2" w:rsidRDefault="00FD51AA" w:rsidP="00447FDA">
            <w:pPr>
              <w:rPr>
                <w:sz w:val="18"/>
                <w:szCs w:val="22"/>
              </w:rPr>
            </w:pPr>
          </w:p>
        </w:tc>
        <w:tc>
          <w:tcPr>
            <w:tcW w:w="6840" w:type="dxa"/>
          </w:tcPr>
          <w:p w14:paraId="74C7AB4F" w14:textId="77777777" w:rsidR="00FD51AA" w:rsidRPr="00CE3FB2" w:rsidRDefault="00FD51AA" w:rsidP="00447FDA">
            <w:pPr>
              <w:rPr>
                <w:sz w:val="18"/>
                <w:szCs w:val="22"/>
              </w:rPr>
            </w:pPr>
          </w:p>
        </w:tc>
      </w:tr>
      <w:tr w:rsidR="00FD51AA" w:rsidRPr="00CE3FB2" w14:paraId="2F37DE97" w14:textId="2B03E2F2" w:rsidTr="00FD51AA">
        <w:tc>
          <w:tcPr>
            <w:tcW w:w="1761" w:type="dxa"/>
          </w:tcPr>
          <w:p w14:paraId="01B8F266" w14:textId="77777777" w:rsidR="00FD51AA" w:rsidRPr="00CE3FB2" w:rsidRDefault="00FD51AA" w:rsidP="00447FDA">
            <w:pPr>
              <w:rPr>
                <w:sz w:val="18"/>
                <w:szCs w:val="22"/>
              </w:rPr>
            </w:pPr>
            <w:r w:rsidRPr="00CE3FB2">
              <w:rPr>
                <w:sz w:val="18"/>
                <w:szCs w:val="22"/>
              </w:rPr>
              <w:t>Reel_28/L-20.pdf</w:t>
            </w:r>
          </w:p>
        </w:tc>
        <w:tc>
          <w:tcPr>
            <w:tcW w:w="1024" w:type="dxa"/>
          </w:tcPr>
          <w:p w14:paraId="10F76F39" w14:textId="77777777" w:rsidR="00FD51AA" w:rsidRPr="00CE3FB2" w:rsidRDefault="00FD51AA" w:rsidP="00447FDA">
            <w:pPr>
              <w:rPr>
                <w:sz w:val="18"/>
                <w:szCs w:val="22"/>
              </w:rPr>
            </w:pPr>
          </w:p>
        </w:tc>
        <w:tc>
          <w:tcPr>
            <w:tcW w:w="6840" w:type="dxa"/>
          </w:tcPr>
          <w:p w14:paraId="4F263175" w14:textId="77777777" w:rsidR="00FD51AA" w:rsidRPr="00CE3FB2" w:rsidRDefault="00FD51AA" w:rsidP="00447FDA">
            <w:pPr>
              <w:rPr>
                <w:sz w:val="18"/>
                <w:szCs w:val="22"/>
              </w:rPr>
            </w:pPr>
          </w:p>
        </w:tc>
      </w:tr>
      <w:tr w:rsidR="00FD51AA" w:rsidRPr="00CE3FB2" w14:paraId="2C3B3440" w14:textId="074443A7" w:rsidTr="00FD51AA">
        <w:tc>
          <w:tcPr>
            <w:tcW w:w="1761" w:type="dxa"/>
          </w:tcPr>
          <w:p w14:paraId="0D630ECB" w14:textId="77777777" w:rsidR="00FD51AA" w:rsidRPr="00CE3FB2" w:rsidRDefault="00FD51AA" w:rsidP="00447FDA">
            <w:pPr>
              <w:rPr>
                <w:sz w:val="18"/>
                <w:szCs w:val="22"/>
              </w:rPr>
            </w:pPr>
            <w:r w:rsidRPr="00CE3FB2">
              <w:rPr>
                <w:sz w:val="18"/>
                <w:szCs w:val="22"/>
              </w:rPr>
              <w:t>Reel_28/L-21.pdf</w:t>
            </w:r>
          </w:p>
        </w:tc>
        <w:tc>
          <w:tcPr>
            <w:tcW w:w="1024" w:type="dxa"/>
          </w:tcPr>
          <w:p w14:paraId="681ED66B" w14:textId="77777777" w:rsidR="00FD51AA" w:rsidRPr="00CE3FB2" w:rsidRDefault="00FD51AA" w:rsidP="00447FDA">
            <w:pPr>
              <w:rPr>
                <w:sz w:val="18"/>
                <w:szCs w:val="22"/>
              </w:rPr>
            </w:pPr>
          </w:p>
        </w:tc>
        <w:tc>
          <w:tcPr>
            <w:tcW w:w="6840" w:type="dxa"/>
          </w:tcPr>
          <w:p w14:paraId="60E41197" w14:textId="77777777" w:rsidR="00FD51AA" w:rsidRPr="00CE3FB2" w:rsidRDefault="00FD51AA" w:rsidP="00447FDA">
            <w:pPr>
              <w:rPr>
                <w:sz w:val="18"/>
                <w:szCs w:val="22"/>
              </w:rPr>
            </w:pPr>
          </w:p>
        </w:tc>
      </w:tr>
      <w:tr w:rsidR="00FD51AA" w:rsidRPr="00CE3FB2" w14:paraId="7F900B0C" w14:textId="2883C957" w:rsidTr="00FD51AA">
        <w:tc>
          <w:tcPr>
            <w:tcW w:w="1761" w:type="dxa"/>
          </w:tcPr>
          <w:p w14:paraId="76503F0F" w14:textId="77777777" w:rsidR="00FD51AA" w:rsidRPr="00CE3FB2" w:rsidRDefault="00FD51AA" w:rsidP="00447FDA">
            <w:pPr>
              <w:rPr>
                <w:sz w:val="18"/>
                <w:szCs w:val="22"/>
              </w:rPr>
            </w:pPr>
            <w:r w:rsidRPr="00CE3FB2">
              <w:rPr>
                <w:sz w:val="18"/>
                <w:szCs w:val="22"/>
              </w:rPr>
              <w:t>Reel_28/L-22.pdf</w:t>
            </w:r>
          </w:p>
        </w:tc>
        <w:tc>
          <w:tcPr>
            <w:tcW w:w="1024" w:type="dxa"/>
          </w:tcPr>
          <w:p w14:paraId="6F5D15A5" w14:textId="77777777" w:rsidR="00FD51AA" w:rsidRPr="00CE3FB2" w:rsidRDefault="00FD51AA" w:rsidP="00447FDA">
            <w:pPr>
              <w:rPr>
                <w:sz w:val="18"/>
                <w:szCs w:val="22"/>
              </w:rPr>
            </w:pPr>
          </w:p>
        </w:tc>
        <w:tc>
          <w:tcPr>
            <w:tcW w:w="6840" w:type="dxa"/>
          </w:tcPr>
          <w:p w14:paraId="62CFCF44" w14:textId="77777777" w:rsidR="00FD51AA" w:rsidRPr="00CE3FB2" w:rsidRDefault="00FD51AA" w:rsidP="00447FDA">
            <w:pPr>
              <w:rPr>
                <w:sz w:val="18"/>
                <w:szCs w:val="22"/>
              </w:rPr>
            </w:pPr>
          </w:p>
        </w:tc>
      </w:tr>
      <w:tr w:rsidR="00FD51AA" w:rsidRPr="00CE3FB2" w14:paraId="5489C183" w14:textId="594F5A8A" w:rsidTr="00FD51AA">
        <w:tc>
          <w:tcPr>
            <w:tcW w:w="1761" w:type="dxa"/>
          </w:tcPr>
          <w:p w14:paraId="5404BB14" w14:textId="77777777" w:rsidR="00FD51AA" w:rsidRPr="00CE3FB2" w:rsidRDefault="00FD51AA" w:rsidP="00447FDA">
            <w:pPr>
              <w:rPr>
                <w:sz w:val="18"/>
                <w:szCs w:val="22"/>
              </w:rPr>
            </w:pPr>
            <w:r w:rsidRPr="00CE3FB2">
              <w:rPr>
                <w:sz w:val="18"/>
                <w:szCs w:val="22"/>
              </w:rPr>
              <w:t>Reel_28/L-23.pdf</w:t>
            </w:r>
          </w:p>
        </w:tc>
        <w:tc>
          <w:tcPr>
            <w:tcW w:w="1024" w:type="dxa"/>
          </w:tcPr>
          <w:p w14:paraId="62D75BB0" w14:textId="77777777" w:rsidR="00FD51AA" w:rsidRPr="00CE3FB2" w:rsidRDefault="00FD51AA" w:rsidP="00447FDA">
            <w:pPr>
              <w:rPr>
                <w:sz w:val="18"/>
                <w:szCs w:val="22"/>
              </w:rPr>
            </w:pPr>
          </w:p>
        </w:tc>
        <w:tc>
          <w:tcPr>
            <w:tcW w:w="6840" w:type="dxa"/>
          </w:tcPr>
          <w:p w14:paraId="54513D1E" w14:textId="77777777" w:rsidR="00FD51AA" w:rsidRPr="00CE3FB2" w:rsidRDefault="00FD51AA" w:rsidP="00447FDA">
            <w:pPr>
              <w:rPr>
                <w:sz w:val="18"/>
                <w:szCs w:val="22"/>
              </w:rPr>
            </w:pPr>
          </w:p>
        </w:tc>
      </w:tr>
      <w:tr w:rsidR="00FD51AA" w:rsidRPr="00CE3FB2" w14:paraId="59AF32B2" w14:textId="4BA291B2" w:rsidTr="00FD51AA">
        <w:tc>
          <w:tcPr>
            <w:tcW w:w="1761" w:type="dxa"/>
          </w:tcPr>
          <w:p w14:paraId="43D190DC" w14:textId="77777777" w:rsidR="00FD51AA" w:rsidRPr="00CE3FB2" w:rsidRDefault="00FD51AA" w:rsidP="00447FDA">
            <w:pPr>
              <w:rPr>
                <w:sz w:val="18"/>
                <w:szCs w:val="22"/>
              </w:rPr>
            </w:pPr>
            <w:r w:rsidRPr="00CE3FB2">
              <w:rPr>
                <w:sz w:val="18"/>
                <w:szCs w:val="22"/>
              </w:rPr>
              <w:t>Reel_28/L-24.pdf</w:t>
            </w:r>
          </w:p>
        </w:tc>
        <w:tc>
          <w:tcPr>
            <w:tcW w:w="1024" w:type="dxa"/>
          </w:tcPr>
          <w:p w14:paraId="4A14613B" w14:textId="77777777" w:rsidR="00FD51AA" w:rsidRPr="00CE3FB2" w:rsidRDefault="00FD51AA" w:rsidP="00447FDA">
            <w:pPr>
              <w:rPr>
                <w:sz w:val="18"/>
                <w:szCs w:val="22"/>
              </w:rPr>
            </w:pPr>
          </w:p>
        </w:tc>
        <w:tc>
          <w:tcPr>
            <w:tcW w:w="6840" w:type="dxa"/>
          </w:tcPr>
          <w:p w14:paraId="36BC45C9" w14:textId="77777777" w:rsidR="00FD51AA" w:rsidRPr="00CE3FB2" w:rsidRDefault="00FD51AA" w:rsidP="00447FDA">
            <w:pPr>
              <w:rPr>
                <w:sz w:val="18"/>
                <w:szCs w:val="22"/>
              </w:rPr>
            </w:pPr>
          </w:p>
        </w:tc>
      </w:tr>
      <w:tr w:rsidR="00FD51AA" w:rsidRPr="00CE3FB2" w14:paraId="65E98144" w14:textId="6FCE0DFA" w:rsidTr="00FD51AA">
        <w:tc>
          <w:tcPr>
            <w:tcW w:w="1761" w:type="dxa"/>
          </w:tcPr>
          <w:p w14:paraId="3138AA49" w14:textId="77777777" w:rsidR="00FD51AA" w:rsidRPr="00CE3FB2" w:rsidRDefault="00FD51AA" w:rsidP="00447FDA">
            <w:pPr>
              <w:rPr>
                <w:sz w:val="18"/>
                <w:szCs w:val="22"/>
              </w:rPr>
            </w:pPr>
            <w:r w:rsidRPr="00CE3FB2">
              <w:rPr>
                <w:sz w:val="18"/>
                <w:szCs w:val="22"/>
              </w:rPr>
              <w:t>Reel_28/L-25.pdf</w:t>
            </w:r>
          </w:p>
        </w:tc>
        <w:tc>
          <w:tcPr>
            <w:tcW w:w="1024" w:type="dxa"/>
          </w:tcPr>
          <w:p w14:paraId="3F490030" w14:textId="77777777" w:rsidR="00FD51AA" w:rsidRPr="00CE3FB2" w:rsidRDefault="00FD51AA" w:rsidP="00447FDA">
            <w:pPr>
              <w:rPr>
                <w:sz w:val="18"/>
                <w:szCs w:val="22"/>
              </w:rPr>
            </w:pPr>
          </w:p>
        </w:tc>
        <w:tc>
          <w:tcPr>
            <w:tcW w:w="6840" w:type="dxa"/>
          </w:tcPr>
          <w:p w14:paraId="4EFB277B" w14:textId="77777777" w:rsidR="00FD51AA" w:rsidRPr="00CE3FB2" w:rsidRDefault="00FD51AA" w:rsidP="00447FDA">
            <w:pPr>
              <w:rPr>
                <w:sz w:val="18"/>
                <w:szCs w:val="22"/>
              </w:rPr>
            </w:pPr>
          </w:p>
        </w:tc>
      </w:tr>
      <w:tr w:rsidR="00FD51AA" w:rsidRPr="00CE3FB2" w14:paraId="0AC2754B" w14:textId="142676AC" w:rsidTr="00FD51AA">
        <w:tc>
          <w:tcPr>
            <w:tcW w:w="1761" w:type="dxa"/>
          </w:tcPr>
          <w:p w14:paraId="4A110A3C" w14:textId="77777777" w:rsidR="00FD51AA" w:rsidRPr="00CE3FB2" w:rsidRDefault="00FD51AA" w:rsidP="00447FDA">
            <w:pPr>
              <w:rPr>
                <w:sz w:val="18"/>
                <w:szCs w:val="22"/>
              </w:rPr>
            </w:pPr>
            <w:r w:rsidRPr="00CE3FB2">
              <w:rPr>
                <w:sz w:val="18"/>
                <w:szCs w:val="22"/>
              </w:rPr>
              <w:t>Reel_28/L-26.pdf</w:t>
            </w:r>
          </w:p>
        </w:tc>
        <w:tc>
          <w:tcPr>
            <w:tcW w:w="1024" w:type="dxa"/>
          </w:tcPr>
          <w:p w14:paraId="7FC87AAB" w14:textId="77777777" w:rsidR="00FD51AA" w:rsidRPr="00CE3FB2" w:rsidRDefault="00FD51AA" w:rsidP="00447FDA">
            <w:pPr>
              <w:rPr>
                <w:sz w:val="18"/>
                <w:szCs w:val="22"/>
              </w:rPr>
            </w:pPr>
          </w:p>
        </w:tc>
        <w:tc>
          <w:tcPr>
            <w:tcW w:w="6840" w:type="dxa"/>
          </w:tcPr>
          <w:p w14:paraId="22A367EC" w14:textId="77777777" w:rsidR="00FD51AA" w:rsidRPr="00CE3FB2" w:rsidRDefault="00FD51AA" w:rsidP="00447FDA">
            <w:pPr>
              <w:rPr>
                <w:sz w:val="18"/>
                <w:szCs w:val="22"/>
              </w:rPr>
            </w:pPr>
          </w:p>
        </w:tc>
      </w:tr>
      <w:tr w:rsidR="00FD51AA" w:rsidRPr="00CE3FB2" w14:paraId="4FFC6732" w14:textId="71D68E7D" w:rsidTr="00FD51AA">
        <w:tc>
          <w:tcPr>
            <w:tcW w:w="1761" w:type="dxa"/>
          </w:tcPr>
          <w:p w14:paraId="611A7B63" w14:textId="77777777" w:rsidR="00FD51AA" w:rsidRPr="00CE3FB2" w:rsidRDefault="00FD51AA" w:rsidP="00447FDA">
            <w:pPr>
              <w:rPr>
                <w:sz w:val="18"/>
                <w:szCs w:val="22"/>
              </w:rPr>
            </w:pPr>
            <w:r w:rsidRPr="00CE3FB2">
              <w:rPr>
                <w:sz w:val="18"/>
                <w:szCs w:val="22"/>
              </w:rPr>
              <w:t>Reel_28/L-27.pdf</w:t>
            </w:r>
          </w:p>
        </w:tc>
        <w:tc>
          <w:tcPr>
            <w:tcW w:w="1024" w:type="dxa"/>
          </w:tcPr>
          <w:p w14:paraId="1135A213" w14:textId="77777777" w:rsidR="00FD51AA" w:rsidRPr="00CE3FB2" w:rsidRDefault="00FD51AA" w:rsidP="00447FDA">
            <w:pPr>
              <w:rPr>
                <w:sz w:val="18"/>
                <w:szCs w:val="22"/>
              </w:rPr>
            </w:pPr>
          </w:p>
        </w:tc>
        <w:tc>
          <w:tcPr>
            <w:tcW w:w="6840" w:type="dxa"/>
          </w:tcPr>
          <w:p w14:paraId="4F2555BC" w14:textId="77777777" w:rsidR="00FD51AA" w:rsidRPr="00CE3FB2" w:rsidRDefault="00FD51AA" w:rsidP="00447FDA">
            <w:pPr>
              <w:rPr>
                <w:sz w:val="18"/>
                <w:szCs w:val="22"/>
              </w:rPr>
            </w:pPr>
          </w:p>
        </w:tc>
      </w:tr>
      <w:tr w:rsidR="00FD51AA" w:rsidRPr="00CE3FB2" w14:paraId="7579665E" w14:textId="6656DEBE" w:rsidTr="00FD51AA">
        <w:tc>
          <w:tcPr>
            <w:tcW w:w="1761" w:type="dxa"/>
          </w:tcPr>
          <w:p w14:paraId="210FC807" w14:textId="77777777" w:rsidR="00FD51AA" w:rsidRPr="00CE3FB2" w:rsidRDefault="00FD51AA" w:rsidP="00447FDA">
            <w:pPr>
              <w:rPr>
                <w:sz w:val="18"/>
                <w:szCs w:val="22"/>
              </w:rPr>
            </w:pPr>
            <w:r w:rsidRPr="00CE3FB2">
              <w:rPr>
                <w:sz w:val="18"/>
                <w:szCs w:val="22"/>
              </w:rPr>
              <w:t>Reel_28/L-28.pdf</w:t>
            </w:r>
          </w:p>
        </w:tc>
        <w:tc>
          <w:tcPr>
            <w:tcW w:w="1024" w:type="dxa"/>
          </w:tcPr>
          <w:p w14:paraId="38480886" w14:textId="77777777" w:rsidR="00FD51AA" w:rsidRPr="00CE3FB2" w:rsidRDefault="00FD51AA" w:rsidP="00447FDA">
            <w:pPr>
              <w:rPr>
                <w:sz w:val="18"/>
                <w:szCs w:val="22"/>
              </w:rPr>
            </w:pPr>
          </w:p>
        </w:tc>
        <w:tc>
          <w:tcPr>
            <w:tcW w:w="6840" w:type="dxa"/>
          </w:tcPr>
          <w:p w14:paraId="2DAC09DF" w14:textId="77777777" w:rsidR="00FD51AA" w:rsidRPr="00CE3FB2" w:rsidRDefault="00FD51AA" w:rsidP="00447FDA">
            <w:pPr>
              <w:rPr>
                <w:sz w:val="18"/>
                <w:szCs w:val="22"/>
              </w:rPr>
            </w:pPr>
          </w:p>
        </w:tc>
      </w:tr>
      <w:tr w:rsidR="00FD51AA" w:rsidRPr="00CE3FB2" w14:paraId="6EA0D034" w14:textId="3C038A9A" w:rsidTr="00FD51AA">
        <w:tc>
          <w:tcPr>
            <w:tcW w:w="1761" w:type="dxa"/>
          </w:tcPr>
          <w:p w14:paraId="4D591C55" w14:textId="77777777" w:rsidR="00FD51AA" w:rsidRPr="00CE3FB2" w:rsidRDefault="00FD51AA" w:rsidP="00447FDA">
            <w:pPr>
              <w:rPr>
                <w:sz w:val="18"/>
                <w:szCs w:val="22"/>
              </w:rPr>
            </w:pPr>
            <w:r w:rsidRPr="00CE3FB2">
              <w:rPr>
                <w:sz w:val="18"/>
                <w:szCs w:val="22"/>
              </w:rPr>
              <w:t>Reel_28/L-29.pdf</w:t>
            </w:r>
          </w:p>
        </w:tc>
        <w:tc>
          <w:tcPr>
            <w:tcW w:w="1024" w:type="dxa"/>
          </w:tcPr>
          <w:p w14:paraId="2DF5F41B" w14:textId="77777777" w:rsidR="00FD51AA" w:rsidRPr="00CE3FB2" w:rsidRDefault="00FD51AA" w:rsidP="00447FDA">
            <w:pPr>
              <w:rPr>
                <w:sz w:val="18"/>
                <w:szCs w:val="22"/>
              </w:rPr>
            </w:pPr>
          </w:p>
        </w:tc>
        <w:tc>
          <w:tcPr>
            <w:tcW w:w="6840" w:type="dxa"/>
          </w:tcPr>
          <w:p w14:paraId="6EE90092" w14:textId="77777777" w:rsidR="00FD51AA" w:rsidRPr="00CE3FB2" w:rsidRDefault="00FD51AA" w:rsidP="00447FDA">
            <w:pPr>
              <w:rPr>
                <w:sz w:val="18"/>
                <w:szCs w:val="22"/>
              </w:rPr>
            </w:pPr>
          </w:p>
        </w:tc>
      </w:tr>
      <w:tr w:rsidR="00FD51AA" w:rsidRPr="00CE3FB2" w14:paraId="4A99BBD0" w14:textId="7BC7DDF1" w:rsidTr="00FD51AA">
        <w:tc>
          <w:tcPr>
            <w:tcW w:w="1761" w:type="dxa"/>
          </w:tcPr>
          <w:p w14:paraId="2A60473D" w14:textId="77777777" w:rsidR="00FD51AA" w:rsidRPr="00CE3FB2" w:rsidRDefault="00FD51AA" w:rsidP="00447FDA">
            <w:pPr>
              <w:rPr>
                <w:sz w:val="18"/>
                <w:szCs w:val="22"/>
              </w:rPr>
            </w:pPr>
            <w:r w:rsidRPr="00CE3FB2">
              <w:rPr>
                <w:sz w:val="18"/>
                <w:szCs w:val="22"/>
              </w:rPr>
              <w:t>Reel_28/L-30.pdf</w:t>
            </w:r>
          </w:p>
        </w:tc>
        <w:tc>
          <w:tcPr>
            <w:tcW w:w="1024" w:type="dxa"/>
          </w:tcPr>
          <w:p w14:paraId="25D5C187" w14:textId="77777777" w:rsidR="00FD51AA" w:rsidRPr="00CE3FB2" w:rsidRDefault="00FD51AA" w:rsidP="00447FDA">
            <w:pPr>
              <w:rPr>
                <w:sz w:val="18"/>
                <w:szCs w:val="22"/>
              </w:rPr>
            </w:pPr>
          </w:p>
        </w:tc>
        <w:tc>
          <w:tcPr>
            <w:tcW w:w="6840" w:type="dxa"/>
          </w:tcPr>
          <w:p w14:paraId="3D9A5EF6" w14:textId="77777777" w:rsidR="00FD51AA" w:rsidRPr="00CE3FB2" w:rsidRDefault="00FD51AA" w:rsidP="00447FDA">
            <w:pPr>
              <w:rPr>
                <w:sz w:val="18"/>
                <w:szCs w:val="22"/>
              </w:rPr>
            </w:pPr>
          </w:p>
        </w:tc>
      </w:tr>
      <w:tr w:rsidR="00FD51AA" w:rsidRPr="00CE3FB2" w14:paraId="188F911F" w14:textId="6639D94F" w:rsidTr="00FD51AA">
        <w:tc>
          <w:tcPr>
            <w:tcW w:w="1761" w:type="dxa"/>
          </w:tcPr>
          <w:p w14:paraId="06C6ED70" w14:textId="77777777" w:rsidR="00FD51AA" w:rsidRPr="00CE3FB2" w:rsidRDefault="00FD51AA" w:rsidP="00447FDA">
            <w:pPr>
              <w:rPr>
                <w:sz w:val="18"/>
                <w:szCs w:val="22"/>
              </w:rPr>
            </w:pPr>
            <w:r w:rsidRPr="00CE3FB2">
              <w:rPr>
                <w:sz w:val="18"/>
                <w:szCs w:val="22"/>
              </w:rPr>
              <w:t>Reel_28/L-31.pdf</w:t>
            </w:r>
          </w:p>
        </w:tc>
        <w:tc>
          <w:tcPr>
            <w:tcW w:w="1024" w:type="dxa"/>
          </w:tcPr>
          <w:p w14:paraId="5EA28921" w14:textId="77777777" w:rsidR="00FD51AA" w:rsidRPr="00CE3FB2" w:rsidRDefault="00FD51AA" w:rsidP="00447FDA">
            <w:pPr>
              <w:rPr>
                <w:sz w:val="18"/>
                <w:szCs w:val="22"/>
              </w:rPr>
            </w:pPr>
          </w:p>
        </w:tc>
        <w:tc>
          <w:tcPr>
            <w:tcW w:w="6840" w:type="dxa"/>
          </w:tcPr>
          <w:p w14:paraId="545292A6" w14:textId="77777777" w:rsidR="00FD51AA" w:rsidRPr="00CE3FB2" w:rsidRDefault="00FD51AA" w:rsidP="00447FDA">
            <w:pPr>
              <w:rPr>
                <w:sz w:val="18"/>
                <w:szCs w:val="22"/>
              </w:rPr>
            </w:pPr>
          </w:p>
        </w:tc>
      </w:tr>
      <w:tr w:rsidR="00FD51AA" w:rsidRPr="00CE3FB2" w14:paraId="792C56C0" w14:textId="7ED0DA2B" w:rsidTr="00FD51AA">
        <w:tc>
          <w:tcPr>
            <w:tcW w:w="1761" w:type="dxa"/>
          </w:tcPr>
          <w:p w14:paraId="56BF04EA" w14:textId="77777777" w:rsidR="00FD51AA" w:rsidRPr="00CE3FB2" w:rsidRDefault="00FD51AA" w:rsidP="00447FDA">
            <w:pPr>
              <w:rPr>
                <w:sz w:val="18"/>
                <w:szCs w:val="22"/>
              </w:rPr>
            </w:pPr>
            <w:r w:rsidRPr="00CE3FB2">
              <w:rPr>
                <w:sz w:val="18"/>
                <w:szCs w:val="22"/>
              </w:rPr>
              <w:t>Reel_28/L-32.pdf</w:t>
            </w:r>
          </w:p>
        </w:tc>
        <w:tc>
          <w:tcPr>
            <w:tcW w:w="1024" w:type="dxa"/>
          </w:tcPr>
          <w:p w14:paraId="1D534F78" w14:textId="77777777" w:rsidR="00FD51AA" w:rsidRPr="00CE3FB2" w:rsidRDefault="00FD51AA" w:rsidP="00447FDA">
            <w:pPr>
              <w:rPr>
                <w:sz w:val="18"/>
                <w:szCs w:val="22"/>
              </w:rPr>
            </w:pPr>
          </w:p>
        </w:tc>
        <w:tc>
          <w:tcPr>
            <w:tcW w:w="6840" w:type="dxa"/>
          </w:tcPr>
          <w:p w14:paraId="2D4EAB18" w14:textId="77777777" w:rsidR="00FD51AA" w:rsidRPr="00CE3FB2" w:rsidRDefault="00FD51AA" w:rsidP="00447FDA">
            <w:pPr>
              <w:rPr>
                <w:sz w:val="18"/>
                <w:szCs w:val="22"/>
              </w:rPr>
            </w:pPr>
          </w:p>
        </w:tc>
      </w:tr>
      <w:tr w:rsidR="00FD51AA" w:rsidRPr="00CE3FB2" w14:paraId="36E38E36" w14:textId="3E067AC8" w:rsidTr="00FD51AA">
        <w:tc>
          <w:tcPr>
            <w:tcW w:w="1761" w:type="dxa"/>
          </w:tcPr>
          <w:p w14:paraId="35090A79" w14:textId="77777777" w:rsidR="00FD51AA" w:rsidRPr="00CE3FB2" w:rsidRDefault="00FD51AA" w:rsidP="00447FDA">
            <w:pPr>
              <w:rPr>
                <w:sz w:val="18"/>
                <w:szCs w:val="22"/>
              </w:rPr>
            </w:pPr>
            <w:r w:rsidRPr="00CE3FB2">
              <w:rPr>
                <w:sz w:val="18"/>
                <w:szCs w:val="22"/>
              </w:rPr>
              <w:t>Reel_28/L-33.pdf</w:t>
            </w:r>
          </w:p>
        </w:tc>
        <w:tc>
          <w:tcPr>
            <w:tcW w:w="1024" w:type="dxa"/>
          </w:tcPr>
          <w:p w14:paraId="7C9A7652" w14:textId="77777777" w:rsidR="00FD51AA" w:rsidRPr="00CE3FB2" w:rsidRDefault="00FD51AA" w:rsidP="00447FDA">
            <w:pPr>
              <w:rPr>
                <w:sz w:val="18"/>
                <w:szCs w:val="22"/>
              </w:rPr>
            </w:pPr>
          </w:p>
        </w:tc>
        <w:tc>
          <w:tcPr>
            <w:tcW w:w="6840" w:type="dxa"/>
          </w:tcPr>
          <w:p w14:paraId="19A113F0" w14:textId="77777777" w:rsidR="00FD51AA" w:rsidRPr="00CE3FB2" w:rsidRDefault="00FD51AA" w:rsidP="00447FDA">
            <w:pPr>
              <w:rPr>
                <w:sz w:val="18"/>
                <w:szCs w:val="22"/>
              </w:rPr>
            </w:pPr>
          </w:p>
        </w:tc>
      </w:tr>
      <w:tr w:rsidR="00FD51AA" w:rsidRPr="00CE3FB2" w14:paraId="180904CA" w14:textId="5386AA64" w:rsidTr="00FD51AA">
        <w:tc>
          <w:tcPr>
            <w:tcW w:w="1761" w:type="dxa"/>
          </w:tcPr>
          <w:p w14:paraId="52D387AE" w14:textId="77777777" w:rsidR="00FD51AA" w:rsidRPr="00CE3FB2" w:rsidRDefault="00FD51AA" w:rsidP="00447FDA">
            <w:pPr>
              <w:rPr>
                <w:sz w:val="18"/>
                <w:szCs w:val="22"/>
              </w:rPr>
            </w:pPr>
            <w:r w:rsidRPr="00CE3FB2">
              <w:rPr>
                <w:sz w:val="18"/>
                <w:szCs w:val="22"/>
              </w:rPr>
              <w:t>Reel_28/L-34.pdf</w:t>
            </w:r>
          </w:p>
        </w:tc>
        <w:tc>
          <w:tcPr>
            <w:tcW w:w="1024" w:type="dxa"/>
          </w:tcPr>
          <w:p w14:paraId="195E5279" w14:textId="77777777" w:rsidR="00FD51AA" w:rsidRPr="00CE3FB2" w:rsidRDefault="00FD51AA" w:rsidP="00447FDA">
            <w:pPr>
              <w:rPr>
                <w:sz w:val="18"/>
                <w:szCs w:val="22"/>
              </w:rPr>
            </w:pPr>
          </w:p>
        </w:tc>
        <w:tc>
          <w:tcPr>
            <w:tcW w:w="6840" w:type="dxa"/>
          </w:tcPr>
          <w:p w14:paraId="70438DC0" w14:textId="77777777" w:rsidR="00FD51AA" w:rsidRPr="00CE3FB2" w:rsidRDefault="00FD51AA" w:rsidP="00447FDA">
            <w:pPr>
              <w:rPr>
                <w:sz w:val="18"/>
                <w:szCs w:val="22"/>
              </w:rPr>
            </w:pPr>
          </w:p>
        </w:tc>
      </w:tr>
      <w:tr w:rsidR="00FD51AA" w:rsidRPr="00CE3FB2" w14:paraId="6176397E" w14:textId="6AA1ED44" w:rsidTr="00FD51AA">
        <w:tc>
          <w:tcPr>
            <w:tcW w:w="1761" w:type="dxa"/>
          </w:tcPr>
          <w:p w14:paraId="2D098669" w14:textId="77777777" w:rsidR="00FD51AA" w:rsidRPr="00CE3FB2" w:rsidRDefault="00FD51AA" w:rsidP="00447FDA">
            <w:pPr>
              <w:rPr>
                <w:sz w:val="18"/>
                <w:szCs w:val="22"/>
              </w:rPr>
            </w:pPr>
            <w:r w:rsidRPr="00CE3FB2">
              <w:rPr>
                <w:sz w:val="18"/>
                <w:szCs w:val="22"/>
              </w:rPr>
              <w:t>Reel_28/L-35.pdf</w:t>
            </w:r>
          </w:p>
        </w:tc>
        <w:tc>
          <w:tcPr>
            <w:tcW w:w="1024" w:type="dxa"/>
          </w:tcPr>
          <w:p w14:paraId="46CEBCBE" w14:textId="77777777" w:rsidR="00FD51AA" w:rsidRPr="00CE3FB2" w:rsidRDefault="00FD51AA" w:rsidP="00447FDA">
            <w:pPr>
              <w:rPr>
                <w:sz w:val="18"/>
                <w:szCs w:val="22"/>
              </w:rPr>
            </w:pPr>
          </w:p>
        </w:tc>
        <w:tc>
          <w:tcPr>
            <w:tcW w:w="6840" w:type="dxa"/>
          </w:tcPr>
          <w:p w14:paraId="611846E8" w14:textId="77777777" w:rsidR="00FD51AA" w:rsidRPr="00CE3FB2" w:rsidRDefault="00FD51AA" w:rsidP="00447FDA">
            <w:pPr>
              <w:rPr>
                <w:sz w:val="18"/>
                <w:szCs w:val="22"/>
              </w:rPr>
            </w:pPr>
          </w:p>
        </w:tc>
      </w:tr>
      <w:tr w:rsidR="00FD51AA" w:rsidRPr="00CE3FB2" w14:paraId="0263110B" w14:textId="7B65201F" w:rsidTr="00FD51AA">
        <w:tc>
          <w:tcPr>
            <w:tcW w:w="1761" w:type="dxa"/>
          </w:tcPr>
          <w:p w14:paraId="0F887E54" w14:textId="77777777" w:rsidR="00FD51AA" w:rsidRPr="00CE3FB2" w:rsidRDefault="00FD51AA" w:rsidP="00447FDA">
            <w:pPr>
              <w:rPr>
                <w:sz w:val="18"/>
                <w:szCs w:val="22"/>
              </w:rPr>
            </w:pPr>
            <w:r w:rsidRPr="00CE3FB2">
              <w:rPr>
                <w:sz w:val="18"/>
                <w:szCs w:val="22"/>
              </w:rPr>
              <w:t>Reel_28/L-36.pdf</w:t>
            </w:r>
          </w:p>
        </w:tc>
        <w:tc>
          <w:tcPr>
            <w:tcW w:w="1024" w:type="dxa"/>
          </w:tcPr>
          <w:p w14:paraId="1985A9EF" w14:textId="77777777" w:rsidR="00FD51AA" w:rsidRPr="00CE3FB2" w:rsidRDefault="00FD51AA" w:rsidP="00447FDA">
            <w:pPr>
              <w:rPr>
                <w:sz w:val="18"/>
                <w:szCs w:val="22"/>
              </w:rPr>
            </w:pPr>
          </w:p>
        </w:tc>
        <w:tc>
          <w:tcPr>
            <w:tcW w:w="6840" w:type="dxa"/>
          </w:tcPr>
          <w:p w14:paraId="718E5067" w14:textId="77777777" w:rsidR="00FD51AA" w:rsidRPr="00CE3FB2" w:rsidRDefault="00FD51AA" w:rsidP="00447FDA">
            <w:pPr>
              <w:rPr>
                <w:sz w:val="18"/>
                <w:szCs w:val="22"/>
              </w:rPr>
            </w:pPr>
          </w:p>
        </w:tc>
      </w:tr>
      <w:tr w:rsidR="00FD51AA" w:rsidRPr="00CE3FB2" w14:paraId="44C66BC6" w14:textId="7BAF6518" w:rsidTr="00FD51AA">
        <w:tc>
          <w:tcPr>
            <w:tcW w:w="1761" w:type="dxa"/>
          </w:tcPr>
          <w:p w14:paraId="2D919323" w14:textId="77777777" w:rsidR="00FD51AA" w:rsidRPr="00CE3FB2" w:rsidRDefault="00FD51AA" w:rsidP="00447FDA">
            <w:pPr>
              <w:rPr>
                <w:sz w:val="18"/>
                <w:szCs w:val="22"/>
              </w:rPr>
            </w:pPr>
            <w:r w:rsidRPr="00CE3FB2">
              <w:rPr>
                <w:sz w:val="18"/>
                <w:szCs w:val="22"/>
              </w:rPr>
              <w:t>Reel_28/L-37.pdf</w:t>
            </w:r>
          </w:p>
        </w:tc>
        <w:tc>
          <w:tcPr>
            <w:tcW w:w="1024" w:type="dxa"/>
          </w:tcPr>
          <w:p w14:paraId="7E0420C5" w14:textId="77777777" w:rsidR="00FD51AA" w:rsidRPr="00CE3FB2" w:rsidRDefault="00FD51AA" w:rsidP="00447FDA">
            <w:pPr>
              <w:rPr>
                <w:sz w:val="18"/>
                <w:szCs w:val="22"/>
              </w:rPr>
            </w:pPr>
          </w:p>
        </w:tc>
        <w:tc>
          <w:tcPr>
            <w:tcW w:w="6840" w:type="dxa"/>
          </w:tcPr>
          <w:p w14:paraId="12C6364B" w14:textId="77777777" w:rsidR="00FD51AA" w:rsidRPr="00CE3FB2" w:rsidRDefault="00FD51AA" w:rsidP="00447FDA">
            <w:pPr>
              <w:rPr>
                <w:sz w:val="18"/>
                <w:szCs w:val="22"/>
              </w:rPr>
            </w:pPr>
          </w:p>
        </w:tc>
      </w:tr>
      <w:tr w:rsidR="00FD51AA" w:rsidRPr="00CE3FB2" w14:paraId="1DA1CE88" w14:textId="591D965D" w:rsidTr="00FD51AA">
        <w:tc>
          <w:tcPr>
            <w:tcW w:w="1761" w:type="dxa"/>
          </w:tcPr>
          <w:p w14:paraId="0B217568" w14:textId="77777777" w:rsidR="00FD51AA" w:rsidRPr="00CE3FB2" w:rsidRDefault="00FD51AA" w:rsidP="00447FDA">
            <w:pPr>
              <w:rPr>
                <w:sz w:val="18"/>
                <w:szCs w:val="22"/>
              </w:rPr>
            </w:pPr>
            <w:r w:rsidRPr="00CE3FB2">
              <w:rPr>
                <w:sz w:val="18"/>
                <w:szCs w:val="22"/>
              </w:rPr>
              <w:t>Reel_28/L-38.pdf</w:t>
            </w:r>
          </w:p>
        </w:tc>
        <w:tc>
          <w:tcPr>
            <w:tcW w:w="1024" w:type="dxa"/>
          </w:tcPr>
          <w:p w14:paraId="26C4A1E7" w14:textId="77777777" w:rsidR="00FD51AA" w:rsidRPr="00CE3FB2" w:rsidRDefault="00FD51AA" w:rsidP="00447FDA">
            <w:pPr>
              <w:rPr>
                <w:sz w:val="18"/>
                <w:szCs w:val="22"/>
              </w:rPr>
            </w:pPr>
          </w:p>
        </w:tc>
        <w:tc>
          <w:tcPr>
            <w:tcW w:w="6840" w:type="dxa"/>
          </w:tcPr>
          <w:p w14:paraId="5F1E53B0" w14:textId="77777777" w:rsidR="00FD51AA" w:rsidRPr="00CE3FB2" w:rsidRDefault="00FD51AA" w:rsidP="00447FDA">
            <w:pPr>
              <w:rPr>
                <w:sz w:val="18"/>
                <w:szCs w:val="22"/>
              </w:rPr>
            </w:pPr>
          </w:p>
        </w:tc>
      </w:tr>
      <w:tr w:rsidR="00FD51AA" w:rsidRPr="00CE3FB2" w14:paraId="4B1AA876" w14:textId="297D61FA" w:rsidTr="00FD51AA">
        <w:tc>
          <w:tcPr>
            <w:tcW w:w="1761" w:type="dxa"/>
          </w:tcPr>
          <w:p w14:paraId="637CF046" w14:textId="77777777" w:rsidR="00FD51AA" w:rsidRPr="00CE3FB2" w:rsidRDefault="00FD51AA" w:rsidP="00447FDA">
            <w:pPr>
              <w:rPr>
                <w:sz w:val="18"/>
                <w:szCs w:val="22"/>
              </w:rPr>
            </w:pPr>
            <w:r w:rsidRPr="00CE3FB2">
              <w:rPr>
                <w:sz w:val="18"/>
                <w:szCs w:val="22"/>
              </w:rPr>
              <w:t>Reel_28/L-39.pdf</w:t>
            </w:r>
          </w:p>
        </w:tc>
        <w:tc>
          <w:tcPr>
            <w:tcW w:w="1024" w:type="dxa"/>
          </w:tcPr>
          <w:p w14:paraId="3FBF1A41" w14:textId="77777777" w:rsidR="00FD51AA" w:rsidRPr="00CE3FB2" w:rsidRDefault="00FD51AA" w:rsidP="00447FDA">
            <w:pPr>
              <w:rPr>
                <w:sz w:val="18"/>
                <w:szCs w:val="22"/>
              </w:rPr>
            </w:pPr>
          </w:p>
        </w:tc>
        <w:tc>
          <w:tcPr>
            <w:tcW w:w="6840" w:type="dxa"/>
          </w:tcPr>
          <w:p w14:paraId="4A2481E5" w14:textId="77777777" w:rsidR="00FD51AA" w:rsidRPr="00CE3FB2" w:rsidRDefault="00FD51AA" w:rsidP="00447FDA">
            <w:pPr>
              <w:rPr>
                <w:sz w:val="18"/>
                <w:szCs w:val="22"/>
              </w:rPr>
            </w:pPr>
          </w:p>
        </w:tc>
      </w:tr>
      <w:tr w:rsidR="00FD51AA" w:rsidRPr="00CE3FB2" w14:paraId="7CDAF09C" w14:textId="7598125E" w:rsidTr="00FD51AA">
        <w:tc>
          <w:tcPr>
            <w:tcW w:w="1761" w:type="dxa"/>
          </w:tcPr>
          <w:p w14:paraId="58BD9A72" w14:textId="77777777" w:rsidR="00FD51AA" w:rsidRPr="00CE3FB2" w:rsidRDefault="00FD51AA" w:rsidP="00447FDA">
            <w:pPr>
              <w:rPr>
                <w:sz w:val="18"/>
                <w:szCs w:val="22"/>
              </w:rPr>
            </w:pPr>
            <w:r w:rsidRPr="00CE3FB2">
              <w:rPr>
                <w:sz w:val="18"/>
                <w:szCs w:val="22"/>
              </w:rPr>
              <w:t>Reel_28/L-40.pdf</w:t>
            </w:r>
          </w:p>
        </w:tc>
        <w:tc>
          <w:tcPr>
            <w:tcW w:w="1024" w:type="dxa"/>
          </w:tcPr>
          <w:p w14:paraId="5622B700" w14:textId="77777777" w:rsidR="00FD51AA" w:rsidRPr="00CE3FB2" w:rsidRDefault="00FD51AA" w:rsidP="00447FDA">
            <w:pPr>
              <w:rPr>
                <w:sz w:val="18"/>
                <w:szCs w:val="22"/>
              </w:rPr>
            </w:pPr>
          </w:p>
        </w:tc>
        <w:tc>
          <w:tcPr>
            <w:tcW w:w="6840" w:type="dxa"/>
          </w:tcPr>
          <w:p w14:paraId="66059ABB" w14:textId="77777777" w:rsidR="00FD51AA" w:rsidRPr="00CE3FB2" w:rsidRDefault="00FD51AA" w:rsidP="00447FDA">
            <w:pPr>
              <w:rPr>
                <w:sz w:val="18"/>
                <w:szCs w:val="22"/>
              </w:rPr>
            </w:pPr>
          </w:p>
        </w:tc>
      </w:tr>
      <w:tr w:rsidR="00FD51AA" w:rsidRPr="00CE3FB2" w14:paraId="18DE3193" w14:textId="000DD812" w:rsidTr="00FD51AA">
        <w:tc>
          <w:tcPr>
            <w:tcW w:w="1761" w:type="dxa"/>
          </w:tcPr>
          <w:p w14:paraId="764D91C5" w14:textId="77777777" w:rsidR="00FD51AA" w:rsidRPr="00CE3FB2" w:rsidRDefault="00FD51AA" w:rsidP="00447FDA">
            <w:pPr>
              <w:rPr>
                <w:sz w:val="18"/>
                <w:szCs w:val="22"/>
              </w:rPr>
            </w:pPr>
            <w:r w:rsidRPr="00CE3FB2">
              <w:rPr>
                <w:sz w:val="18"/>
                <w:szCs w:val="22"/>
              </w:rPr>
              <w:t>Reel_28/L-41.pdf</w:t>
            </w:r>
          </w:p>
        </w:tc>
        <w:tc>
          <w:tcPr>
            <w:tcW w:w="1024" w:type="dxa"/>
          </w:tcPr>
          <w:p w14:paraId="25336DB5" w14:textId="77777777" w:rsidR="00FD51AA" w:rsidRPr="00CE3FB2" w:rsidRDefault="00FD51AA" w:rsidP="00447FDA">
            <w:pPr>
              <w:rPr>
                <w:sz w:val="18"/>
                <w:szCs w:val="22"/>
              </w:rPr>
            </w:pPr>
          </w:p>
        </w:tc>
        <w:tc>
          <w:tcPr>
            <w:tcW w:w="6840" w:type="dxa"/>
          </w:tcPr>
          <w:p w14:paraId="2E26DFBD" w14:textId="77777777" w:rsidR="00FD51AA" w:rsidRPr="00CE3FB2" w:rsidRDefault="00FD51AA" w:rsidP="00447FDA">
            <w:pPr>
              <w:rPr>
                <w:sz w:val="18"/>
                <w:szCs w:val="22"/>
              </w:rPr>
            </w:pPr>
          </w:p>
        </w:tc>
      </w:tr>
      <w:tr w:rsidR="00FD51AA" w:rsidRPr="00CE3FB2" w14:paraId="3D5D1C2C" w14:textId="24622E27" w:rsidTr="00FD51AA">
        <w:tc>
          <w:tcPr>
            <w:tcW w:w="1761" w:type="dxa"/>
          </w:tcPr>
          <w:p w14:paraId="1F208362" w14:textId="77777777" w:rsidR="00FD51AA" w:rsidRPr="00CE3FB2" w:rsidRDefault="00FD51AA" w:rsidP="00447FDA">
            <w:pPr>
              <w:rPr>
                <w:sz w:val="18"/>
                <w:szCs w:val="22"/>
              </w:rPr>
            </w:pPr>
            <w:r w:rsidRPr="00CE3FB2">
              <w:rPr>
                <w:sz w:val="18"/>
                <w:szCs w:val="22"/>
              </w:rPr>
              <w:t>Reel_28/L-42.pdf</w:t>
            </w:r>
          </w:p>
        </w:tc>
        <w:tc>
          <w:tcPr>
            <w:tcW w:w="1024" w:type="dxa"/>
          </w:tcPr>
          <w:p w14:paraId="63B88E15" w14:textId="77777777" w:rsidR="00FD51AA" w:rsidRPr="00CE3FB2" w:rsidRDefault="00FD51AA" w:rsidP="00447FDA">
            <w:pPr>
              <w:rPr>
                <w:sz w:val="18"/>
                <w:szCs w:val="22"/>
              </w:rPr>
            </w:pPr>
          </w:p>
        </w:tc>
        <w:tc>
          <w:tcPr>
            <w:tcW w:w="6840" w:type="dxa"/>
          </w:tcPr>
          <w:p w14:paraId="65916322" w14:textId="77777777" w:rsidR="00FD51AA" w:rsidRPr="00CE3FB2" w:rsidRDefault="00FD51AA" w:rsidP="00447FDA">
            <w:pPr>
              <w:rPr>
                <w:sz w:val="18"/>
                <w:szCs w:val="22"/>
              </w:rPr>
            </w:pPr>
          </w:p>
        </w:tc>
      </w:tr>
      <w:tr w:rsidR="00FD51AA" w:rsidRPr="00CE3FB2" w14:paraId="2087DED5" w14:textId="15950ECF" w:rsidTr="00FD51AA">
        <w:tc>
          <w:tcPr>
            <w:tcW w:w="1761" w:type="dxa"/>
          </w:tcPr>
          <w:p w14:paraId="380E8818" w14:textId="77777777" w:rsidR="00FD51AA" w:rsidRPr="00CE3FB2" w:rsidRDefault="00FD51AA" w:rsidP="00447FDA">
            <w:pPr>
              <w:rPr>
                <w:sz w:val="18"/>
                <w:szCs w:val="22"/>
              </w:rPr>
            </w:pPr>
            <w:r w:rsidRPr="00CE3FB2">
              <w:rPr>
                <w:sz w:val="18"/>
                <w:szCs w:val="22"/>
              </w:rPr>
              <w:t>Reel_28/L-43.pdf</w:t>
            </w:r>
          </w:p>
        </w:tc>
        <w:tc>
          <w:tcPr>
            <w:tcW w:w="1024" w:type="dxa"/>
          </w:tcPr>
          <w:p w14:paraId="538234D8" w14:textId="77777777" w:rsidR="00FD51AA" w:rsidRPr="00CE3FB2" w:rsidRDefault="00FD51AA" w:rsidP="00447FDA">
            <w:pPr>
              <w:rPr>
                <w:sz w:val="18"/>
                <w:szCs w:val="22"/>
              </w:rPr>
            </w:pPr>
          </w:p>
        </w:tc>
        <w:tc>
          <w:tcPr>
            <w:tcW w:w="6840" w:type="dxa"/>
          </w:tcPr>
          <w:p w14:paraId="1265CD8E" w14:textId="77777777" w:rsidR="00FD51AA" w:rsidRPr="00CE3FB2" w:rsidRDefault="00FD51AA" w:rsidP="00447FDA">
            <w:pPr>
              <w:rPr>
                <w:sz w:val="18"/>
                <w:szCs w:val="22"/>
              </w:rPr>
            </w:pPr>
          </w:p>
        </w:tc>
      </w:tr>
      <w:tr w:rsidR="00FD51AA" w:rsidRPr="00CE3FB2" w14:paraId="16394DEC" w14:textId="668B7675" w:rsidTr="00FD51AA">
        <w:tc>
          <w:tcPr>
            <w:tcW w:w="1761" w:type="dxa"/>
          </w:tcPr>
          <w:p w14:paraId="177C4A41" w14:textId="77777777" w:rsidR="00FD51AA" w:rsidRPr="00CE3FB2" w:rsidRDefault="00FD51AA" w:rsidP="00447FDA">
            <w:pPr>
              <w:rPr>
                <w:sz w:val="18"/>
                <w:szCs w:val="22"/>
              </w:rPr>
            </w:pPr>
            <w:r w:rsidRPr="00CE3FB2">
              <w:rPr>
                <w:sz w:val="18"/>
                <w:szCs w:val="22"/>
              </w:rPr>
              <w:t>Reel_28/L-44.pdf</w:t>
            </w:r>
          </w:p>
        </w:tc>
        <w:tc>
          <w:tcPr>
            <w:tcW w:w="1024" w:type="dxa"/>
          </w:tcPr>
          <w:p w14:paraId="302400F9" w14:textId="77777777" w:rsidR="00FD51AA" w:rsidRPr="00CE3FB2" w:rsidRDefault="00FD51AA" w:rsidP="00447FDA">
            <w:pPr>
              <w:rPr>
                <w:sz w:val="18"/>
                <w:szCs w:val="22"/>
              </w:rPr>
            </w:pPr>
          </w:p>
        </w:tc>
        <w:tc>
          <w:tcPr>
            <w:tcW w:w="6840" w:type="dxa"/>
          </w:tcPr>
          <w:p w14:paraId="0F4C5759" w14:textId="77777777" w:rsidR="00FD51AA" w:rsidRPr="00CE3FB2" w:rsidRDefault="00FD51AA" w:rsidP="00447FDA">
            <w:pPr>
              <w:rPr>
                <w:sz w:val="18"/>
                <w:szCs w:val="22"/>
              </w:rPr>
            </w:pPr>
          </w:p>
        </w:tc>
      </w:tr>
      <w:tr w:rsidR="00FD51AA" w:rsidRPr="00CE3FB2" w14:paraId="535D3A7A" w14:textId="7EBFB9EF" w:rsidTr="00FD51AA">
        <w:tc>
          <w:tcPr>
            <w:tcW w:w="1761" w:type="dxa"/>
          </w:tcPr>
          <w:p w14:paraId="2F6F13F4" w14:textId="77777777" w:rsidR="00FD51AA" w:rsidRPr="00CE3FB2" w:rsidRDefault="00FD51AA" w:rsidP="00447FDA">
            <w:pPr>
              <w:rPr>
                <w:sz w:val="18"/>
                <w:szCs w:val="22"/>
              </w:rPr>
            </w:pPr>
            <w:r w:rsidRPr="00CE3FB2">
              <w:rPr>
                <w:sz w:val="18"/>
                <w:szCs w:val="22"/>
              </w:rPr>
              <w:t>Reel_28/L-45.pdf</w:t>
            </w:r>
          </w:p>
        </w:tc>
        <w:tc>
          <w:tcPr>
            <w:tcW w:w="1024" w:type="dxa"/>
          </w:tcPr>
          <w:p w14:paraId="4E197F8F" w14:textId="77777777" w:rsidR="00FD51AA" w:rsidRPr="00CE3FB2" w:rsidRDefault="00FD51AA" w:rsidP="00447FDA">
            <w:pPr>
              <w:rPr>
                <w:sz w:val="18"/>
                <w:szCs w:val="22"/>
              </w:rPr>
            </w:pPr>
          </w:p>
        </w:tc>
        <w:tc>
          <w:tcPr>
            <w:tcW w:w="6840" w:type="dxa"/>
          </w:tcPr>
          <w:p w14:paraId="1C4D0667" w14:textId="77777777" w:rsidR="00FD51AA" w:rsidRPr="00CE3FB2" w:rsidRDefault="00FD51AA" w:rsidP="00447FDA">
            <w:pPr>
              <w:rPr>
                <w:sz w:val="18"/>
                <w:szCs w:val="22"/>
              </w:rPr>
            </w:pPr>
          </w:p>
        </w:tc>
      </w:tr>
      <w:tr w:rsidR="00FD51AA" w:rsidRPr="00CE3FB2" w14:paraId="22955904" w14:textId="51FB6B91" w:rsidTr="00FD51AA">
        <w:tc>
          <w:tcPr>
            <w:tcW w:w="1761" w:type="dxa"/>
          </w:tcPr>
          <w:p w14:paraId="3A99350F" w14:textId="77777777" w:rsidR="00FD51AA" w:rsidRPr="00CE3FB2" w:rsidRDefault="00FD51AA" w:rsidP="00447FDA">
            <w:pPr>
              <w:rPr>
                <w:sz w:val="18"/>
                <w:szCs w:val="22"/>
              </w:rPr>
            </w:pPr>
            <w:r w:rsidRPr="00CE3FB2">
              <w:rPr>
                <w:sz w:val="18"/>
                <w:szCs w:val="22"/>
              </w:rPr>
              <w:t>Reel_28/L-46.pdf</w:t>
            </w:r>
          </w:p>
        </w:tc>
        <w:tc>
          <w:tcPr>
            <w:tcW w:w="1024" w:type="dxa"/>
          </w:tcPr>
          <w:p w14:paraId="722D21D9" w14:textId="77777777" w:rsidR="00FD51AA" w:rsidRPr="00CE3FB2" w:rsidRDefault="00FD51AA" w:rsidP="00447FDA">
            <w:pPr>
              <w:rPr>
                <w:sz w:val="18"/>
                <w:szCs w:val="22"/>
              </w:rPr>
            </w:pPr>
          </w:p>
        </w:tc>
        <w:tc>
          <w:tcPr>
            <w:tcW w:w="6840" w:type="dxa"/>
          </w:tcPr>
          <w:p w14:paraId="355A84D3" w14:textId="77777777" w:rsidR="00FD51AA" w:rsidRPr="00CE3FB2" w:rsidRDefault="00FD51AA" w:rsidP="00447FDA">
            <w:pPr>
              <w:rPr>
                <w:sz w:val="18"/>
                <w:szCs w:val="22"/>
              </w:rPr>
            </w:pPr>
          </w:p>
        </w:tc>
      </w:tr>
      <w:tr w:rsidR="00FD51AA" w:rsidRPr="00CE3FB2" w14:paraId="3D4A0AD6" w14:textId="6CA662C0" w:rsidTr="00FD51AA">
        <w:tc>
          <w:tcPr>
            <w:tcW w:w="1761" w:type="dxa"/>
          </w:tcPr>
          <w:p w14:paraId="5684BCC1" w14:textId="77777777" w:rsidR="00FD51AA" w:rsidRPr="00CE3FB2" w:rsidRDefault="00FD51AA" w:rsidP="00447FDA">
            <w:pPr>
              <w:rPr>
                <w:sz w:val="18"/>
                <w:szCs w:val="22"/>
              </w:rPr>
            </w:pPr>
            <w:r w:rsidRPr="00CE3FB2">
              <w:rPr>
                <w:sz w:val="18"/>
                <w:szCs w:val="22"/>
              </w:rPr>
              <w:t>Reel_28/L-47.pdf</w:t>
            </w:r>
          </w:p>
        </w:tc>
        <w:tc>
          <w:tcPr>
            <w:tcW w:w="1024" w:type="dxa"/>
          </w:tcPr>
          <w:p w14:paraId="4E10D3D5" w14:textId="77777777" w:rsidR="00FD51AA" w:rsidRPr="00CE3FB2" w:rsidRDefault="00FD51AA" w:rsidP="00447FDA">
            <w:pPr>
              <w:rPr>
                <w:sz w:val="18"/>
                <w:szCs w:val="22"/>
              </w:rPr>
            </w:pPr>
          </w:p>
        </w:tc>
        <w:tc>
          <w:tcPr>
            <w:tcW w:w="6840" w:type="dxa"/>
          </w:tcPr>
          <w:p w14:paraId="46274042" w14:textId="77777777" w:rsidR="00FD51AA" w:rsidRPr="00CE3FB2" w:rsidRDefault="00FD51AA" w:rsidP="00447FDA">
            <w:pPr>
              <w:rPr>
                <w:sz w:val="18"/>
                <w:szCs w:val="22"/>
              </w:rPr>
            </w:pPr>
          </w:p>
        </w:tc>
      </w:tr>
      <w:tr w:rsidR="00FD51AA" w:rsidRPr="00CE3FB2" w14:paraId="61287DD6" w14:textId="6AD8FC04" w:rsidTr="00FD51AA">
        <w:tc>
          <w:tcPr>
            <w:tcW w:w="1761" w:type="dxa"/>
          </w:tcPr>
          <w:p w14:paraId="5C8E7B99" w14:textId="77777777" w:rsidR="00FD51AA" w:rsidRPr="00CE3FB2" w:rsidRDefault="00FD51AA" w:rsidP="00447FDA">
            <w:pPr>
              <w:rPr>
                <w:sz w:val="18"/>
                <w:szCs w:val="22"/>
              </w:rPr>
            </w:pPr>
            <w:r w:rsidRPr="00CE3FB2">
              <w:rPr>
                <w:sz w:val="18"/>
                <w:szCs w:val="22"/>
              </w:rPr>
              <w:t>Reel_28/L-48.pdf</w:t>
            </w:r>
          </w:p>
        </w:tc>
        <w:tc>
          <w:tcPr>
            <w:tcW w:w="1024" w:type="dxa"/>
          </w:tcPr>
          <w:p w14:paraId="43E6CE44" w14:textId="77777777" w:rsidR="00FD51AA" w:rsidRPr="00CE3FB2" w:rsidRDefault="00FD51AA" w:rsidP="00447FDA">
            <w:pPr>
              <w:rPr>
                <w:sz w:val="18"/>
                <w:szCs w:val="22"/>
              </w:rPr>
            </w:pPr>
          </w:p>
        </w:tc>
        <w:tc>
          <w:tcPr>
            <w:tcW w:w="6840" w:type="dxa"/>
          </w:tcPr>
          <w:p w14:paraId="21490FB4" w14:textId="77777777" w:rsidR="00FD51AA" w:rsidRPr="00CE3FB2" w:rsidRDefault="00FD51AA" w:rsidP="00447FDA">
            <w:pPr>
              <w:rPr>
                <w:sz w:val="18"/>
                <w:szCs w:val="22"/>
              </w:rPr>
            </w:pPr>
          </w:p>
        </w:tc>
      </w:tr>
      <w:tr w:rsidR="00FD51AA" w:rsidRPr="00CE3FB2" w14:paraId="19D636D9" w14:textId="0AEC35C0" w:rsidTr="00FD51AA">
        <w:tc>
          <w:tcPr>
            <w:tcW w:w="1761" w:type="dxa"/>
          </w:tcPr>
          <w:p w14:paraId="6970721A" w14:textId="77777777" w:rsidR="00FD51AA" w:rsidRPr="00CE3FB2" w:rsidRDefault="00FD51AA" w:rsidP="00447FDA">
            <w:pPr>
              <w:rPr>
                <w:sz w:val="18"/>
                <w:szCs w:val="22"/>
              </w:rPr>
            </w:pPr>
            <w:r w:rsidRPr="00CE3FB2">
              <w:rPr>
                <w:sz w:val="18"/>
                <w:szCs w:val="22"/>
              </w:rPr>
              <w:t>Reel_28/L-49.pdf</w:t>
            </w:r>
          </w:p>
        </w:tc>
        <w:tc>
          <w:tcPr>
            <w:tcW w:w="1024" w:type="dxa"/>
          </w:tcPr>
          <w:p w14:paraId="45920E72" w14:textId="77777777" w:rsidR="00FD51AA" w:rsidRPr="00CE3FB2" w:rsidRDefault="00FD51AA" w:rsidP="00447FDA">
            <w:pPr>
              <w:rPr>
                <w:sz w:val="18"/>
                <w:szCs w:val="22"/>
              </w:rPr>
            </w:pPr>
          </w:p>
        </w:tc>
        <w:tc>
          <w:tcPr>
            <w:tcW w:w="6840" w:type="dxa"/>
          </w:tcPr>
          <w:p w14:paraId="22D6B38F" w14:textId="77777777" w:rsidR="00FD51AA" w:rsidRPr="00CE3FB2" w:rsidRDefault="00FD51AA" w:rsidP="00447FDA">
            <w:pPr>
              <w:rPr>
                <w:sz w:val="18"/>
                <w:szCs w:val="22"/>
              </w:rPr>
            </w:pPr>
          </w:p>
        </w:tc>
      </w:tr>
      <w:tr w:rsidR="00FD51AA" w:rsidRPr="00CE3FB2" w14:paraId="6DB5BA66" w14:textId="21B34041" w:rsidTr="00FD51AA">
        <w:tc>
          <w:tcPr>
            <w:tcW w:w="1761" w:type="dxa"/>
          </w:tcPr>
          <w:p w14:paraId="4A02EFC8" w14:textId="77777777" w:rsidR="00FD51AA" w:rsidRPr="00CE3FB2" w:rsidRDefault="00FD51AA" w:rsidP="00447FDA">
            <w:pPr>
              <w:rPr>
                <w:sz w:val="18"/>
                <w:szCs w:val="22"/>
              </w:rPr>
            </w:pPr>
            <w:r w:rsidRPr="00CE3FB2">
              <w:rPr>
                <w:sz w:val="18"/>
                <w:szCs w:val="22"/>
              </w:rPr>
              <w:lastRenderedPageBreak/>
              <w:t>Reel_28/L-50.pdf</w:t>
            </w:r>
          </w:p>
        </w:tc>
        <w:tc>
          <w:tcPr>
            <w:tcW w:w="1024" w:type="dxa"/>
          </w:tcPr>
          <w:p w14:paraId="4BAA2956" w14:textId="77777777" w:rsidR="00FD51AA" w:rsidRPr="00CE3FB2" w:rsidRDefault="00FD51AA" w:rsidP="00447FDA">
            <w:pPr>
              <w:rPr>
                <w:sz w:val="18"/>
                <w:szCs w:val="22"/>
              </w:rPr>
            </w:pPr>
          </w:p>
        </w:tc>
        <w:tc>
          <w:tcPr>
            <w:tcW w:w="6840" w:type="dxa"/>
          </w:tcPr>
          <w:p w14:paraId="74B4C624" w14:textId="77777777" w:rsidR="00FD51AA" w:rsidRPr="00CE3FB2" w:rsidRDefault="00FD51AA" w:rsidP="00447FDA">
            <w:pPr>
              <w:rPr>
                <w:sz w:val="18"/>
                <w:szCs w:val="22"/>
              </w:rPr>
            </w:pPr>
          </w:p>
        </w:tc>
      </w:tr>
      <w:tr w:rsidR="00FD51AA" w:rsidRPr="00CE3FB2" w14:paraId="3820A829" w14:textId="56224CB0" w:rsidTr="00FD51AA">
        <w:tc>
          <w:tcPr>
            <w:tcW w:w="1761" w:type="dxa"/>
          </w:tcPr>
          <w:p w14:paraId="6FBCC6B9" w14:textId="77777777" w:rsidR="00FD51AA" w:rsidRPr="00CE3FB2" w:rsidRDefault="00FD51AA" w:rsidP="00447FDA">
            <w:pPr>
              <w:rPr>
                <w:sz w:val="18"/>
                <w:szCs w:val="22"/>
              </w:rPr>
            </w:pPr>
            <w:r w:rsidRPr="00CE3FB2">
              <w:rPr>
                <w:sz w:val="18"/>
                <w:szCs w:val="22"/>
              </w:rPr>
              <w:t>Reel_28/L-51.pdf</w:t>
            </w:r>
          </w:p>
        </w:tc>
        <w:tc>
          <w:tcPr>
            <w:tcW w:w="1024" w:type="dxa"/>
          </w:tcPr>
          <w:p w14:paraId="68422FAD" w14:textId="77777777" w:rsidR="00FD51AA" w:rsidRPr="00CE3FB2" w:rsidRDefault="00FD51AA" w:rsidP="00447FDA">
            <w:pPr>
              <w:rPr>
                <w:sz w:val="18"/>
                <w:szCs w:val="22"/>
              </w:rPr>
            </w:pPr>
          </w:p>
        </w:tc>
        <w:tc>
          <w:tcPr>
            <w:tcW w:w="6840" w:type="dxa"/>
          </w:tcPr>
          <w:p w14:paraId="7CE4CE48" w14:textId="77777777" w:rsidR="00FD51AA" w:rsidRPr="00CE3FB2" w:rsidRDefault="00FD51AA" w:rsidP="00447FDA">
            <w:pPr>
              <w:rPr>
                <w:sz w:val="18"/>
                <w:szCs w:val="22"/>
              </w:rPr>
            </w:pPr>
          </w:p>
        </w:tc>
      </w:tr>
      <w:tr w:rsidR="00FD51AA" w:rsidRPr="00CE3FB2" w14:paraId="462A8618" w14:textId="70CA91E5" w:rsidTr="00FD51AA">
        <w:tc>
          <w:tcPr>
            <w:tcW w:w="1761" w:type="dxa"/>
          </w:tcPr>
          <w:p w14:paraId="57DFF799" w14:textId="77777777" w:rsidR="00FD51AA" w:rsidRPr="00CE3FB2" w:rsidRDefault="00FD51AA" w:rsidP="00447FDA">
            <w:pPr>
              <w:rPr>
                <w:sz w:val="18"/>
                <w:szCs w:val="22"/>
              </w:rPr>
            </w:pPr>
            <w:r w:rsidRPr="00CE3FB2">
              <w:rPr>
                <w:sz w:val="18"/>
                <w:szCs w:val="22"/>
              </w:rPr>
              <w:t>Reel_28/L-52.pdf</w:t>
            </w:r>
          </w:p>
        </w:tc>
        <w:tc>
          <w:tcPr>
            <w:tcW w:w="1024" w:type="dxa"/>
          </w:tcPr>
          <w:p w14:paraId="03A142BC" w14:textId="77777777" w:rsidR="00FD51AA" w:rsidRPr="00CE3FB2" w:rsidRDefault="00FD51AA" w:rsidP="00447FDA">
            <w:pPr>
              <w:rPr>
                <w:sz w:val="18"/>
                <w:szCs w:val="22"/>
              </w:rPr>
            </w:pPr>
          </w:p>
        </w:tc>
        <w:tc>
          <w:tcPr>
            <w:tcW w:w="6840" w:type="dxa"/>
          </w:tcPr>
          <w:p w14:paraId="264BF435" w14:textId="77777777" w:rsidR="00FD51AA" w:rsidRPr="00CE3FB2" w:rsidRDefault="00FD51AA" w:rsidP="00447FDA">
            <w:pPr>
              <w:rPr>
                <w:sz w:val="18"/>
                <w:szCs w:val="22"/>
              </w:rPr>
            </w:pPr>
          </w:p>
        </w:tc>
      </w:tr>
      <w:tr w:rsidR="00FD51AA" w:rsidRPr="00CE3FB2" w14:paraId="558CF450" w14:textId="4AE44C07" w:rsidTr="00FD51AA">
        <w:tc>
          <w:tcPr>
            <w:tcW w:w="1761" w:type="dxa"/>
          </w:tcPr>
          <w:p w14:paraId="68671491" w14:textId="77777777" w:rsidR="00FD51AA" w:rsidRPr="00CE3FB2" w:rsidRDefault="00FD51AA" w:rsidP="00447FDA">
            <w:pPr>
              <w:rPr>
                <w:sz w:val="18"/>
                <w:szCs w:val="22"/>
              </w:rPr>
            </w:pPr>
            <w:r w:rsidRPr="00CE3FB2">
              <w:rPr>
                <w:sz w:val="18"/>
                <w:szCs w:val="22"/>
              </w:rPr>
              <w:t>Reel_28/L-53.pdf</w:t>
            </w:r>
          </w:p>
        </w:tc>
        <w:tc>
          <w:tcPr>
            <w:tcW w:w="1024" w:type="dxa"/>
          </w:tcPr>
          <w:p w14:paraId="2E1B621F" w14:textId="77777777" w:rsidR="00FD51AA" w:rsidRPr="00CE3FB2" w:rsidRDefault="00FD51AA" w:rsidP="00447FDA">
            <w:pPr>
              <w:rPr>
                <w:sz w:val="18"/>
                <w:szCs w:val="22"/>
              </w:rPr>
            </w:pPr>
          </w:p>
        </w:tc>
        <w:tc>
          <w:tcPr>
            <w:tcW w:w="6840" w:type="dxa"/>
          </w:tcPr>
          <w:p w14:paraId="334579EB" w14:textId="77777777" w:rsidR="00FD51AA" w:rsidRPr="00CE3FB2" w:rsidRDefault="00FD51AA" w:rsidP="00447FDA">
            <w:pPr>
              <w:rPr>
                <w:sz w:val="18"/>
                <w:szCs w:val="22"/>
              </w:rPr>
            </w:pPr>
          </w:p>
        </w:tc>
      </w:tr>
      <w:tr w:rsidR="00FD51AA" w:rsidRPr="00CE3FB2" w14:paraId="6BCB75F3" w14:textId="0B62E9E4" w:rsidTr="00FD51AA">
        <w:tc>
          <w:tcPr>
            <w:tcW w:w="1761" w:type="dxa"/>
          </w:tcPr>
          <w:p w14:paraId="1B8581A6" w14:textId="77777777" w:rsidR="00FD51AA" w:rsidRPr="00CE3FB2" w:rsidRDefault="00FD51AA" w:rsidP="00447FDA">
            <w:pPr>
              <w:rPr>
                <w:sz w:val="18"/>
                <w:szCs w:val="22"/>
              </w:rPr>
            </w:pPr>
            <w:r w:rsidRPr="00CE3FB2">
              <w:rPr>
                <w:sz w:val="18"/>
                <w:szCs w:val="22"/>
              </w:rPr>
              <w:t>Reel_28/L-54.pdf</w:t>
            </w:r>
          </w:p>
        </w:tc>
        <w:tc>
          <w:tcPr>
            <w:tcW w:w="1024" w:type="dxa"/>
          </w:tcPr>
          <w:p w14:paraId="116D9423" w14:textId="77777777" w:rsidR="00FD51AA" w:rsidRPr="00CE3FB2" w:rsidRDefault="00FD51AA" w:rsidP="00447FDA">
            <w:pPr>
              <w:rPr>
                <w:sz w:val="18"/>
                <w:szCs w:val="22"/>
              </w:rPr>
            </w:pPr>
          </w:p>
        </w:tc>
        <w:tc>
          <w:tcPr>
            <w:tcW w:w="6840" w:type="dxa"/>
          </w:tcPr>
          <w:p w14:paraId="6CB3882C" w14:textId="77777777" w:rsidR="00FD51AA" w:rsidRPr="00CE3FB2" w:rsidRDefault="00FD51AA" w:rsidP="00447FDA">
            <w:pPr>
              <w:rPr>
                <w:sz w:val="18"/>
                <w:szCs w:val="22"/>
              </w:rPr>
            </w:pPr>
          </w:p>
        </w:tc>
      </w:tr>
      <w:tr w:rsidR="00FD51AA" w:rsidRPr="00CE3FB2" w14:paraId="71064C6F" w14:textId="3E7BF09A" w:rsidTr="00FD51AA">
        <w:tc>
          <w:tcPr>
            <w:tcW w:w="1761" w:type="dxa"/>
          </w:tcPr>
          <w:p w14:paraId="7778D167" w14:textId="77777777" w:rsidR="00FD51AA" w:rsidRPr="00CE3FB2" w:rsidRDefault="00FD51AA" w:rsidP="00447FDA">
            <w:pPr>
              <w:rPr>
                <w:sz w:val="18"/>
                <w:szCs w:val="22"/>
              </w:rPr>
            </w:pPr>
            <w:r w:rsidRPr="00CE3FB2">
              <w:rPr>
                <w:sz w:val="18"/>
                <w:szCs w:val="22"/>
              </w:rPr>
              <w:t>Reel_28/L-55.pdf</w:t>
            </w:r>
          </w:p>
        </w:tc>
        <w:tc>
          <w:tcPr>
            <w:tcW w:w="1024" w:type="dxa"/>
          </w:tcPr>
          <w:p w14:paraId="1F8C9C8A" w14:textId="77777777" w:rsidR="00FD51AA" w:rsidRPr="00CE3FB2" w:rsidRDefault="00FD51AA" w:rsidP="00447FDA">
            <w:pPr>
              <w:rPr>
                <w:sz w:val="18"/>
                <w:szCs w:val="22"/>
              </w:rPr>
            </w:pPr>
          </w:p>
        </w:tc>
        <w:tc>
          <w:tcPr>
            <w:tcW w:w="6840" w:type="dxa"/>
          </w:tcPr>
          <w:p w14:paraId="33CA1E16" w14:textId="77777777" w:rsidR="00FD51AA" w:rsidRPr="00CE3FB2" w:rsidRDefault="00FD51AA" w:rsidP="00447FDA">
            <w:pPr>
              <w:rPr>
                <w:sz w:val="18"/>
                <w:szCs w:val="22"/>
              </w:rPr>
            </w:pPr>
          </w:p>
        </w:tc>
      </w:tr>
      <w:tr w:rsidR="00FD51AA" w:rsidRPr="00CE3FB2" w14:paraId="706F3046" w14:textId="6BF0F92C" w:rsidTr="00FD51AA">
        <w:tc>
          <w:tcPr>
            <w:tcW w:w="1761" w:type="dxa"/>
          </w:tcPr>
          <w:p w14:paraId="19AF2D72" w14:textId="77777777" w:rsidR="00FD51AA" w:rsidRPr="00CE3FB2" w:rsidRDefault="00FD51AA" w:rsidP="00447FDA">
            <w:pPr>
              <w:rPr>
                <w:sz w:val="18"/>
                <w:szCs w:val="22"/>
              </w:rPr>
            </w:pPr>
            <w:r w:rsidRPr="00CE3FB2">
              <w:rPr>
                <w:sz w:val="18"/>
                <w:szCs w:val="22"/>
              </w:rPr>
              <w:t>Reel_28/L-56.pdf</w:t>
            </w:r>
          </w:p>
        </w:tc>
        <w:tc>
          <w:tcPr>
            <w:tcW w:w="1024" w:type="dxa"/>
          </w:tcPr>
          <w:p w14:paraId="651A15E0" w14:textId="77777777" w:rsidR="00FD51AA" w:rsidRPr="00CE3FB2" w:rsidRDefault="00FD51AA" w:rsidP="00447FDA">
            <w:pPr>
              <w:rPr>
                <w:sz w:val="18"/>
                <w:szCs w:val="22"/>
              </w:rPr>
            </w:pPr>
          </w:p>
        </w:tc>
        <w:tc>
          <w:tcPr>
            <w:tcW w:w="6840" w:type="dxa"/>
          </w:tcPr>
          <w:p w14:paraId="1693FC41" w14:textId="77777777" w:rsidR="00FD51AA" w:rsidRPr="00CE3FB2" w:rsidRDefault="00FD51AA" w:rsidP="00447FDA">
            <w:pPr>
              <w:rPr>
                <w:sz w:val="18"/>
                <w:szCs w:val="22"/>
              </w:rPr>
            </w:pPr>
          </w:p>
        </w:tc>
      </w:tr>
      <w:tr w:rsidR="00FD51AA" w:rsidRPr="00CE3FB2" w14:paraId="1B06E80D" w14:textId="46411969" w:rsidTr="00FD51AA">
        <w:tc>
          <w:tcPr>
            <w:tcW w:w="1761" w:type="dxa"/>
          </w:tcPr>
          <w:p w14:paraId="749BE0AB" w14:textId="77777777" w:rsidR="00FD51AA" w:rsidRPr="00CE3FB2" w:rsidRDefault="00FD51AA" w:rsidP="00447FDA">
            <w:pPr>
              <w:rPr>
                <w:sz w:val="18"/>
                <w:szCs w:val="22"/>
              </w:rPr>
            </w:pPr>
            <w:r w:rsidRPr="00CE3FB2">
              <w:rPr>
                <w:sz w:val="18"/>
                <w:szCs w:val="22"/>
              </w:rPr>
              <w:t>Reel_28/L-57.pdf</w:t>
            </w:r>
          </w:p>
        </w:tc>
        <w:tc>
          <w:tcPr>
            <w:tcW w:w="1024" w:type="dxa"/>
          </w:tcPr>
          <w:p w14:paraId="2DB5614F" w14:textId="77777777" w:rsidR="00FD51AA" w:rsidRPr="00CE3FB2" w:rsidRDefault="00FD51AA" w:rsidP="00447FDA">
            <w:pPr>
              <w:rPr>
                <w:sz w:val="18"/>
                <w:szCs w:val="22"/>
              </w:rPr>
            </w:pPr>
          </w:p>
        </w:tc>
        <w:tc>
          <w:tcPr>
            <w:tcW w:w="6840" w:type="dxa"/>
          </w:tcPr>
          <w:p w14:paraId="4A78BC24" w14:textId="77777777" w:rsidR="00FD51AA" w:rsidRPr="00CE3FB2" w:rsidRDefault="00FD51AA" w:rsidP="00447FDA">
            <w:pPr>
              <w:rPr>
                <w:sz w:val="18"/>
                <w:szCs w:val="22"/>
              </w:rPr>
            </w:pPr>
          </w:p>
        </w:tc>
      </w:tr>
      <w:tr w:rsidR="00FD51AA" w:rsidRPr="00CE3FB2" w14:paraId="0562F057" w14:textId="14D6999B" w:rsidTr="00FD51AA">
        <w:tc>
          <w:tcPr>
            <w:tcW w:w="1761" w:type="dxa"/>
          </w:tcPr>
          <w:p w14:paraId="7300EBCC" w14:textId="77777777" w:rsidR="00FD51AA" w:rsidRPr="00CE3FB2" w:rsidRDefault="00FD51AA" w:rsidP="00447FDA">
            <w:pPr>
              <w:rPr>
                <w:sz w:val="18"/>
                <w:szCs w:val="22"/>
              </w:rPr>
            </w:pPr>
            <w:r w:rsidRPr="00CE3FB2">
              <w:rPr>
                <w:sz w:val="18"/>
                <w:szCs w:val="22"/>
              </w:rPr>
              <w:t>Reel_28/L-58.pdf</w:t>
            </w:r>
          </w:p>
        </w:tc>
        <w:tc>
          <w:tcPr>
            <w:tcW w:w="1024" w:type="dxa"/>
          </w:tcPr>
          <w:p w14:paraId="44C480E5" w14:textId="77777777" w:rsidR="00FD51AA" w:rsidRPr="00CE3FB2" w:rsidRDefault="00FD51AA" w:rsidP="00447FDA">
            <w:pPr>
              <w:rPr>
                <w:sz w:val="18"/>
                <w:szCs w:val="22"/>
              </w:rPr>
            </w:pPr>
          </w:p>
        </w:tc>
        <w:tc>
          <w:tcPr>
            <w:tcW w:w="6840" w:type="dxa"/>
          </w:tcPr>
          <w:p w14:paraId="07CF91B3" w14:textId="77777777" w:rsidR="00FD51AA" w:rsidRPr="00CE3FB2" w:rsidRDefault="00FD51AA" w:rsidP="00447FDA">
            <w:pPr>
              <w:rPr>
                <w:sz w:val="18"/>
                <w:szCs w:val="22"/>
              </w:rPr>
            </w:pPr>
          </w:p>
        </w:tc>
      </w:tr>
      <w:tr w:rsidR="00FD51AA" w:rsidRPr="00CE3FB2" w14:paraId="1DCE73DA" w14:textId="411530F5" w:rsidTr="00FD51AA">
        <w:tc>
          <w:tcPr>
            <w:tcW w:w="1761" w:type="dxa"/>
          </w:tcPr>
          <w:p w14:paraId="3FAAFD91" w14:textId="77777777" w:rsidR="00FD51AA" w:rsidRPr="00CE3FB2" w:rsidRDefault="00FD51AA" w:rsidP="00447FDA">
            <w:pPr>
              <w:rPr>
                <w:sz w:val="18"/>
                <w:szCs w:val="22"/>
              </w:rPr>
            </w:pPr>
            <w:r w:rsidRPr="00CE3FB2">
              <w:rPr>
                <w:sz w:val="18"/>
                <w:szCs w:val="22"/>
              </w:rPr>
              <w:t>Reel_28/L-59.pdf</w:t>
            </w:r>
          </w:p>
        </w:tc>
        <w:tc>
          <w:tcPr>
            <w:tcW w:w="1024" w:type="dxa"/>
          </w:tcPr>
          <w:p w14:paraId="0E049071" w14:textId="77777777" w:rsidR="00FD51AA" w:rsidRPr="00CE3FB2" w:rsidRDefault="00FD51AA" w:rsidP="00447FDA">
            <w:pPr>
              <w:rPr>
                <w:sz w:val="18"/>
                <w:szCs w:val="22"/>
              </w:rPr>
            </w:pPr>
          </w:p>
        </w:tc>
        <w:tc>
          <w:tcPr>
            <w:tcW w:w="6840" w:type="dxa"/>
          </w:tcPr>
          <w:p w14:paraId="6503F1EE" w14:textId="77777777" w:rsidR="00FD51AA" w:rsidRPr="00CE3FB2" w:rsidRDefault="00FD51AA" w:rsidP="00447FDA">
            <w:pPr>
              <w:rPr>
                <w:sz w:val="18"/>
                <w:szCs w:val="22"/>
              </w:rPr>
            </w:pPr>
          </w:p>
        </w:tc>
      </w:tr>
      <w:tr w:rsidR="00FD51AA" w:rsidRPr="00CE3FB2" w14:paraId="57A0319E" w14:textId="636529E0" w:rsidTr="00FD51AA">
        <w:tc>
          <w:tcPr>
            <w:tcW w:w="1761" w:type="dxa"/>
          </w:tcPr>
          <w:p w14:paraId="143F3350" w14:textId="77777777" w:rsidR="00FD51AA" w:rsidRPr="00CE3FB2" w:rsidRDefault="00FD51AA" w:rsidP="00447FDA">
            <w:pPr>
              <w:rPr>
                <w:sz w:val="18"/>
                <w:szCs w:val="22"/>
              </w:rPr>
            </w:pPr>
            <w:r w:rsidRPr="00CE3FB2">
              <w:rPr>
                <w:sz w:val="18"/>
                <w:szCs w:val="22"/>
              </w:rPr>
              <w:t>Reel_28/L-60.pdf</w:t>
            </w:r>
          </w:p>
        </w:tc>
        <w:tc>
          <w:tcPr>
            <w:tcW w:w="1024" w:type="dxa"/>
          </w:tcPr>
          <w:p w14:paraId="2B5A30C4" w14:textId="77777777" w:rsidR="00FD51AA" w:rsidRPr="00CE3FB2" w:rsidRDefault="00FD51AA" w:rsidP="00447FDA">
            <w:pPr>
              <w:rPr>
                <w:sz w:val="18"/>
                <w:szCs w:val="22"/>
              </w:rPr>
            </w:pPr>
          </w:p>
        </w:tc>
        <w:tc>
          <w:tcPr>
            <w:tcW w:w="6840" w:type="dxa"/>
          </w:tcPr>
          <w:p w14:paraId="3B045E3A" w14:textId="77777777" w:rsidR="00FD51AA" w:rsidRPr="00CE3FB2" w:rsidRDefault="00FD51AA" w:rsidP="00447FDA">
            <w:pPr>
              <w:rPr>
                <w:sz w:val="18"/>
                <w:szCs w:val="22"/>
              </w:rPr>
            </w:pPr>
          </w:p>
        </w:tc>
      </w:tr>
      <w:tr w:rsidR="00FD51AA" w:rsidRPr="00CE3FB2" w14:paraId="05DC5CDE" w14:textId="319FA778" w:rsidTr="00FD51AA">
        <w:tc>
          <w:tcPr>
            <w:tcW w:w="1761" w:type="dxa"/>
          </w:tcPr>
          <w:p w14:paraId="379C6506" w14:textId="77777777" w:rsidR="00FD51AA" w:rsidRPr="00CE3FB2" w:rsidRDefault="00FD51AA" w:rsidP="00447FDA">
            <w:pPr>
              <w:rPr>
                <w:sz w:val="18"/>
                <w:szCs w:val="22"/>
              </w:rPr>
            </w:pPr>
            <w:r w:rsidRPr="00CE3FB2">
              <w:rPr>
                <w:sz w:val="18"/>
                <w:szCs w:val="22"/>
              </w:rPr>
              <w:t>Reel_28/L-61.pdf</w:t>
            </w:r>
          </w:p>
        </w:tc>
        <w:tc>
          <w:tcPr>
            <w:tcW w:w="1024" w:type="dxa"/>
          </w:tcPr>
          <w:p w14:paraId="2D5FD991" w14:textId="77777777" w:rsidR="00FD51AA" w:rsidRPr="00CE3FB2" w:rsidRDefault="00FD51AA" w:rsidP="00447FDA">
            <w:pPr>
              <w:rPr>
                <w:sz w:val="18"/>
                <w:szCs w:val="22"/>
              </w:rPr>
            </w:pPr>
          </w:p>
        </w:tc>
        <w:tc>
          <w:tcPr>
            <w:tcW w:w="6840" w:type="dxa"/>
          </w:tcPr>
          <w:p w14:paraId="54E87C9C" w14:textId="77777777" w:rsidR="00FD51AA" w:rsidRPr="00CE3FB2" w:rsidRDefault="00FD51AA" w:rsidP="00447FDA">
            <w:pPr>
              <w:rPr>
                <w:sz w:val="18"/>
                <w:szCs w:val="22"/>
              </w:rPr>
            </w:pPr>
          </w:p>
        </w:tc>
      </w:tr>
      <w:tr w:rsidR="00FD51AA" w:rsidRPr="00CE3FB2" w14:paraId="3B17B636" w14:textId="76015A97" w:rsidTr="00FD51AA">
        <w:tc>
          <w:tcPr>
            <w:tcW w:w="1761" w:type="dxa"/>
          </w:tcPr>
          <w:p w14:paraId="71E36146" w14:textId="77777777" w:rsidR="00FD51AA" w:rsidRPr="00CE3FB2" w:rsidRDefault="00FD51AA" w:rsidP="00447FDA">
            <w:pPr>
              <w:rPr>
                <w:sz w:val="18"/>
                <w:szCs w:val="22"/>
              </w:rPr>
            </w:pPr>
            <w:r w:rsidRPr="00CE3FB2">
              <w:rPr>
                <w:sz w:val="18"/>
                <w:szCs w:val="22"/>
              </w:rPr>
              <w:t>Reel_28/L-62.pdf</w:t>
            </w:r>
          </w:p>
        </w:tc>
        <w:tc>
          <w:tcPr>
            <w:tcW w:w="1024" w:type="dxa"/>
          </w:tcPr>
          <w:p w14:paraId="5FBAA5AE" w14:textId="77777777" w:rsidR="00FD51AA" w:rsidRPr="00CE3FB2" w:rsidRDefault="00FD51AA" w:rsidP="00447FDA">
            <w:pPr>
              <w:rPr>
                <w:sz w:val="18"/>
                <w:szCs w:val="22"/>
              </w:rPr>
            </w:pPr>
          </w:p>
        </w:tc>
        <w:tc>
          <w:tcPr>
            <w:tcW w:w="6840" w:type="dxa"/>
          </w:tcPr>
          <w:p w14:paraId="2CFD3E9B" w14:textId="77777777" w:rsidR="00FD51AA" w:rsidRPr="00CE3FB2" w:rsidRDefault="00FD51AA" w:rsidP="00447FDA">
            <w:pPr>
              <w:rPr>
                <w:sz w:val="18"/>
                <w:szCs w:val="22"/>
              </w:rPr>
            </w:pPr>
          </w:p>
        </w:tc>
      </w:tr>
      <w:tr w:rsidR="00FD51AA" w:rsidRPr="00CE3FB2" w14:paraId="3EE34885" w14:textId="0A577B95" w:rsidTr="00FD51AA">
        <w:tc>
          <w:tcPr>
            <w:tcW w:w="1761" w:type="dxa"/>
          </w:tcPr>
          <w:p w14:paraId="17B61228" w14:textId="77777777" w:rsidR="00FD51AA" w:rsidRPr="00CE3FB2" w:rsidRDefault="00FD51AA" w:rsidP="00447FDA">
            <w:pPr>
              <w:rPr>
                <w:sz w:val="18"/>
                <w:szCs w:val="22"/>
              </w:rPr>
            </w:pPr>
            <w:r w:rsidRPr="00CE3FB2">
              <w:rPr>
                <w:sz w:val="18"/>
                <w:szCs w:val="22"/>
              </w:rPr>
              <w:t>Reel_28/L-63.pdf</w:t>
            </w:r>
          </w:p>
        </w:tc>
        <w:tc>
          <w:tcPr>
            <w:tcW w:w="1024" w:type="dxa"/>
          </w:tcPr>
          <w:p w14:paraId="5235CDF1" w14:textId="77777777" w:rsidR="00FD51AA" w:rsidRPr="00CE3FB2" w:rsidRDefault="00FD51AA" w:rsidP="00447FDA">
            <w:pPr>
              <w:rPr>
                <w:sz w:val="18"/>
                <w:szCs w:val="22"/>
              </w:rPr>
            </w:pPr>
          </w:p>
        </w:tc>
        <w:tc>
          <w:tcPr>
            <w:tcW w:w="6840" w:type="dxa"/>
          </w:tcPr>
          <w:p w14:paraId="592CAA3E" w14:textId="77777777" w:rsidR="00FD51AA" w:rsidRPr="00CE3FB2" w:rsidRDefault="00FD51AA" w:rsidP="00447FDA">
            <w:pPr>
              <w:rPr>
                <w:sz w:val="18"/>
                <w:szCs w:val="22"/>
              </w:rPr>
            </w:pPr>
          </w:p>
        </w:tc>
      </w:tr>
      <w:tr w:rsidR="00FD51AA" w:rsidRPr="00CE3FB2" w14:paraId="38F93830" w14:textId="218BDF52" w:rsidTr="00FD51AA">
        <w:tc>
          <w:tcPr>
            <w:tcW w:w="1761" w:type="dxa"/>
          </w:tcPr>
          <w:p w14:paraId="3061F4CD" w14:textId="77777777" w:rsidR="00FD51AA" w:rsidRPr="00CE3FB2" w:rsidRDefault="00FD51AA" w:rsidP="00447FDA">
            <w:pPr>
              <w:rPr>
                <w:sz w:val="18"/>
                <w:szCs w:val="22"/>
              </w:rPr>
            </w:pPr>
            <w:r w:rsidRPr="00CE3FB2">
              <w:rPr>
                <w:sz w:val="18"/>
                <w:szCs w:val="22"/>
              </w:rPr>
              <w:t>Reel_28/L-64.pdf</w:t>
            </w:r>
          </w:p>
        </w:tc>
        <w:tc>
          <w:tcPr>
            <w:tcW w:w="1024" w:type="dxa"/>
          </w:tcPr>
          <w:p w14:paraId="7A31A676" w14:textId="77777777" w:rsidR="00FD51AA" w:rsidRPr="00CE3FB2" w:rsidRDefault="00FD51AA" w:rsidP="00447FDA">
            <w:pPr>
              <w:rPr>
                <w:sz w:val="18"/>
                <w:szCs w:val="22"/>
              </w:rPr>
            </w:pPr>
          </w:p>
        </w:tc>
        <w:tc>
          <w:tcPr>
            <w:tcW w:w="6840" w:type="dxa"/>
          </w:tcPr>
          <w:p w14:paraId="0E031B9E" w14:textId="77777777" w:rsidR="00FD51AA" w:rsidRPr="00CE3FB2" w:rsidRDefault="00FD51AA" w:rsidP="00447FDA">
            <w:pPr>
              <w:rPr>
                <w:sz w:val="18"/>
                <w:szCs w:val="22"/>
              </w:rPr>
            </w:pPr>
          </w:p>
        </w:tc>
      </w:tr>
      <w:tr w:rsidR="00FD51AA" w:rsidRPr="00CE3FB2" w14:paraId="692998F3" w14:textId="2847332C" w:rsidTr="00FD51AA">
        <w:tc>
          <w:tcPr>
            <w:tcW w:w="1761" w:type="dxa"/>
          </w:tcPr>
          <w:p w14:paraId="4BED4980" w14:textId="77777777" w:rsidR="00FD51AA" w:rsidRPr="00CE3FB2" w:rsidRDefault="00FD51AA" w:rsidP="00447FDA">
            <w:pPr>
              <w:rPr>
                <w:sz w:val="18"/>
                <w:szCs w:val="22"/>
              </w:rPr>
            </w:pPr>
            <w:r w:rsidRPr="00CE3FB2">
              <w:rPr>
                <w:sz w:val="18"/>
                <w:szCs w:val="22"/>
              </w:rPr>
              <w:t>Reel_28/L-65.pdf</w:t>
            </w:r>
          </w:p>
        </w:tc>
        <w:tc>
          <w:tcPr>
            <w:tcW w:w="1024" w:type="dxa"/>
          </w:tcPr>
          <w:p w14:paraId="727C9287" w14:textId="77777777" w:rsidR="00FD51AA" w:rsidRPr="00CE3FB2" w:rsidRDefault="00FD51AA" w:rsidP="00447FDA">
            <w:pPr>
              <w:rPr>
                <w:sz w:val="18"/>
                <w:szCs w:val="22"/>
              </w:rPr>
            </w:pPr>
          </w:p>
        </w:tc>
        <w:tc>
          <w:tcPr>
            <w:tcW w:w="6840" w:type="dxa"/>
          </w:tcPr>
          <w:p w14:paraId="4E82F05B" w14:textId="77777777" w:rsidR="00FD51AA" w:rsidRPr="00CE3FB2" w:rsidRDefault="00FD51AA" w:rsidP="00447FDA">
            <w:pPr>
              <w:rPr>
                <w:sz w:val="18"/>
                <w:szCs w:val="22"/>
              </w:rPr>
            </w:pPr>
          </w:p>
        </w:tc>
      </w:tr>
      <w:tr w:rsidR="00FD51AA" w:rsidRPr="00CE3FB2" w14:paraId="0058DE3D" w14:textId="104BB6F1" w:rsidTr="00FD51AA">
        <w:tc>
          <w:tcPr>
            <w:tcW w:w="1761" w:type="dxa"/>
          </w:tcPr>
          <w:p w14:paraId="7BDDA03A" w14:textId="77777777" w:rsidR="00FD51AA" w:rsidRPr="00CE3FB2" w:rsidRDefault="00FD51AA" w:rsidP="00447FDA">
            <w:pPr>
              <w:rPr>
                <w:sz w:val="18"/>
                <w:szCs w:val="22"/>
              </w:rPr>
            </w:pPr>
            <w:r w:rsidRPr="00CE3FB2">
              <w:rPr>
                <w:sz w:val="18"/>
                <w:szCs w:val="22"/>
              </w:rPr>
              <w:t>Reel_28/L-66.pdf</w:t>
            </w:r>
          </w:p>
        </w:tc>
        <w:tc>
          <w:tcPr>
            <w:tcW w:w="1024" w:type="dxa"/>
          </w:tcPr>
          <w:p w14:paraId="2F216C99" w14:textId="77777777" w:rsidR="00FD51AA" w:rsidRPr="00CE3FB2" w:rsidRDefault="00FD51AA" w:rsidP="00447FDA">
            <w:pPr>
              <w:rPr>
                <w:sz w:val="18"/>
                <w:szCs w:val="22"/>
              </w:rPr>
            </w:pPr>
          </w:p>
        </w:tc>
        <w:tc>
          <w:tcPr>
            <w:tcW w:w="6840" w:type="dxa"/>
          </w:tcPr>
          <w:p w14:paraId="43B5F3E6" w14:textId="77777777" w:rsidR="00FD51AA" w:rsidRPr="00CE3FB2" w:rsidRDefault="00FD51AA" w:rsidP="00447FDA">
            <w:pPr>
              <w:rPr>
                <w:sz w:val="18"/>
                <w:szCs w:val="22"/>
              </w:rPr>
            </w:pPr>
          </w:p>
        </w:tc>
      </w:tr>
      <w:tr w:rsidR="00FD51AA" w:rsidRPr="00CE3FB2" w14:paraId="34E119EC" w14:textId="365A88CF" w:rsidTr="00FD51AA">
        <w:tc>
          <w:tcPr>
            <w:tcW w:w="1761" w:type="dxa"/>
          </w:tcPr>
          <w:p w14:paraId="6C5285BA" w14:textId="77777777" w:rsidR="00FD51AA" w:rsidRPr="00CE3FB2" w:rsidRDefault="00FD51AA" w:rsidP="00447FDA">
            <w:pPr>
              <w:rPr>
                <w:sz w:val="18"/>
                <w:szCs w:val="22"/>
              </w:rPr>
            </w:pPr>
            <w:r w:rsidRPr="00CE3FB2">
              <w:rPr>
                <w:sz w:val="18"/>
                <w:szCs w:val="22"/>
              </w:rPr>
              <w:t>Reel_28/L-67.pdf</w:t>
            </w:r>
          </w:p>
        </w:tc>
        <w:tc>
          <w:tcPr>
            <w:tcW w:w="1024" w:type="dxa"/>
          </w:tcPr>
          <w:p w14:paraId="056CDCC5" w14:textId="77777777" w:rsidR="00FD51AA" w:rsidRPr="00CE3FB2" w:rsidRDefault="00FD51AA" w:rsidP="00447FDA">
            <w:pPr>
              <w:rPr>
                <w:sz w:val="18"/>
                <w:szCs w:val="22"/>
              </w:rPr>
            </w:pPr>
          </w:p>
        </w:tc>
        <w:tc>
          <w:tcPr>
            <w:tcW w:w="6840" w:type="dxa"/>
          </w:tcPr>
          <w:p w14:paraId="4A3F4743" w14:textId="77777777" w:rsidR="00FD51AA" w:rsidRPr="00CE3FB2" w:rsidRDefault="00FD51AA" w:rsidP="00447FDA">
            <w:pPr>
              <w:rPr>
                <w:sz w:val="18"/>
                <w:szCs w:val="22"/>
              </w:rPr>
            </w:pPr>
          </w:p>
        </w:tc>
      </w:tr>
      <w:tr w:rsidR="00FD51AA" w:rsidRPr="00CE3FB2" w14:paraId="7DA3C4D9" w14:textId="789DBBEA" w:rsidTr="00FD51AA">
        <w:tc>
          <w:tcPr>
            <w:tcW w:w="1761" w:type="dxa"/>
          </w:tcPr>
          <w:p w14:paraId="3AAC436F" w14:textId="77777777" w:rsidR="00FD51AA" w:rsidRPr="00CE3FB2" w:rsidRDefault="00FD51AA" w:rsidP="00447FDA">
            <w:pPr>
              <w:rPr>
                <w:sz w:val="18"/>
                <w:szCs w:val="22"/>
              </w:rPr>
            </w:pPr>
            <w:r w:rsidRPr="00CE3FB2">
              <w:rPr>
                <w:sz w:val="18"/>
                <w:szCs w:val="22"/>
              </w:rPr>
              <w:t>Reel_28/L-68.pdf</w:t>
            </w:r>
          </w:p>
        </w:tc>
        <w:tc>
          <w:tcPr>
            <w:tcW w:w="1024" w:type="dxa"/>
          </w:tcPr>
          <w:p w14:paraId="007862ED" w14:textId="77777777" w:rsidR="00FD51AA" w:rsidRPr="00CE3FB2" w:rsidRDefault="00FD51AA" w:rsidP="00447FDA">
            <w:pPr>
              <w:rPr>
                <w:sz w:val="18"/>
                <w:szCs w:val="22"/>
              </w:rPr>
            </w:pPr>
          </w:p>
        </w:tc>
        <w:tc>
          <w:tcPr>
            <w:tcW w:w="6840" w:type="dxa"/>
          </w:tcPr>
          <w:p w14:paraId="563EF365" w14:textId="77777777" w:rsidR="00FD51AA" w:rsidRPr="00CE3FB2" w:rsidRDefault="00FD51AA" w:rsidP="00447FDA">
            <w:pPr>
              <w:rPr>
                <w:sz w:val="18"/>
                <w:szCs w:val="22"/>
              </w:rPr>
            </w:pPr>
          </w:p>
        </w:tc>
      </w:tr>
      <w:tr w:rsidR="00FD51AA" w:rsidRPr="00CE3FB2" w14:paraId="062859D0" w14:textId="480C5F67" w:rsidTr="00FD51AA">
        <w:tc>
          <w:tcPr>
            <w:tcW w:w="1761" w:type="dxa"/>
          </w:tcPr>
          <w:p w14:paraId="0EC3BCA2" w14:textId="77777777" w:rsidR="00FD51AA" w:rsidRPr="00CE3FB2" w:rsidRDefault="00FD51AA" w:rsidP="00447FDA">
            <w:pPr>
              <w:rPr>
                <w:sz w:val="18"/>
                <w:szCs w:val="22"/>
              </w:rPr>
            </w:pPr>
            <w:r w:rsidRPr="00CE3FB2">
              <w:rPr>
                <w:sz w:val="18"/>
                <w:szCs w:val="22"/>
              </w:rPr>
              <w:t>Reel_28/L-69.pdf</w:t>
            </w:r>
          </w:p>
        </w:tc>
        <w:tc>
          <w:tcPr>
            <w:tcW w:w="1024" w:type="dxa"/>
          </w:tcPr>
          <w:p w14:paraId="7F81F3A7" w14:textId="77777777" w:rsidR="00FD51AA" w:rsidRPr="00CE3FB2" w:rsidRDefault="00FD51AA" w:rsidP="00447FDA">
            <w:pPr>
              <w:rPr>
                <w:sz w:val="18"/>
                <w:szCs w:val="22"/>
              </w:rPr>
            </w:pPr>
          </w:p>
        </w:tc>
        <w:tc>
          <w:tcPr>
            <w:tcW w:w="6840" w:type="dxa"/>
          </w:tcPr>
          <w:p w14:paraId="1DB4D9F9" w14:textId="77777777" w:rsidR="00FD51AA" w:rsidRPr="00CE3FB2" w:rsidRDefault="00FD51AA" w:rsidP="00447FDA">
            <w:pPr>
              <w:rPr>
                <w:sz w:val="18"/>
                <w:szCs w:val="22"/>
              </w:rPr>
            </w:pPr>
          </w:p>
        </w:tc>
      </w:tr>
      <w:tr w:rsidR="00FD51AA" w:rsidRPr="00CE3FB2" w14:paraId="038F5467" w14:textId="3E1AD9FB" w:rsidTr="00FD51AA">
        <w:tc>
          <w:tcPr>
            <w:tcW w:w="1761" w:type="dxa"/>
          </w:tcPr>
          <w:p w14:paraId="550A3490" w14:textId="77777777" w:rsidR="00FD51AA" w:rsidRPr="00CE3FB2" w:rsidRDefault="00FD51AA" w:rsidP="00447FDA">
            <w:pPr>
              <w:rPr>
                <w:sz w:val="18"/>
                <w:szCs w:val="22"/>
              </w:rPr>
            </w:pPr>
            <w:r w:rsidRPr="00CE3FB2">
              <w:rPr>
                <w:sz w:val="18"/>
                <w:szCs w:val="22"/>
              </w:rPr>
              <w:t>Reel_28/L-70.pdf</w:t>
            </w:r>
          </w:p>
        </w:tc>
        <w:tc>
          <w:tcPr>
            <w:tcW w:w="1024" w:type="dxa"/>
          </w:tcPr>
          <w:p w14:paraId="74D4825D" w14:textId="77777777" w:rsidR="00FD51AA" w:rsidRPr="00CE3FB2" w:rsidRDefault="00FD51AA" w:rsidP="00447FDA">
            <w:pPr>
              <w:rPr>
                <w:sz w:val="18"/>
                <w:szCs w:val="22"/>
              </w:rPr>
            </w:pPr>
          </w:p>
        </w:tc>
        <w:tc>
          <w:tcPr>
            <w:tcW w:w="6840" w:type="dxa"/>
          </w:tcPr>
          <w:p w14:paraId="272958B0" w14:textId="77777777" w:rsidR="00FD51AA" w:rsidRPr="00CE3FB2" w:rsidRDefault="00FD51AA" w:rsidP="00447FDA">
            <w:pPr>
              <w:rPr>
                <w:sz w:val="18"/>
                <w:szCs w:val="22"/>
              </w:rPr>
            </w:pPr>
          </w:p>
        </w:tc>
      </w:tr>
      <w:tr w:rsidR="00FD51AA" w:rsidRPr="00CE3FB2" w14:paraId="6B5C4136" w14:textId="783C1DFE" w:rsidTr="00FD51AA">
        <w:tc>
          <w:tcPr>
            <w:tcW w:w="1761" w:type="dxa"/>
          </w:tcPr>
          <w:p w14:paraId="2CA5AFF6" w14:textId="77777777" w:rsidR="00FD51AA" w:rsidRPr="00CE3FB2" w:rsidRDefault="00FD51AA" w:rsidP="00447FDA">
            <w:pPr>
              <w:rPr>
                <w:sz w:val="18"/>
                <w:szCs w:val="22"/>
              </w:rPr>
            </w:pPr>
            <w:r w:rsidRPr="00CE3FB2">
              <w:rPr>
                <w:sz w:val="18"/>
                <w:szCs w:val="22"/>
              </w:rPr>
              <w:t>Reel_28/L-71.pdf</w:t>
            </w:r>
          </w:p>
        </w:tc>
        <w:tc>
          <w:tcPr>
            <w:tcW w:w="1024" w:type="dxa"/>
          </w:tcPr>
          <w:p w14:paraId="0F8EC924" w14:textId="77777777" w:rsidR="00FD51AA" w:rsidRPr="00CE3FB2" w:rsidRDefault="00FD51AA" w:rsidP="00447FDA">
            <w:pPr>
              <w:rPr>
                <w:sz w:val="18"/>
                <w:szCs w:val="22"/>
              </w:rPr>
            </w:pPr>
          </w:p>
        </w:tc>
        <w:tc>
          <w:tcPr>
            <w:tcW w:w="6840" w:type="dxa"/>
          </w:tcPr>
          <w:p w14:paraId="3557931C" w14:textId="77777777" w:rsidR="00FD51AA" w:rsidRPr="00CE3FB2" w:rsidRDefault="00FD51AA" w:rsidP="00447FDA">
            <w:pPr>
              <w:rPr>
                <w:sz w:val="18"/>
                <w:szCs w:val="22"/>
              </w:rPr>
            </w:pPr>
          </w:p>
        </w:tc>
      </w:tr>
      <w:tr w:rsidR="00FD51AA" w:rsidRPr="00CE3FB2" w14:paraId="799D4EC1" w14:textId="7BB35A22" w:rsidTr="00FD51AA">
        <w:tc>
          <w:tcPr>
            <w:tcW w:w="1761" w:type="dxa"/>
          </w:tcPr>
          <w:p w14:paraId="4D3EB472" w14:textId="77777777" w:rsidR="00FD51AA" w:rsidRPr="00CE3FB2" w:rsidRDefault="00FD51AA" w:rsidP="00447FDA">
            <w:pPr>
              <w:rPr>
                <w:sz w:val="18"/>
                <w:szCs w:val="22"/>
              </w:rPr>
            </w:pPr>
            <w:r w:rsidRPr="00CE3FB2">
              <w:rPr>
                <w:sz w:val="18"/>
                <w:szCs w:val="22"/>
              </w:rPr>
              <w:t>Reel_28/L-72.pdf</w:t>
            </w:r>
          </w:p>
        </w:tc>
        <w:tc>
          <w:tcPr>
            <w:tcW w:w="1024" w:type="dxa"/>
          </w:tcPr>
          <w:p w14:paraId="3AB12C25" w14:textId="77777777" w:rsidR="00FD51AA" w:rsidRPr="00CE3FB2" w:rsidRDefault="00FD51AA" w:rsidP="00447FDA">
            <w:pPr>
              <w:rPr>
                <w:sz w:val="18"/>
                <w:szCs w:val="22"/>
              </w:rPr>
            </w:pPr>
          </w:p>
        </w:tc>
        <w:tc>
          <w:tcPr>
            <w:tcW w:w="6840" w:type="dxa"/>
          </w:tcPr>
          <w:p w14:paraId="2A95B6B3" w14:textId="77777777" w:rsidR="00FD51AA" w:rsidRPr="00CE3FB2" w:rsidRDefault="00FD51AA" w:rsidP="00447FDA">
            <w:pPr>
              <w:rPr>
                <w:sz w:val="18"/>
                <w:szCs w:val="22"/>
              </w:rPr>
            </w:pPr>
          </w:p>
        </w:tc>
      </w:tr>
      <w:tr w:rsidR="00FD51AA" w:rsidRPr="00CE3FB2" w14:paraId="02D016A0" w14:textId="4C8EBDAE" w:rsidTr="00FD51AA">
        <w:tc>
          <w:tcPr>
            <w:tcW w:w="1761" w:type="dxa"/>
          </w:tcPr>
          <w:p w14:paraId="22E33E0C" w14:textId="77777777" w:rsidR="00FD51AA" w:rsidRPr="00CE3FB2" w:rsidRDefault="00FD51AA" w:rsidP="00447FDA">
            <w:pPr>
              <w:rPr>
                <w:sz w:val="18"/>
                <w:szCs w:val="22"/>
              </w:rPr>
            </w:pPr>
            <w:r w:rsidRPr="00CE3FB2">
              <w:rPr>
                <w:sz w:val="18"/>
                <w:szCs w:val="22"/>
              </w:rPr>
              <w:t>Reel_28/L-73.pdf</w:t>
            </w:r>
          </w:p>
        </w:tc>
        <w:tc>
          <w:tcPr>
            <w:tcW w:w="1024" w:type="dxa"/>
          </w:tcPr>
          <w:p w14:paraId="602E31EA" w14:textId="77777777" w:rsidR="00FD51AA" w:rsidRPr="00CE3FB2" w:rsidRDefault="00FD51AA" w:rsidP="00447FDA">
            <w:pPr>
              <w:rPr>
                <w:sz w:val="18"/>
                <w:szCs w:val="22"/>
              </w:rPr>
            </w:pPr>
          </w:p>
        </w:tc>
        <w:tc>
          <w:tcPr>
            <w:tcW w:w="6840" w:type="dxa"/>
          </w:tcPr>
          <w:p w14:paraId="1B0F8F16" w14:textId="77777777" w:rsidR="00FD51AA" w:rsidRPr="00CE3FB2" w:rsidRDefault="00FD51AA" w:rsidP="00447FDA">
            <w:pPr>
              <w:rPr>
                <w:sz w:val="18"/>
                <w:szCs w:val="22"/>
              </w:rPr>
            </w:pPr>
          </w:p>
        </w:tc>
      </w:tr>
      <w:tr w:rsidR="00FD51AA" w:rsidRPr="00CE3FB2" w14:paraId="25BEC769" w14:textId="3EF0EE6C" w:rsidTr="00FD51AA">
        <w:tc>
          <w:tcPr>
            <w:tcW w:w="1761" w:type="dxa"/>
          </w:tcPr>
          <w:p w14:paraId="04009773" w14:textId="77777777" w:rsidR="00FD51AA" w:rsidRPr="00CE3FB2" w:rsidRDefault="00FD51AA" w:rsidP="00447FDA">
            <w:pPr>
              <w:rPr>
                <w:sz w:val="18"/>
                <w:szCs w:val="22"/>
              </w:rPr>
            </w:pPr>
            <w:r w:rsidRPr="00CE3FB2">
              <w:rPr>
                <w:sz w:val="18"/>
                <w:szCs w:val="22"/>
              </w:rPr>
              <w:t>Reel_28/L-74.pdf</w:t>
            </w:r>
          </w:p>
        </w:tc>
        <w:tc>
          <w:tcPr>
            <w:tcW w:w="1024" w:type="dxa"/>
          </w:tcPr>
          <w:p w14:paraId="4A859AAB" w14:textId="77777777" w:rsidR="00FD51AA" w:rsidRPr="00CE3FB2" w:rsidRDefault="00FD51AA" w:rsidP="00447FDA">
            <w:pPr>
              <w:rPr>
                <w:sz w:val="18"/>
                <w:szCs w:val="22"/>
              </w:rPr>
            </w:pPr>
          </w:p>
        </w:tc>
        <w:tc>
          <w:tcPr>
            <w:tcW w:w="6840" w:type="dxa"/>
          </w:tcPr>
          <w:p w14:paraId="3BF77E40" w14:textId="77777777" w:rsidR="00FD51AA" w:rsidRPr="00CE3FB2" w:rsidRDefault="00FD51AA" w:rsidP="00447FDA">
            <w:pPr>
              <w:rPr>
                <w:sz w:val="18"/>
                <w:szCs w:val="22"/>
              </w:rPr>
            </w:pPr>
          </w:p>
        </w:tc>
      </w:tr>
      <w:tr w:rsidR="00FD51AA" w:rsidRPr="00CE3FB2" w14:paraId="2470BB63" w14:textId="20B32F00" w:rsidTr="00FD51AA">
        <w:tc>
          <w:tcPr>
            <w:tcW w:w="1761" w:type="dxa"/>
          </w:tcPr>
          <w:p w14:paraId="22F4CD32" w14:textId="77777777" w:rsidR="00FD51AA" w:rsidRPr="00CE3FB2" w:rsidRDefault="00FD51AA" w:rsidP="00447FDA">
            <w:pPr>
              <w:rPr>
                <w:sz w:val="18"/>
                <w:szCs w:val="22"/>
              </w:rPr>
            </w:pPr>
            <w:r w:rsidRPr="00CE3FB2">
              <w:rPr>
                <w:sz w:val="18"/>
                <w:szCs w:val="22"/>
              </w:rPr>
              <w:t>Reel_28/L-75.pdf</w:t>
            </w:r>
          </w:p>
        </w:tc>
        <w:tc>
          <w:tcPr>
            <w:tcW w:w="1024" w:type="dxa"/>
          </w:tcPr>
          <w:p w14:paraId="3C4330D0" w14:textId="77777777" w:rsidR="00FD51AA" w:rsidRPr="00CE3FB2" w:rsidRDefault="00FD51AA" w:rsidP="00447FDA">
            <w:pPr>
              <w:rPr>
                <w:sz w:val="18"/>
                <w:szCs w:val="22"/>
              </w:rPr>
            </w:pPr>
          </w:p>
        </w:tc>
        <w:tc>
          <w:tcPr>
            <w:tcW w:w="6840" w:type="dxa"/>
          </w:tcPr>
          <w:p w14:paraId="151ECCFF" w14:textId="77777777" w:rsidR="00FD51AA" w:rsidRPr="00CE3FB2" w:rsidRDefault="00FD51AA" w:rsidP="00447FDA">
            <w:pPr>
              <w:rPr>
                <w:sz w:val="18"/>
                <w:szCs w:val="22"/>
              </w:rPr>
            </w:pPr>
          </w:p>
        </w:tc>
      </w:tr>
      <w:tr w:rsidR="00FD51AA" w:rsidRPr="00CE3FB2" w14:paraId="6B1B0E33" w14:textId="59AB1CBD" w:rsidTr="00FD51AA">
        <w:tc>
          <w:tcPr>
            <w:tcW w:w="1761" w:type="dxa"/>
          </w:tcPr>
          <w:p w14:paraId="13D19A59" w14:textId="77777777" w:rsidR="00FD51AA" w:rsidRPr="00CE3FB2" w:rsidRDefault="00FD51AA" w:rsidP="00447FDA">
            <w:pPr>
              <w:rPr>
                <w:sz w:val="18"/>
                <w:szCs w:val="22"/>
              </w:rPr>
            </w:pPr>
            <w:r w:rsidRPr="00CE3FB2">
              <w:rPr>
                <w:sz w:val="18"/>
                <w:szCs w:val="22"/>
              </w:rPr>
              <w:t>Reel_28/L-76.pdf</w:t>
            </w:r>
          </w:p>
        </w:tc>
        <w:tc>
          <w:tcPr>
            <w:tcW w:w="1024" w:type="dxa"/>
          </w:tcPr>
          <w:p w14:paraId="3C5F6C3C" w14:textId="77777777" w:rsidR="00FD51AA" w:rsidRPr="00CE3FB2" w:rsidRDefault="00FD51AA" w:rsidP="00447FDA">
            <w:pPr>
              <w:rPr>
                <w:sz w:val="18"/>
                <w:szCs w:val="22"/>
              </w:rPr>
            </w:pPr>
          </w:p>
        </w:tc>
        <w:tc>
          <w:tcPr>
            <w:tcW w:w="6840" w:type="dxa"/>
          </w:tcPr>
          <w:p w14:paraId="147A7127" w14:textId="77777777" w:rsidR="00FD51AA" w:rsidRPr="00CE3FB2" w:rsidRDefault="00FD51AA" w:rsidP="00447FDA">
            <w:pPr>
              <w:rPr>
                <w:sz w:val="18"/>
                <w:szCs w:val="22"/>
              </w:rPr>
            </w:pPr>
          </w:p>
        </w:tc>
      </w:tr>
      <w:tr w:rsidR="00FD51AA" w:rsidRPr="00CE3FB2" w14:paraId="04E3A19A" w14:textId="3853ADA0" w:rsidTr="00FD51AA">
        <w:tc>
          <w:tcPr>
            <w:tcW w:w="1761" w:type="dxa"/>
          </w:tcPr>
          <w:p w14:paraId="07FCB620" w14:textId="77777777" w:rsidR="00FD51AA" w:rsidRPr="00CE3FB2" w:rsidRDefault="00FD51AA" w:rsidP="00447FDA">
            <w:pPr>
              <w:rPr>
                <w:sz w:val="18"/>
                <w:szCs w:val="22"/>
              </w:rPr>
            </w:pPr>
            <w:r w:rsidRPr="00CE3FB2">
              <w:rPr>
                <w:sz w:val="18"/>
                <w:szCs w:val="22"/>
              </w:rPr>
              <w:t>Reel_28/L-77.pdf</w:t>
            </w:r>
          </w:p>
        </w:tc>
        <w:tc>
          <w:tcPr>
            <w:tcW w:w="1024" w:type="dxa"/>
          </w:tcPr>
          <w:p w14:paraId="1BA67CE9" w14:textId="77777777" w:rsidR="00FD51AA" w:rsidRPr="00CE3FB2" w:rsidRDefault="00FD51AA" w:rsidP="00447FDA">
            <w:pPr>
              <w:rPr>
                <w:sz w:val="18"/>
                <w:szCs w:val="22"/>
              </w:rPr>
            </w:pPr>
          </w:p>
        </w:tc>
        <w:tc>
          <w:tcPr>
            <w:tcW w:w="6840" w:type="dxa"/>
          </w:tcPr>
          <w:p w14:paraId="7D389F66" w14:textId="77777777" w:rsidR="00FD51AA" w:rsidRPr="00CE3FB2" w:rsidRDefault="00FD51AA" w:rsidP="00447FDA">
            <w:pPr>
              <w:rPr>
                <w:sz w:val="18"/>
                <w:szCs w:val="22"/>
              </w:rPr>
            </w:pPr>
          </w:p>
        </w:tc>
      </w:tr>
      <w:tr w:rsidR="00FD51AA" w:rsidRPr="00CE3FB2" w14:paraId="486DE9BA" w14:textId="004808D1" w:rsidTr="00FD51AA">
        <w:tc>
          <w:tcPr>
            <w:tcW w:w="1761" w:type="dxa"/>
          </w:tcPr>
          <w:p w14:paraId="2BBB385C" w14:textId="77777777" w:rsidR="00FD51AA" w:rsidRPr="00CE3FB2" w:rsidRDefault="00FD51AA" w:rsidP="00447FDA">
            <w:pPr>
              <w:rPr>
                <w:sz w:val="18"/>
                <w:szCs w:val="22"/>
              </w:rPr>
            </w:pPr>
            <w:r w:rsidRPr="00CE3FB2">
              <w:rPr>
                <w:sz w:val="18"/>
                <w:szCs w:val="22"/>
              </w:rPr>
              <w:t>Reel_28/L-78.pdf</w:t>
            </w:r>
          </w:p>
        </w:tc>
        <w:tc>
          <w:tcPr>
            <w:tcW w:w="1024" w:type="dxa"/>
          </w:tcPr>
          <w:p w14:paraId="30B631B1" w14:textId="77777777" w:rsidR="00FD51AA" w:rsidRPr="00CE3FB2" w:rsidRDefault="00FD51AA" w:rsidP="00447FDA">
            <w:pPr>
              <w:rPr>
                <w:sz w:val="18"/>
                <w:szCs w:val="22"/>
              </w:rPr>
            </w:pPr>
          </w:p>
        </w:tc>
        <w:tc>
          <w:tcPr>
            <w:tcW w:w="6840" w:type="dxa"/>
          </w:tcPr>
          <w:p w14:paraId="6686D7AC" w14:textId="77777777" w:rsidR="00FD51AA" w:rsidRPr="00CE3FB2" w:rsidRDefault="00FD51AA" w:rsidP="00447FDA">
            <w:pPr>
              <w:rPr>
                <w:sz w:val="18"/>
                <w:szCs w:val="22"/>
              </w:rPr>
            </w:pPr>
          </w:p>
        </w:tc>
      </w:tr>
      <w:tr w:rsidR="00FD51AA" w:rsidRPr="00CE3FB2" w14:paraId="604F8110" w14:textId="5E0CBF98" w:rsidTr="00FD51AA">
        <w:tc>
          <w:tcPr>
            <w:tcW w:w="1761" w:type="dxa"/>
          </w:tcPr>
          <w:p w14:paraId="3BAC6946" w14:textId="77777777" w:rsidR="00FD51AA" w:rsidRPr="00CE3FB2" w:rsidRDefault="00FD51AA" w:rsidP="00447FDA">
            <w:pPr>
              <w:rPr>
                <w:sz w:val="18"/>
                <w:szCs w:val="22"/>
              </w:rPr>
            </w:pPr>
            <w:r w:rsidRPr="00CE3FB2">
              <w:rPr>
                <w:sz w:val="18"/>
                <w:szCs w:val="22"/>
              </w:rPr>
              <w:t>Reel_28/L-79.pdf</w:t>
            </w:r>
          </w:p>
        </w:tc>
        <w:tc>
          <w:tcPr>
            <w:tcW w:w="1024" w:type="dxa"/>
          </w:tcPr>
          <w:p w14:paraId="20B15190" w14:textId="77777777" w:rsidR="00FD51AA" w:rsidRPr="00CE3FB2" w:rsidRDefault="00FD51AA" w:rsidP="00447FDA">
            <w:pPr>
              <w:rPr>
                <w:sz w:val="18"/>
                <w:szCs w:val="22"/>
              </w:rPr>
            </w:pPr>
          </w:p>
        </w:tc>
        <w:tc>
          <w:tcPr>
            <w:tcW w:w="6840" w:type="dxa"/>
          </w:tcPr>
          <w:p w14:paraId="2A1F17D7" w14:textId="77777777" w:rsidR="00FD51AA" w:rsidRPr="00CE3FB2" w:rsidRDefault="00FD51AA" w:rsidP="00447FDA">
            <w:pPr>
              <w:rPr>
                <w:sz w:val="18"/>
                <w:szCs w:val="22"/>
              </w:rPr>
            </w:pPr>
          </w:p>
        </w:tc>
      </w:tr>
      <w:tr w:rsidR="00FD51AA" w:rsidRPr="00CE3FB2" w14:paraId="4511890D" w14:textId="05E262FC" w:rsidTr="00FD51AA">
        <w:tc>
          <w:tcPr>
            <w:tcW w:w="1761" w:type="dxa"/>
          </w:tcPr>
          <w:p w14:paraId="65172C76" w14:textId="77777777" w:rsidR="00FD51AA" w:rsidRPr="00CE3FB2" w:rsidRDefault="00FD51AA" w:rsidP="00447FDA">
            <w:pPr>
              <w:rPr>
                <w:sz w:val="18"/>
                <w:szCs w:val="22"/>
              </w:rPr>
            </w:pPr>
            <w:r w:rsidRPr="00CE3FB2">
              <w:rPr>
                <w:sz w:val="18"/>
                <w:szCs w:val="22"/>
              </w:rPr>
              <w:t>Reel_28/L-80.pdf</w:t>
            </w:r>
          </w:p>
        </w:tc>
        <w:tc>
          <w:tcPr>
            <w:tcW w:w="1024" w:type="dxa"/>
          </w:tcPr>
          <w:p w14:paraId="1302DA78" w14:textId="77777777" w:rsidR="00FD51AA" w:rsidRPr="00CE3FB2" w:rsidRDefault="00FD51AA" w:rsidP="00447FDA">
            <w:pPr>
              <w:rPr>
                <w:sz w:val="18"/>
                <w:szCs w:val="22"/>
              </w:rPr>
            </w:pPr>
          </w:p>
        </w:tc>
        <w:tc>
          <w:tcPr>
            <w:tcW w:w="6840" w:type="dxa"/>
          </w:tcPr>
          <w:p w14:paraId="58FC02C9" w14:textId="77777777" w:rsidR="00FD51AA" w:rsidRPr="00CE3FB2" w:rsidRDefault="00FD51AA" w:rsidP="00447FDA">
            <w:pPr>
              <w:rPr>
                <w:sz w:val="18"/>
                <w:szCs w:val="22"/>
              </w:rPr>
            </w:pPr>
          </w:p>
        </w:tc>
      </w:tr>
      <w:tr w:rsidR="00FD51AA" w:rsidRPr="00CE3FB2" w14:paraId="078E5DA6" w14:textId="5703BD6C" w:rsidTr="00FD51AA">
        <w:tc>
          <w:tcPr>
            <w:tcW w:w="1761" w:type="dxa"/>
          </w:tcPr>
          <w:p w14:paraId="4CC39DED" w14:textId="77777777" w:rsidR="00FD51AA" w:rsidRPr="00CE3FB2" w:rsidRDefault="00FD51AA" w:rsidP="00447FDA">
            <w:pPr>
              <w:rPr>
                <w:sz w:val="18"/>
                <w:szCs w:val="22"/>
              </w:rPr>
            </w:pPr>
            <w:r w:rsidRPr="00CE3FB2">
              <w:rPr>
                <w:sz w:val="18"/>
                <w:szCs w:val="22"/>
              </w:rPr>
              <w:t>Reel_28/L-81.pdf</w:t>
            </w:r>
          </w:p>
        </w:tc>
        <w:tc>
          <w:tcPr>
            <w:tcW w:w="1024" w:type="dxa"/>
          </w:tcPr>
          <w:p w14:paraId="30E586A5" w14:textId="77777777" w:rsidR="00FD51AA" w:rsidRPr="00CE3FB2" w:rsidRDefault="00FD51AA" w:rsidP="00447FDA">
            <w:pPr>
              <w:rPr>
                <w:sz w:val="18"/>
                <w:szCs w:val="22"/>
              </w:rPr>
            </w:pPr>
          </w:p>
        </w:tc>
        <w:tc>
          <w:tcPr>
            <w:tcW w:w="6840" w:type="dxa"/>
          </w:tcPr>
          <w:p w14:paraId="4586C15C" w14:textId="77777777" w:rsidR="00FD51AA" w:rsidRPr="00CE3FB2" w:rsidRDefault="00FD51AA" w:rsidP="00447FDA">
            <w:pPr>
              <w:rPr>
                <w:sz w:val="18"/>
                <w:szCs w:val="22"/>
              </w:rPr>
            </w:pPr>
          </w:p>
        </w:tc>
      </w:tr>
      <w:tr w:rsidR="00FD51AA" w:rsidRPr="00CE3FB2" w14:paraId="799744DE" w14:textId="5DB4BA31" w:rsidTr="00FD51AA">
        <w:tc>
          <w:tcPr>
            <w:tcW w:w="1761" w:type="dxa"/>
          </w:tcPr>
          <w:p w14:paraId="7BAB66E4" w14:textId="77777777" w:rsidR="00FD51AA" w:rsidRPr="00CE3FB2" w:rsidRDefault="00FD51AA" w:rsidP="00447FDA">
            <w:pPr>
              <w:rPr>
                <w:sz w:val="18"/>
                <w:szCs w:val="22"/>
              </w:rPr>
            </w:pPr>
            <w:r w:rsidRPr="00CE3FB2">
              <w:rPr>
                <w:sz w:val="18"/>
                <w:szCs w:val="22"/>
              </w:rPr>
              <w:t>Reel_28/L-82.pdf</w:t>
            </w:r>
          </w:p>
        </w:tc>
        <w:tc>
          <w:tcPr>
            <w:tcW w:w="1024" w:type="dxa"/>
          </w:tcPr>
          <w:p w14:paraId="5AE7886F" w14:textId="77777777" w:rsidR="00FD51AA" w:rsidRPr="00CE3FB2" w:rsidRDefault="00FD51AA" w:rsidP="00447FDA">
            <w:pPr>
              <w:rPr>
                <w:sz w:val="18"/>
                <w:szCs w:val="22"/>
              </w:rPr>
            </w:pPr>
          </w:p>
        </w:tc>
        <w:tc>
          <w:tcPr>
            <w:tcW w:w="6840" w:type="dxa"/>
          </w:tcPr>
          <w:p w14:paraId="7957C67C" w14:textId="77777777" w:rsidR="00FD51AA" w:rsidRPr="00CE3FB2" w:rsidRDefault="00FD51AA" w:rsidP="00447FDA">
            <w:pPr>
              <w:rPr>
                <w:sz w:val="18"/>
                <w:szCs w:val="22"/>
              </w:rPr>
            </w:pPr>
          </w:p>
        </w:tc>
      </w:tr>
      <w:tr w:rsidR="00FD51AA" w:rsidRPr="00CE3FB2" w14:paraId="371B76D4" w14:textId="37667756" w:rsidTr="00FD51AA">
        <w:tc>
          <w:tcPr>
            <w:tcW w:w="1761" w:type="dxa"/>
          </w:tcPr>
          <w:p w14:paraId="3B39E538" w14:textId="77777777" w:rsidR="00FD51AA" w:rsidRPr="00CE3FB2" w:rsidRDefault="00FD51AA" w:rsidP="00447FDA">
            <w:pPr>
              <w:rPr>
                <w:sz w:val="18"/>
                <w:szCs w:val="22"/>
              </w:rPr>
            </w:pPr>
            <w:r w:rsidRPr="00CE3FB2">
              <w:rPr>
                <w:sz w:val="18"/>
                <w:szCs w:val="22"/>
              </w:rPr>
              <w:t>Reel_28/L-83.pdf</w:t>
            </w:r>
          </w:p>
        </w:tc>
        <w:tc>
          <w:tcPr>
            <w:tcW w:w="1024" w:type="dxa"/>
          </w:tcPr>
          <w:p w14:paraId="1F375058" w14:textId="77777777" w:rsidR="00FD51AA" w:rsidRPr="00CE3FB2" w:rsidRDefault="00FD51AA" w:rsidP="00447FDA">
            <w:pPr>
              <w:rPr>
                <w:sz w:val="18"/>
                <w:szCs w:val="22"/>
              </w:rPr>
            </w:pPr>
          </w:p>
        </w:tc>
        <w:tc>
          <w:tcPr>
            <w:tcW w:w="6840" w:type="dxa"/>
          </w:tcPr>
          <w:p w14:paraId="70FCF47B" w14:textId="77777777" w:rsidR="00FD51AA" w:rsidRPr="00CE3FB2" w:rsidRDefault="00FD51AA" w:rsidP="00447FDA">
            <w:pPr>
              <w:rPr>
                <w:sz w:val="18"/>
                <w:szCs w:val="22"/>
              </w:rPr>
            </w:pPr>
          </w:p>
        </w:tc>
      </w:tr>
      <w:tr w:rsidR="00FD51AA" w:rsidRPr="00CE3FB2" w14:paraId="2A93BCA0" w14:textId="333C1582" w:rsidTr="00FD51AA">
        <w:tc>
          <w:tcPr>
            <w:tcW w:w="1761" w:type="dxa"/>
          </w:tcPr>
          <w:p w14:paraId="33AA628E" w14:textId="77777777" w:rsidR="00FD51AA" w:rsidRPr="00CE3FB2" w:rsidRDefault="00FD51AA" w:rsidP="00447FDA">
            <w:pPr>
              <w:rPr>
                <w:sz w:val="18"/>
                <w:szCs w:val="22"/>
              </w:rPr>
            </w:pPr>
            <w:r w:rsidRPr="00CE3FB2">
              <w:rPr>
                <w:sz w:val="18"/>
                <w:szCs w:val="22"/>
              </w:rPr>
              <w:t xml:space="preserve">Reel_26/L-84.pdf, </w:t>
            </w:r>
            <w:proofErr w:type="gramStart"/>
            <w:r w:rsidRPr="00CE3FB2">
              <w:rPr>
                <w:sz w:val="18"/>
                <w:szCs w:val="22"/>
              </w:rPr>
              <w:t xml:space="preserve">Reel_28/L-84.pdf  </w:t>
            </w:r>
            <w:r w:rsidRPr="00CE3FB2">
              <w:rPr>
                <w:sz w:val="18"/>
                <w:szCs w:val="22"/>
              </w:rPr>
              <w:lastRenderedPageBreak/>
              <w:t>classification</w:t>
            </w:r>
            <w:proofErr w:type="gramEnd"/>
            <w:r w:rsidRPr="00CE3FB2">
              <w:rPr>
                <w:sz w:val="18"/>
                <w:szCs w:val="22"/>
              </w:rPr>
              <w:t xml:space="preserve"> status</w:t>
            </w:r>
          </w:p>
        </w:tc>
        <w:tc>
          <w:tcPr>
            <w:tcW w:w="1024" w:type="dxa"/>
          </w:tcPr>
          <w:p w14:paraId="53423342" w14:textId="0793D44C" w:rsidR="00FD51AA" w:rsidRPr="00CE3FB2" w:rsidRDefault="00FD51AA" w:rsidP="00447FDA">
            <w:pPr>
              <w:rPr>
                <w:sz w:val="18"/>
                <w:szCs w:val="22"/>
              </w:rPr>
            </w:pPr>
            <w:r>
              <w:rPr>
                <w:sz w:val="18"/>
                <w:szCs w:val="22"/>
              </w:rPr>
              <w:lastRenderedPageBreak/>
              <w:t xml:space="preserve">Report on </w:t>
            </w:r>
          </w:p>
        </w:tc>
        <w:tc>
          <w:tcPr>
            <w:tcW w:w="6840" w:type="dxa"/>
          </w:tcPr>
          <w:p w14:paraId="2311FBC3" w14:textId="77777777" w:rsidR="00FD51AA" w:rsidRDefault="00FD51AA" w:rsidP="00447FDA">
            <w:pPr>
              <w:rPr>
                <w:sz w:val="18"/>
                <w:szCs w:val="22"/>
              </w:rPr>
            </w:pPr>
          </w:p>
        </w:tc>
      </w:tr>
      <w:tr w:rsidR="00FD51AA" w:rsidRPr="00CE3FB2" w14:paraId="30EBCCB5" w14:textId="03F43206" w:rsidTr="00FD51AA">
        <w:tc>
          <w:tcPr>
            <w:tcW w:w="1761" w:type="dxa"/>
          </w:tcPr>
          <w:p w14:paraId="00B81434" w14:textId="77777777" w:rsidR="00FD51AA" w:rsidRPr="00CE3FB2" w:rsidRDefault="00FD51AA" w:rsidP="00447FDA">
            <w:pPr>
              <w:rPr>
                <w:sz w:val="18"/>
                <w:szCs w:val="22"/>
              </w:rPr>
            </w:pPr>
            <w:r w:rsidRPr="00CE3FB2">
              <w:rPr>
                <w:sz w:val="18"/>
                <w:szCs w:val="22"/>
              </w:rPr>
              <w:t>Reel_28/L-85.pdf</w:t>
            </w:r>
          </w:p>
        </w:tc>
        <w:tc>
          <w:tcPr>
            <w:tcW w:w="1024" w:type="dxa"/>
          </w:tcPr>
          <w:p w14:paraId="1FC184B8" w14:textId="77777777" w:rsidR="00FD51AA" w:rsidRPr="00CE3FB2" w:rsidRDefault="00FD51AA" w:rsidP="00447FDA">
            <w:pPr>
              <w:rPr>
                <w:sz w:val="18"/>
                <w:szCs w:val="22"/>
              </w:rPr>
            </w:pPr>
          </w:p>
        </w:tc>
        <w:tc>
          <w:tcPr>
            <w:tcW w:w="6840" w:type="dxa"/>
          </w:tcPr>
          <w:p w14:paraId="4A2FBCE9" w14:textId="77777777" w:rsidR="00FD51AA" w:rsidRPr="00CE3FB2" w:rsidRDefault="00FD51AA" w:rsidP="00447FDA">
            <w:pPr>
              <w:rPr>
                <w:sz w:val="18"/>
                <w:szCs w:val="22"/>
              </w:rPr>
            </w:pPr>
          </w:p>
        </w:tc>
      </w:tr>
      <w:tr w:rsidR="00FD51AA" w:rsidRPr="00CE3FB2" w14:paraId="1986AF18" w14:textId="246F2158" w:rsidTr="00FD51AA">
        <w:tc>
          <w:tcPr>
            <w:tcW w:w="1761" w:type="dxa"/>
          </w:tcPr>
          <w:p w14:paraId="61190FF9" w14:textId="77777777" w:rsidR="00FD51AA" w:rsidRPr="00CE3FB2" w:rsidRDefault="00FD51AA" w:rsidP="00447FDA">
            <w:pPr>
              <w:rPr>
                <w:sz w:val="18"/>
                <w:szCs w:val="22"/>
              </w:rPr>
            </w:pPr>
            <w:r w:rsidRPr="00CE3FB2">
              <w:rPr>
                <w:sz w:val="18"/>
                <w:szCs w:val="22"/>
              </w:rPr>
              <w:t>Reel_28/L-86.pdf</w:t>
            </w:r>
          </w:p>
        </w:tc>
        <w:tc>
          <w:tcPr>
            <w:tcW w:w="1024" w:type="dxa"/>
          </w:tcPr>
          <w:p w14:paraId="3E439949" w14:textId="77777777" w:rsidR="00FD51AA" w:rsidRPr="00CE3FB2" w:rsidRDefault="00FD51AA" w:rsidP="00447FDA">
            <w:pPr>
              <w:rPr>
                <w:sz w:val="18"/>
                <w:szCs w:val="22"/>
              </w:rPr>
            </w:pPr>
          </w:p>
        </w:tc>
        <w:tc>
          <w:tcPr>
            <w:tcW w:w="6840" w:type="dxa"/>
          </w:tcPr>
          <w:p w14:paraId="565EF99F" w14:textId="77777777" w:rsidR="00FD51AA" w:rsidRPr="00CE3FB2" w:rsidRDefault="00FD51AA" w:rsidP="00447FDA">
            <w:pPr>
              <w:rPr>
                <w:sz w:val="18"/>
                <w:szCs w:val="22"/>
              </w:rPr>
            </w:pPr>
          </w:p>
        </w:tc>
      </w:tr>
      <w:tr w:rsidR="00FD51AA" w:rsidRPr="00CE3FB2" w14:paraId="68AFD683" w14:textId="149B1BA3" w:rsidTr="00FD51AA">
        <w:tc>
          <w:tcPr>
            <w:tcW w:w="1761" w:type="dxa"/>
          </w:tcPr>
          <w:p w14:paraId="5EF7EF9A" w14:textId="77777777" w:rsidR="00FD51AA" w:rsidRPr="00CE3FB2" w:rsidRDefault="00FD51AA" w:rsidP="00447FDA">
            <w:pPr>
              <w:rPr>
                <w:sz w:val="18"/>
                <w:szCs w:val="22"/>
              </w:rPr>
            </w:pPr>
            <w:r w:rsidRPr="00CE3FB2">
              <w:rPr>
                <w:sz w:val="18"/>
                <w:szCs w:val="22"/>
              </w:rPr>
              <w:t>Reel_28/L-87.pdf</w:t>
            </w:r>
          </w:p>
        </w:tc>
        <w:tc>
          <w:tcPr>
            <w:tcW w:w="1024" w:type="dxa"/>
          </w:tcPr>
          <w:p w14:paraId="6E164ED5" w14:textId="77777777" w:rsidR="00FD51AA" w:rsidRPr="00CE3FB2" w:rsidRDefault="00FD51AA" w:rsidP="00447FDA">
            <w:pPr>
              <w:rPr>
                <w:sz w:val="18"/>
                <w:szCs w:val="22"/>
              </w:rPr>
            </w:pPr>
          </w:p>
        </w:tc>
        <w:tc>
          <w:tcPr>
            <w:tcW w:w="6840" w:type="dxa"/>
          </w:tcPr>
          <w:p w14:paraId="1D7FEBA6" w14:textId="77777777" w:rsidR="00FD51AA" w:rsidRPr="00CE3FB2" w:rsidRDefault="00FD51AA" w:rsidP="00447FDA">
            <w:pPr>
              <w:rPr>
                <w:sz w:val="18"/>
                <w:szCs w:val="22"/>
              </w:rPr>
            </w:pPr>
          </w:p>
        </w:tc>
      </w:tr>
      <w:tr w:rsidR="00FD51AA" w:rsidRPr="00CE3FB2" w14:paraId="77E243FB" w14:textId="4F7FF1F5" w:rsidTr="00FD51AA">
        <w:tc>
          <w:tcPr>
            <w:tcW w:w="1761" w:type="dxa"/>
          </w:tcPr>
          <w:p w14:paraId="3CC54B30" w14:textId="77777777" w:rsidR="00FD51AA" w:rsidRPr="00CE3FB2" w:rsidRDefault="00FD51AA" w:rsidP="00447FDA">
            <w:pPr>
              <w:rPr>
                <w:sz w:val="18"/>
                <w:szCs w:val="22"/>
              </w:rPr>
            </w:pPr>
            <w:r w:rsidRPr="00CE3FB2">
              <w:rPr>
                <w:sz w:val="18"/>
                <w:szCs w:val="22"/>
              </w:rPr>
              <w:t>Reel_28/L-88.pdf</w:t>
            </w:r>
          </w:p>
        </w:tc>
        <w:tc>
          <w:tcPr>
            <w:tcW w:w="1024" w:type="dxa"/>
          </w:tcPr>
          <w:p w14:paraId="3A7BF066" w14:textId="77777777" w:rsidR="00FD51AA" w:rsidRPr="00CE3FB2" w:rsidRDefault="00FD51AA" w:rsidP="00447FDA">
            <w:pPr>
              <w:rPr>
                <w:sz w:val="18"/>
                <w:szCs w:val="22"/>
              </w:rPr>
            </w:pPr>
          </w:p>
        </w:tc>
        <w:tc>
          <w:tcPr>
            <w:tcW w:w="6840" w:type="dxa"/>
          </w:tcPr>
          <w:p w14:paraId="7A7215BF" w14:textId="77777777" w:rsidR="00FD51AA" w:rsidRPr="00CE3FB2" w:rsidRDefault="00FD51AA" w:rsidP="00447FDA">
            <w:pPr>
              <w:rPr>
                <w:sz w:val="18"/>
                <w:szCs w:val="22"/>
              </w:rPr>
            </w:pPr>
          </w:p>
        </w:tc>
      </w:tr>
      <w:tr w:rsidR="00FD51AA" w:rsidRPr="00CE3FB2" w14:paraId="26358AF5" w14:textId="05B9471D" w:rsidTr="00FD51AA">
        <w:tc>
          <w:tcPr>
            <w:tcW w:w="1761" w:type="dxa"/>
          </w:tcPr>
          <w:p w14:paraId="3E56E254" w14:textId="77777777" w:rsidR="00FD51AA" w:rsidRPr="00CE3FB2" w:rsidRDefault="00FD51AA" w:rsidP="00447FDA">
            <w:pPr>
              <w:rPr>
                <w:sz w:val="18"/>
                <w:szCs w:val="22"/>
              </w:rPr>
            </w:pPr>
            <w:r w:rsidRPr="00CE3FB2">
              <w:rPr>
                <w:sz w:val="18"/>
                <w:szCs w:val="22"/>
              </w:rPr>
              <w:t>Reel_28/L-89.pdf</w:t>
            </w:r>
          </w:p>
        </w:tc>
        <w:tc>
          <w:tcPr>
            <w:tcW w:w="1024" w:type="dxa"/>
          </w:tcPr>
          <w:p w14:paraId="1CD90E08" w14:textId="77777777" w:rsidR="00FD51AA" w:rsidRPr="00CE3FB2" w:rsidRDefault="00FD51AA" w:rsidP="00447FDA">
            <w:pPr>
              <w:rPr>
                <w:sz w:val="18"/>
                <w:szCs w:val="22"/>
              </w:rPr>
            </w:pPr>
          </w:p>
        </w:tc>
        <w:tc>
          <w:tcPr>
            <w:tcW w:w="6840" w:type="dxa"/>
          </w:tcPr>
          <w:p w14:paraId="2FE9C76D" w14:textId="77777777" w:rsidR="00FD51AA" w:rsidRPr="00CE3FB2" w:rsidRDefault="00FD51AA" w:rsidP="00447FDA">
            <w:pPr>
              <w:rPr>
                <w:sz w:val="18"/>
                <w:szCs w:val="22"/>
              </w:rPr>
            </w:pPr>
          </w:p>
        </w:tc>
      </w:tr>
      <w:tr w:rsidR="00FD51AA" w:rsidRPr="00CE3FB2" w14:paraId="501BAC73" w14:textId="36947AAA" w:rsidTr="00FD51AA">
        <w:tc>
          <w:tcPr>
            <w:tcW w:w="1761" w:type="dxa"/>
          </w:tcPr>
          <w:p w14:paraId="6F2095B1" w14:textId="77777777" w:rsidR="00FD51AA" w:rsidRPr="00CE3FB2" w:rsidRDefault="00FD51AA" w:rsidP="00447FDA">
            <w:pPr>
              <w:rPr>
                <w:sz w:val="18"/>
                <w:szCs w:val="22"/>
              </w:rPr>
            </w:pPr>
            <w:r w:rsidRPr="00CE3FB2">
              <w:rPr>
                <w:sz w:val="18"/>
                <w:szCs w:val="22"/>
              </w:rPr>
              <w:t>Reel_28/L-90.pdf</w:t>
            </w:r>
          </w:p>
        </w:tc>
        <w:tc>
          <w:tcPr>
            <w:tcW w:w="1024" w:type="dxa"/>
          </w:tcPr>
          <w:p w14:paraId="56CBF03F" w14:textId="77777777" w:rsidR="00FD51AA" w:rsidRPr="00CE3FB2" w:rsidRDefault="00FD51AA" w:rsidP="00447FDA">
            <w:pPr>
              <w:rPr>
                <w:sz w:val="18"/>
                <w:szCs w:val="22"/>
              </w:rPr>
            </w:pPr>
          </w:p>
        </w:tc>
        <w:tc>
          <w:tcPr>
            <w:tcW w:w="6840" w:type="dxa"/>
          </w:tcPr>
          <w:p w14:paraId="79328BF8" w14:textId="77777777" w:rsidR="00FD51AA" w:rsidRPr="00CE3FB2" w:rsidRDefault="00FD51AA" w:rsidP="00447FDA">
            <w:pPr>
              <w:rPr>
                <w:sz w:val="18"/>
                <w:szCs w:val="22"/>
              </w:rPr>
            </w:pPr>
          </w:p>
        </w:tc>
      </w:tr>
      <w:tr w:rsidR="00FD51AA" w:rsidRPr="00CE3FB2" w14:paraId="129E7AD1" w14:textId="23309C7C" w:rsidTr="00FD51AA">
        <w:tc>
          <w:tcPr>
            <w:tcW w:w="1761" w:type="dxa"/>
          </w:tcPr>
          <w:p w14:paraId="50B38913" w14:textId="77777777" w:rsidR="00FD51AA" w:rsidRPr="00CE3FB2" w:rsidRDefault="00FD51AA" w:rsidP="00447FDA">
            <w:pPr>
              <w:rPr>
                <w:sz w:val="18"/>
                <w:szCs w:val="22"/>
              </w:rPr>
            </w:pPr>
            <w:r w:rsidRPr="00CE3FB2">
              <w:rPr>
                <w:sz w:val="18"/>
                <w:szCs w:val="22"/>
              </w:rPr>
              <w:t>Reel_28/L-91.pdf</w:t>
            </w:r>
          </w:p>
        </w:tc>
        <w:tc>
          <w:tcPr>
            <w:tcW w:w="1024" w:type="dxa"/>
          </w:tcPr>
          <w:p w14:paraId="0A3084DB" w14:textId="77777777" w:rsidR="00FD51AA" w:rsidRPr="00CE3FB2" w:rsidRDefault="00FD51AA" w:rsidP="00447FDA">
            <w:pPr>
              <w:rPr>
                <w:sz w:val="18"/>
                <w:szCs w:val="22"/>
              </w:rPr>
            </w:pPr>
          </w:p>
        </w:tc>
        <w:tc>
          <w:tcPr>
            <w:tcW w:w="6840" w:type="dxa"/>
          </w:tcPr>
          <w:p w14:paraId="1AF01066" w14:textId="77777777" w:rsidR="00FD51AA" w:rsidRPr="00CE3FB2" w:rsidRDefault="00FD51AA" w:rsidP="00447FDA">
            <w:pPr>
              <w:rPr>
                <w:sz w:val="18"/>
                <w:szCs w:val="22"/>
              </w:rPr>
            </w:pPr>
          </w:p>
        </w:tc>
      </w:tr>
      <w:tr w:rsidR="00FD51AA" w:rsidRPr="00CE3FB2" w14:paraId="28B0CC93" w14:textId="06B1DA3F" w:rsidTr="00FD51AA">
        <w:tc>
          <w:tcPr>
            <w:tcW w:w="1761" w:type="dxa"/>
          </w:tcPr>
          <w:p w14:paraId="64DA6064" w14:textId="77777777" w:rsidR="00FD51AA" w:rsidRPr="00CE3FB2" w:rsidRDefault="00FD51AA" w:rsidP="00447FDA">
            <w:pPr>
              <w:rPr>
                <w:sz w:val="18"/>
                <w:szCs w:val="22"/>
              </w:rPr>
            </w:pPr>
            <w:r w:rsidRPr="00CE3FB2">
              <w:rPr>
                <w:sz w:val="18"/>
                <w:szCs w:val="22"/>
              </w:rPr>
              <w:t>Reel_28/L-92.pdf</w:t>
            </w:r>
          </w:p>
        </w:tc>
        <w:tc>
          <w:tcPr>
            <w:tcW w:w="1024" w:type="dxa"/>
          </w:tcPr>
          <w:p w14:paraId="086890E3" w14:textId="77777777" w:rsidR="00FD51AA" w:rsidRPr="00CE3FB2" w:rsidRDefault="00FD51AA" w:rsidP="00447FDA">
            <w:pPr>
              <w:rPr>
                <w:sz w:val="18"/>
                <w:szCs w:val="22"/>
              </w:rPr>
            </w:pPr>
          </w:p>
        </w:tc>
        <w:tc>
          <w:tcPr>
            <w:tcW w:w="6840" w:type="dxa"/>
          </w:tcPr>
          <w:p w14:paraId="700E5769" w14:textId="77777777" w:rsidR="00FD51AA" w:rsidRPr="00CE3FB2" w:rsidRDefault="00FD51AA" w:rsidP="00447FDA">
            <w:pPr>
              <w:rPr>
                <w:sz w:val="18"/>
                <w:szCs w:val="22"/>
              </w:rPr>
            </w:pPr>
          </w:p>
        </w:tc>
      </w:tr>
      <w:tr w:rsidR="00FD51AA" w:rsidRPr="00CE3FB2" w14:paraId="4C6400F2" w14:textId="713C3DA5" w:rsidTr="00FD51AA">
        <w:tc>
          <w:tcPr>
            <w:tcW w:w="1761" w:type="dxa"/>
          </w:tcPr>
          <w:p w14:paraId="21A4DAA0" w14:textId="77777777" w:rsidR="00FD51AA" w:rsidRPr="00CE3FB2" w:rsidRDefault="00FD51AA" w:rsidP="00447FDA">
            <w:pPr>
              <w:rPr>
                <w:sz w:val="18"/>
                <w:szCs w:val="22"/>
              </w:rPr>
            </w:pPr>
            <w:r w:rsidRPr="00CE3FB2">
              <w:rPr>
                <w:sz w:val="18"/>
                <w:szCs w:val="22"/>
              </w:rPr>
              <w:t>Reel_28/L-93.pdf</w:t>
            </w:r>
          </w:p>
        </w:tc>
        <w:tc>
          <w:tcPr>
            <w:tcW w:w="1024" w:type="dxa"/>
          </w:tcPr>
          <w:p w14:paraId="2715AD35" w14:textId="77777777" w:rsidR="00FD51AA" w:rsidRPr="00CE3FB2" w:rsidRDefault="00FD51AA" w:rsidP="00447FDA">
            <w:pPr>
              <w:rPr>
                <w:sz w:val="18"/>
                <w:szCs w:val="22"/>
              </w:rPr>
            </w:pPr>
          </w:p>
        </w:tc>
        <w:tc>
          <w:tcPr>
            <w:tcW w:w="6840" w:type="dxa"/>
          </w:tcPr>
          <w:p w14:paraId="2F15CF5D" w14:textId="77777777" w:rsidR="00FD51AA" w:rsidRPr="00CE3FB2" w:rsidRDefault="00FD51AA" w:rsidP="00447FDA">
            <w:pPr>
              <w:rPr>
                <w:sz w:val="18"/>
                <w:szCs w:val="22"/>
              </w:rPr>
            </w:pPr>
          </w:p>
        </w:tc>
      </w:tr>
      <w:tr w:rsidR="00FD51AA" w:rsidRPr="00CE3FB2" w14:paraId="129FE023" w14:textId="72C0F654" w:rsidTr="00FD51AA">
        <w:tc>
          <w:tcPr>
            <w:tcW w:w="1761" w:type="dxa"/>
          </w:tcPr>
          <w:p w14:paraId="33850F11" w14:textId="77777777" w:rsidR="00FD51AA" w:rsidRPr="00CE3FB2" w:rsidRDefault="00FD51AA" w:rsidP="00447FDA">
            <w:pPr>
              <w:rPr>
                <w:sz w:val="18"/>
                <w:szCs w:val="22"/>
              </w:rPr>
            </w:pPr>
            <w:r w:rsidRPr="00CE3FB2">
              <w:rPr>
                <w:sz w:val="18"/>
                <w:szCs w:val="22"/>
              </w:rPr>
              <w:t>Reel_28/L-94.pdf</w:t>
            </w:r>
          </w:p>
        </w:tc>
        <w:tc>
          <w:tcPr>
            <w:tcW w:w="1024" w:type="dxa"/>
          </w:tcPr>
          <w:p w14:paraId="4BA1ECC6" w14:textId="77777777" w:rsidR="00FD51AA" w:rsidRPr="00CE3FB2" w:rsidRDefault="00FD51AA" w:rsidP="00447FDA">
            <w:pPr>
              <w:rPr>
                <w:sz w:val="18"/>
                <w:szCs w:val="22"/>
              </w:rPr>
            </w:pPr>
          </w:p>
        </w:tc>
        <w:tc>
          <w:tcPr>
            <w:tcW w:w="6840" w:type="dxa"/>
          </w:tcPr>
          <w:p w14:paraId="6FB6E2A8" w14:textId="77777777" w:rsidR="00FD51AA" w:rsidRPr="00CE3FB2" w:rsidRDefault="00FD51AA" w:rsidP="00447FDA">
            <w:pPr>
              <w:rPr>
                <w:sz w:val="18"/>
                <w:szCs w:val="22"/>
              </w:rPr>
            </w:pPr>
          </w:p>
        </w:tc>
      </w:tr>
      <w:tr w:rsidR="00FD51AA" w:rsidRPr="00CE3FB2" w14:paraId="62AB30A0" w14:textId="562247D5" w:rsidTr="00FD51AA">
        <w:tc>
          <w:tcPr>
            <w:tcW w:w="1761" w:type="dxa"/>
          </w:tcPr>
          <w:p w14:paraId="1A6653D7" w14:textId="77777777" w:rsidR="00FD51AA" w:rsidRPr="00CE3FB2" w:rsidRDefault="00FD51AA" w:rsidP="00447FDA">
            <w:pPr>
              <w:rPr>
                <w:sz w:val="18"/>
                <w:szCs w:val="22"/>
              </w:rPr>
            </w:pPr>
            <w:r w:rsidRPr="00CE3FB2">
              <w:rPr>
                <w:sz w:val="18"/>
                <w:szCs w:val="22"/>
              </w:rPr>
              <w:t>Reel_28/L-95.pdf</w:t>
            </w:r>
          </w:p>
        </w:tc>
        <w:tc>
          <w:tcPr>
            <w:tcW w:w="1024" w:type="dxa"/>
          </w:tcPr>
          <w:p w14:paraId="4B8F1A91" w14:textId="77777777" w:rsidR="00FD51AA" w:rsidRPr="00CE3FB2" w:rsidRDefault="00FD51AA" w:rsidP="00447FDA">
            <w:pPr>
              <w:rPr>
                <w:sz w:val="18"/>
                <w:szCs w:val="22"/>
              </w:rPr>
            </w:pPr>
          </w:p>
        </w:tc>
        <w:tc>
          <w:tcPr>
            <w:tcW w:w="6840" w:type="dxa"/>
          </w:tcPr>
          <w:p w14:paraId="7C2A9981" w14:textId="77777777" w:rsidR="00FD51AA" w:rsidRPr="00CE3FB2" w:rsidRDefault="00FD51AA" w:rsidP="00447FDA">
            <w:pPr>
              <w:rPr>
                <w:sz w:val="18"/>
                <w:szCs w:val="22"/>
              </w:rPr>
            </w:pPr>
          </w:p>
        </w:tc>
      </w:tr>
      <w:tr w:rsidR="00FD51AA" w:rsidRPr="00CE3FB2" w14:paraId="1D550305" w14:textId="094FF5FC" w:rsidTr="00FD51AA">
        <w:tc>
          <w:tcPr>
            <w:tcW w:w="1761" w:type="dxa"/>
          </w:tcPr>
          <w:p w14:paraId="5C755BF1" w14:textId="77777777" w:rsidR="00FD51AA" w:rsidRPr="00CE3FB2" w:rsidRDefault="00FD51AA" w:rsidP="00447FDA">
            <w:pPr>
              <w:rPr>
                <w:sz w:val="18"/>
                <w:szCs w:val="22"/>
              </w:rPr>
            </w:pPr>
            <w:r w:rsidRPr="00CE3FB2">
              <w:rPr>
                <w:sz w:val="18"/>
                <w:szCs w:val="22"/>
              </w:rPr>
              <w:t>Reel_28/L-96.pdf</w:t>
            </w:r>
          </w:p>
        </w:tc>
        <w:tc>
          <w:tcPr>
            <w:tcW w:w="1024" w:type="dxa"/>
          </w:tcPr>
          <w:p w14:paraId="779A8E9B" w14:textId="77777777" w:rsidR="00FD51AA" w:rsidRPr="00CE3FB2" w:rsidRDefault="00FD51AA" w:rsidP="00447FDA">
            <w:pPr>
              <w:rPr>
                <w:sz w:val="18"/>
                <w:szCs w:val="22"/>
              </w:rPr>
            </w:pPr>
          </w:p>
        </w:tc>
        <w:tc>
          <w:tcPr>
            <w:tcW w:w="6840" w:type="dxa"/>
          </w:tcPr>
          <w:p w14:paraId="5B9C6B6F" w14:textId="77777777" w:rsidR="00FD51AA" w:rsidRPr="00CE3FB2" w:rsidRDefault="00FD51AA" w:rsidP="00447FDA">
            <w:pPr>
              <w:rPr>
                <w:sz w:val="18"/>
                <w:szCs w:val="22"/>
              </w:rPr>
            </w:pPr>
          </w:p>
        </w:tc>
      </w:tr>
      <w:tr w:rsidR="00FD51AA" w:rsidRPr="00CE3FB2" w14:paraId="7989C84E" w14:textId="1AD26595" w:rsidTr="00FD51AA">
        <w:tc>
          <w:tcPr>
            <w:tcW w:w="1761" w:type="dxa"/>
          </w:tcPr>
          <w:p w14:paraId="6161A1D1" w14:textId="77777777" w:rsidR="00FD51AA" w:rsidRPr="00CE3FB2" w:rsidRDefault="00FD51AA" w:rsidP="00447FDA">
            <w:pPr>
              <w:rPr>
                <w:sz w:val="18"/>
                <w:szCs w:val="22"/>
              </w:rPr>
            </w:pPr>
            <w:r w:rsidRPr="00CE3FB2">
              <w:rPr>
                <w:sz w:val="18"/>
                <w:szCs w:val="22"/>
              </w:rPr>
              <w:t>Reel_28/L-97.pdf</w:t>
            </w:r>
          </w:p>
        </w:tc>
        <w:tc>
          <w:tcPr>
            <w:tcW w:w="1024" w:type="dxa"/>
          </w:tcPr>
          <w:p w14:paraId="4BDE914E" w14:textId="77777777" w:rsidR="00FD51AA" w:rsidRPr="00CE3FB2" w:rsidRDefault="00FD51AA" w:rsidP="00447FDA">
            <w:pPr>
              <w:rPr>
                <w:sz w:val="18"/>
                <w:szCs w:val="22"/>
              </w:rPr>
            </w:pPr>
          </w:p>
        </w:tc>
        <w:tc>
          <w:tcPr>
            <w:tcW w:w="6840" w:type="dxa"/>
          </w:tcPr>
          <w:p w14:paraId="148FB9F5" w14:textId="77777777" w:rsidR="00FD51AA" w:rsidRPr="00CE3FB2" w:rsidRDefault="00FD51AA" w:rsidP="00447FDA">
            <w:pPr>
              <w:rPr>
                <w:sz w:val="18"/>
                <w:szCs w:val="22"/>
              </w:rPr>
            </w:pPr>
          </w:p>
        </w:tc>
      </w:tr>
      <w:tr w:rsidR="00FD51AA" w:rsidRPr="00CE3FB2" w14:paraId="7C8AE6CE" w14:textId="68DDA1A7" w:rsidTr="00FD51AA">
        <w:tc>
          <w:tcPr>
            <w:tcW w:w="1761" w:type="dxa"/>
          </w:tcPr>
          <w:p w14:paraId="35D6626E" w14:textId="77777777" w:rsidR="00FD51AA" w:rsidRPr="00CE3FB2" w:rsidRDefault="00FD51AA" w:rsidP="00447FDA">
            <w:pPr>
              <w:rPr>
                <w:sz w:val="18"/>
                <w:szCs w:val="22"/>
              </w:rPr>
            </w:pPr>
            <w:r w:rsidRPr="00CE3FB2">
              <w:rPr>
                <w:sz w:val="18"/>
                <w:szCs w:val="22"/>
              </w:rPr>
              <w:t>Reel_28/L-98.pdf</w:t>
            </w:r>
          </w:p>
        </w:tc>
        <w:tc>
          <w:tcPr>
            <w:tcW w:w="1024" w:type="dxa"/>
          </w:tcPr>
          <w:p w14:paraId="27F91A06" w14:textId="77777777" w:rsidR="00FD51AA" w:rsidRPr="00CE3FB2" w:rsidRDefault="00FD51AA" w:rsidP="00447FDA">
            <w:pPr>
              <w:rPr>
                <w:sz w:val="18"/>
                <w:szCs w:val="22"/>
              </w:rPr>
            </w:pPr>
          </w:p>
        </w:tc>
        <w:tc>
          <w:tcPr>
            <w:tcW w:w="6840" w:type="dxa"/>
          </w:tcPr>
          <w:p w14:paraId="198F5F9C" w14:textId="77777777" w:rsidR="00FD51AA" w:rsidRPr="00CE3FB2" w:rsidRDefault="00FD51AA" w:rsidP="00447FDA">
            <w:pPr>
              <w:rPr>
                <w:sz w:val="18"/>
                <w:szCs w:val="22"/>
              </w:rPr>
            </w:pPr>
          </w:p>
        </w:tc>
      </w:tr>
      <w:tr w:rsidR="00FD51AA" w:rsidRPr="00CE3FB2" w14:paraId="6BE68B19" w14:textId="2C539247" w:rsidTr="00FD51AA">
        <w:tc>
          <w:tcPr>
            <w:tcW w:w="1761" w:type="dxa"/>
          </w:tcPr>
          <w:p w14:paraId="77C56CA9" w14:textId="77777777" w:rsidR="00FD51AA" w:rsidRPr="00CE3FB2" w:rsidRDefault="00FD51AA" w:rsidP="00447FDA">
            <w:pPr>
              <w:rPr>
                <w:sz w:val="18"/>
                <w:szCs w:val="22"/>
              </w:rPr>
            </w:pPr>
            <w:r w:rsidRPr="00CE3FB2">
              <w:rPr>
                <w:sz w:val="18"/>
                <w:szCs w:val="22"/>
              </w:rPr>
              <w:t>Reel_28/L-99.pdf</w:t>
            </w:r>
          </w:p>
        </w:tc>
        <w:tc>
          <w:tcPr>
            <w:tcW w:w="1024" w:type="dxa"/>
          </w:tcPr>
          <w:p w14:paraId="27291FF6" w14:textId="77777777" w:rsidR="00FD51AA" w:rsidRPr="00CE3FB2" w:rsidRDefault="00FD51AA" w:rsidP="00447FDA">
            <w:pPr>
              <w:rPr>
                <w:sz w:val="18"/>
                <w:szCs w:val="22"/>
              </w:rPr>
            </w:pPr>
          </w:p>
        </w:tc>
        <w:tc>
          <w:tcPr>
            <w:tcW w:w="6840" w:type="dxa"/>
          </w:tcPr>
          <w:p w14:paraId="1D1F86E3" w14:textId="77777777" w:rsidR="00FD51AA" w:rsidRPr="00CE3FB2" w:rsidRDefault="00FD51AA" w:rsidP="00447FDA">
            <w:pPr>
              <w:rPr>
                <w:sz w:val="18"/>
                <w:szCs w:val="22"/>
              </w:rPr>
            </w:pPr>
          </w:p>
        </w:tc>
      </w:tr>
      <w:tr w:rsidR="00FD51AA" w:rsidRPr="00CE3FB2" w14:paraId="0D884F83" w14:textId="5D8664D1" w:rsidTr="00FD51AA">
        <w:tc>
          <w:tcPr>
            <w:tcW w:w="1761" w:type="dxa"/>
          </w:tcPr>
          <w:p w14:paraId="06733A18" w14:textId="77777777" w:rsidR="00FD51AA" w:rsidRPr="00CE3FB2" w:rsidRDefault="00FD51AA" w:rsidP="00447FDA">
            <w:pPr>
              <w:rPr>
                <w:sz w:val="18"/>
                <w:szCs w:val="22"/>
              </w:rPr>
            </w:pPr>
          </w:p>
        </w:tc>
        <w:tc>
          <w:tcPr>
            <w:tcW w:w="1024" w:type="dxa"/>
          </w:tcPr>
          <w:p w14:paraId="1558C485" w14:textId="77777777" w:rsidR="00FD51AA" w:rsidRPr="00CE3FB2" w:rsidRDefault="00FD51AA" w:rsidP="00447FDA">
            <w:pPr>
              <w:rPr>
                <w:sz w:val="18"/>
                <w:szCs w:val="22"/>
              </w:rPr>
            </w:pPr>
          </w:p>
        </w:tc>
        <w:tc>
          <w:tcPr>
            <w:tcW w:w="6840" w:type="dxa"/>
          </w:tcPr>
          <w:p w14:paraId="07D6822B" w14:textId="77777777" w:rsidR="00FD51AA" w:rsidRPr="00CE3FB2" w:rsidRDefault="00FD51AA" w:rsidP="00447FDA">
            <w:pPr>
              <w:rPr>
                <w:sz w:val="18"/>
                <w:szCs w:val="22"/>
              </w:rPr>
            </w:pPr>
          </w:p>
        </w:tc>
      </w:tr>
      <w:tr w:rsidR="00FD51AA" w:rsidRPr="00CE3FB2" w14:paraId="76D6598F" w14:textId="4B4C4FBC" w:rsidTr="00FD51AA">
        <w:tc>
          <w:tcPr>
            <w:tcW w:w="1761" w:type="dxa"/>
          </w:tcPr>
          <w:p w14:paraId="415F0F2F" w14:textId="77777777" w:rsidR="00FD51AA" w:rsidRPr="00CE3FB2" w:rsidRDefault="00FD51AA" w:rsidP="00447FDA">
            <w:pPr>
              <w:rPr>
                <w:sz w:val="18"/>
                <w:szCs w:val="22"/>
              </w:rPr>
            </w:pPr>
            <w:r w:rsidRPr="00CE3FB2">
              <w:rPr>
                <w:sz w:val="18"/>
                <w:szCs w:val="22"/>
              </w:rPr>
              <w:t>Reel_28/L-100.pdf</w:t>
            </w:r>
          </w:p>
        </w:tc>
        <w:tc>
          <w:tcPr>
            <w:tcW w:w="1024" w:type="dxa"/>
          </w:tcPr>
          <w:p w14:paraId="5853FBC2" w14:textId="77777777" w:rsidR="00FD51AA" w:rsidRPr="00CE3FB2" w:rsidRDefault="00FD51AA" w:rsidP="00447FDA">
            <w:pPr>
              <w:rPr>
                <w:sz w:val="18"/>
                <w:szCs w:val="22"/>
              </w:rPr>
            </w:pPr>
          </w:p>
        </w:tc>
        <w:tc>
          <w:tcPr>
            <w:tcW w:w="6840" w:type="dxa"/>
          </w:tcPr>
          <w:p w14:paraId="499BCE44" w14:textId="77777777" w:rsidR="00FD51AA" w:rsidRPr="00CE3FB2" w:rsidRDefault="00FD51AA" w:rsidP="00447FDA">
            <w:pPr>
              <w:rPr>
                <w:sz w:val="18"/>
                <w:szCs w:val="22"/>
              </w:rPr>
            </w:pPr>
          </w:p>
        </w:tc>
      </w:tr>
      <w:tr w:rsidR="00FD51AA" w:rsidRPr="00CE3FB2" w14:paraId="06AA6F33" w14:textId="7944E0EA" w:rsidTr="00FD51AA">
        <w:tc>
          <w:tcPr>
            <w:tcW w:w="1761" w:type="dxa"/>
          </w:tcPr>
          <w:p w14:paraId="1836BAD6" w14:textId="77777777" w:rsidR="00FD51AA" w:rsidRPr="00CE3FB2" w:rsidRDefault="00FD51AA" w:rsidP="00447FDA">
            <w:pPr>
              <w:rPr>
                <w:sz w:val="18"/>
                <w:szCs w:val="22"/>
              </w:rPr>
            </w:pPr>
            <w:r w:rsidRPr="00CE3FB2">
              <w:rPr>
                <w:sz w:val="18"/>
                <w:szCs w:val="22"/>
              </w:rPr>
              <w:t>Reel_28/L-101.pdf</w:t>
            </w:r>
          </w:p>
        </w:tc>
        <w:tc>
          <w:tcPr>
            <w:tcW w:w="1024" w:type="dxa"/>
          </w:tcPr>
          <w:p w14:paraId="52BFF6E8" w14:textId="77777777" w:rsidR="00FD51AA" w:rsidRPr="00CE3FB2" w:rsidRDefault="00FD51AA" w:rsidP="00447FDA">
            <w:pPr>
              <w:rPr>
                <w:sz w:val="18"/>
                <w:szCs w:val="22"/>
              </w:rPr>
            </w:pPr>
          </w:p>
        </w:tc>
        <w:tc>
          <w:tcPr>
            <w:tcW w:w="6840" w:type="dxa"/>
          </w:tcPr>
          <w:p w14:paraId="62756585" w14:textId="77777777" w:rsidR="00FD51AA" w:rsidRPr="00CE3FB2" w:rsidRDefault="00FD51AA" w:rsidP="00447FDA">
            <w:pPr>
              <w:rPr>
                <w:sz w:val="18"/>
                <w:szCs w:val="22"/>
              </w:rPr>
            </w:pPr>
          </w:p>
        </w:tc>
      </w:tr>
      <w:tr w:rsidR="00FD51AA" w:rsidRPr="00CE3FB2" w14:paraId="56C3BCDB" w14:textId="4CC48A8A" w:rsidTr="00FD51AA">
        <w:tc>
          <w:tcPr>
            <w:tcW w:w="1761" w:type="dxa"/>
          </w:tcPr>
          <w:p w14:paraId="5378A7A1" w14:textId="77777777" w:rsidR="00FD51AA" w:rsidRPr="00CE3FB2" w:rsidRDefault="00FD51AA" w:rsidP="00447FDA">
            <w:pPr>
              <w:rPr>
                <w:sz w:val="18"/>
                <w:szCs w:val="22"/>
              </w:rPr>
            </w:pPr>
            <w:r w:rsidRPr="00CE3FB2">
              <w:rPr>
                <w:sz w:val="18"/>
                <w:szCs w:val="22"/>
              </w:rPr>
              <w:t xml:space="preserve">Reel_26/L-102.pdf, </w:t>
            </w:r>
            <w:proofErr w:type="gramStart"/>
            <w:r w:rsidRPr="00CE3FB2">
              <w:rPr>
                <w:sz w:val="18"/>
                <w:szCs w:val="22"/>
              </w:rPr>
              <w:t>Reel_28/L-102.pdf  classification</w:t>
            </w:r>
            <w:proofErr w:type="gramEnd"/>
            <w:r w:rsidRPr="00CE3FB2">
              <w:rPr>
                <w:sz w:val="18"/>
                <w:szCs w:val="22"/>
              </w:rPr>
              <w:t xml:space="preserve"> status</w:t>
            </w:r>
          </w:p>
        </w:tc>
        <w:tc>
          <w:tcPr>
            <w:tcW w:w="1024" w:type="dxa"/>
          </w:tcPr>
          <w:p w14:paraId="485600DD" w14:textId="77777777" w:rsidR="00FD51AA" w:rsidRPr="00CE3FB2" w:rsidRDefault="00FD51AA" w:rsidP="00447FDA">
            <w:pPr>
              <w:rPr>
                <w:sz w:val="18"/>
                <w:szCs w:val="22"/>
              </w:rPr>
            </w:pPr>
          </w:p>
        </w:tc>
        <w:tc>
          <w:tcPr>
            <w:tcW w:w="6840" w:type="dxa"/>
          </w:tcPr>
          <w:p w14:paraId="2B03A733" w14:textId="77777777" w:rsidR="00FD51AA" w:rsidRPr="00CE3FB2" w:rsidRDefault="00FD51AA" w:rsidP="00447FDA">
            <w:pPr>
              <w:rPr>
                <w:sz w:val="18"/>
                <w:szCs w:val="22"/>
              </w:rPr>
            </w:pPr>
          </w:p>
        </w:tc>
      </w:tr>
      <w:tr w:rsidR="00FD51AA" w:rsidRPr="00CE3FB2" w14:paraId="268A417F" w14:textId="46322BEA" w:rsidTr="00FD51AA">
        <w:tc>
          <w:tcPr>
            <w:tcW w:w="1761" w:type="dxa"/>
          </w:tcPr>
          <w:p w14:paraId="2E30F095" w14:textId="77777777" w:rsidR="00FD51AA" w:rsidRPr="00CE3FB2" w:rsidRDefault="00FD51AA" w:rsidP="00447FDA">
            <w:pPr>
              <w:rPr>
                <w:sz w:val="18"/>
                <w:szCs w:val="22"/>
              </w:rPr>
            </w:pPr>
            <w:r w:rsidRPr="00CE3FB2">
              <w:rPr>
                <w:sz w:val="18"/>
                <w:szCs w:val="22"/>
              </w:rPr>
              <w:t>Reel_28/L-103.pdf</w:t>
            </w:r>
          </w:p>
        </w:tc>
        <w:tc>
          <w:tcPr>
            <w:tcW w:w="1024" w:type="dxa"/>
          </w:tcPr>
          <w:p w14:paraId="18A76374" w14:textId="77777777" w:rsidR="00FD51AA" w:rsidRPr="00CE3FB2" w:rsidRDefault="00FD51AA" w:rsidP="00447FDA">
            <w:pPr>
              <w:rPr>
                <w:sz w:val="18"/>
                <w:szCs w:val="22"/>
              </w:rPr>
            </w:pPr>
          </w:p>
        </w:tc>
        <w:tc>
          <w:tcPr>
            <w:tcW w:w="6840" w:type="dxa"/>
          </w:tcPr>
          <w:p w14:paraId="0DCB886D" w14:textId="77777777" w:rsidR="00FD51AA" w:rsidRPr="00CE3FB2" w:rsidRDefault="00FD51AA" w:rsidP="00447FDA">
            <w:pPr>
              <w:rPr>
                <w:sz w:val="18"/>
                <w:szCs w:val="22"/>
              </w:rPr>
            </w:pPr>
          </w:p>
        </w:tc>
      </w:tr>
      <w:tr w:rsidR="00FD51AA" w:rsidRPr="00CE3FB2" w14:paraId="035B3E25" w14:textId="543D7DF6" w:rsidTr="00FD51AA">
        <w:tc>
          <w:tcPr>
            <w:tcW w:w="1761" w:type="dxa"/>
          </w:tcPr>
          <w:p w14:paraId="20FF75E9" w14:textId="77777777" w:rsidR="00FD51AA" w:rsidRPr="00CE3FB2" w:rsidRDefault="00FD51AA" w:rsidP="00447FDA">
            <w:pPr>
              <w:rPr>
                <w:sz w:val="18"/>
                <w:szCs w:val="22"/>
              </w:rPr>
            </w:pPr>
            <w:r w:rsidRPr="00CE3FB2">
              <w:rPr>
                <w:sz w:val="18"/>
                <w:szCs w:val="22"/>
              </w:rPr>
              <w:t>Reel_28/L-104.pdf</w:t>
            </w:r>
          </w:p>
        </w:tc>
        <w:tc>
          <w:tcPr>
            <w:tcW w:w="1024" w:type="dxa"/>
          </w:tcPr>
          <w:p w14:paraId="39A55035" w14:textId="77777777" w:rsidR="00FD51AA" w:rsidRPr="00CE3FB2" w:rsidRDefault="00FD51AA" w:rsidP="00447FDA">
            <w:pPr>
              <w:rPr>
                <w:sz w:val="18"/>
                <w:szCs w:val="22"/>
              </w:rPr>
            </w:pPr>
          </w:p>
        </w:tc>
        <w:tc>
          <w:tcPr>
            <w:tcW w:w="6840" w:type="dxa"/>
          </w:tcPr>
          <w:p w14:paraId="56162154" w14:textId="77777777" w:rsidR="00FD51AA" w:rsidRPr="00CE3FB2" w:rsidRDefault="00FD51AA" w:rsidP="00447FDA">
            <w:pPr>
              <w:rPr>
                <w:sz w:val="18"/>
                <w:szCs w:val="22"/>
              </w:rPr>
            </w:pPr>
          </w:p>
        </w:tc>
      </w:tr>
      <w:tr w:rsidR="00FD51AA" w:rsidRPr="00CE3FB2" w14:paraId="675A1DF2" w14:textId="2A0980FD" w:rsidTr="00FD51AA">
        <w:tc>
          <w:tcPr>
            <w:tcW w:w="1761" w:type="dxa"/>
          </w:tcPr>
          <w:p w14:paraId="5E6BC464" w14:textId="77777777" w:rsidR="00FD51AA" w:rsidRPr="00CE3FB2" w:rsidRDefault="00FD51AA" w:rsidP="00447FDA">
            <w:pPr>
              <w:rPr>
                <w:sz w:val="18"/>
                <w:szCs w:val="22"/>
              </w:rPr>
            </w:pPr>
            <w:r w:rsidRPr="00CE3FB2">
              <w:rPr>
                <w:sz w:val="18"/>
                <w:szCs w:val="22"/>
              </w:rPr>
              <w:t>Reel_28/L-105.pdf</w:t>
            </w:r>
          </w:p>
        </w:tc>
        <w:tc>
          <w:tcPr>
            <w:tcW w:w="1024" w:type="dxa"/>
          </w:tcPr>
          <w:p w14:paraId="06683BB9" w14:textId="77777777" w:rsidR="00FD51AA" w:rsidRPr="00CE3FB2" w:rsidRDefault="00FD51AA" w:rsidP="00447FDA">
            <w:pPr>
              <w:rPr>
                <w:sz w:val="18"/>
                <w:szCs w:val="22"/>
              </w:rPr>
            </w:pPr>
          </w:p>
        </w:tc>
        <w:tc>
          <w:tcPr>
            <w:tcW w:w="6840" w:type="dxa"/>
          </w:tcPr>
          <w:p w14:paraId="49A62BD9" w14:textId="77777777" w:rsidR="00FD51AA" w:rsidRPr="00CE3FB2" w:rsidRDefault="00FD51AA" w:rsidP="00447FDA">
            <w:pPr>
              <w:rPr>
                <w:sz w:val="18"/>
                <w:szCs w:val="22"/>
              </w:rPr>
            </w:pPr>
          </w:p>
        </w:tc>
      </w:tr>
      <w:tr w:rsidR="00FD51AA" w:rsidRPr="00CE3FB2" w14:paraId="1ABA7AC6" w14:textId="06ECF7AE" w:rsidTr="00FD51AA">
        <w:tc>
          <w:tcPr>
            <w:tcW w:w="1761" w:type="dxa"/>
          </w:tcPr>
          <w:p w14:paraId="073BC328" w14:textId="77777777" w:rsidR="00FD51AA" w:rsidRPr="00CE3FB2" w:rsidRDefault="00FD51AA" w:rsidP="00447FDA">
            <w:pPr>
              <w:rPr>
                <w:sz w:val="18"/>
                <w:szCs w:val="22"/>
              </w:rPr>
            </w:pPr>
            <w:r w:rsidRPr="00CE3FB2">
              <w:rPr>
                <w:sz w:val="18"/>
                <w:szCs w:val="22"/>
              </w:rPr>
              <w:t>Reel_28/L-106.pdf</w:t>
            </w:r>
          </w:p>
        </w:tc>
        <w:tc>
          <w:tcPr>
            <w:tcW w:w="1024" w:type="dxa"/>
          </w:tcPr>
          <w:p w14:paraId="78D09F6A" w14:textId="77777777" w:rsidR="00FD51AA" w:rsidRPr="00CE3FB2" w:rsidRDefault="00FD51AA" w:rsidP="00447FDA">
            <w:pPr>
              <w:rPr>
                <w:sz w:val="18"/>
                <w:szCs w:val="22"/>
              </w:rPr>
            </w:pPr>
          </w:p>
        </w:tc>
        <w:tc>
          <w:tcPr>
            <w:tcW w:w="6840" w:type="dxa"/>
          </w:tcPr>
          <w:p w14:paraId="4BE68B80" w14:textId="77777777" w:rsidR="00FD51AA" w:rsidRPr="00CE3FB2" w:rsidRDefault="00FD51AA" w:rsidP="00447FDA">
            <w:pPr>
              <w:rPr>
                <w:sz w:val="18"/>
                <w:szCs w:val="22"/>
              </w:rPr>
            </w:pPr>
          </w:p>
        </w:tc>
      </w:tr>
      <w:tr w:rsidR="00FD51AA" w:rsidRPr="00CE3FB2" w14:paraId="73AC0237" w14:textId="66829DAA" w:rsidTr="00FD51AA">
        <w:tc>
          <w:tcPr>
            <w:tcW w:w="1761" w:type="dxa"/>
          </w:tcPr>
          <w:p w14:paraId="7F04BBF7" w14:textId="77777777" w:rsidR="00FD51AA" w:rsidRPr="00CE3FB2" w:rsidRDefault="00FD51AA" w:rsidP="00447FDA">
            <w:pPr>
              <w:rPr>
                <w:sz w:val="18"/>
                <w:szCs w:val="22"/>
              </w:rPr>
            </w:pPr>
            <w:r w:rsidRPr="00CE3FB2">
              <w:rPr>
                <w:sz w:val="18"/>
                <w:szCs w:val="22"/>
              </w:rPr>
              <w:t>Reel_28/L-107.pdf</w:t>
            </w:r>
          </w:p>
        </w:tc>
        <w:tc>
          <w:tcPr>
            <w:tcW w:w="1024" w:type="dxa"/>
          </w:tcPr>
          <w:p w14:paraId="4205B5FC" w14:textId="77777777" w:rsidR="00FD51AA" w:rsidRPr="00CE3FB2" w:rsidRDefault="00FD51AA" w:rsidP="00447FDA">
            <w:pPr>
              <w:rPr>
                <w:sz w:val="18"/>
                <w:szCs w:val="22"/>
              </w:rPr>
            </w:pPr>
          </w:p>
        </w:tc>
        <w:tc>
          <w:tcPr>
            <w:tcW w:w="6840" w:type="dxa"/>
          </w:tcPr>
          <w:p w14:paraId="3BE77FBD" w14:textId="77777777" w:rsidR="00FD51AA" w:rsidRPr="00CE3FB2" w:rsidRDefault="00FD51AA" w:rsidP="00447FDA">
            <w:pPr>
              <w:rPr>
                <w:sz w:val="18"/>
                <w:szCs w:val="22"/>
              </w:rPr>
            </w:pPr>
          </w:p>
        </w:tc>
      </w:tr>
      <w:tr w:rsidR="00FD51AA" w:rsidRPr="00CE3FB2" w14:paraId="65A0FF2A" w14:textId="3B1C4E9A" w:rsidTr="00FD51AA">
        <w:tc>
          <w:tcPr>
            <w:tcW w:w="1761" w:type="dxa"/>
          </w:tcPr>
          <w:p w14:paraId="28DDF231" w14:textId="77777777" w:rsidR="00FD51AA" w:rsidRPr="00CE3FB2" w:rsidRDefault="00FD51AA" w:rsidP="00447FDA">
            <w:pPr>
              <w:rPr>
                <w:sz w:val="18"/>
                <w:szCs w:val="22"/>
              </w:rPr>
            </w:pPr>
            <w:r w:rsidRPr="00CE3FB2">
              <w:rPr>
                <w:sz w:val="18"/>
                <w:szCs w:val="22"/>
              </w:rPr>
              <w:t>Reel_28/L-108.pdf</w:t>
            </w:r>
          </w:p>
        </w:tc>
        <w:tc>
          <w:tcPr>
            <w:tcW w:w="1024" w:type="dxa"/>
          </w:tcPr>
          <w:p w14:paraId="14F7AF86" w14:textId="77777777" w:rsidR="00FD51AA" w:rsidRPr="00CE3FB2" w:rsidRDefault="00FD51AA" w:rsidP="00447FDA">
            <w:pPr>
              <w:rPr>
                <w:sz w:val="18"/>
                <w:szCs w:val="22"/>
              </w:rPr>
            </w:pPr>
          </w:p>
        </w:tc>
        <w:tc>
          <w:tcPr>
            <w:tcW w:w="6840" w:type="dxa"/>
          </w:tcPr>
          <w:p w14:paraId="480034B9" w14:textId="77777777" w:rsidR="00FD51AA" w:rsidRPr="00CE3FB2" w:rsidRDefault="00FD51AA" w:rsidP="00447FDA">
            <w:pPr>
              <w:rPr>
                <w:sz w:val="18"/>
                <w:szCs w:val="22"/>
              </w:rPr>
            </w:pPr>
          </w:p>
        </w:tc>
      </w:tr>
      <w:tr w:rsidR="00FD51AA" w:rsidRPr="00CE3FB2" w14:paraId="35922630" w14:textId="4AF381AF" w:rsidTr="00FD51AA">
        <w:tc>
          <w:tcPr>
            <w:tcW w:w="1761" w:type="dxa"/>
          </w:tcPr>
          <w:p w14:paraId="6C69E564" w14:textId="77777777" w:rsidR="00FD51AA" w:rsidRPr="00CE3FB2" w:rsidRDefault="00FD51AA" w:rsidP="00447FDA">
            <w:pPr>
              <w:rPr>
                <w:sz w:val="18"/>
                <w:szCs w:val="22"/>
              </w:rPr>
            </w:pPr>
            <w:r w:rsidRPr="00CE3FB2">
              <w:rPr>
                <w:sz w:val="18"/>
                <w:szCs w:val="22"/>
              </w:rPr>
              <w:t>Reel_28/L-109.pdf</w:t>
            </w:r>
          </w:p>
        </w:tc>
        <w:tc>
          <w:tcPr>
            <w:tcW w:w="1024" w:type="dxa"/>
          </w:tcPr>
          <w:p w14:paraId="381A5669" w14:textId="77777777" w:rsidR="00FD51AA" w:rsidRPr="00CE3FB2" w:rsidRDefault="00FD51AA" w:rsidP="00447FDA">
            <w:pPr>
              <w:rPr>
                <w:sz w:val="18"/>
                <w:szCs w:val="22"/>
              </w:rPr>
            </w:pPr>
          </w:p>
        </w:tc>
        <w:tc>
          <w:tcPr>
            <w:tcW w:w="6840" w:type="dxa"/>
          </w:tcPr>
          <w:p w14:paraId="7AC306AA" w14:textId="77777777" w:rsidR="00FD51AA" w:rsidRPr="00CE3FB2" w:rsidRDefault="00FD51AA" w:rsidP="00447FDA">
            <w:pPr>
              <w:rPr>
                <w:sz w:val="18"/>
                <w:szCs w:val="22"/>
              </w:rPr>
            </w:pPr>
          </w:p>
        </w:tc>
      </w:tr>
      <w:tr w:rsidR="00FD51AA" w:rsidRPr="00CE3FB2" w14:paraId="3ABE0B3E" w14:textId="26E39DC6" w:rsidTr="00FD51AA">
        <w:tc>
          <w:tcPr>
            <w:tcW w:w="1761" w:type="dxa"/>
          </w:tcPr>
          <w:p w14:paraId="42CFD8D4" w14:textId="77777777" w:rsidR="00FD51AA" w:rsidRPr="00CE3FB2" w:rsidRDefault="00FD51AA" w:rsidP="00447FDA">
            <w:pPr>
              <w:rPr>
                <w:sz w:val="18"/>
                <w:szCs w:val="22"/>
              </w:rPr>
            </w:pPr>
            <w:r w:rsidRPr="00CE3FB2">
              <w:rPr>
                <w:sz w:val="18"/>
                <w:szCs w:val="22"/>
              </w:rPr>
              <w:t>Reel_28/L-110.pdf</w:t>
            </w:r>
          </w:p>
        </w:tc>
        <w:tc>
          <w:tcPr>
            <w:tcW w:w="1024" w:type="dxa"/>
          </w:tcPr>
          <w:p w14:paraId="591250E9" w14:textId="77777777" w:rsidR="00FD51AA" w:rsidRPr="00CE3FB2" w:rsidRDefault="00FD51AA" w:rsidP="00447FDA">
            <w:pPr>
              <w:rPr>
                <w:sz w:val="18"/>
                <w:szCs w:val="22"/>
              </w:rPr>
            </w:pPr>
          </w:p>
        </w:tc>
        <w:tc>
          <w:tcPr>
            <w:tcW w:w="6840" w:type="dxa"/>
          </w:tcPr>
          <w:p w14:paraId="05286BB5" w14:textId="77777777" w:rsidR="00FD51AA" w:rsidRPr="00CE3FB2" w:rsidRDefault="00FD51AA" w:rsidP="00447FDA">
            <w:pPr>
              <w:rPr>
                <w:sz w:val="18"/>
                <w:szCs w:val="22"/>
              </w:rPr>
            </w:pPr>
          </w:p>
        </w:tc>
      </w:tr>
      <w:tr w:rsidR="00FD51AA" w:rsidRPr="00CE3FB2" w14:paraId="5BB710C5" w14:textId="7AB8A9C2" w:rsidTr="00FD51AA">
        <w:tc>
          <w:tcPr>
            <w:tcW w:w="1761" w:type="dxa"/>
          </w:tcPr>
          <w:p w14:paraId="27C21547" w14:textId="77777777" w:rsidR="00FD51AA" w:rsidRPr="00CE3FB2" w:rsidRDefault="00FD51AA" w:rsidP="00447FDA">
            <w:pPr>
              <w:rPr>
                <w:sz w:val="18"/>
                <w:szCs w:val="22"/>
              </w:rPr>
            </w:pPr>
            <w:r w:rsidRPr="00CE3FB2">
              <w:rPr>
                <w:sz w:val="18"/>
                <w:szCs w:val="22"/>
              </w:rPr>
              <w:t>Reel_28/L-111.pdf</w:t>
            </w:r>
          </w:p>
        </w:tc>
        <w:tc>
          <w:tcPr>
            <w:tcW w:w="1024" w:type="dxa"/>
          </w:tcPr>
          <w:p w14:paraId="38051F15" w14:textId="77777777" w:rsidR="00FD51AA" w:rsidRPr="00CE3FB2" w:rsidRDefault="00FD51AA" w:rsidP="00447FDA">
            <w:pPr>
              <w:rPr>
                <w:sz w:val="18"/>
                <w:szCs w:val="22"/>
              </w:rPr>
            </w:pPr>
          </w:p>
        </w:tc>
        <w:tc>
          <w:tcPr>
            <w:tcW w:w="6840" w:type="dxa"/>
          </w:tcPr>
          <w:p w14:paraId="195581B9" w14:textId="77777777" w:rsidR="00FD51AA" w:rsidRPr="00CE3FB2" w:rsidRDefault="00FD51AA" w:rsidP="00447FDA">
            <w:pPr>
              <w:rPr>
                <w:sz w:val="18"/>
                <w:szCs w:val="22"/>
              </w:rPr>
            </w:pPr>
          </w:p>
        </w:tc>
      </w:tr>
      <w:tr w:rsidR="00FD51AA" w:rsidRPr="00CE3FB2" w14:paraId="5E34AE4C" w14:textId="005E4EA2" w:rsidTr="00FD51AA">
        <w:tc>
          <w:tcPr>
            <w:tcW w:w="1761" w:type="dxa"/>
          </w:tcPr>
          <w:p w14:paraId="190B3674" w14:textId="77777777" w:rsidR="00FD51AA" w:rsidRPr="00CE3FB2" w:rsidRDefault="00FD51AA" w:rsidP="00447FDA">
            <w:pPr>
              <w:rPr>
                <w:sz w:val="18"/>
                <w:szCs w:val="22"/>
              </w:rPr>
            </w:pPr>
            <w:r w:rsidRPr="00CE3FB2">
              <w:rPr>
                <w:sz w:val="18"/>
                <w:szCs w:val="22"/>
              </w:rPr>
              <w:t>Reel_28/L-112.pdf</w:t>
            </w:r>
          </w:p>
        </w:tc>
        <w:tc>
          <w:tcPr>
            <w:tcW w:w="1024" w:type="dxa"/>
          </w:tcPr>
          <w:p w14:paraId="30C87446" w14:textId="77777777" w:rsidR="00FD51AA" w:rsidRPr="00CE3FB2" w:rsidRDefault="00FD51AA" w:rsidP="00447FDA">
            <w:pPr>
              <w:rPr>
                <w:sz w:val="18"/>
                <w:szCs w:val="22"/>
              </w:rPr>
            </w:pPr>
          </w:p>
        </w:tc>
        <w:tc>
          <w:tcPr>
            <w:tcW w:w="6840" w:type="dxa"/>
          </w:tcPr>
          <w:p w14:paraId="3CFB47B6" w14:textId="77777777" w:rsidR="00FD51AA" w:rsidRPr="00CE3FB2" w:rsidRDefault="00FD51AA" w:rsidP="00447FDA">
            <w:pPr>
              <w:rPr>
                <w:sz w:val="18"/>
                <w:szCs w:val="22"/>
              </w:rPr>
            </w:pPr>
          </w:p>
        </w:tc>
      </w:tr>
      <w:tr w:rsidR="00FD51AA" w:rsidRPr="00CE3FB2" w14:paraId="392BDBB1" w14:textId="0EFAE711" w:rsidTr="00FD51AA">
        <w:tc>
          <w:tcPr>
            <w:tcW w:w="1761" w:type="dxa"/>
          </w:tcPr>
          <w:p w14:paraId="260F6F41" w14:textId="77777777" w:rsidR="00FD51AA" w:rsidRPr="00CE3FB2" w:rsidRDefault="00FD51AA" w:rsidP="00447FDA">
            <w:pPr>
              <w:rPr>
                <w:sz w:val="18"/>
                <w:szCs w:val="22"/>
              </w:rPr>
            </w:pPr>
            <w:r w:rsidRPr="00CE3FB2">
              <w:rPr>
                <w:sz w:val="18"/>
                <w:szCs w:val="22"/>
              </w:rPr>
              <w:t xml:space="preserve">Reel_26/L-113.pdf, </w:t>
            </w:r>
            <w:proofErr w:type="gramStart"/>
            <w:r w:rsidRPr="00CE3FB2">
              <w:rPr>
                <w:sz w:val="18"/>
                <w:szCs w:val="22"/>
              </w:rPr>
              <w:t>Reel_28/L-113.pdf  classification</w:t>
            </w:r>
            <w:proofErr w:type="gramEnd"/>
            <w:r w:rsidRPr="00CE3FB2">
              <w:rPr>
                <w:sz w:val="18"/>
                <w:szCs w:val="22"/>
              </w:rPr>
              <w:t xml:space="preserve"> status</w:t>
            </w:r>
          </w:p>
        </w:tc>
        <w:tc>
          <w:tcPr>
            <w:tcW w:w="1024" w:type="dxa"/>
          </w:tcPr>
          <w:p w14:paraId="3CE54162" w14:textId="77777777" w:rsidR="00FD51AA" w:rsidRPr="00CE3FB2" w:rsidRDefault="00FD51AA" w:rsidP="00447FDA">
            <w:pPr>
              <w:rPr>
                <w:sz w:val="18"/>
                <w:szCs w:val="22"/>
              </w:rPr>
            </w:pPr>
          </w:p>
        </w:tc>
        <w:tc>
          <w:tcPr>
            <w:tcW w:w="6840" w:type="dxa"/>
          </w:tcPr>
          <w:p w14:paraId="4A7F1FC9" w14:textId="77777777" w:rsidR="00FD51AA" w:rsidRPr="00CE3FB2" w:rsidRDefault="00FD51AA" w:rsidP="00447FDA">
            <w:pPr>
              <w:rPr>
                <w:sz w:val="18"/>
                <w:szCs w:val="22"/>
              </w:rPr>
            </w:pPr>
          </w:p>
        </w:tc>
      </w:tr>
      <w:tr w:rsidR="00FD51AA" w:rsidRPr="00CE3FB2" w14:paraId="79C3C97D" w14:textId="09F34D18" w:rsidTr="00FD51AA">
        <w:tc>
          <w:tcPr>
            <w:tcW w:w="1761" w:type="dxa"/>
          </w:tcPr>
          <w:p w14:paraId="6297EF4A" w14:textId="77777777" w:rsidR="00FD51AA" w:rsidRPr="00CE3FB2" w:rsidRDefault="00FD51AA" w:rsidP="00447FDA">
            <w:pPr>
              <w:rPr>
                <w:sz w:val="18"/>
                <w:szCs w:val="22"/>
              </w:rPr>
            </w:pPr>
            <w:r w:rsidRPr="00CE3FB2">
              <w:rPr>
                <w:sz w:val="18"/>
                <w:szCs w:val="22"/>
              </w:rPr>
              <w:lastRenderedPageBreak/>
              <w:t>Reel_28/L-114.pdf</w:t>
            </w:r>
          </w:p>
        </w:tc>
        <w:tc>
          <w:tcPr>
            <w:tcW w:w="1024" w:type="dxa"/>
          </w:tcPr>
          <w:p w14:paraId="1804AAA9" w14:textId="77777777" w:rsidR="00FD51AA" w:rsidRPr="00CE3FB2" w:rsidRDefault="00FD51AA" w:rsidP="00447FDA">
            <w:pPr>
              <w:rPr>
                <w:sz w:val="18"/>
                <w:szCs w:val="22"/>
              </w:rPr>
            </w:pPr>
          </w:p>
        </w:tc>
        <w:tc>
          <w:tcPr>
            <w:tcW w:w="6840" w:type="dxa"/>
          </w:tcPr>
          <w:p w14:paraId="55E15AD9" w14:textId="77777777" w:rsidR="00FD51AA" w:rsidRPr="00CE3FB2" w:rsidRDefault="00FD51AA" w:rsidP="00447FDA">
            <w:pPr>
              <w:rPr>
                <w:sz w:val="18"/>
                <w:szCs w:val="22"/>
              </w:rPr>
            </w:pPr>
          </w:p>
        </w:tc>
      </w:tr>
      <w:tr w:rsidR="00FD51AA" w:rsidRPr="00CE3FB2" w14:paraId="473DA7C9" w14:textId="41671B76" w:rsidTr="00FD51AA">
        <w:tc>
          <w:tcPr>
            <w:tcW w:w="1761" w:type="dxa"/>
          </w:tcPr>
          <w:p w14:paraId="6715B7EB" w14:textId="77777777" w:rsidR="00FD51AA" w:rsidRPr="00CE3FB2" w:rsidRDefault="00FD51AA" w:rsidP="00447FDA">
            <w:pPr>
              <w:rPr>
                <w:sz w:val="18"/>
                <w:szCs w:val="22"/>
              </w:rPr>
            </w:pPr>
            <w:r w:rsidRPr="00CE3FB2">
              <w:rPr>
                <w:sz w:val="18"/>
                <w:szCs w:val="22"/>
              </w:rPr>
              <w:t>Reel_28/L-115.pdf</w:t>
            </w:r>
          </w:p>
        </w:tc>
        <w:tc>
          <w:tcPr>
            <w:tcW w:w="1024" w:type="dxa"/>
          </w:tcPr>
          <w:p w14:paraId="41279803" w14:textId="77777777" w:rsidR="00FD51AA" w:rsidRPr="00CE3FB2" w:rsidRDefault="00FD51AA" w:rsidP="00447FDA">
            <w:pPr>
              <w:rPr>
                <w:sz w:val="18"/>
                <w:szCs w:val="22"/>
              </w:rPr>
            </w:pPr>
          </w:p>
        </w:tc>
        <w:tc>
          <w:tcPr>
            <w:tcW w:w="6840" w:type="dxa"/>
          </w:tcPr>
          <w:p w14:paraId="2B955589" w14:textId="77777777" w:rsidR="00FD51AA" w:rsidRPr="00CE3FB2" w:rsidRDefault="00FD51AA" w:rsidP="00447FDA">
            <w:pPr>
              <w:rPr>
                <w:sz w:val="18"/>
                <w:szCs w:val="22"/>
              </w:rPr>
            </w:pPr>
          </w:p>
        </w:tc>
      </w:tr>
      <w:tr w:rsidR="00FD51AA" w:rsidRPr="00CE3FB2" w14:paraId="652DB909" w14:textId="1AFF302E" w:rsidTr="00FD51AA">
        <w:tc>
          <w:tcPr>
            <w:tcW w:w="1761" w:type="dxa"/>
          </w:tcPr>
          <w:p w14:paraId="235A95B3" w14:textId="77777777" w:rsidR="00FD51AA" w:rsidRPr="00CE3FB2" w:rsidRDefault="00FD51AA" w:rsidP="00447FDA">
            <w:pPr>
              <w:rPr>
                <w:sz w:val="18"/>
                <w:szCs w:val="22"/>
              </w:rPr>
            </w:pPr>
            <w:r w:rsidRPr="00CE3FB2">
              <w:rPr>
                <w:sz w:val="18"/>
                <w:szCs w:val="22"/>
              </w:rPr>
              <w:t>Reel_28/L-116.pdf</w:t>
            </w:r>
          </w:p>
        </w:tc>
        <w:tc>
          <w:tcPr>
            <w:tcW w:w="1024" w:type="dxa"/>
          </w:tcPr>
          <w:p w14:paraId="308213D4" w14:textId="77777777" w:rsidR="00FD51AA" w:rsidRPr="00CE3FB2" w:rsidRDefault="00FD51AA" w:rsidP="00447FDA">
            <w:pPr>
              <w:rPr>
                <w:sz w:val="18"/>
                <w:szCs w:val="22"/>
              </w:rPr>
            </w:pPr>
          </w:p>
        </w:tc>
        <w:tc>
          <w:tcPr>
            <w:tcW w:w="6840" w:type="dxa"/>
          </w:tcPr>
          <w:p w14:paraId="4AE80C28" w14:textId="77777777" w:rsidR="00FD51AA" w:rsidRPr="00CE3FB2" w:rsidRDefault="00FD51AA" w:rsidP="00447FDA">
            <w:pPr>
              <w:rPr>
                <w:sz w:val="18"/>
                <w:szCs w:val="22"/>
              </w:rPr>
            </w:pPr>
          </w:p>
        </w:tc>
      </w:tr>
      <w:tr w:rsidR="00FD51AA" w:rsidRPr="00CE3FB2" w14:paraId="45F31893" w14:textId="43274441" w:rsidTr="00FD51AA">
        <w:tc>
          <w:tcPr>
            <w:tcW w:w="1761" w:type="dxa"/>
          </w:tcPr>
          <w:p w14:paraId="26207346" w14:textId="77777777" w:rsidR="00FD51AA" w:rsidRPr="00CE3FB2" w:rsidRDefault="00FD51AA" w:rsidP="00447FDA">
            <w:pPr>
              <w:rPr>
                <w:sz w:val="18"/>
                <w:szCs w:val="22"/>
              </w:rPr>
            </w:pPr>
            <w:r w:rsidRPr="00CE3FB2">
              <w:rPr>
                <w:sz w:val="18"/>
                <w:szCs w:val="22"/>
              </w:rPr>
              <w:t>Reel_28/L-117.pdf</w:t>
            </w:r>
          </w:p>
        </w:tc>
        <w:tc>
          <w:tcPr>
            <w:tcW w:w="1024" w:type="dxa"/>
          </w:tcPr>
          <w:p w14:paraId="62E84C49" w14:textId="77777777" w:rsidR="00FD51AA" w:rsidRPr="00CE3FB2" w:rsidRDefault="00FD51AA" w:rsidP="00447FDA">
            <w:pPr>
              <w:rPr>
                <w:sz w:val="18"/>
                <w:szCs w:val="22"/>
              </w:rPr>
            </w:pPr>
          </w:p>
        </w:tc>
        <w:tc>
          <w:tcPr>
            <w:tcW w:w="6840" w:type="dxa"/>
          </w:tcPr>
          <w:p w14:paraId="547256C4" w14:textId="77777777" w:rsidR="00FD51AA" w:rsidRPr="00CE3FB2" w:rsidRDefault="00FD51AA" w:rsidP="00447FDA">
            <w:pPr>
              <w:rPr>
                <w:sz w:val="18"/>
                <w:szCs w:val="22"/>
              </w:rPr>
            </w:pPr>
          </w:p>
        </w:tc>
      </w:tr>
      <w:tr w:rsidR="00FD51AA" w:rsidRPr="00CE3FB2" w14:paraId="70A3D25B" w14:textId="41777F49" w:rsidTr="00FD51AA">
        <w:tc>
          <w:tcPr>
            <w:tcW w:w="1761" w:type="dxa"/>
          </w:tcPr>
          <w:p w14:paraId="1A029892" w14:textId="77777777" w:rsidR="00FD51AA" w:rsidRPr="00CE3FB2" w:rsidRDefault="00FD51AA" w:rsidP="00447FDA">
            <w:pPr>
              <w:rPr>
                <w:sz w:val="18"/>
                <w:szCs w:val="22"/>
              </w:rPr>
            </w:pPr>
            <w:r w:rsidRPr="00CE3FB2">
              <w:rPr>
                <w:sz w:val="18"/>
                <w:szCs w:val="22"/>
              </w:rPr>
              <w:t>Reel_28/L-118.pdf</w:t>
            </w:r>
          </w:p>
        </w:tc>
        <w:tc>
          <w:tcPr>
            <w:tcW w:w="1024" w:type="dxa"/>
          </w:tcPr>
          <w:p w14:paraId="570CAB29" w14:textId="77777777" w:rsidR="00FD51AA" w:rsidRPr="00CE3FB2" w:rsidRDefault="00FD51AA" w:rsidP="00447FDA">
            <w:pPr>
              <w:rPr>
                <w:sz w:val="18"/>
                <w:szCs w:val="22"/>
              </w:rPr>
            </w:pPr>
          </w:p>
        </w:tc>
        <w:tc>
          <w:tcPr>
            <w:tcW w:w="6840" w:type="dxa"/>
          </w:tcPr>
          <w:p w14:paraId="205AE472" w14:textId="77777777" w:rsidR="00FD51AA" w:rsidRPr="00CE3FB2" w:rsidRDefault="00FD51AA" w:rsidP="00447FDA">
            <w:pPr>
              <w:rPr>
                <w:sz w:val="18"/>
                <w:szCs w:val="22"/>
              </w:rPr>
            </w:pPr>
          </w:p>
        </w:tc>
      </w:tr>
      <w:tr w:rsidR="00FD51AA" w:rsidRPr="00CE3FB2" w14:paraId="785DD7FC" w14:textId="59FAA37B" w:rsidTr="00FD51AA">
        <w:tc>
          <w:tcPr>
            <w:tcW w:w="1761" w:type="dxa"/>
          </w:tcPr>
          <w:p w14:paraId="57C9EB89" w14:textId="77777777" w:rsidR="00FD51AA" w:rsidRPr="00CE3FB2" w:rsidRDefault="00FD51AA" w:rsidP="00447FDA">
            <w:pPr>
              <w:rPr>
                <w:sz w:val="18"/>
                <w:szCs w:val="22"/>
              </w:rPr>
            </w:pPr>
            <w:r w:rsidRPr="00CE3FB2">
              <w:rPr>
                <w:sz w:val="18"/>
                <w:szCs w:val="22"/>
              </w:rPr>
              <w:t>Reel_28/L-119.pdf</w:t>
            </w:r>
          </w:p>
        </w:tc>
        <w:tc>
          <w:tcPr>
            <w:tcW w:w="1024" w:type="dxa"/>
          </w:tcPr>
          <w:p w14:paraId="0F051828" w14:textId="77777777" w:rsidR="00FD51AA" w:rsidRPr="00CE3FB2" w:rsidRDefault="00FD51AA" w:rsidP="00447FDA">
            <w:pPr>
              <w:rPr>
                <w:sz w:val="18"/>
                <w:szCs w:val="22"/>
              </w:rPr>
            </w:pPr>
          </w:p>
        </w:tc>
        <w:tc>
          <w:tcPr>
            <w:tcW w:w="6840" w:type="dxa"/>
          </w:tcPr>
          <w:p w14:paraId="7F5E9D1E" w14:textId="77777777" w:rsidR="00FD51AA" w:rsidRPr="00CE3FB2" w:rsidRDefault="00FD51AA" w:rsidP="00447FDA">
            <w:pPr>
              <w:rPr>
                <w:sz w:val="18"/>
                <w:szCs w:val="22"/>
              </w:rPr>
            </w:pPr>
          </w:p>
        </w:tc>
      </w:tr>
      <w:tr w:rsidR="00FD51AA" w:rsidRPr="00CE3FB2" w14:paraId="34D90165" w14:textId="6BBE7644" w:rsidTr="00FD51AA">
        <w:tc>
          <w:tcPr>
            <w:tcW w:w="1761" w:type="dxa"/>
          </w:tcPr>
          <w:p w14:paraId="4333C9FF" w14:textId="77777777" w:rsidR="00FD51AA" w:rsidRPr="00CE3FB2" w:rsidRDefault="00FD51AA" w:rsidP="00447FDA">
            <w:pPr>
              <w:rPr>
                <w:sz w:val="18"/>
                <w:szCs w:val="22"/>
              </w:rPr>
            </w:pPr>
            <w:r w:rsidRPr="00CE3FB2">
              <w:rPr>
                <w:sz w:val="18"/>
                <w:szCs w:val="22"/>
              </w:rPr>
              <w:t>Reel_28/L-120.pdf</w:t>
            </w:r>
          </w:p>
        </w:tc>
        <w:tc>
          <w:tcPr>
            <w:tcW w:w="1024" w:type="dxa"/>
          </w:tcPr>
          <w:p w14:paraId="2D9119AD" w14:textId="77777777" w:rsidR="00FD51AA" w:rsidRPr="00CE3FB2" w:rsidRDefault="00FD51AA" w:rsidP="00447FDA">
            <w:pPr>
              <w:rPr>
                <w:sz w:val="18"/>
                <w:szCs w:val="22"/>
              </w:rPr>
            </w:pPr>
          </w:p>
        </w:tc>
        <w:tc>
          <w:tcPr>
            <w:tcW w:w="6840" w:type="dxa"/>
          </w:tcPr>
          <w:p w14:paraId="04CBFDFA" w14:textId="77777777" w:rsidR="00FD51AA" w:rsidRPr="00CE3FB2" w:rsidRDefault="00FD51AA" w:rsidP="00447FDA">
            <w:pPr>
              <w:rPr>
                <w:sz w:val="18"/>
                <w:szCs w:val="22"/>
              </w:rPr>
            </w:pPr>
          </w:p>
        </w:tc>
      </w:tr>
      <w:tr w:rsidR="00FD51AA" w:rsidRPr="00CE3FB2" w14:paraId="0F70A0F8" w14:textId="20DB0942" w:rsidTr="00FD51AA">
        <w:tc>
          <w:tcPr>
            <w:tcW w:w="1761" w:type="dxa"/>
          </w:tcPr>
          <w:p w14:paraId="04175DA8" w14:textId="77777777" w:rsidR="00FD51AA" w:rsidRPr="00CE3FB2" w:rsidRDefault="00FD51AA" w:rsidP="00447FDA">
            <w:pPr>
              <w:rPr>
                <w:sz w:val="18"/>
                <w:szCs w:val="22"/>
              </w:rPr>
            </w:pPr>
            <w:r w:rsidRPr="00CE3FB2">
              <w:rPr>
                <w:sz w:val="18"/>
                <w:szCs w:val="22"/>
              </w:rPr>
              <w:t>Reel_28/L-121.pdf</w:t>
            </w:r>
          </w:p>
        </w:tc>
        <w:tc>
          <w:tcPr>
            <w:tcW w:w="1024" w:type="dxa"/>
          </w:tcPr>
          <w:p w14:paraId="4393282F" w14:textId="77777777" w:rsidR="00FD51AA" w:rsidRPr="00CE3FB2" w:rsidRDefault="00FD51AA" w:rsidP="00447FDA">
            <w:pPr>
              <w:rPr>
                <w:sz w:val="18"/>
                <w:szCs w:val="22"/>
              </w:rPr>
            </w:pPr>
          </w:p>
        </w:tc>
        <w:tc>
          <w:tcPr>
            <w:tcW w:w="6840" w:type="dxa"/>
          </w:tcPr>
          <w:p w14:paraId="0DFEED9D" w14:textId="77777777" w:rsidR="00FD51AA" w:rsidRPr="00CE3FB2" w:rsidRDefault="00FD51AA" w:rsidP="00447FDA">
            <w:pPr>
              <w:rPr>
                <w:sz w:val="18"/>
                <w:szCs w:val="22"/>
              </w:rPr>
            </w:pPr>
          </w:p>
        </w:tc>
      </w:tr>
      <w:tr w:rsidR="00FD51AA" w:rsidRPr="00CE3FB2" w14:paraId="0911766A" w14:textId="07EE6233" w:rsidTr="00FD51AA">
        <w:tc>
          <w:tcPr>
            <w:tcW w:w="1761" w:type="dxa"/>
          </w:tcPr>
          <w:p w14:paraId="6EDC00A4" w14:textId="77777777" w:rsidR="00FD51AA" w:rsidRPr="00CE3FB2" w:rsidRDefault="00FD51AA" w:rsidP="00447FDA">
            <w:pPr>
              <w:rPr>
                <w:sz w:val="18"/>
                <w:szCs w:val="22"/>
              </w:rPr>
            </w:pPr>
            <w:r w:rsidRPr="00CE3FB2">
              <w:rPr>
                <w:sz w:val="18"/>
                <w:szCs w:val="22"/>
              </w:rPr>
              <w:t>Reel_28/L-122.pdf</w:t>
            </w:r>
          </w:p>
        </w:tc>
        <w:tc>
          <w:tcPr>
            <w:tcW w:w="1024" w:type="dxa"/>
          </w:tcPr>
          <w:p w14:paraId="6F8527FD" w14:textId="77777777" w:rsidR="00FD51AA" w:rsidRPr="00CE3FB2" w:rsidRDefault="00FD51AA" w:rsidP="00447FDA">
            <w:pPr>
              <w:rPr>
                <w:sz w:val="18"/>
                <w:szCs w:val="22"/>
              </w:rPr>
            </w:pPr>
          </w:p>
        </w:tc>
        <w:tc>
          <w:tcPr>
            <w:tcW w:w="6840" w:type="dxa"/>
          </w:tcPr>
          <w:p w14:paraId="5F3A00EA" w14:textId="77777777" w:rsidR="00FD51AA" w:rsidRPr="00CE3FB2" w:rsidRDefault="00FD51AA" w:rsidP="00447FDA">
            <w:pPr>
              <w:rPr>
                <w:sz w:val="18"/>
                <w:szCs w:val="22"/>
              </w:rPr>
            </w:pPr>
          </w:p>
        </w:tc>
      </w:tr>
      <w:tr w:rsidR="00FD51AA" w:rsidRPr="00CE3FB2" w14:paraId="3D24F7A3" w14:textId="4F41E84C" w:rsidTr="00FD51AA">
        <w:tc>
          <w:tcPr>
            <w:tcW w:w="1761" w:type="dxa"/>
          </w:tcPr>
          <w:p w14:paraId="7DF86418" w14:textId="77777777" w:rsidR="00FD51AA" w:rsidRPr="00CE3FB2" w:rsidRDefault="00FD51AA" w:rsidP="00447FDA">
            <w:pPr>
              <w:rPr>
                <w:sz w:val="18"/>
                <w:szCs w:val="22"/>
              </w:rPr>
            </w:pPr>
            <w:r w:rsidRPr="00CE3FB2">
              <w:rPr>
                <w:sz w:val="18"/>
                <w:szCs w:val="22"/>
              </w:rPr>
              <w:t>Reel_28/L-123.pdf</w:t>
            </w:r>
          </w:p>
        </w:tc>
        <w:tc>
          <w:tcPr>
            <w:tcW w:w="1024" w:type="dxa"/>
          </w:tcPr>
          <w:p w14:paraId="00105D64" w14:textId="77777777" w:rsidR="00FD51AA" w:rsidRPr="00CE3FB2" w:rsidRDefault="00FD51AA" w:rsidP="00447FDA">
            <w:pPr>
              <w:rPr>
                <w:sz w:val="18"/>
                <w:szCs w:val="22"/>
              </w:rPr>
            </w:pPr>
          </w:p>
        </w:tc>
        <w:tc>
          <w:tcPr>
            <w:tcW w:w="6840" w:type="dxa"/>
          </w:tcPr>
          <w:p w14:paraId="2E799CE7" w14:textId="77777777" w:rsidR="00FD51AA" w:rsidRPr="00CE3FB2" w:rsidRDefault="00FD51AA" w:rsidP="00447FDA">
            <w:pPr>
              <w:rPr>
                <w:sz w:val="18"/>
                <w:szCs w:val="22"/>
              </w:rPr>
            </w:pPr>
          </w:p>
        </w:tc>
      </w:tr>
      <w:tr w:rsidR="00FD51AA" w:rsidRPr="00CE3FB2" w14:paraId="142BB448" w14:textId="0A8515F9" w:rsidTr="00FD51AA">
        <w:tc>
          <w:tcPr>
            <w:tcW w:w="1761" w:type="dxa"/>
          </w:tcPr>
          <w:p w14:paraId="4E3CF910" w14:textId="77777777" w:rsidR="00FD51AA" w:rsidRPr="00CE3FB2" w:rsidRDefault="00FD51AA" w:rsidP="00447FDA">
            <w:pPr>
              <w:rPr>
                <w:sz w:val="18"/>
                <w:szCs w:val="22"/>
              </w:rPr>
            </w:pPr>
            <w:r w:rsidRPr="00CE3FB2">
              <w:rPr>
                <w:sz w:val="18"/>
                <w:szCs w:val="22"/>
              </w:rPr>
              <w:t>Reel_28/L-124.pdf</w:t>
            </w:r>
          </w:p>
        </w:tc>
        <w:tc>
          <w:tcPr>
            <w:tcW w:w="1024" w:type="dxa"/>
          </w:tcPr>
          <w:p w14:paraId="15E9DAAD" w14:textId="77777777" w:rsidR="00FD51AA" w:rsidRPr="00CE3FB2" w:rsidRDefault="00FD51AA" w:rsidP="00447FDA">
            <w:pPr>
              <w:rPr>
                <w:sz w:val="18"/>
                <w:szCs w:val="22"/>
              </w:rPr>
            </w:pPr>
          </w:p>
        </w:tc>
        <w:tc>
          <w:tcPr>
            <w:tcW w:w="6840" w:type="dxa"/>
          </w:tcPr>
          <w:p w14:paraId="2EA8B2F2" w14:textId="77777777" w:rsidR="00FD51AA" w:rsidRPr="00CE3FB2" w:rsidRDefault="00FD51AA" w:rsidP="00447FDA">
            <w:pPr>
              <w:rPr>
                <w:sz w:val="18"/>
                <w:szCs w:val="22"/>
              </w:rPr>
            </w:pPr>
          </w:p>
        </w:tc>
      </w:tr>
      <w:tr w:rsidR="00FD51AA" w:rsidRPr="00CE3FB2" w14:paraId="54BD9D8A" w14:textId="18E5BE51" w:rsidTr="00FD51AA">
        <w:tc>
          <w:tcPr>
            <w:tcW w:w="1761" w:type="dxa"/>
          </w:tcPr>
          <w:p w14:paraId="6BAFDCFC" w14:textId="77777777" w:rsidR="00FD51AA" w:rsidRPr="00CE3FB2" w:rsidRDefault="00FD51AA" w:rsidP="00447FDA">
            <w:pPr>
              <w:rPr>
                <w:sz w:val="18"/>
                <w:szCs w:val="22"/>
              </w:rPr>
            </w:pPr>
            <w:r w:rsidRPr="00CE3FB2">
              <w:rPr>
                <w:sz w:val="18"/>
                <w:szCs w:val="22"/>
              </w:rPr>
              <w:t>Reel_28/L-125.pdf</w:t>
            </w:r>
          </w:p>
        </w:tc>
        <w:tc>
          <w:tcPr>
            <w:tcW w:w="1024" w:type="dxa"/>
          </w:tcPr>
          <w:p w14:paraId="3392EDC0" w14:textId="77777777" w:rsidR="00FD51AA" w:rsidRPr="00CE3FB2" w:rsidRDefault="00FD51AA" w:rsidP="00447FDA">
            <w:pPr>
              <w:rPr>
                <w:sz w:val="18"/>
                <w:szCs w:val="22"/>
              </w:rPr>
            </w:pPr>
          </w:p>
        </w:tc>
        <w:tc>
          <w:tcPr>
            <w:tcW w:w="6840" w:type="dxa"/>
          </w:tcPr>
          <w:p w14:paraId="40C2D915" w14:textId="77777777" w:rsidR="00FD51AA" w:rsidRPr="00CE3FB2" w:rsidRDefault="00FD51AA" w:rsidP="00447FDA">
            <w:pPr>
              <w:rPr>
                <w:sz w:val="18"/>
                <w:szCs w:val="22"/>
              </w:rPr>
            </w:pPr>
          </w:p>
        </w:tc>
      </w:tr>
      <w:tr w:rsidR="00FD51AA" w:rsidRPr="00CE3FB2" w14:paraId="1CEDC732" w14:textId="0E0EC230" w:rsidTr="00FD51AA">
        <w:tc>
          <w:tcPr>
            <w:tcW w:w="1761" w:type="dxa"/>
          </w:tcPr>
          <w:p w14:paraId="0951A9DA" w14:textId="77777777" w:rsidR="00FD51AA" w:rsidRPr="00CE3FB2" w:rsidRDefault="00FD51AA" w:rsidP="00447FDA">
            <w:pPr>
              <w:rPr>
                <w:sz w:val="18"/>
                <w:szCs w:val="22"/>
              </w:rPr>
            </w:pPr>
            <w:r w:rsidRPr="00CE3FB2">
              <w:rPr>
                <w:sz w:val="18"/>
                <w:szCs w:val="22"/>
              </w:rPr>
              <w:t>Reel_28/L-126.pdf</w:t>
            </w:r>
          </w:p>
        </w:tc>
        <w:tc>
          <w:tcPr>
            <w:tcW w:w="1024" w:type="dxa"/>
          </w:tcPr>
          <w:p w14:paraId="71176BB0" w14:textId="77777777" w:rsidR="00FD51AA" w:rsidRPr="00CE3FB2" w:rsidRDefault="00FD51AA" w:rsidP="00447FDA">
            <w:pPr>
              <w:rPr>
                <w:sz w:val="18"/>
                <w:szCs w:val="22"/>
              </w:rPr>
            </w:pPr>
          </w:p>
        </w:tc>
        <w:tc>
          <w:tcPr>
            <w:tcW w:w="6840" w:type="dxa"/>
          </w:tcPr>
          <w:p w14:paraId="673C70D2" w14:textId="77777777" w:rsidR="00FD51AA" w:rsidRPr="00CE3FB2" w:rsidRDefault="00FD51AA" w:rsidP="00447FDA">
            <w:pPr>
              <w:rPr>
                <w:sz w:val="18"/>
                <w:szCs w:val="22"/>
              </w:rPr>
            </w:pPr>
          </w:p>
        </w:tc>
      </w:tr>
      <w:tr w:rsidR="00FD51AA" w:rsidRPr="00CE3FB2" w14:paraId="2E3A9BC9" w14:textId="14C109C6" w:rsidTr="00FD51AA">
        <w:tc>
          <w:tcPr>
            <w:tcW w:w="1761" w:type="dxa"/>
          </w:tcPr>
          <w:p w14:paraId="68FF8913" w14:textId="77777777" w:rsidR="00FD51AA" w:rsidRPr="00CE3FB2" w:rsidRDefault="00FD51AA" w:rsidP="00447FDA">
            <w:pPr>
              <w:rPr>
                <w:sz w:val="18"/>
                <w:szCs w:val="22"/>
              </w:rPr>
            </w:pPr>
            <w:r w:rsidRPr="00CE3FB2">
              <w:rPr>
                <w:sz w:val="18"/>
                <w:szCs w:val="22"/>
              </w:rPr>
              <w:t>Reel_28/L-127.pdf</w:t>
            </w:r>
          </w:p>
        </w:tc>
        <w:tc>
          <w:tcPr>
            <w:tcW w:w="1024" w:type="dxa"/>
          </w:tcPr>
          <w:p w14:paraId="3ABFFCBA" w14:textId="77777777" w:rsidR="00FD51AA" w:rsidRPr="00CE3FB2" w:rsidRDefault="00FD51AA" w:rsidP="00447FDA">
            <w:pPr>
              <w:rPr>
                <w:sz w:val="18"/>
                <w:szCs w:val="22"/>
              </w:rPr>
            </w:pPr>
          </w:p>
        </w:tc>
        <w:tc>
          <w:tcPr>
            <w:tcW w:w="6840" w:type="dxa"/>
          </w:tcPr>
          <w:p w14:paraId="4CA0B078" w14:textId="77777777" w:rsidR="00FD51AA" w:rsidRPr="00CE3FB2" w:rsidRDefault="00FD51AA" w:rsidP="00447FDA">
            <w:pPr>
              <w:rPr>
                <w:sz w:val="18"/>
                <w:szCs w:val="22"/>
              </w:rPr>
            </w:pPr>
          </w:p>
        </w:tc>
      </w:tr>
      <w:tr w:rsidR="00FD51AA" w:rsidRPr="00CE3FB2" w14:paraId="0B32CC77" w14:textId="4B9EC6A2" w:rsidTr="00FD51AA">
        <w:tc>
          <w:tcPr>
            <w:tcW w:w="1761" w:type="dxa"/>
          </w:tcPr>
          <w:p w14:paraId="1977277E" w14:textId="77777777" w:rsidR="00FD51AA" w:rsidRPr="00CE3FB2" w:rsidRDefault="00FD51AA" w:rsidP="00447FDA">
            <w:pPr>
              <w:rPr>
                <w:sz w:val="18"/>
                <w:szCs w:val="22"/>
              </w:rPr>
            </w:pPr>
            <w:r w:rsidRPr="00CE3FB2">
              <w:rPr>
                <w:sz w:val="18"/>
                <w:szCs w:val="22"/>
              </w:rPr>
              <w:t>Reel_28/L-128.pdf</w:t>
            </w:r>
          </w:p>
        </w:tc>
        <w:tc>
          <w:tcPr>
            <w:tcW w:w="1024" w:type="dxa"/>
          </w:tcPr>
          <w:p w14:paraId="630A62A3" w14:textId="77777777" w:rsidR="00FD51AA" w:rsidRPr="00CE3FB2" w:rsidRDefault="00FD51AA" w:rsidP="00447FDA">
            <w:pPr>
              <w:rPr>
                <w:sz w:val="18"/>
                <w:szCs w:val="22"/>
              </w:rPr>
            </w:pPr>
          </w:p>
        </w:tc>
        <w:tc>
          <w:tcPr>
            <w:tcW w:w="6840" w:type="dxa"/>
          </w:tcPr>
          <w:p w14:paraId="253702EE" w14:textId="77777777" w:rsidR="00FD51AA" w:rsidRPr="00CE3FB2" w:rsidRDefault="00FD51AA" w:rsidP="00447FDA">
            <w:pPr>
              <w:rPr>
                <w:sz w:val="18"/>
                <w:szCs w:val="22"/>
              </w:rPr>
            </w:pPr>
          </w:p>
        </w:tc>
      </w:tr>
      <w:tr w:rsidR="00FD51AA" w:rsidRPr="00CE3FB2" w14:paraId="7F322B4C" w14:textId="4A782247" w:rsidTr="00FD51AA">
        <w:tc>
          <w:tcPr>
            <w:tcW w:w="1761" w:type="dxa"/>
          </w:tcPr>
          <w:p w14:paraId="36DAB3D8" w14:textId="77777777" w:rsidR="00FD51AA" w:rsidRPr="00CE3FB2" w:rsidRDefault="00FD51AA" w:rsidP="00447FDA">
            <w:pPr>
              <w:rPr>
                <w:sz w:val="18"/>
                <w:szCs w:val="22"/>
              </w:rPr>
            </w:pPr>
            <w:r w:rsidRPr="00CE3FB2">
              <w:rPr>
                <w:sz w:val="18"/>
                <w:szCs w:val="22"/>
              </w:rPr>
              <w:t>Reel_28/L-129.pdf</w:t>
            </w:r>
          </w:p>
        </w:tc>
        <w:tc>
          <w:tcPr>
            <w:tcW w:w="1024" w:type="dxa"/>
          </w:tcPr>
          <w:p w14:paraId="0FEEB65C" w14:textId="77777777" w:rsidR="00FD51AA" w:rsidRPr="00CE3FB2" w:rsidRDefault="00FD51AA" w:rsidP="00447FDA">
            <w:pPr>
              <w:rPr>
                <w:sz w:val="18"/>
                <w:szCs w:val="22"/>
              </w:rPr>
            </w:pPr>
          </w:p>
        </w:tc>
        <w:tc>
          <w:tcPr>
            <w:tcW w:w="6840" w:type="dxa"/>
          </w:tcPr>
          <w:p w14:paraId="7DC7D202" w14:textId="77777777" w:rsidR="00FD51AA" w:rsidRPr="00CE3FB2" w:rsidRDefault="00FD51AA" w:rsidP="00447FDA">
            <w:pPr>
              <w:rPr>
                <w:sz w:val="18"/>
                <w:szCs w:val="22"/>
              </w:rPr>
            </w:pPr>
          </w:p>
        </w:tc>
      </w:tr>
      <w:tr w:rsidR="00FD51AA" w:rsidRPr="00CE3FB2" w14:paraId="1086242C" w14:textId="75D09D38" w:rsidTr="00FD51AA">
        <w:tc>
          <w:tcPr>
            <w:tcW w:w="1761" w:type="dxa"/>
          </w:tcPr>
          <w:p w14:paraId="42B40DE7" w14:textId="77777777" w:rsidR="00FD51AA" w:rsidRPr="00CE3FB2" w:rsidRDefault="00FD51AA" w:rsidP="00447FDA">
            <w:pPr>
              <w:rPr>
                <w:sz w:val="18"/>
                <w:szCs w:val="22"/>
              </w:rPr>
            </w:pPr>
            <w:r w:rsidRPr="00CE3FB2">
              <w:rPr>
                <w:sz w:val="18"/>
                <w:szCs w:val="22"/>
              </w:rPr>
              <w:t>Reel_28/L-130.pdf</w:t>
            </w:r>
          </w:p>
        </w:tc>
        <w:tc>
          <w:tcPr>
            <w:tcW w:w="1024" w:type="dxa"/>
          </w:tcPr>
          <w:p w14:paraId="6ABC3E54" w14:textId="77777777" w:rsidR="00FD51AA" w:rsidRPr="00CE3FB2" w:rsidRDefault="00FD51AA" w:rsidP="00447FDA">
            <w:pPr>
              <w:rPr>
                <w:sz w:val="18"/>
                <w:szCs w:val="22"/>
              </w:rPr>
            </w:pPr>
          </w:p>
        </w:tc>
        <w:tc>
          <w:tcPr>
            <w:tcW w:w="6840" w:type="dxa"/>
          </w:tcPr>
          <w:p w14:paraId="5F2C6F58" w14:textId="77777777" w:rsidR="00FD51AA" w:rsidRPr="00CE3FB2" w:rsidRDefault="00FD51AA" w:rsidP="00447FDA">
            <w:pPr>
              <w:rPr>
                <w:sz w:val="18"/>
                <w:szCs w:val="22"/>
              </w:rPr>
            </w:pPr>
          </w:p>
        </w:tc>
      </w:tr>
      <w:tr w:rsidR="00FD51AA" w:rsidRPr="00CE3FB2" w14:paraId="2DB89190" w14:textId="46B86281" w:rsidTr="00FD51AA">
        <w:tc>
          <w:tcPr>
            <w:tcW w:w="1761" w:type="dxa"/>
          </w:tcPr>
          <w:p w14:paraId="052669E1" w14:textId="77777777" w:rsidR="00FD51AA" w:rsidRPr="00CE3FB2" w:rsidRDefault="00FD51AA" w:rsidP="00447FDA">
            <w:pPr>
              <w:rPr>
                <w:sz w:val="18"/>
                <w:szCs w:val="22"/>
              </w:rPr>
            </w:pPr>
            <w:r w:rsidRPr="00CE3FB2">
              <w:rPr>
                <w:sz w:val="18"/>
                <w:szCs w:val="22"/>
              </w:rPr>
              <w:t>Reel_28/L-131.pdf</w:t>
            </w:r>
          </w:p>
        </w:tc>
        <w:tc>
          <w:tcPr>
            <w:tcW w:w="1024" w:type="dxa"/>
          </w:tcPr>
          <w:p w14:paraId="46CC6D3A" w14:textId="77777777" w:rsidR="00FD51AA" w:rsidRPr="00CE3FB2" w:rsidRDefault="00FD51AA" w:rsidP="00447FDA">
            <w:pPr>
              <w:rPr>
                <w:sz w:val="18"/>
                <w:szCs w:val="22"/>
              </w:rPr>
            </w:pPr>
          </w:p>
        </w:tc>
        <w:tc>
          <w:tcPr>
            <w:tcW w:w="6840" w:type="dxa"/>
          </w:tcPr>
          <w:p w14:paraId="2AA7B90B" w14:textId="77777777" w:rsidR="00FD51AA" w:rsidRPr="00CE3FB2" w:rsidRDefault="00FD51AA" w:rsidP="00447FDA">
            <w:pPr>
              <w:rPr>
                <w:sz w:val="18"/>
                <w:szCs w:val="22"/>
              </w:rPr>
            </w:pPr>
          </w:p>
        </w:tc>
      </w:tr>
      <w:tr w:rsidR="00FD51AA" w:rsidRPr="00CE3FB2" w14:paraId="6B32D516" w14:textId="7F72AE17" w:rsidTr="00FD51AA">
        <w:tc>
          <w:tcPr>
            <w:tcW w:w="1761" w:type="dxa"/>
          </w:tcPr>
          <w:p w14:paraId="1CB51D54" w14:textId="77777777" w:rsidR="00FD51AA" w:rsidRPr="00CE3FB2" w:rsidRDefault="00FD51AA" w:rsidP="00447FDA">
            <w:pPr>
              <w:rPr>
                <w:sz w:val="18"/>
                <w:szCs w:val="22"/>
              </w:rPr>
            </w:pPr>
            <w:r w:rsidRPr="00CE3FB2">
              <w:rPr>
                <w:sz w:val="18"/>
                <w:szCs w:val="22"/>
              </w:rPr>
              <w:t>Reel_28/L-132.pdf</w:t>
            </w:r>
          </w:p>
        </w:tc>
        <w:tc>
          <w:tcPr>
            <w:tcW w:w="1024" w:type="dxa"/>
          </w:tcPr>
          <w:p w14:paraId="7987FE2D" w14:textId="77777777" w:rsidR="00FD51AA" w:rsidRPr="00CE3FB2" w:rsidRDefault="00FD51AA" w:rsidP="00447FDA">
            <w:pPr>
              <w:rPr>
                <w:sz w:val="18"/>
                <w:szCs w:val="22"/>
              </w:rPr>
            </w:pPr>
          </w:p>
        </w:tc>
        <w:tc>
          <w:tcPr>
            <w:tcW w:w="6840" w:type="dxa"/>
          </w:tcPr>
          <w:p w14:paraId="6D8D930D" w14:textId="77777777" w:rsidR="00FD51AA" w:rsidRPr="00CE3FB2" w:rsidRDefault="00FD51AA" w:rsidP="00447FDA">
            <w:pPr>
              <w:rPr>
                <w:sz w:val="18"/>
                <w:szCs w:val="22"/>
              </w:rPr>
            </w:pPr>
          </w:p>
        </w:tc>
      </w:tr>
      <w:tr w:rsidR="00FD51AA" w:rsidRPr="00CE3FB2" w14:paraId="77B75164" w14:textId="6B4F4CBC" w:rsidTr="00FD51AA">
        <w:tc>
          <w:tcPr>
            <w:tcW w:w="1761" w:type="dxa"/>
          </w:tcPr>
          <w:p w14:paraId="1825A854" w14:textId="77777777" w:rsidR="00FD51AA" w:rsidRPr="00CE3FB2" w:rsidRDefault="00FD51AA" w:rsidP="00447FDA">
            <w:pPr>
              <w:rPr>
                <w:sz w:val="18"/>
                <w:szCs w:val="22"/>
              </w:rPr>
            </w:pPr>
            <w:r w:rsidRPr="00CE3FB2">
              <w:rPr>
                <w:sz w:val="18"/>
                <w:szCs w:val="22"/>
              </w:rPr>
              <w:t>Reel_28/L-133.pdf</w:t>
            </w:r>
          </w:p>
        </w:tc>
        <w:tc>
          <w:tcPr>
            <w:tcW w:w="1024" w:type="dxa"/>
          </w:tcPr>
          <w:p w14:paraId="33DFA632" w14:textId="77777777" w:rsidR="00FD51AA" w:rsidRPr="00CE3FB2" w:rsidRDefault="00FD51AA" w:rsidP="00447FDA">
            <w:pPr>
              <w:rPr>
                <w:sz w:val="18"/>
                <w:szCs w:val="22"/>
              </w:rPr>
            </w:pPr>
          </w:p>
        </w:tc>
        <w:tc>
          <w:tcPr>
            <w:tcW w:w="6840" w:type="dxa"/>
          </w:tcPr>
          <w:p w14:paraId="5C3FC19B" w14:textId="77777777" w:rsidR="00FD51AA" w:rsidRPr="00CE3FB2" w:rsidRDefault="00FD51AA" w:rsidP="00447FDA">
            <w:pPr>
              <w:rPr>
                <w:sz w:val="18"/>
                <w:szCs w:val="22"/>
              </w:rPr>
            </w:pPr>
          </w:p>
        </w:tc>
      </w:tr>
      <w:tr w:rsidR="00FD51AA" w:rsidRPr="00CE3FB2" w14:paraId="5C9B2454" w14:textId="14F33426" w:rsidTr="00FD51AA">
        <w:tc>
          <w:tcPr>
            <w:tcW w:w="1761" w:type="dxa"/>
          </w:tcPr>
          <w:p w14:paraId="4EBA4FFB" w14:textId="77777777" w:rsidR="00FD51AA" w:rsidRPr="00CE3FB2" w:rsidRDefault="00FD51AA" w:rsidP="00447FDA">
            <w:pPr>
              <w:rPr>
                <w:sz w:val="18"/>
                <w:szCs w:val="22"/>
              </w:rPr>
            </w:pPr>
            <w:r w:rsidRPr="00CE3FB2">
              <w:rPr>
                <w:sz w:val="18"/>
                <w:szCs w:val="22"/>
              </w:rPr>
              <w:t>Reel_28/L-134.pdf</w:t>
            </w:r>
          </w:p>
        </w:tc>
        <w:tc>
          <w:tcPr>
            <w:tcW w:w="1024" w:type="dxa"/>
          </w:tcPr>
          <w:p w14:paraId="25F0A555" w14:textId="77777777" w:rsidR="00FD51AA" w:rsidRPr="00CE3FB2" w:rsidRDefault="00FD51AA" w:rsidP="00447FDA">
            <w:pPr>
              <w:rPr>
                <w:sz w:val="18"/>
                <w:szCs w:val="22"/>
              </w:rPr>
            </w:pPr>
          </w:p>
        </w:tc>
        <w:tc>
          <w:tcPr>
            <w:tcW w:w="6840" w:type="dxa"/>
          </w:tcPr>
          <w:p w14:paraId="51244B4E" w14:textId="77777777" w:rsidR="00FD51AA" w:rsidRPr="00CE3FB2" w:rsidRDefault="00FD51AA" w:rsidP="00447FDA">
            <w:pPr>
              <w:rPr>
                <w:sz w:val="18"/>
                <w:szCs w:val="22"/>
              </w:rPr>
            </w:pPr>
          </w:p>
        </w:tc>
      </w:tr>
      <w:tr w:rsidR="00FD51AA" w:rsidRPr="00CE3FB2" w14:paraId="554189E5" w14:textId="7869BD55" w:rsidTr="00FD51AA">
        <w:tc>
          <w:tcPr>
            <w:tcW w:w="1761" w:type="dxa"/>
          </w:tcPr>
          <w:p w14:paraId="46CD83AE" w14:textId="77777777" w:rsidR="00FD51AA" w:rsidRPr="00CE3FB2" w:rsidRDefault="00FD51AA" w:rsidP="00447FDA">
            <w:pPr>
              <w:rPr>
                <w:sz w:val="18"/>
                <w:szCs w:val="22"/>
              </w:rPr>
            </w:pPr>
            <w:r w:rsidRPr="00CE3FB2">
              <w:rPr>
                <w:sz w:val="18"/>
                <w:szCs w:val="22"/>
              </w:rPr>
              <w:t>Reel_28/L-135.pdf</w:t>
            </w:r>
          </w:p>
        </w:tc>
        <w:tc>
          <w:tcPr>
            <w:tcW w:w="1024" w:type="dxa"/>
          </w:tcPr>
          <w:p w14:paraId="4E63708D" w14:textId="77777777" w:rsidR="00FD51AA" w:rsidRPr="00CE3FB2" w:rsidRDefault="00FD51AA" w:rsidP="00447FDA">
            <w:pPr>
              <w:rPr>
                <w:sz w:val="18"/>
                <w:szCs w:val="22"/>
              </w:rPr>
            </w:pPr>
          </w:p>
        </w:tc>
        <w:tc>
          <w:tcPr>
            <w:tcW w:w="6840" w:type="dxa"/>
          </w:tcPr>
          <w:p w14:paraId="0B916975" w14:textId="77777777" w:rsidR="00FD51AA" w:rsidRPr="00CE3FB2" w:rsidRDefault="00FD51AA" w:rsidP="00447FDA">
            <w:pPr>
              <w:rPr>
                <w:sz w:val="18"/>
                <w:szCs w:val="22"/>
              </w:rPr>
            </w:pPr>
          </w:p>
        </w:tc>
      </w:tr>
      <w:tr w:rsidR="00FD51AA" w:rsidRPr="00CE3FB2" w14:paraId="04EA178E" w14:textId="64875F7B" w:rsidTr="00FD51AA">
        <w:tc>
          <w:tcPr>
            <w:tcW w:w="1761" w:type="dxa"/>
          </w:tcPr>
          <w:p w14:paraId="4E53EE4E" w14:textId="77777777" w:rsidR="00FD51AA" w:rsidRPr="00CE3FB2" w:rsidRDefault="00FD51AA" w:rsidP="00447FDA">
            <w:pPr>
              <w:rPr>
                <w:sz w:val="18"/>
                <w:szCs w:val="22"/>
              </w:rPr>
            </w:pPr>
            <w:r w:rsidRPr="00CE3FB2">
              <w:rPr>
                <w:sz w:val="18"/>
                <w:szCs w:val="22"/>
              </w:rPr>
              <w:t>Reel_28/L-136.pdf</w:t>
            </w:r>
          </w:p>
        </w:tc>
        <w:tc>
          <w:tcPr>
            <w:tcW w:w="1024" w:type="dxa"/>
          </w:tcPr>
          <w:p w14:paraId="068C2093" w14:textId="77777777" w:rsidR="00FD51AA" w:rsidRPr="00CE3FB2" w:rsidRDefault="00FD51AA" w:rsidP="00447FDA">
            <w:pPr>
              <w:rPr>
                <w:sz w:val="18"/>
                <w:szCs w:val="22"/>
              </w:rPr>
            </w:pPr>
          </w:p>
        </w:tc>
        <w:tc>
          <w:tcPr>
            <w:tcW w:w="6840" w:type="dxa"/>
          </w:tcPr>
          <w:p w14:paraId="3866D171" w14:textId="77777777" w:rsidR="00FD51AA" w:rsidRPr="00CE3FB2" w:rsidRDefault="00FD51AA" w:rsidP="00447FDA">
            <w:pPr>
              <w:rPr>
                <w:sz w:val="18"/>
                <w:szCs w:val="22"/>
              </w:rPr>
            </w:pPr>
          </w:p>
        </w:tc>
      </w:tr>
      <w:tr w:rsidR="00FD51AA" w:rsidRPr="00CE3FB2" w14:paraId="5C13F717" w14:textId="5B7DBB22" w:rsidTr="00FD51AA">
        <w:tc>
          <w:tcPr>
            <w:tcW w:w="1761" w:type="dxa"/>
          </w:tcPr>
          <w:p w14:paraId="239667AC" w14:textId="77777777" w:rsidR="00FD51AA" w:rsidRPr="00CE3FB2" w:rsidRDefault="00FD51AA" w:rsidP="00447FDA">
            <w:pPr>
              <w:rPr>
                <w:sz w:val="18"/>
                <w:szCs w:val="22"/>
              </w:rPr>
            </w:pPr>
            <w:r w:rsidRPr="00CE3FB2">
              <w:rPr>
                <w:sz w:val="18"/>
                <w:szCs w:val="22"/>
              </w:rPr>
              <w:t>Reel_28/L-137.pdf</w:t>
            </w:r>
          </w:p>
        </w:tc>
        <w:tc>
          <w:tcPr>
            <w:tcW w:w="1024" w:type="dxa"/>
          </w:tcPr>
          <w:p w14:paraId="1829A31A" w14:textId="77777777" w:rsidR="00FD51AA" w:rsidRPr="00CE3FB2" w:rsidRDefault="00FD51AA" w:rsidP="00447FDA">
            <w:pPr>
              <w:rPr>
                <w:sz w:val="18"/>
                <w:szCs w:val="22"/>
              </w:rPr>
            </w:pPr>
          </w:p>
        </w:tc>
        <w:tc>
          <w:tcPr>
            <w:tcW w:w="6840" w:type="dxa"/>
          </w:tcPr>
          <w:p w14:paraId="0180F474" w14:textId="77777777" w:rsidR="00FD51AA" w:rsidRPr="00CE3FB2" w:rsidRDefault="00FD51AA" w:rsidP="00447FDA">
            <w:pPr>
              <w:rPr>
                <w:sz w:val="18"/>
                <w:szCs w:val="22"/>
              </w:rPr>
            </w:pPr>
          </w:p>
        </w:tc>
      </w:tr>
      <w:tr w:rsidR="00FD51AA" w:rsidRPr="00CE3FB2" w14:paraId="31970990" w14:textId="4B2EA53C" w:rsidTr="00FD51AA">
        <w:tc>
          <w:tcPr>
            <w:tcW w:w="1761" w:type="dxa"/>
          </w:tcPr>
          <w:p w14:paraId="04FB23BF" w14:textId="77777777" w:rsidR="00FD51AA" w:rsidRPr="00CE3FB2" w:rsidRDefault="00FD51AA" w:rsidP="00447FDA">
            <w:pPr>
              <w:rPr>
                <w:sz w:val="18"/>
                <w:szCs w:val="22"/>
              </w:rPr>
            </w:pPr>
            <w:r w:rsidRPr="00CE3FB2">
              <w:rPr>
                <w:sz w:val="18"/>
                <w:szCs w:val="22"/>
              </w:rPr>
              <w:t>Reel_28/L-138.pdf</w:t>
            </w:r>
          </w:p>
        </w:tc>
        <w:tc>
          <w:tcPr>
            <w:tcW w:w="1024" w:type="dxa"/>
          </w:tcPr>
          <w:p w14:paraId="389EB01E" w14:textId="77777777" w:rsidR="00FD51AA" w:rsidRPr="00CE3FB2" w:rsidRDefault="00FD51AA" w:rsidP="00447FDA">
            <w:pPr>
              <w:rPr>
                <w:sz w:val="18"/>
                <w:szCs w:val="22"/>
              </w:rPr>
            </w:pPr>
          </w:p>
        </w:tc>
        <w:tc>
          <w:tcPr>
            <w:tcW w:w="6840" w:type="dxa"/>
          </w:tcPr>
          <w:p w14:paraId="5785D73F" w14:textId="77777777" w:rsidR="00FD51AA" w:rsidRPr="00CE3FB2" w:rsidRDefault="00FD51AA" w:rsidP="00447FDA">
            <w:pPr>
              <w:rPr>
                <w:sz w:val="18"/>
                <w:szCs w:val="22"/>
              </w:rPr>
            </w:pPr>
          </w:p>
        </w:tc>
      </w:tr>
      <w:tr w:rsidR="00FD51AA" w:rsidRPr="00CE3FB2" w14:paraId="3B7CCCD5" w14:textId="449F7922" w:rsidTr="00FD51AA">
        <w:tc>
          <w:tcPr>
            <w:tcW w:w="1761" w:type="dxa"/>
          </w:tcPr>
          <w:p w14:paraId="0A56B57A" w14:textId="77777777" w:rsidR="00FD51AA" w:rsidRPr="00CE3FB2" w:rsidRDefault="00FD51AA" w:rsidP="00447FDA">
            <w:pPr>
              <w:rPr>
                <w:sz w:val="18"/>
                <w:szCs w:val="22"/>
              </w:rPr>
            </w:pPr>
            <w:r w:rsidRPr="00CE3FB2">
              <w:rPr>
                <w:sz w:val="18"/>
                <w:szCs w:val="22"/>
              </w:rPr>
              <w:t>Reel_28/L-139.pdf</w:t>
            </w:r>
          </w:p>
        </w:tc>
        <w:tc>
          <w:tcPr>
            <w:tcW w:w="1024" w:type="dxa"/>
          </w:tcPr>
          <w:p w14:paraId="6C7675B7" w14:textId="77777777" w:rsidR="00FD51AA" w:rsidRPr="00CE3FB2" w:rsidRDefault="00FD51AA" w:rsidP="00447FDA">
            <w:pPr>
              <w:rPr>
                <w:sz w:val="18"/>
                <w:szCs w:val="22"/>
              </w:rPr>
            </w:pPr>
          </w:p>
        </w:tc>
        <w:tc>
          <w:tcPr>
            <w:tcW w:w="6840" w:type="dxa"/>
          </w:tcPr>
          <w:p w14:paraId="34F6E0BF" w14:textId="77777777" w:rsidR="00FD51AA" w:rsidRPr="00CE3FB2" w:rsidRDefault="00FD51AA" w:rsidP="00447FDA">
            <w:pPr>
              <w:rPr>
                <w:sz w:val="18"/>
                <w:szCs w:val="22"/>
              </w:rPr>
            </w:pPr>
          </w:p>
        </w:tc>
      </w:tr>
      <w:tr w:rsidR="00FD51AA" w:rsidRPr="00CE3FB2" w14:paraId="2937E9A6" w14:textId="7E18DF97" w:rsidTr="00FD51AA">
        <w:tc>
          <w:tcPr>
            <w:tcW w:w="1761" w:type="dxa"/>
          </w:tcPr>
          <w:p w14:paraId="3DCAD41B" w14:textId="77777777" w:rsidR="00FD51AA" w:rsidRPr="00CE3FB2" w:rsidRDefault="00FD51AA" w:rsidP="00447FDA">
            <w:pPr>
              <w:rPr>
                <w:sz w:val="18"/>
                <w:szCs w:val="22"/>
              </w:rPr>
            </w:pPr>
            <w:r w:rsidRPr="00CE3FB2">
              <w:rPr>
                <w:sz w:val="18"/>
                <w:szCs w:val="22"/>
              </w:rPr>
              <w:t>Reel_28/L-140.pdf</w:t>
            </w:r>
          </w:p>
        </w:tc>
        <w:tc>
          <w:tcPr>
            <w:tcW w:w="1024" w:type="dxa"/>
          </w:tcPr>
          <w:p w14:paraId="5D980E7B" w14:textId="77777777" w:rsidR="00FD51AA" w:rsidRPr="00CE3FB2" w:rsidRDefault="00FD51AA" w:rsidP="00447FDA">
            <w:pPr>
              <w:rPr>
                <w:sz w:val="18"/>
                <w:szCs w:val="22"/>
              </w:rPr>
            </w:pPr>
          </w:p>
        </w:tc>
        <w:tc>
          <w:tcPr>
            <w:tcW w:w="6840" w:type="dxa"/>
          </w:tcPr>
          <w:p w14:paraId="1B46ACC1" w14:textId="77777777" w:rsidR="00FD51AA" w:rsidRPr="00CE3FB2" w:rsidRDefault="00FD51AA" w:rsidP="00447FDA">
            <w:pPr>
              <w:rPr>
                <w:sz w:val="18"/>
                <w:szCs w:val="22"/>
              </w:rPr>
            </w:pPr>
          </w:p>
        </w:tc>
      </w:tr>
      <w:tr w:rsidR="00FD51AA" w:rsidRPr="00CE3FB2" w14:paraId="0B148E37" w14:textId="015E1633" w:rsidTr="00FD51AA">
        <w:tc>
          <w:tcPr>
            <w:tcW w:w="1761" w:type="dxa"/>
          </w:tcPr>
          <w:p w14:paraId="610B56FA" w14:textId="77777777" w:rsidR="00FD51AA" w:rsidRPr="00CE3FB2" w:rsidRDefault="00FD51AA" w:rsidP="00447FDA">
            <w:pPr>
              <w:rPr>
                <w:sz w:val="18"/>
                <w:szCs w:val="22"/>
              </w:rPr>
            </w:pPr>
            <w:r w:rsidRPr="00CE3FB2">
              <w:rPr>
                <w:sz w:val="18"/>
                <w:szCs w:val="22"/>
              </w:rPr>
              <w:t>Reel_28/L-141.pdf</w:t>
            </w:r>
          </w:p>
        </w:tc>
        <w:tc>
          <w:tcPr>
            <w:tcW w:w="1024" w:type="dxa"/>
          </w:tcPr>
          <w:p w14:paraId="4BFDDFCE" w14:textId="77777777" w:rsidR="00FD51AA" w:rsidRPr="00CE3FB2" w:rsidRDefault="00FD51AA" w:rsidP="00447FDA">
            <w:pPr>
              <w:rPr>
                <w:sz w:val="18"/>
                <w:szCs w:val="22"/>
              </w:rPr>
            </w:pPr>
          </w:p>
        </w:tc>
        <w:tc>
          <w:tcPr>
            <w:tcW w:w="6840" w:type="dxa"/>
          </w:tcPr>
          <w:p w14:paraId="11864AD8" w14:textId="77777777" w:rsidR="00FD51AA" w:rsidRPr="00CE3FB2" w:rsidRDefault="00FD51AA" w:rsidP="00447FDA">
            <w:pPr>
              <w:rPr>
                <w:sz w:val="18"/>
                <w:szCs w:val="22"/>
              </w:rPr>
            </w:pPr>
          </w:p>
        </w:tc>
      </w:tr>
      <w:tr w:rsidR="00FD51AA" w:rsidRPr="00CE3FB2" w14:paraId="5DBBD938" w14:textId="67F1E94E" w:rsidTr="00FD51AA">
        <w:tc>
          <w:tcPr>
            <w:tcW w:w="1761" w:type="dxa"/>
          </w:tcPr>
          <w:p w14:paraId="2EA07BD8" w14:textId="77777777" w:rsidR="00FD51AA" w:rsidRPr="00CE3FB2" w:rsidRDefault="00FD51AA" w:rsidP="00447FDA">
            <w:pPr>
              <w:rPr>
                <w:sz w:val="18"/>
                <w:szCs w:val="22"/>
              </w:rPr>
            </w:pPr>
            <w:r w:rsidRPr="00CE3FB2">
              <w:rPr>
                <w:sz w:val="18"/>
                <w:szCs w:val="22"/>
              </w:rPr>
              <w:t>Reel_28/L-142.pdf</w:t>
            </w:r>
          </w:p>
        </w:tc>
        <w:tc>
          <w:tcPr>
            <w:tcW w:w="1024" w:type="dxa"/>
          </w:tcPr>
          <w:p w14:paraId="739427E2" w14:textId="77777777" w:rsidR="00FD51AA" w:rsidRPr="00CE3FB2" w:rsidRDefault="00FD51AA" w:rsidP="00447FDA">
            <w:pPr>
              <w:rPr>
                <w:sz w:val="18"/>
                <w:szCs w:val="22"/>
              </w:rPr>
            </w:pPr>
          </w:p>
        </w:tc>
        <w:tc>
          <w:tcPr>
            <w:tcW w:w="6840" w:type="dxa"/>
          </w:tcPr>
          <w:p w14:paraId="46903A74" w14:textId="77777777" w:rsidR="00FD51AA" w:rsidRPr="00CE3FB2" w:rsidRDefault="00FD51AA" w:rsidP="00447FDA">
            <w:pPr>
              <w:rPr>
                <w:sz w:val="18"/>
                <w:szCs w:val="22"/>
              </w:rPr>
            </w:pPr>
          </w:p>
        </w:tc>
      </w:tr>
      <w:tr w:rsidR="00FD51AA" w:rsidRPr="00CE3FB2" w14:paraId="4B5DB975" w14:textId="261F3F85" w:rsidTr="00FD51AA">
        <w:tc>
          <w:tcPr>
            <w:tcW w:w="1761" w:type="dxa"/>
          </w:tcPr>
          <w:p w14:paraId="0A892BB0" w14:textId="77777777" w:rsidR="00FD51AA" w:rsidRPr="00CE3FB2" w:rsidRDefault="00FD51AA" w:rsidP="00447FDA">
            <w:pPr>
              <w:rPr>
                <w:sz w:val="18"/>
                <w:szCs w:val="22"/>
              </w:rPr>
            </w:pPr>
            <w:r w:rsidRPr="00CE3FB2">
              <w:rPr>
                <w:sz w:val="18"/>
                <w:szCs w:val="22"/>
              </w:rPr>
              <w:t>Reel_28/L-143.pdf</w:t>
            </w:r>
          </w:p>
        </w:tc>
        <w:tc>
          <w:tcPr>
            <w:tcW w:w="1024" w:type="dxa"/>
          </w:tcPr>
          <w:p w14:paraId="27A138FC" w14:textId="77777777" w:rsidR="00FD51AA" w:rsidRPr="00CE3FB2" w:rsidRDefault="00FD51AA" w:rsidP="00447FDA">
            <w:pPr>
              <w:rPr>
                <w:sz w:val="18"/>
                <w:szCs w:val="22"/>
              </w:rPr>
            </w:pPr>
          </w:p>
        </w:tc>
        <w:tc>
          <w:tcPr>
            <w:tcW w:w="6840" w:type="dxa"/>
          </w:tcPr>
          <w:p w14:paraId="17D4A0D1" w14:textId="77777777" w:rsidR="00FD51AA" w:rsidRPr="00CE3FB2" w:rsidRDefault="00FD51AA" w:rsidP="00447FDA">
            <w:pPr>
              <w:rPr>
                <w:sz w:val="18"/>
                <w:szCs w:val="22"/>
              </w:rPr>
            </w:pPr>
          </w:p>
        </w:tc>
      </w:tr>
      <w:tr w:rsidR="00FD51AA" w:rsidRPr="00CE3FB2" w14:paraId="5C0EC5D2" w14:textId="532A410D" w:rsidTr="00FD51AA">
        <w:tc>
          <w:tcPr>
            <w:tcW w:w="1761" w:type="dxa"/>
          </w:tcPr>
          <w:p w14:paraId="65A09205" w14:textId="77777777" w:rsidR="00FD51AA" w:rsidRPr="00CE3FB2" w:rsidRDefault="00FD51AA" w:rsidP="00447FDA">
            <w:pPr>
              <w:rPr>
                <w:sz w:val="18"/>
                <w:szCs w:val="22"/>
              </w:rPr>
            </w:pPr>
            <w:r w:rsidRPr="00CE3FB2">
              <w:rPr>
                <w:sz w:val="18"/>
                <w:szCs w:val="22"/>
              </w:rPr>
              <w:t>Reel_28/L-144.pdf</w:t>
            </w:r>
          </w:p>
        </w:tc>
        <w:tc>
          <w:tcPr>
            <w:tcW w:w="1024" w:type="dxa"/>
          </w:tcPr>
          <w:p w14:paraId="6B43CDF0" w14:textId="77777777" w:rsidR="00FD51AA" w:rsidRPr="00CE3FB2" w:rsidRDefault="00FD51AA" w:rsidP="00447FDA">
            <w:pPr>
              <w:rPr>
                <w:sz w:val="18"/>
                <w:szCs w:val="22"/>
              </w:rPr>
            </w:pPr>
          </w:p>
        </w:tc>
        <w:tc>
          <w:tcPr>
            <w:tcW w:w="6840" w:type="dxa"/>
          </w:tcPr>
          <w:p w14:paraId="170E625F" w14:textId="77777777" w:rsidR="00FD51AA" w:rsidRPr="00CE3FB2" w:rsidRDefault="00FD51AA" w:rsidP="00447FDA">
            <w:pPr>
              <w:rPr>
                <w:sz w:val="18"/>
                <w:szCs w:val="22"/>
              </w:rPr>
            </w:pPr>
          </w:p>
        </w:tc>
      </w:tr>
      <w:tr w:rsidR="00FD51AA" w:rsidRPr="00CE3FB2" w14:paraId="3BEAB1EC" w14:textId="1DE09767" w:rsidTr="00FD51AA">
        <w:tc>
          <w:tcPr>
            <w:tcW w:w="1761" w:type="dxa"/>
          </w:tcPr>
          <w:p w14:paraId="3DC7FABB" w14:textId="77777777" w:rsidR="00FD51AA" w:rsidRPr="00CE3FB2" w:rsidRDefault="00FD51AA" w:rsidP="00447FDA">
            <w:pPr>
              <w:rPr>
                <w:sz w:val="18"/>
                <w:szCs w:val="22"/>
              </w:rPr>
            </w:pPr>
            <w:r w:rsidRPr="00CE3FB2">
              <w:rPr>
                <w:sz w:val="18"/>
                <w:szCs w:val="22"/>
              </w:rPr>
              <w:t>Reel_28/L-145.pdf</w:t>
            </w:r>
          </w:p>
        </w:tc>
        <w:tc>
          <w:tcPr>
            <w:tcW w:w="1024" w:type="dxa"/>
          </w:tcPr>
          <w:p w14:paraId="76A9662A" w14:textId="77777777" w:rsidR="00FD51AA" w:rsidRPr="00CE3FB2" w:rsidRDefault="00FD51AA" w:rsidP="00447FDA">
            <w:pPr>
              <w:rPr>
                <w:sz w:val="18"/>
                <w:szCs w:val="22"/>
              </w:rPr>
            </w:pPr>
          </w:p>
        </w:tc>
        <w:tc>
          <w:tcPr>
            <w:tcW w:w="6840" w:type="dxa"/>
          </w:tcPr>
          <w:p w14:paraId="4C1D096F" w14:textId="77777777" w:rsidR="00FD51AA" w:rsidRPr="00CE3FB2" w:rsidRDefault="00FD51AA" w:rsidP="00447FDA">
            <w:pPr>
              <w:rPr>
                <w:sz w:val="18"/>
                <w:szCs w:val="22"/>
              </w:rPr>
            </w:pPr>
          </w:p>
        </w:tc>
      </w:tr>
      <w:tr w:rsidR="00FD51AA" w:rsidRPr="00CE3FB2" w14:paraId="03A0231F" w14:textId="10FFB7F3" w:rsidTr="00FD51AA">
        <w:tc>
          <w:tcPr>
            <w:tcW w:w="1761" w:type="dxa"/>
          </w:tcPr>
          <w:p w14:paraId="35B88A58" w14:textId="77777777" w:rsidR="00FD51AA" w:rsidRPr="00CE3FB2" w:rsidRDefault="00FD51AA" w:rsidP="00447FDA">
            <w:pPr>
              <w:rPr>
                <w:sz w:val="18"/>
                <w:szCs w:val="22"/>
              </w:rPr>
            </w:pPr>
            <w:r w:rsidRPr="00CE3FB2">
              <w:rPr>
                <w:sz w:val="18"/>
                <w:szCs w:val="22"/>
              </w:rPr>
              <w:t>Reel_28/L-146.pdf</w:t>
            </w:r>
          </w:p>
        </w:tc>
        <w:tc>
          <w:tcPr>
            <w:tcW w:w="1024" w:type="dxa"/>
          </w:tcPr>
          <w:p w14:paraId="2086D897" w14:textId="77777777" w:rsidR="00FD51AA" w:rsidRPr="00CE3FB2" w:rsidRDefault="00FD51AA" w:rsidP="00447FDA">
            <w:pPr>
              <w:rPr>
                <w:sz w:val="18"/>
                <w:szCs w:val="22"/>
              </w:rPr>
            </w:pPr>
          </w:p>
        </w:tc>
        <w:tc>
          <w:tcPr>
            <w:tcW w:w="6840" w:type="dxa"/>
          </w:tcPr>
          <w:p w14:paraId="3D40A9D6" w14:textId="77777777" w:rsidR="00FD51AA" w:rsidRPr="00CE3FB2" w:rsidRDefault="00FD51AA" w:rsidP="00447FDA">
            <w:pPr>
              <w:rPr>
                <w:sz w:val="18"/>
                <w:szCs w:val="22"/>
              </w:rPr>
            </w:pPr>
          </w:p>
        </w:tc>
      </w:tr>
      <w:tr w:rsidR="00FD51AA" w:rsidRPr="00CE3FB2" w14:paraId="3177CA16" w14:textId="74C0584C" w:rsidTr="00FD51AA">
        <w:tc>
          <w:tcPr>
            <w:tcW w:w="1761" w:type="dxa"/>
          </w:tcPr>
          <w:p w14:paraId="317004E0" w14:textId="77777777" w:rsidR="00FD51AA" w:rsidRPr="00CE3FB2" w:rsidRDefault="00FD51AA" w:rsidP="00447FDA">
            <w:pPr>
              <w:rPr>
                <w:sz w:val="18"/>
                <w:szCs w:val="22"/>
              </w:rPr>
            </w:pPr>
            <w:r w:rsidRPr="00CE3FB2">
              <w:rPr>
                <w:sz w:val="18"/>
                <w:szCs w:val="22"/>
              </w:rPr>
              <w:t>Reel_28/L-147.pdf</w:t>
            </w:r>
          </w:p>
        </w:tc>
        <w:tc>
          <w:tcPr>
            <w:tcW w:w="1024" w:type="dxa"/>
          </w:tcPr>
          <w:p w14:paraId="755143F4" w14:textId="77777777" w:rsidR="00FD51AA" w:rsidRPr="00CE3FB2" w:rsidRDefault="00FD51AA" w:rsidP="00447FDA">
            <w:pPr>
              <w:rPr>
                <w:sz w:val="18"/>
                <w:szCs w:val="22"/>
              </w:rPr>
            </w:pPr>
          </w:p>
        </w:tc>
        <w:tc>
          <w:tcPr>
            <w:tcW w:w="6840" w:type="dxa"/>
          </w:tcPr>
          <w:p w14:paraId="1208487C" w14:textId="77777777" w:rsidR="00FD51AA" w:rsidRPr="00CE3FB2" w:rsidRDefault="00FD51AA" w:rsidP="00447FDA">
            <w:pPr>
              <w:rPr>
                <w:sz w:val="18"/>
                <w:szCs w:val="22"/>
              </w:rPr>
            </w:pPr>
          </w:p>
        </w:tc>
      </w:tr>
      <w:tr w:rsidR="00FD51AA" w:rsidRPr="00CE3FB2" w14:paraId="5036C4E4" w14:textId="62D16DAC" w:rsidTr="00FD51AA">
        <w:tc>
          <w:tcPr>
            <w:tcW w:w="1761" w:type="dxa"/>
          </w:tcPr>
          <w:p w14:paraId="5B90771F" w14:textId="77777777" w:rsidR="00FD51AA" w:rsidRPr="00CE3FB2" w:rsidRDefault="00FD51AA" w:rsidP="00447FDA">
            <w:pPr>
              <w:rPr>
                <w:sz w:val="18"/>
                <w:szCs w:val="22"/>
              </w:rPr>
            </w:pPr>
            <w:r w:rsidRPr="00CE3FB2">
              <w:rPr>
                <w:sz w:val="18"/>
                <w:szCs w:val="22"/>
              </w:rPr>
              <w:t>Reel_28/L-148.pdf</w:t>
            </w:r>
          </w:p>
        </w:tc>
        <w:tc>
          <w:tcPr>
            <w:tcW w:w="1024" w:type="dxa"/>
          </w:tcPr>
          <w:p w14:paraId="6D047B8B" w14:textId="77777777" w:rsidR="00FD51AA" w:rsidRPr="00CE3FB2" w:rsidRDefault="00FD51AA" w:rsidP="00447FDA">
            <w:pPr>
              <w:rPr>
                <w:sz w:val="18"/>
                <w:szCs w:val="22"/>
              </w:rPr>
            </w:pPr>
          </w:p>
        </w:tc>
        <w:tc>
          <w:tcPr>
            <w:tcW w:w="6840" w:type="dxa"/>
          </w:tcPr>
          <w:p w14:paraId="17695B45" w14:textId="77777777" w:rsidR="00FD51AA" w:rsidRPr="00CE3FB2" w:rsidRDefault="00FD51AA" w:rsidP="00447FDA">
            <w:pPr>
              <w:rPr>
                <w:sz w:val="18"/>
                <w:szCs w:val="22"/>
              </w:rPr>
            </w:pPr>
          </w:p>
        </w:tc>
      </w:tr>
      <w:tr w:rsidR="00FD51AA" w:rsidRPr="00CE3FB2" w14:paraId="1B336D8C" w14:textId="3FDF1C3D" w:rsidTr="00FD51AA">
        <w:tc>
          <w:tcPr>
            <w:tcW w:w="1761" w:type="dxa"/>
          </w:tcPr>
          <w:p w14:paraId="602C367E" w14:textId="77777777" w:rsidR="00FD51AA" w:rsidRPr="00CE3FB2" w:rsidRDefault="00FD51AA" w:rsidP="00447FDA">
            <w:pPr>
              <w:rPr>
                <w:sz w:val="18"/>
                <w:szCs w:val="22"/>
              </w:rPr>
            </w:pPr>
            <w:r w:rsidRPr="00CE3FB2">
              <w:rPr>
                <w:sz w:val="18"/>
                <w:szCs w:val="22"/>
              </w:rPr>
              <w:lastRenderedPageBreak/>
              <w:t>Reel_28/L-149.pdf</w:t>
            </w:r>
          </w:p>
        </w:tc>
        <w:tc>
          <w:tcPr>
            <w:tcW w:w="1024" w:type="dxa"/>
          </w:tcPr>
          <w:p w14:paraId="28629A05" w14:textId="77777777" w:rsidR="00FD51AA" w:rsidRPr="00CE3FB2" w:rsidRDefault="00FD51AA" w:rsidP="00447FDA">
            <w:pPr>
              <w:rPr>
                <w:sz w:val="18"/>
                <w:szCs w:val="22"/>
              </w:rPr>
            </w:pPr>
          </w:p>
        </w:tc>
        <w:tc>
          <w:tcPr>
            <w:tcW w:w="6840" w:type="dxa"/>
          </w:tcPr>
          <w:p w14:paraId="6D4B3682" w14:textId="77777777" w:rsidR="00FD51AA" w:rsidRPr="00CE3FB2" w:rsidRDefault="00FD51AA" w:rsidP="00447FDA">
            <w:pPr>
              <w:rPr>
                <w:sz w:val="18"/>
                <w:szCs w:val="22"/>
              </w:rPr>
            </w:pPr>
          </w:p>
        </w:tc>
      </w:tr>
      <w:tr w:rsidR="00FD51AA" w:rsidRPr="00CE3FB2" w14:paraId="1C9BD910" w14:textId="79771E12" w:rsidTr="00FD51AA">
        <w:tc>
          <w:tcPr>
            <w:tcW w:w="1761" w:type="dxa"/>
          </w:tcPr>
          <w:p w14:paraId="1EFE4B4F" w14:textId="77777777" w:rsidR="00FD51AA" w:rsidRPr="00CE3FB2" w:rsidRDefault="00FD51AA" w:rsidP="00447FDA">
            <w:pPr>
              <w:rPr>
                <w:sz w:val="18"/>
                <w:szCs w:val="22"/>
              </w:rPr>
            </w:pPr>
            <w:r w:rsidRPr="00CE3FB2">
              <w:rPr>
                <w:sz w:val="18"/>
                <w:szCs w:val="22"/>
              </w:rPr>
              <w:t>Reel_28/L-150.pdf</w:t>
            </w:r>
          </w:p>
        </w:tc>
        <w:tc>
          <w:tcPr>
            <w:tcW w:w="1024" w:type="dxa"/>
          </w:tcPr>
          <w:p w14:paraId="5890B8BB" w14:textId="77777777" w:rsidR="00FD51AA" w:rsidRPr="00CE3FB2" w:rsidRDefault="00FD51AA" w:rsidP="00447FDA">
            <w:pPr>
              <w:rPr>
                <w:sz w:val="18"/>
                <w:szCs w:val="22"/>
              </w:rPr>
            </w:pPr>
          </w:p>
        </w:tc>
        <w:tc>
          <w:tcPr>
            <w:tcW w:w="6840" w:type="dxa"/>
          </w:tcPr>
          <w:p w14:paraId="69C99AB0" w14:textId="77777777" w:rsidR="00FD51AA" w:rsidRPr="00CE3FB2" w:rsidRDefault="00FD51AA" w:rsidP="00447FDA">
            <w:pPr>
              <w:rPr>
                <w:sz w:val="18"/>
                <w:szCs w:val="22"/>
              </w:rPr>
            </w:pPr>
          </w:p>
        </w:tc>
      </w:tr>
      <w:tr w:rsidR="00FD51AA" w:rsidRPr="00CE3FB2" w14:paraId="1B8E6B07" w14:textId="76403F68" w:rsidTr="00FD51AA">
        <w:tc>
          <w:tcPr>
            <w:tcW w:w="1761" w:type="dxa"/>
          </w:tcPr>
          <w:p w14:paraId="21E2F99B" w14:textId="77777777" w:rsidR="00FD51AA" w:rsidRPr="00CE3FB2" w:rsidRDefault="00FD51AA" w:rsidP="00447FDA">
            <w:pPr>
              <w:rPr>
                <w:sz w:val="18"/>
                <w:szCs w:val="22"/>
              </w:rPr>
            </w:pPr>
            <w:r w:rsidRPr="00CE3FB2">
              <w:rPr>
                <w:sz w:val="18"/>
                <w:szCs w:val="22"/>
              </w:rPr>
              <w:t>Reel_28/L-151.pdf</w:t>
            </w:r>
          </w:p>
        </w:tc>
        <w:tc>
          <w:tcPr>
            <w:tcW w:w="1024" w:type="dxa"/>
          </w:tcPr>
          <w:p w14:paraId="361CBB81" w14:textId="77777777" w:rsidR="00FD51AA" w:rsidRPr="00CE3FB2" w:rsidRDefault="00FD51AA" w:rsidP="00447FDA">
            <w:pPr>
              <w:rPr>
                <w:sz w:val="18"/>
                <w:szCs w:val="22"/>
              </w:rPr>
            </w:pPr>
          </w:p>
        </w:tc>
        <w:tc>
          <w:tcPr>
            <w:tcW w:w="6840" w:type="dxa"/>
          </w:tcPr>
          <w:p w14:paraId="19CD6116" w14:textId="77777777" w:rsidR="00FD51AA" w:rsidRPr="00CE3FB2" w:rsidRDefault="00FD51AA" w:rsidP="00447FDA">
            <w:pPr>
              <w:rPr>
                <w:sz w:val="18"/>
                <w:szCs w:val="22"/>
              </w:rPr>
            </w:pPr>
          </w:p>
        </w:tc>
      </w:tr>
      <w:tr w:rsidR="00FD51AA" w:rsidRPr="00CE3FB2" w14:paraId="1AC701AA" w14:textId="77123678" w:rsidTr="00FD51AA">
        <w:tc>
          <w:tcPr>
            <w:tcW w:w="1761" w:type="dxa"/>
          </w:tcPr>
          <w:p w14:paraId="41ACBC77" w14:textId="77777777" w:rsidR="00FD51AA" w:rsidRPr="00CE3FB2" w:rsidRDefault="00FD51AA" w:rsidP="00447FDA">
            <w:pPr>
              <w:rPr>
                <w:sz w:val="18"/>
                <w:szCs w:val="22"/>
              </w:rPr>
            </w:pPr>
            <w:r w:rsidRPr="00CE3FB2">
              <w:rPr>
                <w:sz w:val="18"/>
                <w:szCs w:val="22"/>
              </w:rPr>
              <w:t>Reel_28/L-152.pdf</w:t>
            </w:r>
          </w:p>
        </w:tc>
        <w:tc>
          <w:tcPr>
            <w:tcW w:w="1024" w:type="dxa"/>
          </w:tcPr>
          <w:p w14:paraId="733F0016" w14:textId="77777777" w:rsidR="00FD51AA" w:rsidRPr="00CE3FB2" w:rsidRDefault="00FD51AA" w:rsidP="00447FDA">
            <w:pPr>
              <w:rPr>
                <w:sz w:val="18"/>
                <w:szCs w:val="22"/>
              </w:rPr>
            </w:pPr>
          </w:p>
        </w:tc>
        <w:tc>
          <w:tcPr>
            <w:tcW w:w="6840" w:type="dxa"/>
          </w:tcPr>
          <w:p w14:paraId="10C0A39D" w14:textId="77777777" w:rsidR="00FD51AA" w:rsidRPr="00CE3FB2" w:rsidRDefault="00FD51AA" w:rsidP="00447FDA">
            <w:pPr>
              <w:rPr>
                <w:sz w:val="18"/>
                <w:szCs w:val="22"/>
              </w:rPr>
            </w:pPr>
          </w:p>
        </w:tc>
      </w:tr>
      <w:tr w:rsidR="00FD51AA" w:rsidRPr="00CE3FB2" w14:paraId="580E5E62" w14:textId="495187FD" w:rsidTr="00FD51AA">
        <w:tc>
          <w:tcPr>
            <w:tcW w:w="1761" w:type="dxa"/>
          </w:tcPr>
          <w:p w14:paraId="5F97A7D4" w14:textId="77777777" w:rsidR="00FD51AA" w:rsidRPr="00CE3FB2" w:rsidRDefault="00FD51AA" w:rsidP="00447FDA">
            <w:pPr>
              <w:rPr>
                <w:sz w:val="18"/>
                <w:szCs w:val="22"/>
              </w:rPr>
            </w:pPr>
            <w:r w:rsidRPr="00CE3FB2">
              <w:rPr>
                <w:sz w:val="18"/>
                <w:szCs w:val="22"/>
              </w:rPr>
              <w:t>Reel_28/L-153.pdf</w:t>
            </w:r>
          </w:p>
        </w:tc>
        <w:tc>
          <w:tcPr>
            <w:tcW w:w="1024" w:type="dxa"/>
          </w:tcPr>
          <w:p w14:paraId="5A9F4D42" w14:textId="77777777" w:rsidR="00FD51AA" w:rsidRPr="00CE3FB2" w:rsidRDefault="00FD51AA" w:rsidP="00447FDA">
            <w:pPr>
              <w:rPr>
                <w:sz w:val="18"/>
                <w:szCs w:val="22"/>
              </w:rPr>
            </w:pPr>
          </w:p>
        </w:tc>
        <w:tc>
          <w:tcPr>
            <w:tcW w:w="6840" w:type="dxa"/>
          </w:tcPr>
          <w:p w14:paraId="57DAD976" w14:textId="77777777" w:rsidR="00FD51AA" w:rsidRPr="00CE3FB2" w:rsidRDefault="00FD51AA" w:rsidP="00447FDA">
            <w:pPr>
              <w:rPr>
                <w:sz w:val="18"/>
                <w:szCs w:val="22"/>
              </w:rPr>
            </w:pPr>
          </w:p>
        </w:tc>
      </w:tr>
      <w:tr w:rsidR="00FD51AA" w:rsidRPr="00CE3FB2" w14:paraId="6E558EDD" w14:textId="01D57AEF" w:rsidTr="00FD51AA">
        <w:tc>
          <w:tcPr>
            <w:tcW w:w="1761" w:type="dxa"/>
          </w:tcPr>
          <w:p w14:paraId="3A47C4CC" w14:textId="77777777" w:rsidR="00FD51AA" w:rsidRPr="00CE3FB2" w:rsidRDefault="00FD51AA" w:rsidP="00447FDA">
            <w:pPr>
              <w:rPr>
                <w:sz w:val="18"/>
                <w:szCs w:val="22"/>
              </w:rPr>
            </w:pPr>
            <w:r w:rsidRPr="00CE3FB2">
              <w:rPr>
                <w:sz w:val="18"/>
                <w:szCs w:val="22"/>
              </w:rPr>
              <w:t xml:space="preserve">Reel_26/L-154.pdf, </w:t>
            </w:r>
            <w:proofErr w:type="gramStart"/>
            <w:r w:rsidRPr="00CE3FB2">
              <w:rPr>
                <w:sz w:val="18"/>
                <w:szCs w:val="22"/>
              </w:rPr>
              <w:t>Reel_28/L-154.pdf  classification</w:t>
            </w:r>
            <w:proofErr w:type="gramEnd"/>
            <w:r w:rsidRPr="00CE3FB2">
              <w:rPr>
                <w:sz w:val="18"/>
                <w:szCs w:val="22"/>
              </w:rPr>
              <w:t xml:space="preserve"> status</w:t>
            </w:r>
          </w:p>
        </w:tc>
        <w:tc>
          <w:tcPr>
            <w:tcW w:w="1024" w:type="dxa"/>
          </w:tcPr>
          <w:p w14:paraId="0963565A" w14:textId="77777777" w:rsidR="00FD51AA" w:rsidRPr="00CE3FB2" w:rsidRDefault="00FD51AA" w:rsidP="00447FDA">
            <w:pPr>
              <w:rPr>
                <w:sz w:val="18"/>
                <w:szCs w:val="22"/>
              </w:rPr>
            </w:pPr>
          </w:p>
        </w:tc>
        <w:tc>
          <w:tcPr>
            <w:tcW w:w="6840" w:type="dxa"/>
          </w:tcPr>
          <w:p w14:paraId="75D9C7FC" w14:textId="77777777" w:rsidR="00FD51AA" w:rsidRPr="00CE3FB2" w:rsidRDefault="00FD51AA" w:rsidP="00447FDA">
            <w:pPr>
              <w:rPr>
                <w:sz w:val="18"/>
                <w:szCs w:val="22"/>
              </w:rPr>
            </w:pPr>
          </w:p>
        </w:tc>
      </w:tr>
      <w:tr w:rsidR="00FD51AA" w:rsidRPr="00CE3FB2" w14:paraId="0CBC3AC0" w14:textId="3EDA1259" w:rsidTr="00FD51AA">
        <w:tc>
          <w:tcPr>
            <w:tcW w:w="1761" w:type="dxa"/>
          </w:tcPr>
          <w:p w14:paraId="63569C6F" w14:textId="77777777" w:rsidR="00FD51AA" w:rsidRPr="00CE3FB2" w:rsidRDefault="00FD51AA" w:rsidP="00447FDA">
            <w:pPr>
              <w:rPr>
                <w:sz w:val="18"/>
                <w:szCs w:val="22"/>
              </w:rPr>
            </w:pPr>
            <w:r w:rsidRPr="00CE3FB2">
              <w:rPr>
                <w:sz w:val="18"/>
                <w:szCs w:val="22"/>
              </w:rPr>
              <w:t>Reel_28/L-155.pdf</w:t>
            </w:r>
          </w:p>
        </w:tc>
        <w:tc>
          <w:tcPr>
            <w:tcW w:w="1024" w:type="dxa"/>
          </w:tcPr>
          <w:p w14:paraId="34255753" w14:textId="77777777" w:rsidR="00FD51AA" w:rsidRPr="00CE3FB2" w:rsidRDefault="00FD51AA" w:rsidP="00447FDA">
            <w:pPr>
              <w:rPr>
                <w:sz w:val="18"/>
                <w:szCs w:val="22"/>
              </w:rPr>
            </w:pPr>
          </w:p>
        </w:tc>
        <w:tc>
          <w:tcPr>
            <w:tcW w:w="6840" w:type="dxa"/>
          </w:tcPr>
          <w:p w14:paraId="4EFEBE37" w14:textId="77777777" w:rsidR="00FD51AA" w:rsidRPr="00CE3FB2" w:rsidRDefault="00FD51AA" w:rsidP="00447FDA">
            <w:pPr>
              <w:rPr>
                <w:sz w:val="18"/>
                <w:szCs w:val="22"/>
              </w:rPr>
            </w:pPr>
          </w:p>
        </w:tc>
      </w:tr>
      <w:tr w:rsidR="00FD51AA" w:rsidRPr="00CE3FB2" w14:paraId="5CC3ACBC" w14:textId="1DD434AD" w:rsidTr="00FD51AA">
        <w:tc>
          <w:tcPr>
            <w:tcW w:w="1761" w:type="dxa"/>
          </w:tcPr>
          <w:p w14:paraId="2C2684DC" w14:textId="77777777" w:rsidR="00FD51AA" w:rsidRPr="00CE3FB2" w:rsidRDefault="00FD51AA" w:rsidP="00447FDA">
            <w:pPr>
              <w:rPr>
                <w:sz w:val="18"/>
                <w:szCs w:val="22"/>
              </w:rPr>
            </w:pPr>
            <w:r w:rsidRPr="00CE3FB2">
              <w:rPr>
                <w:sz w:val="18"/>
                <w:szCs w:val="22"/>
              </w:rPr>
              <w:t>Reel_28/L-156.pdf</w:t>
            </w:r>
          </w:p>
        </w:tc>
        <w:tc>
          <w:tcPr>
            <w:tcW w:w="1024" w:type="dxa"/>
          </w:tcPr>
          <w:p w14:paraId="1DBC6D5B" w14:textId="77777777" w:rsidR="00FD51AA" w:rsidRPr="00CE3FB2" w:rsidRDefault="00FD51AA" w:rsidP="00447FDA">
            <w:pPr>
              <w:rPr>
                <w:sz w:val="18"/>
                <w:szCs w:val="22"/>
              </w:rPr>
            </w:pPr>
          </w:p>
        </w:tc>
        <w:tc>
          <w:tcPr>
            <w:tcW w:w="6840" w:type="dxa"/>
          </w:tcPr>
          <w:p w14:paraId="70F58B84" w14:textId="77777777" w:rsidR="00FD51AA" w:rsidRPr="00CE3FB2" w:rsidRDefault="00FD51AA" w:rsidP="00447FDA">
            <w:pPr>
              <w:rPr>
                <w:sz w:val="18"/>
                <w:szCs w:val="22"/>
              </w:rPr>
            </w:pPr>
          </w:p>
        </w:tc>
      </w:tr>
      <w:tr w:rsidR="00FD51AA" w:rsidRPr="00CE3FB2" w14:paraId="302AA280" w14:textId="16F62969" w:rsidTr="00FD51AA">
        <w:tc>
          <w:tcPr>
            <w:tcW w:w="1761" w:type="dxa"/>
          </w:tcPr>
          <w:p w14:paraId="59C686B5" w14:textId="77777777" w:rsidR="00FD51AA" w:rsidRPr="00CE3FB2" w:rsidRDefault="00FD51AA" w:rsidP="00447FDA">
            <w:pPr>
              <w:rPr>
                <w:sz w:val="18"/>
                <w:szCs w:val="22"/>
              </w:rPr>
            </w:pPr>
            <w:r w:rsidRPr="00CE3FB2">
              <w:rPr>
                <w:sz w:val="18"/>
                <w:szCs w:val="22"/>
              </w:rPr>
              <w:t>Reel_28/L-157.pdf</w:t>
            </w:r>
          </w:p>
        </w:tc>
        <w:tc>
          <w:tcPr>
            <w:tcW w:w="1024" w:type="dxa"/>
          </w:tcPr>
          <w:p w14:paraId="275C6FDD" w14:textId="77777777" w:rsidR="00FD51AA" w:rsidRPr="00CE3FB2" w:rsidRDefault="00FD51AA" w:rsidP="00447FDA">
            <w:pPr>
              <w:rPr>
                <w:sz w:val="18"/>
                <w:szCs w:val="22"/>
              </w:rPr>
            </w:pPr>
          </w:p>
        </w:tc>
        <w:tc>
          <w:tcPr>
            <w:tcW w:w="6840" w:type="dxa"/>
          </w:tcPr>
          <w:p w14:paraId="7C9F6EB1" w14:textId="77777777" w:rsidR="00FD51AA" w:rsidRPr="00CE3FB2" w:rsidRDefault="00FD51AA" w:rsidP="00447FDA">
            <w:pPr>
              <w:rPr>
                <w:sz w:val="18"/>
                <w:szCs w:val="22"/>
              </w:rPr>
            </w:pPr>
          </w:p>
        </w:tc>
      </w:tr>
      <w:tr w:rsidR="00FD51AA" w:rsidRPr="00CE3FB2" w14:paraId="5CC13AA7" w14:textId="0B667C6F" w:rsidTr="00FD51AA">
        <w:tc>
          <w:tcPr>
            <w:tcW w:w="1761" w:type="dxa"/>
          </w:tcPr>
          <w:p w14:paraId="6EA8CCAF" w14:textId="77777777" w:rsidR="00FD51AA" w:rsidRPr="00CE3FB2" w:rsidRDefault="00FD51AA" w:rsidP="00447FDA">
            <w:pPr>
              <w:rPr>
                <w:sz w:val="18"/>
                <w:szCs w:val="22"/>
              </w:rPr>
            </w:pPr>
            <w:r w:rsidRPr="00CE3FB2">
              <w:rPr>
                <w:sz w:val="18"/>
                <w:szCs w:val="22"/>
              </w:rPr>
              <w:t>Reel_28/L-158.pdf</w:t>
            </w:r>
          </w:p>
        </w:tc>
        <w:tc>
          <w:tcPr>
            <w:tcW w:w="1024" w:type="dxa"/>
          </w:tcPr>
          <w:p w14:paraId="3FC82E16" w14:textId="77777777" w:rsidR="00FD51AA" w:rsidRPr="00CE3FB2" w:rsidRDefault="00FD51AA" w:rsidP="00447FDA">
            <w:pPr>
              <w:rPr>
                <w:sz w:val="18"/>
                <w:szCs w:val="22"/>
              </w:rPr>
            </w:pPr>
          </w:p>
        </w:tc>
        <w:tc>
          <w:tcPr>
            <w:tcW w:w="6840" w:type="dxa"/>
          </w:tcPr>
          <w:p w14:paraId="75C052D0" w14:textId="77777777" w:rsidR="00FD51AA" w:rsidRPr="00CE3FB2" w:rsidRDefault="00FD51AA" w:rsidP="00447FDA">
            <w:pPr>
              <w:rPr>
                <w:sz w:val="18"/>
                <w:szCs w:val="22"/>
              </w:rPr>
            </w:pPr>
          </w:p>
        </w:tc>
      </w:tr>
      <w:tr w:rsidR="00FD51AA" w:rsidRPr="00CE3FB2" w14:paraId="58DEF492" w14:textId="6E35E102" w:rsidTr="00FD51AA">
        <w:tc>
          <w:tcPr>
            <w:tcW w:w="1761" w:type="dxa"/>
          </w:tcPr>
          <w:p w14:paraId="7BF3F3DA" w14:textId="77777777" w:rsidR="00FD51AA" w:rsidRPr="00CE3FB2" w:rsidRDefault="00FD51AA" w:rsidP="00447FDA">
            <w:pPr>
              <w:rPr>
                <w:sz w:val="18"/>
                <w:szCs w:val="22"/>
              </w:rPr>
            </w:pPr>
            <w:r w:rsidRPr="00CE3FB2">
              <w:rPr>
                <w:sz w:val="18"/>
                <w:szCs w:val="22"/>
              </w:rPr>
              <w:t>Reel_28/L-159.pdf</w:t>
            </w:r>
          </w:p>
        </w:tc>
        <w:tc>
          <w:tcPr>
            <w:tcW w:w="1024" w:type="dxa"/>
          </w:tcPr>
          <w:p w14:paraId="07A7152A" w14:textId="77777777" w:rsidR="00FD51AA" w:rsidRPr="00CE3FB2" w:rsidRDefault="00FD51AA" w:rsidP="00447FDA">
            <w:pPr>
              <w:rPr>
                <w:sz w:val="18"/>
                <w:szCs w:val="22"/>
              </w:rPr>
            </w:pPr>
          </w:p>
        </w:tc>
        <w:tc>
          <w:tcPr>
            <w:tcW w:w="6840" w:type="dxa"/>
          </w:tcPr>
          <w:p w14:paraId="2405F5DA" w14:textId="77777777" w:rsidR="00FD51AA" w:rsidRPr="00CE3FB2" w:rsidRDefault="00FD51AA" w:rsidP="00447FDA">
            <w:pPr>
              <w:rPr>
                <w:sz w:val="18"/>
                <w:szCs w:val="22"/>
              </w:rPr>
            </w:pPr>
          </w:p>
        </w:tc>
      </w:tr>
      <w:tr w:rsidR="00FD51AA" w:rsidRPr="00CE3FB2" w14:paraId="0BEA2BCB" w14:textId="13B563DF" w:rsidTr="00FD51AA">
        <w:tc>
          <w:tcPr>
            <w:tcW w:w="1761" w:type="dxa"/>
          </w:tcPr>
          <w:p w14:paraId="7C5960F9" w14:textId="77777777" w:rsidR="00FD51AA" w:rsidRPr="00CE3FB2" w:rsidRDefault="00FD51AA" w:rsidP="00447FDA">
            <w:pPr>
              <w:rPr>
                <w:sz w:val="18"/>
                <w:szCs w:val="22"/>
              </w:rPr>
            </w:pPr>
            <w:r w:rsidRPr="00CE3FB2">
              <w:rPr>
                <w:sz w:val="18"/>
                <w:szCs w:val="22"/>
              </w:rPr>
              <w:t>Reel_28/L-160.pdf</w:t>
            </w:r>
          </w:p>
        </w:tc>
        <w:tc>
          <w:tcPr>
            <w:tcW w:w="1024" w:type="dxa"/>
          </w:tcPr>
          <w:p w14:paraId="4A514285" w14:textId="77777777" w:rsidR="00FD51AA" w:rsidRPr="00CE3FB2" w:rsidRDefault="00FD51AA" w:rsidP="00447FDA">
            <w:pPr>
              <w:rPr>
                <w:sz w:val="18"/>
                <w:szCs w:val="22"/>
              </w:rPr>
            </w:pPr>
          </w:p>
        </w:tc>
        <w:tc>
          <w:tcPr>
            <w:tcW w:w="6840" w:type="dxa"/>
          </w:tcPr>
          <w:p w14:paraId="30C513EA" w14:textId="77777777" w:rsidR="00FD51AA" w:rsidRPr="00CE3FB2" w:rsidRDefault="00FD51AA" w:rsidP="00447FDA">
            <w:pPr>
              <w:rPr>
                <w:sz w:val="18"/>
                <w:szCs w:val="22"/>
              </w:rPr>
            </w:pPr>
          </w:p>
        </w:tc>
      </w:tr>
      <w:tr w:rsidR="00FD51AA" w:rsidRPr="00CE3FB2" w14:paraId="31DD636A" w14:textId="1399D0CD" w:rsidTr="00FD51AA">
        <w:tc>
          <w:tcPr>
            <w:tcW w:w="1761" w:type="dxa"/>
          </w:tcPr>
          <w:p w14:paraId="319EBDA0" w14:textId="77777777" w:rsidR="00FD51AA" w:rsidRPr="00CE3FB2" w:rsidRDefault="00FD51AA" w:rsidP="00447FDA">
            <w:pPr>
              <w:rPr>
                <w:sz w:val="18"/>
                <w:szCs w:val="22"/>
              </w:rPr>
            </w:pPr>
            <w:r w:rsidRPr="00CE3FB2">
              <w:rPr>
                <w:sz w:val="18"/>
                <w:szCs w:val="22"/>
              </w:rPr>
              <w:t>Reel_28/L-161.pdf</w:t>
            </w:r>
          </w:p>
        </w:tc>
        <w:tc>
          <w:tcPr>
            <w:tcW w:w="1024" w:type="dxa"/>
          </w:tcPr>
          <w:p w14:paraId="6ACA77D6" w14:textId="77777777" w:rsidR="00FD51AA" w:rsidRPr="00CE3FB2" w:rsidRDefault="00FD51AA" w:rsidP="00447FDA">
            <w:pPr>
              <w:rPr>
                <w:sz w:val="18"/>
                <w:szCs w:val="22"/>
              </w:rPr>
            </w:pPr>
          </w:p>
        </w:tc>
        <w:tc>
          <w:tcPr>
            <w:tcW w:w="6840" w:type="dxa"/>
          </w:tcPr>
          <w:p w14:paraId="0EEC0551" w14:textId="77777777" w:rsidR="00FD51AA" w:rsidRPr="00CE3FB2" w:rsidRDefault="00FD51AA" w:rsidP="00447FDA">
            <w:pPr>
              <w:rPr>
                <w:sz w:val="18"/>
                <w:szCs w:val="22"/>
              </w:rPr>
            </w:pPr>
          </w:p>
        </w:tc>
      </w:tr>
      <w:tr w:rsidR="00FD51AA" w:rsidRPr="00CE3FB2" w14:paraId="2D7BF918" w14:textId="0F94BAC9" w:rsidTr="00FD51AA">
        <w:tc>
          <w:tcPr>
            <w:tcW w:w="1761" w:type="dxa"/>
          </w:tcPr>
          <w:p w14:paraId="153BAD81" w14:textId="77777777" w:rsidR="00FD51AA" w:rsidRPr="00CE3FB2" w:rsidRDefault="00FD51AA" w:rsidP="00447FDA">
            <w:pPr>
              <w:rPr>
                <w:sz w:val="18"/>
                <w:szCs w:val="22"/>
              </w:rPr>
            </w:pPr>
            <w:r w:rsidRPr="00CE3FB2">
              <w:rPr>
                <w:sz w:val="18"/>
                <w:szCs w:val="22"/>
              </w:rPr>
              <w:t>Reel_28/L-162.pdf</w:t>
            </w:r>
          </w:p>
        </w:tc>
        <w:tc>
          <w:tcPr>
            <w:tcW w:w="1024" w:type="dxa"/>
          </w:tcPr>
          <w:p w14:paraId="4561C340" w14:textId="77777777" w:rsidR="00FD51AA" w:rsidRPr="00CE3FB2" w:rsidRDefault="00FD51AA" w:rsidP="00447FDA">
            <w:pPr>
              <w:rPr>
                <w:sz w:val="18"/>
                <w:szCs w:val="22"/>
              </w:rPr>
            </w:pPr>
          </w:p>
        </w:tc>
        <w:tc>
          <w:tcPr>
            <w:tcW w:w="6840" w:type="dxa"/>
          </w:tcPr>
          <w:p w14:paraId="57CE7A00" w14:textId="77777777" w:rsidR="00FD51AA" w:rsidRPr="00CE3FB2" w:rsidRDefault="00FD51AA" w:rsidP="00447FDA">
            <w:pPr>
              <w:rPr>
                <w:sz w:val="18"/>
                <w:szCs w:val="22"/>
              </w:rPr>
            </w:pPr>
          </w:p>
        </w:tc>
      </w:tr>
      <w:tr w:rsidR="00FD51AA" w:rsidRPr="00CE3FB2" w14:paraId="618FD485" w14:textId="272B28B2" w:rsidTr="00FD51AA">
        <w:tc>
          <w:tcPr>
            <w:tcW w:w="1761" w:type="dxa"/>
          </w:tcPr>
          <w:p w14:paraId="080FCF49" w14:textId="77777777" w:rsidR="00FD51AA" w:rsidRPr="00CE3FB2" w:rsidRDefault="00FD51AA" w:rsidP="00447FDA">
            <w:pPr>
              <w:rPr>
                <w:sz w:val="18"/>
                <w:szCs w:val="22"/>
              </w:rPr>
            </w:pPr>
            <w:r w:rsidRPr="00CE3FB2">
              <w:rPr>
                <w:sz w:val="18"/>
                <w:szCs w:val="22"/>
              </w:rPr>
              <w:t>Reel_28/L-163.pdf</w:t>
            </w:r>
          </w:p>
        </w:tc>
        <w:tc>
          <w:tcPr>
            <w:tcW w:w="1024" w:type="dxa"/>
          </w:tcPr>
          <w:p w14:paraId="69747A82" w14:textId="77777777" w:rsidR="00FD51AA" w:rsidRPr="00CE3FB2" w:rsidRDefault="00FD51AA" w:rsidP="00447FDA">
            <w:pPr>
              <w:rPr>
                <w:sz w:val="18"/>
                <w:szCs w:val="22"/>
              </w:rPr>
            </w:pPr>
          </w:p>
        </w:tc>
        <w:tc>
          <w:tcPr>
            <w:tcW w:w="6840" w:type="dxa"/>
          </w:tcPr>
          <w:p w14:paraId="3DC4EE36" w14:textId="77777777" w:rsidR="00FD51AA" w:rsidRPr="00CE3FB2" w:rsidRDefault="00FD51AA" w:rsidP="00447FDA">
            <w:pPr>
              <w:rPr>
                <w:sz w:val="18"/>
                <w:szCs w:val="22"/>
              </w:rPr>
            </w:pPr>
          </w:p>
        </w:tc>
      </w:tr>
      <w:tr w:rsidR="00FD51AA" w:rsidRPr="00CE3FB2" w14:paraId="4DABF7B2" w14:textId="46F35446" w:rsidTr="00FD51AA">
        <w:tc>
          <w:tcPr>
            <w:tcW w:w="1761" w:type="dxa"/>
          </w:tcPr>
          <w:p w14:paraId="65D8EA93" w14:textId="77777777" w:rsidR="00FD51AA" w:rsidRPr="00CE3FB2" w:rsidRDefault="00FD51AA" w:rsidP="00447FDA">
            <w:pPr>
              <w:rPr>
                <w:sz w:val="18"/>
                <w:szCs w:val="22"/>
              </w:rPr>
            </w:pPr>
            <w:r w:rsidRPr="00CE3FB2">
              <w:rPr>
                <w:sz w:val="18"/>
                <w:szCs w:val="22"/>
              </w:rPr>
              <w:t>Reel_28/L-164.pdf</w:t>
            </w:r>
          </w:p>
        </w:tc>
        <w:tc>
          <w:tcPr>
            <w:tcW w:w="1024" w:type="dxa"/>
          </w:tcPr>
          <w:p w14:paraId="18CE8558" w14:textId="77777777" w:rsidR="00FD51AA" w:rsidRPr="00CE3FB2" w:rsidRDefault="00FD51AA" w:rsidP="00447FDA">
            <w:pPr>
              <w:rPr>
                <w:sz w:val="18"/>
                <w:szCs w:val="22"/>
              </w:rPr>
            </w:pPr>
          </w:p>
        </w:tc>
        <w:tc>
          <w:tcPr>
            <w:tcW w:w="6840" w:type="dxa"/>
          </w:tcPr>
          <w:p w14:paraId="7FF4E648" w14:textId="77777777" w:rsidR="00FD51AA" w:rsidRPr="00CE3FB2" w:rsidRDefault="00FD51AA" w:rsidP="00447FDA">
            <w:pPr>
              <w:rPr>
                <w:sz w:val="18"/>
                <w:szCs w:val="22"/>
              </w:rPr>
            </w:pPr>
          </w:p>
        </w:tc>
      </w:tr>
      <w:tr w:rsidR="00FD51AA" w:rsidRPr="00CE3FB2" w14:paraId="12E7AAB5" w14:textId="713344BA" w:rsidTr="00FD51AA">
        <w:tc>
          <w:tcPr>
            <w:tcW w:w="1761" w:type="dxa"/>
          </w:tcPr>
          <w:p w14:paraId="594A4FE3" w14:textId="77777777" w:rsidR="00FD51AA" w:rsidRPr="00CE3FB2" w:rsidRDefault="00FD51AA" w:rsidP="00447FDA">
            <w:pPr>
              <w:rPr>
                <w:sz w:val="18"/>
                <w:szCs w:val="22"/>
              </w:rPr>
            </w:pPr>
            <w:r w:rsidRPr="00CE3FB2">
              <w:rPr>
                <w:sz w:val="18"/>
                <w:szCs w:val="22"/>
              </w:rPr>
              <w:t>Reel_28/L-165.pdf</w:t>
            </w:r>
          </w:p>
        </w:tc>
        <w:tc>
          <w:tcPr>
            <w:tcW w:w="1024" w:type="dxa"/>
          </w:tcPr>
          <w:p w14:paraId="781050C6" w14:textId="77777777" w:rsidR="00FD51AA" w:rsidRPr="00CE3FB2" w:rsidRDefault="00FD51AA" w:rsidP="00447FDA">
            <w:pPr>
              <w:rPr>
                <w:sz w:val="18"/>
                <w:szCs w:val="22"/>
              </w:rPr>
            </w:pPr>
          </w:p>
        </w:tc>
        <w:tc>
          <w:tcPr>
            <w:tcW w:w="6840" w:type="dxa"/>
          </w:tcPr>
          <w:p w14:paraId="56E0750D" w14:textId="77777777" w:rsidR="00FD51AA" w:rsidRPr="00CE3FB2" w:rsidRDefault="00FD51AA" w:rsidP="00447FDA">
            <w:pPr>
              <w:rPr>
                <w:sz w:val="18"/>
                <w:szCs w:val="22"/>
              </w:rPr>
            </w:pPr>
          </w:p>
        </w:tc>
      </w:tr>
      <w:tr w:rsidR="00FD51AA" w:rsidRPr="00CE3FB2" w14:paraId="1A5C720E" w14:textId="7BF759B2" w:rsidTr="00FD51AA">
        <w:tc>
          <w:tcPr>
            <w:tcW w:w="1761" w:type="dxa"/>
          </w:tcPr>
          <w:p w14:paraId="5C8CA32A" w14:textId="77777777" w:rsidR="00FD51AA" w:rsidRPr="00CE3FB2" w:rsidRDefault="00FD51AA" w:rsidP="00447FDA">
            <w:pPr>
              <w:rPr>
                <w:sz w:val="18"/>
                <w:szCs w:val="22"/>
              </w:rPr>
            </w:pPr>
            <w:r w:rsidRPr="00CE3FB2">
              <w:rPr>
                <w:sz w:val="18"/>
                <w:szCs w:val="22"/>
              </w:rPr>
              <w:t>Reel_28/L-166.pdf</w:t>
            </w:r>
          </w:p>
        </w:tc>
        <w:tc>
          <w:tcPr>
            <w:tcW w:w="1024" w:type="dxa"/>
          </w:tcPr>
          <w:p w14:paraId="4D5588FB" w14:textId="77777777" w:rsidR="00FD51AA" w:rsidRPr="00CE3FB2" w:rsidRDefault="00FD51AA" w:rsidP="00447FDA">
            <w:pPr>
              <w:rPr>
                <w:sz w:val="18"/>
                <w:szCs w:val="22"/>
              </w:rPr>
            </w:pPr>
          </w:p>
        </w:tc>
        <w:tc>
          <w:tcPr>
            <w:tcW w:w="6840" w:type="dxa"/>
          </w:tcPr>
          <w:p w14:paraId="5B390A08" w14:textId="77777777" w:rsidR="00FD51AA" w:rsidRPr="00CE3FB2" w:rsidRDefault="00FD51AA" w:rsidP="00447FDA">
            <w:pPr>
              <w:rPr>
                <w:sz w:val="18"/>
                <w:szCs w:val="22"/>
              </w:rPr>
            </w:pPr>
          </w:p>
        </w:tc>
      </w:tr>
      <w:tr w:rsidR="00FD51AA" w:rsidRPr="00CE3FB2" w14:paraId="22958378" w14:textId="3642C53A" w:rsidTr="00FD51AA">
        <w:tc>
          <w:tcPr>
            <w:tcW w:w="1761" w:type="dxa"/>
          </w:tcPr>
          <w:p w14:paraId="679036DC" w14:textId="77777777" w:rsidR="00FD51AA" w:rsidRPr="00CE3FB2" w:rsidRDefault="00FD51AA" w:rsidP="00447FDA">
            <w:pPr>
              <w:rPr>
                <w:sz w:val="18"/>
                <w:szCs w:val="22"/>
              </w:rPr>
            </w:pPr>
            <w:r w:rsidRPr="00CE3FB2">
              <w:rPr>
                <w:sz w:val="18"/>
                <w:szCs w:val="22"/>
              </w:rPr>
              <w:t>Reel_28/L-167.pdf</w:t>
            </w:r>
          </w:p>
        </w:tc>
        <w:tc>
          <w:tcPr>
            <w:tcW w:w="1024" w:type="dxa"/>
          </w:tcPr>
          <w:p w14:paraId="4EC5248D" w14:textId="77777777" w:rsidR="00FD51AA" w:rsidRPr="00CE3FB2" w:rsidRDefault="00FD51AA" w:rsidP="00447FDA">
            <w:pPr>
              <w:rPr>
                <w:sz w:val="18"/>
                <w:szCs w:val="22"/>
              </w:rPr>
            </w:pPr>
          </w:p>
        </w:tc>
        <w:tc>
          <w:tcPr>
            <w:tcW w:w="6840" w:type="dxa"/>
          </w:tcPr>
          <w:p w14:paraId="3A950043" w14:textId="77777777" w:rsidR="00FD51AA" w:rsidRPr="00CE3FB2" w:rsidRDefault="00FD51AA" w:rsidP="00447FDA">
            <w:pPr>
              <w:rPr>
                <w:sz w:val="18"/>
                <w:szCs w:val="22"/>
              </w:rPr>
            </w:pPr>
          </w:p>
        </w:tc>
      </w:tr>
      <w:tr w:rsidR="00FD51AA" w:rsidRPr="00CE3FB2" w14:paraId="4C800D39" w14:textId="0137DB0B" w:rsidTr="00FD51AA">
        <w:tc>
          <w:tcPr>
            <w:tcW w:w="1761" w:type="dxa"/>
          </w:tcPr>
          <w:p w14:paraId="5CE15B7F" w14:textId="77777777" w:rsidR="00FD51AA" w:rsidRPr="00CE3FB2" w:rsidRDefault="00FD51AA" w:rsidP="00447FDA">
            <w:pPr>
              <w:rPr>
                <w:sz w:val="18"/>
                <w:szCs w:val="22"/>
              </w:rPr>
            </w:pPr>
            <w:r w:rsidRPr="00CE3FB2">
              <w:rPr>
                <w:sz w:val="18"/>
                <w:szCs w:val="22"/>
              </w:rPr>
              <w:t>Reel_28/L-168.pdf</w:t>
            </w:r>
          </w:p>
        </w:tc>
        <w:tc>
          <w:tcPr>
            <w:tcW w:w="1024" w:type="dxa"/>
          </w:tcPr>
          <w:p w14:paraId="4248C783" w14:textId="77777777" w:rsidR="00FD51AA" w:rsidRPr="00CE3FB2" w:rsidRDefault="00FD51AA" w:rsidP="00447FDA">
            <w:pPr>
              <w:rPr>
                <w:sz w:val="18"/>
                <w:szCs w:val="22"/>
              </w:rPr>
            </w:pPr>
          </w:p>
        </w:tc>
        <w:tc>
          <w:tcPr>
            <w:tcW w:w="6840" w:type="dxa"/>
          </w:tcPr>
          <w:p w14:paraId="56DADA29" w14:textId="77777777" w:rsidR="00FD51AA" w:rsidRPr="00CE3FB2" w:rsidRDefault="00FD51AA" w:rsidP="00447FDA">
            <w:pPr>
              <w:rPr>
                <w:sz w:val="18"/>
                <w:szCs w:val="22"/>
              </w:rPr>
            </w:pPr>
          </w:p>
        </w:tc>
      </w:tr>
      <w:tr w:rsidR="00FD51AA" w:rsidRPr="00CE3FB2" w14:paraId="6D6943F1" w14:textId="24F03455" w:rsidTr="00FD51AA">
        <w:tc>
          <w:tcPr>
            <w:tcW w:w="1761" w:type="dxa"/>
          </w:tcPr>
          <w:p w14:paraId="678827BC" w14:textId="77777777" w:rsidR="00FD51AA" w:rsidRPr="00CE3FB2" w:rsidRDefault="00FD51AA" w:rsidP="00447FDA">
            <w:pPr>
              <w:rPr>
                <w:sz w:val="18"/>
                <w:szCs w:val="22"/>
              </w:rPr>
            </w:pPr>
            <w:r w:rsidRPr="00CE3FB2">
              <w:rPr>
                <w:sz w:val="18"/>
                <w:szCs w:val="22"/>
              </w:rPr>
              <w:t>Reel_28/L-169.pdf</w:t>
            </w:r>
          </w:p>
        </w:tc>
        <w:tc>
          <w:tcPr>
            <w:tcW w:w="1024" w:type="dxa"/>
          </w:tcPr>
          <w:p w14:paraId="04781B73" w14:textId="77777777" w:rsidR="00FD51AA" w:rsidRPr="00CE3FB2" w:rsidRDefault="00FD51AA" w:rsidP="00447FDA">
            <w:pPr>
              <w:rPr>
                <w:sz w:val="18"/>
                <w:szCs w:val="22"/>
              </w:rPr>
            </w:pPr>
          </w:p>
        </w:tc>
        <w:tc>
          <w:tcPr>
            <w:tcW w:w="6840" w:type="dxa"/>
          </w:tcPr>
          <w:p w14:paraId="2E14733A" w14:textId="77777777" w:rsidR="00FD51AA" w:rsidRPr="00CE3FB2" w:rsidRDefault="00FD51AA" w:rsidP="00447FDA">
            <w:pPr>
              <w:rPr>
                <w:sz w:val="18"/>
                <w:szCs w:val="22"/>
              </w:rPr>
            </w:pPr>
          </w:p>
        </w:tc>
      </w:tr>
      <w:tr w:rsidR="00FD51AA" w:rsidRPr="00CE3FB2" w14:paraId="5DD9CAFC" w14:textId="61954372" w:rsidTr="00FD51AA">
        <w:tc>
          <w:tcPr>
            <w:tcW w:w="1761" w:type="dxa"/>
          </w:tcPr>
          <w:p w14:paraId="7A605CEC" w14:textId="77777777" w:rsidR="00FD51AA" w:rsidRPr="00CE3FB2" w:rsidRDefault="00FD51AA" w:rsidP="00447FDA">
            <w:pPr>
              <w:rPr>
                <w:sz w:val="18"/>
                <w:szCs w:val="22"/>
              </w:rPr>
            </w:pPr>
            <w:r w:rsidRPr="00CE3FB2">
              <w:rPr>
                <w:sz w:val="18"/>
                <w:szCs w:val="22"/>
              </w:rPr>
              <w:t>Reel_28/L-170.pdf</w:t>
            </w:r>
          </w:p>
        </w:tc>
        <w:tc>
          <w:tcPr>
            <w:tcW w:w="1024" w:type="dxa"/>
          </w:tcPr>
          <w:p w14:paraId="3C0DF9DE" w14:textId="77777777" w:rsidR="00FD51AA" w:rsidRPr="00CE3FB2" w:rsidRDefault="00FD51AA" w:rsidP="00447FDA">
            <w:pPr>
              <w:rPr>
                <w:sz w:val="18"/>
                <w:szCs w:val="22"/>
              </w:rPr>
            </w:pPr>
          </w:p>
        </w:tc>
        <w:tc>
          <w:tcPr>
            <w:tcW w:w="6840" w:type="dxa"/>
          </w:tcPr>
          <w:p w14:paraId="36496247" w14:textId="77777777" w:rsidR="00FD51AA" w:rsidRPr="00CE3FB2" w:rsidRDefault="00FD51AA" w:rsidP="00447FDA">
            <w:pPr>
              <w:rPr>
                <w:sz w:val="18"/>
                <w:szCs w:val="22"/>
              </w:rPr>
            </w:pPr>
          </w:p>
        </w:tc>
      </w:tr>
      <w:tr w:rsidR="00FD51AA" w:rsidRPr="00CE3FB2" w14:paraId="31D6F4A7" w14:textId="384C0CEB" w:rsidTr="00FD51AA">
        <w:tc>
          <w:tcPr>
            <w:tcW w:w="1761" w:type="dxa"/>
          </w:tcPr>
          <w:p w14:paraId="074D0C21" w14:textId="77777777" w:rsidR="00FD51AA" w:rsidRPr="00CE3FB2" w:rsidRDefault="00FD51AA" w:rsidP="00447FDA">
            <w:pPr>
              <w:rPr>
                <w:sz w:val="18"/>
                <w:szCs w:val="22"/>
              </w:rPr>
            </w:pPr>
            <w:r w:rsidRPr="00CE3FB2">
              <w:rPr>
                <w:sz w:val="18"/>
                <w:szCs w:val="22"/>
              </w:rPr>
              <w:t>Reel_28/L-171.pdf</w:t>
            </w:r>
          </w:p>
        </w:tc>
        <w:tc>
          <w:tcPr>
            <w:tcW w:w="1024" w:type="dxa"/>
          </w:tcPr>
          <w:p w14:paraId="135E25DC" w14:textId="77777777" w:rsidR="00FD51AA" w:rsidRPr="00CE3FB2" w:rsidRDefault="00FD51AA" w:rsidP="00447FDA">
            <w:pPr>
              <w:rPr>
                <w:sz w:val="18"/>
                <w:szCs w:val="22"/>
              </w:rPr>
            </w:pPr>
          </w:p>
        </w:tc>
        <w:tc>
          <w:tcPr>
            <w:tcW w:w="6840" w:type="dxa"/>
          </w:tcPr>
          <w:p w14:paraId="58986604" w14:textId="77777777" w:rsidR="00FD51AA" w:rsidRPr="00CE3FB2" w:rsidRDefault="00FD51AA" w:rsidP="00447FDA">
            <w:pPr>
              <w:rPr>
                <w:sz w:val="18"/>
                <w:szCs w:val="22"/>
              </w:rPr>
            </w:pPr>
          </w:p>
        </w:tc>
      </w:tr>
      <w:tr w:rsidR="00FD51AA" w:rsidRPr="00CE3FB2" w14:paraId="7579D300" w14:textId="698E8EB4" w:rsidTr="00FD51AA">
        <w:tc>
          <w:tcPr>
            <w:tcW w:w="1761" w:type="dxa"/>
          </w:tcPr>
          <w:p w14:paraId="1E747A05" w14:textId="77777777" w:rsidR="00FD51AA" w:rsidRPr="00CE3FB2" w:rsidRDefault="00FD51AA" w:rsidP="00447FDA">
            <w:pPr>
              <w:rPr>
                <w:sz w:val="18"/>
                <w:szCs w:val="22"/>
              </w:rPr>
            </w:pPr>
            <w:r w:rsidRPr="00CE3FB2">
              <w:rPr>
                <w:sz w:val="18"/>
                <w:szCs w:val="22"/>
              </w:rPr>
              <w:t>Reel_28/L-172.pdf</w:t>
            </w:r>
          </w:p>
        </w:tc>
        <w:tc>
          <w:tcPr>
            <w:tcW w:w="1024" w:type="dxa"/>
          </w:tcPr>
          <w:p w14:paraId="144E3B59" w14:textId="77777777" w:rsidR="00FD51AA" w:rsidRPr="00CE3FB2" w:rsidRDefault="00FD51AA" w:rsidP="00447FDA">
            <w:pPr>
              <w:rPr>
                <w:sz w:val="18"/>
                <w:szCs w:val="22"/>
              </w:rPr>
            </w:pPr>
          </w:p>
        </w:tc>
        <w:tc>
          <w:tcPr>
            <w:tcW w:w="6840" w:type="dxa"/>
          </w:tcPr>
          <w:p w14:paraId="1D0574C5" w14:textId="77777777" w:rsidR="00FD51AA" w:rsidRPr="00CE3FB2" w:rsidRDefault="00FD51AA" w:rsidP="00447FDA">
            <w:pPr>
              <w:rPr>
                <w:sz w:val="18"/>
                <w:szCs w:val="22"/>
              </w:rPr>
            </w:pPr>
          </w:p>
        </w:tc>
      </w:tr>
      <w:tr w:rsidR="00FD51AA" w:rsidRPr="00CE3FB2" w14:paraId="776385D3" w14:textId="755D7A30" w:rsidTr="00FD51AA">
        <w:tc>
          <w:tcPr>
            <w:tcW w:w="1761" w:type="dxa"/>
          </w:tcPr>
          <w:p w14:paraId="5DA0A840" w14:textId="77777777" w:rsidR="00FD51AA" w:rsidRPr="00CE3FB2" w:rsidRDefault="00FD51AA" w:rsidP="00447FDA">
            <w:pPr>
              <w:rPr>
                <w:sz w:val="18"/>
                <w:szCs w:val="22"/>
              </w:rPr>
            </w:pPr>
            <w:r w:rsidRPr="00CE3FB2">
              <w:rPr>
                <w:sz w:val="18"/>
                <w:szCs w:val="22"/>
              </w:rPr>
              <w:t>Reel_28/L-173.pdf</w:t>
            </w:r>
          </w:p>
        </w:tc>
        <w:tc>
          <w:tcPr>
            <w:tcW w:w="1024" w:type="dxa"/>
          </w:tcPr>
          <w:p w14:paraId="0C060B70" w14:textId="77777777" w:rsidR="00FD51AA" w:rsidRPr="00CE3FB2" w:rsidRDefault="00FD51AA" w:rsidP="00447FDA">
            <w:pPr>
              <w:rPr>
                <w:sz w:val="18"/>
                <w:szCs w:val="22"/>
              </w:rPr>
            </w:pPr>
          </w:p>
        </w:tc>
        <w:tc>
          <w:tcPr>
            <w:tcW w:w="6840" w:type="dxa"/>
          </w:tcPr>
          <w:p w14:paraId="1E256E5D" w14:textId="77777777" w:rsidR="00FD51AA" w:rsidRPr="00CE3FB2" w:rsidRDefault="00FD51AA" w:rsidP="00447FDA">
            <w:pPr>
              <w:rPr>
                <w:sz w:val="18"/>
                <w:szCs w:val="22"/>
              </w:rPr>
            </w:pPr>
          </w:p>
        </w:tc>
      </w:tr>
      <w:tr w:rsidR="00FD51AA" w:rsidRPr="00CE3FB2" w14:paraId="093FEC59" w14:textId="1D07A10E" w:rsidTr="00FD51AA">
        <w:tc>
          <w:tcPr>
            <w:tcW w:w="1761" w:type="dxa"/>
          </w:tcPr>
          <w:p w14:paraId="4011E30B" w14:textId="77777777" w:rsidR="00FD51AA" w:rsidRPr="00CE3FB2" w:rsidRDefault="00FD51AA" w:rsidP="00447FDA">
            <w:pPr>
              <w:rPr>
                <w:sz w:val="18"/>
                <w:szCs w:val="22"/>
              </w:rPr>
            </w:pPr>
            <w:r w:rsidRPr="00CE3FB2">
              <w:rPr>
                <w:sz w:val="18"/>
                <w:szCs w:val="22"/>
              </w:rPr>
              <w:t>Reel_28/L-174.pdf</w:t>
            </w:r>
          </w:p>
        </w:tc>
        <w:tc>
          <w:tcPr>
            <w:tcW w:w="1024" w:type="dxa"/>
          </w:tcPr>
          <w:p w14:paraId="743F2733" w14:textId="77777777" w:rsidR="00FD51AA" w:rsidRPr="00CE3FB2" w:rsidRDefault="00FD51AA" w:rsidP="00447FDA">
            <w:pPr>
              <w:rPr>
                <w:sz w:val="18"/>
                <w:szCs w:val="22"/>
              </w:rPr>
            </w:pPr>
          </w:p>
        </w:tc>
        <w:tc>
          <w:tcPr>
            <w:tcW w:w="6840" w:type="dxa"/>
          </w:tcPr>
          <w:p w14:paraId="48BA6390" w14:textId="77777777" w:rsidR="00FD51AA" w:rsidRPr="00CE3FB2" w:rsidRDefault="00FD51AA" w:rsidP="00447FDA">
            <w:pPr>
              <w:rPr>
                <w:sz w:val="18"/>
                <w:szCs w:val="22"/>
              </w:rPr>
            </w:pPr>
          </w:p>
        </w:tc>
      </w:tr>
      <w:tr w:rsidR="00FD51AA" w:rsidRPr="00CE3FB2" w14:paraId="5B717034" w14:textId="318A5E1C" w:rsidTr="00FD51AA">
        <w:tc>
          <w:tcPr>
            <w:tcW w:w="1761" w:type="dxa"/>
          </w:tcPr>
          <w:p w14:paraId="745AD384" w14:textId="77777777" w:rsidR="00FD51AA" w:rsidRPr="00CE3FB2" w:rsidRDefault="00FD51AA" w:rsidP="00447FDA">
            <w:pPr>
              <w:rPr>
                <w:sz w:val="18"/>
                <w:szCs w:val="22"/>
              </w:rPr>
            </w:pPr>
            <w:r w:rsidRPr="00CE3FB2">
              <w:rPr>
                <w:sz w:val="18"/>
                <w:szCs w:val="22"/>
              </w:rPr>
              <w:t>Reel_28/L-175.pdf</w:t>
            </w:r>
          </w:p>
        </w:tc>
        <w:tc>
          <w:tcPr>
            <w:tcW w:w="1024" w:type="dxa"/>
          </w:tcPr>
          <w:p w14:paraId="7D646D14" w14:textId="77777777" w:rsidR="00FD51AA" w:rsidRPr="00CE3FB2" w:rsidRDefault="00FD51AA" w:rsidP="00447FDA">
            <w:pPr>
              <w:rPr>
                <w:sz w:val="18"/>
                <w:szCs w:val="22"/>
              </w:rPr>
            </w:pPr>
          </w:p>
        </w:tc>
        <w:tc>
          <w:tcPr>
            <w:tcW w:w="6840" w:type="dxa"/>
          </w:tcPr>
          <w:p w14:paraId="24492700" w14:textId="77777777" w:rsidR="00FD51AA" w:rsidRPr="00CE3FB2" w:rsidRDefault="00FD51AA" w:rsidP="00447FDA">
            <w:pPr>
              <w:rPr>
                <w:sz w:val="18"/>
                <w:szCs w:val="22"/>
              </w:rPr>
            </w:pPr>
          </w:p>
        </w:tc>
      </w:tr>
      <w:tr w:rsidR="00FD51AA" w:rsidRPr="00CE3FB2" w14:paraId="1FAA059F" w14:textId="2569E1C6" w:rsidTr="00FD51AA">
        <w:tc>
          <w:tcPr>
            <w:tcW w:w="1761" w:type="dxa"/>
          </w:tcPr>
          <w:p w14:paraId="29EA6178" w14:textId="77777777" w:rsidR="00FD51AA" w:rsidRPr="00CE3FB2" w:rsidRDefault="00FD51AA" w:rsidP="00447FDA">
            <w:pPr>
              <w:rPr>
                <w:sz w:val="18"/>
                <w:szCs w:val="22"/>
              </w:rPr>
            </w:pPr>
            <w:r w:rsidRPr="00CE3FB2">
              <w:rPr>
                <w:sz w:val="18"/>
                <w:szCs w:val="22"/>
              </w:rPr>
              <w:t>Reel_28/L-176.pdf</w:t>
            </w:r>
          </w:p>
        </w:tc>
        <w:tc>
          <w:tcPr>
            <w:tcW w:w="1024" w:type="dxa"/>
          </w:tcPr>
          <w:p w14:paraId="39A27635" w14:textId="77777777" w:rsidR="00FD51AA" w:rsidRPr="00CE3FB2" w:rsidRDefault="00FD51AA" w:rsidP="00447FDA">
            <w:pPr>
              <w:rPr>
                <w:sz w:val="18"/>
                <w:szCs w:val="22"/>
              </w:rPr>
            </w:pPr>
          </w:p>
        </w:tc>
        <w:tc>
          <w:tcPr>
            <w:tcW w:w="6840" w:type="dxa"/>
          </w:tcPr>
          <w:p w14:paraId="6A073A4D" w14:textId="77777777" w:rsidR="00FD51AA" w:rsidRPr="00CE3FB2" w:rsidRDefault="00FD51AA" w:rsidP="00447FDA">
            <w:pPr>
              <w:rPr>
                <w:sz w:val="18"/>
                <w:szCs w:val="22"/>
              </w:rPr>
            </w:pPr>
          </w:p>
        </w:tc>
      </w:tr>
      <w:tr w:rsidR="00FD51AA" w:rsidRPr="00CE3FB2" w14:paraId="04C13DBA" w14:textId="32547FDA" w:rsidTr="00FD51AA">
        <w:tc>
          <w:tcPr>
            <w:tcW w:w="1761" w:type="dxa"/>
          </w:tcPr>
          <w:p w14:paraId="58A6741C" w14:textId="77777777" w:rsidR="00FD51AA" w:rsidRPr="00CE3FB2" w:rsidRDefault="00FD51AA" w:rsidP="00447FDA">
            <w:pPr>
              <w:rPr>
                <w:sz w:val="18"/>
                <w:szCs w:val="22"/>
              </w:rPr>
            </w:pPr>
            <w:r w:rsidRPr="00CE3FB2">
              <w:rPr>
                <w:sz w:val="18"/>
                <w:szCs w:val="22"/>
              </w:rPr>
              <w:t>Reel_28/L-177.pdf</w:t>
            </w:r>
          </w:p>
        </w:tc>
        <w:tc>
          <w:tcPr>
            <w:tcW w:w="1024" w:type="dxa"/>
          </w:tcPr>
          <w:p w14:paraId="43C5EB62" w14:textId="77777777" w:rsidR="00FD51AA" w:rsidRPr="00CE3FB2" w:rsidRDefault="00FD51AA" w:rsidP="00447FDA">
            <w:pPr>
              <w:rPr>
                <w:sz w:val="18"/>
                <w:szCs w:val="22"/>
              </w:rPr>
            </w:pPr>
          </w:p>
        </w:tc>
        <w:tc>
          <w:tcPr>
            <w:tcW w:w="6840" w:type="dxa"/>
          </w:tcPr>
          <w:p w14:paraId="6EB9ACE7" w14:textId="77777777" w:rsidR="00FD51AA" w:rsidRPr="00CE3FB2" w:rsidRDefault="00FD51AA" w:rsidP="00447FDA">
            <w:pPr>
              <w:rPr>
                <w:sz w:val="18"/>
                <w:szCs w:val="22"/>
              </w:rPr>
            </w:pPr>
          </w:p>
        </w:tc>
      </w:tr>
      <w:tr w:rsidR="00FD51AA" w:rsidRPr="00CE3FB2" w14:paraId="67882838" w14:textId="642B0A89" w:rsidTr="00FD51AA">
        <w:tc>
          <w:tcPr>
            <w:tcW w:w="1761" w:type="dxa"/>
          </w:tcPr>
          <w:p w14:paraId="0469BD19" w14:textId="77777777" w:rsidR="00FD51AA" w:rsidRPr="00CE3FB2" w:rsidRDefault="00FD51AA" w:rsidP="00447FDA">
            <w:pPr>
              <w:rPr>
                <w:sz w:val="18"/>
                <w:szCs w:val="22"/>
              </w:rPr>
            </w:pPr>
            <w:r w:rsidRPr="00CE3FB2">
              <w:rPr>
                <w:sz w:val="18"/>
                <w:szCs w:val="22"/>
              </w:rPr>
              <w:t>Reel_28/L-178.pdf</w:t>
            </w:r>
          </w:p>
        </w:tc>
        <w:tc>
          <w:tcPr>
            <w:tcW w:w="1024" w:type="dxa"/>
          </w:tcPr>
          <w:p w14:paraId="3261FF5B" w14:textId="77777777" w:rsidR="00FD51AA" w:rsidRPr="00CE3FB2" w:rsidRDefault="00FD51AA" w:rsidP="00447FDA">
            <w:pPr>
              <w:rPr>
                <w:sz w:val="18"/>
                <w:szCs w:val="22"/>
              </w:rPr>
            </w:pPr>
          </w:p>
        </w:tc>
        <w:tc>
          <w:tcPr>
            <w:tcW w:w="6840" w:type="dxa"/>
          </w:tcPr>
          <w:p w14:paraId="624003E8" w14:textId="77777777" w:rsidR="00FD51AA" w:rsidRPr="00CE3FB2" w:rsidRDefault="00FD51AA" w:rsidP="00447FDA">
            <w:pPr>
              <w:rPr>
                <w:sz w:val="18"/>
                <w:szCs w:val="22"/>
              </w:rPr>
            </w:pPr>
          </w:p>
        </w:tc>
      </w:tr>
      <w:tr w:rsidR="00FD51AA" w:rsidRPr="00CE3FB2" w14:paraId="4337AAAC" w14:textId="4CE2C8D3" w:rsidTr="00FD51AA">
        <w:tc>
          <w:tcPr>
            <w:tcW w:w="1761" w:type="dxa"/>
          </w:tcPr>
          <w:p w14:paraId="6D7BD8C3" w14:textId="77777777" w:rsidR="00FD51AA" w:rsidRPr="00CE3FB2" w:rsidRDefault="00FD51AA" w:rsidP="00447FDA">
            <w:pPr>
              <w:rPr>
                <w:sz w:val="18"/>
                <w:szCs w:val="22"/>
              </w:rPr>
            </w:pPr>
            <w:r w:rsidRPr="00CE3FB2">
              <w:rPr>
                <w:sz w:val="18"/>
                <w:szCs w:val="22"/>
              </w:rPr>
              <w:t>Reel_28/L-179.pdf</w:t>
            </w:r>
          </w:p>
        </w:tc>
        <w:tc>
          <w:tcPr>
            <w:tcW w:w="1024" w:type="dxa"/>
          </w:tcPr>
          <w:p w14:paraId="0A313A54" w14:textId="77777777" w:rsidR="00FD51AA" w:rsidRPr="00CE3FB2" w:rsidRDefault="00FD51AA" w:rsidP="00447FDA">
            <w:pPr>
              <w:rPr>
                <w:sz w:val="18"/>
                <w:szCs w:val="22"/>
              </w:rPr>
            </w:pPr>
          </w:p>
        </w:tc>
        <w:tc>
          <w:tcPr>
            <w:tcW w:w="6840" w:type="dxa"/>
          </w:tcPr>
          <w:p w14:paraId="333F35EC" w14:textId="77777777" w:rsidR="00FD51AA" w:rsidRPr="00CE3FB2" w:rsidRDefault="00FD51AA" w:rsidP="00447FDA">
            <w:pPr>
              <w:rPr>
                <w:sz w:val="18"/>
                <w:szCs w:val="22"/>
              </w:rPr>
            </w:pPr>
          </w:p>
        </w:tc>
      </w:tr>
      <w:tr w:rsidR="00FD51AA" w:rsidRPr="00CE3FB2" w14:paraId="6B1D448B" w14:textId="1B046E76" w:rsidTr="00FD51AA">
        <w:tc>
          <w:tcPr>
            <w:tcW w:w="1761" w:type="dxa"/>
          </w:tcPr>
          <w:p w14:paraId="499B6FCF" w14:textId="77777777" w:rsidR="00FD51AA" w:rsidRPr="00CE3FB2" w:rsidRDefault="00FD51AA" w:rsidP="00447FDA">
            <w:pPr>
              <w:rPr>
                <w:sz w:val="18"/>
                <w:szCs w:val="22"/>
              </w:rPr>
            </w:pPr>
            <w:r w:rsidRPr="00CE3FB2">
              <w:rPr>
                <w:sz w:val="18"/>
                <w:szCs w:val="22"/>
              </w:rPr>
              <w:t>Reel_28/L-180.pdf</w:t>
            </w:r>
          </w:p>
        </w:tc>
        <w:tc>
          <w:tcPr>
            <w:tcW w:w="1024" w:type="dxa"/>
          </w:tcPr>
          <w:p w14:paraId="50F644DC" w14:textId="77777777" w:rsidR="00FD51AA" w:rsidRPr="00CE3FB2" w:rsidRDefault="00FD51AA" w:rsidP="00447FDA">
            <w:pPr>
              <w:rPr>
                <w:sz w:val="18"/>
                <w:szCs w:val="22"/>
              </w:rPr>
            </w:pPr>
          </w:p>
        </w:tc>
        <w:tc>
          <w:tcPr>
            <w:tcW w:w="6840" w:type="dxa"/>
          </w:tcPr>
          <w:p w14:paraId="140E6289" w14:textId="77777777" w:rsidR="00FD51AA" w:rsidRPr="00CE3FB2" w:rsidRDefault="00FD51AA" w:rsidP="00447FDA">
            <w:pPr>
              <w:rPr>
                <w:sz w:val="18"/>
                <w:szCs w:val="22"/>
              </w:rPr>
            </w:pPr>
          </w:p>
        </w:tc>
      </w:tr>
      <w:tr w:rsidR="00FD51AA" w:rsidRPr="00CE3FB2" w14:paraId="6B1863CB" w14:textId="06E6E80E" w:rsidTr="00FD51AA">
        <w:tc>
          <w:tcPr>
            <w:tcW w:w="1761" w:type="dxa"/>
          </w:tcPr>
          <w:p w14:paraId="5CDB7B5C" w14:textId="77777777" w:rsidR="00FD51AA" w:rsidRPr="00CE3FB2" w:rsidRDefault="00FD51AA" w:rsidP="00447FDA">
            <w:pPr>
              <w:rPr>
                <w:sz w:val="18"/>
                <w:szCs w:val="22"/>
              </w:rPr>
            </w:pPr>
            <w:r w:rsidRPr="00CE3FB2">
              <w:rPr>
                <w:sz w:val="18"/>
                <w:szCs w:val="22"/>
              </w:rPr>
              <w:t>Reel_28/L-181.pdf</w:t>
            </w:r>
          </w:p>
        </w:tc>
        <w:tc>
          <w:tcPr>
            <w:tcW w:w="1024" w:type="dxa"/>
          </w:tcPr>
          <w:p w14:paraId="68723855" w14:textId="77777777" w:rsidR="00FD51AA" w:rsidRPr="00CE3FB2" w:rsidRDefault="00FD51AA" w:rsidP="00447FDA">
            <w:pPr>
              <w:rPr>
                <w:sz w:val="18"/>
                <w:szCs w:val="22"/>
              </w:rPr>
            </w:pPr>
          </w:p>
        </w:tc>
        <w:tc>
          <w:tcPr>
            <w:tcW w:w="6840" w:type="dxa"/>
          </w:tcPr>
          <w:p w14:paraId="63612319" w14:textId="77777777" w:rsidR="00FD51AA" w:rsidRPr="00CE3FB2" w:rsidRDefault="00FD51AA" w:rsidP="00447FDA">
            <w:pPr>
              <w:rPr>
                <w:sz w:val="18"/>
                <w:szCs w:val="22"/>
              </w:rPr>
            </w:pPr>
          </w:p>
        </w:tc>
      </w:tr>
      <w:tr w:rsidR="00FD51AA" w:rsidRPr="00CE3FB2" w14:paraId="5C0264E5" w14:textId="208C50E6" w:rsidTr="00FD51AA">
        <w:tc>
          <w:tcPr>
            <w:tcW w:w="1761" w:type="dxa"/>
          </w:tcPr>
          <w:p w14:paraId="21B947C0" w14:textId="77777777" w:rsidR="00FD51AA" w:rsidRPr="00CE3FB2" w:rsidRDefault="00FD51AA" w:rsidP="00447FDA">
            <w:pPr>
              <w:rPr>
                <w:sz w:val="18"/>
                <w:szCs w:val="22"/>
              </w:rPr>
            </w:pPr>
            <w:r w:rsidRPr="00CE3FB2">
              <w:rPr>
                <w:sz w:val="18"/>
                <w:szCs w:val="22"/>
              </w:rPr>
              <w:lastRenderedPageBreak/>
              <w:t>Reel_28/L-182.pdf</w:t>
            </w:r>
          </w:p>
        </w:tc>
        <w:tc>
          <w:tcPr>
            <w:tcW w:w="1024" w:type="dxa"/>
          </w:tcPr>
          <w:p w14:paraId="612A678F" w14:textId="77777777" w:rsidR="00FD51AA" w:rsidRPr="00CE3FB2" w:rsidRDefault="00FD51AA" w:rsidP="00447FDA">
            <w:pPr>
              <w:rPr>
                <w:sz w:val="18"/>
                <w:szCs w:val="22"/>
              </w:rPr>
            </w:pPr>
          </w:p>
        </w:tc>
        <w:tc>
          <w:tcPr>
            <w:tcW w:w="6840" w:type="dxa"/>
          </w:tcPr>
          <w:p w14:paraId="420840BA" w14:textId="77777777" w:rsidR="00FD51AA" w:rsidRPr="00CE3FB2" w:rsidRDefault="00FD51AA" w:rsidP="00447FDA">
            <w:pPr>
              <w:rPr>
                <w:sz w:val="18"/>
                <w:szCs w:val="22"/>
              </w:rPr>
            </w:pPr>
          </w:p>
        </w:tc>
      </w:tr>
      <w:tr w:rsidR="00FD51AA" w:rsidRPr="00CE3FB2" w14:paraId="192D48BF" w14:textId="51A7E9C0" w:rsidTr="00FD51AA">
        <w:tc>
          <w:tcPr>
            <w:tcW w:w="1761" w:type="dxa"/>
          </w:tcPr>
          <w:p w14:paraId="62E57E5B" w14:textId="77777777" w:rsidR="00FD51AA" w:rsidRPr="00CE3FB2" w:rsidRDefault="00FD51AA" w:rsidP="00447FDA">
            <w:pPr>
              <w:rPr>
                <w:sz w:val="18"/>
                <w:szCs w:val="22"/>
              </w:rPr>
            </w:pPr>
            <w:r w:rsidRPr="00CE3FB2">
              <w:rPr>
                <w:sz w:val="18"/>
                <w:szCs w:val="22"/>
              </w:rPr>
              <w:t>Reel_28/L-183.pdf</w:t>
            </w:r>
          </w:p>
        </w:tc>
        <w:tc>
          <w:tcPr>
            <w:tcW w:w="1024" w:type="dxa"/>
          </w:tcPr>
          <w:p w14:paraId="0250208D" w14:textId="77777777" w:rsidR="00FD51AA" w:rsidRPr="00CE3FB2" w:rsidRDefault="00FD51AA" w:rsidP="00447FDA">
            <w:pPr>
              <w:rPr>
                <w:sz w:val="18"/>
                <w:szCs w:val="22"/>
              </w:rPr>
            </w:pPr>
          </w:p>
        </w:tc>
        <w:tc>
          <w:tcPr>
            <w:tcW w:w="6840" w:type="dxa"/>
          </w:tcPr>
          <w:p w14:paraId="31BF3DD9" w14:textId="77777777" w:rsidR="00FD51AA" w:rsidRPr="00CE3FB2" w:rsidRDefault="00FD51AA" w:rsidP="00447FDA">
            <w:pPr>
              <w:rPr>
                <w:sz w:val="18"/>
                <w:szCs w:val="22"/>
              </w:rPr>
            </w:pPr>
          </w:p>
        </w:tc>
      </w:tr>
      <w:tr w:rsidR="00FD51AA" w:rsidRPr="00CE3FB2" w14:paraId="05D024EF" w14:textId="10B4722B" w:rsidTr="00FD51AA">
        <w:tc>
          <w:tcPr>
            <w:tcW w:w="1761" w:type="dxa"/>
          </w:tcPr>
          <w:p w14:paraId="794C7923" w14:textId="77777777" w:rsidR="00FD51AA" w:rsidRPr="00CE3FB2" w:rsidRDefault="00FD51AA" w:rsidP="00447FDA">
            <w:pPr>
              <w:rPr>
                <w:sz w:val="18"/>
                <w:szCs w:val="22"/>
              </w:rPr>
            </w:pPr>
            <w:r w:rsidRPr="00CE3FB2">
              <w:rPr>
                <w:sz w:val="18"/>
                <w:szCs w:val="22"/>
              </w:rPr>
              <w:t>Reel_28/L-184.pdf</w:t>
            </w:r>
          </w:p>
        </w:tc>
        <w:tc>
          <w:tcPr>
            <w:tcW w:w="1024" w:type="dxa"/>
          </w:tcPr>
          <w:p w14:paraId="55EB57C2" w14:textId="77777777" w:rsidR="00FD51AA" w:rsidRPr="00CE3FB2" w:rsidRDefault="00FD51AA" w:rsidP="00447FDA">
            <w:pPr>
              <w:rPr>
                <w:sz w:val="18"/>
                <w:szCs w:val="22"/>
              </w:rPr>
            </w:pPr>
          </w:p>
        </w:tc>
        <w:tc>
          <w:tcPr>
            <w:tcW w:w="6840" w:type="dxa"/>
          </w:tcPr>
          <w:p w14:paraId="758CA845" w14:textId="77777777" w:rsidR="00FD51AA" w:rsidRPr="00CE3FB2" w:rsidRDefault="00FD51AA" w:rsidP="00447FDA">
            <w:pPr>
              <w:rPr>
                <w:sz w:val="18"/>
                <w:szCs w:val="22"/>
              </w:rPr>
            </w:pPr>
          </w:p>
        </w:tc>
      </w:tr>
      <w:tr w:rsidR="00FD51AA" w:rsidRPr="00CE3FB2" w14:paraId="48F6F520" w14:textId="3020584D" w:rsidTr="00FD51AA">
        <w:tc>
          <w:tcPr>
            <w:tcW w:w="1761" w:type="dxa"/>
          </w:tcPr>
          <w:p w14:paraId="1D25A9FC" w14:textId="77777777" w:rsidR="00FD51AA" w:rsidRPr="00CE3FB2" w:rsidRDefault="00FD51AA" w:rsidP="00447FDA">
            <w:pPr>
              <w:rPr>
                <w:sz w:val="18"/>
                <w:szCs w:val="22"/>
              </w:rPr>
            </w:pPr>
            <w:r w:rsidRPr="00CE3FB2">
              <w:rPr>
                <w:sz w:val="18"/>
                <w:szCs w:val="22"/>
              </w:rPr>
              <w:t>Reel_28/L-185.pdf</w:t>
            </w:r>
          </w:p>
        </w:tc>
        <w:tc>
          <w:tcPr>
            <w:tcW w:w="1024" w:type="dxa"/>
          </w:tcPr>
          <w:p w14:paraId="5354DDF4" w14:textId="77777777" w:rsidR="00FD51AA" w:rsidRPr="00CE3FB2" w:rsidRDefault="00FD51AA" w:rsidP="00447FDA">
            <w:pPr>
              <w:rPr>
                <w:sz w:val="18"/>
                <w:szCs w:val="22"/>
              </w:rPr>
            </w:pPr>
          </w:p>
        </w:tc>
        <w:tc>
          <w:tcPr>
            <w:tcW w:w="6840" w:type="dxa"/>
          </w:tcPr>
          <w:p w14:paraId="63E857EA" w14:textId="77777777" w:rsidR="00FD51AA" w:rsidRPr="00CE3FB2" w:rsidRDefault="00FD51AA" w:rsidP="00447FDA">
            <w:pPr>
              <w:rPr>
                <w:sz w:val="18"/>
                <w:szCs w:val="22"/>
              </w:rPr>
            </w:pPr>
          </w:p>
        </w:tc>
      </w:tr>
      <w:tr w:rsidR="00FD51AA" w:rsidRPr="00CE3FB2" w14:paraId="74B64CF4" w14:textId="638192F5" w:rsidTr="00FD51AA">
        <w:tc>
          <w:tcPr>
            <w:tcW w:w="1761" w:type="dxa"/>
          </w:tcPr>
          <w:p w14:paraId="45269887" w14:textId="77777777" w:rsidR="00FD51AA" w:rsidRPr="00CE3FB2" w:rsidRDefault="00FD51AA" w:rsidP="00447FDA">
            <w:pPr>
              <w:rPr>
                <w:sz w:val="18"/>
                <w:szCs w:val="22"/>
              </w:rPr>
            </w:pPr>
            <w:r w:rsidRPr="00CE3FB2">
              <w:rPr>
                <w:sz w:val="18"/>
                <w:szCs w:val="22"/>
              </w:rPr>
              <w:t>Reel_28/L-186.pdf</w:t>
            </w:r>
          </w:p>
        </w:tc>
        <w:tc>
          <w:tcPr>
            <w:tcW w:w="1024" w:type="dxa"/>
          </w:tcPr>
          <w:p w14:paraId="4D36DDB6" w14:textId="77777777" w:rsidR="00FD51AA" w:rsidRPr="00CE3FB2" w:rsidRDefault="00FD51AA" w:rsidP="00447FDA">
            <w:pPr>
              <w:rPr>
                <w:sz w:val="18"/>
                <w:szCs w:val="22"/>
              </w:rPr>
            </w:pPr>
          </w:p>
        </w:tc>
        <w:tc>
          <w:tcPr>
            <w:tcW w:w="6840" w:type="dxa"/>
          </w:tcPr>
          <w:p w14:paraId="7CEFB0DE" w14:textId="77777777" w:rsidR="00FD51AA" w:rsidRPr="00CE3FB2" w:rsidRDefault="00FD51AA" w:rsidP="00447FDA">
            <w:pPr>
              <w:rPr>
                <w:sz w:val="18"/>
                <w:szCs w:val="22"/>
              </w:rPr>
            </w:pPr>
          </w:p>
        </w:tc>
      </w:tr>
      <w:tr w:rsidR="00FD51AA" w:rsidRPr="00CE3FB2" w14:paraId="449E2E49" w14:textId="12613C1F" w:rsidTr="00FD51AA">
        <w:tc>
          <w:tcPr>
            <w:tcW w:w="1761" w:type="dxa"/>
          </w:tcPr>
          <w:p w14:paraId="10B32BA6" w14:textId="77777777" w:rsidR="00FD51AA" w:rsidRPr="00CE3FB2" w:rsidRDefault="00FD51AA" w:rsidP="00447FDA">
            <w:pPr>
              <w:rPr>
                <w:sz w:val="18"/>
                <w:szCs w:val="22"/>
              </w:rPr>
            </w:pPr>
            <w:r w:rsidRPr="00CE3FB2">
              <w:rPr>
                <w:sz w:val="18"/>
                <w:szCs w:val="22"/>
              </w:rPr>
              <w:t>Reel_28/L-187.pdf</w:t>
            </w:r>
          </w:p>
        </w:tc>
        <w:tc>
          <w:tcPr>
            <w:tcW w:w="1024" w:type="dxa"/>
          </w:tcPr>
          <w:p w14:paraId="73E5B64A" w14:textId="77777777" w:rsidR="00FD51AA" w:rsidRPr="00CE3FB2" w:rsidRDefault="00FD51AA" w:rsidP="00447FDA">
            <w:pPr>
              <w:rPr>
                <w:sz w:val="18"/>
                <w:szCs w:val="22"/>
              </w:rPr>
            </w:pPr>
          </w:p>
        </w:tc>
        <w:tc>
          <w:tcPr>
            <w:tcW w:w="6840" w:type="dxa"/>
          </w:tcPr>
          <w:p w14:paraId="374C3453" w14:textId="77777777" w:rsidR="00FD51AA" w:rsidRPr="00CE3FB2" w:rsidRDefault="00FD51AA" w:rsidP="00447FDA">
            <w:pPr>
              <w:rPr>
                <w:sz w:val="18"/>
                <w:szCs w:val="22"/>
              </w:rPr>
            </w:pPr>
          </w:p>
        </w:tc>
      </w:tr>
      <w:tr w:rsidR="00FD51AA" w:rsidRPr="00CE3FB2" w14:paraId="743F4276" w14:textId="01801D70" w:rsidTr="00FD51AA">
        <w:tc>
          <w:tcPr>
            <w:tcW w:w="1761" w:type="dxa"/>
          </w:tcPr>
          <w:p w14:paraId="03627C17" w14:textId="77777777" w:rsidR="00FD51AA" w:rsidRPr="00CE3FB2" w:rsidRDefault="00FD51AA" w:rsidP="00447FDA">
            <w:pPr>
              <w:rPr>
                <w:sz w:val="18"/>
                <w:szCs w:val="22"/>
              </w:rPr>
            </w:pPr>
            <w:r w:rsidRPr="00CE3FB2">
              <w:rPr>
                <w:sz w:val="18"/>
                <w:szCs w:val="22"/>
              </w:rPr>
              <w:t>Reel_28/L-188.pdf</w:t>
            </w:r>
          </w:p>
        </w:tc>
        <w:tc>
          <w:tcPr>
            <w:tcW w:w="1024" w:type="dxa"/>
          </w:tcPr>
          <w:p w14:paraId="676199D3" w14:textId="77777777" w:rsidR="00FD51AA" w:rsidRPr="00CE3FB2" w:rsidRDefault="00FD51AA" w:rsidP="00447FDA">
            <w:pPr>
              <w:rPr>
                <w:sz w:val="18"/>
                <w:szCs w:val="22"/>
              </w:rPr>
            </w:pPr>
          </w:p>
        </w:tc>
        <w:tc>
          <w:tcPr>
            <w:tcW w:w="6840" w:type="dxa"/>
          </w:tcPr>
          <w:p w14:paraId="2AF5F787" w14:textId="77777777" w:rsidR="00FD51AA" w:rsidRPr="00CE3FB2" w:rsidRDefault="00FD51AA" w:rsidP="00447FDA">
            <w:pPr>
              <w:rPr>
                <w:sz w:val="18"/>
                <w:szCs w:val="22"/>
              </w:rPr>
            </w:pPr>
          </w:p>
        </w:tc>
      </w:tr>
      <w:tr w:rsidR="00FD51AA" w:rsidRPr="00CE3FB2" w14:paraId="3B37C1D7" w14:textId="3925C578" w:rsidTr="00FD51AA">
        <w:tc>
          <w:tcPr>
            <w:tcW w:w="1761" w:type="dxa"/>
          </w:tcPr>
          <w:p w14:paraId="39E5AD57" w14:textId="77777777" w:rsidR="00FD51AA" w:rsidRPr="00CE3FB2" w:rsidRDefault="00FD51AA" w:rsidP="00447FDA">
            <w:pPr>
              <w:rPr>
                <w:sz w:val="18"/>
                <w:szCs w:val="22"/>
              </w:rPr>
            </w:pPr>
            <w:r w:rsidRPr="00CE3FB2">
              <w:rPr>
                <w:sz w:val="18"/>
                <w:szCs w:val="22"/>
              </w:rPr>
              <w:t>Reel_28/L-189.pdf</w:t>
            </w:r>
          </w:p>
        </w:tc>
        <w:tc>
          <w:tcPr>
            <w:tcW w:w="1024" w:type="dxa"/>
          </w:tcPr>
          <w:p w14:paraId="752EC69F" w14:textId="77777777" w:rsidR="00FD51AA" w:rsidRPr="00CE3FB2" w:rsidRDefault="00FD51AA" w:rsidP="00447FDA">
            <w:pPr>
              <w:rPr>
                <w:sz w:val="18"/>
                <w:szCs w:val="22"/>
              </w:rPr>
            </w:pPr>
          </w:p>
        </w:tc>
        <w:tc>
          <w:tcPr>
            <w:tcW w:w="6840" w:type="dxa"/>
          </w:tcPr>
          <w:p w14:paraId="7915603F" w14:textId="77777777" w:rsidR="00FD51AA" w:rsidRPr="00CE3FB2" w:rsidRDefault="00FD51AA" w:rsidP="00447FDA">
            <w:pPr>
              <w:rPr>
                <w:sz w:val="18"/>
                <w:szCs w:val="22"/>
              </w:rPr>
            </w:pPr>
          </w:p>
        </w:tc>
      </w:tr>
      <w:tr w:rsidR="00FD51AA" w:rsidRPr="00CE3FB2" w14:paraId="51937482" w14:textId="441A5CB4" w:rsidTr="00FD51AA">
        <w:tc>
          <w:tcPr>
            <w:tcW w:w="1761" w:type="dxa"/>
          </w:tcPr>
          <w:p w14:paraId="651429C6" w14:textId="77777777" w:rsidR="00FD51AA" w:rsidRPr="00CE3FB2" w:rsidRDefault="00FD51AA" w:rsidP="00447FDA">
            <w:pPr>
              <w:rPr>
                <w:sz w:val="18"/>
                <w:szCs w:val="22"/>
              </w:rPr>
            </w:pPr>
            <w:r w:rsidRPr="00CE3FB2">
              <w:rPr>
                <w:sz w:val="18"/>
                <w:szCs w:val="22"/>
              </w:rPr>
              <w:t>Reel_28/L-190.pdf</w:t>
            </w:r>
          </w:p>
        </w:tc>
        <w:tc>
          <w:tcPr>
            <w:tcW w:w="1024" w:type="dxa"/>
          </w:tcPr>
          <w:p w14:paraId="33AF0856" w14:textId="77777777" w:rsidR="00FD51AA" w:rsidRPr="00CE3FB2" w:rsidRDefault="00FD51AA" w:rsidP="00447FDA">
            <w:pPr>
              <w:rPr>
                <w:sz w:val="18"/>
                <w:szCs w:val="22"/>
              </w:rPr>
            </w:pPr>
          </w:p>
        </w:tc>
        <w:tc>
          <w:tcPr>
            <w:tcW w:w="6840" w:type="dxa"/>
          </w:tcPr>
          <w:p w14:paraId="42633D22" w14:textId="77777777" w:rsidR="00FD51AA" w:rsidRPr="00CE3FB2" w:rsidRDefault="00FD51AA" w:rsidP="00447FDA">
            <w:pPr>
              <w:rPr>
                <w:sz w:val="18"/>
                <w:szCs w:val="22"/>
              </w:rPr>
            </w:pPr>
          </w:p>
        </w:tc>
      </w:tr>
      <w:tr w:rsidR="00FD51AA" w:rsidRPr="00CE3FB2" w14:paraId="3A239856" w14:textId="742D0FB9" w:rsidTr="00FD51AA">
        <w:tc>
          <w:tcPr>
            <w:tcW w:w="1761" w:type="dxa"/>
          </w:tcPr>
          <w:p w14:paraId="20E9886E" w14:textId="77777777" w:rsidR="00FD51AA" w:rsidRPr="00CE3FB2" w:rsidRDefault="00FD51AA" w:rsidP="00447FDA">
            <w:pPr>
              <w:rPr>
                <w:sz w:val="18"/>
                <w:szCs w:val="22"/>
              </w:rPr>
            </w:pPr>
            <w:r w:rsidRPr="00CE3FB2">
              <w:rPr>
                <w:sz w:val="18"/>
                <w:szCs w:val="22"/>
              </w:rPr>
              <w:t>Reel_28/L-191.pdf</w:t>
            </w:r>
          </w:p>
        </w:tc>
        <w:tc>
          <w:tcPr>
            <w:tcW w:w="1024" w:type="dxa"/>
          </w:tcPr>
          <w:p w14:paraId="0A06913A" w14:textId="77777777" w:rsidR="00FD51AA" w:rsidRPr="00CE3FB2" w:rsidRDefault="00FD51AA" w:rsidP="00447FDA">
            <w:pPr>
              <w:rPr>
                <w:sz w:val="18"/>
                <w:szCs w:val="22"/>
              </w:rPr>
            </w:pPr>
          </w:p>
        </w:tc>
        <w:tc>
          <w:tcPr>
            <w:tcW w:w="6840" w:type="dxa"/>
          </w:tcPr>
          <w:p w14:paraId="7FC12C42" w14:textId="77777777" w:rsidR="00FD51AA" w:rsidRPr="00CE3FB2" w:rsidRDefault="00FD51AA" w:rsidP="00447FDA">
            <w:pPr>
              <w:rPr>
                <w:sz w:val="18"/>
                <w:szCs w:val="22"/>
              </w:rPr>
            </w:pPr>
          </w:p>
        </w:tc>
      </w:tr>
      <w:tr w:rsidR="00FD51AA" w:rsidRPr="00CE3FB2" w14:paraId="1A711A80" w14:textId="30CBCA27" w:rsidTr="00FD51AA">
        <w:tc>
          <w:tcPr>
            <w:tcW w:w="1761" w:type="dxa"/>
          </w:tcPr>
          <w:p w14:paraId="0297F3D0" w14:textId="77777777" w:rsidR="00FD51AA" w:rsidRPr="00CE3FB2" w:rsidRDefault="00FD51AA" w:rsidP="00447FDA">
            <w:pPr>
              <w:rPr>
                <w:sz w:val="18"/>
                <w:szCs w:val="22"/>
              </w:rPr>
            </w:pPr>
            <w:r w:rsidRPr="00CE3FB2">
              <w:rPr>
                <w:sz w:val="18"/>
                <w:szCs w:val="22"/>
              </w:rPr>
              <w:t>Reel_28/L-192.pdf</w:t>
            </w:r>
          </w:p>
        </w:tc>
        <w:tc>
          <w:tcPr>
            <w:tcW w:w="1024" w:type="dxa"/>
          </w:tcPr>
          <w:p w14:paraId="08413F06" w14:textId="77777777" w:rsidR="00FD51AA" w:rsidRPr="00CE3FB2" w:rsidRDefault="00FD51AA" w:rsidP="00447FDA">
            <w:pPr>
              <w:rPr>
                <w:sz w:val="18"/>
                <w:szCs w:val="22"/>
              </w:rPr>
            </w:pPr>
          </w:p>
        </w:tc>
        <w:tc>
          <w:tcPr>
            <w:tcW w:w="6840" w:type="dxa"/>
          </w:tcPr>
          <w:p w14:paraId="1516FC7C" w14:textId="77777777" w:rsidR="00FD51AA" w:rsidRPr="00CE3FB2" w:rsidRDefault="00FD51AA" w:rsidP="00447FDA">
            <w:pPr>
              <w:rPr>
                <w:sz w:val="18"/>
                <w:szCs w:val="22"/>
              </w:rPr>
            </w:pPr>
          </w:p>
        </w:tc>
      </w:tr>
      <w:tr w:rsidR="00FD51AA" w:rsidRPr="00CE3FB2" w14:paraId="5EDB3091" w14:textId="2DE0CB02" w:rsidTr="00FD51AA">
        <w:tc>
          <w:tcPr>
            <w:tcW w:w="1761" w:type="dxa"/>
          </w:tcPr>
          <w:p w14:paraId="0012733A" w14:textId="77777777" w:rsidR="00FD51AA" w:rsidRPr="00CE3FB2" w:rsidRDefault="00FD51AA" w:rsidP="00447FDA">
            <w:pPr>
              <w:rPr>
                <w:sz w:val="18"/>
                <w:szCs w:val="22"/>
              </w:rPr>
            </w:pPr>
            <w:r w:rsidRPr="00CE3FB2">
              <w:rPr>
                <w:sz w:val="18"/>
                <w:szCs w:val="22"/>
              </w:rPr>
              <w:t>Reel_28/L-193.pdf</w:t>
            </w:r>
          </w:p>
        </w:tc>
        <w:tc>
          <w:tcPr>
            <w:tcW w:w="1024" w:type="dxa"/>
          </w:tcPr>
          <w:p w14:paraId="1B592CE7" w14:textId="77777777" w:rsidR="00FD51AA" w:rsidRPr="00CE3FB2" w:rsidRDefault="00FD51AA" w:rsidP="00447FDA">
            <w:pPr>
              <w:rPr>
                <w:sz w:val="18"/>
                <w:szCs w:val="22"/>
              </w:rPr>
            </w:pPr>
          </w:p>
        </w:tc>
        <w:tc>
          <w:tcPr>
            <w:tcW w:w="6840" w:type="dxa"/>
          </w:tcPr>
          <w:p w14:paraId="23D8DAC7" w14:textId="77777777" w:rsidR="00FD51AA" w:rsidRPr="00CE3FB2" w:rsidRDefault="00FD51AA" w:rsidP="00447FDA">
            <w:pPr>
              <w:rPr>
                <w:sz w:val="18"/>
                <w:szCs w:val="22"/>
              </w:rPr>
            </w:pPr>
          </w:p>
        </w:tc>
      </w:tr>
      <w:tr w:rsidR="00FD51AA" w:rsidRPr="00CE3FB2" w14:paraId="34F1DE1C" w14:textId="514DCFF8" w:rsidTr="00FD51AA">
        <w:tc>
          <w:tcPr>
            <w:tcW w:w="1761" w:type="dxa"/>
          </w:tcPr>
          <w:p w14:paraId="19E302DF" w14:textId="77777777" w:rsidR="00FD51AA" w:rsidRPr="00CE3FB2" w:rsidRDefault="00FD51AA" w:rsidP="00447FDA">
            <w:pPr>
              <w:rPr>
                <w:sz w:val="18"/>
                <w:szCs w:val="22"/>
              </w:rPr>
            </w:pPr>
            <w:r w:rsidRPr="00CE3FB2">
              <w:rPr>
                <w:sz w:val="18"/>
                <w:szCs w:val="22"/>
              </w:rPr>
              <w:t>Reel_28/L-194.pdf</w:t>
            </w:r>
          </w:p>
        </w:tc>
        <w:tc>
          <w:tcPr>
            <w:tcW w:w="1024" w:type="dxa"/>
          </w:tcPr>
          <w:p w14:paraId="28809770" w14:textId="77777777" w:rsidR="00FD51AA" w:rsidRPr="00CE3FB2" w:rsidRDefault="00FD51AA" w:rsidP="00447FDA">
            <w:pPr>
              <w:rPr>
                <w:sz w:val="18"/>
                <w:szCs w:val="22"/>
              </w:rPr>
            </w:pPr>
          </w:p>
        </w:tc>
        <w:tc>
          <w:tcPr>
            <w:tcW w:w="6840" w:type="dxa"/>
          </w:tcPr>
          <w:p w14:paraId="31304878" w14:textId="77777777" w:rsidR="00FD51AA" w:rsidRPr="00CE3FB2" w:rsidRDefault="00FD51AA" w:rsidP="00447FDA">
            <w:pPr>
              <w:rPr>
                <w:sz w:val="18"/>
                <w:szCs w:val="22"/>
              </w:rPr>
            </w:pPr>
          </w:p>
        </w:tc>
      </w:tr>
      <w:tr w:rsidR="00FD51AA" w:rsidRPr="00CE3FB2" w14:paraId="396FD5D2" w14:textId="2458E23C" w:rsidTr="00FD51AA">
        <w:tc>
          <w:tcPr>
            <w:tcW w:w="1761" w:type="dxa"/>
          </w:tcPr>
          <w:p w14:paraId="3DE29B62" w14:textId="77777777" w:rsidR="00FD51AA" w:rsidRPr="00CE3FB2" w:rsidRDefault="00FD51AA" w:rsidP="00447FDA">
            <w:pPr>
              <w:rPr>
                <w:sz w:val="18"/>
                <w:szCs w:val="22"/>
              </w:rPr>
            </w:pPr>
            <w:r w:rsidRPr="00CE3FB2">
              <w:rPr>
                <w:sz w:val="18"/>
                <w:szCs w:val="22"/>
              </w:rPr>
              <w:t>Reel_28/L-195.pdf</w:t>
            </w:r>
          </w:p>
        </w:tc>
        <w:tc>
          <w:tcPr>
            <w:tcW w:w="1024" w:type="dxa"/>
          </w:tcPr>
          <w:p w14:paraId="3BBF4B21" w14:textId="77777777" w:rsidR="00FD51AA" w:rsidRPr="00CE3FB2" w:rsidRDefault="00FD51AA" w:rsidP="00447FDA">
            <w:pPr>
              <w:rPr>
                <w:sz w:val="18"/>
                <w:szCs w:val="22"/>
              </w:rPr>
            </w:pPr>
          </w:p>
        </w:tc>
        <w:tc>
          <w:tcPr>
            <w:tcW w:w="6840" w:type="dxa"/>
          </w:tcPr>
          <w:p w14:paraId="00EBEBF2" w14:textId="77777777" w:rsidR="00FD51AA" w:rsidRPr="00CE3FB2" w:rsidRDefault="00FD51AA" w:rsidP="00447FDA">
            <w:pPr>
              <w:rPr>
                <w:sz w:val="18"/>
                <w:szCs w:val="22"/>
              </w:rPr>
            </w:pPr>
          </w:p>
        </w:tc>
      </w:tr>
      <w:tr w:rsidR="00FD51AA" w:rsidRPr="00CE3FB2" w14:paraId="1F1F706D" w14:textId="75C755B6" w:rsidTr="00FD51AA">
        <w:tc>
          <w:tcPr>
            <w:tcW w:w="1761" w:type="dxa"/>
          </w:tcPr>
          <w:p w14:paraId="126A9D41" w14:textId="77777777" w:rsidR="00FD51AA" w:rsidRPr="00CE3FB2" w:rsidRDefault="00FD51AA" w:rsidP="00447FDA">
            <w:pPr>
              <w:rPr>
                <w:sz w:val="18"/>
                <w:szCs w:val="22"/>
              </w:rPr>
            </w:pPr>
            <w:r w:rsidRPr="00CE3FB2">
              <w:rPr>
                <w:sz w:val="18"/>
                <w:szCs w:val="22"/>
              </w:rPr>
              <w:t>Reel_28/L-196.pdf</w:t>
            </w:r>
          </w:p>
        </w:tc>
        <w:tc>
          <w:tcPr>
            <w:tcW w:w="1024" w:type="dxa"/>
          </w:tcPr>
          <w:p w14:paraId="299EC37F" w14:textId="77777777" w:rsidR="00FD51AA" w:rsidRPr="00CE3FB2" w:rsidRDefault="00FD51AA" w:rsidP="00447FDA">
            <w:pPr>
              <w:rPr>
                <w:sz w:val="18"/>
                <w:szCs w:val="22"/>
              </w:rPr>
            </w:pPr>
          </w:p>
        </w:tc>
        <w:tc>
          <w:tcPr>
            <w:tcW w:w="6840" w:type="dxa"/>
          </w:tcPr>
          <w:p w14:paraId="7B302D29" w14:textId="77777777" w:rsidR="00FD51AA" w:rsidRPr="00CE3FB2" w:rsidRDefault="00FD51AA" w:rsidP="00447FDA">
            <w:pPr>
              <w:rPr>
                <w:sz w:val="18"/>
                <w:szCs w:val="22"/>
              </w:rPr>
            </w:pPr>
          </w:p>
        </w:tc>
      </w:tr>
      <w:tr w:rsidR="00FD51AA" w:rsidRPr="00CE3FB2" w14:paraId="7B5C0809" w14:textId="024187FE" w:rsidTr="00FD51AA">
        <w:tc>
          <w:tcPr>
            <w:tcW w:w="1761" w:type="dxa"/>
          </w:tcPr>
          <w:p w14:paraId="1428C6B7" w14:textId="77777777" w:rsidR="00FD51AA" w:rsidRPr="00CE3FB2" w:rsidRDefault="00FD51AA" w:rsidP="00447FDA">
            <w:pPr>
              <w:rPr>
                <w:sz w:val="18"/>
                <w:szCs w:val="22"/>
              </w:rPr>
            </w:pPr>
            <w:r w:rsidRPr="00CE3FB2">
              <w:rPr>
                <w:sz w:val="18"/>
                <w:szCs w:val="22"/>
              </w:rPr>
              <w:t>Reel_28/L-197.pdf</w:t>
            </w:r>
          </w:p>
        </w:tc>
        <w:tc>
          <w:tcPr>
            <w:tcW w:w="1024" w:type="dxa"/>
          </w:tcPr>
          <w:p w14:paraId="0F2D5EA1" w14:textId="77777777" w:rsidR="00FD51AA" w:rsidRPr="00CE3FB2" w:rsidRDefault="00FD51AA" w:rsidP="00447FDA">
            <w:pPr>
              <w:rPr>
                <w:sz w:val="18"/>
                <w:szCs w:val="22"/>
              </w:rPr>
            </w:pPr>
          </w:p>
        </w:tc>
        <w:tc>
          <w:tcPr>
            <w:tcW w:w="6840" w:type="dxa"/>
          </w:tcPr>
          <w:p w14:paraId="270AC5C2" w14:textId="77777777" w:rsidR="00FD51AA" w:rsidRPr="00CE3FB2" w:rsidRDefault="00FD51AA" w:rsidP="00447FDA">
            <w:pPr>
              <w:rPr>
                <w:sz w:val="18"/>
                <w:szCs w:val="22"/>
              </w:rPr>
            </w:pPr>
          </w:p>
        </w:tc>
      </w:tr>
      <w:tr w:rsidR="00FD51AA" w:rsidRPr="00CE3FB2" w14:paraId="5279B5F3" w14:textId="63517CF1" w:rsidTr="00FD51AA">
        <w:tc>
          <w:tcPr>
            <w:tcW w:w="1761" w:type="dxa"/>
          </w:tcPr>
          <w:p w14:paraId="14AD2BE5" w14:textId="77777777" w:rsidR="00FD51AA" w:rsidRPr="00CE3FB2" w:rsidRDefault="00FD51AA" w:rsidP="00447FDA">
            <w:pPr>
              <w:rPr>
                <w:sz w:val="18"/>
                <w:szCs w:val="22"/>
              </w:rPr>
            </w:pPr>
            <w:r w:rsidRPr="00CE3FB2">
              <w:rPr>
                <w:sz w:val="18"/>
                <w:szCs w:val="22"/>
              </w:rPr>
              <w:t>Reel_28/L-198.pdf</w:t>
            </w:r>
          </w:p>
        </w:tc>
        <w:tc>
          <w:tcPr>
            <w:tcW w:w="1024" w:type="dxa"/>
          </w:tcPr>
          <w:p w14:paraId="7A03293C" w14:textId="77777777" w:rsidR="00FD51AA" w:rsidRPr="00CE3FB2" w:rsidRDefault="00FD51AA" w:rsidP="00447FDA">
            <w:pPr>
              <w:rPr>
                <w:sz w:val="18"/>
                <w:szCs w:val="22"/>
              </w:rPr>
            </w:pPr>
          </w:p>
        </w:tc>
        <w:tc>
          <w:tcPr>
            <w:tcW w:w="6840" w:type="dxa"/>
          </w:tcPr>
          <w:p w14:paraId="483315BF" w14:textId="77777777" w:rsidR="00FD51AA" w:rsidRPr="00CE3FB2" w:rsidRDefault="00FD51AA" w:rsidP="00447FDA">
            <w:pPr>
              <w:rPr>
                <w:sz w:val="18"/>
                <w:szCs w:val="22"/>
              </w:rPr>
            </w:pPr>
          </w:p>
        </w:tc>
      </w:tr>
      <w:tr w:rsidR="00FD51AA" w:rsidRPr="00CE3FB2" w14:paraId="73DD3A74" w14:textId="6AD62550" w:rsidTr="00FD51AA">
        <w:tc>
          <w:tcPr>
            <w:tcW w:w="1761" w:type="dxa"/>
          </w:tcPr>
          <w:p w14:paraId="2246093D" w14:textId="77777777" w:rsidR="00FD51AA" w:rsidRPr="00CE3FB2" w:rsidRDefault="00FD51AA" w:rsidP="00447FDA">
            <w:pPr>
              <w:rPr>
                <w:sz w:val="18"/>
                <w:szCs w:val="22"/>
              </w:rPr>
            </w:pPr>
            <w:r w:rsidRPr="00CE3FB2">
              <w:rPr>
                <w:sz w:val="18"/>
                <w:szCs w:val="22"/>
              </w:rPr>
              <w:t>Reel_28/L-199.pdf</w:t>
            </w:r>
          </w:p>
        </w:tc>
        <w:tc>
          <w:tcPr>
            <w:tcW w:w="1024" w:type="dxa"/>
          </w:tcPr>
          <w:p w14:paraId="6E9DE766" w14:textId="77777777" w:rsidR="00FD51AA" w:rsidRPr="00CE3FB2" w:rsidRDefault="00FD51AA" w:rsidP="00447FDA">
            <w:pPr>
              <w:rPr>
                <w:sz w:val="18"/>
                <w:szCs w:val="22"/>
              </w:rPr>
            </w:pPr>
          </w:p>
        </w:tc>
        <w:tc>
          <w:tcPr>
            <w:tcW w:w="6840" w:type="dxa"/>
          </w:tcPr>
          <w:p w14:paraId="3462619A" w14:textId="77777777" w:rsidR="00FD51AA" w:rsidRPr="00CE3FB2" w:rsidRDefault="00FD51AA" w:rsidP="00447FDA">
            <w:pPr>
              <w:rPr>
                <w:sz w:val="18"/>
                <w:szCs w:val="22"/>
              </w:rPr>
            </w:pPr>
          </w:p>
        </w:tc>
      </w:tr>
      <w:tr w:rsidR="00FD51AA" w:rsidRPr="00CE3FB2" w14:paraId="0AAA0058" w14:textId="3D472E62" w:rsidTr="00FD51AA">
        <w:tc>
          <w:tcPr>
            <w:tcW w:w="1761" w:type="dxa"/>
          </w:tcPr>
          <w:p w14:paraId="0918776B" w14:textId="77777777" w:rsidR="00FD51AA" w:rsidRPr="00CE3FB2" w:rsidRDefault="00FD51AA" w:rsidP="00447FDA">
            <w:pPr>
              <w:rPr>
                <w:sz w:val="18"/>
                <w:szCs w:val="22"/>
              </w:rPr>
            </w:pPr>
            <w:r w:rsidRPr="00CE3FB2">
              <w:rPr>
                <w:sz w:val="18"/>
                <w:szCs w:val="22"/>
              </w:rPr>
              <w:t>Reel_28/L-200.pdf</w:t>
            </w:r>
          </w:p>
        </w:tc>
        <w:tc>
          <w:tcPr>
            <w:tcW w:w="1024" w:type="dxa"/>
          </w:tcPr>
          <w:p w14:paraId="68F2F0C2" w14:textId="77777777" w:rsidR="00FD51AA" w:rsidRPr="00CE3FB2" w:rsidRDefault="00FD51AA" w:rsidP="00447FDA">
            <w:pPr>
              <w:rPr>
                <w:sz w:val="18"/>
                <w:szCs w:val="22"/>
              </w:rPr>
            </w:pPr>
          </w:p>
        </w:tc>
        <w:tc>
          <w:tcPr>
            <w:tcW w:w="6840" w:type="dxa"/>
          </w:tcPr>
          <w:p w14:paraId="6ECB2C7B" w14:textId="77777777" w:rsidR="00FD51AA" w:rsidRPr="00CE3FB2" w:rsidRDefault="00FD51AA" w:rsidP="00447FDA">
            <w:pPr>
              <w:rPr>
                <w:sz w:val="18"/>
                <w:szCs w:val="22"/>
              </w:rPr>
            </w:pPr>
          </w:p>
        </w:tc>
      </w:tr>
      <w:tr w:rsidR="00FD51AA" w:rsidRPr="00CE3FB2" w14:paraId="2A4D19A2" w14:textId="03766472" w:rsidTr="00FD51AA">
        <w:tc>
          <w:tcPr>
            <w:tcW w:w="1761" w:type="dxa"/>
          </w:tcPr>
          <w:p w14:paraId="36DBD37C" w14:textId="77777777" w:rsidR="00FD51AA" w:rsidRPr="00CE3FB2" w:rsidRDefault="00FD51AA" w:rsidP="00447FDA">
            <w:pPr>
              <w:rPr>
                <w:sz w:val="18"/>
                <w:szCs w:val="22"/>
              </w:rPr>
            </w:pPr>
            <w:r w:rsidRPr="00CE3FB2">
              <w:rPr>
                <w:sz w:val="18"/>
                <w:szCs w:val="22"/>
              </w:rPr>
              <w:t>Reel_28/L-201.pdf</w:t>
            </w:r>
          </w:p>
        </w:tc>
        <w:tc>
          <w:tcPr>
            <w:tcW w:w="1024" w:type="dxa"/>
          </w:tcPr>
          <w:p w14:paraId="0A127E80" w14:textId="77777777" w:rsidR="00FD51AA" w:rsidRPr="00CE3FB2" w:rsidRDefault="00FD51AA" w:rsidP="00447FDA">
            <w:pPr>
              <w:rPr>
                <w:sz w:val="18"/>
                <w:szCs w:val="22"/>
              </w:rPr>
            </w:pPr>
          </w:p>
        </w:tc>
        <w:tc>
          <w:tcPr>
            <w:tcW w:w="6840" w:type="dxa"/>
          </w:tcPr>
          <w:p w14:paraId="6FF82355" w14:textId="77777777" w:rsidR="00FD51AA" w:rsidRPr="00CE3FB2" w:rsidRDefault="00FD51AA" w:rsidP="00447FDA">
            <w:pPr>
              <w:rPr>
                <w:sz w:val="18"/>
                <w:szCs w:val="22"/>
              </w:rPr>
            </w:pPr>
          </w:p>
        </w:tc>
      </w:tr>
      <w:tr w:rsidR="00FD51AA" w:rsidRPr="00CE3FB2" w14:paraId="42A101A3" w14:textId="1D705D61" w:rsidTr="00FD51AA">
        <w:tc>
          <w:tcPr>
            <w:tcW w:w="1761" w:type="dxa"/>
          </w:tcPr>
          <w:p w14:paraId="6ADD30AB" w14:textId="77777777" w:rsidR="00FD51AA" w:rsidRPr="00CE3FB2" w:rsidRDefault="00FD51AA" w:rsidP="00447FDA">
            <w:pPr>
              <w:rPr>
                <w:sz w:val="18"/>
                <w:szCs w:val="22"/>
              </w:rPr>
            </w:pPr>
            <w:r w:rsidRPr="00CE3FB2">
              <w:rPr>
                <w:sz w:val="18"/>
                <w:szCs w:val="22"/>
              </w:rPr>
              <w:t>Reel_28/L-202.pdf</w:t>
            </w:r>
          </w:p>
        </w:tc>
        <w:tc>
          <w:tcPr>
            <w:tcW w:w="1024" w:type="dxa"/>
          </w:tcPr>
          <w:p w14:paraId="40CC699B" w14:textId="77777777" w:rsidR="00FD51AA" w:rsidRPr="00CE3FB2" w:rsidRDefault="00FD51AA" w:rsidP="00447FDA">
            <w:pPr>
              <w:rPr>
                <w:sz w:val="18"/>
                <w:szCs w:val="22"/>
              </w:rPr>
            </w:pPr>
          </w:p>
        </w:tc>
        <w:tc>
          <w:tcPr>
            <w:tcW w:w="6840" w:type="dxa"/>
          </w:tcPr>
          <w:p w14:paraId="7ABB227C" w14:textId="77777777" w:rsidR="00FD51AA" w:rsidRPr="00CE3FB2" w:rsidRDefault="00FD51AA" w:rsidP="00447FDA">
            <w:pPr>
              <w:rPr>
                <w:sz w:val="18"/>
                <w:szCs w:val="22"/>
              </w:rPr>
            </w:pPr>
          </w:p>
        </w:tc>
      </w:tr>
      <w:tr w:rsidR="00FD51AA" w:rsidRPr="00CE3FB2" w14:paraId="6E5E7257" w14:textId="7826DD7D" w:rsidTr="00FD51AA">
        <w:tc>
          <w:tcPr>
            <w:tcW w:w="1761" w:type="dxa"/>
          </w:tcPr>
          <w:p w14:paraId="35C8AB3F" w14:textId="77777777" w:rsidR="00FD51AA" w:rsidRPr="00CE3FB2" w:rsidRDefault="00FD51AA" w:rsidP="00447FDA">
            <w:pPr>
              <w:rPr>
                <w:sz w:val="18"/>
                <w:szCs w:val="22"/>
              </w:rPr>
            </w:pPr>
            <w:r w:rsidRPr="00CE3FB2">
              <w:rPr>
                <w:sz w:val="18"/>
                <w:szCs w:val="22"/>
              </w:rPr>
              <w:t>Reel_28/L-203.pdf</w:t>
            </w:r>
          </w:p>
        </w:tc>
        <w:tc>
          <w:tcPr>
            <w:tcW w:w="1024" w:type="dxa"/>
          </w:tcPr>
          <w:p w14:paraId="753757CF" w14:textId="77777777" w:rsidR="00FD51AA" w:rsidRPr="00CE3FB2" w:rsidRDefault="00FD51AA" w:rsidP="00447FDA">
            <w:pPr>
              <w:rPr>
                <w:sz w:val="18"/>
                <w:szCs w:val="22"/>
              </w:rPr>
            </w:pPr>
          </w:p>
        </w:tc>
        <w:tc>
          <w:tcPr>
            <w:tcW w:w="6840" w:type="dxa"/>
          </w:tcPr>
          <w:p w14:paraId="060BFABA" w14:textId="77777777" w:rsidR="00FD51AA" w:rsidRPr="00CE3FB2" w:rsidRDefault="00FD51AA" w:rsidP="00447FDA">
            <w:pPr>
              <w:rPr>
                <w:sz w:val="18"/>
                <w:szCs w:val="22"/>
              </w:rPr>
            </w:pPr>
          </w:p>
        </w:tc>
      </w:tr>
      <w:tr w:rsidR="00FD51AA" w:rsidRPr="00CE3FB2" w14:paraId="3F6B736A" w14:textId="149E5DDB" w:rsidTr="00FD51AA">
        <w:tc>
          <w:tcPr>
            <w:tcW w:w="1761" w:type="dxa"/>
          </w:tcPr>
          <w:p w14:paraId="3855675F" w14:textId="77777777" w:rsidR="00FD51AA" w:rsidRPr="00CE3FB2" w:rsidRDefault="00FD51AA" w:rsidP="00447FDA">
            <w:pPr>
              <w:rPr>
                <w:sz w:val="18"/>
                <w:szCs w:val="22"/>
              </w:rPr>
            </w:pPr>
            <w:r w:rsidRPr="00CE3FB2">
              <w:rPr>
                <w:sz w:val="18"/>
                <w:szCs w:val="22"/>
              </w:rPr>
              <w:t>Reel_28/L-204.pdf</w:t>
            </w:r>
          </w:p>
        </w:tc>
        <w:tc>
          <w:tcPr>
            <w:tcW w:w="1024" w:type="dxa"/>
          </w:tcPr>
          <w:p w14:paraId="50105AF5" w14:textId="77777777" w:rsidR="00FD51AA" w:rsidRPr="00CE3FB2" w:rsidRDefault="00FD51AA" w:rsidP="00447FDA">
            <w:pPr>
              <w:rPr>
                <w:sz w:val="18"/>
                <w:szCs w:val="22"/>
              </w:rPr>
            </w:pPr>
          </w:p>
        </w:tc>
        <w:tc>
          <w:tcPr>
            <w:tcW w:w="6840" w:type="dxa"/>
          </w:tcPr>
          <w:p w14:paraId="1A835B73" w14:textId="77777777" w:rsidR="00FD51AA" w:rsidRPr="00CE3FB2" w:rsidRDefault="00FD51AA" w:rsidP="00447FDA">
            <w:pPr>
              <w:rPr>
                <w:sz w:val="18"/>
                <w:szCs w:val="22"/>
              </w:rPr>
            </w:pPr>
          </w:p>
        </w:tc>
      </w:tr>
      <w:tr w:rsidR="00FD51AA" w:rsidRPr="00CE3FB2" w14:paraId="24B99EE0" w14:textId="3C5809CB" w:rsidTr="00FD51AA">
        <w:tc>
          <w:tcPr>
            <w:tcW w:w="1761" w:type="dxa"/>
          </w:tcPr>
          <w:p w14:paraId="1837836D" w14:textId="77777777" w:rsidR="00FD51AA" w:rsidRPr="00CE3FB2" w:rsidRDefault="00FD51AA" w:rsidP="00447FDA">
            <w:pPr>
              <w:rPr>
                <w:sz w:val="18"/>
                <w:szCs w:val="22"/>
              </w:rPr>
            </w:pPr>
            <w:r w:rsidRPr="00CE3FB2">
              <w:rPr>
                <w:sz w:val="18"/>
                <w:szCs w:val="22"/>
              </w:rPr>
              <w:t>Reel_28/L-205.pdf</w:t>
            </w:r>
          </w:p>
        </w:tc>
        <w:tc>
          <w:tcPr>
            <w:tcW w:w="1024" w:type="dxa"/>
          </w:tcPr>
          <w:p w14:paraId="6CEB493C" w14:textId="77777777" w:rsidR="00FD51AA" w:rsidRPr="00CE3FB2" w:rsidRDefault="00FD51AA" w:rsidP="00447FDA">
            <w:pPr>
              <w:rPr>
                <w:sz w:val="18"/>
                <w:szCs w:val="22"/>
              </w:rPr>
            </w:pPr>
          </w:p>
        </w:tc>
        <w:tc>
          <w:tcPr>
            <w:tcW w:w="6840" w:type="dxa"/>
          </w:tcPr>
          <w:p w14:paraId="187C815F" w14:textId="77777777" w:rsidR="00FD51AA" w:rsidRPr="00CE3FB2" w:rsidRDefault="00FD51AA" w:rsidP="00447FDA">
            <w:pPr>
              <w:rPr>
                <w:sz w:val="18"/>
                <w:szCs w:val="22"/>
              </w:rPr>
            </w:pPr>
          </w:p>
        </w:tc>
      </w:tr>
      <w:tr w:rsidR="00FD51AA" w:rsidRPr="00CE3FB2" w14:paraId="1F87A48B" w14:textId="7B7BDE11" w:rsidTr="00FD51AA">
        <w:tc>
          <w:tcPr>
            <w:tcW w:w="1761" w:type="dxa"/>
          </w:tcPr>
          <w:p w14:paraId="0010CCA6" w14:textId="77777777" w:rsidR="00FD51AA" w:rsidRPr="00CE3FB2" w:rsidRDefault="00FD51AA" w:rsidP="00447FDA">
            <w:pPr>
              <w:rPr>
                <w:sz w:val="18"/>
                <w:szCs w:val="22"/>
              </w:rPr>
            </w:pPr>
            <w:r w:rsidRPr="00CE3FB2">
              <w:rPr>
                <w:sz w:val="18"/>
                <w:szCs w:val="22"/>
              </w:rPr>
              <w:t>Reel_28/L-206.pdf</w:t>
            </w:r>
          </w:p>
        </w:tc>
        <w:tc>
          <w:tcPr>
            <w:tcW w:w="1024" w:type="dxa"/>
          </w:tcPr>
          <w:p w14:paraId="61FB7B3D" w14:textId="77777777" w:rsidR="00FD51AA" w:rsidRPr="00CE3FB2" w:rsidRDefault="00FD51AA" w:rsidP="00447FDA">
            <w:pPr>
              <w:rPr>
                <w:sz w:val="18"/>
                <w:szCs w:val="22"/>
              </w:rPr>
            </w:pPr>
          </w:p>
        </w:tc>
        <w:tc>
          <w:tcPr>
            <w:tcW w:w="6840" w:type="dxa"/>
          </w:tcPr>
          <w:p w14:paraId="5A033A18" w14:textId="77777777" w:rsidR="00FD51AA" w:rsidRPr="00CE3FB2" w:rsidRDefault="00FD51AA" w:rsidP="00447FDA">
            <w:pPr>
              <w:rPr>
                <w:sz w:val="18"/>
                <w:szCs w:val="22"/>
              </w:rPr>
            </w:pPr>
          </w:p>
        </w:tc>
      </w:tr>
      <w:tr w:rsidR="00FD51AA" w:rsidRPr="00CE3FB2" w14:paraId="351A3AF2" w14:textId="48D897BD" w:rsidTr="00FD51AA">
        <w:tc>
          <w:tcPr>
            <w:tcW w:w="1761" w:type="dxa"/>
          </w:tcPr>
          <w:p w14:paraId="31C030BB" w14:textId="77777777" w:rsidR="00FD51AA" w:rsidRPr="00CE3FB2" w:rsidRDefault="00FD51AA" w:rsidP="00447FDA">
            <w:pPr>
              <w:rPr>
                <w:sz w:val="18"/>
                <w:szCs w:val="22"/>
              </w:rPr>
            </w:pPr>
            <w:r w:rsidRPr="00CE3FB2">
              <w:rPr>
                <w:sz w:val="18"/>
                <w:szCs w:val="22"/>
              </w:rPr>
              <w:t>Reel_28/L-207.pdf</w:t>
            </w:r>
          </w:p>
        </w:tc>
        <w:tc>
          <w:tcPr>
            <w:tcW w:w="1024" w:type="dxa"/>
          </w:tcPr>
          <w:p w14:paraId="12F24B52" w14:textId="77777777" w:rsidR="00FD51AA" w:rsidRPr="00CE3FB2" w:rsidRDefault="00FD51AA" w:rsidP="00447FDA">
            <w:pPr>
              <w:rPr>
                <w:sz w:val="18"/>
                <w:szCs w:val="22"/>
              </w:rPr>
            </w:pPr>
          </w:p>
        </w:tc>
        <w:tc>
          <w:tcPr>
            <w:tcW w:w="6840" w:type="dxa"/>
          </w:tcPr>
          <w:p w14:paraId="38421284" w14:textId="77777777" w:rsidR="00FD51AA" w:rsidRPr="00CE3FB2" w:rsidRDefault="00FD51AA" w:rsidP="00447FDA">
            <w:pPr>
              <w:rPr>
                <w:sz w:val="18"/>
                <w:szCs w:val="22"/>
              </w:rPr>
            </w:pPr>
          </w:p>
        </w:tc>
      </w:tr>
      <w:tr w:rsidR="00FD51AA" w:rsidRPr="00CE3FB2" w14:paraId="16A55FBC" w14:textId="59CD1829" w:rsidTr="00FD51AA">
        <w:tc>
          <w:tcPr>
            <w:tcW w:w="1761" w:type="dxa"/>
          </w:tcPr>
          <w:p w14:paraId="4A54148E" w14:textId="77777777" w:rsidR="00FD51AA" w:rsidRPr="00CE3FB2" w:rsidRDefault="00FD51AA" w:rsidP="00447FDA">
            <w:pPr>
              <w:rPr>
                <w:sz w:val="18"/>
                <w:szCs w:val="22"/>
              </w:rPr>
            </w:pPr>
            <w:r w:rsidRPr="00CE3FB2">
              <w:rPr>
                <w:sz w:val="18"/>
                <w:szCs w:val="22"/>
              </w:rPr>
              <w:t>Reel_28/L-208.pdf</w:t>
            </w:r>
          </w:p>
        </w:tc>
        <w:tc>
          <w:tcPr>
            <w:tcW w:w="1024" w:type="dxa"/>
          </w:tcPr>
          <w:p w14:paraId="625A0B96" w14:textId="77777777" w:rsidR="00FD51AA" w:rsidRPr="00CE3FB2" w:rsidRDefault="00FD51AA" w:rsidP="00447FDA">
            <w:pPr>
              <w:rPr>
                <w:sz w:val="18"/>
                <w:szCs w:val="22"/>
              </w:rPr>
            </w:pPr>
          </w:p>
        </w:tc>
        <w:tc>
          <w:tcPr>
            <w:tcW w:w="6840" w:type="dxa"/>
          </w:tcPr>
          <w:p w14:paraId="2C24BE4E" w14:textId="77777777" w:rsidR="00FD51AA" w:rsidRPr="00CE3FB2" w:rsidRDefault="00FD51AA" w:rsidP="00447FDA">
            <w:pPr>
              <w:rPr>
                <w:sz w:val="18"/>
                <w:szCs w:val="22"/>
              </w:rPr>
            </w:pPr>
          </w:p>
        </w:tc>
      </w:tr>
      <w:tr w:rsidR="00FD51AA" w:rsidRPr="00CE3FB2" w14:paraId="49FE38C4" w14:textId="18A56EE9" w:rsidTr="00FD51AA">
        <w:tc>
          <w:tcPr>
            <w:tcW w:w="1761" w:type="dxa"/>
          </w:tcPr>
          <w:p w14:paraId="61566219" w14:textId="77777777" w:rsidR="00FD51AA" w:rsidRPr="00CE3FB2" w:rsidRDefault="00FD51AA" w:rsidP="00447FDA">
            <w:pPr>
              <w:rPr>
                <w:sz w:val="18"/>
                <w:szCs w:val="22"/>
              </w:rPr>
            </w:pPr>
            <w:r w:rsidRPr="00CE3FB2">
              <w:rPr>
                <w:sz w:val="18"/>
                <w:szCs w:val="22"/>
              </w:rPr>
              <w:t>Reel_28/L-209.pdf</w:t>
            </w:r>
          </w:p>
        </w:tc>
        <w:tc>
          <w:tcPr>
            <w:tcW w:w="1024" w:type="dxa"/>
          </w:tcPr>
          <w:p w14:paraId="1DC2AF58" w14:textId="77777777" w:rsidR="00FD51AA" w:rsidRPr="00CE3FB2" w:rsidRDefault="00FD51AA" w:rsidP="00447FDA">
            <w:pPr>
              <w:rPr>
                <w:sz w:val="18"/>
                <w:szCs w:val="22"/>
              </w:rPr>
            </w:pPr>
          </w:p>
        </w:tc>
        <w:tc>
          <w:tcPr>
            <w:tcW w:w="6840" w:type="dxa"/>
          </w:tcPr>
          <w:p w14:paraId="1D9C9971" w14:textId="77777777" w:rsidR="00FD51AA" w:rsidRPr="00CE3FB2" w:rsidRDefault="00FD51AA" w:rsidP="00447FDA">
            <w:pPr>
              <w:rPr>
                <w:sz w:val="18"/>
                <w:szCs w:val="22"/>
              </w:rPr>
            </w:pPr>
          </w:p>
        </w:tc>
      </w:tr>
      <w:tr w:rsidR="00FD51AA" w:rsidRPr="00CE3FB2" w14:paraId="4D8B07A4" w14:textId="1BB751C1" w:rsidTr="00FD51AA">
        <w:tc>
          <w:tcPr>
            <w:tcW w:w="1761" w:type="dxa"/>
          </w:tcPr>
          <w:p w14:paraId="38D48F52" w14:textId="77777777" w:rsidR="00FD51AA" w:rsidRPr="00CE3FB2" w:rsidRDefault="00FD51AA" w:rsidP="00447FDA">
            <w:pPr>
              <w:rPr>
                <w:sz w:val="18"/>
                <w:szCs w:val="22"/>
              </w:rPr>
            </w:pPr>
            <w:r w:rsidRPr="00CE3FB2">
              <w:rPr>
                <w:sz w:val="18"/>
                <w:szCs w:val="22"/>
              </w:rPr>
              <w:t>Reel_28/L-210.pdf</w:t>
            </w:r>
          </w:p>
        </w:tc>
        <w:tc>
          <w:tcPr>
            <w:tcW w:w="1024" w:type="dxa"/>
          </w:tcPr>
          <w:p w14:paraId="7A0E4DFD" w14:textId="77777777" w:rsidR="00FD51AA" w:rsidRPr="00CE3FB2" w:rsidRDefault="00FD51AA" w:rsidP="00447FDA">
            <w:pPr>
              <w:rPr>
                <w:sz w:val="18"/>
                <w:szCs w:val="22"/>
              </w:rPr>
            </w:pPr>
          </w:p>
        </w:tc>
        <w:tc>
          <w:tcPr>
            <w:tcW w:w="6840" w:type="dxa"/>
          </w:tcPr>
          <w:p w14:paraId="62C81A73" w14:textId="77777777" w:rsidR="00FD51AA" w:rsidRPr="00CE3FB2" w:rsidRDefault="00FD51AA" w:rsidP="00447FDA">
            <w:pPr>
              <w:rPr>
                <w:sz w:val="18"/>
                <w:szCs w:val="22"/>
              </w:rPr>
            </w:pPr>
          </w:p>
        </w:tc>
      </w:tr>
      <w:tr w:rsidR="00FD51AA" w:rsidRPr="00CE3FB2" w14:paraId="47DA7427" w14:textId="31AB969A" w:rsidTr="00FD51AA">
        <w:tc>
          <w:tcPr>
            <w:tcW w:w="1761" w:type="dxa"/>
          </w:tcPr>
          <w:p w14:paraId="69B10A06" w14:textId="77777777" w:rsidR="00FD51AA" w:rsidRPr="00CE3FB2" w:rsidRDefault="00FD51AA" w:rsidP="00447FDA">
            <w:pPr>
              <w:rPr>
                <w:sz w:val="18"/>
                <w:szCs w:val="22"/>
              </w:rPr>
            </w:pPr>
            <w:r w:rsidRPr="00CE3FB2">
              <w:rPr>
                <w:sz w:val="18"/>
                <w:szCs w:val="22"/>
              </w:rPr>
              <w:t>Reel_28/L-211.pdf</w:t>
            </w:r>
          </w:p>
        </w:tc>
        <w:tc>
          <w:tcPr>
            <w:tcW w:w="1024" w:type="dxa"/>
          </w:tcPr>
          <w:p w14:paraId="63AD1247" w14:textId="77777777" w:rsidR="00FD51AA" w:rsidRPr="00CE3FB2" w:rsidRDefault="00FD51AA" w:rsidP="00447FDA">
            <w:pPr>
              <w:rPr>
                <w:sz w:val="18"/>
                <w:szCs w:val="22"/>
              </w:rPr>
            </w:pPr>
          </w:p>
        </w:tc>
        <w:tc>
          <w:tcPr>
            <w:tcW w:w="6840" w:type="dxa"/>
          </w:tcPr>
          <w:p w14:paraId="1EBD7035" w14:textId="77777777" w:rsidR="00FD51AA" w:rsidRPr="00CE3FB2" w:rsidRDefault="00FD51AA" w:rsidP="00447FDA">
            <w:pPr>
              <w:rPr>
                <w:sz w:val="18"/>
                <w:szCs w:val="22"/>
              </w:rPr>
            </w:pPr>
          </w:p>
        </w:tc>
      </w:tr>
      <w:tr w:rsidR="00FD51AA" w:rsidRPr="00CE3FB2" w14:paraId="73F44D56" w14:textId="6486680F" w:rsidTr="00FD51AA">
        <w:tc>
          <w:tcPr>
            <w:tcW w:w="1761" w:type="dxa"/>
          </w:tcPr>
          <w:p w14:paraId="22A6CC32" w14:textId="77777777" w:rsidR="00FD51AA" w:rsidRPr="00CE3FB2" w:rsidRDefault="00FD51AA" w:rsidP="00447FDA">
            <w:pPr>
              <w:rPr>
                <w:sz w:val="18"/>
                <w:szCs w:val="22"/>
              </w:rPr>
            </w:pPr>
            <w:r w:rsidRPr="00CE3FB2">
              <w:rPr>
                <w:sz w:val="18"/>
                <w:szCs w:val="22"/>
              </w:rPr>
              <w:t>Reel_28/L-212.pdf</w:t>
            </w:r>
          </w:p>
        </w:tc>
        <w:tc>
          <w:tcPr>
            <w:tcW w:w="1024" w:type="dxa"/>
          </w:tcPr>
          <w:p w14:paraId="6A7C1493" w14:textId="77777777" w:rsidR="00FD51AA" w:rsidRPr="00CE3FB2" w:rsidRDefault="00FD51AA" w:rsidP="00447FDA">
            <w:pPr>
              <w:rPr>
                <w:sz w:val="18"/>
                <w:szCs w:val="22"/>
              </w:rPr>
            </w:pPr>
          </w:p>
        </w:tc>
        <w:tc>
          <w:tcPr>
            <w:tcW w:w="6840" w:type="dxa"/>
          </w:tcPr>
          <w:p w14:paraId="1352FA3E" w14:textId="77777777" w:rsidR="00FD51AA" w:rsidRPr="00CE3FB2" w:rsidRDefault="00FD51AA" w:rsidP="00447FDA">
            <w:pPr>
              <w:rPr>
                <w:sz w:val="18"/>
                <w:szCs w:val="22"/>
              </w:rPr>
            </w:pPr>
          </w:p>
        </w:tc>
      </w:tr>
      <w:tr w:rsidR="00FD51AA" w:rsidRPr="00CE3FB2" w14:paraId="2639EF3B" w14:textId="7156DA7D" w:rsidTr="00FD51AA">
        <w:tc>
          <w:tcPr>
            <w:tcW w:w="1761" w:type="dxa"/>
          </w:tcPr>
          <w:p w14:paraId="7E47DEC4" w14:textId="77777777" w:rsidR="00FD51AA" w:rsidRPr="00CE3FB2" w:rsidRDefault="00FD51AA" w:rsidP="00447FDA">
            <w:pPr>
              <w:rPr>
                <w:sz w:val="18"/>
                <w:szCs w:val="22"/>
              </w:rPr>
            </w:pPr>
            <w:r w:rsidRPr="00CE3FB2">
              <w:rPr>
                <w:sz w:val="18"/>
                <w:szCs w:val="22"/>
              </w:rPr>
              <w:t>Reel_28/L-213.pdf</w:t>
            </w:r>
          </w:p>
        </w:tc>
        <w:tc>
          <w:tcPr>
            <w:tcW w:w="1024" w:type="dxa"/>
          </w:tcPr>
          <w:p w14:paraId="4C0EB6D5" w14:textId="77777777" w:rsidR="00FD51AA" w:rsidRPr="00CE3FB2" w:rsidRDefault="00FD51AA" w:rsidP="00447FDA">
            <w:pPr>
              <w:rPr>
                <w:sz w:val="18"/>
                <w:szCs w:val="22"/>
              </w:rPr>
            </w:pPr>
          </w:p>
        </w:tc>
        <w:tc>
          <w:tcPr>
            <w:tcW w:w="6840" w:type="dxa"/>
          </w:tcPr>
          <w:p w14:paraId="2C08CF91" w14:textId="77777777" w:rsidR="00FD51AA" w:rsidRPr="00CE3FB2" w:rsidRDefault="00FD51AA" w:rsidP="00447FDA">
            <w:pPr>
              <w:rPr>
                <w:sz w:val="18"/>
                <w:szCs w:val="22"/>
              </w:rPr>
            </w:pPr>
          </w:p>
        </w:tc>
      </w:tr>
      <w:tr w:rsidR="00FD51AA" w:rsidRPr="00CE3FB2" w14:paraId="3E9103C4" w14:textId="690FC5B7" w:rsidTr="00FD51AA">
        <w:tc>
          <w:tcPr>
            <w:tcW w:w="1761" w:type="dxa"/>
          </w:tcPr>
          <w:p w14:paraId="179B5ED0" w14:textId="77777777" w:rsidR="00FD51AA" w:rsidRPr="00CE3FB2" w:rsidRDefault="00FD51AA" w:rsidP="00447FDA">
            <w:pPr>
              <w:rPr>
                <w:sz w:val="18"/>
                <w:szCs w:val="22"/>
              </w:rPr>
            </w:pPr>
            <w:r w:rsidRPr="00CE3FB2">
              <w:rPr>
                <w:sz w:val="18"/>
                <w:szCs w:val="22"/>
              </w:rPr>
              <w:t>Reel_28/L-214.pdf</w:t>
            </w:r>
          </w:p>
        </w:tc>
        <w:tc>
          <w:tcPr>
            <w:tcW w:w="1024" w:type="dxa"/>
          </w:tcPr>
          <w:p w14:paraId="7E17264A" w14:textId="77777777" w:rsidR="00FD51AA" w:rsidRPr="00CE3FB2" w:rsidRDefault="00FD51AA" w:rsidP="00447FDA">
            <w:pPr>
              <w:rPr>
                <w:sz w:val="18"/>
                <w:szCs w:val="22"/>
              </w:rPr>
            </w:pPr>
          </w:p>
        </w:tc>
        <w:tc>
          <w:tcPr>
            <w:tcW w:w="6840" w:type="dxa"/>
          </w:tcPr>
          <w:p w14:paraId="1D20E7BB" w14:textId="77777777" w:rsidR="00FD51AA" w:rsidRPr="00CE3FB2" w:rsidRDefault="00FD51AA" w:rsidP="00447FDA">
            <w:pPr>
              <w:rPr>
                <w:sz w:val="18"/>
                <w:szCs w:val="22"/>
              </w:rPr>
            </w:pPr>
          </w:p>
        </w:tc>
      </w:tr>
      <w:tr w:rsidR="00FD51AA" w:rsidRPr="00CE3FB2" w14:paraId="2832DB96" w14:textId="1266BA24" w:rsidTr="00FD51AA">
        <w:tc>
          <w:tcPr>
            <w:tcW w:w="1761" w:type="dxa"/>
          </w:tcPr>
          <w:p w14:paraId="5C4A4480" w14:textId="77777777" w:rsidR="00FD51AA" w:rsidRPr="00CE3FB2" w:rsidRDefault="00FD51AA" w:rsidP="00447FDA">
            <w:pPr>
              <w:rPr>
                <w:sz w:val="18"/>
                <w:szCs w:val="22"/>
              </w:rPr>
            </w:pPr>
            <w:r w:rsidRPr="00CE3FB2">
              <w:rPr>
                <w:sz w:val="18"/>
                <w:szCs w:val="22"/>
              </w:rPr>
              <w:t>Reel_28/L-215.pdf</w:t>
            </w:r>
          </w:p>
        </w:tc>
        <w:tc>
          <w:tcPr>
            <w:tcW w:w="1024" w:type="dxa"/>
          </w:tcPr>
          <w:p w14:paraId="740B760D" w14:textId="77777777" w:rsidR="00FD51AA" w:rsidRPr="00CE3FB2" w:rsidRDefault="00FD51AA" w:rsidP="00447FDA">
            <w:pPr>
              <w:rPr>
                <w:sz w:val="18"/>
                <w:szCs w:val="22"/>
              </w:rPr>
            </w:pPr>
          </w:p>
        </w:tc>
        <w:tc>
          <w:tcPr>
            <w:tcW w:w="6840" w:type="dxa"/>
          </w:tcPr>
          <w:p w14:paraId="09FFBC51" w14:textId="77777777" w:rsidR="00FD51AA" w:rsidRPr="00CE3FB2" w:rsidRDefault="00FD51AA" w:rsidP="00447FDA">
            <w:pPr>
              <w:rPr>
                <w:sz w:val="18"/>
                <w:szCs w:val="22"/>
              </w:rPr>
            </w:pPr>
          </w:p>
        </w:tc>
      </w:tr>
      <w:tr w:rsidR="00FD51AA" w:rsidRPr="00CE3FB2" w14:paraId="33522497" w14:textId="32E81C9C" w:rsidTr="00FD51AA">
        <w:tc>
          <w:tcPr>
            <w:tcW w:w="1761" w:type="dxa"/>
          </w:tcPr>
          <w:p w14:paraId="421ED159" w14:textId="77777777" w:rsidR="00FD51AA" w:rsidRPr="00CE3FB2" w:rsidRDefault="00FD51AA" w:rsidP="00447FDA">
            <w:pPr>
              <w:rPr>
                <w:sz w:val="18"/>
                <w:szCs w:val="22"/>
              </w:rPr>
            </w:pPr>
            <w:r w:rsidRPr="00CE3FB2">
              <w:rPr>
                <w:sz w:val="18"/>
                <w:szCs w:val="22"/>
              </w:rPr>
              <w:t>Reel_28/L-216.pdf</w:t>
            </w:r>
          </w:p>
        </w:tc>
        <w:tc>
          <w:tcPr>
            <w:tcW w:w="1024" w:type="dxa"/>
          </w:tcPr>
          <w:p w14:paraId="43A8116E" w14:textId="77777777" w:rsidR="00FD51AA" w:rsidRPr="00CE3FB2" w:rsidRDefault="00FD51AA" w:rsidP="00447FDA">
            <w:pPr>
              <w:rPr>
                <w:sz w:val="18"/>
                <w:szCs w:val="22"/>
              </w:rPr>
            </w:pPr>
          </w:p>
        </w:tc>
        <w:tc>
          <w:tcPr>
            <w:tcW w:w="6840" w:type="dxa"/>
          </w:tcPr>
          <w:p w14:paraId="0D9E5475" w14:textId="77777777" w:rsidR="00FD51AA" w:rsidRPr="00CE3FB2" w:rsidRDefault="00FD51AA" w:rsidP="00447FDA">
            <w:pPr>
              <w:rPr>
                <w:sz w:val="18"/>
                <w:szCs w:val="22"/>
              </w:rPr>
            </w:pPr>
          </w:p>
        </w:tc>
      </w:tr>
      <w:tr w:rsidR="00FD51AA" w:rsidRPr="00CE3FB2" w14:paraId="05E5E39A" w14:textId="0E1AC06F" w:rsidTr="00FD51AA">
        <w:tc>
          <w:tcPr>
            <w:tcW w:w="1761" w:type="dxa"/>
          </w:tcPr>
          <w:p w14:paraId="715285DA" w14:textId="77777777" w:rsidR="00FD51AA" w:rsidRPr="00CE3FB2" w:rsidRDefault="00FD51AA" w:rsidP="00447FDA">
            <w:pPr>
              <w:rPr>
                <w:sz w:val="18"/>
                <w:szCs w:val="22"/>
              </w:rPr>
            </w:pPr>
            <w:r w:rsidRPr="00CE3FB2">
              <w:rPr>
                <w:sz w:val="18"/>
                <w:szCs w:val="22"/>
              </w:rPr>
              <w:lastRenderedPageBreak/>
              <w:t>Reel_28/L-217.pdf</w:t>
            </w:r>
          </w:p>
        </w:tc>
        <w:tc>
          <w:tcPr>
            <w:tcW w:w="1024" w:type="dxa"/>
          </w:tcPr>
          <w:p w14:paraId="317549D6" w14:textId="77777777" w:rsidR="00FD51AA" w:rsidRPr="00CE3FB2" w:rsidRDefault="00FD51AA" w:rsidP="00447FDA">
            <w:pPr>
              <w:rPr>
                <w:sz w:val="18"/>
                <w:szCs w:val="22"/>
              </w:rPr>
            </w:pPr>
          </w:p>
        </w:tc>
        <w:tc>
          <w:tcPr>
            <w:tcW w:w="6840" w:type="dxa"/>
          </w:tcPr>
          <w:p w14:paraId="33551115" w14:textId="77777777" w:rsidR="00FD51AA" w:rsidRPr="00CE3FB2" w:rsidRDefault="00FD51AA" w:rsidP="00447FDA">
            <w:pPr>
              <w:rPr>
                <w:sz w:val="18"/>
                <w:szCs w:val="22"/>
              </w:rPr>
            </w:pPr>
          </w:p>
        </w:tc>
      </w:tr>
      <w:tr w:rsidR="00FD51AA" w:rsidRPr="00CE3FB2" w14:paraId="7BCE1D26" w14:textId="617D134A" w:rsidTr="00FD51AA">
        <w:tc>
          <w:tcPr>
            <w:tcW w:w="1761" w:type="dxa"/>
          </w:tcPr>
          <w:p w14:paraId="5F593188" w14:textId="77777777" w:rsidR="00FD51AA" w:rsidRPr="00CE3FB2" w:rsidRDefault="00FD51AA" w:rsidP="00447FDA">
            <w:pPr>
              <w:rPr>
                <w:sz w:val="18"/>
                <w:szCs w:val="22"/>
              </w:rPr>
            </w:pPr>
            <w:r w:rsidRPr="00CE3FB2">
              <w:rPr>
                <w:sz w:val="18"/>
                <w:szCs w:val="22"/>
              </w:rPr>
              <w:t>Reel_28/L-218.pdf</w:t>
            </w:r>
          </w:p>
        </w:tc>
        <w:tc>
          <w:tcPr>
            <w:tcW w:w="1024" w:type="dxa"/>
          </w:tcPr>
          <w:p w14:paraId="06AE28B0" w14:textId="77777777" w:rsidR="00FD51AA" w:rsidRPr="00CE3FB2" w:rsidRDefault="00FD51AA" w:rsidP="00447FDA">
            <w:pPr>
              <w:rPr>
                <w:sz w:val="18"/>
                <w:szCs w:val="22"/>
              </w:rPr>
            </w:pPr>
          </w:p>
        </w:tc>
        <w:tc>
          <w:tcPr>
            <w:tcW w:w="6840" w:type="dxa"/>
          </w:tcPr>
          <w:p w14:paraId="1659F4B9" w14:textId="77777777" w:rsidR="00FD51AA" w:rsidRPr="00CE3FB2" w:rsidRDefault="00FD51AA" w:rsidP="00447FDA">
            <w:pPr>
              <w:rPr>
                <w:sz w:val="18"/>
                <w:szCs w:val="22"/>
              </w:rPr>
            </w:pPr>
          </w:p>
        </w:tc>
      </w:tr>
      <w:tr w:rsidR="00FD51AA" w:rsidRPr="00CE3FB2" w14:paraId="376DF0E9" w14:textId="140E13D5" w:rsidTr="00FD51AA">
        <w:tc>
          <w:tcPr>
            <w:tcW w:w="1761" w:type="dxa"/>
          </w:tcPr>
          <w:p w14:paraId="2D41267A" w14:textId="77777777" w:rsidR="00FD51AA" w:rsidRPr="00CE3FB2" w:rsidRDefault="00FD51AA" w:rsidP="00447FDA">
            <w:pPr>
              <w:rPr>
                <w:sz w:val="18"/>
                <w:szCs w:val="22"/>
              </w:rPr>
            </w:pPr>
            <w:r w:rsidRPr="00CE3FB2">
              <w:rPr>
                <w:sz w:val="18"/>
                <w:szCs w:val="22"/>
              </w:rPr>
              <w:t>Reel_28/L-219.pdf</w:t>
            </w:r>
          </w:p>
        </w:tc>
        <w:tc>
          <w:tcPr>
            <w:tcW w:w="1024" w:type="dxa"/>
          </w:tcPr>
          <w:p w14:paraId="6D8318E7" w14:textId="77777777" w:rsidR="00FD51AA" w:rsidRPr="00CE3FB2" w:rsidRDefault="00FD51AA" w:rsidP="00447FDA">
            <w:pPr>
              <w:rPr>
                <w:sz w:val="18"/>
                <w:szCs w:val="22"/>
              </w:rPr>
            </w:pPr>
          </w:p>
        </w:tc>
        <w:tc>
          <w:tcPr>
            <w:tcW w:w="6840" w:type="dxa"/>
          </w:tcPr>
          <w:p w14:paraId="7B1B95D0" w14:textId="77777777" w:rsidR="00FD51AA" w:rsidRPr="00CE3FB2" w:rsidRDefault="00FD51AA" w:rsidP="00447FDA">
            <w:pPr>
              <w:rPr>
                <w:sz w:val="18"/>
                <w:szCs w:val="22"/>
              </w:rPr>
            </w:pPr>
          </w:p>
        </w:tc>
      </w:tr>
      <w:tr w:rsidR="00FD51AA" w:rsidRPr="00CE3FB2" w14:paraId="4FCB84F9" w14:textId="6C4F38AF" w:rsidTr="00FD51AA">
        <w:tc>
          <w:tcPr>
            <w:tcW w:w="1761" w:type="dxa"/>
          </w:tcPr>
          <w:p w14:paraId="0FBFE547" w14:textId="77777777" w:rsidR="00FD51AA" w:rsidRPr="00CE3FB2" w:rsidRDefault="00FD51AA" w:rsidP="00447FDA">
            <w:pPr>
              <w:rPr>
                <w:sz w:val="18"/>
                <w:szCs w:val="22"/>
              </w:rPr>
            </w:pPr>
            <w:r w:rsidRPr="00CE3FB2">
              <w:rPr>
                <w:sz w:val="18"/>
                <w:szCs w:val="22"/>
              </w:rPr>
              <w:t>Reel_28/L-220.pdf</w:t>
            </w:r>
          </w:p>
        </w:tc>
        <w:tc>
          <w:tcPr>
            <w:tcW w:w="1024" w:type="dxa"/>
          </w:tcPr>
          <w:p w14:paraId="39AB72AE" w14:textId="77777777" w:rsidR="00FD51AA" w:rsidRPr="00CE3FB2" w:rsidRDefault="00FD51AA" w:rsidP="00447FDA">
            <w:pPr>
              <w:rPr>
                <w:sz w:val="18"/>
                <w:szCs w:val="22"/>
              </w:rPr>
            </w:pPr>
          </w:p>
        </w:tc>
        <w:tc>
          <w:tcPr>
            <w:tcW w:w="6840" w:type="dxa"/>
          </w:tcPr>
          <w:p w14:paraId="363E6F9C" w14:textId="77777777" w:rsidR="00FD51AA" w:rsidRPr="00CE3FB2" w:rsidRDefault="00FD51AA" w:rsidP="00447FDA">
            <w:pPr>
              <w:rPr>
                <w:sz w:val="18"/>
                <w:szCs w:val="22"/>
              </w:rPr>
            </w:pPr>
          </w:p>
        </w:tc>
      </w:tr>
      <w:tr w:rsidR="00FD51AA" w:rsidRPr="00CE3FB2" w14:paraId="509E48DC" w14:textId="144C8C04" w:rsidTr="00FD51AA">
        <w:tc>
          <w:tcPr>
            <w:tcW w:w="1761" w:type="dxa"/>
          </w:tcPr>
          <w:p w14:paraId="4DB9166E" w14:textId="77777777" w:rsidR="00FD51AA" w:rsidRPr="00CE3FB2" w:rsidRDefault="00FD51AA" w:rsidP="00447FDA">
            <w:pPr>
              <w:rPr>
                <w:sz w:val="18"/>
                <w:szCs w:val="22"/>
              </w:rPr>
            </w:pPr>
            <w:r w:rsidRPr="00CE3FB2">
              <w:rPr>
                <w:sz w:val="18"/>
                <w:szCs w:val="22"/>
              </w:rPr>
              <w:t>Reel_28/L-221.pdf</w:t>
            </w:r>
          </w:p>
        </w:tc>
        <w:tc>
          <w:tcPr>
            <w:tcW w:w="1024" w:type="dxa"/>
          </w:tcPr>
          <w:p w14:paraId="29832FBF" w14:textId="77777777" w:rsidR="00FD51AA" w:rsidRPr="00CE3FB2" w:rsidRDefault="00FD51AA" w:rsidP="00447FDA">
            <w:pPr>
              <w:rPr>
                <w:sz w:val="18"/>
                <w:szCs w:val="22"/>
              </w:rPr>
            </w:pPr>
          </w:p>
        </w:tc>
        <w:tc>
          <w:tcPr>
            <w:tcW w:w="6840" w:type="dxa"/>
          </w:tcPr>
          <w:p w14:paraId="57A42ED9" w14:textId="77777777" w:rsidR="00FD51AA" w:rsidRPr="00CE3FB2" w:rsidRDefault="00FD51AA" w:rsidP="00447FDA">
            <w:pPr>
              <w:rPr>
                <w:sz w:val="18"/>
                <w:szCs w:val="22"/>
              </w:rPr>
            </w:pPr>
          </w:p>
        </w:tc>
      </w:tr>
      <w:tr w:rsidR="00FD51AA" w:rsidRPr="00CE3FB2" w14:paraId="28CD4DCC" w14:textId="50A619EA" w:rsidTr="00FD51AA">
        <w:tc>
          <w:tcPr>
            <w:tcW w:w="1761" w:type="dxa"/>
          </w:tcPr>
          <w:p w14:paraId="635E0406" w14:textId="77777777" w:rsidR="00FD51AA" w:rsidRPr="00CE3FB2" w:rsidRDefault="00FD51AA" w:rsidP="00447FDA">
            <w:pPr>
              <w:rPr>
                <w:sz w:val="18"/>
                <w:szCs w:val="22"/>
              </w:rPr>
            </w:pPr>
            <w:r w:rsidRPr="00CE3FB2">
              <w:rPr>
                <w:sz w:val="18"/>
                <w:szCs w:val="22"/>
              </w:rPr>
              <w:t>Reel_28/L-222.pdf</w:t>
            </w:r>
          </w:p>
        </w:tc>
        <w:tc>
          <w:tcPr>
            <w:tcW w:w="1024" w:type="dxa"/>
          </w:tcPr>
          <w:p w14:paraId="23C10AE4" w14:textId="77777777" w:rsidR="00FD51AA" w:rsidRPr="00CE3FB2" w:rsidRDefault="00FD51AA" w:rsidP="00447FDA">
            <w:pPr>
              <w:rPr>
                <w:sz w:val="18"/>
                <w:szCs w:val="22"/>
              </w:rPr>
            </w:pPr>
          </w:p>
        </w:tc>
        <w:tc>
          <w:tcPr>
            <w:tcW w:w="6840" w:type="dxa"/>
          </w:tcPr>
          <w:p w14:paraId="0F3D131B" w14:textId="77777777" w:rsidR="00FD51AA" w:rsidRPr="00CE3FB2" w:rsidRDefault="00FD51AA" w:rsidP="00447FDA">
            <w:pPr>
              <w:rPr>
                <w:sz w:val="18"/>
                <w:szCs w:val="22"/>
              </w:rPr>
            </w:pPr>
          </w:p>
        </w:tc>
      </w:tr>
      <w:tr w:rsidR="00FD51AA" w:rsidRPr="00CE3FB2" w14:paraId="75B3602F" w14:textId="3512B845" w:rsidTr="00FD51AA">
        <w:tc>
          <w:tcPr>
            <w:tcW w:w="1761" w:type="dxa"/>
          </w:tcPr>
          <w:p w14:paraId="672E4900" w14:textId="77777777" w:rsidR="00FD51AA" w:rsidRPr="00CE3FB2" w:rsidRDefault="00FD51AA" w:rsidP="00447FDA">
            <w:pPr>
              <w:rPr>
                <w:sz w:val="18"/>
                <w:szCs w:val="22"/>
              </w:rPr>
            </w:pPr>
            <w:r w:rsidRPr="00CE3FB2">
              <w:rPr>
                <w:sz w:val="18"/>
                <w:szCs w:val="22"/>
              </w:rPr>
              <w:t>Reel_28/L-223.pdf</w:t>
            </w:r>
          </w:p>
        </w:tc>
        <w:tc>
          <w:tcPr>
            <w:tcW w:w="1024" w:type="dxa"/>
          </w:tcPr>
          <w:p w14:paraId="023D35F1" w14:textId="77777777" w:rsidR="00FD51AA" w:rsidRPr="00CE3FB2" w:rsidRDefault="00FD51AA" w:rsidP="00447FDA">
            <w:pPr>
              <w:rPr>
                <w:sz w:val="18"/>
                <w:szCs w:val="22"/>
              </w:rPr>
            </w:pPr>
          </w:p>
        </w:tc>
        <w:tc>
          <w:tcPr>
            <w:tcW w:w="6840" w:type="dxa"/>
          </w:tcPr>
          <w:p w14:paraId="2A33F128" w14:textId="77777777" w:rsidR="00FD51AA" w:rsidRPr="00CE3FB2" w:rsidRDefault="00FD51AA" w:rsidP="00447FDA">
            <w:pPr>
              <w:rPr>
                <w:sz w:val="18"/>
                <w:szCs w:val="22"/>
              </w:rPr>
            </w:pPr>
          </w:p>
        </w:tc>
      </w:tr>
      <w:tr w:rsidR="00FD51AA" w:rsidRPr="00CE3FB2" w14:paraId="630B30B6" w14:textId="25B746F4" w:rsidTr="00FD51AA">
        <w:tc>
          <w:tcPr>
            <w:tcW w:w="1761" w:type="dxa"/>
          </w:tcPr>
          <w:p w14:paraId="7D7DED72" w14:textId="77777777" w:rsidR="00FD51AA" w:rsidRPr="00CE3FB2" w:rsidRDefault="00FD51AA" w:rsidP="00447FDA">
            <w:pPr>
              <w:rPr>
                <w:sz w:val="18"/>
                <w:szCs w:val="22"/>
              </w:rPr>
            </w:pPr>
            <w:r w:rsidRPr="00CE3FB2">
              <w:rPr>
                <w:sz w:val="18"/>
                <w:szCs w:val="22"/>
              </w:rPr>
              <w:t>Reel_28/L-224.pdf</w:t>
            </w:r>
          </w:p>
        </w:tc>
        <w:tc>
          <w:tcPr>
            <w:tcW w:w="1024" w:type="dxa"/>
          </w:tcPr>
          <w:p w14:paraId="35A6A33F" w14:textId="77777777" w:rsidR="00FD51AA" w:rsidRPr="00CE3FB2" w:rsidRDefault="00FD51AA" w:rsidP="00447FDA">
            <w:pPr>
              <w:rPr>
                <w:sz w:val="18"/>
                <w:szCs w:val="22"/>
              </w:rPr>
            </w:pPr>
          </w:p>
        </w:tc>
        <w:tc>
          <w:tcPr>
            <w:tcW w:w="6840" w:type="dxa"/>
          </w:tcPr>
          <w:p w14:paraId="0329B3B2" w14:textId="77777777" w:rsidR="00FD51AA" w:rsidRPr="00CE3FB2" w:rsidRDefault="00FD51AA" w:rsidP="00447FDA">
            <w:pPr>
              <w:rPr>
                <w:sz w:val="18"/>
                <w:szCs w:val="22"/>
              </w:rPr>
            </w:pPr>
          </w:p>
        </w:tc>
      </w:tr>
      <w:tr w:rsidR="00FD51AA" w:rsidRPr="00CE3FB2" w14:paraId="489F41BD" w14:textId="71DF57DA" w:rsidTr="00FD51AA">
        <w:tc>
          <w:tcPr>
            <w:tcW w:w="1761" w:type="dxa"/>
          </w:tcPr>
          <w:p w14:paraId="3F58B186" w14:textId="77777777" w:rsidR="00FD51AA" w:rsidRPr="00CE3FB2" w:rsidRDefault="00FD51AA" w:rsidP="00447FDA">
            <w:pPr>
              <w:rPr>
                <w:sz w:val="18"/>
                <w:szCs w:val="22"/>
              </w:rPr>
            </w:pPr>
            <w:r w:rsidRPr="00CE3FB2">
              <w:rPr>
                <w:sz w:val="18"/>
                <w:szCs w:val="22"/>
              </w:rPr>
              <w:t>Reel_28/L-225.pdf</w:t>
            </w:r>
          </w:p>
        </w:tc>
        <w:tc>
          <w:tcPr>
            <w:tcW w:w="1024" w:type="dxa"/>
          </w:tcPr>
          <w:p w14:paraId="04A3D231" w14:textId="77777777" w:rsidR="00FD51AA" w:rsidRPr="00CE3FB2" w:rsidRDefault="00FD51AA" w:rsidP="00447FDA">
            <w:pPr>
              <w:rPr>
                <w:sz w:val="18"/>
                <w:szCs w:val="22"/>
              </w:rPr>
            </w:pPr>
          </w:p>
        </w:tc>
        <w:tc>
          <w:tcPr>
            <w:tcW w:w="6840" w:type="dxa"/>
          </w:tcPr>
          <w:p w14:paraId="203A3C23" w14:textId="77777777" w:rsidR="00FD51AA" w:rsidRPr="00CE3FB2" w:rsidRDefault="00FD51AA" w:rsidP="00447FDA">
            <w:pPr>
              <w:rPr>
                <w:sz w:val="18"/>
                <w:szCs w:val="22"/>
              </w:rPr>
            </w:pPr>
          </w:p>
        </w:tc>
      </w:tr>
      <w:tr w:rsidR="00FD51AA" w:rsidRPr="00CE3FB2" w14:paraId="2BDACE3A" w14:textId="7521D185" w:rsidTr="00FD51AA">
        <w:tc>
          <w:tcPr>
            <w:tcW w:w="1761" w:type="dxa"/>
          </w:tcPr>
          <w:p w14:paraId="20A9C442" w14:textId="77777777" w:rsidR="00FD51AA" w:rsidRPr="00CE3FB2" w:rsidRDefault="00FD51AA" w:rsidP="00447FDA">
            <w:pPr>
              <w:rPr>
                <w:sz w:val="18"/>
                <w:szCs w:val="22"/>
              </w:rPr>
            </w:pPr>
            <w:r w:rsidRPr="00CE3FB2">
              <w:rPr>
                <w:sz w:val="18"/>
                <w:szCs w:val="22"/>
              </w:rPr>
              <w:t>Reel_28/L-226.pdf</w:t>
            </w:r>
          </w:p>
        </w:tc>
        <w:tc>
          <w:tcPr>
            <w:tcW w:w="1024" w:type="dxa"/>
          </w:tcPr>
          <w:p w14:paraId="2CEB1627" w14:textId="77777777" w:rsidR="00FD51AA" w:rsidRPr="00CE3FB2" w:rsidRDefault="00FD51AA" w:rsidP="00447FDA">
            <w:pPr>
              <w:rPr>
                <w:sz w:val="18"/>
                <w:szCs w:val="22"/>
              </w:rPr>
            </w:pPr>
          </w:p>
        </w:tc>
        <w:tc>
          <w:tcPr>
            <w:tcW w:w="6840" w:type="dxa"/>
          </w:tcPr>
          <w:p w14:paraId="2D6FCE1C" w14:textId="77777777" w:rsidR="00FD51AA" w:rsidRPr="00CE3FB2" w:rsidRDefault="00FD51AA" w:rsidP="00447FDA">
            <w:pPr>
              <w:rPr>
                <w:sz w:val="18"/>
                <w:szCs w:val="22"/>
              </w:rPr>
            </w:pPr>
          </w:p>
        </w:tc>
      </w:tr>
      <w:tr w:rsidR="00FD51AA" w:rsidRPr="00CE3FB2" w14:paraId="4C8C3CE8" w14:textId="3542C623" w:rsidTr="00FD51AA">
        <w:tc>
          <w:tcPr>
            <w:tcW w:w="1761" w:type="dxa"/>
          </w:tcPr>
          <w:p w14:paraId="04264E08" w14:textId="77777777" w:rsidR="00FD51AA" w:rsidRPr="00CE3FB2" w:rsidRDefault="00FD51AA" w:rsidP="00447FDA">
            <w:pPr>
              <w:rPr>
                <w:sz w:val="18"/>
                <w:szCs w:val="22"/>
              </w:rPr>
            </w:pPr>
            <w:r w:rsidRPr="00CE3FB2">
              <w:rPr>
                <w:sz w:val="18"/>
                <w:szCs w:val="22"/>
              </w:rPr>
              <w:t>Reel_28/L-227.pdf</w:t>
            </w:r>
          </w:p>
        </w:tc>
        <w:tc>
          <w:tcPr>
            <w:tcW w:w="1024" w:type="dxa"/>
          </w:tcPr>
          <w:p w14:paraId="71199C4E" w14:textId="77777777" w:rsidR="00FD51AA" w:rsidRPr="00CE3FB2" w:rsidRDefault="00FD51AA" w:rsidP="00447FDA">
            <w:pPr>
              <w:rPr>
                <w:sz w:val="18"/>
                <w:szCs w:val="22"/>
              </w:rPr>
            </w:pPr>
          </w:p>
        </w:tc>
        <w:tc>
          <w:tcPr>
            <w:tcW w:w="6840" w:type="dxa"/>
          </w:tcPr>
          <w:p w14:paraId="5DB80EDF" w14:textId="77777777" w:rsidR="00FD51AA" w:rsidRPr="00CE3FB2" w:rsidRDefault="00FD51AA" w:rsidP="00447FDA">
            <w:pPr>
              <w:rPr>
                <w:sz w:val="18"/>
                <w:szCs w:val="22"/>
              </w:rPr>
            </w:pPr>
          </w:p>
        </w:tc>
      </w:tr>
      <w:tr w:rsidR="00FD51AA" w:rsidRPr="00CE3FB2" w14:paraId="738F350D" w14:textId="791F58E6" w:rsidTr="00FD51AA">
        <w:tc>
          <w:tcPr>
            <w:tcW w:w="1761" w:type="dxa"/>
          </w:tcPr>
          <w:p w14:paraId="3B096C5E" w14:textId="77777777" w:rsidR="00FD51AA" w:rsidRPr="00CE3FB2" w:rsidRDefault="00FD51AA" w:rsidP="00447FDA">
            <w:pPr>
              <w:rPr>
                <w:sz w:val="18"/>
                <w:szCs w:val="22"/>
              </w:rPr>
            </w:pPr>
            <w:r w:rsidRPr="00CE3FB2">
              <w:rPr>
                <w:sz w:val="18"/>
                <w:szCs w:val="22"/>
              </w:rPr>
              <w:t>Reel_28/L-228.pdf</w:t>
            </w:r>
          </w:p>
        </w:tc>
        <w:tc>
          <w:tcPr>
            <w:tcW w:w="1024" w:type="dxa"/>
          </w:tcPr>
          <w:p w14:paraId="373603CF" w14:textId="77777777" w:rsidR="00FD51AA" w:rsidRPr="00CE3FB2" w:rsidRDefault="00FD51AA" w:rsidP="00447FDA">
            <w:pPr>
              <w:rPr>
                <w:sz w:val="18"/>
                <w:szCs w:val="22"/>
              </w:rPr>
            </w:pPr>
          </w:p>
        </w:tc>
        <w:tc>
          <w:tcPr>
            <w:tcW w:w="6840" w:type="dxa"/>
          </w:tcPr>
          <w:p w14:paraId="42A2723B" w14:textId="77777777" w:rsidR="00FD51AA" w:rsidRPr="00CE3FB2" w:rsidRDefault="00FD51AA" w:rsidP="00447FDA">
            <w:pPr>
              <w:rPr>
                <w:sz w:val="18"/>
                <w:szCs w:val="22"/>
              </w:rPr>
            </w:pPr>
          </w:p>
        </w:tc>
      </w:tr>
      <w:tr w:rsidR="00FD51AA" w:rsidRPr="00CE3FB2" w14:paraId="26C2EC5E" w14:textId="6D0512E1" w:rsidTr="00FD51AA">
        <w:tc>
          <w:tcPr>
            <w:tcW w:w="1761" w:type="dxa"/>
          </w:tcPr>
          <w:p w14:paraId="57F32AEF" w14:textId="77777777" w:rsidR="00FD51AA" w:rsidRPr="00CE3FB2" w:rsidRDefault="00FD51AA" w:rsidP="00447FDA">
            <w:pPr>
              <w:rPr>
                <w:sz w:val="18"/>
                <w:szCs w:val="22"/>
              </w:rPr>
            </w:pPr>
            <w:r w:rsidRPr="00CE3FB2">
              <w:rPr>
                <w:sz w:val="18"/>
                <w:szCs w:val="22"/>
              </w:rPr>
              <w:t>Reel_28/L-229.pdf</w:t>
            </w:r>
          </w:p>
        </w:tc>
        <w:tc>
          <w:tcPr>
            <w:tcW w:w="1024" w:type="dxa"/>
          </w:tcPr>
          <w:p w14:paraId="71564AB8" w14:textId="77777777" w:rsidR="00FD51AA" w:rsidRPr="00CE3FB2" w:rsidRDefault="00FD51AA" w:rsidP="00447FDA">
            <w:pPr>
              <w:rPr>
                <w:sz w:val="18"/>
                <w:szCs w:val="22"/>
              </w:rPr>
            </w:pPr>
          </w:p>
        </w:tc>
        <w:tc>
          <w:tcPr>
            <w:tcW w:w="6840" w:type="dxa"/>
          </w:tcPr>
          <w:p w14:paraId="76B22C95" w14:textId="77777777" w:rsidR="00FD51AA" w:rsidRPr="00CE3FB2" w:rsidRDefault="00FD51AA" w:rsidP="00447FDA">
            <w:pPr>
              <w:rPr>
                <w:sz w:val="18"/>
                <w:szCs w:val="22"/>
              </w:rPr>
            </w:pPr>
          </w:p>
        </w:tc>
      </w:tr>
      <w:tr w:rsidR="00FD51AA" w:rsidRPr="00CE3FB2" w14:paraId="595638C9" w14:textId="2C65513B" w:rsidTr="00FD51AA">
        <w:tc>
          <w:tcPr>
            <w:tcW w:w="1761" w:type="dxa"/>
          </w:tcPr>
          <w:p w14:paraId="1EF287F3" w14:textId="77777777" w:rsidR="00FD51AA" w:rsidRPr="00CE3FB2" w:rsidRDefault="00FD51AA" w:rsidP="00447FDA">
            <w:pPr>
              <w:rPr>
                <w:sz w:val="18"/>
                <w:szCs w:val="22"/>
              </w:rPr>
            </w:pPr>
            <w:r w:rsidRPr="00CE3FB2">
              <w:rPr>
                <w:sz w:val="18"/>
                <w:szCs w:val="22"/>
              </w:rPr>
              <w:t>Reel_28/L-230.pdf</w:t>
            </w:r>
          </w:p>
        </w:tc>
        <w:tc>
          <w:tcPr>
            <w:tcW w:w="1024" w:type="dxa"/>
          </w:tcPr>
          <w:p w14:paraId="64A16EE2" w14:textId="77777777" w:rsidR="00FD51AA" w:rsidRPr="00CE3FB2" w:rsidRDefault="00FD51AA" w:rsidP="00447FDA">
            <w:pPr>
              <w:rPr>
                <w:sz w:val="18"/>
                <w:szCs w:val="22"/>
              </w:rPr>
            </w:pPr>
          </w:p>
        </w:tc>
        <w:tc>
          <w:tcPr>
            <w:tcW w:w="6840" w:type="dxa"/>
          </w:tcPr>
          <w:p w14:paraId="45EA1D13" w14:textId="77777777" w:rsidR="00FD51AA" w:rsidRPr="00CE3FB2" w:rsidRDefault="00FD51AA" w:rsidP="00447FDA">
            <w:pPr>
              <w:rPr>
                <w:sz w:val="18"/>
                <w:szCs w:val="22"/>
              </w:rPr>
            </w:pPr>
          </w:p>
        </w:tc>
      </w:tr>
      <w:tr w:rsidR="00FD51AA" w:rsidRPr="00CE3FB2" w14:paraId="726C8E02" w14:textId="416A372C" w:rsidTr="00FD51AA">
        <w:tc>
          <w:tcPr>
            <w:tcW w:w="1761" w:type="dxa"/>
          </w:tcPr>
          <w:p w14:paraId="5BCD6A1C" w14:textId="77777777" w:rsidR="00FD51AA" w:rsidRPr="00CE3FB2" w:rsidRDefault="00FD51AA" w:rsidP="00447FDA">
            <w:pPr>
              <w:rPr>
                <w:sz w:val="18"/>
                <w:szCs w:val="22"/>
              </w:rPr>
            </w:pPr>
            <w:r w:rsidRPr="00CE3FB2">
              <w:rPr>
                <w:sz w:val="18"/>
                <w:szCs w:val="22"/>
              </w:rPr>
              <w:t>Reel_28/L-231.pdf</w:t>
            </w:r>
          </w:p>
        </w:tc>
        <w:tc>
          <w:tcPr>
            <w:tcW w:w="1024" w:type="dxa"/>
          </w:tcPr>
          <w:p w14:paraId="2EDE15FD" w14:textId="77777777" w:rsidR="00FD51AA" w:rsidRPr="00CE3FB2" w:rsidRDefault="00FD51AA" w:rsidP="00447FDA">
            <w:pPr>
              <w:rPr>
                <w:sz w:val="18"/>
                <w:szCs w:val="22"/>
              </w:rPr>
            </w:pPr>
          </w:p>
        </w:tc>
        <w:tc>
          <w:tcPr>
            <w:tcW w:w="6840" w:type="dxa"/>
          </w:tcPr>
          <w:p w14:paraId="22D36196" w14:textId="77777777" w:rsidR="00FD51AA" w:rsidRPr="00CE3FB2" w:rsidRDefault="00FD51AA" w:rsidP="00447FDA">
            <w:pPr>
              <w:rPr>
                <w:sz w:val="18"/>
                <w:szCs w:val="22"/>
              </w:rPr>
            </w:pPr>
          </w:p>
        </w:tc>
      </w:tr>
      <w:tr w:rsidR="00FD51AA" w:rsidRPr="00CE3FB2" w14:paraId="55254461" w14:textId="22537FBA" w:rsidTr="00FD51AA">
        <w:tc>
          <w:tcPr>
            <w:tcW w:w="1761" w:type="dxa"/>
          </w:tcPr>
          <w:p w14:paraId="4990DAC3" w14:textId="77777777" w:rsidR="00FD51AA" w:rsidRPr="00CE3FB2" w:rsidRDefault="00FD51AA" w:rsidP="00447FDA">
            <w:pPr>
              <w:rPr>
                <w:sz w:val="18"/>
                <w:szCs w:val="22"/>
              </w:rPr>
            </w:pPr>
            <w:r w:rsidRPr="00CE3FB2">
              <w:rPr>
                <w:sz w:val="18"/>
                <w:szCs w:val="22"/>
              </w:rPr>
              <w:t>Reel_28/L-232.pdf</w:t>
            </w:r>
          </w:p>
        </w:tc>
        <w:tc>
          <w:tcPr>
            <w:tcW w:w="1024" w:type="dxa"/>
          </w:tcPr>
          <w:p w14:paraId="718315E5" w14:textId="77777777" w:rsidR="00FD51AA" w:rsidRPr="00CE3FB2" w:rsidRDefault="00FD51AA" w:rsidP="00447FDA">
            <w:pPr>
              <w:rPr>
                <w:sz w:val="18"/>
                <w:szCs w:val="22"/>
              </w:rPr>
            </w:pPr>
          </w:p>
        </w:tc>
        <w:tc>
          <w:tcPr>
            <w:tcW w:w="6840" w:type="dxa"/>
          </w:tcPr>
          <w:p w14:paraId="7857B9F0" w14:textId="77777777" w:rsidR="00FD51AA" w:rsidRPr="00CE3FB2" w:rsidRDefault="00FD51AA" w:rsidP="00447FDA">
            <w:pPr>
              <w:rPr>
                <w:sz w:val="18"/>
                <w:szCs w:val="22"/>
              </w:rPr>
            </w:pPr>
          </w:p>
        </w:tc>
      </w:tr>
      <w:tr w:rsidR="00FD51AA" w:rsidRPr="00CE3FB2" w14:paraId="1E8447EE" w14:textId="5885354E" w:rsidTr="00FD51AA">
        <w:tc>
          <w:tcPr>
            <w:tcW w:w="1761" w:type="dxa"/>
          </w:tcPr>
          <w:p w14:paraId="11BD1967" w14:textId="77777777" w:rsidR="00FD51AA" w:rsidRPr="00CE3FB2" w:rsidRDefault="00FD51AA" w:rsidP="00447FDA">
            <w:pPr>
              <w:rPr>
                <w:sz w:val="18"/>
                <w:szCs w:val="22"/>
              </w:rPr>
            </w:pPr>
            <w:r w:rsidRPr="00CE3FB2">
              <w:rPr>
                <w:sz w:val="18"/>
                <w:szCs w:val="22"/>
              </w:rPr>
              <w:t>Reel_28/L-233.pdf</w:t>
            </w:r>
          </w:p>
        </w:tc>
        <w:tc>
          <w:tcPr>
            <w:tcW w:w="1024" w:type="dxa"/>
          </w:tcPr>
          <w:p w14:paraId="10F5D2EE" w14:textId="77777777" w:rsidR="00FD51AA" w:rsidRPr="00CE3FB2" w:rsidRDefault="00FD51AA" w:rsidP="00447FDA">
            <w:pPr>
              <w:rPr>
                <w:sz w:val="18"/>
                <w:szCs w:val="22"/>
              </w:rPr>
            </w:pPr>
          </w:p>
        </w:tc>
        <w:tc>
          <w:tcPr>
            <w:tcW w:w="6840" w:type="dxa"/>
          </w:tcPr>
          <w:p w14:paraId="095ADAC4" w14:textId="77777777" w:rsidR="00FD51AA" w:rsidRPr="00CE3FB2" w:rsidRDefault="00FD51AA" w:rsidP="00447FDA">
            <w:pPr>
              <w:rPr>
                <w:sz w:val="18"/>
                <w:szCs w:val="22"/>
              </w:rPr>
            </w:pPr>
          </w:p>
        </w:tc>
      </w:tr>
      <w:tr w:rsidR="00FD51AA" w:rsidRPr="00CE3FB2" w14:paraId="44A00547" w14:textId="7D87341E" w:rsidTr="00FD51AA">
        <w:tc>
          <w:tcPr>
            <w:tcW w:w="1761" w:type="dxa"/>
          </w:tcPr>
          <w:p w14:paraId="53C84230" w14:textId="77777777" w:rsidR="00FD51AA" w:rsidRPr="00CE3FB2" w:rsidRDefault="00FD51AA" w:rsidP="00447FDA">
            <w:pPr>
              <w:rPr>
                <w:sz w:val="18"/>
                <w:szCs w:val="22"/>
              </w:rPr>
            </w:pPr>
            <w:r w:rsidRPr="00CE3FB2">
              <w:rPr>
                <w:sz w:val="18"/>
                <w:szCs w:val="22"/>
              </w:rPr>
              <w:t>Reel_28/L-234.pdf</w:t>
            </w:r>
          </w:p>
        </w:tc>
        <w:tc>
          <w:tcPr>
            <w:tcW w:w="1024" w:type="dxa"/>
          </w:tcPr>
          <w:p w14:paraId="25010F56" w14:textId="77777777" w:rsidR="00FD51AA" w:rsidRPr="00CE3FB2" w:rsidRDefault="00FD51AA" w:rsidP="00447FDA">
            <w:pPr>
              <w:rPr>
                <w:sz w:val="18"/>
                <w:szCs w:val="22"/>
              </w:rPr>
            </w:pPr>
          </w:p>
        </w:tc>
        <w:tc>
          <w:tcPr>
            <w:tcW w:w="6840" w:type="dxa"/>
          </w:tcPr>
          <w:p w14:paraId="46E75577" w14:textId="77777777" w:rsidR="00FD51AA" w:rsidRPr="00CE3FB2" w:rsidRDefault="00FD51AA" w:rsidP="00447FDA">
            <w:pPr>
              <w:rPr>
                <w:sz w:val="18"/>
                <w:szCs w:val="22"/>
              </w:rPr>
            </w:pPr>
          </w:p>
        </w:tc>
      </w:tr>
      <w:tr w:rsidR="00FD51AA" w:rsidRPr="00CE3FB2" w14:paraId="2E571C9F" w14:textId="33C685BB" w:rsidTr="00FD51AA">
        <w:tc>
          <w:tcPr>
            <w:tcW w:w="1761" w:type="dxa"/>
          </w:tcPr>
          <w:p w14:paraId="49F74677" w14:textId="77777777" w:rsidR="00FD51AA" w:rsidRPr="00CE3FB2" w:rsidRDefault="00FD51AA" w:rsidP="00447FDA">
            <w:pPr>
              <w:rPr>
                <w:sz w:val="18"/>
                <w:szCs w:val="22"/>
              </w:rPr>
            </w:pPr>
            <w:r w:rsidRPr="00CE3FB2">
              <w:rPr>
                <w:sz w:val="18"/>
                <w:szCs w:val="22"/>
              </w:rPr>
              <w:t>Reel_28/L-235.pdf</w:t>
            </w:r>
          </w:p>
        </w:tc>
        <w:tc>
          <w:tcPr>
            <w:tcW w:w="1024" w:type="dxa"/>
          </w:tcPr>
          <w:p w14:paraId="47EFFA62" w14:textId="77777777" w:rsidR="00FD51AA" w:rsidRPr="00CE3FB2" w:rsidRDefault="00FD51AA" w:rsidP="00447FDA">
            <w:pPr>
              <w:rPr>
                <w:sz w:val="18"/>
                <w:szCs w:val="22"/>
              </w:rPr>
            </w:pPr>
          </w:p>
        </w:tc>
        <w:tc>
          <w:tcPr>
            <w:tcW w:w="6840" w:type="dxa"/>
          </w:tcPr>
          <w:p w14:paraId="6205260E" w14:textId="77777777" w:rsidR="00FD51AA" w:rsidRPr="00CE3FB2" w:rsidRDefault="00FD51AA" w:rsidP="00447FDA">
            <w:pPr>
              <w:rPr>
                <w:sz w:val="18"/>
                <w:szCs w:val="22"/>
              </w:rPr>
            </w:pPr>
          </w:p>
        </w:tc>
      </w:tr>
      <w:tr w:rsidR="00FD51AA" w:rsidRPr="00CE3FB2" w14:paraId="7D782EA9" w14:textId="7A91E018" w:rsidTr="00FD51AA">
        <w:tc>
          <w:tcPr>
            <w:tcW w:w="1761" w:type="dxa"/>
          </w:tcPr>
          <w:p w14:paraId="5EF1CDFC" w14:textId="77777777" w:rsidR="00FD51AA" w:rsidRPr="00CE3FB2" w:rsidRDefault="00FD51AA" w:rsidP="00447FDA">
            <w:pPr>
              <w:rPr>
                <w:sz w:val="18"/>
                <w:szCs w:val="22"/>
              </w:rPr>
            </w:pPr>
            <w:r w:rsidRPr="00CE3FB2">
              <w:rPr>
                <w:sz w:val="18"/>
                <w:szCs w:val="22"/>
              </w:rPr>
              <w:t>Reel_28/L-236.pdf</w:t>
            </w:r>
          </w:p>
        </w:tc>
        <w:tc>
          <w:tcPr>
            <w:tcW w:w="1024" w:type="dxa"/>
          </w:tcPr>
          <w:p w14:paraId="39DBD3EB" w14:textId="77777777" w:rsidR="00FD51AA" w:rsidRPr="00CE3FB2" w:rsidRDefault="00FD51AA" w:rsidP="00447FDA">
            <w:pPr>
              <w:rPr>
                <w:sz w:val="18"/>
                <w:szCs w:val="22"/>
              </w:rPr>
            </w:pPr>
          </w:p>
        </w:tc>
        <w:tc>
          <w:tcPr>
            <w:tcW w:w="6840" w:type="dxa"/>
          </w:tcPr>
          <w:p w14:paraId="494EDFF8" w14:textId="77777777" w:rsidR="00FD51AA" w:rsidRPr="00CE3FB2" w:rsidRDefault="00FD51AA" w:rsidP="00447FDA">
            <w:pPr>
              <w:rPr>
                <w:sz w:val="18"/>
                <w:szCs w:val="22"/>
              </w:rPr>
            </w:pPr>
          </w:p>
        </w:tc>
      </w:tr>
      <w:tr w:rsidR="00FD51AA" w:rsidRPr="00CE3FB2" w14:paraId="35A03C54" w14:textId="71F3129E" w:rsidTr="00FD51AA">
        <w:tc>
          <w:tcPr>
            <w:tcW w:w="1761" w:type="dxa"/>
          </w:tcPr>
          <w:p w14:paraId="06A2FBBD" w14:textId="77777777" w:rsidR="00FD51AA" w:rsidRPr="00CE3FB2" w:rsidRDefault="00FD51AA" w:rsidP="00447FDA">
            <w:pPr>
              <w:rPr>
                <w:sz w:val="18"/>
                <w:szCs w:val="22"/>
              </w:rPr>
            </w:pPr>
            <w:r w:rsidRPr="00CE3FB2">
              <w:rPr>
                <w:sz w:val="18"/>
                <w:szCs w:val="22"/>
              </w:rPr>
              <w:t>Reel_28/L-237.pdf</w:t>
            </w:r>
          </w:p>
        </w:tc>
        <w:tc>
          <w:tcPr>
            <w:tcW w:w="1024" w:type="dxa"/>
          </w:tcPr>
          <w:p w14:paraId="42D2A867" w14:textId="77777777" w:rsidR="00FD51AA" w:rsidRPr="00CE3FB2" w:rsidRDefault="00FD51AA" w:rsidP="00447FDA">
            <w:pPr>
              <w:rPr>
                <w:sz w:val="18"/>
                <w:szCs w:val="22"/>
              </w:rPr>
            </w:pPr>
          </w:p>
        </w:tc>
        <w:tc>
          <w:tcPr>
            <w:tcW w:w="6840" w:type="dxa"/>
          </w:tcPr>
          <w:p w14:paraId="151E3C53" w14:textId="77777777" w:rsidR="00FD51AA" w:rsidRPr="00CE3FB2" w:rsidRDefault="00FD51AA" w:rsidP="00447FDA">
            <w:pPr>
              <w:rPr>
                <w:sz w:val="18"/>
                <w:szCs w:val="22"/>
              </w:rPr>
            </w:pPr>
          </w:p>
        </w:tc>
      </w:tr>
      <w:tr w:rsidR="00FD51AA" w:rsidRPr="00CE3FB2" w14:paraId="665DD1DB" w14:textId="43FCF89F" w:rsidTr="00FD51AA">
        <w:tc>
          <w:tcPr>
            <w:tcW w:w="1761" w:type="dxa"/>
          </w:tcPr>
          <w:p w14:paraId="5F3744F8" w14:textId="77777777" w:rsidR="00FD51AA" w:rsidRPr="00CE3FB2" w:rsidRDefault="00FD51AA" w:rsidP="00447FDA">
            <w:pPr>
              <w:rPr>
                <w:sz w:val="18"/>
                <w:szCs w:val="22"/>
              </w:rPr>
            </w:pPr>
            <w:r w:rsidRPr="00CE3FB2">
              <w:rPr>
                <w:sz w:val="18"/>
                <w:szCs w:val="22"/>
              </w:rPr>
              <w:t>Reel_28/L-238.pdf</w:t>
            </w:r>
          </w:p>
        </w:tc>
        <w:tc>
          <w:tcPr>
            <w:tcW w:w="1024" w:type="dxa"/>
          </w:tcPr>
          <w:p w14:paraId="7C08C980" w14:textId="77777777" w:rsidR="00FD51AA" w:rsidRPr="00CE3FB2" w:rsidRDefault="00FD51AA" w:rsidP="00447FDA">
            <w:pPr>
              <w:rPr>
                <w:sz w:val="18"/>
                <w:szCs w:val="22"/>
              </w:rPr>
            </w:pPr>
          </w:p>
        </w:tc>
        <w:tc>
          <w:tcPr>
            <w:tcW w:w="6840" w:type="dxa"/>
          </w:tcPr>
          <w:p w14:paraId="5ADAB5A4" w14:textId="77777777" w:rsidR="00FD51AA" w:rsidRPr="00CE3FB2" w:rsidRDefault="00FD51AA" w:rsidP="00447FDA">
            <w:pPr>
              <w:rPr>
                <w:sz w:val="18"/>
                <w:szCs w:val="22"/>
              </w:rPr>
            </w:pPr>
          </w:p>
        </w:tc>
      </w:tr>
      <w:tr w:rsidR="00FD51AA" w:rsidRPr="00CE3FB2" w14:paraId="57B188B2" w14:textId="1377322B" w:rsidTr="00FD51AA">
        <w:tc>
          <w:tcPr>
            <w:tcW w:w="1761" w:type="dxa"/>
          </w:tcPr>
          <w:p w14:paraId="3848B0C0" w14:textId="77777777" w:rsidR="00FD51AA" w:rsidRPr="00CE3FB2" w:rsidRDefault="00FD51AA" w:rsidP="00447FDA">
            <w:pPr>
              <w:rPr>
                <w:sz w:val="18"/>
                <w:szCs w:val="22"/>
              </w:rPr>
            </w:pPr>
            <w:r w:rsidRPr="00CE3FB2">
              <w:rPr>
                <w:sz w:val="18"/>
                <w:szCs w:val="22"/>
              </w:rPr>
              <w:t>Reel_28/L-239.pdf</w:t>
            </w:r>
          </w:p>
        </w:tc>
        <w:tc>
          <w:tcPr>
            <w:tcW w:w="1024" w:type="dxa"/>
          </w:tcPr>
          <w:p w14:paraId="1122C725" w14:textId="77777777" w:rsidR="00FD51AA" w:rsidRPr="00CE3FB2" w:rsidRDefault="00FD51AA" w:rsidP="00447FDA">
            <w:pPr>
              <w:rPr>
                <w:sz w:val="18"/>
                <w:szCs w:val="22"/>
              </w:rPr>
            </w:pPr>
          </w:p>
        </w:tc>
        <w:tc>
          <w:tcPr>
            <w:tcW w:w="6840" w:type="dxa"/>
          </w:tcPr>
          <w:p w14:paraId="5ECC4A13" w14:textId="77777777" w:rsidR="00FD51AA" w:rsidRPr="00CE3FB2" w:rsidRDefault="00FD51AA" w:rsidP="00447FDA">
            <w:pPr>
              <w:rPr>
                <w:sz w:val="18"/>
                <w:szCs w:val="22"/>
              </w:rPr>
            </w:pPr>
          </w:p>
        </w:tc>
      </w:tr>
      <w:tr w:rsidR="00FD51AA" w:rsidRPr="00CE3FB2" w14:paraId="3A9BB77E" w14:textId="5E42AC6B" w:rsidTr="00FD51AA">
        <w:tc>
          <w:tcPr>
            <w:tcW w:w="1761" w:type="dxa"/>
          </w:tcPr>
          <w:p w14:paraId="50D5F16D" w14:textId="77777777" w:rsidR="00FD51AA" w:rsidRPr="00CE3FB2" w:rsidRDefault="00FD51AA" w:rsidP="00447FDA">
            <w:pPr>
              <w:rPr>
                <w:sz w:val="18"/>
                <w:szCs w:val="22"/>
              </w:rPr>
            </w:pPr>
            <w:r w:rsidRPr="00CE3FB2">
              <w:rPr>
                <w:sz w:val="18"/>
                <w:szCs w:val="22"/>
              </w:rPr>
              <w:t>Reel_28/L-240.pdf</w:t>
            </w:r>
          </w:p>
        </w:tc>
        <w:tc>
          <w:tcPr>
            <w:tcW w:w="1024" w:type="dxa"/>
          </w:tcPr>
          <w:p w14:paraId="431DACF0" w14:textId="77777777" w:rsidR="00FD51AA" w:rsidRPr="00CE3FB2" w:rsidRDefault="00FD51AA" w:rsidP="00447FDA">
            <w:pPr>
              <w:rPr>
                <w:sz w:val="18"/>
                <w:szCs w:val="22"/>
              </w:rPr>
            </w:pPr>
          </w:p>
        </w:tc>
        <w:tc>
          <w:tcPr>
            <w:tcW w:w="6840" w:type="dxa"/>
          </w:tcPr>
          <w:p w14:paraId="3EDD65D4" w14:textId="77777777" w:rsidR="00FD51AA" w:rsidRPr="00CE3FB2" w:rsidRDefault="00FD51AA" w:rsidP="00447FDA">
            <w:pPr>
              <w:rPr>
                <w:sz w:val="18"/>
                <w:szCs w:val="22"/>
              </w:rPr>
            </w:pPr>
          </w:p>
        </w:tc>
      </w:tr>
      <w:tr w:rsidR="00FD51AA" w:rsidRPr="00CE3FB2" w14:paraId="2DA2E407" w14:textId="4E985181" w:rsidTr="00FD51AA">
        <w:tc>
          <w:tcPr>
            <w:tcW w:w="1761" w:type="dxa"/>
          </w:tcPr>
          <w:p w14:paraId="02DB2EE6" w14:textId="77777777" w:rsidR="00FD51AA" w:rsidRPr="00CE3FB2" w:rsidRDefault="00FD51AA" w:rsidP="00447FDA">
            <w:pPr>
              <w:rPr>
                <w:sz w:val="18"/>
                <w:szCs w:val="22"/>
              </w:rPr>
            </w:pPr>
            <w:r w:rsidRPr="00CE3FB2">
              <w:rPr>
                <w:sz w:val="18"/>
                <w:szCs w:val="22"/>
              </w:rPr>
              <w:t>Reel_28/L-241.pdf</w:t>
            </w:r>
          </w:p>
        </w:tc>
        <w:tc>
          <w:tcPr>
            <w:tcW w:w="1024" w:type="dxa"/>
          </w:tcPr>
          <w:p w14:paraId="262C78D7" w14:textId="77777777" w:rsidR="00FD51AA" w:rsidRPr="00CE3FB2" w:rsidRDefault="00FD51AA" w:rsidP="00447FDA">
            <w:pPr>
              <w:rPr>
                <w:sz w:val="18"/>
                <w:szCs w:val="22"/>
              </w:rPr>
            </w:pPr>
          </w:p>
        </w:tc>
        <w:tc>
          <w:tcPr>
            <w:tcW w:w="6840" w:type="dxa"/>
          </w:tcPr>
          <w:p w14:paraId="447B9363" w14:textId="77777777" w:rsidR="00FD51AA" w:rsidRPr="00CE3FB2" w:rsidRDefault="00FD51AA" w:rsidP="00447FDA">
            <w:pPr>
              <w:rPr>
                <w:sz w:val="18"/>
                <w:szCs w:val="22"/>
              </w:rPr>
            </w:pPr>
          </w:p>
        </w:tc>
      </w:tr>
      <w:tr w:rsidR="00FD51AA" w:rsidRPr="00CE3FB2" w14:paraId="32D2C6C9" w14:textId="53D2086B" w:rsidTr="00FD51AA">
        <w:tc>
          <w:tcPr>
            <w:tcW w:w="1761" w:type="dxa"/>
          </w:tcPr>
          <w:p w14:paraId="5D12BC68" w14:textId="77777777" w:rsidR="00FD51AA" w:rsidRPr="00CE3FB2" w:rsidRDefault="00FD51AA" w:rsidP="00447FDA">
            <w:pPr>
              <w:rPr>
                <w:sz w:val="18"/>
                <w:szCs w:val="22"/>
              </w:rPr>
            </w:pPr>
            <w:r w:rsidRPr="00CE3FB2">
              <w:rPr>
                <w:sz w:val="18"/>
                <w:szCs w:val="22"/>
              </w:rPr>
              <w:t>Reel_28/L-242.pdf</w:t>
            </w:r>
          </w:p>
        </w:tc>
        <w:tc>
          <w:tcPr>
            <w:tcW w:w="1024" w:type="dxa"/>
          </w:tcPr>
          <w:p w14:paraId="001FC006" w14:textId="77777777" w:rsidR="00FD51AA" w:rsidRPr="00CE3FB2" w:rsidRDefault="00FD51AA" w:rsidP="00447FDA">
            <w:pPr>
              <w:rPr>
                <w:sz w:val="18"/>
                <w:szCs w:val="22"/>
              </w:rPr>
            </w:pPr>
          </w:p>
        </w:tc>
        <w:tc>
          <w:tcPr>
            <w:tcW w:w="6840" w:type="dxa"/>
          </w:tcPr>
          <w:p w14:paraId="3B99C757" w14:textId="77777777" w:rsidR="00FD51AA" w:rsidRPr="00CE3FB2" w:rsidRDefault="00FD51AA" w:rsidP="00447FDA">
            <w:pPr>
              <w:rPr>
                <w:sz w:val="18"/>
                <w:szCs w:val="22"/>
              </w:rPr>
            </w:pPr>
          </w:p>
        </w:tc>
      </w:tr>
      <w:tr w:rsidR="00FD51AA" w:rsidRPr="00CE3FB2" w14:paraId="176AE16D" w14:textId="15811F9D" w:rsidTr="00FD51AA">
        <w:tc>
          <w:tcPr>
            <w:tcW w:w="1761" w:type="dxa"/>
          </w:tcPr>
          <w:p w14:paraId="5B20E12A" w14:textId="77777777" w:rsidR="00FD51AA" w:rsidRPr="00CE3FB2" w:rsidRDefault="00FD51AA" w:rsidP="00447FDA">
            <w:pPr>
              <w:rPr>
                <w:sz w:val="18"/>
                <w:szCs w:val="22"/>
              </w:rPr>
            </w:pPr>
            <w:r w:rsidRPr="00CE3FB2">
              <w:rPr>
                <w:sz w:val="18"/>
                <w:szCs w:val="22"/>
              </w:rPr>
              <w:t>Reel_28/L-243.pdf</w:t>
            </w:r>
          </w:p>
        </w:tc>
        <w:tc>
          <w:tcPr>
            <w:tcW w:w="1024" w:type="dxa"/>
          </w:tcPr>
          <w:p w14:paraId="3A9A74D0" w14:textId="77777777" w:rsidR="00FD51AA" w:rsidRPr="00CE3FB2" w:rsidRDefault="00FD51AA" w:rsidP="00447FDA">
            <w:pPr>
              <w:rPr>
                <w:sz w:val="18"/>
                <w:szCs w:val="22"/>
              </w:rPr>
            </w:pPr>
          </w:p>
        </w:tc>
        <w:tc>
          <w:tcPr>
            <w:tcW w:w="6840" w:type="dxa"/>
          </w:tcPr>
          <w:p w14:paraId="15A676B2" w14:textId="77777777" w:rsidR="00FD51AA" w:rsidRPr="00CE3FB2" w:rsidRDefault="00FD51AA" w:rsidP="00447FDA">
            <w:pPr>
              <w:rPr>
                <w:sz w:val="18"/>
                <w:szCs w:val="22"/>
              </w:rPr>
            </w:pPr>
          </w:p>
        </w:tc>
      </w:tr>
      <w:tr w:rsidR="00FD51AA" w:rsidRPr="00CE3FB2" w14:paraId="6ED9CE7C" w14:textId="2E244808" w:rsidTr="00FD51AA">
        <w:tc>
          <w:tcPr>
            <w:tcW w:w="1761" w:type="dxa"/>
          </w:tcPr>
          <w:p w14:paraId="7A56CBEA" w14:textId="77777777" w:rsidR="00FD51AA" w:rsidRPr="00CE3FB2" w:rsidRDefault="00FD51AA" w:rsidP="00447FDA">
            <w:pPr>
              <w:rPr>
                <w:sz w:val="18"/>
                <w:szCs w:val="22"/>
              </w:rPr>
            </w:pPr>
            <w:r w:rsidRPr="00CE3FB2">
              <w:rPr>
                <w:sz w:val="18"/>
                <w:szCs w:val="22"/>
              </w:rPr>
              <w:t>Reel_28/L-244.pdf</w:t>
            </w:r>
          </w:p>
        </w:tc>
        <w:tc>
          <w:tcPr>
            <w:tcW w:w="1024" w:type="dxa"/>
          </w:tcPr>
          <w:p w14:paraId="18F7EF25" w14:textId="77777777" w:rsidR="00FD51AA" w:rsidRPr="00CE3FB2" w:rsidRDefault="00FD51AA" w:rsidP="00447FDA">
            <w:pPr>
              <w:rPr>
                <w:sz w:val="18"/>
                <w:szCs w:val="22"/>
              </w:rPr>
            </w:pPr>
          </w:p>
        </w:tc>
        <w:tc>
          <w:tcPr>
            <w:tcW w:w="6840" w:type="dxa"/>
          </w:tcPr>
          <w:p w14:paraId="40EC2BAE" w14:textId="77777777" w:rsidR="00FD51AA" w:rsidRPr="00CE3FB2" w:rsidRDefault="00FD51AA" w:rsidP="00447FDA">
            <w:pPr>
              <w:rPr>
                <w:sz w:val="18"/>
                <w:szCs w:val="22"/>
              </w:rPr>
            </w:pPr>
          </w:p>
        </w:tc>
      </w:tr>
      <w:tr w:rsidR="00FD51AA" w:rsidRPr="00CE3FB2" w14:paraId="2B8761DD" w14:textId="3F5484B5" w:rsidTr="00FD51AA">
        <w:tc>
          <w:tcPr>
            <w:tcW w:w="1761" w:type="dxa"/>
          </w:tcPr>
          <w:p w14:paraId="34D35C44" w14:textId="77777777" w:rsidR="00FD51AA" w:rsidRPr="00CE3FB2" w:rsidRDefault="00FD51AA" w:rsidP="00447FDA">
            <w:pPr>
              <w:rPr>
                <w:sz w:val="18"/>
                <w:szCs w:val="22"/>
              </w:rPr>
            </w:pPr>
            <w:r w:rsidRPr="00CE3FB2">
              <w:rPr>
                <w:sz w:val="18"/>
                <w:szCs w:val="22"/>
              </w:rPr>
              <w:t>Reel_28/L-245.pdf</w:t>
            </w:r>
          </w:p>
        </w:tc>
        <w:tc>
          <w:tcPr>
            <w:tcW w:w="1024" w:type="dxa"/>
          </w:tcPr>
          <w:p w14:paraId="200D946C" w14:textId="77777777" w:rsidR="00FD51AA" w:rsidRPr="00CE3FB2" w:rsidRDefault="00FD51AA" w:rsidP="00447FDA">
            <w:pPr>
              <w:rPr>
                <w:sz w:val="18"/>
                <w:szCs w:val="22"/>
              </w:rPr>
            </w:pPr>
          </w:p>
        </w:tc>
        <w:tc>
          <w:tcPr>
            <w:tcW w:w="6840" w:type="dxa"/>
          </w:tcPr>
          <w:p w14:paraId="2873ED12" w14:textId="77777777" w:rsidR="00FD51AA" w:rsidRPr="00CE3FB2" w:rsidRDefault="00FD51AA" w:rsidP="00447FDA">
            <w:pPr>
              <w:rPr>
                <w:sz w:val="18"/>
                <w:szCs w:val="22"/>
              </w:rPr>
            </w:pPr>
          </w:p>
        </w:tc>
      </w:tr>
      <w:tr w:rsidR="00FD51AA" w:rsidRPr="00CE3FB2" w14:paraId="4A801530" w14:textId="025A92CD" w:rsidTr="00FD51AA">
        <w:tc>
          <w:tcPr>
            <w:tcW w:w="1761" w:type="dxa"/>
          </w:tcPr>
          <w:p w14:paraId="03C227DE" w14:textId="77777777" w:rsidR="00FD51AA" w:rsidRPr="00CE3FB2" w:rsidRDefault="00FD51AA" w:rsidP="00447FDA">
            <w:pPr>
              <w:rPr>
                <w:sz w:val="18"/>
                <w:szCs w:val="22"/>
              </w:rPr>
            </w:pPr>
            <w:r w:rsidRPr="00CE3FB2">
              <w:rPr>
                <w:sz w:val="18"/>
                <w:szCs w:val="22"/>
              </w:rPr>
              <w:t>Reel_28/L-246.pdf</w:t>
            </w:r>
          </w:p>
        </w:tc>
        <w:tc>
          <w:tcPr>
            <w:tcW w:w="1024" w:type="dxa"/>
          </w:tcPr>
          <w:p w14:paraId="5B7B61A6" w14:textId="77777777" w:rsidR="00FD51AA" w:rsidRPr="00CE3FB2" w:rsidRDefault="00FD51AA" w:rsidP="00447FDA">
            <w:pPr>
              <w:rPr>
                <w:sz w:val="18"/>
                <w:szCs w:val="22"/>
              </w:rPr>
            </w:pPr>
          </w:p>
        </w:tc>
        <w:tc>
          <w:tcPr>
            <w:tcW w:w="6840" w:type="dxa"/>
          </w:tcPr>
          <w:p w14:paraId="67BE6BFB" w14:textId="77777777" w:rsidR="00FD51AA" w:rsidRPr="00CE3FB2" w:rsidRDefault="00FD51AA" w:rsidP="00447FDA">
            <w:pPr>
              <w:rPr>
                <w:sz w:val="18"/>
                <w:szCs w:val="22"/>
              </w:rPr>
            </w:pPr>
          </w:p>
        </w:tc>
      </w:tr>
      <w:tr w:rsidR="00FD51AA" w:rsidRPr="00CE3FB2" w14:paraId="2415D156" w14:textId="0F416E28" w:rsidTr="00FD51AA">
        <w:tc>
          <w:tcPr>
            <w:tcW w:w="1761" w:type="dxa"/>
          </w:tcPr>
          <w:p w14:paraId="2EB9AC5A" w14:textId="77777777" w:rsidR="00FD51AA" w:rsidRPr="00CE3FB2" w:rsidRDefault="00FD51AA" w:rsidP="00447FDA">
            <w:pPr>
              <w:rPr>
                <w:sz w:val="18"/>
                <w:szCs w:val="22"/>
              </w:rPr>
            </w:pPr>
            <w:r w:rsidRPr="00CE3FB2">
              <w:rPr>
                <w:sz w:val="18"/>
                <w:szCs w:val="22"/>
              </w:rPr>
              <w:t>Reel_28/L-247.pdf</w:t>
            </w:r>
          </w:p>
        </w:tc>
        <w:tc>
          <w:tcPr>
            <w:tcW w:w="1024" w:type="dxa"/>
          </w:tcPr>
          <w:p w14:paraId="5E09B3A4" w14:textId="77777777" w:rsidR="00FD51AA" w:rsidRPr="00CE3FB2" w:rsidRDefault="00FD51AA" w:rsidP="00447FDA">
            <w:pPr>
              <w:rPr>
                <w:sz w:val="18"/>
                <w:szCs w:val="22"/>
              </w:rPr>
            </w:pPr>
          </w:p>
        </w:tc>
        <w:tc>
          <w:tcPr>
            <w:tcW w:w="6840" w:type="dxa"/>
          </w:tcPr>
          <w:p w14:paraId="5C2BA336" w14:textId="77777777" w:rsidR="00FD51AA" w:rsidRPr="00CE3FB2" w:rsidRDefault="00FD51AA" w:rsidP="00447FDA">
            <w:pPr>
              <w:rPr>
                <w:sz w:val="18"/>
                <w:szCs w:val="22"/>
              </w:rPr>
            </w:pPr>
          </w:p>
        </w:tc>
      </w:tr>
      <w:tr w:rsidR="00FD51AA" w:rsidRPr="00CE3FB2" w14:paraId="24366131" w14:textId="11212EAE" w:rsidTr="00FD51AA">
        <w:tc>
          <w:tcPr>
            <w:tcW w:w="1761" w:type="dxa"/>
          </w:tcPr>
          <w:p w14:paraId="740CA582" w14:textId="77777777" w:rsidR="00FD51AA" w:rsidRPr="00CE3FB2" w:rsidRDefault="00FD51AA" w:rsidP="00447FDA">
            <w:pPr>
              <w:rPr>
                <w:sz w:val="18"/>
                <w:szCs w:val="22"/>
              </w:rPr>
            </w:pPr>
            <w:r w:rsidRPr="00CE3FB2">
              <w:rPr>
                <w:sz w:val="18"/>
                <w:szCs w:val="22"/>
              </w:rPr>
              <w:t>Reel_28/L-248.pdf</w:t>
            </w:r>
          </w:p>
        </w:tc>
        <w:tc>
          <w:tcPr>
            <w:tcW w:w="1024" w:type="dxa"/>
          </w:tcPr>
          <w:p w14:paraId="15A75081" w14:textId="77777777" w:rsidR="00FD51AA" w:rsidRPr="00CE3FB2" w:rsidRDefault="00FD51AA" w:rsidP="00447FDA">
            <w:pPr>
              <w:rPr>
                <w:sz w:val="18"/>
                <w:szCs w:val="22"/>
              </w:rPr>
            </w:pPr>
          </w:p>
        </w:tc>
        <w:tc>
          <w:tcPr>
            <w:tcW w:w="6840" w:type="dxa"/>
          </w:tcPr>
          <w:p w14:paraId="41087771" w14:textId="77777777" w:rsidR="00FD51AA" w:rsidRPr="00CE3FB2" w:rsidRDefault="00FD51AA" w:rsidP="00447FDA">
            <w:pPr>
              <w:rPr>
                <w:sz w:val="18"/>
                <w:szCs w:val="22"/>
              </w:rPr>
            </w:pPr>
          </w:p>
        </w:tc>
      </w:tr>
      <w:tr w:rsidR="00FD51AA" w:rsidRPr="00CE3FB2" w14:paraId="616FB983" w14:textId="7CDB06A9" w:rsidTr="00FD51AA">
        <w:tc>
          <w:tcPr>
            <w:tcW w:w="1761" w:type="dxa"/>
          </w:tcPr>
          <w:p w14:paraId="553B5D1B" w14:textId="77777777" w:rsidR="00FD51AA" w:rsidRPr="00CE3FB2" w:rsidRDefault="00FD51AA" w:rsidP="00447FDA">
            <w:pPr>
              <w:rPr>
                <w:sz w:val="18"/>
                <w:szCs w:val="22"/>
              </w:rPr>
            </w:pPr>
            <w:r w:rsidRPr="00CE3FB2">
              <w:rPr>
                <w:sz w:val="18"/>
                <w:szCs w:val="22"/>
              </w:rPr>
              <w:t>Reel_28/L-249.pdf</w:t>
            </w:r>
          </w:p>
        </w:tc>
        <w:tc>
          <w:tcPr>
            <w:tcW w:w="1024" w:type="dxa"/>
          </w:tcPr>
          <w:p w14:paraId="71A4A1DF" w14:textId="77777777" w:rsidR="00FD51AA" w:rsidRPr="00CE3FB2" w:rsidRDefault="00FD51AA" w:rsidP="00447FDA">
            <w:pPr>
              <w:rPr>
                <w:sz w:val="18"/>
                <w:szCs w:val="22"/>
              </w:rPr>
            </w:pPr>
          </w:p>
        </w:tc>
        <w:tc>
          <w:tcPr>
            <w:tcW w:w="6840" w:type="dxa"/>
          </w:tcPr>
          <w:p w14:paraId="799B6EB6" w14:textId="77777777" w:rsidR="00FD51AA" w:rsidRPr="00CE3FB2" w:rsidRDefault="00FD51AA" w:rsidP="00447FDA">
            <w:pPr>
              <w:rPr>
                <w:sz w:val="18"/>
                <w:szCs w:val="22"/>
              </w:rPr>
            </w:pPr>
          </w:p>
        </w:tc>
      </w:tr>
      <w:tr w:rsidR="00FD51AA" w:rsidRPr="00CE3FB2" w14:paraId="4C31355B" w14:textId="5AF33CEB" w:rsidTr="00FD51AA">
        <w:tc>
          <w:tcPr>
            <w:tcW w:w="1761" w:type="dxa"/>
          </w:tcPr>
          <w:p w14:paraId="162CB53A" w14:textId="77777777" w:rsidR="00FD51AA" w:rsidRPr="00CE3FB2" w:rsidRDefault="00FD51AA" w:rsidP="00447FDA">
            <w:pPr>
              <w:rPr>
                <w:sz w:val="18"/>
                <w:szCs w:val="22"/>
              </w:rPr>
            </w:pPr>
            <w:r w:rsidRPr="00CE3FB2">
              <w:rPr>
                <w:sz w:val="18"/>
                <w:szCs w:val="22"/>
              </w:rPr>
              <w:t>Reel_28/L-250.pdf</w:t>
            </w:r>
          </w:p>
        </w:tc>
        <w:tc>
          <w:tcPr>
            <w:tcW w:w="1024" w:type="dxa"/>
          </w:tcPr>
          <w:p w14:paraId="42AE5AD5" w14:textId="77777777" w:rsidR="00FD51AA" w:rsidRPr="00CE3FB2" w:rsidRDefault="00FD51AA" w:rsidP="00447FDA">
            <w:pPr>
              <w:rPr>
                <w:sz w:val="18"/>
                <w:szCs w:val="22"/>
              </w:rPr>
            </w:pPr>
          </w:p>
        </w:tc>
        <w:tc>
          <w:tcPr>
            <w:tcW w:w="6840" w:type="dxa"/>
          </w:tcPr>
          <w:p w14:paraId="4074E680" w14:textId="77777777" w:rsidR="00FD51AA" w:rsidRPr="00CE3FB2" w:rsidRDefault="00FD51AA" w:rsidP="00447FDA">
            <w:pPr>
              <w:rPr>
                <w:sz w:val="18"/>
                <w:szCs w:val="22"/>
              </w:rPr>
            </w:pPr>
          </w:p>
        </w:tc>
      </w:tr>
      <w:tr w:rsidR="00FD51AA" w:rsidRPr="00CE3FB2" w14:paraId="14A0AABB" w14:textId="5FBBA240" w:rsidTr="00FD51AA">
        <w:tc>
          <w:tcPr>
            <w:tcW w:w="1761" w:type="dxa"/>
          </w:tcPr>
          <w:p w14:paraId="16D8C23F" w14:textId="77777777" w:rsidR="00FD51AA" w:rsidRPr="00CE3FB2" w:rsidRDefault="00FD51AA" w:rsidP="00447FDA">
            <w:pPr>
              <w:rPr>
                <w:sz w:val="18"/>
                <w:szCs w:val="22"/>
              </w:rPr>
            </w:pPr>
            <w:r w:rsidRPr="00CE3FB2">
              <w:rPr>
                <w:sz w:val="18"/>
                <w:szCs w:val="22"/>
              </w:rPr>
              <w:t>Reel_28/L-251.pdf</w:t>
            </w:r>
          </w:p>
        </w:tc>
        <w:tc>
          <w:tcPr>
            <w:tcW w:w="1024" w:type="dxa"/>
          </w:tcPr>
          <w:p w14:paraId="577AA1B3" w14:textId="77777777" w:rsidR="00FD51AA" w:rsidRPr="00CE3FB2" w:rsidRDefault="00FD51AA" w:rsidP="00447FDA">
            <w:pPr>
              <w:rPr>
                <w:sz w:val="18"/>
                <w:szCs w:val="22"/>
              </w:rPr>
            </w:pPr>
          </w:p>
        </w:tc>
        <w:tc>
          <w:tcPr>
            <w:tcW w:w="6840" w:type="dxa"/>
          </w:tcPr>
          <w:p w14:paraId="3C4C64B7" w14:textId="77777777" w:rsidR="00FD51AA" w:rsidRPr="00CE3FB2" w:rsidRDefault="00FD51AA" w:rsidP="00447FDA">
            <w:pPr>
              <w:rPr>
                <w:sz w:val="18"/>
                <w:szCs w:val="22"/>
              </w:rPr>
            </w:pPr>
          </w:p>
        </w:tc>
      </w:tr>
      <w:tr w:rsidR="00FD51AA" w:rsidRPr="00CE3FB2" w14:paraId="28A0CCDB" w14:textId="59C096CC" w:rsidTr="00FD51AA">
        <w:tc>
          <w:tcPr>
            <w:tcW w:w="1761" w:type="dxa"/>
          </w:tcPr>
          <w:p w14:paraId="72C2721E" w14:textId="77777777" w:rsidR="00FD51AA" w:rsidRPr="00CE3FB2" w:rsidRDefault="00FD51AA" w:rsidP="00447FDA">
            <w:pPr>
              <w:rPr>
                <w:sz w:val="18"/>
                <w:szCs w:val="22"/>
              </w:rPr>
            </w:pPr>
            <w:r w:rsidRPr="00CE3FB2">
              <w:rPr>
                <w:sz w:val="18"/>
                <w:szCs w:val="22"/>
              </w:rPr>
              <w:lastRenderedPageBreak/>
              <w:t>Reel_28/L-252.pdf</w:t>
            </w:r>
          </w:p>
        </w:tc>
        <w:tc>
          <w:tcPr>
            <w:tcW w:w="1024" w:type="dxa"/>
          </w:tcPr>
          <w:p w14:paraId="3261E58A" w14:textId="77777777" w:rsidR="00FD51AA" w:rsidRPr="00CE3FB2" w:rsidRDefault="00FD51AA" w:rsidP="00447FDA">
            <w:pPr>
              <w:rPr>
                <w:sz w:val="18"/>
                <w:szCs w:val="22"/>
              </w:rPr>
            </w:pPr>
          </w:p>
        </w:tc>
        <w:tc>
          <w:tcPr>
            <w:tcW w:w="6840" w:type="dxa"/>
          </w:tcPr>
          <w:p w14:paraId="4C65F38A" w14:textId="77777777" w:rsidR="00FD51AA" w:rsidRPr="00CE3FB2" w:rsidRDefault="00FD51AA" w:rsidP="00447FDA">
            <w:pPr>
              <w:rPr>
                <w:sz w:val="18"/>
                <w:szCs w:val="22"/>
              </w:rPr>
            </w:pPr>
          </w:p>
        </w:tc>
      </w:tr>
      <w:tr w:rsidR="00FD51AA" w:rsidRPr="00CE3FB2" w14:paraId="0EFD9341" w14:textId="7E3CD064" w:rsidTr="00FD51AA">
        <w:tc>
          <w:tcPr>
            <w:tcW w:w="1761" w:type="dxa"/>
          </w:tcPr>
          <w:p w14:paraId="3BDFAD06" w14:textId="77777777" w:rsidR="00FD51AA" w:rsidRPr="00CE3FB2" w:rsidRDefault="00FD51AA" w:rsidP="00447FDA">
            <w:pPr>
              <w:rPr>
                <w:sz w:val="18"/>
                <w:szCs w:val="22"/>
              </w:rPr>
            </w:pPr>
            <w:r w:rsidRPr="00CE3FB2">
              <w:rPr>
                <w:sz w:val="18"/>
                <w:szCs w:val="22"/>
              </w:rPr>
              <w:t>Reel_28/L-253.pdf</w:t>
            </w:r>
          </w:p>
        </w:tc>
        <w:tc>
          <w:tcPr>
            <w:tcW w:w="1024" w:type="dxa"/>
          </w:tcPr>
          <w:p w14:paraId="1D52BCEC" w14:textId="77777777" w:rsidR="00FD51AA" w:rsidRPr="00CE3FB2" w:rsidRDefault="00FD51AA" w:rsidP="00447FDA">
            <w:pPr>
              <w:rPr>
                <w:sz w:val="18"/>
                <w:szCs w:val="22"/>
              </w:rPr>
            </w:pPr>
          </w:p>
        </w:tc>
        <w:tc>
          <w:tcPr>
            <w:tcW w:w="6840" w:type="dxa"/>
          </w:tcPr>
          <w:p w14:paraId="7E1395AB" w14:textId="77777777" w:rsidR="00FD51AA" w:rsidRPr="00CE3FB2" w:rsidRDefault="00FD51AA" w:rsidP="00447FDA">
            <w:pPr>
              <w:rPr>
                <w:sz w:val="18"/>
                <w:szCs w:val="22"/>
              </w:rPr>
            </w:pPr>
          </w:p>
        </w:tc>
      </w:tr>
      <w:tr w:rsidR="00FD51AA" w:rsidRPr="00CE3FB2" w14:paraId="6D778937" w14:textId="5061BF60" w:rsidTr="00FD51AA">
        <w:tc>
          <w:tcPr>
            <w:tcW w:w="1761" w:type="dxa"/>
          </w:tcPr>
          <w:p w14:paraId="3106D073" w14:textId="77777777" w:rsidR="00FD51AA" w:rsidRPr="00CE3FB2" w:rsidRDefault="00FD51AA" w:rsidP="00447FDA">
            <w:pPr>
              <w:rPr>
                <w:sz w:val="18"/>
                <w:szCs w:val="22"/>
              </w:rPr>
            </w:pPr>
            <w:r w:rsidRPr="00CE3FB2">
              <w:rPr>
                <w:sz w:val="18"/>
                <w:szCs w:val="22"/>
              </w:rPr>
              <w:t>Reel_28/L-254.pdf</w:t>
            </w:r>
          </w:p>
        </w:tc>
        <w:tc>
          <w:tcPr>
            <w:tcW w:w="1024" w:type="dxa"/>
          </w:tcPr>
          <w:p w14:paraId="7C2BF9C9" w14:textId="77777777" w:rsidR="00FD51AA" w:rsidRPr="00CE3FB2" w:rsidRDefault="00FD51AA" w:rsidP="00447FDA">
            <w:pPr>
              <w:rPr>
                <w:sz w:val="18"/>
                <w:szCs w:val="22"/>
              </w:rPr>
            </w:pPr>
          </w:p>
        </w:tc>
        <w:tc>
          <w:tcPr>
            <w:tcW w:w="6840" w:type="dxa"/>
          </w:tcPr>
          <w:p w14:paraId="50F7A243" w14:textId="77777777" w:rsidR="00FD51AA" w:rsidRPr="00CE3FB2" w:rsidRDefault="00FD51AA" w:rsidP="00447FDA">
            <w:pPr>
              <w:rPr>
                <w:sz w:val="18"/>
                <w:szCs w:val="22"/>
              </w:rPr>
            </w:pPr>
          </w:p>
        </w:tc>
      </w:tr>
      <w:tr w:rsidR="00FD51AA" w:rsidRPr="00CE3FB2" w14:paraId="02AE7772" w14:textId="4718BCC1" w:rsidTr="00FD51AA">
        <w:tc>
          <w:tcPr>
            <w:tcW w:w="1761" w:type="dxa"/>
          </w:tcPr>
          <w:p w14:paraId="1DD80116" w14:textId="77777777" w:rsidR="00FD51AA" w:rsidRPr="00CE3FB2" w:rsidRDefault="00FD51AA" w:rsidP="00447FDA">
            <w:pPr>
              <w:rPr>
                <w:sz w:val="18"/>
                <w:szCs w:val="22"/>
              </w:rPr>
            </w:pPr>
            <w:r w:rsidRPr="00CE3FB2">
              <w:rPr>
                <w:sz w:val="18"/>
                <w:szCs w:val="22"/>
              </w:rPr>
              <w:t>Reel_28/L-255.pdf</w:t>
            </w:r>
          </w:p>
        </w:tc>
        <w:tc>
          <w:tcPr>
            <w:tcW w:w="1024" w:type="dxa"/>
          </w:tcPr>
          <w:p w14:paraId="1DF711F9" w14:textId="77777777" w:rsidR="00FD51AA" w:rsidRPr="00CE3FB2" w:rsidRDefault="00FD51AA" w:rsidP="00447FDA">
            <w:pPr>
              <w:rPr>
                <w:sz w:val="18"/>
                <w:szCs w:val="22"/>
              </w:rPr>
            </w:pPr>
          </w:p>
        </w:tc>
        <w:tc>
          <w:tcPr>
            <w:tcW w:w="6840" w:type="dxa"/>
          </w:tcPr>
          <w:p w14:paraId="1B0E1ED8" w14:textId="77777777" w:rsidR="00FD51AA" w:rsidRPr="00CE3FB2" w:rsidRDefault="00FD51AA" w:rsidP="00447FDA">
            <w:pPr>
              <w:rPr>
                <w:sz w:val="18"/>
                <w:szCs w:val="22"/>
              </w:rPr>
            </w:pPr>
          </w:p>
        </w:tc>
      </w:tr>
      <w:tr w:rsidR="00FD51AA" w:rsidRPr="00CE3FB2" w14:paraId="138CA7BD" w14:textId="07C1F912" w:rsidTr="00FD51AA">
        <w:tc>
          <w:tcPr>
            <w:tcW w:w="1761" w:type="dxa"/>
          </w:tcPr>
          <w:p w14:paraId="7A290AB4" w14:textId="77777777" w:rsidR="00FD51AA" w:rsidRPr="00CE3FB2" w:rsidRDefault="00FD51AA" w:rsidP="00447FDA">
            <w:pPr>
              <w:rPr>
                <w:sz w:val="18"/>
                <w:szCs w:val="22"/>
              </w:rPr>
            </w:pPr>
            <w:r w:rsidRPr="00CE3FB2">
              <w:rPr>
                <w:sz w:val="18"/>
                <w:szCs w:val="22"/>
              </w:rPr>
              <w:t>Reel_28/L-256.pdf</w:t>
            </w:r>
          </w:p>
        </w:tc>
        <w:tc>
          <w:tcPr>
            <w:tcW w:w="1024" w:type="dxa"/>
          </w:tcPr>
          <w:p w14:paraId="07232951" w14:textId="77777777" w:rsidR="00FD51AA" w:rsidRPr="00CE3FB2" w:rsidRDefault="00FD51AA" w:rsidP="00447FDA">
            <w:pPr>
              <w:rPr>
                <w:sz w:val="18"/>
                <w:szCs w:val="22"/>
              </w:rPr>
            </w:pPr>
          </w:p>
        </w:tc>
        <w:tc>
          <w:tcPr>
            <w:tcW w:w="6840" w:type="dxa"/>
          </w:tcPr>
          <w:p w14:paraId="377CEEA6" w14:textId="77777777" w:rsidR="00FD51AA" w:rsidRPr="00CE3FB2" w:rsidRDefault="00FD51AA" w:rsidP="00447FDA">
            <w:pPr>
              <w:rPr>
                <w:sz w:val="18"/>
                <w:szCs w:val="22"/>
              </w:rPr>
            </w:pPr>
          </w:p>
        </w:tc>
      </w:tr>
      <w:tr w:rsidR="00FD51AA" w:rsidRPr="00CE3FB2" w14:paraId="588369CD" w14:textId="4EDC183E" w:rsidTr="00FD51AA">
        <w:tc>
          <w:tcPr>
            <w:tcW w:w="1761" w:type="dxa"/>
          </w:tcPr>
          <w:p w14:paraId="160BA9F2" w14:textId="77777777" w:rsidR="00FD51AA" w:rsidRPr="00CE3FB2" w:rsidRDefault="00FD51AA" w:rsidP="00447FDA">
            <w:pPr>
              <w:rPr>
                <w:sz w:val="18"/>
                <w:szCs w:val="22"/>
              </w:rPr>
            </w:pPr>
            <w:r w:rsidRPr="00CE3FB2">
              <w:rPr>
                <w:sz w:val="18"/>
                <w:szCs w:val="22"/>
              </w:rPr>
              <w:t>Reel_28/L-257.pdf</w:t>
            </w:r>
          </w:p>
        </w:tc>
        <w:tc>
          <w:tcPr>
            <w:tcW w:w="1024" w:type="dxa"/>
          </w:tcPr>
          <w:p w14:paraId="4BED26AA" w14:textId="77777777" w:rsidR="00FD51AA" w:rsidRPr="00CE3FB2" w:rsidRDefault="00FD51AA" w:rsidP="00447FDA">
            <w:pPr>
              <w:rPr>
                <w:sz w:val="18"/>
                <w:szCs w:val="22"/>
              </w:rPr>
            </w:pPr>
          </w:p>
        </w:tc>
        <w:tc>
          <w:tcPr>
            <w:tcW w:w="6840" w:type="dxa"/>
          </w:tcPr>
          <w:p w14:paraId="6C9AD65E" w14:textId="77777777" w:rsidR="00FD51AA" w:rsidRPr="00CE3FB2" w:rsidRDefault="00FD51AA" w:rsidP="00447FDA">
            <w:pPr>
              <w:rPr>
                <w:sz w:val="18"/>
                <w:szCs w:val="22"/>
              </w:rPr>
            </w:pPr>
          </w:p>
        </w:tc>
      </w:tr>
      <w:tr w:rsidR="00FD51AA" w:rsidRPr="00CE3FB2" w14:paraId="4E05F5D1" w14:textId="0B1EB7CE" w:rsidTr="00FD51AA">
        <w:tc>
          <w:tcPr>
            <w:tcW w:w="1761" w:type="dxa"/>
          </w:tcPr>
          <w:p w14:paraId="447EC2DA" w14:textId="77777777" w:rsidR="00FD51AA" w:rsidRPr="00CE3FB2" w:rsidRDefault="00FD51AA" w:rsidP="00447FDA">
            <w:pPr>
              <w:rPr>
                <w:sz w:val="18"/>
                <w:szCs w:val="22"/>
              </w:rPr>
            </w:pPr>
            <w:r w:rsidRPr="00CE3FB2">
              <w:rPr>
                <w:sz w:val="18"/>
                <w:szCs w:val="22"/>
              </w:rPr>
              <w:t>Reel_28/L-258.pdf</w:t>
            </w:r>
          </w:p>
        </w:tc>
        <w:tc>
          <w:tcPr>
            <w:tcW w:w="1024" w:type="dxa"/>
          </w:tcPr>
          <w:p w14:paraId="354F347F" w14:textId="77777777" w:rsidR="00FD51AA" w:rsidRPr="00CE3FB2" w:rsidRDefault="00FD51AA" w:rsidP="00447FDA">
            <w:pPr>
              <w:rPr>
                <w:sz w:val="18"/>
                <w:szCs w:val="22"/>
              </w:rPr>
            </w:pPr>
          </w:p>
        </w:tc>
        <w:tc>
          <w:tcPr>
            <w:tcW w:w="6840" w:type="dxa"/>
          </w:tcPr>
          <w:p w14:paraId="347E23CB" w14:textId="77777777" w:rsidR="00FD51AA" w:rsidRPr="00CE3FB2" w:rsidRDefault="00FD51AA" w:rsidP="00447FDA">
            <w:pPr>
              <w:rPr>
                <w:sz w:val="18"/>
                <w:szCs w:val="22"/>
              </w:rPr>
            </w:pPr>
          </w:p>
        </w:tc>
      </w:tr>
      <w:tr w:rsidR="00FD51AA" w:rsidRPr="00CE3FB2" w14:paraId="7EB58F63" w14:textId="662FE0EF" w:rsidTr="00FD51AA">
        <w:tc>
          <w:tcPr>
            <w:tcW w:w="1761" w:type="dxa"/>
          </w:tcPr>
          <w:p w14:paraId="55B43DD9" w14:textId="77777777" w:rsidR="00FD51AA" w:rsidRPr="00CE3FB2" w:rsidRDefault="00FD51AA" w:rsidP="00447FDA">
            <w:pPr>
              <w:rPr>
                <w:sz w:val="18"/>
                <w:szCs w:val="22"/>
              </w:rPr>
            </w:pPr>
            <w:r w:rsidRPr="00CE3FB2">
              <w:rPr>
                <w:sz w:val="18"/>
                <w:szCs w:val="22"/>
              </w:rPr>
              <w:t>Reel_28/L-259.pdf</w:t>
            </w:r>
          </w:p>
        </w:tc>
        <w:tc>
          <w:tcPr>
            <w:tcW w:w="1024" w:type="dxa"/>
          </w:tcPr>
          <w:p w14:paraId="4F2037C1" w14:textId="77777777" w:rsidR="00FD51AA" w:rsidRPr="00CE3FB2" w:rsidRDefault="00FD51AA" w:rsidP="00447FDA">
            <w:pPr>
              <w:rPr>
                <w:sz w:val="18"/>
                <w:szCs w:val="22"/>
              </w:rPr>
            </w:pPr>
          </w:p>
        </w:tc>
        <w:tc>
          <w:tcPr>
            <w:tcW w:w="6840" w:type="dxa"/>
          </w:tcPr>
          <w:p w14:paraId="55D527E2" w14:textId="77777777" w:rsidR="00FD51AA" w:rsidRPr="00CE3FB2" w:rsidRDefault="00FD51AA" w:rsidP="00447FDA">
            <w:pPr>
              <w:rPr>
                <w:sz w:val="18"/>
                <w:szCs w:val="22"/>
              </w:rPr>
            </w:pPr>
          </w:p>
        </w:tc>
      </w:tr>
      <w:tr w:rsidR="00FD51AA" w:rsidRPr="00CE3FB2" w14:paraId="4B2EA9BC" w14:textId="6D67FAFD" w:rsidTr="00FD51AA">
        <w:tc>
          <w:tcPr>
            <w:tcW w:w="1761" w:type="dxa"/>
          </w:tcPr>
          <w:p w14:paraId="164AB5D7" w14:textId="77777777" w:rsidR="00FD51AA" w:rsidRPr="00CE3FB2" w:rsidRDefault="00FD51AA" w:rsidP="00447FDA">
            <w:pPr>
              <w:rPr>
                <w:sz w:val="18"/>
                <w:szCs w:val="22"/>
              </w:rPr>
            </w:pPr>
            <w:r w:rsidRPr="00CE3FB2">
              <w:rPr>
                <w:sz w:val="18"/>
                <w:szCs w:val="22"/>
              </w:rPr>
              <w:t>Reel_28/L-260.pdf</w:t>
            </w:r>
          </w:p>
        </w:tc>
        <w:tc>
          <w:tcPr>
            <w:tcW w:w="1024" w:type="dxa"/>
          </w:tcPr>
          <w:p w14:paraId="1F3A1A0A" w14:textId="77777777" w:rsidR="00FD51AA" w:rsidRPr="00CE3FB2" w:rsidRDefault="00FD51AA" w:rsidP="00447FDA">
            <w:pPr>
              <w:rPr>
                <w:sz w:val="18"/>
                <w:szCs w:val="22"/>
              </w:rPr>
            </w:pPr>
          </w:p>
        </w:tc>
        <w:tc>
          <w:tcPr>
            <w:tcW w:w="6840" w:type="dxa"/>
          </w:tcPr>
          <w:p w14:paraId="4914BFB5" w14:textId="77777777" w:rsidR="00FD51AA" w:rsidRPr="00CE3FB2" w:rsidRDefault="00FD51AA" w:rsidP="00447FDA">
            <w:pPr>
              <w:rPr>
                <w:sz w:val="18"/>
                <w:szCs w:val="22"/>
              </w:rPr>
            </w:pPr>
          </w:p>
        </w:tc>
      </w:tr>
      <w:tr w:rsidR="00FD51AA" w:rsidRPr="00CE3FB2" w14:paraId="209B5705" w14:textId="3C0B7013" w:rsidTr="00FD51AA">
        <w:tc>
          <w:tcPr>
            <w:tcW w:w="1761" w:type="dxa"/>
          </w:tcPr>
          <w:p w14:paraId="583266B7" w14:textId="77777777" w:rsidR="00FD51AA" w:rsidRPr="00CE3FB2" w:rsidRDefault="00FD51AA" w:rsidP="00447FDA">
            <w:pPr>
              <w:rPr>
                <w:sz w:val="18"/>
                <w:szCs w:val="22"/>
              </w:rPr>
            </w:pPr>
            <w:r w:rsidRPr="00CE3FB2">
              <w:rPr>
                <w:sz w:val="18"/>
                <w:szCs w:val="22"/>
              </w:rPr>
              <w:t>Reel_28/L-261.pdf</w:t>
            </w:r>
          </w:p>
        </w:tc>
        <w:tc>
          <w:tcPr>
            <w:tcW w:w="1024" w:type="dxa"/>
          </w:tcPr>
          <w:p w14:paraId="5B42AD57" w14:textId="77777777" w:rsidR="00FD51AA" w:rsidRPr="00CE3FB2" w:rsidRDefault="00FD51AA" w:rsidP="00447FDA">
            <w:pPr>
              <w:rPr>
                <w:sz w:val="18"/>
                <w:szCs w:val="22"/>
              </w:rPr>
            </w:pPr>
          </w:p>
        </w:tc>
        <w:tc>
          <w:tcPr>
            <w:tcW w:w="6840" w:type="dxa"/>
          </w:tcPr>
          <w:p w14:paraId="1DD76345" w14:textId="77777777" w:rsidR="00FD51AA" w:rsidRPr="00CE3FB2" w:rsidRDefault="00FD51AA" w:rsidP="00447FDA">
            <w:pPr>
              <w:rPr>
                <w:sz w:val="18"/>
                <w:szCs w:val="22"/>
              </w:rPr>
            </w:pPr>
          </w:p>
        </w:tc>
      </w:tr>
      <w:tr w:rsidR="00FD51AA" w:rsidRPr="00CE3FB2" w14:paraId="221F2F53" w14:textId="6B0803CA" w:rsidTr="00FD51AA">
        <w:tc>
          <w:tcPr>
            <w:tcW w:w="1761" w:type="dxa"/>
          </w:tcPr>
          <w:p w14:paraId="02661ACF" w14:textId="77777777" w:rsidR="00FD51AA" w:rsidRPr="00CE3FB2" w:rsidRDefault="00FD51AA" w:rsidP="00447FDA">
            <w:pPr>
              <w:rPr>
                <w:sz w:val="18"/>
                <w:szCs w:val="22"/>
              </w:rPr>
            </w:pPr>
            <w:r w:rsidRPr="00CE3FB2">
              <w:rPr>
                <w:sz w:val="18"/>
                <w:szCs w:val="22"/>
              </w:rPr>
              <w:t>Reel_28/L-262.pdf</w:t>
            </w:r>
          </w:p>
        </w:tc>
        <w:tc>
          <w:tcPr>
            <w:tcW w:w="1024" w:type="dxa"/>
          </w:tcPr>
          <w:p w14:paraId="43A580E8" w14:textId="77777777" w:rsidR="00FD51AA" w:rsidRPr="00CE3FB2" w:rsidRDefault="00FD51AA" w:rsidP="00447FDA">
            <w:pPr>
              <w:rPr>
                <w:sz w:val="18"/>
                <w:szCs w:val="22"/>
              </w:rPr>
            </w:pPr>
          </w:p>
        </w:tc>
        <w:tc>
          <w:tcPr>
            <w:tcW w:w="6840" w:type="dxa"/>
          </w:tcPr>
          <w:p w14:paraId="2D863F4A" w14:textId="77777777" w:rsidR="00FD51AA" w:rsidRPr="00CE3FB2" w:rsidRDefault="00FD51AA" w:rsidP="00447FDA">
            <w:pPr>
              <w:rPr>
                <w:sz w:val="18"/>
                <w:szCs w:val="22"/>
              </w:rPr>
            </w:pPr>
          </w:p>
        </w:tc>
      </w:tr>
      <w:tr w:rsidR="00FD51AA" w:rsidRPr="00CE3FB2" w14:paraId="0FEF83EF" w14:textId="1236CABC" w:rsidTr="00FD51AA">
        <w:tc>
          <w:tcPr>
            <w:tcW w:w="1761" w:type="dxa"/>
          </w:tcPr>
          <w:p w14:paraId="21673881" w14:textId="77777777" w:rsidR="00FD51AA" w:rsidRPr="00CE3FB2" w:rsidRDefault="00FD51AA" w:rsidP="00447FDA">
            <w:pPr>
              <w:rPr>
                <w:sz w:val="18"/>
                <w:szCs w:val="22"/>
              </w:rPr>
            </w:pPr>
            <w:r w:rsidRPr="00CE3FB2">
              <w:rPr>
                <w:sz w:val="18"/>
                <w:szCs w:val="22"/>
              </w:rPr>
              <w:t>Reel_28/L-263.pdf</w:t>
            </w:r>
          </w:p>
        </w:tc>
        <w:tc>
          <w:tcPr>
            <w:tcW w:w="1024" w:type="dxa"/>
          </w:tcPr>
          <w:p w14:paraId="5B098880" w14:textId="77777777" w:rsidR="00FD51AA" w:rsidRPr="00CE3FB2" w:rsidRDefault="00FD51AA" w:rsidP="00447FDA">
            <w:pPr>
              <w:rPr>
                <w:sz w:val="18"/>
                <w:szCs w:val="22"/>
              </w:rPr>
            </w:pPr>
          </w:p>
        </w:tc>
        <w:tc>
          <w:tcPr>
            <w:tcW w:w="6840" w:type="dxa"/>
          </w:tcPr>
          <w:p w14:paraId="5B0C4166" w14:textId="77777777" w:rsidR="00FD51AA" w:rsidRPr="00CE3FB2" w:rsidRDefault="00FD51AA" w:rsidP="00447FDA">
            <w:pPr>
              <w:rPr>
                <w:sz w:val="18"/>
                <w:szCs w:val="22"/>
              </w:rPr>
            </w:pPr>
          </w:p>
        </w:tc>
      </w:tr>
      <w:tr w:rsidR="00FD51AA" w:rsidRPr="00CE3FB2" w14:paraId="4376E63F" w14:textId="0035BB41" w:rsidTr="00FD51AA">
        <w:tc>
          <w:tcPr>
            <w:tcW w:w="1761" w:type="dxa"/>
          </w:tcPr>
          <w:p w14:paraId="72A51DD8" w14:textId="77777777" w:rsidR="00FD51AA" w:rsidRPr="00CE3FB2" w:rsidRDefault="00FD51AA" w:rsidP="00447FDA">
            <w:pPr>
              <w:rPr>
                <w:sz w:val="18"/>
                <w:szCs w:val="22"/>
              </w:rPr>
            </w:pPr>
            <w:r w:rsidRPr="00CE3FB2">
              <w:rPr>
                <w:sz w:val="18"/>
                <w:szCs w:val="22"/>
              </w:rPr>
              <w:t>Reel_28/L-264.pdf</w:t>
            </w:r>
          </w:p>
        </w:tc>
        <w:tc>
          <w:tcPr>
            <w:tcW w:w="1024" w:type="dxa"/>
          </w:tcPr>
          <w:p w14:paraId="32E78A3E" w14:textId="77777777" w:rsidR="00FD51AA" w:rsidRPr="00CE3FB2" w:rsidRDefault="00FD51AA" w:rsidP="00447FDA">
            <w:pPr>
              <w:rPr>
                <w:sz w:val="18"/>
                <w:szCs w:val="22"/>
              </w:rPr>
            </w:pPr>
          </w:p>
        </w:tc>
        <w:tc>
          <w:tcPr>
            <w:tcW w:w="6840" w:type="dxa"/>
          </w:tcPr>
          <w:p w14:paraId="285D4DE2" w14:textId="77777777" w:rsidR="00FD51AA" w:rsidRPr="00CE3FB2" w:rsidRDefault="00FD51AA" w:rsidP="00447FDA">
            <w:pPr>
              <w:rPr>
                <w:sz w:val="18"/>
                <w:szCs w:val="22"/>
              </w:rPr>
            </w:pPr>
          </w:p>
        </w:tc>
      </w:tr>
      <w:tr w:rsidR="00FD51AA" w:rsidRPr="00CE3FB2" w14:paraId="1D549300" w14:textId="1E81A375" w:rsidTr="00FD51AA">
        <w:tc>
          <w:tcPr>
            <w:tcW w:w="1761" w:type="dxa"/>
          </w:tcPr>
          <w:p w14:paraId="436BE59D" w14:textId="77777777" w:rsidR="00FD51AA" w:rsidRPr="00CE3FB2" w:rsidRDefault="00FD51AA" w:rsidP="00447FDA">
            <w:pPr>
              <w:rPr>
                <w:sz w:val="18"/>
                <w:szCs w:val="22"/>
              </w:rPr>
            </w:pPr>
            <w:r w:rsidRPr="00CE3FB2">
              <w:rPr>
                <w:sz w:val="18"/>
                <w:szCs w:val="22"/>
              </w:rPr>
              <w:t>Reel_28/L-265.pdf</w:t>
            </w:r>
          </w:p>
        </w:tc>
        <w:tc>
          <w:tcPr>
            <w:tcW w:w="1024" w:type="dxa"/>
          </w:tcPr>
          <w:p w14:paraId="1AE8E6ED" w14:textId="77777777" w:rsidR="00FD51AA" w:rsidRPr="00CE3FB2" w:rsidRDefault="00FD51AA" w:rsidP="00447FDA">
            <w:pPr>
              <w:rPr>
                <w:sz w:val="18"/>
                <w:szCs w:val="22"/>
              </w:rPr>
            </w:pPr>
          </w:p>
        </w:tc>
        <w:tc>
          <w:tcPr>
            <w:tcW w:w="6840" w:type="dxa"/>
          </w:tcPr>
          <w:p w14:paraId="6E6884E3" w14:textId="77777777" w:rsidR="00FD51AA" w:rsidRPr="00CE3FB2" w:rsidRDefault="00FD51AA" w:rsidP="00447FDA">
            <w:pPr>
              <w:rPr>
                <w:sz w:val="18"/>
                <w:szCs w:val="22"/>
              </w:rPr>
            </w:pPr>
          </w:p>
        </w:tc>
      </w:tr>
      <w:tr w:rsidR="00FD51AA" w:rsidRPr="00CE3FB2" w14:paraId="792DAA1B" w14:textId="3ABED9F2" w:rsidTr="00FD51AA">
        <w:tc>
          <w:tcPr>
            <w:tcW w:w="1761" w:type="dxa"/>
          </w:tcPr>
          <w:p w14:paraId="50982E1B" w14:textId="77777777" w:rsidR="00FD51AA" w:rsidRPr="00CE3FB2" w:rsidRDefault="00FD51AA" w:rsidP="00447FDA">
            <w:pPr>
              <w:rPr>
                <w:sz w:val="18"/>
                <w:szCs w:val="22"/>
              </w:rPr>
            </w:pPr>
            <w:r w:rsidRPr="00CE3FB2">
              <w:rPr>
                <w:sz w:val="18"/>
                <w:szCs w:val="22"/>
              </w:rPr>
              <w:t>Reel_28/L-266.pdf</w:t>
            </w:r>
          </w:p>
        </w:tc>
        <w:tc>
          <w:tcPr>
            <w:tcW w:w="1024" w:type="dxa"/>
          </w:tcPr>
          <w:p w14:paraId="4FE5F0CC" w14:textId="77777777" w:rsidR="00FD51AA" w:rsidRPr="00CE3FB2" w:rsidRDefault="00FD51AA" w:rsidP="00447FDA">
            <w:pPr>
              <w:rPr>
                <w:sz w:val="18"/>
                <w:szCs w:val="22"/>
              </w:rPr>
            </w:pPr>
          </w:p>
        </w:tc>
        <w:tc>
          <w:tcPr>
            <w:tcW w:w="6840" w:type="dxa"/>
          </w:tcPr>
          <w:p w14:paraId="46BBFEE4" w14:textId="77777777" w:rsidR="00FD51AA" w:rsidRPr="00CE3FB2" w:rsidRDefault="00FD51AA" w:rsidP="00447FDA">
            <w:pPr>
              <w:rPr>
                <w:sz w:val="18"/>
                <w:szCs w:val="22"/>
              </w:rPr>
            </w:pPr>
          </w:p>
        </w:tc>
      </w:tr>
      <w:tr w:rsidR="00FD51AA" w:rsidRPr="00CE3FB2" w14:paraId="287D252F" w14:textId="352E52D6" w:rsidTr="00FD51AA">
        <w:tc>
          <w:tcPr>
            <w:tcW w:w="1761" w:type="dxa"/>
          </w:tcPr>
          <w:p w14:paraId="67E3C804" w14:textId="77777777" w:rsidR="00FD51AA" w:rsidRPr="00CE3FB2" w:rsidRDefault="00FD51AA" w:rsidP="00447FDA">
            <w:pPr>
              <w:rPr>
                <w:sz w:val="18"/>
                <w:szCs w:val="22"/>
              </w:rPr>
            </w:pPr>
            <w:r w:rsidRPr="00CE3FB2">
              <w:rPr>
                <w:sz w:val="18"/>
                <w:szCs w:val="22"/>
              </w:rPr>
              <w:t>Reel_28/L-267.pdf</w:t>
            </w:r>
          </w:p>
        </w:tc>
        <w:tc>
          <w:tcPr>
            <w:tcW w:w="1024" w:type="dxa"/>
          </w:tcPr>
          <w:p w14:paraId="7CE564AA" w14:textId="77777777" w:rsidR="00FD51AA" w:rsidRPr="00CE3FB2" w:rsidRDefault="00FD51AA" w:rsidP="00447FDA">
            <w:pPr>
              <w:rPr>
                <w:sz w:val="18"/>
                <w:szCs w:val="22"/>
              </w:rPr>
            </w:pPr>
          </w:p>
        </w:tc>
        <w:tc>
          <w:tcPr>
            <w:tcW w:w="6840" w:type="dxa"/>
          </w:tcPr>
          <w:p w14:paraId="4D2CA5B2" w14:textId="77777777" w:rsidR="00FD51AA" w:rsidRPr="00CE3FB2" w:rsidRDefault="00FD51AA" w:rsidP="00447FDA">
            <w:pPr>
              <w:rPr>
                <w:sz w:val="18"/>
                <w:szCs w:val="22"/>
              </w:rPr>
            </w:pPr>
          </w:p>
        </w:tc>
      </w:tr>
      <w:tr w:rsidR="00FD51AA" w:rsidRPr="00CE3FB2" w14:paraId="2D78F354" w14:textId="44DD8238" w:rsidTr="00FD51AA">
        <w:tc>
          <w:tcPr>
            <w:tcW w:w="1761" w:type="dxa"/>
          </w:tcPr>
          <w:p w14:paraId="64084CD8" w14:textId="77777777" w:rsidR="00FD51AA" w:rsidRPr="00CE3FB2" w:rsidRDefault="00FD51AA" w:rsidP="00447FDA">
            <w:pPr>
              <w:rPr>
                <w:sz w:val="18"/>
                <w:szCs w:val="22"/>
              </w:rPr>
            </w:pPr>
            <w:r w:rsidRPr="00CE3FB2">
              <w:rPr>
                <w:sz w:val="18"/>
                <w:szCs w:val="22"/>
              </w:rPr>
              <w:t>Reel_29/L-268.pdf</w:t>
            </w:r>
          </w:p>
        </w:tc>
        <w:tc>
          <w:tcPr>
            <w:tcW w:w="1024" w:type="dxa"/>
          </w:tcPr>
          <w:p w14:paraId="362ADB71" w14:textId="77777777" w:rsidR="00FD51AA" w:rsidRPr="00CE3FB2" w:rsidRDefault="00FD51AA" w:rsidP="00447FDA">
            <w:pPr>
              <w:rPr>
                <w:sz w:val="18"/>
                <w:szCs w:val="22"/>
              </w:rPr>
            </w:pPr>
          </w:p>
        </w:tc>
        <w:tc>
          <w:tcPr>
            <w:tcW w:w="6840" w:type="dxa"/>
          </w:tcPr>
          <w:p w14:paraId="00D96F0C" w14:textId="77777777" w:rsidR="00FD51AA" w:rsidRPr="00CE3FB2" w:rsidRDefault="00FD51AA" w:rsidP="00447FDA">
            <w:pPr>
              <w:rPr>
                <w:sz w:val="18"/>
                <w:szCs w:val="22"/>
              </w:rPr>
            </w:pPr>
          </w:p>
        </w:tc>
      </w:tr>
      <w:tr w:rsidR="00FD51AA" w:rsidRPr="00CE3FB2" w14:paraId="0641D0A4" w14:textId="3085C486" w:rsidTr="00FD51AA">
        <w:tc>
          <w:tcPr>
            <w:tcW w:w="1761" w:type="dxa"/>
          </w:tcPr>
          <w:p w14:paraId="141BB6D5" w14:textId="77777777" w:rsidR="00FD51AA" w:rsidRPr="00CE3FB2" w:rsidRDefault="00FD51AA" w:rsidP="00447FDA">
            <w:pPr>
              <w:rPr>
                <w:sz w:val="18"/>
                <w:szCs w:val="22"/>
              </w:rPr>
            </w:pPr>
            <w:r w:rsidRPr="00CE3FB2">
              <w:rPr>
                <w:sz w:val="18"/>
                <w:szCs w:val="22"/>
              </w:rPr>
              <w:t>Reel_29/L-269.pdf</w:t>
            </w:r>
          </w:p>
        </w:tc>
        <w:tc>
          <w:tcPr>
            <w:tcW w:w="1024" w:type="dxa"/>
          </w:tcPr>
          <w:p w14:paraId="6EF78F2A" w14:textId="77777777" w:rsidR="00FD51AA" w:rsidRPr="00CE3FB2" w:rsidRDefault="00FD51AA" w:rsidP="00447FDA">
            <w:pPr>
              <w:rPr>
                <w:sz w:val="18"/>
                <w:szCs w:val="22"/>
              </w:rPr>
            </w:pPr>
          </w:p>
        </w:tc>
        <w:tc>
          <w:tcPr>
            <w:tcW w:w="6840" w:type="dxa"/>
          </w:tcPr>
          <w:p w14:paraId="16D1261F" w14:textId="77777777" w:rsidR="00FD51AA" w:rsidRPr="00CE3FB2" w:rsidRDefault="00FD51AA" w:rsidP="00447FDA">
            <w:pPr>
              <w:rPr>
                <w:sz w:val="18"/>
                <w:szCs w:val="22"/>
              </w:rPr>
            </w:pPr>
          </w:p>
        </w:tc>
      </w:tr>
      <w:tr w:rsidR="00FD51AA" w:rsidRPr="00CE3FB2" w14:paraId="2EE1B6F6" w14:textId="70B01F48" w:rsidTr="00FD51AA">
        <w:tc>
          <w:tcPr>
            <w:tcW w:w="1761" w:type="dxa"/>
          </w:tcPr>
          <w:p w14:paraId="25EDCD17" w14:textId="77777777" w:rsidR="00FD51AA" w:rsidRPr="00CE3FB2" w:rsidRDefault="00FD51AA" w:rsidP="00447FDA">
            <w:pPr>
              <w:rPr>
                <w:sz w:val="18"/>
                <w:szCs w:val="22"/>
              </w:rPr>
            </w:pPr>
            <w:r w:rsidRPr="00CE3FB2">
              <w:rPr>
                <w:sz w:val="18"/>
                <w:szCs w:val="22"/>
              </w:rPr>
              <w:t>Reel_29/L-270.pdf</w:t>
            </w:r>
          </w:p>
        </w:tc>
        <w:tc>
          <w:tcPr>
            <w:tcW w:w="1024" w:type="dxa"/>
          </w:tcPr>
          <w:p w14:paraId="622CBE18" w14:textId="77777777" w:rsidR="00FD51AA" w:rsidRPr="00CE3FB2" w:rsidRDefault="00FD51AA" w:rsidP="00447FDA">
            <w:pPr>
              <w:rPr>
                <w:sz w:val="18"/>
                <w:szCs w:val="22"/>
              </w:rPr>
            </w:pPr>
          </w:p>
        </w:tc>
        <w:tc>
          <w:tcPr>
            <w:tcW w:w="6840" w:type="dxa"/>
          </w:tcPr>
          <w:p w14:paraId="2FACEF34" w14:textId="77777777" w:rsidR="00FD51AA" w:rsidRPr="00CE3FB2" w:rsidRDefault="00FD51AA" w:rsidP="00447FDA">
            <w:pPr>
              <w:rPr>
                <w:sz w:val="18"/>
                <w:szCs w:val="22"/>
              </w:rPr>
            </w:pPr>
          </w:p>
        </w:tc>
      </w:tr>
      <w:tr w:rsidR="00FD51AA" w:rsidRPr="00CE3FB2" w14:paraId="15B9B3E9" w14:textId="18615843" w:rsidTr="00FD51AA">
        <w:tc>
          <w:tcPr>
            <w:tcW w:w="1761" w:type="dxa"/>
          </w:tcPr>
          <w:p w14:paraId="2434B969" w14:textId="77777777" w:rsidR="00FD51AA" w:rsidRPr="00CE3FB2" w:rsidRDefault="00FD51AA" w:rsidP="00447FDA">
            <w:pPr>
              <w:rPr>
                <w:sz w:val="18"/>
                <w:szCs w:val="22"/>
              </w:rPr>
            </w:pPr>
            <w:r w:rsidRPr="00CE3FB2">
              <w:rPr>
                <w:sz w:val="18"/>
                <w:szCs w:val="22"/>
              </w:rPr>
              <w:t>Reel_29/L-272.pdf</w:t>
            </w:r>
          </w:p>
        </w:tc>
        <w:tc>
          <w:tcPr>
            <w:tcW w:w="1024" w:type="dxa"/>
          </w:tcPr>
          <w:p w14:paraId="4500C2FC" w14:textId="77777777" w:rsidR="00FD51AA" w:rsidRPr="00CE3FB2" w:rsidRDefault="00FD51AA" w:rsidP="00447FDA">
            <w:pPr>
              <w:rPr>
                <w:sz w:val="18"/>
                <w:szCs w:val="22"/>
              </w:rPr>
            </w:pPr>
          </w:p>
        </w:tc>
        <w:tc>
          <w:tcPr>
            <w:tcW w:w="6840" w:type="dxa"/>
          </w:tcPr>
          <w:p w14:paraId="6983C8EC" w14:textId="77777777" w:rsidR="00FD51AA" w:rsidRPr="00CE3FB2" w:rsidRDefault="00FD51AA" w:rsidP="00447FDA">
            <w:pPr>
              <w:rPr>
                <w:sz w:val="18"/>
                <w:szCs w:val="22"/>
              </w:rPr>
            </w:pPr>
          </w:p>
        </w:tc>
      </w:tr>
      <w:tr w:rsidR="00FD51AA" w:rsidRPr="00CE3FB2" w14:paraId="40DD9269" w14:textId="7FBFE39E" w:rsidTr="00FD51AA">
        <w:tc>
          <w:tcPr>
            <w:tcW w:w="1761" w:type="dxa"/>
          </w:tcPr>
          <w:p w14:paraId="10379F0E" w14:textId="77777777" w:rsidR="00FD51AA" w:rsidRPr="00CE3FB2" w:rsidRDefault="00FD51AA" w:rsidP="00447FDA">
            <w:pPr>
              <w:rPr>
                <w:sz w:val="18"/>
                <w:szCs w:val="22"/>
              </w:rPr>
            </w:pPr>
            <w:r w:rsidRPr="00CE3FB2">
              <w:rPr>
                <w:sz w:val="18"/>
                <w:szCs w:val="22"/>
              </w:rPr>
              <w:t>Reel_29/L-273.pdf</w:t>
            </w:r>
          </w:p>
        </w:tc>
        <w:tc>
          <w:tcPr>
            <w:tcW w:w="1024" w:type="dxa"/>
          </w:tcPr>
          <w:p w14:paraId="7C28D0EA" w14:textId="77777777" w:rsidR="00FD51AA" w:rsidRPr="00CE3FB2" w:rsidRDefault="00FD51AA" w:rsidP="00447FDA">
            <w:pPr>
              <w:rPr>
                <w:sz w:val="18"/>
                <w:szCs w:val="22"/>
              </w:rPr>
            </w:pPr>
          </w:p>
        </w:tc>
        <w:tc>
          <w:tcPr>
            <w:tcW w:w="6840" w:type="dxa"/>
          </w:tcPr>
          <w:p w14:paraId="7F8C1516" w14:textId="77777777" w:rsidR="00FD51AA" w:rsidRPr="00CE3FB2" w:rsidRDefault="00FD51AA" w:rsidP="00447FDA">
            <w:pPr>
              <w:rPr>
                <w:sz w:val="18"/>
                <w:szCs w:val="22"/>
              </w:rPr>
            </w:pPr>
          </w:p>
        </w:tc>
      </w:tr>
      <w:tr w:rsidR="00FD51AA" w:rsidRPr="00CE3FB2" w14:paraId="21AB4CC9" w14:textId="3C11F463" w:rsidTr="00FD51AA">
        <w:tc>
          <w:tcPr>
            <w:tcW w:w="1761" w:type="dxa"/>
          </w:tcPr>
          <w:p w14:paraId="0F469413" w14:textId="77777777" w:rsidR="00FD51AA" w:rsidRPr="00CE3FB2" w:rsidRDefault="00FD51AA" w:rsidP="00447FDA">
            <w:pPr>
              <w:rPr>
                <w:sz w:val="18"/>
                <w:szCs w:val="22"/>
              </w:rPr>
            </w:pPr>
            <w:r w:rsidRPr="00CE3FB2">
              <w:rPr>
                <w:sz w:val="18"/>
                <w:szCs w:val="22"/>
              </w:rPr>
              <w:t>Reel_29/L-274.pdf</w:t>
            </w:r>
          </w:p>
        </w:tc>
        <w:tc>
          <w:tcPr>
            <w:tcW w:w="1024" w:type="dxa"/>
          </w:tcPr>
          <w:p w14:paraId="6D3BF476" w14:textId="77777777" w:rsidR="00FD51AA" w:rsidRPr="00CE3FB2" w:rsidRDefault="00FD51AA" w:rsidP="00447FDA">
            <w:pPr>
              <w:rPr>
                <w:sz w:val="18"/>
                <w:szCs w:val="22"/>
              </w:rPr>
            </w:pPr>
          </w:p>
        </w:tc>
        <w:tc>
          <w:tcPr>
            <w:tcW w:w="6840" w:type="dxa"/>
          </w:tcPr>
          <w:p w14:paraId="17D95C80" w14:textId="77777777" w:rsidR="00FD51AA" w:rsidRPr="00CE3FB2" w:rsidRDefault="00FD51AA" w:rsidP="00447FDA">
            <w:pPr>
              <w:rPr>
                <w:sz w:val="18"/>
                <w:szCs w:val="22"/>
              </w:rPr>
            </w:pPr>
          </w:p>
        </w:tc>
      </w:tr>
      <w:tr w:rsidR="00FD51AA" w:rsidRPr="00CE3FB2" w14:paraId="6FD96B48" w14:textId="08BE4882" w:rsidTr="00FD51AA">
        <w:tc>
          <w:tcPr>
            <w:tcW w:w="1761" w:type="dxa"/>
          </w:tcPr>
          <w:p w14:paraId="43AD711E" w14:textId="77777777" w:rsidR="00FD51AA" w:rsidRPr="00CE3FB2" w:rsidRDefault="00FD51AA" w:rsidP="00447FDA">
            <w:pPr>
              <w:rPr>
                <w:sz w:val="18"/>
                <w:szCs w:val="22"/>
              </w:rPr>
            </w:pPr>
            <w:r w:rsidRPr="00CE3FB2">
              <w:rPr>
                <w:sz w:val="18"/>
                <w:szCs w:val="22"/>
              </w:rPr>
              <w:t>Reel_29/L-275.pdf</w:t>
            </w:r>
          </w:p>
        </w:tc>
        <w:tc>
          <w:tcPr>
            <w:tcW w:w="1024" w:type="dxa"/>
          </w:tcPr>
          <w:p w14:paraId="130FF1C6" w14:textId="77777777" w:rsidR="00FD51AA" w:rsidRPr="00CE3FB2" w:rsidRDefault="00FD51AA" w:rsidP="00447FDA">
            <w:pPr>
              <w:rPr>
                <w:sz w:val="18"/>
                <w:szCs w:val="22"/>
              </w:rPr>
            </w:pPr>
          </w:p>
        </w:tc>
        <w:tc>
          <w:tcPr>
            <w:tcW w:w="6840" w:type="dxa"/>
          </w:tcPr>
          <w:p w14:paraId="06F06AF0" w14:textId="77777777" w:rsidR="00FD51AA" w:rsidRPr="00CE3FB2" w:rsidRDefault="00FD51AA" w:rsidP="00447FDA">
            <w:pPr>
              <w:rPr>
                <w:sz w:val="18"/>
                <w:szCs w:val="22"/>
              </w:rPr>
            </w:pPr>
          </w:p>
        </w:tc>
      </w:tr>
      <w:tr w:rsidR="00FD51AA" w:rsidRPr="00CE3FB2" w14:paraId="20FF932E" w14:textId="50432625" w:rsidTr="00FD51AA">
        <w:tc>
          <w:tcPr>
            <w:tcW w:w="1761" w:type="dxa"/>
          </w:tcPr>
          <w:p w14:paraId="02F58BC4" w14:textId="77777777" w:rsidR="00FD51AA" w:rsidRPr="00CE3FB2" w:rsidRDefault="00FD51AA" w:rsidP="00447FDA">
            <w:pPr>
              <w:rPr>
                <w:sz w:val="18"/>
                <w:szCs w:val="22"/>
              </w:rPr>
            </w:pPr>
            <w:r w:rsidRPr="00CE3FB2">
              <w:rPr>
                <w:sz w:val="18"/>
                <w:szCs w:val="22"/>
              </w:rPr>
              <w:t>Reel_29/L-276.pdf</w:t>
            </w:r>
          </w:p>
        </w:tc>
        <w:tc>
          <w:tcPr>
            <w:tcW w:w="1024" w:type="dxa"/>
          </w:tcPr>
          <w:p w14:paraId="5084B283" w14:textId="77777777" w:rsidR="00FD51AA" w:rsidRPr="00CE3FB2" w:rsidRDefault="00FD51AA" w:rsidP="00447FDA">
            <w:pPr>
              <w:rPr>
                <w:sz w:val="18"/>
                <w:szCs w:val="22"/>
              </w:rPr>
            </w:pPr>
          </w:p>
        </w:tc>
        <w:tc>
          <w:tcPr>
            <w:tcW w:w="6840" w:type="dxa"/>
          </w:tcPr>
          <w:p w14:paraId="3B1B32AE" w14:textId="77777777" w:rsidR="00FD51AA" w:rsidRPr="00CE3FB2" w:rsidRDefault="00FD51AA" w:rsidP="00447FDA">
            <w:pPr>
              <w:rPr>
                <w:sz w:val="18"/>
                <w:szCs w:val="22"/>
              </w:rPr>
            </w:pPr>
          </w:p>
        </w:tc>
      </w:tr>
      <w:tr w:rsidR="00FD51AA" w:rsidRPr="00CE3FB2" w14:paraId="215DC14F" w14:textId="1D7423DD" w:rsidTr="00FD51AA">
        <w:tc>
          <w:tcPr>
            <w:tcW w:w="1761" w:type="dxa"/>
          </w:tcPr>
          <w:p w14:paraId="07BE0F4D" w14:textId="77777777" w:rsidR="00FD51AA" w:rsidRPr="00CE3FB2" w:rsidRDefault="00FD51AA" w:rsidP="00447FDA">
            <w:pPr>
              <w:rPr>
                <w:sz w:val="18"/>
                <w:szCs w:val="22"/>
              </w:rPr>
            </w:pPr>
            <w:r w:rsidRPr="00CE3FB2">
              <w:rPr>
                <w:sz w:val="18"/>
                <w:szCs w:val="22"/>
              </w:rPr>
              <w:t>Reel_29/L-277.pdf</w:t>
            </w:r>
          </w:p>
        </w:tc>
        <w:tc>
          <w:tcPr>
            <w:tcW w:w="1024" w:type="dxa"/>
          </w:tcPr>
          <w:p w14:paraId="454A2432" w14:textId="77777777" w:rsidR="00FD51AA" w:rsidRPr="00CE3FB2" w:rsidRDefault="00FD51AA" w:rsidP="00447FDA">
            <w:pPr>
              <w:rPr>
                <w:sz w:val="18"/>
                <w:szCs w:val="22"/>
              </w:rPr>
            </w:pPr>
          </w:p>
        </w:tc>
        <w:tc>
          <w:tcPr>
            <w:tcW w:w="6840" w:type="dxa"/>
          </w:tcPr>
          <w:p w14:paraId="0B90A949" w14:textId="77777777" w:rsidR="00FD51AA" w:rsidRPr="00CE3FB2" w:rsidRDefault="00FD51AA" w:rsidP="00447FDA">
            <w:pPr>
              <w:rPr>
                <w:sz w:val="18"/>
                <w:szCs w:val="22"/>
              </w:rPr>
            </w:pPr>
          </w:p>
        </w:tc>
      </w:tr>
      <w:tr w:rsidR="00FD51AA" w:rsidRPr="00CE3FB2" w14:paraId="04590F92" w14:textId="47BAFA62" w:rsidTr="00FD51AA">
        <w:tc>
          <w:tcPr>
            <w:tcW w:w="1761" w:type="dxa"/>
          </w:tcPr>
          <w:p w14:paraId="24CDC05A" w14:textId="77777777" w:rsidR="00FD51AA" w:rsidRPr="00CE3FB2" w:rsidRDefault="00FD51AA" w:rsidP="00447FDA">
            <w:pPr>
              <w:rPr>
                <w:sz w:val="18"/>
                <w:szCs w:val="22"/>
              </w:rPr>
            </w:pPr>
            <w:r w:rsidRPr="00CE3FB2">
              <w:rPr>
                <w:sz w:val="18"/>
                <w:szCs w:val="22"/>
              </w:rPr>
              <w:t>Reel_29/L-278.pdf</w:t>
            </w:r>
          </w:p>
        </w:tc>
        <w:tc>
          <w:tcPr>
            <w:tcW w:w="1024" w:type="dxa"/>
          </w:tcPr>
          <w:p w14:paraId="74096E07" w14:textId="77777777" w:rsidR="00FD51AA" w:rsidRPr="00CE3FB2" w:rsidRDefault="00FD51AA" w:rsidP="00447FDA">
            <w:pPr>
              <w:rPr>
                <w:sz w:val="18"/>
                <w:szCs w:val="22"/>
              </w:rPr>
            </w:pPr>
          </w:p>
        </w:tc>
        <w:tc>
          <w:tcPr>
            <w:tcW w:w="6840" w:type="dxa"/>
          </w:tcPr>
          <w:p w14:paraId="6B246986" w14:textId="77777777" w:rsidR="00FD51AA" w:rsidRPr="00CE3FB2" w:rsidRDefault="00FD51AA" w:rsidP="00447FDA">
            <w:pPr>
              <w:rPr>
                <w:sz w:val="18"/>
                <w:szCs w:val="22"/>
              </w:rPr>
            </w:pPr>
          </w:p>
        </w:tc>
      </w:tr>
      <w:tr w:rsidR="00FD51AA" w:rsidRPr="00CE3FB2" w14:paraId="730CEB9B" w14:textId="6EF13768" w:rsidTr="00FD51AA">
        <w:tc>
          <w:tcPr>
            <w:tcW w:w="1761" w:type="dxa"/>
          </w:tcPr>
          <w:p w14:paraId="67B70377" w14:textId="77777777" w:rsidR="00FD51AA" w:rsidRPr="00CE3FB2" w:rsidRDefault="00FD51AA" w:rsidP="00447FDA">
            <w:pPr>
              <w:rPr>
                <w:sz w:val="18"/>
                <w:szCs w:val="22"/>
              </w:rPr>
            </w:pPr>
            <w:r w:rsidRPr="00CE3FB2">
              <w:rPr>
                <w:sz w:val="18"/>
                <w:szCs w:val="22"/>
              </w:rPr>
              <w:t>Reel_29/L-279.pdf</w:t>
            </w:r>
          </w:p>
        </w:tc>
        <w:tc>
          <w:tcPr>
            <w:tcW w:w="1024" w:type="dxa"/>
          </w:tcPr>
          <w:p w14:paraId="263F26DE" w14:textId="77777777" w:rsidR="00FD51AA" w:rsidRPr="00CE3FB2" w:rsidRDefault="00FD51AA" w:rsidP="00447FDA">
            <w:pPr>
              <w:rPr>
                <w:sz w:val="18"/>
                <w:szCs w:val="22"/>
              </w:rPr>
            </w:pPr>
          </w:p>
        </w:tc>
        <w:tc>
          <w:tcPr>
            <w:tcW w:w="6840" w:type="dxa"/>
          </w:tcPr>
          <w:p w14:paraId="36E78931" w14:textId="77777777" w:rsidR="00FD51AA" w:rsidRPr="00CE3FB2" w:rsidRDefault="00FD51AA" w:rsidP="00447FDA">
            <w:pPr>
              <w:rPr>
                <w:sz w:val="18"/>
                <w:szCs w:val="22"/>
              </w:rPr>
            </w:pPr>
          </w:p>
        </w:tc>
      </w:tr>
      <w:tr w:rsidR="00FD51AA" w:rsidRPr="00CE3FB2" w14:paraId="0A52964F" w14:textId="6B86F2BE" w:rsidTr="00FD51AA">
        <w:tc>
          <w:tcPr>
            <w:tcW w:w="1761" w:type="dxa"/>
          </w:tcPr>
          <w:p w14:paraId="51B7916B" w14:textId="77777777" w:rsidR="00FD51AA" w:rsidRPr="00CE3FB2" w:rsidRDefault="00FD51AA" w:rsidP="00447FDA">
            <w:pPr>
              <w:rPr>
                <w:sz w:val="18"/>
                <w:szCs w:val="22"/>
              </w:rPr>
            </w:pPr>
            <w:r w:rsidRPr="00CE3FB2">
              <w:rPr>
                <w:sz w:val="18"/>
                <w:szCs w:val="22"/>
              </w:rPr>
              <w:t>Reel_29/L-280.pdf</w:t>
            </w:r>
          </w:p>
        </w:tc>
        <w:tc>
          <w:tcPr>
            <w:tcW w:w="1024" w:type="dxa"/>
          </w:tcPr>
          <w:p w14:paraId="4EB325BC" w14:textId="77777777" w:rsidR="00FD51AA" w:rsidRPr="00CE3FB2" w:rsidRDefault="00FD51AA" w:rsidP="00447FDA">
            <w:pPr>
              <w:rPr>
                <w:sz w:val="18"/>
                <w:szCs w:val="22"/>
              </w:rPr>
            </w:pPr>
          </w:p>
        </w:tc>
        <w:tc>
          <w:tcPr>
            <w:tcW w:w="6840" w:type="dxa"/>
          </w:tcPr>
          <w:p w14:paraId="331B49FA" w14:textId="77777777" w:rsidR="00FD51AA" w:rsidRPr="00CE3FB2" w:rsidRDefault="00FD51AA" w:rsidP="00447FDA">
            <w:pPr>
              <w:rPr>
                <w:sz w:val="18"/>
                <w:szCs w:val="22"/>
              </w:rPr>
            </w:pPr>
          </w:p>
        </w:tc>
      </w:tr>
      <w:tr w:rsidR="00FD51AA" w:rsidRPr="00CE3FB2" w14:paraId="13BF2727" w14:textId="38F1C57A" w:rsidTr="00FD51AA">
        <w:tc>
          <w:tcPr>
            <w:tcW w:w="1761" w:type="dxa"/>
          </w:tcPr>
          <w:p w14:paraId="1D5CFF69" w14:textId="77777777" w:rsidR="00FD51AA" w:rsidRPr="00CE3FB2" w:rsidRDefault="00FD51AA" w:rsidP="00447FDA">
            <w:pPr>
              <w:rPr>
                <w:sz w:val="18"/>
                <w:szCs w:val="22"/>
              </w:rPr>
            </w:pPr>
            <w:r w:rsidRPr="00CE3FB2">
              <w:rPr>
                <w:sz w:val="18"/>
                <w:szCs w:val="22"/>
              </w:rPr>
              <w:t>Reel_29/L-281.pdf</w:t>
            </w:r>
          </w:p>
        </w:tc>
        <w:tc>
          <w:tcPr>
            <w:tcW w:w="1024" w:type="dxa"/>
          </w:tcPr>
          <w:p w14:paraId="39F592F2" w14:textId="77777777" w:rsidR="00FD51AA" w:rsidRPr="00CE3FB2" w:rsidRDefault="00FD51AA" w:rsidP="00447FDA">
            <w:pPr>
              <w:rPr>
                <w:sz w:val="18"/>
                <w:szCs w:val="22"/>
              </w:rPr>
            </w:pPr>
          </w:p>
        </w:tc>
        <w:tc>
          <w:tcPr>
            <w:tcW w:w="6840" w:type="dxa"/>
          </w:tcPr>
          <w:p w14:paraId="2E31A201" w14:textId="77777777" w:rsidR="00FD51AA" w:rsidRPr="00CE3FB2" w:rsidRDefault="00FD51AA" w:rsidP="00447FDA">
            <w:pPr>
              <w:rPr>
                <w:sz w:val="18"/>
                <w:szCs w:val="22"/>
              </w:rPr>
            </w:pPr>
          </w:p>
        </w:tc>
      </w:tr>
      <w:tr w:rsidR="00FD51AA" w:rsidRPr="00CE3FB2" w14:paraId="6E97E4C1" w14:textId="4120BB2F" w:rsidTr="00FD51AA">
        <w:tc>
          <w:tcPr>
            <w:tcW w:w="1761" w:type="dxa"/>
          </w:tcPr>
          <w:p w14:paraId="274DCC00" w14:textId="77777777" w:rsidR="00FD51AA" w:rsidRPr="00CE3FB2" w:rsidRDefault="00FD51AA" w:rsidP="00447FDA">
            <w:pPr>
              <w:rPr>
                <w:sz w:val="18"/>
                <w:szCs w:val="22"/>
              </w:rPr>
            </w:pPr>
            <w:r w:rsidRPr="00CE3FB2">
              <w:rPr>
                <w:sz w:val="18"/>
                <w:szCs w:val="22"/>
              </w:rPr>
              <w:t>Reel_29/L-282.pdf</w:t>
            </w:r>
          </w:p>
        </w:tc>
        <w:tc>
          <w:tcPr>
            <w:tcW w:w="1024" w:type="dxa"/>
          </w:tcPr>
          <w:p w14:paraId="011A1D9C" w14:textId="77777777" w:rsidR="00FD51AA" w:rsidRPr="00CE3FB2" w:rsidRDefault="00FD51AA" w:rsidP="00447FDA">
            <w:pPr>
              <w:rPr>
                <w:sz w:val="18"/>
                <w:szCs w:val="22"/>
              </w:rPr>
            </w:pPr>
          </w:p>
        </w:tc>
        <w:tc>
          <w:tcPr>
            <w:tcW w:w="6840" w:type="dxa"/>
          </w:tcPr>
          <w:p w14:paraId="1FB9C41B" w14:textId="77777777" w:rsidR="00FD51AA" w:rsidRPr="00CE3FB2" w:rsidRDefault="00FD51AA" w:rsidP="00447FDA">
            <w:pPr>
              <w:rPr>
                <w:sz w:val="18"/>
                <w:szCs w:val="22"/>
              </w:rPr>
            </w:pPr>
          </w:p>
        </w:tc>
      </w:tr>
      <w:tr w:rsidR="00FD51AA" w:rsidRPr="00CE3FB2" w14:paraId="4356FEC3" w14:textId="34A504F8" w:rsidTr="00FD51AA">
        <w:tc>
          <w:tcPr>
            <w:tcW w:w="1761" w:type="dxa"/>
          </w:tcPr>
          <w:p w14:paraId="542FA843" w14:textId="77777777" w:rsidR="00FD51AA" w:rsidRPr="00CE3FB2" w:rsidRDefault="00FD51AA" w:rsidP="00447FDA">
            <w:pPr>
              <w:rPr>
                <w:sz w:val="18"/>
                <w:szCs w:val="22"/>
              </w:rPr>
            </w:pPr>
            <w:r w:rsidRPr="00CE3FB2">
              <w:rPr>
                <w:sz w:val="18"/>
                <w:szCs w:val="22"/>
              </w:rPr>
              <w:t>Reel_29/L-283.pdf</w:t>
            </w:r>
          </w:p>
        </w:tc>
        <w:tc>
          <w:tcPr>
            <w:tcW w:w="1024" w:type="dxa"/>
          </w:tcPr>
          <w:p w14:paraId="1BB059BA" w14:textId="77777777" w:rsidR="00FD51AA" w:rsidRPr="00CE3FB2" w:rsidRDefault="00FD51AA" w:rsidP="00447FDA">
            <w:pPr>
              <w:rPr>
                <w:sz w:val="18"/>
                <w:szCs w:val="22"/>
              </w:rPr>
            </w:pPr>
          </w:p>
        </w:tc>
        <w:tc>
          <w:tcPr>
            <w:tcW w:w="6840" w:type="dxa"/>
          </w:tcPr>
          <w:p w14:paraId="39BC6AAC" w14:textId="77777777" w:rsidR="00FD51AA" w:rsidRPr="00CE3FB2" w:rsidRDefault="00FD51AA" w:rsidP="00447FDA">
            <w:pPr>
              <w:rPr>
                <w:sz w:val="18"/>
                <w:szCs w:val="22"/>
              </w:rPr>
            </w:pPr>
          </w:p>
        </w:tc>
      </w:tr>
      <w:tr w:rsidR="00FD51AA" w:rsidRPr="00CE3FB2" w14:paraId="51FA87E0" w14:textId="0C551464" w:rsidTr="00FD51AA">
        <w:tc>
          <w:tcPr>
            <w:tcW w:w="1761" w:type="dxa"/>
          </w:tcPr>
          <w:p w14:paraId="7B78524F" w14:textId="77777777" w:rsidR="00FD51AA" w:rsidRPr="00CE3FB2" w:rsidRDefault="00FD51AA" w:rsidP="00447FDA">
            <w:pPr>
              <w:rPr>
                <w:sz w:val="18"/>
                <w:szCs w:val="22"/>
              </w:rPr>
            </w:pPr>
            <w:r w:rsidRPr="00CE3FB2">
              <w:rPr>
                <w:sz w:val="18"/>
                <w:szCs w:val="22"/>
              </w:rPr>
              <w:t>Reel_29/L-284.pdf</w:t>
            </w:r>
          </w:p>
        </w:tc>
        <w:tc>
          <w:tcPr>
            <w:tcW w:w="1024" w:type="dxa"/>
          </w:tcPr>
          <w:p w14:paraId="58DF36F5" w14:textId="77777777" w:rsidR="00FD51AA" w:rsidRPr="00CE3FB2" w:rsidRDefault="00FD51AA" w:rsidP="00447FDA">
            <w:pPr>
              <w:rPr>
                <w:sz w:val="18"/>
                <w:szCs w:val="22"/>
              </w:rPr>
            </w:pPr>
          </w:p>
        </w:tc>
        <w:tc>
          <w:tcPr>
            <w:tcW w:w="6840" w:type="dxa"/>
          </w:tcPr>
          <w:p w14:paraId="36FBF3E1" w14:textId="77777777" w:rsidR="00FD51AA" w:rsidRPr="00CE3FB2" w:rsidRDefault="00FD51AA" w:rsidP="00447FDA">
            <w:pPr>
              <w:rPr>
                <w:sz w:val="18"/>
                <w:szCs w:val="22"/>
              </w:rPr>
            </w:pPr>
          </w:p>
        </w:tc>
      </w:tr>
      <w:tr w:rsidR="00FD51AA" w:rsidRPr="00CE3FB2" w14:paraId="6BE525A2" w14:textId="7AC7D760" w:rsidTr="00FD51AA">
        <w:tc>
          <w:tcPr>
            <w:tcW w:w="1761" w:type="dxa"/>
          </w:tcPr>
          <w:p w14:paraId="133B7ADD" w14:textId="77777777" w:rsidR="00FD51AA" w:rsidRPr="00CE3FB2" w:rsidRDefault="00FD51AA" w:rsidP="00447FDA">
            <w:pPr>
              <w:rPr>
                <w:sz w:val="18"/>
                <w:szCs w:val="22"/>
              </w:rPr>
            </w:pPr>
            <w:r w:rsidRPr="00CE3FB2">
              <w:rPr>
                <w:sz w:val="18"/>
                <w:szCs w:val="22"/>
              </w:rPr>
              <w:t>Reel_29/L-285.pdf</w:t>
            </w:r>
          </w:p>
        </w:tc>
        <w:tc>
          <w:tcPr>
            <w:tcW w:w="1024" w:type="dxa"/>
          </w:tcPr>
          <w:p w14:paraId="33072DA5" w14:textId="77777777" w:rsidR="00FD51AA" w:rsidRPr="00CE3FB2" w:rsidRDefault="00FD51AA" w:rsidP="00447FDA">
            <w:pPr>
              <w:rPr>
                <w:sz w:val="18"/>
                <w:szCs w:val="22"/>
              </w:rPr>
            </w:pPr>
          </w:p>
        </w:tc>
        <w:tc>
          <w:tcPr>
            <w:tcW w:w="6840" w:type="dxa"/>
          </w:tcPr>
          <w:p w14:paraId="5F9E7981" w14:textId="77777777" w:rsidR="00FD51AA" w:rsidRPr="00CE3FB2" w:rsidRDefault="00FD51AA" w:rsidP="00447FDA">
            <w:pPr>
              <w:rPr>
                <w:sz w:val="18"/>
                <w:szCs w:val="22"/>
              </w:rPr>
            </w:pPr>
          </w:p>
        </w:tc>
      </w:tr>
      <w:tr w:rsidR="00FD51AA" w:rsidRPr="00CE3FB2" w14:paraId="7A81EF51" w14:textId="5DA83EFA" w:rsidTr="00FD51AA">
        <w:tc>
          <w:tcPr>
            <w:tcW w:w="1761" w:type="dxa"/>
          </w:tcPr>
          <w:p w14:paraId="50E19E47" w14:textId="77777777" w:rsidR="00FD51AA" w:rsidRPr="00CE3FB2" w:rsidRDefault="00FD51AA" w:rsidP="00447FDA">
            <w:pPr>
              <w:rPr>
                <w:sz w:val="18"/>
                <w:szCs w:val="22"/>
              </w:rPr>
            </w:pPr>
            <w:r w:rsidRPr="00CE3FB2">
              <w:rPr>
                <w:sz w:val="18"/>
                <w:szCs w:val="22"/>
              </w:rPr>
              <w:t>Reel_29/L-286.pdf</w:t>
            </w:r>
          </w:p>
        </w:tc>
        <w:tc>
          <w:tcPr>
            <w:tcW w:w="1024" w:type="dxa"/>
          </w:tcPr>
          <w:p w14:paraId="7700BA0E" w14:textId="77777777" w:rsidR="00FD51AA" w:rsidRPr="00CE3FB2" w:rsidRDefault="00FD51AA" w:rsidP="00447FDA">
            <w:pPr>
              <w:rPr>
                <w:sz w:val="18"/>
                <w:szCs w:val="22"/>
              </w:rPr>
            </w:pPr>
          </w:p>
        </w:tc>
        <w:tc>
          <w:tcPr>
            <w:tcW w:w="6840" w:type="dxa"/>
          </w:tcPr>
          <w:p w14:paraId="1A84D2FE" w14:textId="77777777" w:rsidR="00FD51AA" w:rsidRPr="00CE3FB2" w:rsidRDefault="00FD51AA" w:rsidP="00447FDA">
            <w:pPr>
              <w:rPr>
                <w:sz w:val="18"/>
                <w:szCs w:val="22"/>
              </w:rPr>
            </w:pPr>
          </w:p>
        </w:tc>
      </w:tr>
      <w:tr w:rsidR="00FD51AA" w:rsidRPr="00CE3FB2" w14:paraId="1DA5682A" w14:textId="749F0967" w:rsidTr="00FD51AA">
        <w:tc>
          <w:tcPr>
            <w:tcW w:w="1761" w:type="dxa"/>
          </w:tcPr>
          <w:p w14:paraId="65C6FB59" w14:textId="77777777" w:rsidR="00FD51AA" w:rsidRPr="00CE3FB2" w:rsidRDefault="00FD51AA" w:rsidP="00447FDA">
            <w:pPr>
              <w:rPr>
                <w:sz w:val="18"/>
                <w:szCs w:val="22"/>
              </w:rPr>
            </w:pPr>
            <w:r w:rsidRPr="00CE3FB2">
              <w:rPr>
                <w:sz w:val="18"/>
                <w:szCs w:val="22"/>
              </w:rPr>
              <w:t>Reel_29/L-287.pdf</w:t>
            </w:r>
          </w:p>
        </w:tc>
        <w:tc>
          <w:tcPr>
            <w:tcW w:w="1024" w:type="dxa"/>
          </w:tcPr>
          <w:p w14:paraId="6BEECA79" w14:textId="77777777" w:rsidR="00FD51AA" w:rsidRPr="00CE3FB2" w:rsidRDefault="00FD51AA" w:rsidP="00447FDA">
            <w:pPr>
              <w:rPr>
                <w:sz w:val="18"/>
                <w:szCs w:val="22"/>
              </w:rPr>
            </w:pPr>
          </w:p>
        </w:tc>
        <w:tc>
          <w:tcPr>
            <w:tcW w:w="6840" w:type="dxa"/>
          </w:tcPr>
          <w:p w14:paraId="143897ED" w14:textId="77777777" w:rsidR="00FD51AA" w:rsidRPr="00CE3FB2" w:rsidRDefault="00FD51AA" w:rsidP="00447FDA">
            <w:pPr>
              <w:rPr>
                <w:sz w:val="18"/>
                <w:szCs w:val="22"/>
              </w:rPr>
            </w:pPr>
          </w:p>
        </w:tc>
      </w:tr>
      <w:tr w:rsidR="00FD51AA" w:rsidRPr="00CE3FB2" w14:paraId="42C5654D" w14:textId="5A291AF7" w:rsidTr="00FD51AA">
        <w:tc>
          <w:tcPr>
            <w:tcW w:w="1761" w:type="dxa"/>
          </w:tcPr>
          <w:p w14:paraId="6D99DD22" w14:textId="77777777" w:rsidR="00FD51AA" w:rsidRPr="00CE3FB2" w:rsidRDefault="00FD51AA" w:rsidP="00447FDA">
            <w:pPr>
              <w:rPr>
                <w:sz w:val="18"/>
                <w:szCs w:val="22"/>
              </w:rPr>
            </w:pPr>
            <w:r w:rsidRPr="00CE3FB2">
              <w:rPr>
                <w:sz w:val="18"/>
                <w:szCs w:val="22"/>
              </w:rPr>
              <w:lastRenderedPageBreak/>
              <w:t>Reel_29/L-288.pdf</w:t>
            </w:r>
          </w:p>
        </w:tc>
        <w:tc>
          <w:tcPr>
            <w:tcW w:w="1024" w:type="dxa"/>
          </w:tcPr>
          <w:p w14:paraId="5160C96C" w14:textId="77777777" w:rsidR="00FD51AA" w:rsidRPr="00CE3FB2" w:rsidRDefault="00FD51AA" w:rsidP="00447FDA">
            <w:pPr>
              <w:rPr>
                <w:sz w:val="18"/>
                <w:szCs w:val="22"/>
              </w:rPr>
            </w:pPr>
          </w:p>
        </w:tc>
        <w:tc>
          <w:tcPr>
            <w:tcW w:w="6840" w:type="dxa"/>
          </w:tcPr>
          <w:p w14:paraId="75FC5496" w14:textId="77777777" w:rsidR="00FD51AA" w:rsidRPr="00CE3FB2" w:rsidRDefault="00FD51AA" w:rsidP="00447FDA">
            <w:pPr>
              <w:rPr>
                <w:sz w:val="18"/>
                <w:szCs w:val="22"/>
              </w:rPr>
            </w:pPr>
          </w:p>
        </w:tc>
      </w:tr>
      <w:tr w:rsidR="00FD51AA" w:rsidRPr="00CE3FB2" w14:paraId="148989C6" w14:textId="6C45FD0B" w:rsidTr="00FD51AA">
        <w:tc>
          <w:tcPr>
            <w:tcW w:w="1761" w:type="dxa"/>
          </w:tcPr>
          <w:p w14:paraId="29CC0FDE" w14:textId="77777777" w:rsidR="00FD51AA" w:rsidRPr="00CE3FB2" w:rsidRDefault="00FD51AA" w:rsidP="00447FDA">
            <w:pPr>
              <w:rPr>
                <w:sz w:val="18"/>
                <w:szCs w:val="22"/>
              </w:rPr>
            </w:pPr>
            <w:r w:rsidRPr="00CE3FB2">
              <w:rPr>
                <w:sz w:val="18"/>
                <w:szCs w:val="22"/>
              </w:rPr>
              <w:t>Reel_29/L-289.pdf</w:t>
            </w:r>
          </w:p>
        </w:tc>
        <w:tc>
          <w:tcPr>
            <w:tcW w:w="1024" w:type="dxa"/>
          </w:tcPr>
          <w:p w14:paraId="12D0B209" w14:textId="77777777" w:rsidR="00FD51AA" w:rsidRPr="00CE3FB2" w:rsidRDefault="00FD51AA" w:rsidP="00447FDA">
            <w:pPr>
              <w:rPr>
                <w:sz w:val="18"/>
                <w:szCs w:val="22"/>
              </w:rPr>
            </w:pPr>
          </w:p>
        </w:tc>
        <w:tc>
          <w:tcPr>
            <w:tcW w:w="6840" w:type="dxa"/>
          </w:tcPr>
          <w:p w14:paraId="54098741" w14:textId="77777777" w:rsidR="00FD51AA" w:rsidRPr="00CE3FB2" w:rsidRDefault="00FD51AA" w:rsidP="00447FDA">
            <w:pPr>
              <w:rPr>
                <w:sz w:val="18"/>
                <w:szCs w:val="22"/>
              </w:rPr>
            </w:pPr>
          </w:p>
        </w:tc>
      </w:tr>
      <w:tr w:rsidR="00FD51AA" w:rsidRPr="00CE3FB2" w14:paraId="252F7648" w14:textId="0C96B6FC" w:rsidTr="00FD51AA">
        <w:tc>
          <w:tcPr>
            <w:tcW w:w="1761" w:type="dxa"/>
          </w:tcPr>
          <w:p w14:paraId="7B772766" w14:textId="77777777" w:rsidR="00FD51AA" w:rsidRPr="00CE3FB2" w:rsidRDefault="00FD51AA" w:rsidP="00447FDA">
            <w:pPr>
              <w:rPr>
                <w:sz w:val="18"/>
                <w:szCs w:val="22"/>
              </w:rPr>
            </w:pPr>
            <w:r w:rsidRPr="00CE3FB2">
              <w:rPr>
                <w:sz w:val="18"/>
                <w:szCs w:val="22"/>
              </w:rPr>
              <w:t>Reel_29/L-290.pdf</w:t>
            </w:r>
          </w:p>
        </w:tc>
        <w:tc>
          <w:tcPr>
            <w:tcW w:w="1024" w:type="dxa"/>
          </w:tcPr>
          <w:p w14:paraId="2F230E99" w14:textId="77777777" w:rsidR="00FD51AA" w:rsidRPr="00CE3FB2" w:rsidRDefault="00FD51AA" w:rsidP="00447FDA">
            <w:pPr>
              <w:rPr>
                <w:sz w:val="18"/>
                <w:szCs w:val="22"/>
              </w:rPr>
            </w:pPr>
          </w:p>
        </w:tc>
        <w:tc>
          <w:tcPr>
            <w:tcW w:w="6840" w:type="dxa"/>
          </w:tcPr>
          <w:p w14:paraId="0CF6AA61" w14:textId="77777777" w:rsidR="00FD51AA" w:rsidRPr="00CE3FB2" w:rsidRDefault="00FD51AA" w:rsidP="00447FDA">
            <w:pPr>
              <w:rPr>
                <w:sz w:val="18"/>
                <w:szCs w:val="22"/>
              </w:rPr>
            </w:pPr>
          </w:p>
        </w:tc>
      </w:tr>
      <w:tr w:rsidR="00FD51AA" w:rsidRPr="00CE3FB2" w14:paraId="399C797C" w14:textId="6DF313FE" w:rsidTr="00FD51AA">
        <w:tc>
          <w:tcPr>
            <w:tcW w:w="1761" w:type="dxa"/>
          </w:tcPr>
          <w:p w14:paraId="28D9764F" w14:textId="77777777" w:rsidR="00FD51AA" w:rsidRPr="00CE3FB2" w:rsidRDefault="00FD51AA" w:rsidP="00447FDA">
            <w:pPr>
              <w:rPr>
                <w:sz w:val="18"/>
                <w:szCs w:val="22"/>
              </w:rPr>
            </w:pPr>
            <w:r w:rsidRPr="00CE3FB2">
              <w:rPr>
                <w:sz w:val="18"/>
                <w:szCs w:val="22"/>
              </w:rPr>
              <w:t>Reel_29/L-291.pdf</w:t>
            </w:r>
          </w:p>
        </w:tc>
        <w:tc>
          <w:tcPr>
            <w:tcW w:w="1024" w:type="dxa"/>
          </w:tcPr>
          <w:p w14:paraId="1CAA8819" w14:textId="77777777" w:rsidR="00FD51AA" w:rsidRPr="00CE3FB2" w:rsidRDefault="00FD51AA" w:rsidP="00447FDA">
            <w:pPr>
              <w:rPr>
                <w:sz w:val="18"/>
                <w:szCs w:val="22"/>
              </w:rPr>
            </w:pPr>
          </w:p>
        </w:tc>
        <w:tc>
          <w:tcPr>
            <w:tcW w:w="6840" w:type="dxa"/>
          </w:tcPr>
          <w:p w14:paraId="2152DF6D" w14:textId="77777777" w:rsidR="00FD51AA" w:rsidRPr="00CE3FB2" w:rsidRDefault="00FD51AA" w:rsidP="00447FDA">
            <w:pPr>
              <w:rPr>
                <w:sz w:val="18"/>
                <w:szCs w:val="22"/>
              </w:rPr>
            </w:pPr>
          </w:p>
        </w:tc>
      </w:tr>
      <w:tr w:rsidR="00FD51AA" w:rsidRPr="00CE3FB2" w14:paraId="26A81DF3" w14:textId="03521EA9" w:rsidTr="00FD51AA">
        <w:tc>
          <w:tcPr>
            <w:tcW w:w="1761" w:type="dxa"/>
          </w:tcPr>
          <w:p w14:paraId="42ED5A25" w14:textId="77777777" w:rsidR="00FD51AA" w:rsidRPr="00CE3FB2" w:rsidRDefault="00FD51AA" w:rsidP="00447FDA">
            <w:pPr>
              <w:rPr>
                <w:sz w:val="18"/>
                <w:szCs w:val="22"/>
              </w:rPr>
            </w:pPr>
            <w:r w:rsidRPr="00CE3FB2">
              <w:rPr>
                <w:sz w:val="18"/>
                <w:szCs w:val="22"/>
              </w:rPr>
              <w:t>Reel_29/L-292.pdf</w:t>
            </w:r>
          </w:p>
        </w:tc>
        <w:tc>
          <w:tcPr>
            <w:tcW w:w="1024" w:type="dxa"/>
          </w:tcPr>
          <w:p w14:paraId="441D518C" w14:textId="77777777" w:rsidR="00FD51AA" w:rsidRPr="00CE3FB2" w:rsidRDefault="00FD51AA" w:rsidP="00447FDA">
            <w:pPr>
              <w:rPr>
                <w:sz w:val="18"/>
                <w:szCs w:val="22"/>
              </w:rPr>
            </w:pPr>
          </w:p>
        </w:tc>
        <w:tc>
          <w:tcPr>
            <w:tcW w:w="6840" w:type="dxa"/>
          </w:tcPr>
          <w:p w14:paraId="006EE681" w14:textId="77777777" w:rsidR="00FD51AA" w:rsidRPr="00CE3FB2" w:rsidRDefault="00FD51AA" w:rsidP="00447FDA">
            <w:pPr>
              <w:rPr>
                <w:sz w:val="18"/>
                <w:szCs w:val="22"/>
              </w:rPr>
            </w:pPr>
          </w:p>
        </w:tc>
      </w:tr>
      <w:tr w:rsidR="00FD51AA" w:rsidRPr="00CE3FB2" w14:paraId="6631CCAC" w14:textId="398DA3AE" w:rsidTr="00FD51AA">
        <w:tc>
          <w:tcPr>
            <w:tcW w:w="1761" w:type="dxa"/>
          </w:tcPr>
          <w:p w14:paraId="1A91CB52" w14:textId="77777777" w:rsidR="00FD51AA" w:rsidRPr="00CE3FB2" w:rsidRDefault="00FD51AA" w:rsidP="00447FDA">
            <w:pPr>
              <w:rPr>
                <w:sz w:val="18"/>
                <w:szCs w:val="22"/>
              </w:rPr>
            </w:pPr>
            <w:r w:rsidRPr="00CE3FB2">
              <w:rPr>
                <w:sz w:val="18"/>
                <w:szCs w:val="22"/>
              </w:rPr>
              <w:t>Reel_29/L-293.pdf</w:t>
            </w:r>
          </w:p>
        </w:tc>
        <w:tc>
          <w:tcPr>
            <w:tcW w:w="1024" w:type="dxa"/>
          </w:tcPr>
          <w:p w14:paraId="0CBAEAAF" w14:textId="77777777" w:rsidR="00FD51AA" w:rsidRPr="00CE3FB2" w:rsidRDefault="00FD51AA" w:rsidP="00447FDA">
            <w:pPr>
              <w:rPr>
                <w:sz w:val="18"/>
                <w:szCs w:val="22"/>
              </w:rPr>
            </w:pPr>
          </w:p>
        </w:tc>
        <w:tc>
          <w:tcPr>
            <w:tcW w:w="6840" w:type="dxa"/>
          </w:tcPr>
          <w:p w14:paraId="09CD1942" w14:textId="77777777" w:rsidR="00FD51AA" w:rsidRPr="00CE3FB2" w:rsidRDefault="00FD51AA" w:rsidP="00447FDA">
            <w:pPr>
              <w:rPr>
                <w:sz w:val="18"/>
                <w:szCs w:val="22"/>
              </w:rPr>
            </w:pPr>
          </w:p>
        </w:tc>
      </w:tr>
      <w:tr w:rsidR="00FD51AA" w:rsidRPr="00CE3FB2" w14:paraId="6BD82851" w14:textId="1C4EB18D" w:rsidTr="00FD51AA">
        <w:tc>
          <w:tcPr>
            <w:tcW w:w="1761" w:type="dxa"/>
          </w:tcPr>
          <w:p w14:paraId="1F85D20E" w14:textId="77777777" w:rsidR="00FD51AA" w:rsidRPr="00CE3FB2" w:rsidRDefault="00FD51AA" w:rsidP="00447FDA">
            <w:pPr>
              <w:rPr>
                <w:sz w:val="18"/>
                <w:szCs w:val="22"/>
              </w:rPr>
            </w:pPr>
            <w:r w:rsidRPr="00CE3FB2">
              <w:rPr>
                <w:sz w:val="18"/>
                <w:szCs w:val="22"/>
              </w:rPr>
              <w:t>Reel_29/L-294.pdf</w:t>
            </w:r>
          </w:p>
        </w:tc>
        <w:tc>
          <w:tcPr>
            <w:tcW w:w="1024" w:type="dxa"/>
          </w:tcPr>
          <w:p w14:paraId="52212030" w14:textId="77777777" w:rsidR="00FD51AA" w:rsidRPr="00CE3FB2" w:rsidRDefault="00FD51AA" w:rsidP="00447FDA">
            <w:pPr>
              <w:rPr>
                <w:sz w:val="18"/>
                <w:szCs w:val="22"/>
              </w:rPr>
            </w:pPr>
          </w:p>
        </w:tc>
        <w:tc>
          <w:tcPr>
            <w:tcW w:w="6840" w:type="dxa"/>
          </w:tcPr>
          <w:p w14:paraId="11FE2705" w14:textId="77777777" w:rsidR="00FD51AA" w:rsidRPr="00CE3FB2" w:rsidRDefault="00FD51AA" w:rsidP="00447FDA">
            <w:pPr>
              <w:rPr>
                <w:sz w:val="18"/>
                <w:szCs w:val="22"/>
              </w:rPr>
            </w:pPr>
          </w:p>
        </w:tc>
      </w:tr>
      <w:tr w:rsidR="00FD51AA" w:rsidRPr="00CE3FB2" w14:paraId="47C69C19" w14:textId="5E2BB884" w:rsidTr="00FD51AA">
        <w:tc>
          <w:tcPr>
            <w:tcW w:w="1761" w:type="dxa"/>
          </w:tcPr>
          <w:p w14:paraId="5E8FA555" w14:textId="77777777" w:rsidR="00FD51AA" w:rsidRPr="00CE3FB2" w:rsidRDefault="00FD51AA" w:rsidP="00447FDA">
            <w:pPr>
              <w:rPr>
                <w:sz w:val="18"/>
                <w:szCs w:val="22"/>
              </w:rPr>
            </w:pPr>
            <w:r w:rsidRPr="00CE3FB2">
              <w:rPr>
                <w:sz w:val="18"/>
                <w:szCs w:val="22"/>
              </w:rPr>
              <w:t>Reel_29/L-295.pdf</w:t>
            </w:r>
          </w:p>
        </w:tc>
        <w:tc>
          <w:tcPr>
            <w:tcW w:w="1024" w:type="dxa"/>
          </w:tcPr>
          <w:p w14:paraId="3D5880CF" w14:textId="77777777" w:rsidR="00FD51AA" w:rsidRPr="00CE3FB2" w:rsidRDefault="00FD51AA" w:rsidP="00447FDA">
            <w:pPr>
              <w:rPr>
                <w:sz w:val="18"/>
                <w:szCs w:val="22"/>
              </w:rPr>
            </w:pPr>
          </w:p>
        </w:tc>
        <w:tc>
          <w:tcPr>
            <w:tcW w:w="6840" w:type="dxa"/>
          </w:tcPr>
          <w:p w14:paraId="4E5287A7" w14:textId="77777777" w:rsidR="00FD51AA" w:rsidRPr="00CE3FB2" w:rsidRDefault="00FD51AA" w:rsidP="00447FDA">
            <w:pPr>
              <w:rPr>
                <w:sz w:val="18"/>
                <w:szCs w:val="22"/>
              </w:rPr>
            </w:pPr>
          </w:p>
        </w:tc>
      </w:tr>
      <w:tr w:rsidR="00FD51AA" w:rsidRPr="00CE3FB2" w14:paraId="4800769A" w14:textId="4F2AFA7E" w:rsidTr="00FD51AA">
        <w:tc>
          <w:tcPr>
            <w:tcW w:w="1761" w:type="dxa"/>
          </w:tcPr>
          <w:p w14:paraId="295F4C57" w14:textId="77777777" w:rsidR="00FD51AA" w:rsidRPr="00CE3FB2" w:rsidRDefault="00FD51AA" w:rsidP="00447FDA">
            <w:pPr>
              <w:rPr>
                <w:sz w:val="18"/>
                <w:szCs w:val="22"/>
              </w:rPr>
            </w:pPr>
            <w:r w:rsidRPr="00CE3FB2">
              <w:rPr>
                <w:sz w:val="18"/>
                <w:szCs w:val="22"/>
              </w:rPr>
              <w:t>Reel_29/L-296.pdf</w:t>
            </w:r>
          </w:p>
        </w:tc>
        <w:tc>
          <w:tcPr>
            <w:tcW w:w="1024" w:type="dxa"/>
          </w:tcPr>
          <w:p w14:paraId="7C20AACE" w14:textId="77777777" w:rsidR="00FD51AA" w:rsidRPr="00CE3FB2" w:rsidRDefault="00FD51AA" w:rsidP="00447FDA">
            <w:pPr>
              <w:rPr>
                <w:sz w:val="18"/>
                <w:szCs w:val="22"/>
              </w:rPr>
            </w:pPr>
          </w:p>
        </w:tc>
        <w:tc>
          <w:tcPr>
            <w:tcW w:w="6840" w:type="dxa"/>
          </w:tcPr>
          <w:p w14:paraId="3ED89209" w14:textId="77777777" w:rsidR="00FD51AA" w:rsidRPr="00CE3FB2" w:rsidRDefault="00FD51AA" w:rsidP="00447FDA">
            <w:pPr>
              <w:rPr>
                <w:sz w:val="18"/>
                <w:szCs w:val="22"/>
              </w:rPr>
            </w:pPr>
          </w:p>
        </w:tc>
      </w:tr>
      <w:tr w:rsidR="00FD51AA" w:rsidRPr="00CE3FB2" w14:paraId="37E8F849" w14:textId="15672A14" w:rsidTr="00FD51AA">
        <w:tc>
          <w:tcPr>
            <w:tcW w:w="1761" w:type="dxa"/>
          </w:tcPr>
          <w:p w14:paraId="54D2D958" w14:textId="77777777" w:rsidR="00FD51AA" w:rsidRPr="00CE3FB2" w:rsidRDefault="00FD51AA" w:rsidP="00447FDA">
            <w:pPr>
              <w:rPr>
                <w:sz w:val="18"/>
                <w:szCs w:val="22"/>
              </w:rPr>
            </w:pPr>
            <w:r w:rsidRPr="00CE3FB2">
              <w:rPr>
                <w:sz w:val="18"/>
                <w:szCs w:val="22"/>
              </w:rPr>
              <w:t>Reel_29/L-297.pdf</w:t>
            </w:r>
          </w:p>
        </w:tc>
        <w:tc>
          <w:tcPr>
            <w:tcW w:w="1024" w:type="dxa"/>
          </w:tcPr>
          <w:p w14:paraId="64686396" w14:textId="77777777" w:rsidR="00FD51AA" w:rsidRPr="00CE3FB2" w:rsidRDefault="00FD51AA" w:rsidP="00447FDA">
            <w:pPr>
              <w:rPr>
                <w:sz w:val="18"/>
                <w:szCs w:val="22"/>
              </w:rPr>
            </w:pPr>
          </w:p>
        </w:tc>
        <w:tc>
          <w:tcPr>
            <w:tcW w:w="6840" w:type="dxa"/>
          </w:tcPr>
          <w:p w14:paraId="31C60DB2" w14:textId="77777777" w:rsidR="00FD51AA" w:rsidRPr="00CE3FB2" w:rsidRDefault="00FD51AA" w:rsidP="00447FDA">
            <w:pPr>
              <w:rPr>
                <w:sz w:val="18"/>
                <w:szCs w:val="22"/>
              </w:rPr>
            </w:pPr>
          </w:p>
        </w:tc>
      </w:tr>
      <w:tr w:rsidR="00FD51AA" w:rsidRPr="00CE3FB2" w14:paraId="651FF33A" w14:textId="160823A2" w:rsidTr="00FD51AA">
        <w:tc>
          <w:tcPr>
            <w:tcW w:w="1761" w:type="dxa"/>
          </w:tcPr>
          <w:p w14:paraId="7F89D0E6" w14:textId="77777777" w:rsidR="00FD51AA" w:rsidRPr="00CE3FB2" w:rsidRDefault="00FD51AA" w:rsidP="00447FDA">
            <w:pPr>
              <w:rPr>
                <w:sz w:val="18"/>
                <w:szCs w:val="22"/>
              </w:rPr>
            </w:pPr>
            <w:r w:rsidRPr="00CE3FB2">
              <w:rPr>
                <w:sz w:val="18"/>
                <w:szCs w:val="22"/>
              </w:rPr>
              <w:t>Reel_29/L-298.pdf</w:t>
            </w:r>
          </w:p>
        </w:tc>
        <w:tc>
          <w:tcPr>
            <w:tcW w:w="1024" w:type="dxa"/>
          </w:tcPr>
          <w:p w14:paraId="7DFA396E" w14:textId="77777777" w:rsidR="00FD51AA" w:rsidRPr="00CE3FB2" w:rsidRDefault="00FD51AA" w:rsidP="00447FDA">
            <w:pPr>
              <w:rPr>
                <w:sz w:val="18"/>
                <w:szCs w:val="22"/>
              </w:rPr>
            </w:pPr>
          </w:p>
        </w:tc>
        <w:tc>
          <w:tcPr>
            <w:tcW w:w="6840" w:type="dxa"/>
          </w:tcPr>
          <w:p w14:paraId="514BB9A5" w14:textId="77777777" w:rsidR="00FD51AA" w:rsidRPr="00CE3FB2" w:rsidRDefault="00FD51AA" w:rsidP="00447FDA">
            <w:pPr>
              <w:rPr>
                <w:sz w:val="18"/>
                <w:szCs w:val="22"/>
              </w:rPr>
            </w:pPr>
          </w:p>
        </w:tc>
      </w:tr>
      <w:tr w:rsidR="00FD51AA" w:rsidRPr="00CE3FB2" w14:paraId="6E186805" w14:textId="611DC6D5" w:rsidTr="00FD51AA">
        <w:tc>
          <w:tcPr>
            <w:tcW w:w="1761" w:type="dxa"/>
          </w:tcPr>
          <w:p w14:paraId="15C2D2A9" w14:textId="77777777" w:rsidR="00FD51AA" w:rsidRPr="00CE3FB2" w:rsidRDefault="00FD51AA" w:rsidP="00447FDA">
            <w:pPr>
              <w:rPr>
                <w:sz w:val="18"/>
                <w:szCs w:val="22"/>
              </w:rPr>
            </w:pPr>
            <w:r w:rsidRPr="00CE3FB2">
              <w:rPr>
                <w:sz w:val="18"/>
                <w:szCs w:val="22"/>
              </w:rPr>
              <w:t>Reel_29/L-299.pdf</w:t>
            </w:r>
          </w:p>
        </w:tc>
        <w:tc>
          <w:tcPr>
            <w:tcW w:w="1024" w:type="dxa"/>
          </w:tcPr>
          <w:p w14:paraId="7FFF5DF9" w14:textId="77777777" w:rsidR="00FD51AA" w:rsidRPr="00CE3FB2" w:rsidRDefault="00FD51AA" w:rsidP="00447FDA">
            <w:pPr>
              <w:rPr>
                <w:sz w:val="18"/>
                <w:szCs w:val="22"/>
              </w:rPr>
            </w:pPr>
          </w:p>
        </w:tc>
        <w:tc>
          <w:tcPr>
            <w:tcW w:w="6840" w:type="dxa"/>
          </w:tcPr>
          <w:p w14:paraId="4E61B5B1" w14:textId="77777777" w:rsidR="00FD51AA" w:rsidRPr="00CE3FB2" w:rsidRDefault="00FD51AA" w:rsidP="00447FDA">
            <w:pPr>
              <w:rPr>
                <w:sz w:val="18"/>
                <w:szCs w:val="22"/>
              </w:rPr>
            </w:pPr>
          </w:p>
        </w:tc>
      </w:tr>
      <w:tr w:rsidR="00FD51AA" w:rsidRPr="00CE3FB2" w14:paraId="06FF7F42" w14:textId="158418C0" w:rsidTr="00FD51AA">
        <w:tc>
          <w:tcPr>
            <w:tcW w:w="1761" w:type="dxa"/>
          </w:tcPr>
          <w:p w14:paraId="395B84B9" w14:textId="77777777" w:rsidR="00FD51AA" w:rsidRPr="00CE3FB2" w:rsidRDefault="00FD51AA" w:rsidP="00447FDA">
            <w:pPr>
              <w:rPr>
                <w:sz w:val="18"/>
                <w:szCs w:val="22"/>
              </w:rPr>
            </w:pPr>
            <w:r w:rsidRPr="00CE3FB2">
              <w:rPr>
                <w:sz w:val="18"/>
                <w:szCs w:val="22"/>
              </w:rPr>
              <w:t>Reel_29/L-300.pdf</w:t>
            </w:r>
          </w:p>
        </w:tc>
        <w:tc>
          <w:tcPr>
            <w:tcW w:w="1024" w:type="dxa"/>
          </w:tcPr>
          <w:p w14:paraId="5C627224" w14:textId="77777777" w:rsidR="00FD51AA" w:rsidRPr="00CE3FB2" w:rsidRDefault="00FD51AA" w:rsidP="00447FDA">
            <w:pPr>
              <w:rPr>
                <w:sz w:val="18"/>
                <w:szCs w:val="22"/>
              </w:rPr>
            </w:pPr>
          </w:p>
        </w:tc>
        <w:tc>
          <w:tcPr>
            <w:tcW w:w="6840" w:type="dxa"/>
          </w:tcPr>
          <w:p w14:paraId="07B6423D" w14:textId="77777777" w:rsidR="00FD51AA" w:rsidRPr="00CE3FB2" w:rsidRDefault="00FD51AA" w:rsidP="00447FDA">
            <w:pPr>
              <w:rPr>
                <w:sz w:val="18"/>
                <w:szCs w:val="22"/>
              </w:rPr>
            </w:pPr>
          </w:p>
        </w:tc>
      </w:tr>
      <w:tr w:rsidR="00FD51AA" w:rsidRPr="00CE3FB2" w14:paraId="2C826CAB" w14:textId="7617D262" w:rsidTr="00FD51AA">
        <w:tc>
          <w:tcPr>
            <w:tcW w:w="1761" w:type="dxa"/>
          </w:tcPr>
          <w:p w14:paraId="12C1B67C" w14:textId="77777777" w:rsidR="00FD51AA" w:rsidRPr="00CE3FB2" w:rsidRDefault="00FD51AA" w:rsidP="00447FDA">
            <w:pPr>
              <w:rPr>
                <w:sz w:val="18"/>
                <w:szCs w:val="22"/>
              </w:rPr>
            </w:pPr>
            <w:r w:rsidRPr="00CE3FB2">
              <w:rPr>
                <w:sz w:val="18"/>
                <w:szCs w:val="22"/>
              </w:rPr>
              <w:t>Reel_29/L-301.pdf</w:t>
            </w:r>
          </w:p>
        </w:tc>
        <w:tc>
          <w:tcPr>
            <w:tcW w:w="1024" w:type="dxa"/>
          </w:tcPr>
          <w:p w14:paraId="6CC4B92C" w14:textId="77777777" w:rsidR="00FD51AA" w:rsidRPr="00CE3FB2" w:rsidRDefault="00FD51AA" w:rsidP="00447FDA">
            <w:pPr>
              <w:rPr>
                <w:sz w:val="18"/>
                <w:szCs w:val="22"/>
              </w:rPr>
            </w:pPr>
          </w:p>
        </w:tc>
        <w:tc>
          <w:tcPr>
            <w:tcW w:w="6840" w:type="dxa"/>
          </w:tcPr>
          <w:p w14:paraId="0AEEEA99" w14:textId="77777777" w:rsidR="00FD51AA" w:rsidRPr="00CE3FB2" w:rsidRDefault="00FD51AA" w:rsidP="00447FDA">
            <w:pPr>
              <w:rPr>
                <w:sz w:val="18"/>
                <w:szCs w:val="22"/>
              </w:rPr>
            </w:pPr>
          </w:p>
        </w:tc>
      </w:tr>
      <w:tr w:rsidR="00FD51AA" w:rsidRPr="00CE3FB2" w14:paraId="7C6FE51E" w14:textId="0AAA9FC4" w:rsidTr="00FD51AA">
        <w:tc>
          <w:tcPr>
            <w:tcW w:w="1761" w:type="dxa"/>
          </w:tcPr>
          <w:p w14:paraId="228FA9C0" w14:textId="77777777" w:rsidR="00FD51AA" w:rsidRPr="00CE3FB2" w:rsidRDefault="00FD51AA" w:rsidP="00447FDA">
            <w:pPr>
              <w:rPr>
                <w:sz w:val="18"/>
                <w:szCs w:val="22"/>
              </w:rPr>
            </w:pPr>
            <w:r w:rsidRPr="00CE3FB2">
              <w:rPr>
                <w:sz w:val="18"/>
                <w:szCs w:val="22"/>
              </w:rPr>
              <w:t>Reel_29/L-302.pdf</w:t>
            </w:r>
          </w:p>
        </w:tc>
        <w:tc>
          <w:tcPr>
            <w:tcW w:w="1024" w:type="dxa"/>
          </w:tcPr>
          <w:p w14:paraId="00572405" w14:textId="77777777" w:rsidR="00FD51AA" w:rsidRPr="00CE3FB2" w:rsidRDefault="00FD51AA" w:rsidP="00447FDA">
            <w:pPr>
              <w:rPr>
                <w:sz w:val="18"/>
                <w:szCs w:val="22"/>
              </w:rPr>
            </w:pPr>
          </w:p>
        </w:tc>
        <w:tc>
          <w:tcPr>
            <w:tcW w:w="6840" w:type="dxa"/>
          </w:tcPr>
          <w:p w14:paraId="4EBFCDD0" w14:textId="77777777" w:rsidR="00FD51AA" w:rsidRPr="00CE3FB2" w:rsidRDefault="00FD51AA" w:rsidP="00447FDA">
            <w:pPr>
              <w:rPr>
                <w:sz w:val="18"/>
                <w:szCs w:val="22"/>
              </w:rPr>
            </w:pPr>
          </w:p>
        </w:tc>
      </w:tr>
      <w:tr w:rsidR="00FD51AA" w:rsidRPr="00CE3FB2" w14:paraId="314EE881" w14:textId="2F477377" w:rsidTr="00FD51AA">
        <w:tc>
          <w:tcPr>
            <w:tcW w:w="1761" w:type="dxa"/>
          </w:tcPr>
          <w:p w14:paraId="6BB59CD8" w14:textId="77777777" w:rsidR="00FD51AA" w:rsidRPr="00CE3FB2" w:rsidRDefault="00FD51AA" w:rsidP="00447FDA">
            <w:pPr>
              <w:rPr>
                <w:sz w:val="18"/>
                <w:szCs w:val="22"/>
              </w:rPr>
            </w:pPr>
            <w:r w:rsidRPr="00CE3FB2">
              <w:rPr>
                <w:sz w:val="18"/>
                <w:szCs w:val="22"/>
              </w:rPr>
              <w:t>Reel_29/L-303.pdf</w:t>
            </w:r>
          </w:p>
        </w:tc>
        <w:tc>
          <w:tcPr>
            <w:tcW w:w="1024" w:type="dxa"/>
          </w:tcPr>
          <w:p w14:paraId="6584A8FA" w14:textId="77777777" w:rsidR="00FD51AA" w:rsidRPr="00CE3FB2" w:rsidRDefault="00FD51AA" w:rsidP="00447FDA">
            <w:pPr>
              <w:rPr>
                <w:sz w:val="18"/>
                <w:szCs w:val="22"/>
              </w:rPr>
            </w:pPr>
          </w:p>
        </w:tc>
        <w:tc>
          <w:tcPr>
            <w:tcW w:w="6840" w:type="dxa"/>
          </w:tcPr>
          <w:p w14:paraId="632559F8" w14:textId="77777777" w:rsidR="00FD51AA" w:rsidRPr="00CE3FB2" w:rsidRDefault="00FD51AA" w:rsidP="00447FDA">
            <w:pPr>
              <w:rPr>
                <w:sz w:val="18"/>
                <w:szCs w:val="22"/>
              </w:rPr>
            </w:pPr>
          </w:p>
        </w:tc>
      </w:tr>
      <w:tr w:rsidR="00FD51AA" w:rsidRPr="00CE3FB2" w14:paraId="4CAF2BA6" w14:textId="2AF972B6" w:rsidTr="00FD51AA">
        <w:tc>
          <w:tcPr>
            <w:tcW w:w="1761" w:type="dxa"/>
          </w:tcPr>
          <w:p w14:paraId="3B3A7534" w14:textId="77777777" w:rsidR="00FD51AA" w:rsidRPr="00CE3FB2" w:rsidRDefault="00FD51AA" w:rsidP="00447FDA">
            <w:pPr>
              <w:rPr>
                <w:sz w:val="18"/>
                <w:szCs w:val="22"/>
              </w:rPr>
            </w:pPr>
            <w:r w:rsidRPr="00CE3FB2">
              <w:rPr>
                <w:sz w:val="18"/>
                <w:szCs w:val="22"/>
              </w:rPr>
              <w:t>Reel_29/L-304.pdf</w:t>
            </w:r>
          </w:p>
        </w:tc>
        <w:tc>
          <w:tcPr>
            <w:tcW w:w="1024" w:type="dxa"/>
          </w:tcPr>
          <w:p w14:paraId="732969CB" w14:textId="77777777" w:rsidR="00FD51AA" w:rsidRPr="00CE3FB2" w:rsidRDefault="00FD51AA" w:rsidP="00447FDA">
            <w:pPr>
              <w:rPr>
                <w:sz w:val="18"/>
                <w:szCs w:val="22"/>
              </w:rPr>
            </w:pPr>
          </w:p>
        </w:tc>
        <w:tc>
          <w:tcPr>
            <w:tcW w:w="6840" w:type="dxa"/>
          </w:tcPr>
          <w:p w14:paraId="3EB26E02" w14:textId="77777777" w:rsidR="00FD51AA" w:rsidRPr="00CE3FB2" w:rsidRDefault="00FD51AA" w:rsidP="00447FDA">
            <w:pPr>
              <w:rPr>
                <w:sz w:val="18"/>
                <w:szCs w:val="22"/>
              </w:rPr>
            </w:pPr>
          </w:p>
        </w:tc>
      </w:tr>
      <w:tr w:rsidR="00FD51AA" w:rsidRPr="00CE3FB2" w14:paraId="2F73E910" w14:textId="5E331DEA" w:rsidTr="00FD51AA">
        <w:tc>
          <w:tcPr>
            <w:tcW w:w="1761" w:type="dxa"/>
          </w:tcPr>
          <w:p w14:paraId="772A5E63" w14:textId="77777777" w:rsidR="00FD51AA" w:rsidRPr="00CE3FB2" w:rsidRDefault="00FD51AA" w:rsidP="00447FDA">
            <w:pPr>
              <w:rPr>
                <w:sz w:val="18"/>
                <w:szCs w:val="22"/>
              </w:rPr>
            </w:pPr>
            <w:r w:rsidRPr="00CE3FB2">
              <w:rPr>
                <w:sz w:val="18"/>
                <w:szCs w:val="22"/>
              </w:rPr>
              <w:t>Reel_29/L-305.pdf</w:t>
            </w:r>
          </w:p>
        </w:tc>
        <w:tc>
          <w:tcPr>
            <w:tcW w:w="1024" w:type="dxa"/>
          </w:tcPr>
          <w:p w14:paraId="40C7AD43" w14:textId="77777777" w:rsidR="00FD51AA" w:rsidRPr="00CE3FB2" w:rsidRDefault="00FD51AA" w:rsidP="00447FDA">
            <w:pPr>
              <w:rPr>
                <w:sz w:val="18"/>
                <w:szCs w:val="22"/>
              </w:rPr>
            </w:pPr>
          </w:p>
        </w:tc>
        <w:tc>
          <w:tcPr>
            <w:tcW w:w="6840" w:type="dxa"/>
          </w:tcPr>
          <w:p w14:paraId="6A0F7604" w14:textId="77777777" w:rsidR="00FD51AA" w:rsidRPr="00CE3FB2" w:rsidRDefault="00FD51AA" w:rsidP="00447FDA">
            <w:pPr>
              <w:rPr>
                <w:sz w:val="18"/>
                <w:szCs w:val="22"/>
              </w:rPr>
            </w:pPr>
          </w:p>
        </w:tc>
      </w:tr>
      <w:tr w:rsidR="00FD51AA" w:rsidRPr="00CE3FB2" w14:paraId="5C02CF84" w14:textId="6E2F79C0" w:rsidTr="00FD51AA">
        <w:tc>
          <w:tcPr>
            <w:tcW w:w="1761" w:type="dxa"/>
          </w:tcPr>
          <w:p w14:paraId="0CC0D046" w14:textId="77777777" w:rsidR="00FD51AA" w:rsidRPr="00CE3FB2" w:rsidRDefault="00FD51AA" w:rsidP="00447FDA">
            <w:pPr>
              <w:rPr>
                <w:sz w:val="18"/>
                <w:szCs w:val="22"/>
              </w:rPr>
            </w:pPr>
            <w:r w:rsidRPr="00CE3FB2">
              <w:rPr>
                <w:sz w:val="18"/>
                <w:szCs w:val="22"/>
              </w:rPr>
              <w:t>Reel_29/L-306.pdf</w:t>
            </w:r>
          </w:p>
        </w:tc>
        <w:tc>
          <w:tcPr>
            <w:tcW w:w="1024" w:type="dxa"/>
          </w:tcPr>
          <w:p w14:paraId="3490EA4E" w14:textId="77777777" w:rsidR="00FD51AA" w:rsidRPr="00CE3FB2" w:rsidRDefault="00FD51AA" w:rsidP="00447FDA">
            <w:pPr>
              <w:rPr>
                <w:sz w:val="18"/>
                <w:szCs w:val="22"/>
              </w:rPr>
            </w:pPr>
          </w:p>
        </w:tc>
        <w:tc>
          <w:tcPr>
            <w:tcW w:w="6840" w:type="dxa"/>
          </w:tcPr>
          <w:p w14:paraId="2E5EB615" w14:textId="77777777" w:rsidR="00FD51AA" w:rsidRPr="00CE3FB2" w:rsidRDefault="00FD51AA" w:rsidP="00447FDA">
            <w:pPr>
              <w:rPr>
                <w:sz w:val="18"/>
                <w:szCs w:val="22"/>
              </w:rPr>
            </w:pPr>
          </w:p>
        </w:tc>
      </w:tr>
      <w:tr w:rsidR="00FD51AA" w:rsidRPr="00CE3FB2" w14:paraId="1123F3B6" w14:textId="027C1CDF" w:rsidTr="00FD51AA">
        <w:tc>
          <w:tcPr>
            <w:tcW w:w="1761" w:type="dxa"/>
          </w:tcPr>
          <w:p w14:paraId="72DFDCBB" w14:textId="77777777" w:rsidR="00FD51AA" w:rsidRPr="00CE3FB2" w:rsidRDefault="00FD51AA" w:rsidP="00447FDA">
            <w:pPr>
              <w:rPr>
                <w:sz w:val="18"/>
                <w:szCs w:val="22"/>
              </w:rPr>
            </w:pPr>
            <w:r w:rsidRPr="00CE3FB2">
              <w:rPr>
                <w:sz w:val="18"/>
                <w:szCs w:val="22"/>
              </w:rPr>
              <w:t>Reel_29/L-307.pdf</w:t>
            </w:r>
          </w:p>
        </w:tc>
        <w:tc>
          <w:tcPr>
            <w:tcW w:w="1024" w:type="dxa"/>
          </w:tcPr>
          <w:p w14:paraId="6D03EE8C" w14:textId="77777777" w:rsidR="00FD51AA" w:rsidRPr="00CE3FB2" w:rsidRDefault="00FD51AA" w:rsidP="00447FDA">
            <w:pPr>
              <w:rPr>
                <w:sz w:val="18"/>
                <w:szCs w:val="22"/>
              </w:rPr>
            </w:pPr>
          </w:p>
        </w:tc>
        <w:tc>
          <w:tcPr>
            <w:tcW w:w="6840" w:type="dxa"/>
          </w:tcPr>
          <w:p w14:paraId="6E6C574C" w14:textId="77777777" w:rsidR="00FD51AA" w:rsidRPr="00CE3FB2" w:rsidRDefault="00FD51AA" w:rsidP="00447FDA">
            <w:pPr>
              <w:rPr>
                <w:sz w:val="18"/>
                <w:szCs w:val="22"/>
              </w:rPr>
            </w:pPr>
          </w:p>
        </w:tc>
      </w:tr>
      <w:tr w:rsidR="00FD51AA" w:rsidRPr="00CE3FB2" w14:paraId="37B5310F" w14:textId="4D5DF8F8" w:rsidTr="00FD51AA">
        <w:tc>
          <w:tcPr>
            <w:tcW w:w="1761" w:type="dxa"/>
          </w:tcPr>
          <w:p w14:paraId="2B4957AC" w14:textId="77777777" w:rsidR="00FD51AA" w:rsidRPr="00CE3FB2" w:rsidRDefault="00FD51AA" w:rsidP="00447FDA">
            <w:pPr>
              <w:rPr>
                <w:sz w:val="18"/>
                <w:szCs w:val="22"/>
              </w:rPr>
            </w:pPr>
            <w:r w:rsidRPr="00CE3FB2">
              <w:rPr>
                <w:sz w:val="18"/>
                <w:szCs w:val="22"/>
              </w:rPr>
              <w:t>Reel_29/L-308.pdf</w:t>
            </w:r>
          </w:p>
        </w:tc>
        <w:tc>
          <w:tcPr>
            <w:tcW w:w="1024" w:type="dxa"/>
          </w:tcPr>
          <w:p w14:paraId="108F7A7E" w14:textId="77777777" w:rsidR="00FD51AA" w:rsidRPr="00CE3FB2" w:rsidRDefault="00FD51AA" w:rsidP="00447FDA">
            <w:pPr>
              <w:rPr>
                <w:sz w:val="18"/>
                <w:szCs w:val="22"/>
              </w:rPr>
            </w:pPr>
          </w:p>
        </w:tc>
        <w:tc>
          <w:tcPr>
            <w:tcW w:w="6840" w:type="dxa"/>
          </w:tcPr>
          <w:p w14:paraId="29252454" w14:textId="77777777" w:rsidR="00FD51AA" w:rsidRPr="00CE3FB2" w:rsidRDefault="00FD51AA" w:rsidP="00447FDA">
            <w:pPr>
              <w:rPr>
                <w:sz w:val="18"/>
                <w:szCs w:val="22"/>
              </w:rPr>
            </w:pPr>
          </w:p>
        </w:tc>
      </w:tr>
      <w:tr w:rsidR="00FD51AA" w:rsidRPr="00CE3FB2" w14:paraId="3E2ABD05" w14:textId="10EF6304" w:rsidTr="00FD51AA">
        <w:tc>
          <w:tcPr>
            <w:tcW w:w="1761" w:type="dxa"/>
          </w:tcPr>
          <w:p w14:paraId="3D27E28B" w14:textId="77777777" w:rsidR="00FD51AA" w:rsidRPr="00CE3FB2" w:rsidRDefault="00FD51AA" w:rsidP="00447FDA">
            <w:pPr>
              <w:rPr>
                <w:sz w:val="18"/>
                <w:szCs w:val="22"/>
              </w:rPr>
            </w:pPr>
            <w:r w:rsidRPr="00CE3FB2">
              <w:rPr>
                <w:sz w:val="18"/>
                <w:szCs w:val="22"/>
              </w:rPr>
              <w:t>Reel_29/L-309.pdf</w:t>
            </w:r>
          </w:p>
        </w:tc>
        <w:tc>
          <w:tcPr>
            <w:tcW w:w="1024" w:type="dxa"/>
          </w:tcPr>
          <w:p w14:paraId="1C4ED26E" w14:textId="77777777" w:rsidR="00FD51AA" w:rsidRPr="00CE3FB2" w:rsidRDefault="00FD51AA" w:rsidP="00447FDA">
            <w:pPr>
              <w:rPr>
                <w:sz w:val="18"/>
                <w:szCs w:val="22"/>
              </w:rPr>
            </w:pPr>
          </w:p>
        </w:tc>
        <w:tc>
          <w:tcPr>
            <w:tcW w:w="6840" w:type="dxa"/>
          </w:tcPr>
          <w:p w14:paraId="4AB64248" w14:textId="77777777" w:rsidR="00FD51AA" w:rsidRPr="00CE3FB2" w:rsidRDefault="00FD51AA" w:rsidP="00447FDA">
            <w:pPr>
              <w:rPr>
                <w:sz w:val="18"/>
                <w:szCs w:val="22"/>
              </w:rPr>
            </w:pPr>
          </w:p>
        </w:tc>
      </w:tr>
      <w:tr w:rsidR="00FD51AA" w:rsidRPr="00CE3FB2" w14:paraId="55F4E0E8" w14:textId="4D1995FA" w:rsidTr="00FD51AA">
        <w:tc>
          <w:tcPr>
            <w:tcW w:w="1761" w:type="dxa"/>
          </w:tcPr>
          <w:p w14:paraId="08A25072" w14:textId="77777777" w:rsidR="00FD51AA" w:rsidRPr="00CE3FB2" w:rsidRDefault="00FD51AA" w:rsidP="00447FDA">
            <w:pPr>
              <w:rPr>
                <w:sz w:val="18"/>
                <w:szCs w:val="22"/>
              </w:rPr>
            </w:pPr>
            <w:r w:rsidRPr="00CE3FB2">
              <w:rPr>
                <w:sz w:val="18"/>
                <w:szCs w:val="22"/>
              </w:rPr>
              <w:t>Reel_29/L-310.pdf</w:t>
            </w:r>
          </w:p>
        </w:tc>
        <w:tc>
          <w:tcPr>
            <w:tcW w:w="1024" w:type="dxa"/>
          </w:tcPr>
          <w:p w14:paraId="6395C43C" w14:textId="77777777" w:rsidR="00FD51AA" w:rsidRPr="00CE3FB2" w:rsidRDefault="00FD51AA" w:rsidP="00447FDA">
            <w:pPr>
              <w:rPr>
                <w:sz w:val="18"/>
                <w:szCs w:val="22"/>
              </w:rPr>
            </w:pPr>
          </w:p>
        </w:tc>
        <w:tc>
          <w:tcPr>
            <w:tcW w:w="6840" w:type="dxa"/>
          </w:tcPr>
          <w:p w14:paraId="699B7F25" w14:textId="77777777" w:rsidR="00FD51AA" w:rsidRPr="00CE3FB2" w:rsidRDefault="00FD51AA" w:rsidP="00447FDA">
            <w:pPr>
              <w:rPr>
                <w:sz w:val="18"/>
                <w:szCs w:val="22"/>
              </w:rPr>
            </w:pPr>
          </w:p>
        </w:tc>
      </w:tr>
      <w:tr w:rsidR="00FD51AA" w:rsidRPr="00CE3FB2" w14:paraId="74BD6E30" w14:textId="0D699ACB" w:rsidTr="00FD51AA">
        <w:tc>
          <w:tcPr>
            <w:tcW w:w="1761" w:type="dxa"/>
          </w:tcPr>
          <w:p w14:paraId="2E6506AA" w14:textId="77777777" w:rsidR="00FD51AA" w:rsidRPr="00CE3FB2" w:rsidRDefault="00FD51AA" w:rsidP="00447FDA">
            <w:pPr>
              <w:rPr>
                <w:sz w:val="18"/>
                <w:szCs w:val="22"/>
              </w:rPr>
            </w:pPr>
            <w:r w:rsidRPr="00CE3FB2">
              <w:rPr>
                <w:sz w:val="18"/>
                <w:szCs w:val="22"/>
              </w:rPr>
              <w:t>Reel_29/L-311.pdf</w:t>
            </w:r>
          </w:p>
        </w:tc>
        <w:tc>
          <w:tcPr>
            <w:tcW w:w="1024" w:type="dxa"/>
          </w:tcPr>
          <w:p w14:paraId="32990C3A" w14:textId="77777777" w:rsidR="00FD51AA" w:rsidRPr="00CE3FB2" w:rsidRDefault="00FD51AA" w:rsidP="00447FDA">
            <w:pPr>
              <w:rPr>
                <w:sz w:val="18"/>
                <w:szCs w:val="22"/>
              </w:rPr>
            </w:pPr>
          </w:p>
        </w:tc>
        <w:tc>
          <w:tcPr>
            <w:tcW w:w="6840" w:type="dxa"/>
          </w:tcPr>
          <w:p w14:paraId="276403E3" w14:textId="77777777" w:rsidR="00FD51AA" w:rsidRPr="00CE3FB2" w:rsidRDefault="00FD51AA" w:rsidP="00447FDA">
            <w:pPr>
              <w:rPr>
                <w:sz w:val="18"/>
                <w:szCs w:val="22"/>
              </w:rPr>
            </w:pPr>
          </w:p>
        </w:tc>
      </w:tr>
      <w:tr w:rsidR="00FD51AA" w:rsidRPr="00CE3FB2" w14:paraId="04372166" w14:textId="42F5E066" w:rsidTr="00FD51AA">
        <w:tc>
          <w:tcPr>
            <w:tcW w:w="1761" w:type="dxa"/>
          </w:tcPr>
          <w:p w14:paraId="22391DC0" w14:textId="77777777" w:rsidR="00FD51AA" w:rsidRPr="00CE3FB2" w:rsidRDefault="00FD51AA" w:rsidP="00447FDA">
            <w:pPr>
              <w:rPr>
                <w:sz w:val="18"/>
                <w:szCs w:val="22"/>
              </w:rPr>
            </w:pPr>
            <w:r w:rsidRPr="00CE3FB2">
              <w:rPr>
                <w:sz w:val="18"/>
                <w:szCs w:val="22"/>
              </w:rPr>
              <w:t>Reel_29/L-312.pdf</w:t>
            </w:r>
          </w:p>
        </w:tc>
        <w:tc>
          <w:tcPr>
            <w:tcW w:w="1024" w:type="dxa"/>
          </w:tcPr>
          <w:p w14:paraId="4F041BA5" w14:textId="77777777" w:rsidR="00FD51AA" w:rsidRPr="00CE3FB2" w:rsidRDefault="00FD51AA" w:rsidP="00447FDA">
            <w:pPr>
              <w:rPr>
                <w:sz w:val="18"/>
                <w:szCs w:val="22"/>
              </w:rPr>
            </w:pPr>
          </w:p>
        </w:tc>
        <w:tc>
          <w:tcPr>
            <w:tcW w:w="6840" w:type="dxa"/>
          </w:tcPr>
          <w:p w14:paraId="6DAE8716" w14:textId="77777777" w:rsidR="00FD51AA" w:rsidRPr="00CE3FB2" w:rsidRDefault="00FD51AA" w:rsidP="00447FDA">
            <w:pPr>
              <w:rPr>
                <w:sz w:val="18"/>
                <w:szCs w:val="22"/>
              </w:rPr>
            </w:pPr>
          </w:p>
        </w:tc>
      </w:tr>
      <w:tr w:rsidR="00FD51AA" w:rsidRPr="00CE3FB2" w14:paraId="3F5C30EE" w14:textId="5B81559F" w:rsidTr="00FD51AA">
        <w:tc>
          <w:tcPr>
            <w:tcW w:w="1761" w:type="dxa"/>
          </w:tcPr>
          <w:p w14:paraId="520906F1" w14:textId="77777777" w:rsidR="00FD51AA" w:rsidRPr="00CE3FB2" w:rsidRDefault="00FD51AA" w:rsidP="00447FDA">
            <w:pPr>
              <w:rPr>
                <w:sz w:val="18"/>
                <w:szCs w:val="22"/>
              </w:rPr>
            </w:pPr>
            <w:r w:rsidRPr="00CE3FB2">
              <w:rPr>
                <w:sz w:val="18"/>
                <w:szCs w:val="22"/>
              </w:rPr>
              <w:t>Reel_29/L-313.pdf</w:t>
            </w:r>
          </w:p>
        </w:tc>
        <w:tc>
          <w:tcPr>
            <w:tcW w:w="1024" w:type="dxa"/>
          </w:tcPr>
          <w:p w14:paraId="44FECAFB" w14:textId="77777777" w:rsidR="00FD51AA" w:rsidRPr="00CE3FB2" w:rsidRDefault="00FD51AA" w:rsidP="00447FDA">
            <w:pPr>
              <w:rPr>
                <w:sz w:val="18"/>
                <w:szCs w:val="22"/>
              </w:rPr>
            </w:pPr>
          </w:p>
        </w:tc>
        <w:tc>
          <w:tcPr>
            <w:tcW w:w="6840" w:type="dxa"/>
          </w:tcPr>
          <w:p w14:paraId="0BBE8DB5" w14:textId="77777777" w:rsidR="00FD51AA" w:rsidRPr="00CE3FB2" w:rsidRDefault="00FD51AA" w:rsidP="00447FDA">
            <w:pPr>
              <w:rPr>
                <w:sz w:val="18"/>
                <w:szCs w:val="22"/>
              </w:rPr>
            </w:pPr>
          </w:p>
        </w:tc>
      </w:tr>
      <w:tr w:rsidR="00FD51AA" w:rsidRPr="00CE3FB2" w14:paraId="4CC06F8D" w14:textId="284EFD2C" w:rsidTr="00FD51AA">
        <w:tc>
          <w:tcPr>
            <w:tcW w:w="1761" w:type="dxa"/>
          </w:tcPr>
          <w:p w14:paraId="4ECDEB15" w14:textId="77777777" w:rsidR="00FD51AA" w:rsidRPr="00CE3FB2" w:rsidRDefault="00FD51AA" w:rsidP="00447FDA">
            <w:pPr>
              <w:rPr>
                <w:sz w:val="18"/>
                <w:szCs w:val="22"/>
              </w:rPr>
            </w:pPr>
            <w:r w:rsidRPr="00CE3FB2">
              <w:rPr>
                <w:sz w:val="18"/>
                <w:szCs w:val="22"/>
              </w:rPr>
              <w:t>Reel_29/L-314.pdf</w:t>
            </w:r>
          </w:p>
        </w:tc>
        <w:tc>
          <w:tcPr>
            <w:tcW w:w="1024" w:type="dxa"/>
          </w:tcPr>
          <w:p w14:paraId="76DF90FD" w14:textId="77777777" w:rsidR="00FD51AA" w:rsidRPr="00CE3FB2" w:rsidRDefault="00FD51AA" w:rsidP="00447FDA">
            <w:pPr>
              <w:rPr>
                <w:sz w:val="18"/>
                <w:szCs w:val="22"/>
              </w:rPr>
            </w:pPr>
          </w:p>
        </w:tc>
        <w:tc>
          <w:tcPr>
            <w:tcW w:w="6840" w:type="dxa"/>
          </w:tcPr>
          <w:p w14:paraId="79533F19" w14:textId="77777777" w:rsidR="00FD51AA" w:rsidRPr="00CE3FB2" w:rsidRDefault="00FD51AA" w:rsidP="00447FDA">
            <w:pPr>
              <w:rPr>
                <w:sz w:val="18"/>
                <w:szCs w:val="22"/>
              </w:rPr>
            </w:pPr>
          </w:p>
        </w:tc>
      </w:tr>
      <w:tr w:rsidR="00FD51AA" w:rsidRPr="00CE3FB2" w14:paraId="28DBA02A" w14:textId="09A8922E" w:rsidTr="00FD51AA">
        <w:tc>
          <w:tcPr>
            <w:tcW w:w="1761" w:type="dxa"/>
          </w:tcPr>
          <w:p w14:paraId="0D8455C8" w14:textId="77777777" w:rsidR="00FD51AA" w:rsidRPr="00CE3FB2" w:rsidRDefault="00FD51AA" w:rsidP="00447FDA">
            <w:pPr>
              <w:rPr>
                <w:sz w:val="18"/>
                <w:szCs w:val="22"/>
              </w:rPr>
            </w:pPr>
            <w:r w:rsidRPr="00CE3FB2">
              <w:rPr>
                <w:sz w:val="18"/>
                <w:szCs w:val="22"/>
              </w:rPr>
              <w:t>Reel_29/L-315.pdf</w:t>
            </w:r>
          </w:p>
        </w:tc>
        <w:tc>
          <w:tcPr>
            <w:tcW w:w="1024" w:type="dxa"/>
          </w:tcPr>
          <w:p w14:paraId="5ADCE20B" w14:textId="77777777" w:rsidR="00FD51AA" w:rsidRPr="00CE3FB2" w:rsidRDefault="00FD51AA" w:rsidP="00447FDA">
            <w:pPr>
              <w:rPr>
                <w:sz w:val="18"/>
                <w:szCs w:val="22"/>
              </w:rPr>
            </w:pPr>
          </w:p>
        </w:tc>
        <w:tc>
          <w:tcPr>
            <w:tcW w:w="6840" w:type="dxa"/>
          </w:tcPr>
          <w:p w14:paraId="22FC9800" w14:textId="77777777" w:rsidR="00FD51AA" w:rsidRPr="00CE3FB2" w:rsidRDefault="00FD51AA" w:rsidP="00447FDA">
            <w:pPr>
              <w:rPr>
                <w:sz w:val="18"/>
                <w:szCs w:val="22"/>
              </w:rPr>
            </w:pPr>
          </w:p>
        </w:tc>
      </w:tr>
      <w:tr w:rsidR="00FD51AA" w:rsidRPr="00CE3FB2" w14:paraId="61A386CC" w14:textId="4F5FEEB2" w:rsidTr="00FD51AA">
        <w:tc>
          <w:tcPr>
            <w:tcW w:w="1761" w:type="dxa"/>
          </w:tcPr>
          <w:p w14:paraId="0C9C422E" w14:textId="77777777" w:rsidR="00FD51AA" w:rsidRPr="00CE3FB2" w:rsidRDefault="00FD51AA" w:rsidP="00447FDA">
            <w:pPr>
              <w:rPr>
                <w:sz w:val="18"/>
                <w:szCs w:val="22"/>
              </w:rPr>
            </w:pPr>
            <w:r w:rsidRPr="00CE3FB2">
              <w:rPr>
                <w:sz w:val="18"/>
                <w:szCs w:val="22"/>
              </w:rPr>
              <w:t>Reel_29/L-316.pdf</w:t>
            </w:r>
          </w:p>
        </w:tc>
        <w:tc>
          <w:tcPr>
            <w:tcW w:w="1024" w:type="dxa"/>
          </w:tcPr>
          <w:p w14:paraId="21ABD4B9" w14:textId="77777777" w:rsidR="00FD51AA" w:rsidRPr="00CE3FB2" w:rsidRDefault="00FD51AA" w:rsidP="00447FDA">
            <w:pPr>
              <w:rPr>
                <w:sz w:val="18"/>
                <w:szCs w:val="22"/>
              </w:rPr>
            </w:pPr>
          </w:p>
        </w:tc>
        <w:tc>
          <w:tcPr>
            <w:tcW w:w="6840" w:type="dxa"/>
          </w:tcPr>
          <w:p w14:paraId="2E55136F" w14:textId="77777777" w:rsidR="00FD51AA" w:rsidRPr="00CE3FB2" w:rsidRDefault="00FD51AA" w:rsidP="00447FDA">
            <w:pPr>
              <w:rPr>
                <w:sz w:val="18"/>
                <w:szCs w:val="22"/>
              </w:rPr>
            </w:pPr>
          </w:p>
        </w:tc>
      </w:tr>
      <w:tr w:rsidR="00FD51AA" w:rsidRPr="00CE3FB2" w14:paraId="4A30E52E" w14:textId="10D74AF7" w:rsidTr="00FD51AA">
        <w:tc>
          <w:tcPr>
            <w:tcW w:w="1761" w:type="dxa"/>
          </w:tcPr>
          <w:p w14:paraId="597720C4" w14:textId="77777777" w:rsidR="00FD51AA" w:rsidRPr="00CE3FB2" w:rsidRDefault="00FD51AA" w:rsidP="00447FDA">
            <w:pPr>
              <w:rPr>
                <w:sz w:val="18"/>
                <w:szCs w:val="22"/>
              </w:rPr>
            </w:pPr>
            <w:r w:rsidRPr="00CE3FB2">
              <w:rPr>
                <w:sz w:val="18"/>
                <w:szCs w:val="22"/>
              </w:rPr>
              <w:t>Reel_29/L-317.pdf</w:t>
            </w:r>
          </w:p>
        </w:tc>
        <w:tc>
          <w:tcPr>
            <w:tcW w:w="1024" w:type="dxa"/>
          </w:tcPr>
          <w:p w14:paraId="723FE4BE" w14:textId="77777777" w:rsidR="00FD51AA" w:rsidRPr="00CE3FB2" w:rsidRDefault="00FD51AA" w:rsidP="00447FDA">
            <w:pPr>
              <w:rPr>
                <w:sz w:val="18"/>
                <w:szCs w:val="22"/>
              </w:rPr>
            </w:pPr>
          </w:p>
        </w:tc>
        <w:tc>
          <w:tcPr>
            <w:tcW w:w="6840" w:type="dxa"/>
          </w:tcPr>
          <w:p w14:paraId="2E639DB4" w14:textId="77777777" w:rsidR="00FD51AA" w:rsidRPr="00CE3FB2" w:rsidRDefault="00FD51AA" w:rsidP="00447FDA">
            <w:pPr>
              <w:rPr>
                <w:sz w:val="18"/>
                <w:szCs w:val="22"/>
              </w:rPr>
            </w:pPr>
          </w:p>
        </w:tc>
      </w:tr>
      <w:tr w:rsidR="00FD51AA" w:rsidRPr="00CE3FB2" w14:paraId="153017CD" w14:textId="3EA5D02B" w:rsidTr="00FD51AA">
        <w:tc>
          <w:tcPr>
            <w:tcW w:w="1761" w:type="dxa"/>
          </w:tcPr>
          <w:p w14:paraId="50D4F7B7" w14:textId="77777777" w:rsidR="00FD51AA" w:rsidRPr="00CE3FB2" w:rsidRDefault="00FD51AA" w:rsidP="00447FDA">
            <w:pPr>
              <w:rPr>
                <w:sz w:val="18"/>
                <w:szCs w:val="22"/>
              </w:rPr>
            </w:pPr>
            <w:r w:rsidRPr="00CE3FB2">
              <w:rPr>
                <w:sz w:val="18"/>
                <w:szCs w:val="22"/>
              </w:rPr>
              <w:t>Reel_29/L-318.pdf</w:t>
            </w:r>
          </w:p>
        </w:tc>
        <w:tc>
          <w:tcPr>
            <w:tcW w:w="1024" w:type="dxa"/>
          </w:tcPr>
          <w:p w14:paraId="188FAA61" w14:textId="77777777" w:rsidR="00FD51AA" w:rsidRPr="00CE3FB2" w:rsidRDefault="00FD51AA" w:rsidP="00447FDA">
            <w:pPr>
              <w:rPr>
                <w:sz w:val="18"/>
                <w:szCs w:val="22"/>
              </w:rPr>
            </w:pPr>
          </w:p>
        </w:tc>
        <w:tc>
          <w:tcPr>
            <w:tcW w:w="6840" w:type="dxa"/>
          </w:tcPr>
          <w:p w14:paraId="7A2FC9EC" w14:textId="77777777" w:rsidR="00FD51AA" w:rsidRPr="00CE3FB2" w:rsidRDefault="00FD51AA" w:rsidP="00447FDA">
            <w:pPr>
              <w:rPr>
                <w:sz w:val="18"/>
                <w:szCs w:val="22"/>
              </w:rPr>
            </w:pPr>
          </w:p>
        </w:tc>
      </w:tr>
      <w:tr w:rsidR="00FD51AA" w:rsidRPr="00CE3FB2" w14:paraId="3A313775" w14:textId="16626DCE" w:rsidTr="00FD51AA">
        <w:tc>
          <w:tcPr>
            <w:tcW w:w="1761" w:type="dxa"/>
          </w:tcPr>
          <w:p w14:paraId="710DD1A9" w14:textId="77777777" w:rsidR="00FD51AA" w:rsidRPr="00CE3FB2" w:rsidRDefault="00FD51AA" w:rsidP="00447FDA">
            <w:pPr>
              <w:rPr>
                <w:sz w:val="18"/>
                <w:szCs w:val="22"/>
              </w:rPr>
            </w:pPr>
            <w:r w:rsidRPr="00CE3FB2">
              <w:rPr>
                <w:sz w:val="18"/>
                <w:szCs w:val="22"/>
              </w:rPr>
              <w:t>Reel_29/L-319.pdf</w:t>
            </w:r>
          </w:p>
        </w:tc>
        <w:tc>
          <w:tcPr>
            <w:tcW w:w="1024" w:type="dxa"/>
          </w:tcPr>
          <w:p w14:paraId="2D5AAEA1" w14:textId="77777777" w:rsidR="00FD51AA" w:rsidRPr="00CE3FB2" w:rsidRDefault="00FD51AA" w:rsidP="00447FDA">
            <w:pPr>
              <w:rPr>
                <w:sz w:val="18"/>
                <w:szCs w:val="22"/>
              </w:rPr>
            </w:pPr>
          </w:p>
        </w:tc>
        <w:tc>
          <w:tcPr>
            <w:tcW w:w="6840" w:type="dxa"/>
          </w:tcPr>
          <w:p w14:paraId="591B301B" w14:textId="77777777" w:rsidR="00FD51AA" w:rsidRPr="00CE3FB2" w:rsidRDefault="00FD51AA" w:rsidP="00447FDA">
            <w:pPr>
              <w:rPr>
                <w:sz w:val="18"/>
                <w:szCs w:val="22"/>
              </w:rPr>
            </w:pPr>
          </w:p>
        </w:tc>
      </w:tr>
      <w:tr w:rsidR="00FD51AA" w:rsidRPr="00CE3FB2" w14:paraId="04CCA337" w14:textId="03116576" w:rsidTr="00FD51AA">
        <w:tc>
          <w:tcPr>
            <w:tcW w:w="1761" w:type="dxa"/>
          </w:tcPr>
          <w:p w14:paraId="0D294F1C" w14:textId="77777777" w:rsidR="00FD51AA" w:rsidRPr="00CE3FB2" w:rsidRDefault="00FD51AA" w:rsidP="00447FDA">
            <w:pPr>
              <w:rPr>
                <w:sz w:val="18"/>
                <w:szCs w:val="22"/>
              </w:rPr>
            </w:pPr>
            <w:r w:rsidRPr="00CE3FB2">
              <w:rPr>
                <w:sz w:val="18"/>
                <w:szCs w:val="22"/>
              </w:rPr>
              <w:t>Reel_29/L-320.pdf</w:t>
            </w:r>
          </w:p>
        </w:tc>
        <w:tc>
          <w:tcPr>
            <w:tcW w:w="1024" w:type="dxa"/>
          </w:tcPr>
          <w:p w14:paraId="5383CCC0" w14:textId="77777777" w:rsidR="00FD51AA" w:rsidRPr="00CE3FB2" w:rsidRDefault="00FD51AA" w:rsidP="00447FDA">
            <w:pPr>
              <w:rPr>
                <w:sz w:val="18"/>
                <w:szCs w:val="22"/>
              </w:rPr>
            </w:pPr>
          </w:p>
        </w:tc>
        <w:tc>
          <w:tcPr>
            <w:tcW w:w="6840" w:type="dxa"/>
          </w:tcPr>
          <w:p w14:paraId="4D6E17B0" w14:textId="77777777" w:rsidR="00FD51AA" w:rsidRPr="00CE3FB2" w:rsidRDefault="00FD51AA" w:rsidP="00447FDA">
            <w:pPr>
              <w:rPr>
                <w:sz w:val="18"/>
                <w:szCs w:val="22"/>
              </w:rPr>
            </w:pPr>
          </w:p>
        </w:tc>
      </w:tr>
      <w:tr w:rsidR="00FD51AA" w:rsidRPr="00CE3FB2" w14:paraId="05CD47CC" w14:textId="138FA125" w:rsidTr="00FD51AA">
        <w:tc>
          <w:tcPr>
            <w:tcW w:w="1761" w:type="dxa"/>
          </w:tcPr>
          <w:p w14:paraId="399E37BE" w14:textId="77777777" w:rsidR="00FD51AA" w:rsidRPr="00CE3FB2" w:rsidRDefault="00FD51AA" w:rsidP="00447FDA">
            <w:pPr>
              <w:rPr>
                <w:sz w:val="18"/>
                <w:szCs w:val="22"/>
              </w:rPr>
            </w:pPr>
            <w:r w:rsidRPr="00CE3FB2">
              <w:rPr>
                <w:sz w:val="18"/>
                <w:szCs w:val="22"/>
              </w:rPr>
              <w:t>Reel_29/L-321.pdf</w:t>
            </w:r>
          </w:p>
        </w:tc>
        <w:tc>
          <w:tcPr>
            <w:tcW w:w="1024" w:type="dxa"/>
          </w:tcPr>
          <w:p w14:paraId="3B57FD00" w14:textId="77777777" w:rsidR="00FD51AA" w:rsidRPr="00CE3FB2" w:rsidRDefault="00FD51AA" w:rsidP="00447FDA">
            <w:pPr>
              <w:rPr>
                <w:sz w:val="18"/>
                <w:szCs w:val="22"/>
              </w:rPr>
            </w:pPr>
          </w:p>
        </w:tc>
        <w:tc>
          <w:tcPr>
            <w:tcW w:w="6840" w:type="dxa"/>
          </w:tcPr>
          <w:p w14:paraId="0825C9A2" w14:textId="77777777" w:rsidR="00FD51AA" w:rsidRPr="00CE3FB2" w:rsidRDefault="00FD51AA" w:rsidP="00447FDA">
            <w:pPr>
              <w:rPr>
                <w:sz w:val="18"/>
                <w:szCs w:val="22"/>
              </w:rPr>
            </w:pPr>
          </w:p>
        </w:tc>
      </w:tr>
      <w:tr w:rsidR="00FD51AA" w:rsidRPr="00CE3FB2" w14:paraId="7B1E573F" w14:textId="2CB50061" w:rsidTr="00FD51AA">
        <w:tc>
          <w:tcPr>
            <w:tcW w:w="1761" w:type="dxa"/>
          </w:tcPr>
          <w:p w14:paraId="2F48136F" w14:textId="77777777" w:rsidR="00FD51AA" w:rsidRPr="00CE3FB2" w:rsidRDefault="00FD51AA" w:rsidP="00447FDA">
            <w:pPr>
              <w:rPr>
                <w:sz w:val="18"/>
                <w:szCs w:val="22"/>
              </w:rPr>
            </w:pPr>
            <w:r w:rsidRPr="00CE3FB2">
              <w:rPr>
                <w:sz w:val="18"/>
                <w:szCs w:val="22"/>
              </w:rPr>
              <w:t>Reel_29/L-322.pdf</w:t>
            </w:r>
          </w:p>
        </w:tc>
        <w:tc>
          <w:tcPr>
            <w:tcW w:w="1024" w:type="dxa"/>
          </w:tcPr>
          <w:p w14:paraId="293CEBA7" w14:textId="77777777" w:rsidR="00FD51AA" w:rsidRPr="00CE3FB2" w:rsidRDefault="00FD51AA" w:rsidP="00447FDA">
            <w:pPr>
              <w:rPr>
                <w:sz w:val="18"/>
                <w:szCs w:val="22"/>
              </w:rPr>
            </w:pPr>
          </w:p>
        </w:tc>
        <w:tc>
          <w:tcPr>
            <w:tcW w:w="6840" w:type="dxa"/>
          </w:tcPr>
          <w:p w14:paraId="36DC4961" w14:textId="77777777" w:rsidR="00FD51AA" w:rsidRPr="00CE3FB2" w:rsidRDefault="00FD51AA" w:rsidP="00447FDA">
            <w:pPr>
              <w:rPr>
                <w:sz w:val="18"/>
                <w:szCs w:val="22"/>
              </w:rPr>
            </w:pPr>
          </w:p>
        </w:tc>
      </w:tr>
      <w:tr w:rsidR="00FD51AA" w:rsidRPr="00CE3FB2" w14:paraId="4080A64F" w14:textId="3BF7D44C" w:rsidTr="00FD51AA">
        <w:tc>
          <w:tcPr>
            <w:tcW w:w="1761" w:type="dxa"/>
          </w:tcPr>
          <w:p w14:paraId="5606087E" w14:textId="77777777" w:rsidR="00FD51AA" w:rsidRPr="00CE3FB2" w:rsidRDefault="00FD51AA" w:rsidP="00447FDA">
            <w:pPr>
              <w:rPr>
                <w:sz w:val="18"/>
                <w:szCs w:val="22"/>
              </w:rPr>
            </w:pPr>
            <w:r w:rsidRPr="00CE3FB2">
              <w:rPr>
                <w:sz w:val="18"/>
                <w:szCs w:val="22"/>
              </w:rPr>
              <w:lastRenderedPageBreak/>
              <w:t>Reel_29/L-323.pdf</w:t>
            </w:r>
          </w:p>
        </w:tc>
        <w:tc>
          <w:tcPr>
            <w:tcW w:w="1024" w:type="dxa"/>
          </w:tcPr>
          <w:p w14:paraId="41C4A5F5" w14:textId="77777777" w:rsidR="00FD51AA" w:rsidRPr="00CE3FB2" w:rsidRDefault="00FD51AA" w:rsidP="00447FDA">
            <w:pPr>
              <w:rPr>
                <w:sz w:val="18"/>
                <w:szCs w:val="22"/>
              </w:rPr>
            </w:pPr>
          </w:p>
        </w:tc>
        <w:tc>
          <w:tcPr>
            <w:tcW w:w="6840" w:type="dxa"/>
          </w:tcPr>
          <w:p w14:paraId="2D983B15" w14:textId="77777777" w:rsidR="00FD51AA" w:rsidRPr="00CE3FB2" w:rsidRDefault="00FD51AA" w:rsidP="00447FDA">
            <w:pPr>
              <w:rPr>
                <w:sz w:val="18"/>
                <w:szCs w:val="22"/>
              </w:rPr>
            </w:pPr>
          </w:p>
        </w:tc>
      </w:tr>
      <w:tr w:rsidR="00FD51AA" w:rsidRPr="00CE3FB2" w14:paraId="18A9D036" w14:textId="441F5571" w:rsidTr="00FD51AA">
        <w:tc>
          <w:tcPr>
            <w:tcW w:w="1761" w:type="dxa"/>
          </w:tcPr>
          <w:p w14:paraId="22790B0E" w14:textId="77777777" w:rsidR="00FD51AA" w:rsidRPr="00CE3FB2" w:rsidRDefault="00FD51AA" w:rsidP="00447FDA">
            <w:pPr>
              <w:rPr>
                <w:sz w:val="18"/>
                <w:szCs w:val="22"/>
              </w:rPr>
            </w:pPr>
            <w:r w:rsidRPr="00CE3FB2">
              <w:rPr>
                <w:sz w:val="18"/>
                <w:szCs w:val="22"/>
              </w:rPr>
              <w:t>Reel_29/L-324.pdf</w:t>
            </w:r>
          </w:p>
        </w:tc>
        <w:tc>
          <w:tcPr>
            <w:tcW w:w="1024" w:type="dxa"/>
          </w:tcPr>
          <w:p w14:paraId="43241462" w14:textId="77777777" w:rsidR="00FD51AA" w:rsidRPr="00CE3FB2" w:rsidRDefault="00FD51AA" w:rsidP="00447FDA">
            <w:pPr>
              <w:rPr>
                <w:sz w:val="18"/>
                <w:szCs w:val="22"/>
              </w:rPr>
            </w:pPr>
          </w:p>
        </w:tc>
        <w:tc>
          <w:tcPr>
            <w:tcW w:w="6840" w:type="dxa"/>
          </w:tcPr>
          <w:p w14:paraId="011DAE77" w14:textId="77777777" w:rsidR="00FD51AA" w:rsidRPr="00CE3FB2" w:rsidRDefault="00FD51AA" w:rsidP="00447FDA">
            <w:pPr>
              <w:rPr>
                <w:sz w:val="18"/>
                <w:szCs w:val="22"/>
              </w:rPr>
            </w:pPr>
          </w:p>
        </w:tc>
      </w:tr>
      <w:tr w:rsidR="00FD51AA" w:rsidRPr="00CE3FB2" w14:paraId="73EC5628" w14:textId="6ABAB99C" w:rsidTr="00FD51AA">
        <w:tc>
          <w:tcPr>
            <w:tcW w:w="1761" w:type="dxa"/>
          </w:tcPr>
          <w:p w14:paraId="45A55CF7" w14:textId="77777777" w:rsidR="00FD51AA" w:rsidRPr="00CE3FB2" w:rsidRDefault="00FD51AA" w:rsidP="00447FDA">
            <w:pPr>
              <w:rPr>
                <w:sz w:val="18"/>
                <w:szCs w:val="22"/>
              </w:rPr>
            </w:pPr>
            <w:r w:rsidRPr="00CE3FB2">
              <w:rPr>
                <w:sz w:val="18"/>
                <w:szCs w:val="22"/>
              </w:rPr>
              <w:t>Reel_29/L-325.pdf</w:t>
            </w:r>
          </w:p>
        </w:tc>
        <w:tc>
          <w:tcPr>
            <w:tcW w:w="1024" w:type="dxa"/>
          </w:tcPr>
          <w:p w14:paraId="5091F977" w14:textId="77777777" w:rsidR="00FD51AA" w:rsidRPr="00CE3FB2" w:rsidRDefault="00FD51AA" w:rsidP="00447FDA">
            <w:pPr>
              <w:rPr>
                <w:sz w:val="18"/>
                <w:szCs w:val="22"/>
              </w:rPr>
            </w:pPr>
          </w:p>
        </w:tc>
        <w:tc>
          <w:tcPr>
            <w:tcW w:w="6840" w:type="dxa"/>
          </w:tcPr>
          <w:p w14:paraId="186F8039" w14:textId="77777777" w:rsidR="00FD51AA" w:rsidRPr="00CE3FB2" w:rsidRDefault="00FD51AA" w:rsidP="00447FDA">
            <w:pPr>
              <w:rPr>
                <w:sz w:val="18"/>
                <w:szCs w:val="22"/>
              </w:rPr>
            </w:pPr>
          </w:p>
        </w:tc>
      </w:tr>
      <w:tr w:rsidR="00FD51AA" w:rsidRPr="00CE3FB2" w14:paraId="68CE9849" w14:textId="0896D4E4" w:rsidTr="00FD51AA">
        <w:tc>
          <w:tcPr>
            <w:tcW w:w="1761" w:type="dxa"/>
          </w:tcPr>
          <w:p w14:paraId="4CB221FC" w14:textId="77777777" w:rsidR="00FD51AA" w:rsidRPr="00CE3FB2" w:rsidRDefault="00FD51AA" w:rsidP="00447FDA">
            <w:pPr>
              <w:rPr>
                <w:sz w:val="18"/>
                <w:szCs w:val="22"/>
              </w:rPr>
            </w:pPr>
            <w:r w:rsidRPr="00CE3FB2">
              <w:rPr>
                <w:sz w:val="18"/>
                <w:szCs w:val="22"/>
              </w:rPr>
              <w:t>Reel_29/L-326.pdf</w:t>
            </w:r>
          </w:p>
        </w:tc>
        <w:tc>
          <w:tcPr>
            <w:tcW w:w="1024" w:type="dxa"/>
          </w:tcPr>
          <w:p w14:paraId="50532736" w14:textId="77777777" w:rsidR="00FD51AA" w:rsidRPr="00CE3FB2" w:rsidRDefault="00FD51AA" w:rsidP="00447FDA">
            <w:pPr>
              <w:rPr>
                <w:sz w:val="18"/>
                <w:szCs w:val="22"/>
              </w:rPr>
            </w:pPr>
          </w:p>
        </w:tc>
        <w:tc>
          <w:tcPr>
            <w:tcW w:w="6840" w:type="dxa"/>
          </w:tcPr>
          <w:p w14:paraId="1D71DB90" w14:textId="77777777" w:rsidR="00FD51AA" w:rsidRPr="00CE3FB2" w:rsidRDefault="00FD51AA" w:rsidP="00447FDA">
            <w:pPr>
              <w:rPr>
                <w:sz w:val="18"/>
                <w:szCs w:val="22"/>
              </w:rPr>
            </w:pPr>
          </w:p>
        </w:tc>
      </w:tr>
      <w:tr w:rsidR="00FD51AA" w:rsidRPr="00CE3FB2" w14:paraId="373046AB" w14:textId="3400E7A6" w:rsidTr="00FD51AA">
        <w:tc>
          <w:tcPr>
            <w:tcW w:w="1761" w:type="dxa"/>
          </w:tcPr>
          <w:p w14:paraId="58B51D42" w14:textId="77777777" w:rsidR="00FD51AA" w:rsidRPr="00CE3FB2" w:rsidRDefault="00FD51AA" w:rsidP="00447FDA">
            <w:pPr>
              <w:rPr>
                <w:sz w:val="18"/>
                <w:szCs w:val="22"/>
              </w:rPr>
            </w:pPr>
            <w:r w:rsidRPr="00CE3FB2">
              <w:rPr>
                <w:sz w:val="18"/>
                <w:szCs w:val="22"/>
              </w:rPr>
              <w:t>Reel_29/L-327.pdf</w:t>
            </w:r>
          </w:p>
        </w:tc>
        <w:tc>
          <w:tcPr>
            <w:tcW w:w="1024" w:type="dxa"/>
          </w:tcPr>
          <w:p w14:paraId="1E29A86F" w14:textId="77777777" w:rsidR="00FD51AA" w:rsidRPr="00CE3FB2" w:rsidRDefault="00FD51AA" w:rsidP="00447FDA">
            <w:pPr>
              <w:rPr>
                <w:sz w:val="18"/>
                <w:szCs w:val="22"/>
              </w:rPr>
            </w:pPr>
          </w:p>
        </w:tc>
        <w:tc>
          <w:tcPr>
            <w:tcW w:w="6840" w:type="dxa"/>
          </w:tcPr>
          <w:p w14:paraId="21C397F5" w14:textId="77777777" w:rsidR="00FD51AA" w:rsidRPr="00CE3FB2" w:rsidRDefault="00FD51AA" w:rsidP="00447FDA">
            <w:pPr>
              <w:rPr>
                <w:sz w:val="18"/>
                <w:szCs w:val="22"/>
              </w:rPr>
            </w:pPr>
          </w:p>
        </w:tc>
      </w:tr>
      <w:tr w:rsidR="00FD51AA" w:rsidRPr="00CE3FB2" w14:paraId="5D66A030" w14:textId="67A964DF" w:rsidTr="00FD51AA">
        <w:tc>
          <w:tcPr>
            <w:tcW w:w="1761" w:type="dxa"/>
          </w:tcPr>
          <w:p w14:paraId="5213D1DB" w14:textId="77777777" w:rsidR="00FD51AA" w:rsidRPr="00CE3FB2" w:rsidRDefault="00FD51AA" w:rsidP="00447FDA">
            <w:pPr>
              <w:rPr>
                <w:sz w:val="18"/>
                <w:szCs w:val="22"/>
              </w:rPr>
            </w:pPr>
            <w:r w:rsidRPr="00CE3FB2">
              <w:rPr>
                <w:sz w:val="18"/>
                <w:szCs w:val="22"/>
              </w:rPr>
              <w:t>Reel_29/L-328.pdf</w:t>
            </w:r>
          </w:p>
        </w:tc>
        <w:tc>
          <w:tcPr>
            <w:tcW w:w="1024" w:type="dxa"/>
          </w:tcPr>
          <w:p w14:paraId="18CC4086" w14:textId="77777777" w:rsidR="00FD51AA" w:rsidRPr="00CE3FB2" w:rsidRDefault="00FD51AA" w:rsidP="00447FDA">
            <w:pPr>
              <w:rPr>
                <w:sz w:val="18"/>
                <w:szCs w:val="22"/>
              </w:rPr>
            </w:pPr>
          </w:p>
        </w:tc>
        <w:tc>
          <w:tcPr>
            <w:tcW w:w="6840" w:type="dxa"/>
          </w:tcPr>
          <w:p w14:paraId="688FBB2A" w14:textId="77777777" w:rsidR="00FD51AA" w:rsidRPr="00CE3FB2" w:rsidRDefault="00FD51AA" w:rsidP="00447FDA">
            <w:pPr>
              <w:rPr>
                <w:sz w:val="18"/>
                <w:szCs w:val="22"/>
              </w:rPr>
            </w:pPr>
          </w:p>
        </w:tc>
      </w:tr>
      <w:tr w:rsidR="00FD51AA" w:rsidRPr="00CE3FB2" w14:paraId="689A8796" w14:textId="6D0C39A2" w:rsidTr="00FD51AA">
        <w:tc>
          <w:tcPr>
            <w:tcW w:w="1761" w:type="dxa"/>
          </w:tcPr>
          <w:p w14:paraId="451C4547" w14:textId="77777777" w:rsidR="00FD51AA" w:rsidRPr="00CE3FB2" w:rsidRDefault="00FD51AA" w:rsidP="00447FDA">
            <w:pPr>
              <w:rPr>
                <w:sz w:val="18"/>
                <w:szCs w:val="22"/>
              </w:rPr>
            </w:pPr>
            <w:r w:rsidRPr="00CE3FB2">
              <w:rPr>
                <w:sz w:val="18"/>
                <w:szCs w:val="22"/>
              </w:rPr>
              <w:t>Reel_29/L-329.pdf</w:t>
            </w:r>
          </w:p>
        </w:tc>
        <w:tc>
          <w:tcPr>
            <w:tcW w:w="1024" w:type="dxa"/>
          </w:tcPr>
          <w:p w14:paraId="5A4655CD" w14:textId="77777777" w:rsidR="00FD51AA" w:rsidRPr="00CE3FB2" w:rsidRDefault="00FD51AA" w:rsidP="00447FDA">
            <w:pPr>
              <w:rPr>
                <w:sz w:val="18"/>
                <w:szCs w:val="22"/>
              </w:rPr>
            </w:pPr>
          </w:p>
        </w:tc>
        <w:tc>
          <w:tcPr>
            <w:tcW w:w="6840" w:type="dxa"/>
          </w:tcPr>
          <w:p w14:paraId="090BF3F7" w14:textId="77777777" w:rsidR="00FD51AA" w:rsidRPr="00CE3FB2" w:rsidRDefault="00FD51AA" w:rsidP="00447FDA">
            <w:pPr>
              <w:rPr>
                <w:sz w:val="18"/>
                <w:szCs w:val="22"/>
              </w:rPr>
            </w:pPr>
          </w:p>
        </w:tc>
      </w:tr>
      <w:tr w:rsidR="00FD51AA" w:rsidRPr="00CE3FB2" w14:paraId="297F4259" w14:textId="2A9B04CD" w:rsidTr="00FD51AA">
        <w:tc>
          <w:tcPr>
            <w:tcW w:w="1761" w:type="dxa"/>
          </w:tcPr>
          <w:p w14:paraId="0B507AAF" w14:textId="77777777" w:rsidR="00FD51AA" w:rsidRPr="00CE3FB2" w:rsidRDefault="00FD51AA" w:rsidP="00447FDA">
            <w:pPr>
              <w:rPr>
                <w:sz w:val="18"/>
                <w:szCs w:val="22"/>
              </w:rPr>
            </w:pPr>
            <w:r w:rsidRPr="00CE3FB2">
              <w:rPr>
                <w:sz w:val="18"/>
                <w:szCs w:val="22"/>
              </w:rPr>
              <w:t>Reel_29/L-330.pdf</w:t>
            </w:r>
          </w:p>
        </w:tc>
        <w:tc>
          <w:tcPr>
            <w:tcW w:w="1024" w:type="dxa"/>
          </w:tcPr>
          <w:p w14:paraId="2CF3FA52" w14:textId="77777777" w:rsidR="00FD51AA" w:rsidRPr="00CE3FB2" w:rsidRDefault="00FD51AA" w:rsidP="00447FDA">
            <w:pPr>
              <w:rPr>
                <w:sz w:val="18"/>
                <w:szCs w:val="22"/>
              </w:rPr>
            </w:pPr>
          </w:p>
        </w:tc>
        <w:tc>
          <w:tcPr>
            <w:tcW w:w="6840" w:type="dxa"/>
          </w:tcPr>
          <w:p w14:paraId="1813FD8C" w14:textId="77777777" w:rsidR="00FD51AA" w:rsidRPr="00CE3FB2" w:rsidRDefault="00FD51AA" w:rsidP="00447FDA">
            <w:pPr>
              <w:rPr>
                <w:sz w:val="18"/>
                <w:szCs w:val="22"/>
              </w:rPr>
            </w:pPr>
          </w:p>
        </w:tc>
      </w:tr>
      <w:tr w:rsidR="00FD51AA" w:rsidRPr="00CE3FB2" w14:paraId="1C16DA46" w14:textId="51F2ABDD" w:rsidTr="00FD51AA">
        <w:tc>
          <w:tcPr>
            <w:tcW w:w="1761" w:type="dxa"/>
          </w:tcPr>
          <w:p w14:paraId="122121B5" w14:textId="77777777" w:rsidR="00FD51AA" w:rsidRPr="00CE3FB2" w:rsidRDefault="00FD51AA" w:rsidP="00447FDA">
            <w:pPr>
              <w:rPr>
                <w:sz w:val="18"/>
                <w:szCs w:val="22"/>
              </w:rPr>
            </w:pPr>
            <w:r w:rsidRPr="00CE3FB2">
              <w:rPr>
                <w:sz w:val="18"/>
                <w:szCs w:val="22"/>
              </w:rPr>
              <w:t>Reel_29/L-331.pdf</w:t>
            </w:r>
          </w:p>
        </w:tc>
        <w:tc>
          <w:tcPr>
            <w:tcW w:w="1024" w:type="dxa"/>
          </w:tcPr>
          <w:p w14:paraId="1B166727" w14:textId="77777777" w:rsidR="00FD51AA" w:rsidRPr="00CE3FB2" w:rsidRDefault="00FD51AA" w:rsidP="00447FDA">
            <w:pPr>
              <w:rPr>
                <w:sz w:val="18"/>
                <w:szCs w:val="22"/>
              </w:rPr>
            </w:pPr>
          </w:p>
        </w:tc>
        <w:tc>
          <w:tcPr>
            <w:tcW w:w="6840" w:type="dxa"/>
          </w:tcPr>
          <w:p w14:paraId="65B82C7A" w14:textId="77777777" w:rsidR="00FD51AA" w:rsidRPr="00CE3FB2" w:rsidRDefault="00FD51AA" w:rsidP="00447FDA">
            <w:pPr>
              <w:rPr>
                <w:sz w:val="18"/>
                <w:szCs w:val="22"/>
              </w:rPr>
            </w:pPr>
          </w:p>
        </w:tc>
      </w:tr>
      <w:tr w:rsidR="00FD51AA" w:rsidRPr="00CE3FB2" w14:paraId="775A078B" w14:textId="658F3370" w:rsidTr="00FD51AA">
        <w:tc>
          <w:tcPr>
            <w:tcW w:w="1761" w:type="dxa"/>
          </w:tcPr>
          <w:p w14:paraId="33C067C7" w14:textId="77777777" w:rsidR="00FD51AA" w:rsidRPr="00CE3FB2" w:rsidRDefault="00FD51AA" w:rsidP="00447FDA">
            <w:pPr>
              <w:rPr>
                <w:sz w:val="18"/>
                <w:szCs w:val="22"/>
              </w:rPr>
            </w:pPr>
            <w:r w:rsidRPr="00CE3FB2">
              <w:rPr>
                <w:sz w:val="18"/>
                <w:szCs w:val="22"/>
              </w:rPr>
              <w:t>Reel_29/L-332.pdf</w:t>
            </w:r>
          </w:p>
        </w:tc>
        <w:tc>
          <w:tcPr>
            <w:tcW w:w="1024" w:type="dxa"/>
          </w:tcPr>
          <w:p w14:paraId="5A22DE3B" w14:textId="77777777" w:rsidR="00FD51AA" w:rsidRPr="00CE3FB2" w:rsidRDefault="00FD51AA" w:rsidP="00447FDA">
            <w:pPr>
              <w:rPr>
                <w:sz w:val="18"/>
                <w:szCs w:val="22"/>
              </w:rPr>
            </w:pPr>
          </w:p>
        </w:tc>
        <w:tc>
          <w:tcPr>
            <w:tcW w:w="6840" w:type="dxa"/>
          </w:tcPr>
          <w:p w14:paraId="41B537D7" w14:textId="77777777" w:rsidR="00FD51AA" w:rsidRPr="00CE3FB2" w:rsidRDefault="00FD51AA" w:rsidP="00447FDA">
            <w:pPr>
              <w:rPr>
                <w:sz w:val="18"/>
                <w:szCs w:val="22"/>
              </w:rPr>
            </w:pPr>
          </w:p>
        </w:tc>
      </w:tr>
      <w:tr w:rsidR="00FD51AA" w:rsidRPr="00CE3FB2" w14:paraId="61CCC776" w14:textId="602BF903" w:rsidTr="00FD51AA">
        <w:tc>
          <w:tcPr>
            <w:tcW w:w="1761" w:type="dxa"/>
          </w:tcPr>
          <w:p w14:paraId="53E05FEC" w14:textId="77777777" w:rsidR="00FD51AA" w:rsidRPr="00CE3FB2" w:rsidRDefault="00FD51AA" w:rsidP="00447FDA">
            <w:pPr>
              <w:rPr>
                <w:sz w:val="18"/>
                <w:szCs w:val="22"/>
              </w:rPr>
            </w:pPr>
            <w:r w:rsidRPr="00CE3FB2">
              <w:rPr>
                <w:sz w:val="18"/>
                <w:szCs w:val="22"/>
              </w:rPr>
              <w:t>Reel_29/L-333.pdf</w:t>
            </w:r>
          </w:p>
        </w:tc>
        <w:tc>
          <w:tcPr>
            <w:tcW w:w="1024" w:type="dxa"/>
          </w:tcPr>
          <w:p w14:paraId="529886AA" w14:textId="77777777" w:rsidR="00FD51AA" w:rsidRPr="00CE3FB2" w:rsidRDefault="00FD51AA" w:rsidP="00447FDA">
            <w:pPr>
              <w:rPr>
                <w:sz w:val="18"/>
                <w:szCs w:val="22"/>
              </w:rPr>
            </w:pPr>
          </w:p>
        </w:tc>
        <w:tc>
          <w:tcPr>
            <w:tcW w:w="6840" w:type="dxa"/>
          </w:tcPr>
          <w:p w14:paraId="11FCD3FD" w14:textId="77777777" w:rsidR="00FD51AA" w:rsidRPr="00CE3FB2" w:rsidRDefault="00FD51AA" w:rsidP="00447FDA">
            <w:pPr>
              <w:rPr>
                <w:sz w:val="18"/>
                <w:szCs w:val="22"/>
              </w:rPr>
            </w:pPr>
          </w:p>
        </w:tc>
      </w:tr>
      <w:tr w:rsidR="00FD51AA" w:rsidRPr="00CE3FB2" w14:paraId="6F4DB67C" w14:textId="2B5D59F8" w:rsidTr="00FD51AA">
        <w:tc>
          <w:tcPr>
            <w:tcW w:w="1761" w:type="dxa"/>
          </w:tcPr>
          <w:p w14:paraId="080CD4D5" w14:textId="77777777" w:rsidR="00FD51AA" w:rsidRPr="00CE3FB2" w:rsidRDefault="00FD51AA" w:rsidP="00447FDA">
            <w:pPr>
              <w:rPr>
                <w:sz w:val="18"/>
                <w:szCs w:val="22"/>
              </w:rPr>
            </w:pPr>
            <w:r w:rsidRPr="00CE3FB2">
              <w:rPr>
                <w:sz w:val="18"/>
                <w:szCs w:val="22"/>
              </w:rPr>
              <w:t>Reel_29/L-334.pdf</w:t>
            </w:r>
          </w:p>
        </w:tc>
        <w:tc>
          <w:tcPr>
            <w:tcW w:w="1024" w:type="dxa"/>
          </w:tcPr>
          <w:p w14:paraId="1A417787" w14:textId="77777777" w:rsidR="00FD51AA" w:rsidRPr="00CE3FB2" w:rsidRDefault="00FD51AA" w:rsidP="00447FDA">
            <w:pPr>
              <w:rPr>
                <w:sz w:val="18"/>
                <w:szCs w:val="22"/>
              </w:rPr>
            </w:pPr>
          </w:p>
        </w:tc>
        <w:tc>
          <w:tcPr>
            <w:tcW w:w="6840" w:type="dxa"/>
          </w:tcPr>
          <w:p w14:paraId="37513664" w14:textId="77777777" w:rsidR="00FD51AA" w:rsidRPr="00CE3FB2" w:rsidRDefault="00FD51AA" w:rsidP="00447FDA">
            <w:pPr>
              <w:rPr>
                <w:sz w:val="18"/>
                <w:szCs w:val="22"/>
              </w:rPr>
            </w:pPr>
          </w:p>
        </w:tc>
      </w:tr>
      <w:tr w:rsidR="00FD51AA" w:rsidRPr="00CE3FB2" w14:paraId="2F7A792E" w14:textId="41A0761E" w:rsidTr="00FD51AA">
        <w:tc>
          <w:tcPr>
            <w:tcW w:w="1761" w:type="dxa"/>
          </w:tcPr>
          <w:p w14:paraId="135E9B5A" w14:textId="77777777" w:rsidR="00FD51AA" w:rsidRPr="00CE3FB2" w:rsidRDefault="00FD51AA" w:rsidP="00447FDA">
            <w:pPr>
              <w:rPr>
                <w:sz w:val="18"/>
                <w:szCs w:val="22"/>
              </w:rPr>
            </w:pPr>
            <w:r w:rsidRPr="00CE3FB2">
              <w:rPr>
                <w:sz w:val="18"/>
                <w:szCs w:val="22"/>
              </w:rPr>
              <w:t>Reel_29/L-335.pdf</w:t>
            </w:r>
          </w:p>
        </w:tc>
        <w:tc>
          <w:tcPr>
            <w:tcW w:w="1024" w:type="dxa"/>
          </w:tcPr>
          <w:p w14:paraId="176FC52D" w14:textId="77777777" w:rsidR="00FD51AA" w:rsidRPr="00CE3FB2" w:rsidRDefault="00FD51AA" w:rsidP="00447FDA">
            <w:pPr>
              <w:rPr>
                <w:sz w:val="18"/>
                <w:szCs w:val="22"/>
              </w:rPr>
            </w:pPr>
          </w:p>
        </w:tc>
        <w:tc>
          <w:tcPr>
            <w:tcW w:w="6840" w:type="dxa"/>
          </w:tcPr>
          <w:p w14:paraId="43E023EE" w14:textId="77777777" w:rsidR="00FD51AA" w:rsidRPr="00CE3FB2" w:rsidRDefault="00FD51AA" w:rsidP="00447FDA">
            <w:pPr>
              <w:rPr>
                <w:sz w:val="18"/>
                <w:szCs w:val="22"/>
              </w:rPr>
            </w:pPr>
          </w:p>
        </w:tc>
      </w:tr>
      <w:tr w:rsidR="00FD51AA" w:rsidRPr="00CE3FB2" w14:paraId="54B8CB2B" w14:textId="08CF42CC" w:rsidTr="00FD51AA">
        <w:tc>
          <w:tcPr>
            <w:tcW w:w="1761" w:type="dxa"/>
          </w:tcPr>
          <w:p w14:paraId="08879702" w14:textId="77777777" w:rsidR="00FD51AA" w:rsidRPr="00CE3FB2" w:rsidRDefault="00FD51AA" w:rsidP="00447FDA">
            <w:pPr>
              <w:rPr>
                <w:sz w:val="18"/>
                <w:szCs w:val="22"/>
              </w:rPr>
            </w:pPr>
            <w:r w:rsidRPr="00CE3FB2">
              <w:rPr>
                <w:sz w:val="18"/>
                <w:szCs w:val="22"/>
              </w:rPr>
              <w:t>Reel_29/L-336.pdf</w:t>
            </w:r>
          </w:p>
        </w:tc>
        <w:tc>
          <w:tcPr>
            <w:tcW w:w="1024" w:type="dxa"/>
          </w:tcPr>
          <w:p w14:paraId="3D710514" w14:textId="77777777" w:rsidR="00FD51AA" w:rsidRPr="00CE3FB2" w:rsidRDefault="00FD51AA" w:rsidP="00447FDA">
            <w:pPr>
              <w:rPr>
                <w:sz w:val="18"/>
                <w:szCs w:val="22"/>
              </w:rPr>
            </w:pPr>
          </w:p>
        </w:tc>
        <w:tc>
          <w:tcPr>
            <w:tcW w:w="6840" w:type="dxa"/>
          </w:tcPr>
          <w:p w14:paraId="12423DB7" w14:textId="77777777" w:rsidR="00FD51AA" w:rsidRPr="00CE3FB2" w:rsidRDefault="00FD51AA" w:rsidP="00447FDA">
            <w:pPr>
              <w:rPr>
                <w:sz w:val="18"/>
                <w:szCs w:val="22"/>
              </w:rPr>
            </w:pPr>
          </w:p>
        </w:tc>
      </w:tr>
      <w:tr w:rsidR="00FD51AA" w:rsidRPr="00CE3FB2" w14:paraId="35BD881A" w14:textId="12465266" w:rsidTr="00FD51AA">
        <w:tc>
          <w:tcPr>
            <w:tcW w:w="1761" w:type="dxa"/>
          </w:tcPr>
          <w:p w14:paraId="5057073D" w14:textId="77777777" w:rsidR="00FD51AA" w:rsidRPr="00CE3FB2" w:rsidRDefault="00FD51AA" w:rsidP="00447FDA">
            <w:pPr>
              <w:rPr>
                <w:sz w:val="18"/>
                <w:szCs w:val="22"/>
              </w:rPr>
            </w:pPr>
            <w:r w:rsidRPr="00CE3FB2">
              <w:rPr>
                <w:sz w:val="18"/>
                <w:szCs w:val="22"/>
              </w:rPr>
              <w:t>Reel_29/L-337.pdf</w:t>
            </w:r>
          </w:p>
        </w:tc>
        <w:tc>
          <w:tcPr>
            <w:tcW w:w="1024" w:type="dxa"/>
          </w:tcPr>
          <w:p w14:paraId="33C15C1E" w14:textId="77777777" w:rsidR="00FD51AA" w:rsidRPr="00CE3FB2" w:rsidRDefault="00FD51AA" w:rsidP="00447FDA">
            <w:pPr>
              <w:rPr>
                <w:sz w:val="18"/>
                <w:szCs w:val="22"/>
              </w:rPr>
            </w:pPr>
          </w:p>
        </w:tc>
        <w:tc>
          <w:tcPr>
            <w:tcW w:w="6840" w:type="dxa"/>
          </w:tcPr>
          <w:p w14:paraId="2ED3E062" w14:textId="77777777" w:rsidR="00FD51AA" w:rsidRPr="00CE3FB2" w:rsidRDefault="00FD51AA" w:rsidP="00447FDA">
            <w:pPr>
              <w:rPr>
                <w:sz w:val="18"/>
                <w:szCs w:val="22"/>
              </w:rPr>
            </w:pPr>
          </w:p>
        </w:tc>
      </w:tr>
      <w:tr w:rsidR="00FD51AA" w:rsidRPr="00CE3FB2" w14:paraId="017D2731" w14:textId="1153D477" w:rsidTr="00FD51AA">
        <w:tc>
          <w:tcPr>
            <w:tcW w:w="1761" w:type="dxa"/>
          </w:tcPr>
          <w:p w14:paraId="431B1839" w14:textId="77777777" w:rsidR="00FD51AA" w:rsidRPr="00CE3FB2" w:rsidRDefault="00FD51AA" w:rsidP="00447FDA">
            <w:pPr>
              <w:rPr>
                <w:sz w:val="18"/>
                <w:szCs w:val="22"/>
              </w:rPr>
            </w:pPr>
            <w:r w:rsidRPr="00CE3FB2">
              <w:rPr>
                <w:sz w:val="18"/>
                <w:szCs w:val="22"/>
              </w:rPr>
              <w:t>Reel_29/L-338.pdf</w:t>
            </w:r>
          </w:p>
        </w:tc>
        <w:tc>
          <w:tcPr>
            <w:tcW w:w="1024" w:type="dxa"/>
          </w:tcPr>
          <w:p w14:paraId="0C62CB67" w14:textId="77777777" w:rsidR="00FD51AA" w:rsidRPr="00CE3FB2" w:rsidRDefault="00FD51AA" w:rsidP="00447FDA">
            <w:pPr>
              <w:rPr>
                <w:sz w:val="18"/>
                <w:szCs w:val="22"/>
              </w:rPr>
            </w:pPr>
          </w:p>
        </w:tc>
        <w:tc>
          <w:tcPr>
            <w:tcW w:w="6840" w:type="dxa"/>
          </w:tcPr>
          <w:p w14:paraId="580A89EF" w14:textId="77777777" w:rsidR="00FD51AA" w:rsidRPr="00CE3FB2" w:rsidRDefault="00FD51AA" w:rsidP="00447FDA">
            <w:pPr>
              <w:rPr>
                <w:sz w:val="18"/>
                <w:szCs w:val="22"/>
              </w:rPr>
            </w:pPr>
          </w:p>
        </w:tc>
      </w:tr>
      <w:tr w:rsidR="00FD51AA" w:rsidRPr="00CE3FB2" w14:paraId="12A60F46" w14:textId="275A7236" w:rsidTr="00FD51AA">
        <w:tc>
          <w:tcPr>
            <w:tcW w:w="1761" w:type="dxa"/>
          </w:tcPr>
          <w:p w14:paraId="3955262B" w14:textId="77777777" w:rsidR="00FD51AA" w:rsidRPr="00CE3FB2" w:rsidRDefault="00FD51AA" w:rsidP="00447FDA">
            <w:pPr>
              <w:rPr>
                <w:sz w:val="18"/>
                <w:szCs w:val="22"/>
              </w:rPr>
            </w:pPr>
            <w:r w:rsidRPr="00CE3FB2">
              <w:rPr>
                <w:sz w:val="18"/>
                <w:szCs w:val="22"/>
              </w:rPr>
              <w:t>Reel_29/L-339.pdf</w:t>
            </w:r>
          </w:p>
        </w:tc>
        <w:tc>
          <w:tcPr>
            <w:tcW w:w="1024" w:type="dxa"/>
          </w:tcPr>
          <w:p w14:paraId="414E0F92" w14:textId="77777777" w:rsidR="00FD51AA" w:rsidRPr="00CE3FB2" w:rsidRDefault="00FD51AA" w:rsidP="00447FDA">
            <w:pPr>
              <w:rPr>
                <w:sz w:val="18"/>
                <w:szCs w:val="22"/>
              </w:rPr>
            </w:pPr>
          </w:p>
        </w:tc>
        <w:tc>
          <w:tcPr>
            <w:tcW w:w="6840" w:type="dxa"/>
          </w:tcPr>
          <w:p w14:paraId="53DC5A08" w14:textId="77777777" w:rsidR="00FD51AA" w:rsidRPr="00CE3FB2" w:rsidRDefault="00FD51AA" w:rsidP="00447FDA">
            <w:pPr>
              <w:rPr>
                <w:sz w:val="18"/>
                <w:szCs w:val="22"/>
              </w:rPr>
            </w:pPr>
          </w:p>
        </w:tc>
      </w:tr>
      <w:tr w:rsidR="00FD51AA" w:rsidRPr="00CE3FB2" w14:paraId="5464339B" w14:textId="4776CBA2" w:rsidTr="00FD51AA">
        <w:tc>
          <w:tcPr>
            <w:tcW w:w="1761" w:type="dxa"/>
          </w:tcPr>
          <w:p w14:paraId="07A4B298" w14:textId="77777777" w:rsidR="00FD51AA" w:rsidRPr="00CE3FB2" w:rsidRDefault="00FD51AA" w:rsidP="00447FDA">
            <w:pPr>
              <w:rPr>
                <w:sz w:val="18"/>
                <w:szCs w:val="22"/>
              </w:rPr>
            </w:pPr>
            <w:r w:rsidRPr="00CE3FB2">
              <w:rPr>
                <w:sz w:val="18"/>
                <w:szCs w:val="22"/>
              </w:rPr>
              <w:t>Reel_29/L-340.pdf</w:t>
            </w:r>
          </w:p>
        </w:tc>
        <w:tc>
          <w:tcPr>
            <w:tcW w:w="1024" w:type="dxa"/>
          </w:tcPr>
          <w:p w14:paraId="33A0069F" w14:textId="77777777" w:rsidR="00FD51AA" w:rsidRPr="00CE3FB2" w:rsidRDefault="00FD51AA" w:rsidP="00447FDA">
            <w:pPr>
              <w:rPr>
                <w:sz w:val="18"/>
                <w:szCs w:val="22"/>
              </w:rPr>
            </w:pPr>
          </w:p>
        </w:tc>
        <w:tc>
          <w:tcPr>
            <w:tcW w:w="6840" w:type="dxa"/>
          </w:tcPr>
          <w:p w14:paraId="336EE0D1" w14:textId="77777777" w:rsidR="00FD51AA" w:rsidRPr="00CE3FB2" w:rsidRDefault="00FD51AA" w:rsidP="00447FDA">
            <w:pPr>
              <w:rPr>
                <w:sz w:val="18"/>
                <w:szCs w:val="22"/>
              </w:rPr>
            </w:pPr>
          </w:p>
        </w:tc>
      </w:tr>
      <w:tr w:rsidR="00FD51AA" w:rsidRPr="00CE3FB2" w14:paraId="1B1716E0" w14:textId="3FB37908" w:rsidTr="00FD51AA">
        <w:tc>
          <w:tcPr>
            <w:tcW w:w="1761" w:type="dxa"/>
          </w:tcPr>
          <w:p w14:paraId="231C989A" w14:textId="77777777" w:rsidR="00FD51AA" w:rsidRPr="00CE3FB2" w:rsidRDefault="00FD51AA" w:rsidP="00447FDA">
            <w:pPr>
              <w:rPr>
                <w:sz w:val="18"/>
                <w:szCs w:val="22"/>
              </w:rPr>
            </w:pPr>
            <w:r w:rsidRPr="00CE3FB2">
              <w:rPr>
                <w:sz w:val="18"/>
                <w:szCs w:val="22"/>
              </w:rPr>
              <w:t>Reel_29/L-341.pdf</w:t>
            </w:r>
          </w:p>
        </w:tc>
        <w:tc>
          <w:tcPr>
            <w:tcW w:w="1024" w:type="dxa"/>
          </w:tcPr>
          <w:p w14:paraId="10993039" w14:textId="77777777" w:rsidR="00FD51AA" w:rsidRPr="00CE3FB2" w:rsidRDefault="00FD51AA" w:rsidP="00447FDA">
            <w:pPr>
              <w:rPr>
                <w:sz w:val="18"/>
                <w:szCs w:val="22"/>
              </w:rPr>
            </w:pPr>
          </w:p>
        </w:tc>
        <w:tc>
          <w:tcPr>
            <w:tcW w:w="6840" w:type="dxa"/>
          </w:tcPr>
          <w:p w14:paraId="63371034" w14:textId="77777777" w:rsidR="00FD51AA" w:rsidRPr="00CE3FB2" w:rsidRDefault="00FD51AA" w:rsidP="00447FDA">
            <w:pPr>
              <w:rPr>
                <w:sz w:val="18"/>
                <w:szCs w:val="22"/>
              </w:rPr>
            </w:pPr>
          </w:p>
        </w:tc>
      </w:tr>
      <w:tr w:rsidR="00FD51AA" w:rsidRPr="00CE3FB2" w14:paraId="17214C73" w14:textId="52759519" w:rsidTr="00FD51AA">
        <w:tc>
          <w:tcPr>
            <w:tcW w:w="1761" w:type="dxa"/>
          </w:tcPr>
          <w:p w14:paraId="5FD55B6D" w14:textId="77777777" w:rsidR="00FD51AA" w:rsidRPr="00CE3FB2" w:rsidRDefault="00FD51AA" w:rsidP="00447FDA">
            <w:pPr>
              <w:rPr>
                <w:sz w:val="18"/>
                <w:szCs w:val="22"/>
              </w:rPr>
            </w:pPr>
            <w:r w:rsidRPr="00CE3FB2">
              <w:rPr>
                <w:sz w:val="18"/>
                <w:szCs w:val="22"/>
              </w:rPr>
              <w:t>Reel_29/L-342.pdf</w:t>
            </w:r>
          </w:p>
        </w:tc>
        <w:tc>
          <w:tcPr>
            <w:tcW w:w="1024" w:type="dxa"/>
          </w:tcPr>
          <w:p w14:paraId="0BA47C81" w14:textId="77777777" w:rsidR="00FD51AA" w:rsidRPr="00CE3FB2" w:rsidRDefault="00FD51AA" w:rsidP="00447FDA">
            <w:pPr>
              <w:rPr>
                <w:sz w:val="18"/>
                <w:szCs w:val="22"/>
              </w:rPr>
            </w:pPr>
          </w:p>
        </w:tc>
        <w:tc>
          <w:tcPr>
            <w:tcW w:w="6840" w:type="dxa"/>
          </w:tcPr>
          <w:p w14:paraId="03E5C3BE" w14:textId="77777777" w:rsidR="00FD51AA" w:rsidRPr="00CE3FB2" w:rsidRDefault="00FD51AA" w:rsidP="00447FDA">
            <w:pPr>
              <w:rPr>
                <w:sz w:val="18"/>
                <w:szCs w:val="22"/>
              </w:rPr>
            </w:pPr>
          </w:p>
        </w:tc>
      </w:tr>
      <w:tr w:rsidR="00FD51AA" w:rsidRPr="00CE3FB2" w14:paraId="5D069C5D" w14:textId="2092F377" w:rsidTr="00FD51AA">
        <w:tc>
          <w:tcPr>
            <w:tcW w:w="1761" w:type="dxa"/>
          </w:tcPr>
          <w:p w14:paraId="737EA82C" w14:textId="77777777" w:rsidR="00FD51AA" w:rsidRPr="00CE3FB2" w:rsidRDefault="00FD51AA" w:rsidP="00447FDA">
            <w:pPr>
              <w:rPr>
                <w:sz w:val="18"/>
                <w:szCs w:val="22"/>
              </w:rPr>
            </w:pPr>
            <w:r w:rsidRPr="00CE3FB2">
              <w:rPr>
                <w:sz w:val="18"/>
                <w:szCs w:val="22"/>
              </w:rPr>
              <w:t>Reel_29/L-343.pdf</w:t>
            </w:r>
          </w:p>
        </w:tc>
        <w:tc>
          <w:tcPr>
            <w:tcW w:w="1024" w:type="dxa"/>
          </w:tcPr>
          <w:p w14:paraId="518F3D65" w14:textId="77777777" w:rsidR="00FD51AA" w:rsidRPr="00CE3FB2" w:rsidRDefault="00FD51AA" w:rsidP="00447FDA">
            <w:pPr>
              <w:rPr>
                <w:sz w:val="18"/>
                <w:szCs w:val="22"/>
              </w:rPr>
            </w:pPr>
          </w:p>
        </w:tc>
        <w:tc>
          <w:tcPr>
            <w:tcW w:w="6840" w:type="dxa"/>
          </w:tcPr>
          <w:p w14:paraId="4092F2D9" w14:textId="77777777" w:rsidR="00FD51AA" w:rsidRPr="00CE3FB2" w:rsidRDefault="00FD51AA" w:rsidP="00447FDA">
            <w:pPr>
              <w:rPr>
                <w:sz w:val="18"/>
                <w:szCs w:val="22"/>
              </w:rPr>
            </w:pPr>
          </w:p>
        </w:tc>
      </w:tr>
      <w:tr w:rsidR="00FD51AA" w:rsidRPr="00CE3FB2" w14:paraId="4014AA23" w14:textId="607B47C5" w:rsidTr="00FD51AA">
        <w:tc>
          <w:tcPr>
            <w:tcW w:w="1761" w:type="dxa"/>
          </w:tcPr>
          <w:p w14:paraId="61A989B4" w14:textId="77777777" w:rsidR="00FD51AA" w:rsidRPr="00CE3FB2" w:rsidRDefault="00FD51AA" w:rsidP="00447FDA">
            <w:pPr>
              <w:rPr>
                <w:sz w:val="18"/>
                <w:szCs w:val="22"/>
              </w:rPr>
            </w:pPr>
            <w:r w:rsidRPr="00CE3FB2">
              <w:rPr>
                <w:sz w:val="18"/>
                <w:szCs w:val="22"/>
              </w:rPr>
              <w:t>Reel_29/L-344.pdf</w:t>
            </w:r>
          </w:p>
        </w:tc>
        <w:tc>
          <w:tcPr>
            <w:tcW w:w="1024" w:type="dxa"/>
          </w:tcPr>
          <w:p w14:paraId="674DAE6C" w14:textId="77777777" w:rsidR="00FD51AA" w:rsidRPr="00CE3FB2" w:rsidRDefault="00FD51AA" w:rsidP="00447FDA">
            <w:pPr>
              <w:rPr>
                <w:sz w:val="18"/>
                <w:szCs w:val="22"/>
              </w:rPr>
            </w:pPr>
          </w:p>
        </w:tc>
        <w:tc>
          <w:tcPr>
            <w:tcW w:w="6840" w:type="dxa"/>
          </w:tcPr>
          <w:p w14:paraId="747D41B5" w14:textId="77777777" w:rsidR="00FD51AA" w:rsidRPr="00CE3FB2" w:rsidRDefault="00FD51AA" w:rsidP="00447FDA">
            <w:pPr>
              <w:rPr>
                <w:sz w:val="18"/>
                <w:szCs w:val="22"/>
              </w:rPr>
            </w:pPr>
          </w:p>
        </w:tc>
      </w:tr>
      <w:tr w:rsidR="00FD51AA" w:rsidRPr="00CE3FB2" w14:paraId="09257E12" w14:textId="044EA13D" w:rsidTr="00FD51AA">
        <w:tc>
          <w:tcPr>
            <w:tcW w:w="1761" w:type="dxa"/>
          </w:tcPr>
          <w:p w14:paraId="73CFE232" w14:textId="77777777" w:rsidR="00FD51AA" w:rsidRPr="00CE3FB2" w:rsidRDefault="00FD51AA" w:rsidP="00447FDA">
            <w:pPr>
              <w:rPr>
                <w:sz w:val="18"/>
                <w:szCs w:val="22"/>
              </w:rPr>
            </w:pPr>
            <w:r w:rsidRPr="00CE3FB2">
              <w:rPr>
                <w:sz w:val="18"/>
                <w:szCs w:val="22"/>
              </w:rPr>
              <w:t>Reel_29/L-345.pdf</w:t>
            </w:r>
          </w:p>
        </w:tc>
        <w:tc>
          <w:tcPr>
            <w:tcW w:w="1024" w:type="dxa"/>
          </w:tcPr>
          <w:p w14:paraId="0EC3E6C8" w14:textId="77777777" w:rsidR="00FD51AA" w:rsidRPr="00CE3FB2" w:rsidRDefault="00FD51AA" w:rsidP="00447FDA">
            <w:pPr>
              <w:rPr>
                <w:sz w:val="18"/>
                <w:szCs w:val="22"/>
              </w:rPr>
            </w:pPr>
          </w:p>
        </w:tc>
        <w:tc>
          <w:tcPr>
            <w:tcW w:w="6840" w:type="dxa"/>
          </w:tcPr>
          <w:p w14:paraId="578C449A" w14:textId="77777777" w:rsidR="00FD51AA" w:rsidRPr="00CE3FB2" w:rsidRDefault="00FD51AA" w:rsidP="00447FDA">
            <w:pPr>
              <w:rPr>
                <w:sz w:val="18"/>
                <w:szCs w:val="22"/>
              </w:rPr>
            </w:pPr>
          </w:p>
        </w:tc>
      </w:tr>
      <w:tr w:rsidR="00FD51AA" w:rsidRPr="00CE3FB2" w14:paraId="176D650F" w14:textId="3B309E90" w:rsidTr="00FD51AA">
        <w:tc>
          <w:tcPr>
            <w:tcW w:w="1761" w:type="dxa"/>
          </w:tcPr>
          <w:p w14:paraId="7E622D36" w14:textId="77777777" w:rsidR="00FD51AA" w:rsidRPr="00CE3FB2" w:rsidRDefault="00FD51AA" w:rsidP="00447FDA">
            <w:pPr>
              <w:rPr>
                <w:sz w:val="18"/>
                <w:szCs w:val="22"/>
              </w:rPr>
            </w:pPr>
            <w:r w:rsidRPr="00CE3FB2">
              <w:rPr>
                <w:sz w:val="18"/>
                <w:szCs w:val="22"/>
              </w:rPr>
              <w:t>Reel_29/L-346.pdf</w:t>
            </w:r>
          </w:p>
        </w:tc>
        <w:tc>
          <w:tcPr>
            <w:tcW w:w="1024" w:type="dxa"/>
          </w:tcPr>
          <w:p w14:paraId="20594BCE" w14:textId="77777777" w:rsidR="00FD51AA" w:rsidRPr="00CE3FB2" w:rsidRDefault="00FD51AA" w:rsidP="00447FDA">
            <w:pPr>
              <w:rPr>
                <w:sz w:val="18"/>
                <w:szCs w:val="22"/>
              </w:rPr>
            </w:pPr>
          </w:p>
        </w:tc>
        <w:tc>
          <w:tcPr>
            <w:tcW w:w="6840" w:type="dxa"/>
          </w:tcPr>
          <w:p w14:paraId="533FD340" w14:textId="77777777" w:rsidR="00FD51AA" w:rsidRPr="00CE3FB2" w:rsidRDefault="00FD51AA" w:rsidP="00447FDA">
            <w:pPr>
              <w:rPr>
                <w:sz w:val="18"/>
                <w:szCs w:val="22"/>
              </w:rPr>
            </w:pPr>
          </w:p>
        </w:tc>
      </w:tr>
      <w:tr w:rsidR="00FD51AA" w:rsidRPr="00CE3FB2" w14:paraId="2C91FAAA" w14:textId="52982F64" w:rsidTr="00FD51AA">
        <w:tc>
          <w:tcPr>
            <w:tcW w:w="1761" w:type="dxa"/>
          </w:tcPr>
          <w:p w14:paraId="5ACAAE6A" w14:textId="77777777" w:rsidR="00FD51AA" w:rsidRPr="00CE3FB2" w:rsidRDefault="00FD51AA" w:rsidP="00447FDA">
            <w:pPr>
              <w:rPr>
                <w:sz w:val="18"/>
                <w:szCs w:val="22"/>
              </w:rPr>
            </w:pPr>
            <w:r w:rsidRPr="00CE3FB2">
              <w:rPr>
                <w:sz w:val="18"/>
                <w:szCs w:val="22"/>
              </w:rPr>
              <w:t>Reel_29/L-347.pdf</w:t>
            </w:r>
          </w:p>
        </w:tc>
        <w:tc>
          <w:tcPr>
            <w:tcW w:w="1024" w:type="dxa"/>
          </w:tcPr>
          <w:p w14:paraId="399DB587" w14:textId="77777777" w:rsidR="00FD51AA" w:rsidRPr="00CE3FB2" w:rsidRDefault="00FD51AA" w:rsidP="00447FDA">
            <w:pPr>
              <w:rPr>
                <w:sz w:val="18"/>
                <w:szCs w:val="22"/>
              </w:rPr>
            </w:pPr>
          </w:p>
        </w:tc>
        <w:tc>
          <w:tcPr>
            <w:tcW w:w="6840" w:type="dxa"/>
          </w:tcPr>
          <w:p w14:paraId="335EF3CF" w14:textId="77777777" w:rsidR="00FD51AA" w:rsidRPr="00CE3FB2" w:rsidRDefault="00FD51AA" w:rsidP="00447FDA">
            <w:pPr>
              <w:rPr>
                <w:sz w:val="18"/>
                <w:szCs w:val="22"/>
              </w:rPr>
            </w:pPr>
          </w:p>
        </w:tc>
      </w:tr>
      <w:tr w:rsidR="00FD51AA" w:rsidRPr="00CE3FB2" w14:paraId="7246739D" w14:textId="5CBC15ED" w:rsidTr="00FD51AA">
        <w:tc>
          <w:tcPr>
            <w:tcW w:w="1761" w:type="dxa"/>
          </w:tcPr>
          <w:p w14:paraId="774A23A5" w14:textId="77777777" w:rsidR="00FD51AA" w:rsidRPr="00CE3FB2" w:rsidRDefault="00FD51AA" w:rsidP="00447FDA">
            <w:pPr>
              <w:rPr>
                <w:sz w:val="18"/>
                <w:szCs w:val="22"/>
              </w:rPr>
            </w:pPr>
            <w:r w:rsidRPr="00CE3FB2">
              <w:rPr>
                <w:sz w:val="18"/>
                <w:szCs w:val="22"/>
              </w:rPr>
              <w:t>Reel_29/L-348.pdf</w:t>
            </w:r>
          </w:p>
        </w:tc>
        <w:tc>
          <w:tcPr>
            <w:tcW w:w="1024" w:type="dxa"/>
          </w:tcPr>
          <w:p w14:paraId="14A7DBE6" w14:textId="77777777" w:rsidR="00FD51AA" w:rsidRPr="00CE3FB2" w:rsidRDefault="00FD51AA" w:rsidP="00447FDA">
            <w:pPr>
              <w:rPr>
                <w:sz w:val="18"/>
                <w:szCs w:val="22"/>
              </w:rPr>
            </w:pPr>
          </w:p>
        </w:tc>
        <w:tc>
          <w:tcPr>
            <w:tcW w:w="6840" w:type="dxa"/>
          </w:tcPr>
          <w:p w14:paraId="36A21B1C" w14:textId="77777777" w:rsidR="00FD51AA" w:rsidRPr="00CE3FB2" w:rsidRDefault="00FD51AA" w:rsidP="00447FDA">
            <w:pPr>
              <w:rPr>
                <w:sz w:val="18"/>
                <w:szCs w:val="22"/>
              </w:rPr>
            </w:pPr>
          </w:p>
        </w:tc>
      </w:tr>
      <w:tr w:rsidR="00FD51AA" w:rsidRPr="00CE3FB2" w14:paraId="6B5A5A64" w14:textId="03F6DE3D" w:rsidTr="00FD51AA">
        <w:tc>
          <w:tcPr>
            <w:tcW w:w="1761" w:type="dxa"/>
          </w:tcPr>
          <w:p w14:paraId="13CE45D9" w14:textId="77777777" w:rsidR="00FD51AA" w:rsidRPr="00CE3FB2" w:rsidRDefault="00FD51AA" w:rsidP="00447FDA">
            <w:pPr>
              <w:rPr>
                <w:sz w:val="18"/>
                <w:szCs w:val="22"/>
              </w:rPr>
            </w:pPr>
            <w:r w:rsidRPr="00CE3FB2">
              <w:rPr>
                <w:sz w:val="18"/>
                <w:szCs w:val="22"/>
              </w:rPr>
              <w:t>Reel_29/L-349.pdf</w:t>
            </w:r>
          </w:p>
        </w:tc>
        <w:tc>
          <w:tcPr>
            <w:tcW w:w="1024" w:type="dxa"/>
          </w:tcPr>
          <w:p w14:paraId="065A0795" w14:textId="77777777" w:rsidR="00FD51AA" w:rsidRPr="00CE3FB2" w:rsidRDefault="00FD51AA" w:rsidP="00447FDA">
            <w:pPr>
              <w:rPr>
                <w:sz w:val="18"/>
                <w:szCs w:val="22"/>
              </w:rPr>
            </w:pPr>
          </w:p>
        </w:tc>
        <w:tc>
          <w:tcPr>
            <w:tcW w:w="6840" w:type="dxa"/>
          </w:tcPr>
          <w:p w14:paraId="30B86E34" w14:textId="77777777" w:rsidR="00FD51AA" w:rsidRPr="00CE3FB2" w:rsidRDefault="00FD51AA" w:rsidP="00447FDA">
            <w:pPr>
              <w:rPr>
                <w:sz w:val="18"/>
                <w:szCs w:val="22"/>
              </w:rPr>
            </w:pPr>
          </w:p>
        </w:tc>
      </w:tr>
      <w:tr w:rsidR="00FD51AA" w:rsidRPr="00CE3FB2" w14:paraId="3B7EBE1F" w14:textId="2E688287" w:rsidTr="00FD51AA">
        <w:tc>
          <w:tcPr>
            <w:tcW w:w="1761" w:type="dxa"/>
          </w:tcPr>
          <w:p w14:paraId="044A8FE4" w14:textId="77777777" w:rsidR="00FD51AA" w:rsidRPr="00CE3FB2" w:rsidRDefault="00FD51AA" w:rsidP="00447FDA">
            <w:pPr>
              <w:rPr>
                <w:sz w:val="18"/>
                <w:szCs w:val="22"/>
              </w:rPr>
            </w:pPr>
            <w:r w:rsidRPr="00CE3FB2">
              <w:rPr>
                <w:sz w:val="18"/>
                <w:szCs w:val="22"/>
              </w:rPr>
              <w:t>Reel_29/L-350.pdf</w:t>
            </w:r>
          </w:p>
        </w:tc>
        <w:tc>
          <w:tcPr>
            <w:tcW w:w="1024" w:type="dxa"/>
          </w:tcPr>
          <w:p w14:paraId="540A7547" w14:textId="77777777" w:rsidR="00FD51AA" w:rsidRPr="00CE3FB2" w:rsidRDefault="00FD51AA" w:rsidP="00447FDA">
            <w:pPr>
              <w:rPr>
                <w:sz w:val="18"/>
                <w:szCs w:val="22"/>
              </w:rPr>
            </w:pPr>
          </w:p>
        </w:tc>
        <w:tc>
          <w:tcPr>
            <w:tcW w:w="6840" w:type="dxa"/>
          </w:tcPr>
          <w:p w14:paraId="7A645360" w14:textId="77777777" w:rsidR="00FD51AA" w:rsidRPr="00CE3FB2" w:rsidRDefault="00FD51AA" w:rsidP="00447FDA">
            <w:pPr>
              <w:rPr>
                <w:sz w:val="18"/>
                <w:szCs w:val="22"/>
              </w:rPr>
            </w:pPr>
          </w:p>
        </w:tc>
      </w:tr>
      <w:tr w:rsidR="00FD51AA" w:rsidRPr="00CE3FB2" w14:paraId="15B5951C" w14:textId="75DF7E03" w:rsidTr="00FD51AA">
        <w:tc>
          <w:tcPr>
            <w:tcW w:w="1761" w:type="dxa"/>
          </w:tcPr>
          <w:p w14:paraId="0850901E" w14:textId="77777777" w:rsidR="00FD51AA" w:rsidRPr="00CE3FB2" w:rsidRDefault="00FD51AA" w:rsidP="00447FDA">
            <w:pPr>
              <w:rPr>
                <w:sz w:val="18"/>
                <w:szCs w:val="22"/>
              </w:rPr>
            </w:pPr>
            <w:r w:rsidRPr="00CE3FB2">
              <w:rPr>
                <w:sz w:val="18"/>
                <w:szCs w:val="22"/>
              </w:rPr>
              <w:t>Reel_29/L-351.pdf</w:t>
            </w:r>
          </w:p>
        </w:tc>
        <w:tc>
          <w:tcPr>
            <w:tcW w:w="1024" w:type="dxa"/>
          </w:tcPr>
          <w:p w14:paraId="6EBB5F8E" w14:textId="77777777" w:rsidR="00FD51AA" w:rsidRPr="00CE3FB2" w:rsidRDefault="00FD51AA" w:rsidP="00447FDA">
            <w:pPr>
              <w:rPr>
                <w:sz w:val="18"/>
                <w:szCs w:val="22"/>
              </w:rPr>
            </w:pPr>
          </w:p>
        </w:tc>
        <w:tc>
          <w:tcPr>
            <w:tcW w:w="6840" w:type="dxa"/>
          </w:tcPr>
          <w:p w14:paraId="19F227E9" w14:textId="77777777" w:rsidR="00FD51AA" w:rsidRPr="00CE3FB2" w:rsidRDefault="00FD51AA" w:rsidP="00447FDA">
            <w:pPr>
              <w:rPr>
                <w:sz w:val="18"/>
                <w:szCs w:val="22"/>
              </w:rPr>
            </w:pPr>
          </w:p>
        </w:tc>
      </w:tr>
      <w:tr w:rsidR="00FD51AA" w:rsidRPr="00CE3FB2" w14:paraId="38FC32EA" w14:textId="79F1E1FE" w:rsidTr="00FD51AA">
        <w:tc>
          <w:tcPr>
            <w:tcW w:w="1761" w:type="dxa"/>
          </w:tcPr>
          <w:p w14:paraId="72260E36" w14:textId="77777777" w:rsidR="00FD51AA" w:rsidRPr="00CE3FB2" w:rsidRDefault="00FD51AA" w:rsidP="00447FDA">
            <w:pPr>
              <w:rPr>
                <w:sz w:val="18"/>
                <w:szCs w:val="22"/>
              </w:rPr>
            </w:pPr>
            <w:r w:rsidRPr="00CE3FB2">
              <w:rPr>
                <w:sz w:val="18"/>
                <w:szCs w:val="22"/>
              </w:rPr>
              <w:t>Reel_29/L-352.pdf</w:t>
            </w:r>
          </w:p>
        </w:tc>
        <w:tc>
          <w:tcPr>
            <w:tcW w:w="1024" w:type="dxa"/>
          </w:tcPr>
          <w:p w14:paraId="33894338" w14:textId="77777777" w:rsidR="00FD51AA" w:rsidRPr="00CE3FB2" w:rsidRDefault="00FD51AA" w:rsidP="00447FDA">
            <w:pPr>
              <w:rPr>
                <w:sz w:val="18"/>
                <w:szCs w:val="22"/>
              </w:rPr>
            </w:pPr>
          </w:p>
        </w:tc>
        <w:tc>
          <w:tcPr>
            <w:tcW w:w="6840" w:type="dxa"/>
          </w:tcPr>
          <w:p w14:paraId="4F77D0FF" w14:textId="77777777" w:rsidR="00FD51AA" w:rsidRPr="00CE3FB2" w:rsidRDefault="00FD51AA" w:rsidP="00447FDA">
            <w:pPr>
              <w:rPr>
                <w:sz w:val="18"/>
                <w:szCs w:val="22"/>
              </w:rPr>
            </w:pPr>
          </w:p>
        </w:tc>
      </w:tr>
      <w:tr w:rsidR="00FD51AA" w:rsidRPr="00CE3FB2" w14:paraId="560D9131" w14:textId="4299AD10" w:rsidTr="00FD51AA">
        <w:tc>
          <w:tcPr>
            <w:tcW w:w="1761" w:type="dxa"/>
          </w:tcPr>
          <w:p w14:paraId="3E3A1A3E" w14:textId="77777777" w:rsidR="00FD51AA" w:rsidRPr="00CE3FB2" w:rsidRDefault="00FD51AA" w:rsidP="00447FDA">
            <w:pPr>
              <w:rPr>
                <w:sz w:val="18"/>
                <w:szCs w:val="22"/>
              </w:rPr>
            </w:pPr>
            <w:r w:rsidRPr="00CE3FB2">
              <w:rPr>
                <w:sz w:val="18"/>
                <w:szCs w:val="22"/>
              </w:rPr>
              <w:t>Reel_29/L-353.pdf</w:t>
            </w:r>
          </w:p>
        </w:tc>
        <w:tc>
          <w:tcPr>
            <w:tcW w:w="1024" w:type="dxa"/>
          </w:tcPr>
          <w:p w14:paraId="60A3FB9E" w14:textId="77777777" w:rsidR="00FD51AA" w:rsidRPr="00CE3FB2" w:rsidRDefault="00FD51AA" w:rsidP="00447FDA">
            <w:pPr>
              <w:rPr>
                <w:sz w:val="18"/>
                <w:szCs w:val="22"/>
              </w:rPr>
            </w:pPr>
          </w:p>
        </w:tc>
        <w:tc>
          <w:tcPr>
            <w:tcW w:w="6840" w:type="dxa"/>
          </w:tcPr>
          <w:p w14:paraId="1C912445" w14:textId="77777777" w:rsidR="00FD51AA" w:rsidRPr="00CE3FB2" w:rsidRDefault="00FD51AA" w:rsidP="00447FDA">
            <w:pPr>
              <w:rPr>
                <w:sz w:val="18"/>
                <w:szCs w:val="22"/>
              </w:rPr>
            </w:pPr>
          </w:p>
        </w:tc>
      </w:tr>
      <w:tr w:rsidR="00FD51AA" w:rsidRPr="00CE3FB2" w14:paraId="35EABA70" w14:textId="07291C4C" w:rsidTr="00FD51AA">
        <w:tc>
          <w:tcPr>
            <w:tcW w:w="1761" w:type="dxa"/>
          </w:tcPr>
          <w:p w14:paraId="6187E861" w14:textId="77777777" w:rsidR="00FD51AA" w:rsidRPr="00CE3FB2" w:rsidRDefault="00FD51AA" w:rsidP="00447FDA">
            <w:pPr>
              <w:rPr>
                <w:sz w:val="18"/>
                <w:szCs w:val="22"/>
              </w:rPr>
            </w:pPr>
            <w:r w:rsidRPr="00CE3FB2">
              <w:rPr>
                <w:sz w:val="18"/>
                <w:szCs w:val="22"/>
              </w:rPr>
              <w:t>Reel_29/L-354.pdf</w:t>
            </w:r>
          </w:p>
        </w:tc>
        <w:tc>
          <w:tcPr>
            <w:tcW w:w="1024" w:type="dxa"/>
          </w:tcPr>
          <w:p w14:paraId="1E117EAE" w14:textId="77777777" w:rsidR="00FD51AA" w:rsidRPr="00CE3FB2" w:rsidRDefault="00FD51AA" w:rsidP="00447FDA">
            <w:pPr>
              <w:rPr>
                <w:sz w:val="18"/>
                <w:szCs w:val="22"/>
              </w:rPr>
            </w:pPr>
          </w:p>
        </w:tc>
        <w:tc>
          <w:tcPr>
            <w:tcW w:w="6840" w:type="dxa"/>
          </w:tcPr>
          <w:p w14:paraId="4F2F500C" w14:textId="77777777" w:rsidR="00FD51AA" w:rsidRPr="00CE3FB2" w:rsidRDefault="00FD51AA" w:rsidP="00447FDA">
            <w:pPr>
              <w:rPr>
                <w:sz w:val="18"/>
                <w:szCs w:val="22"/>
              </w:rPr>
            </w:pPr>
          </w:p>
        </w:tc>
      </w:tr>
      <w:tr w:rsidR="00FD51AA" w:rsidRPr="00CE3FB2" w14:paraId="41B16F2A" w14:textId="651EBE4A" w:rsidTr="00FD51AA">
        <w:tc>
          <w:tcPr>
            <w:tcW w:w="1761" w:type="dxa"/>
          </w:tcPr>
          <w:p w14:paraId="08FF356E" w14:textId="77777777" w:rsidR="00FD51AA" w:rsidRPr="00CE3FB2" w:rsidRDefault="00FD51AA" w:rsidP="00447FDA">
            <w:pPr>
              <w:rPr>
                <w:sz w:val="18"/>
                <w:szCs w:val="22"/>
              </w:rPr>
            </w:pPr>
            <w:r w:rsidRPr="00CE3FB2">
              <w:rPr>
                <w:sz w:val="18"/>
                <w:szCs w:val="22"/>
              </w:rPr>
              <w:t>Reel_29/L-355.pdf</w:t>
            </w:r>
          </w:p>
        </w:tc>
        <w:tc>
          <w:tcPr>
            <w:tcW w:w="1024" w:type="dxa"/>
          </w:tcPr>
          <w:p w14:paraId="46343621" w14:textId="77777777" w:rsidR="00FD51AA" w:rsidRPr="00CE3FB2" w:rsidRDefault="00FD51AA" w:rsidP="00447FDA">
            <w:pPr>
              <w:rPr>
                <w:sz w:val="18"/>
                <w:szCs w:val="22"/>
              </w:rPr>
            </w:pPr>
          </w:p>
        </w:tc>
        <w:tc>
          <w:tcPr>
            <w:tcW w:w="6840" w:type="dxa"/>
          </w:tcPr>
          <w:p w14:paraId="6777063B" w14:textId="77777777" w:rsidR="00FD51AA" w:rsidRPr="00CE3FB2" w:rsidRDefault="00FD51AA" w:rsidP="00447FDA">
            <w:pPr>
              <w:rPr>
                <w:sz w:val="18"/>
                <w:szCs w:val="22"/>
              </w:rPr>
            </w:pPr>
          </w:p>
        </w:tc>
      </w:tr>
      <w:tr w:rsidR="00FD51AA" w:rsidRPr="00CE3FB2" w14:paraId="2B0B7CAC" w14:textId="5C36EE1B" w:rsidTr="00FD51AA">
        <w:tc>
          <w:tcPr>
            <w:tcW w:w="1761" w:type="dxa"/>
          </w:tcPr>
          <w:p w14:paraId="4F026C8F" w14:textId="77777777" w:rsidR="00FD51AA" w:rsidRPr="00CE3FB2" w:rsidRDefault="00FD51AA" w:rsidP="00447FDA">
            <w:pPr>
              <w:rPr>
                <w:sz w:val="18"/>
                <w:szCs w:val="22"/>
              </w:rPr>
            </w:pPr>
            <w:r w:rsidRPr="00CE3FB2">
              <w:rPr>
                <w:sz w:val="18"/>
                <w:szCs w:val="22"/>
              </w:rPr>
              <w:t>Reel_29/L-356.pdf</w:t>
            </w:r>
          </w:p>
        </w:tc>
        <w:tc>
          <w:tcPr>
            <w:tcW w:w="1024" w:type="dxa"/>
          </w:tcPr>
          <w:p w14:paraId="0914E207" w14:textId="77777777" w:rsidR="00FD51AA" w:rsidRPr="00CE3FB2" w:rsidRDefault="00FD51AA" w:rsidP="00447FDA">
            <w:pPr>
              <w:rPr>
                <w:sz w:val="18"/>
                <w:szCs w:val="22"/>
              </w:rPr>
            </w:pPr>
          </w:p>
        </w:tc>
        <w:tc>
          <w:tcPr>
            <w:tcW w:w="6840" w:type="dxa"/>
          </w:tcPr>
          <w:p w14:paraId="4259787F" w14:textId="77777777" w:rsidR="00FD51AA" w:rsidRPr="00CE3FB2" w:rsidRDefault="00FD51AA" w:rsidP="00447FDA">
            <w:pPr>
              <w:rPr>
                <w:sz w:val="18"/>
                <w:szCs w:val="22"/>
              </w:rPr>
            </w:pPr>
          </w:p>
        </w:tc>
      </w:tr>
      <w:tr w:rsidR="00FD51AA" w:rsidRPr="00CE3FB2" w14:paraId="7BBFDCDC" w14:textId="7D706F2F" w:rsidTr="00FD51AA">
        <w:tc>
          <w:tcPr>
            <w:tcW w:w="1761" w:type="dxa"/>
          </w:tcPr>
          <w:p w14:paraId="72BA9A56" w14:textId="77777777" w:rsidR="00FD51AA" w:rsidRPr="00CE3FB2" w:rsidRDefault="00FD51AA" w:rsidP="00447FDA">
            <w:pPr>
              <w:rPr>
                <w:sz w:val="18"/>
                <w:szCs w:val="22"/>
              </w:rPr>
            </w:pPr>
            <w:r w:rsidRPr="00CE3FB2">
              <w:rPr>
                <w:sz w:val="18"/>
                <w:szCs w:val="22"/>
              </w:rPr>
              <w:t>Reel_29/L-357.pdf</w:t>
            </w:r>
          </w:p>
        </w:tc>
        <w:tc>
          <w:tcPr>
            <w:tcW w:w="1024" w:type="dxa"/>
          </w:tcPr>
          <w:p w14:paraId="253E92CF" w14:textId="77777777" w:rsidR="00FD51AA" w:rsidRPr="00CE3FB2" w:rsidRDefault="00FD51AA" w:rsidP="00447FDA">
            <w:pPr>
              <w:rPr>
                <w:sz w:val="18"/>
                <w:szCs w:val="22"/>
              </w:rPr>
            </w:pPr>
          </w:p>
        </w:tc>
        <w:tc>
          <w:tcPr>
            <w:tcW w:w="6840" w:type="dxa"/>
          </w:tcPr>
          <w:p w14:paraId="5D66501D" w14:textId="77777777" w:rsidR="00FD51AA" w:rsidRPr="00CE3FB2" w:rsidRDefault="00FD51AA" w:rsidP="00447FDA">
            <w:pPr>
              <w:rPr>
                <w:sz w:val="18"/>
                <w:szCs w:val="22"/>
              </w:rPr>
            </w:pPr>
          </w:p>
        </w:tc>
      </w:tr>
      <w:tr w:rsidR="00FD51AA" w:rsidRPr="00CE3FB2" w14:paraId="3F570060" w14:textId="391C540F" w:rsidTr="00FD51AA">
        <w:tc>
          <w:tcPr>
            <w:tcW w:w="1761" w:type="dxa"/>
          </w:tcPr>
          <w:p w14:paraId="0A88DB70" w14:textId="77777777" w:rsidR="00FD51AA" w:rsidRPr="00CE3FB2" w:rsidRDefault="00FD51AA" w:rsidP="00447FDA">
            <w:pPr>
              <w:rPr>
                <w:sz w:val="18"/>
                <w:szCs w:val="22"/>
              </w:rPr>
            </w:pPr>
            <w:r w:rsidRPr="00CE3FB2">
              <w:rPr>
                <w:sz w:val="18"/>
                <w:szCs w:val="22"/>
              </w:rPr>
              <w:lastRenderedPageBreak/>
              <w:t>Reel_29/L-358.pdf</w:t>
            </w:r>
          </w:p>
        </w:tc>
        <w:tc>
          <w:tcPr>
            <w:tcW w:w="1024" w:type="dxa"/>
          </w:tcPr>
          <w:p w14:paraId="5603DB5B" w14:textId="77777777" w:rsidR="00FD51AA" w:rsidRPr="00CE3FB2" w:rsidRDefault="00FD51AA" w:rsidP="00447FDA">
            <w:pPr>
              <w:rPr>
                <w:sz w:val="18"/>
                <w:szCs w:val="22"/>
              </w:rPr>
            </w:pPr>
          </w:p>
        </w:tc>
        <w:tc>
          <w:tcPr>
            <w:tcW w:w="6840" w:type="dxa"/>
          </w:tcPr>
          <w:p w14:paraId="0ED19007" w14:textId="77777777" w:rsidR="00FD51AA" w:rsidRPr="00CE3FB2" w:rsidRDefault="00FD51AA" w:rsidP="00447FDA">
            <w:pPr>
              <w:rPr>
                <w:sz w:val="18"/>
                <w:szCs w:val="22"/>
              </w:rPr>
            </w:pPr>
          </w:p>
        </w:tc>
      </w:tr>
    </w:tbl>
    <w:p w14:paraId="62720554" w14:textId="24004417" w:rsidR="00CE3FB2" w:rsidRDefault="00CE3FB2" w:rsidP="00CE3FB2"/>
    <w:p w14:paraId="3940E512" w14:textId="77777777" w:rsidR="00CE3FB2" w:rsidRPr="00CE3FB2" w:rsidRDefault="00CE3FB2" w:rsidP="00CE3FB2"/>
    <w:p w14:paraId="4DE5B6A4" w14:textId="19E7CBDC" w:rsidR="00A35CC4" w:rsidRDefault="00A35CC4" w:rsidP="008D28F5">
      <w:pPr>
        <w:pStyle w:val="Heading1"/>
      </w:pPr>
      <w:bookmarkStart w:id="53" w:name="_Toc193914332"/>
      <w:r>
        <w:t>Smithsonian Objects and Documents</w:t>
      </w:r>
      <w:bookmarkEnd w:id="53"/>
    </w:p>
    <w:p w14:paraId="6C846C0B" w14:textId="5EEB6E04" w:rsidR="00A35CC4" w:rsidRDefault="00A35CC4" w:rsidP="00A35CC4"/>
    <w:p w14:paraId="5FBE3BD8" w14:textId="77777777" w:rsidR="00A35CC4" w:rsidRDefault="00A35CC4" w:rsidP="005679C7">
      <w:pPr>
        <w:spacing w:before="0" w:after="0"/>
        <w:ind w:left="720"/>
        <w:rPr>
          <w:rFonts w:ascii="Times New Roman" w:hAnsi="Times New Roman"/>
        </w:rPr>
      </w:pPr>
      <w:r>
        <w:t>-------- Forwarded Message --------</w:t>
      </w:r>
    </w:p>
    <w:tbl>
      <w:tblPr>
        <w:tblW w:w="0" w:type="auto"/>
        <w:tblCellSpacing w:w="0" w:type="dxa"/>
        <w:tblInd w:w="720" w:type="dxa"/>
        <w:tblCellMar>
          <w:left w:w="0" w:type="dxa"/>
          <w:right w:w="0" w:type="dxa"/>
        </w:tblCellMar>
        <w:tblLook w:val="04A0" w:firstRow="1" w:lastRow="0" w:firstColumn="1" w:lastColumn="0" w:noHBand="0" w:noVBand="1"/>
      </w:tblPr>
      <w:tblGrid>
        <w:gridCol w:w="789"/>
        <w:gridCol w:w="6888"/>
      </w:tblGrid>
      <w:tr w:rsidR="00A35CC4" w14:paraId="6DAFE0F3" w14:textId="77777777" w:rsidTr="005679C7">
        <w:trPr>
          <w:tblCellSpacing w:w="0" w:type="dxa"/>
        </w:trPr>
        <w:tc>
          <w:tcPr>
            <w:tcW w:w="0" w:type="auto"/>
            <w:noWrap/>
            <w:hideMark/>
          </w:tcPr>
          <w:p w14:paraId="200AAE21" w14:textId="77777777" w:rsidR="00A35CC4" w:rsidRDefault="00A35CC4">
            <w:pPr>
              <w:jc w:val="right"/>
              <w:rPr>
                <w:b/>
                <w:bCs/>
              </w:rPr>
            </w:pPr>
            <w:r>
              <w:rPr>
                <w:b/>
                <w:bCs/>
              </w:rPr>
              <w:t xml:space="preserve">Subject: </w:t>
            </w:r>
          </w:p>
        </w:tc>
        <w:tc>
          <w:tcPr>
            <w:tcW w:w="0" w:type="auto"/>
            <w:vAlign w:val="center"/>
            <w:hideMark/>
          </w:tcPr>
          <w:p w14:paraId="54C6E79A" w14:textId="77777777" w:rsidR="00A35CC4" w:rsidRDefault="00A35CC4">
            <w:r>
              <w:t>RE: MIT Museum/CHM Whirlwind project</w:t>
            </w:r>
          </w:p>
        </w:tc>
      </w:tr>
      <w:tr w:rsidR="00A35CC4" w14:paraId="5D25857F" w14:textId="77777777" w:rsidTr="005679C7">
        <w:trPr>
          <w:tblCellSpacing w:w="0" w:type="dxa"/>
        </w:trPr>
        <w:tc>
          <w:tcPr>
            <w:tcW w:w="0" w:type="auto"/>
            <w:noWrap/>
            <w:hideMark/>
          </w:tcPr>
          <w:p w14:paraId="0F55BA99" w14:textId="77777777" w:rsidR="00A35CC4" w:rsidRDefault="00A35CC4">
            <w:pPr>
              <w:jc w:val="right"/>
              <w:rPr>
                <w:b/>
                <w:bCs/>
              </w:rPr>
            </w:pPr>
            <w:r>
              <w:rPr>
                <w:b/>
                <w:bCs/>
              </w:rPr>
              <w:t xml:space="preserve">Date: </w:t>
            </w:r>
          </w:p>
        </w:tc>
        <w:tc>
          <w:tcPr>
            <w:tcW w:w="0" w:type="auto"/>
            <w:vAlign w:val="center"/>
            <w:hideMark/>
          </w:tcPr>
          <w:p w14:paraId="66E43DD8" w14:textId="77777777" w:rsidR="00A35CC4" w:rsidRDefault="00A35CC4">
            <w:r>
              <w:t>Mon, 19 Nov 2018 12:42:31 +0000</w:t>
            </w:r>
          </w:p>
        </w:tc>
      </w:tr>
      <w:tr w:rsidR="00A35CC4" w14:paraId="7D062C13" w14:textId="77777777" w:rsidTr="005679C7">
        <w:trPr>
          <w:tblCellSpacing w:w="0" w:type="dxa"/>
        </w:trPr>
        <w:tc>
          <w:tcPr>
            <w:tcW w:w="0" w:type="auto"/>
            <w:noWrap/>
            <w:hideMark/>
          </w:tcPr>
          <w:p w14:paraId="037F46E9" w14:textId="77777777" w:rsidR="00A35CC4" w:rsidRDefault="00A35CC4">
            <w:pPr>
              <w:jc w:val="right"/>
              <w:rPr>
                <w:b/>
                <w:bCs/>
              </w:rPr>
            </w:pPr>
            <w:r>
              <w:rPr>
                <w:b/>
                <w:bCs/>
              </w:rPr>
              <w:t xml:space="preserve">From: </w:t>
            </w:r>
          </w:p>
        </w:tc>
        <w:tc>
          <w:tcPr>
            <w:tcW w:w="0" w:type="auto"/>
            <w:vAlign w:val="center"/>
            <w:hideMark/>
          </w:tcPr>
          <w:p w14:paraId="44D01017" w14:textId="77777777" w:rsidR="00A35CC4" w:rsidRDefault="00A35CC4">
            <w:r>
              <w:t>Kidwell, Peggy &lt;kidwellp@si.edu&gt;</w:t>
            </w:r>
          </w:p>
        </w:tc>
      </w:tr>
      <w:tr w:rsidR="00A35CC4" w14:paraId="5DC10361" w14:textId="77777777" w:rsidTr="005679C7">
        <w:trPr>
          <w:tblCellSpacing w:w="0" w:type="dxa"/>
        </w:trPr>
        <w:tc>
          <w:tcPr>
            <w:tcW w:w="0" w:type="auto"/>
            <w:noWrap/>
            <w:hideMark/>
          </w:tcPr>
          <w:p w14:paraId="70D5E06B" w14:textId="77777777" w:rsidR="00A35CC4" w:rsidRDefault="00A35CC4">
            <w:pPr>
              <w:jc w:val="right"/>
              <w:rPr>
                <w:b/>
                <w:bCs/>
              </w:rPr>
            </w:pPr>
            <w:r>
              <w:rPr>
                <w:b/>
                <w:bCs/>
              </w:rPr>
              <w:t xml:space="preserve">To: </w:t>
            </w:r>
          </w:p>
        </w:tc>
        <w:tc>
          <w:tcPr>
            <w:tcW w:w="0" w:type="auto"/>
            <w:vAlign w:val="center"/>
            <w:hideMark/>
          </w:tcPr>
          <w:p w14:paraId="580F4B1A" w14:textId="77777777" w:rsidR="00A35CC4" w:rsidRDefault="00A35CC4">
            <w:r>
              <w:t>Deborah Douglas &lt;ddouglas@mit.edu&gt;, Guy Fedorkow &lt;fedorkow@mit.edu&gt;</w:t>
            </w:r>
          </w:p>
        </w:tc>
      </w:tr>
      <w:tr w:rsidR="00A35CC4" w14:paraId="540B88D0" w14:textId="77777777" w:rsidTr="005679C7">
        <w:trPr>
          <w:tblCellSpacing w:w="0" w:type="dxa"/>
        </w:trPr>
        <w:tc>
          <w:tcPr>
            <w:tcW w:w="0" w:type="auto"/>
            <w:noWrap/>
            <w:hideMark/>
          </w:tcPr>
          <w:p w14:paraId="50AB7F66" w14:textId="77777777" w:rsidR="00A35CC4" w:rsidRDefault="00A35CC4">
            <w:pPr>
              <w:jc w:val="right"/>
              <w:rPr>
                <w:b/>
                <w:bCs/>
              </w:rPr>
            </w:pPr>
            <w:r>
              <w:rPr>
                <w:b/>
                <w:bCs/>
              </w:rPr>
              <w:t xml:space="preserve">CC: </w:t>
            </w:r>
          </w:p>
        </w:tc>
        <w:tc>
          <w:tcPr>
            <w:tcW w:w="0" w:type="auto"/>
            <w:vAlign w:val="center"/>
            <w:hideMark/>
          </w:tcPr>
          <w:p w14:paraId="5E4339C1" w14:textId="77777777" w:rsidR="00A35CC4" w:rsidRDefault="00A35CC4">
            <w:r>
              <w:t>Robarge, Drew &lt;RobargeD@si.edu&gt;</w:t>
            </w:r>
          </w:p>
        </w:tc>
      </w:tr>
    </w:tbl>
    <w:p w14:paraId="1BB737E1" w14:textId="58F284EE" w:rsidR="00A35CC4" w:rsidRDefault="00A35CC4" w:rsidP="005679C7">
      <w:pPr>
        <w:spacing w:before="100" w:beforeAutospacing="1" w:after="100" w:afterAutospacing="1"/>
        <w:ind w:left="720"/>
      </w:pPr>
      <w:r>
        <w:rPr>
          <w:rFonts w:ascii="Calibri" w:hAnsi="Calibri" w:cs="Calibri"/>
          <w:color w:val="1F497D"/>
          <w:sz w:val="22"/>
          <w:szCs w:val="22"/>
        </w:rPr>
        <w:t>Debbie and Guy:</w:t>
      </w:r>
    </w:p>
    <w:p w14:paraId="72093274" w14:textId="2AB77859" w:rsidR="00A35CC4" w:rsidRDefault="00A35CC4" w:rsidP="005679C7">
      <w:pPr>
        <w:spacing w:before="100" w:beforeAutospacing="1" w:after="100" w:afterAutospacing="1"/>
        <w:ind w:left="720"/>
      </w:pPr>
      <w:r>
        <w:rPr>
          <w:rFonts w:ascii="Calibri" w:hAnsi="Calibri" w:cs="Calibri"/>
          <w:color w:val="1F497D"/>
          <w:sz w:val="22"/>
          <w:szCs w:val="22"/>
        </w:rPr>
        <w:t xml:space="preserve">Delighted to hear from Debbie and to learn of Guy’s impending visit. Tuesday morning, November 27, should be a fine time for a visit. Guy, what time would be good for you?  I would recommend that you come to the staff entrance of the museum, which is on the </w:t>
      </w:r>
      <w:proofErr w:type="gramStart"/>
      <w:r>
        <w:rPr>
          <w:rFonts w:ascii="Calibri" w:hAnsi="Calibri" w:cs="Calibri"/>
          <w:color w:val="1F497D"/>
          <w:sz w:val="22"/>
          <w:szCs w:val="22"/>
        </w:rPr>
        <w:t>Mall</w:t>
      </w:r>
      <w:proofErr w:type="gramEnd"/>
      <w:r>
        <w:rPr>
          <w:rFonts w:ascii="Calibri" w:hAnsi="Calibri" w:cs="Calibri"/>
          <w:color w:val="1F497D"/>
          <w:sz w:val="22"/>
          <w:szCs w:val="22"/>
        </w:rPr>
        <w:t xml:space="preserve"> side of the museum at the basement level. The stairs down are from the 12</w:t>
      </w:r>
      <w:r>
        <w:rPr>
          <w:rFonts w:ascii="Calibri" w:hAnsi="Calibri" w:cs="Calibri"/>
          <w:color w:val="1F497D"/>
          <w:sz w:val="22"/>
          <w:szCs w:val="22"/>
          <w:vertAlign w:val="superscript"/>
        </w:rPr>
        <w:t>th</w:t>
      </w:r>
      <w:r>
        <w:rPr>
          <w:rFonts w:ascii="Calibri" w:hAnsi="Calibri" w:cs="Calibri"/>
          <w:color w:val="1F497D"/>
          <w:sz w:val="22"/>
          <w:szCs w:val="22"/>
        </w:rPr>
        <w:t xml:space="preserve"> Street side of the building (away from the Washington Monument). I attach instructions. They’ll call and I’ll come down and fetch you. There is a remote possibility that I will need to stay home that day to tend to family matters. If so, Drew Robarge should be about.</w:t>
      </w:r>
    </w:p>
    <w:p w14:paraId="65E19089" w14:textId="77777777" w:rsidR="00A35CC4" w:rsidRDefault="00A35CC4" w:rsidP="005679C7">
      <w:pPr>
        <w:spacing w:before="100" w:beforeAutospacing="1" w:after="100" w:afterAutospacing="1"/>
        <w:ind w:left="720"/>
      </w:pPr>
      <w:r>
        <w:rPr>
          <w:rFonts w:ascii="Calibri" w:hAnsi="Calibri" w:cs="Calibri"/>
          <w:color w:val="1F497D"/>
          <w:sz w:val="22"/>
          <w:szCs w:val="22"/>
        </w:rPr>
        <w:t>Going back to Debbie’s first question, NMAH has the following bits and pieces of the Whirlwind in its collections:</w:t>
      </w:r>
    </w:p>
    <w:p w14:paraId="1972D67A" w14:textId="77777777" w:rsidR="00A35CC4" w:rsidRDefault="00A35CC4" w:rsidP="005679C7">
      <w:pPr>
        <w:pStyle w:val="ListParagraph"/>
        <w:ind w:left="1440" w:hanging="360"/>
      </w:pPr>
      <w:r>
        <w:rPr>
          <w:rFonts w:ascii="Calibri" w:hAnsi="Calibri" w:cs="Calibri"/>
          <w:color w:val="1F497D"/>
          <w:sz w:val="22"/>
          <w:szCs w:val="22"/>
        </w:rPr>
        <w:t>1.</w:t>
      </w:r>
      <w:r>
        <w:rPr>
          <w:color w:val="1F497D"/>
          <w:sz w:val="14"/>
          <w:szCs w:val="14"/>
        </w:rPr>
        <w:t xml:space="preserve">       </w:t>
      </w:r>
      <w:r>
        <w:rPr>
          <w:rFonts w:ascii="Calibri" w:hAnsi="Calibri" w:cs="Calibri"/>
          <w:color w:val="1F497D"/>
          <w:sz w:val="22"/>
          <w:szCs w:val="22"/>
        </w:rPr>
        <w:t>Electrostatic storage tube (MA.333896) – onsite, but not accessible – this is an early copy of the tube</w:t>
      </w:r>
    </w:p>
    <w:p w14:paraId="659ABFB7" w14:textId="77777777" w:rsidR="00A35CC4" w:rsidRDefault="00A35CC4" w:rsidP="005679C7">
      <w:pPr>
        <w:pStyle w:val="ListParagraph"/>
        <w:ind w:left="1440" w:hanging="360"/>
      </w:pPr>
      <w:r>
        <w:rPr>
          <w:rFonts w:ascii="Calibri" w:hAnsi="Calibri" w:cs="Calibri"/>
          <w:color w:val="1F497D"/>
          <w:sz w:val="22"/>
          <w:szCs w:val="22"/>
        </w:rPr>
        <w:t>2.</w:t>
      </w:r>
      <w:r>
        <w:rPr>
          <w:color w:val="1F497D"/>
          <w:sz w:val="14"/>
          <w:szCs w:val="14"/>
        </w:rPr>
        <w:t xml:space="preserve">       </w:t>
      </w:r>
      <w:r>
        <w:rPr>
          <w:rFonts w:ascii="Calibri" w:hAnsi="Calibri" w:cs="Calibri"/>
          <w:color w:val="1F497D"/>
          <w:sz w:val="22"/>
          <w:szCs w:val="22"/>
        </w:rPr>
        <w:t>Display console (1987.0818.01) – offsite, crated</w:t>
      </w:r>
    </w:p>
    <w:p w14:paraId="7CB9AE90" w14:textId="77777777" w:rsidR="00A35CC4" w:rsidRDefault="00A35CC4" w:rsidP="005679C7">
      <w:pPr>
        <w:pStyle w:val="ListParagraph"/>
        <w:ind w:left="1440" w:hanging="360"/>
      </w:pPr>
      <w:r>
        <w:rPr>
          <w:rFonts w:ascii="Calibri" w:hAnsi="Calibri" w:cs="Calibri"/>
          <w:color w:val="1F497D"/>
          <w:sz w:val="22"/>
          <w:szCs w:val="22"/>
        </w:rPr>
        <w:t>3.</w:t>
      </w:r>
      <w:r>
        <w:rPr>
          <w:color w:val="1F497D"/>
          <w:sz w:val="14"/>
          <w:szCs w:val="14"/>
        </w:rPr>
        <w:t xml:space="preserve">       </w:t>
      </w:r>
      <w:r>
        <w:rPr>
          <w:rFonts w:ascii="Calibri" w:hAnsi="Calibri" w:cs="Calibri"/>
          <w:color w:val="1F497D"/>
          <w:sz w:val="22"/>
          <w:szCs w:val="22"/>
        </w:rPr>
        <w:t>Magnetic core storage (bank B - 1987.0818.02) – offsite</w:t>
      </w:r>
    </w:p>
    <w:p w14:paraId="7A6AB768" w14:textId="77777777" w:rsidR="00A35CC4" w:rsidRDefault="00A35CC4" w:rsidP="005679C7">
      <w:pPr>
        <w:pStyle w:val="ListParagraph"/>
        <w:ind w:left="1440" w:hanging="360"/>
      </w:pPr>
      <w:r>
        <w:rPr>
          <w:rFonts w:ascii="Calibri" w:hAnsi="Calibri" w:cs="Calibri"/>
          <w:color w:val="1F497D"/>
          <w:sz w:val="22"/>
          <w:szCs w:val="22"/>
        </w:rPr>
        <w:t>4.</w:t>
      </w:r>
      <w:r>
        <w:rPr>
          <w:color w:val="1F497D"/>
          <w:sz w:val="14"/>
          <w:szCs w:val="14"/>
        </w:rPr>
        <w:t xml:space="preserve">       </w:t>
      </w:r>
      <w:r>
        <w:rPr>
          <w:rFonts w:ascii="Calibri" w:hAnsi="Calibri" w:cs="Calibri"/>
          <w:color w:val="1F497D"/>
          <w:sz w:val="22"/>
          <w:szCs w:val="22"/>
        </w:rPr>
        <w:t>Magnetic tape storage (1987.0818.03) – offsite, crated</w:t>
      </w:r>
    </w:p>
    <w:p w14:paraId="6B0AFC9A" w14:textId="77777777" w:rsidR="00A35CC4" w:rsidRDefault="00A35CC4" w:rsidP="005679C7">
      <w:pPr>
        <w:pStyle w:val="ListParagraph"/>
        <w:ind w:left="1440" w:hanging="360"/>
      </w:pPr>
      <w:r>
        <w:rPr>
          <w:rFonts w:ascii="Calibri" w:hAnsi="Calibri" w:cs="Calibri"/>
          <w:color w:val="1F497D"/>
          <w:sz w:val="22"/>
          <w:szCs w:val="22"/>
        </w:rPr>
        <w:t>5.</w:t>
      </w:r>
      <w:r>
        <w:rPr>
          <w:color w:val="1F497D"/>
          <w:sz w:val="14"/>
          <w:szCs w:val="14"/>
        </w:rPr>
        <w:t xml:space="preserve">       </w:t>
      </w:r>
      <w:r>
        <w:rPr>
          <w:rFonts w:ascii="Calibri" w:hAnsi="Calibri" w:cs="Calibri"/>
          <w:color w:val="1F497D"/>
          <w:sz w:val="22"/>
          <w:szCs w:val="22"/>
        </w:rPr>
        <w:t>Memory drum (1987,0818.04</w:t>
      </w:r>
      <w:proofErr w:type="gramStart"/>
      <w:r>
        <w:rPr>
          <w:rFonts w:ascii="Calibri" w:hAnsi="Calibri" w:cs="Calibri"/>
          <w:color w:val="1F497D"/>
          <w:sz w:val="22"/>
          <w:szCs w:val="22"/>
        </w:rPr>
        <w:t>)  -</w:t>
      </w:r>
      <w:proofErr w:type="gramEnd"/>
      <w:r>
        <w:rPr>
          <w:rFonts w:ascii="Calibri" w:hAnsi="Calibri" w:cs="Calibri"/>
          <w:color w:val="1F497D"/>
          <w:sz w:val="22"/>
          <w:szCs w:val="22"/>
        </w:rPr>
        <w:t xml:space="preserve"> offsite</w:t>
      </w:r>
    </w:p>
    <w:p w14:paraId="1F898879" w14:textId="77777777" w:rsidR="00A35CC4" w:rsidRDefault="00A35CC4" w:rsidP="005679C7">
      <w:pPr>
        <w:pStyle w:val="ListParagraph"/>
        <w:ind w:left="1440" w:hanging="360"/>
      </w:pPr>
      <w:r>
        <w:rPr>
          <w:rFonts w:ascii="Calibri" w:hAnsi="Calibri" w:cs="Calibri"/>
          <w:color w:val="1F497D"/>
          <w:sz w:val="22"/>
          <w:szCs w:val="22"/>
        </w:rPr>
        <w:t>6.</w:t>
      </w:r>
      <w:r>
        <w:rPr>
          <w:color w:val="1F497D"/>
          <w:sz w:val="14"/>
          <w:szCs w:val="14"/>
        </w:rPr>
        <w:t xml:space="preserve">       </w:t>
      </w:r>
      <w:r>
        <w:rPr>
          <w:rFonts w:ascii="Calibri" w:hAnsi="Calibri" w:cs="Calibri"/>
          <w:color w:val="1F497D"/>
          <w:sz w:val="22"/>
          <w:szCs w:val="22"/>
        </w:rPr>
        <w:t>Core plane (1987.0818.05) – offsite</w:t>
      </w:r>
    </w:p>
    <w:p w14:paraId="7A454C6A" w14:textId="77777777" w:rsidR="00A35CC4" w:rsidRDefault="00A35CC4" w:rsidP="005679C7">
      <w:pPr>
        <w:pStyle w:val="ListParagraph"/>
        <w:ind w:left="1440" w:hanging="360"/>
      </w:pPr>
      <w:r>
        <w:rPr>
          <w:rFonts w:ascii="Calibri" w:hAnsi="Calibri" w:cs="Calibri"/>
          <w:color w:val="1F497D"/>
          <w:sz w:val="22"/>
          <w:szCs w:val="22"/>
        </w:rPr>
        <w:t>7.</w:t>
      </w:r>
      <w:r>
        <w:rPr>
          <w:color w:val="1F497D"/>
          <w:sz w:val="14"/>
          <w:szCs w:val="14"/>
        </w:rPr>
        <w:t xml:space="preserve">       </w:t>
      </w:r>
      <w:r>
        <w:rPr>
          <w:rFonts w:ascii="Calibri" w:hAnsi="Calibri" w:cs="Calibri"/>
          <w:color w:val="1F497D"/>
          <w:sz w:val="22"/>
          <w:szCs w:val="22"/>
        </w:rPr>
        <w:t>Toggle switch storage (1987.0818.06) – offsite, crated</w:t>
      </w:r>
    </w:p>
    <w:p w14:paraId="4F918321" w14:textId="77777777" w:rsidR="00A35CC4" w:rsidRDefault="00A35CC4" w:rsidP="005679C7">
      <w:pPr>
        <w:pStyle w:val="ListParagraph"/>
        <w:ind w:left="1440" w:hanging="360"/>
      </w:pPr>
      <w:r>
        <w:rPr>
          <w:rFonts w:ascii="Calibri" w:hAnsi="Calibri" w:cs="Calibri"/>
          <w:color w:val="1F497D"/>
          <w:sz w:val="22"/>
          <w:szCs w:val="22"/>
        </w:rPr>
        <w:t>8.</w:t>
      </w:r>
      <w:r>
        <w:rPr>
          <w:color w:val="1F497D"/>
          <w:sz w:val="14"/>
          <w:szCs w:val="14"/>
        </w:rPr>
        <w:t xml:space="preserve">       </w:t>
      </w:r>
      <w:r>
        <w:rPr>
          <w:rFonts w:ascii="Calibri" w:hAnsi="Calibri" w:cs="Calibri"/>
          <w:color w:val="1F497D"/>
          <w:sz w:val="22"/>
          <w:szCs w:val="22"/>
        </w:rPr>
        <w:t>Magnetic Element (1987,0818.07) – offsite, crated</w:t>
      </w:r>
    </w:p>
    <w:p w14:paraId="1C607650" w14:textId="77777777" w:rsidR="00A35CC4" w:rsidRDefault="00A35CC4" w:rsidP="005679C7">
      <w:pPr>
        <w:pStyle w:val="ListParagraph"/>
        <w:ind w:left="1440" w:hanging="360"/>
      </w:pPr>
      <w:r>
        <w:rPr>
          <w:rFonts w:ascii="Calibri" w:hAnsi="Calibri" w:cs="Calibri"/>
          <w:color w:val="1F497D"/>
          <w:sz w:val="22"/>
          <w:szCs w:val="22"/>
        </w:rPr>
        <w:t>9.</w:t>
      </w:r>
      <w:r>
        <w:rPr>
          <w:color w:val="1F497D"/>
          <w:sz w:val="14"/>
          <w:szCs w:val="14"/>
        </w:rPr>
        <w:t xml:space="preserve">       </w:t>
      </w:r>
      <w:r>
        <w:rPr>
          <w:rFonts w:ascii="Calibri" w:hAnsi="Calibri" w:cs="Calibri"/>
          <w:color w:val="1F497D"/>
          <w:sz w:val="22"/>
          <w:szCs w:val="22"/>
        </w:rPr>
        <w:t>Flip-flop storage (1987.0818.08) – offsite, crated</w:t>
      </w:r>
    </w:p>
    <w:p w14:paraId="3BA78F10" w14:textId="77777777" w:rsidR="00A35CC4" w:rsidRDefault="00A35CC4" w:rsidP="005679C7">
      <w:pPr>
        <w:pStyle w:val="ListParagraph"/>
        <w:ind w:left="1440" w:hanging="360"/>
      </w:pPr>
      <w:r>
        <w:rPr>
          <w:rFonts w:ascii="Calibri" w:hAnsi="Calibri" w:cs="Calibri"/>
          <w:color w:val="1F497D"/>
          <w:sz w:val="22"/>
          <w:szCs w:val="22"/>
        </w:rPr>
        <w:t>10.</w:t>
      </w:r>
      <w:r>
        <w:rPr>
          <w:color w:val="1F497D"/>
          <w:sz w:val="14"/>
          <w:szCs w:val="14"/>
        </w:rPr>
        <w:t xml:space="preserve">   </w:t>
      </w:r>
      <w:proofErr w:type="spellStart"/>
      <w:r>
        <w:rPr>
          <w:rFonts w:ascii="Calibri" w:hAnsi="Calibri" w:cs="Calibri"/>
          <w:color w:val="1F497D"/>
          <w:sz w:val="22"/>
          <w:szCs w:val="22"/>
        </w:rPr>
        <w:t>Flexowriter</w:t>
      </w:r>
      <w:proofErr w:type="spellEnd"/>
      <w:r>
        <w:rPr>
          <w:rFonts w:ascii="Calibri" w:hAnsi="Calibri" w:cs="Calibri"/>
          <w:color w:val="1F497D"/>
          <w:sz w:val="22"/>
          <w:szCs w:val="22"/>
        </w:rPr>
        <w:t xml:space="preserve"> (1987.0818.09) – offsite, crated</w:t>
      </w:r>
    </w:p>
    <w:p w14:paraId="262834E7" w14:textId="77777777" w:rsidR="00A35CC4" w:rsidRDefault="00A35CC4" w:rsidP="005679C7">
      <w:pPr>
        <w:pStyle w:val="ListParagraph"/>
        <w:ind w:left="1440" w:hanging="360"/>
      </w:pPr>
      <w:r>
        <w:rPr>
          <w:rFonts w:ascii="Calibri" w:hAnsi="Calibri" w:cs="Calibri"/>
          <w:color w:val="1F497D"/>
          <w:sz w:val="22"/>
          <w:szCs w:val="22"/>
        </w:rPr>
        <w:t>11.</w:t>
      </w:r>
      <w:r>
        <w:rPr>
          <w:color w:val="1F497D"/>
          <w:sz w:val="14"/>
          <w:szCs w:val="14"/>
        </w:rPr>
        <w:t xml:space="preserve">   </w:t>
      </w:r>
      <w:r>
        <w:rPr>
          <w:rFonts w:ascii="Calibri" w:hAnsi="Calibri" w:cs="Calibri"/>
          <w:color w:val="1F497D"/>
          <w:sz w:val="22"/>
          <w:szCs w:val="22"/>
        </w:rPr>
        <w:t>Plug-in units (1987.0818.10 through 1987.0818.12) – offsite, crated</w:t>
      </w:r>
    </w:p>
    <w:p w14:paraId="6F823E75" w14:textId="77777777" w:rsidR="00A35CC4" w:rsidRDefault="00A35CC4" w:rsidP="005679C7">
      <w:pPr>
        <w:pStyle w:val="ListParagraph"/>
        <w:ind w:left="1440" w:hanging="360"/>
      </w:pPr>
      <w:r>
        <w:rPr>
          <w:rFonts w:ascii="Calibri" w:hAnsi="Calibri" w:cs="Calibri"/>
          <w:color w:val="1F497D"/>
          <w:sz w:val="22"/>
          <w:szCs w:val="22"/>
        </w:rPr>
        <w:t>12.</w:t>
      </w:r>
      <w:r>
        <w:rPr>
          <w:color w:val="1F497D"/>
          <w:sz w:val="14"/>
          <w:szCs w:val="14"/>
        </w:rPr>
        <w:t xml:space="preserve">   </w:t>
      </w:r>
      <w:r>
        <w:rPr>
          <w:rFonts w:ascii="Calibri" w:hAnsi="Calibri" w:cs="Calibri"/>
          <w:color w:val="1F497D"/>
          <w:sz w:val="22"/>
          <w:szCs w:val="22"/>
        </w:rPr>
        <w:t>Light gun (1987.0818.13) – 0nsite, available for inspection</w:t>
      </w:r>
    </w:p>
    <w:p w14:paraId="72A305B6" w14:textId="77777777" w:rsidR="00A35CC4" w:rsidRDefault="00A35CC4" w:rsidP="005679C7">
      <w:pPr>
        <w:pStyle w:val="ListParagraph"/>
        <w:ind w:left="1440" w:hanging="360"/>
      </w:pPr>
      <w:r>
        <w:rPr>
          <w:rFonts w:ascii="Calibri" w:hAnsi="Calibri" w:cs="Calibri"/>
          <w:color w:val="1F497D"/>
          <w:sz w:val="22"/>
          <w:szCs w:val="22"/>
        </w:rPr>
        <w:t>13.</w:t>
      </w:r>
      <w:r>
        <w:rPr>
          <w:color w:val="1F497D"/>
          <w:sz w:val="14"/>
          <w:szCs w:val="14"/>
        </w:rPr>
        <w:t xml:space="preserve">   </w:t>
      </w:r>
      <w:r>
        <w:rPr>
          <w:rFonts w:ascii="Calibri" w:hAnsi="Calibri" w:cs="Calibri"/>
          <w:color w:val="1F497D"/>
          <w:sz w:val="22"/>
          <w:szCs w:val="22"/>
        </w:rPr>
        <w:t>302 accumulator (1987.0818.14) – onsite, available for inspection</w:t>
      </w:r>
    </w:p>
    <w:p w14:paraId="731F1704" w14:textId="77777777" w:rsidR="00A35CC4" w:rsidRDefault="00A35CC4" w:rsidP="005679C7">
      <w:pPr>
        <w:pStyle w:val="ListParagraph"/>
        <w:ind w:left="1440" w:hanging="360"/>
      </w:pPr>
      <w:r>
        <w:rPr>
          <w:rFonts w:ascii="Calibri" w:hAnsi="Calibri" w:cs="Calibri"/>
          <w:color w:val="1F497D"/>
          <w:sz w:val="22"/>
          <w:szCs w:val="22"/>
        </w:rPr>
        <w:t>14.</w:t>
      </w:r>
      <w:r>
        <w:rPr>
          <w:color w:val="1F497D"/>
          <w:sz w:val="14"/>
          <w:szCs w:val="14"/>
        </w:rPr>
        <w:t xml:space="preserve">   </w:t>
      </w:r>
      <w:r>
        <w:rPr>
          <w:rFonts w:ascii="Calibri" w:hAnsi="Calibri" w:cs="Calibri"/>
          <w:color w:val="1F497D"/>
          <w:sz w:val="22"/>
          <w:szCs w:val="22"/>
        </w:rPr>
        <w:t>103 program register (1987.0818.15) – onsite, available for inspection</w:t>
      </w:r>
    </w:p>
    <w:p w14:paraId="0AC2F70F" w14:textId="77777777" w:rsidR="00A35CC4" w:rsidRDefault="00A35CC4" w:rsidP="005679C7">
      <w:pPr>
        <w:pStyle w:val="ListParagraph"/>
        <w:ind w:left="1440" w:hanging="360"/>
      </w:pPr>
      <w:r>
        <w:rPr>
          <w:rFonts w:ascii="Calibri" w:hAnsi="Calibri" w:cs="Calibri"/>
          <w:color w:val="1F497D"/>
          <w:sz w:val="22"/>
          <w:szCs w:val="22"/>
        </w:rPr>
        <w:t>15.</w:t>
      </w:r>
      <w:r>
        <w:rPr>
          <w:color w:val="1F497D"/>
          <w:sz w:val="14"/>
          <w:szCs w:val="14"/>
        </w:rPr>
        <w:t xml:space="preserve">   </w:t>
      </w:r>
      <w:r>
        <w:rPr>
          <w:rFonts w:ascii="Calibri" w:hAnsi="Calibri" w:cs="Calibri"/>
          <w:color w:val="1F497D"/>
          <w:sz w:val="22"/>
          <w:szCs w:val="22"/>
        </w:rPr>
        <w:t>Electrostatic memory tube (EM.315081</w:t>
      </w:r>
      <w:proofErr w:type="gramStart"/>
      <w:r>
        <w:rPr>
          <w:rFonts w:ascii="Calibri" w:hAnsi="Calibri" w:cs="Calibri"/>
          <w:color w:val="1F497D"/>
          <w:sz w:val="22"/>
          <w:szCs w:val="22"/>
        </w:rPr>
        <w:t>)  -</w:t>
      </w:r>
      <w:proofErr w:type="gramEnd"/>
      <w:r>
        <w:rPr>
          <w:rFonts w:ascii="Calibri" w:hAnsi="Calibri" w:cs="Calibri"/>
          <w:color w:val="1F497D"/>
          <w:sz w:val="22"/>
          <w:szCs w:val="22"/>
        </w:rPr>
        <w:t xml:space="preserve"> onsite, should be available for inspection – it is in the Electricity (as opposed to the </w:t>
      </w:r>
      <w:proofErr w:type="gramStart"/>
      <w:r>
        <w:rPr>
          <w:rFonts w:ascii="Calibri" w:hAnsi="Calibri" w:cs="Calibri"/>
          <w:color w:val="1F497D"/>
          <w:sz w:val="22"/>
          <w:szCs w:val="22"/>
        </w:rPr>
        <w:t>Computer</w:t>
      </w:r>
      <w:proofErr w:type="gramEnd"/>
      <w:r>
        <w:rPr>
          <w:rFonts w:ascii="Calibri" w:hAnsi="Calibri" w:cs="Calibri"/>
          <w:color w:val="1F497D"/>
          <w:sz w:val="22"/>
          <w:szCs w:val="22"/>
        </w:rPr>
        <w:t>) collection</w:t>
      </w:r>
    </w:p>
    <w:p w14:paraId="3967B369" w14:textId="5D711591" w:rsidR="00A35CC4" w:rsidRDefault="00A35CC4" w:rsidP="005679C7">
      <w:pPr>
        <w:spacing w:before="100" w:beforeAutospacing="1" w:after="100" w:afterAutospacing="1"/>
        <w:ind w:left="720"/>
      </w:pPr>
      <w:r>
        <w:rPr>
          <w:rFonts w:ascii="Calibri" w:hAnsi="Calibri" w:cs="Calibri"/>
          <w:color w:val="1F497D"/>
          <w:sz w:val="22"/>
          <w:szCs w:val="22"/>
        </w:rPr>
        <w:lastRenderedPageBreak/>
        <w:t xml:space="preserve"> We also have roughly sixty documents relating to the Whirlwind and programming of it. Some of these are photocopies of material that probably exists elsewhere, but I’ll print out a list for Guy to examine. </w:t>
      </w:r>
    </w:p>
    <w:p w14:paraId="61A9DCB1" w14:textId="7FB924B8" w:rsidR="00A35CC4" w:rsidRDefault="00A35CC4" w:rsidP="005679C7">
      <w:pPr>
        <w:spacing w:before="100" w:beforeAutospacing="1" w:after="100" w:afterAutospacing="1"/>
        <w:ind w:left="720"/>
      </w:pPr>
      <w:r>
        <w:rPr>
          <w:rFonts w:ascii="Calibri" w:hAnsi="Calibri" w:cs="Calibri"/>
          <w:color w:val="1F497D"/>
          <w:sz w:val="22"/>
          <w:szCs w:val="22"/>
        </w:rPr>
        <w:t xml:space="preserve">I should also mention in passing that our Archives Center has a considerable collection of reports relating to the development of the Whirlwind. These are described at </w:t>
      </w:r>
      <w:hyperlink r:id="rId89" w:history="1">
        <w:r>
          <w:rPr>
            <w:rStyle w:val="Hyperlink"/>
            <w:rFonts w:ascii="Calibri" w:hAnsi="Calibri" w:cs="Calibri"/>
            <w:sz w:val="22"/>
            <w:szCs w:val="22"/>
          </w:rPr>
          <w:t>https://sirismm.si.edu/EADpdfs/NMAH.AC.0290.pdf</w:t>
        </w:r>
      </w:hyperlink>
      <w:r>
        <w:rPr>
          <w:rFonts w:ascii="Calibri" w:hAnsi="Calibri" w:cs="Calibri"/>
          <w:color w:val="1F497D"/>
          <w:sz w:val="22"/>
          <w:szCs w:val="22"/>
        </w:rPr>
        <w:t xml:space="preserve">. I doubt that they are unique, but they might fill some gaps. Looking at documents in the archives Center requires making an appointment at </w:t>
      </w:r>
      <w:hyperlink r:id="rId90" w:history="1">
        <w:r>
          <w:rPr>
            <w:rStyle w:val="Hyperlink"/>
            <w:rFonts w:cs="Arial"/>
            <w:sz w:val="21"/>
            <w:szCs w:val="21"/>
            <w:lang w:val="en"/>
          </w:rPr>
          <w:t>archivescenter@si.edu</w:t>
        </w:r>
      </w:hyperlink>
      <w:r>
        <w:rPr>
          <w:rFonts w:cs="Arial"/>
          <w:color w:val="333333"/>
          <w:sz w:val="21"/>
          <w:szCs w:val="21"/>
          <w:lang w:val="en"/>
        </w:rPr>
        <w:t>.</w:t>
      </w:r>
    </w:p>
    <w:p w14:paraId="0BBA239F" w14:textId="1DA230F2" w:rsidR="00A35CC4" w:rsidRDefault="00A35CC4" w:rsidP="005679C7">
      <w:pPr>
        <w:spacing w:before="100" w:beforeAutospacing="1" w:after="100" w:afterAutospacing="1"/>
        <w:ind w:left="720"/>
      </w:pPr>
      <w:r>
        <w:rPr>
          <w:rFonts w:cs="Arial"/>
          <w:color w:val="333333"/>
          <w:sz w:val="21"/>
          <w:szCs w:val="21"/>
          <w:lang w:val="en"/>
        </w:rPr>
        <w:t>Hope this is of use.</w:t>
      </w:r>
    </w:p>
    <w:p w14:paraId="7EF54E58" w14:textId="77777777" w:rsidR="00A35CC4" w:rsidRDefault="00A35CC4" w:rsidP="005679C7">
      <w:pPr>
        <w:spacing w:before="100" w:beforeAutospacing="1" w:after="100" w:afterAutospacing="1"/>
        <w:ind w:left="720"/>
      </w:pPr>
      <w:r>
        <w:rPr>
          <w:rFonts w:cs="Arial"/>
          <w:color w:val="333333"/>
          <w:sz w:val="21"/>
          <w:szCs w:val="21"/>
          <w:lang w:val="en"/>
        </w:rPr>
        <w:t>Peggy</w:t>
      </w:r>
    </w:p>
    <w:p w14:paraId="23CB8007" w14:textId="0D72AC09" w:rsidR="00A35CC4" w:rsidRDefault="00A35CC4" w:rsidP="00A35CC4">
      <w:pPr>
        <w:spacing w:before="100" w:beforeAutospacing="1" w:after="100" w:afterAutospacing="1"/>
        <w:rPr>
          <w:rFonts w:ascii="Calibri" w:hAnsi="Calibri" w:cs="Calibri"/>
          <w:color w:val="1F497D"/>
          <w:sz w:val="22"/>
          <w:szCs w:val="22"/>
        </w:rPr>
      </w:pPr>
      <w:r>
        <w:rPr>
          <w:rFonts w:ascii="Calibri" w:hAnsi="Calibri" w:cs="Calibri"/>
          <w:color w:val="1F497D"/>
          <w:sz w:val="22"/>
          <w:szCs w:val="22"/>
        </w:rPr>
        <w:t> </w:t>
      </w:r>
    </w:p>
    <w:p w14:paraId="10E2DB22" w14:textId="77777777" w:rsidR="00763057" w:rsidRDefault="00763057" w:rsidP="00763057">
      <w:pPr>
        <w:pStyle w:val="Heading2"/>
      </w:pPr>
      <w:bookmarkStart w:id="54" w:name="_Toc193914333"/>
      <w:r>
        <w:t>Smithsonian Archive</w:t>
      </w:r>
      <w:bookmarkEnd w:id="54"/>
    </w:p>
    <w:p w14:paraId="4091F6C7" w14:textId="39C826F1" w:rsidR="00763057" w:rsidRDefault="001300CE" w:rsidP="00A35CC4">
      <w:pPr>
        <w:spacing w:before="100" w:beforeAutospacing="1" w:after="100" w:afterAutospacing="1"/>
      </w:pPr>
      <w:r w:rsidRPr="001300CE">
        <w:rPr>
          <w:noProof/>
        </w:rPr>
        <w:drawing>
          <wp:inline distT="0" distB="0" distL="0" distR="0" wp14:anchorId="4E8ABF65" wp14:editId="3BDD6959">
            <wp:extent cx="2540131" cy="514376"/>
            <wp:effectExtent l="0" t="0" r="0" b="0"/>
            <wp:docPr id="57" name="Picture 5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10;&#10;Description automatically generated"/>
                    <pic:cNvPicPr/>
                  </pic:nvPicPr>
                  <pic:blipFill>
                    <a:blip r:embed="rId91"/>
                    <a:stretch>
                      <a:fillRect/>
                    </a:stretch>
                  </pic:blipFill>
                  <pic:spPr>
                    <a:xfrm>
                      <a:off x="0" y="0"/>
                      <a:ext cx="2540131" cy="514376"/>
                    </a:xfrm>
                    <a:prstGeom prst="rect">
                      <a:avLst/>
                    </a:prstGeom>
                  </pic:spPr>
                </pic:pic>
              </a:graphicData>
            </a:graphic>
          </wp:inline>
        </w:drawing>
      </w:r>
    </w:p>
    <w:p w14:paraId="422A3AE1" w14:textId="12C4F4F2" w:rsidR="00AC1BCA" w:rsidRDefault="00AC1BCA" w:rsidP="00AC1BCA">
      <w:r>
        <w:t xml:space="preserve">The official </w:t>
      </w:r>
      <w:r w:rsidR="001300CE" w:rsidRPr="00712ED8">
        <w:rPr>
          <w:color w:val="E36C0A" w:themeColor="accent6" w:themeShade="BF"/>
        </w:rPr>
        <w:t xml:space="preserve">(I think) </w:t>
      </w:r>
      <w:r>
        <w:t xml:space="preserve">Smithsonian Archive collection of WW stuff is at: </w:t>
      </w:r>
      <w:hyperlink r:id="rId92" w:history="1">
        <w:r w:rsidRPr="00EA7888">
          <w:rPr>
            <w:rStyle w:val="Hyperlink"/>
          </w:rPr>
          <w:t>https://sova.si.edu/record/NMAH.AC.0290</w:t>
        </w:r>
      </w:hyperlink>
    </w:p>
    <w:p w14:paraId="69219065" w14:textId="34464219" w:rsidR="00AC1BCA" w:rsidRDefault="00AC1BCA" w:rsidP="00AC1BCA">
      <w:pPr>
        <w:pStyle w:val="ListParagraph"/>
        <w:numPr>
          <w:ilvl w:val="0"/>
          <w:numId w:val="10"/>
        </w:numPr>
      </w:pPr>
      <w:r>
        <w:t xml:space="preserve">Said to include “a </w:t>
      </w:r>
      <w:proofErr w:type="gramStart"/>
      <w:r>
        <w:t>210 page</w:t>
      </w:r>
      <w:proofErr w:type="gramEnd"/>
      <w:r>
        <w:t xml:space="preserve"> index to the reports and correspondence (prepared by Whirlwind project personnel), located in box </w:t>
      </w:r>
      <w:proofErr w:type="gramStart"/>
      <w:r>
        <w:t>31”  [</w:t>
      </w:r>
      <w:proofErr w:type="gramEnd"/>
      <w:r>
        <w:t xml:space="preserve">that’s probably </w:t>
      </w:r>
      <w:r w:rsidRPr="00133553">
        <w:t>AC006_WHIRLWIND_I_Computer_Collection_at_Smithsonian.pdf</w:t>
      </w:r>
      <w:r>
        <w:t xml:space="preserve"> noted </w:t>
      </w:r>
      <w:r w:rsidR="001300CE">
        <w:t>below</w:t>
      </w:r>
      <w:r>
        <w:t>]</w:t>
      </w:r>
    </w:p>
    <w:p w14:paraId="47AD578B" w14:textId="77777777" w:rsidR="00AC1BCA" w:rsidRDefault="00AC1BCA" w:rsidP="00AC1BCA">
      <w:r>
        <w:t>There are several other Smithsonian Archive collections that mention WW, but mostly in terms or curatorial notes on the negotiations to obtain the machine.</w:t>
      </w:r>
    </w:p>
    <w:p w14:paraId="60045C11" w14:textId="77777777" w:rsidR="00AC1BCA" w:rsidRDefault="00AC1BCA" w:rsidP="00AC1BCA">
      <w:r>
        <w:t xml:space="preserve">This file contains the list of 31 boxes that seems to correspond to MITRE AC006, with M- reports </w:t>
      </w:r>
      <w:r w:rsidRPr="00AC1BCA">
        <w:rPr>
          <w:color w:val="FF0000"/>
        </w:rPr>
        <w:t>from XX</w:t>
      </w:r>
    </w:p>
    <w:p w14:paraId="3E686F11" w14:textId="7CC62AD7" w:rsidR="00AC1BCA" w:rsidRDefault="00AC1BCA" w:rsidP="00A35CC4"/>
    <w:p w14:paraId="48B479CC" w14:textId="66E5B7CF" w:rsidR="00EA033F" w:rsidRDefault="00EA033F" w:rsidP="00EA033F">
      <w:pPr>
        <w:pStyle w:val="Heading3"/>
      </w:pPr>
      <w:bookmarkStart w:id="55" w:name="_Toc193914334"/>
      <w:r>
        <w:t xml:space="preserve">Guy’s Partial AC-006 / </w:t>
      </w:r>
      <w:proofErr w:type="gramStart"/>
      <w:r>
        <w:t>NMAH,AC.</w:t>
      </w:r>
      <w:proofErr w:type="gramEnd"/>
      <w:r>
        <w:t>0290 Box Index</w:t>
      </w:r>
      <w:bookmarkEnd w:id="55"/>
    </w:p>
    <w:p w14:paraId="6D754AEB" w14:textId="77777777" w:rsidR="00EA033F" w:rsidRDefault="00EA033F" w:rsidP="00A35CC4"/>
    <w:tbl>
      <w:tblPr>
        <w:tblW w:w="8640" w:type="dxa"/>
        <w:tblInd w:w="445" w:type="dxa"/>
        <w:tblLook w:val="04A0" w:firstRow="1" w:lastRow="0" w:firstColumn="1" w:lastColumn="0" w:noHBand="0" w:noVBand="1"/>
      </w:tblPr>
      <w:tblGrid>
        <w:gridCol w:w="1350"/>
        <w:gridCol w:w="882"/>
        <w:gridCol w:w="1165"/>
        <w:gridCol w:w="1165"/>
        <w:gridCol w:w="1198"/>
        <w:gridCol w:w="2880"/>
      </w:tblGrid>
      <w:tr w:rsidR="00EA033F" w:rsidRPr="00EA033F" w14:paraId="3991B4DA" w14:textId="77777777" w:rsidTr="00EA033F">
        <w:trPr>
          <w:trHeight w:val="290"/>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BD146B"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047" w:type="dxa"/>
            <w:gridSpan w:val="2"/>
            <w:tcBorders>
              <w:top w:val="single" w:sz="4" w:space="0" w:color="auto"/>
              <w:left w:val="nil"/>
              <w:bottom w:val="single" w:sz="4" w:space="0" w:color="auto"/>
              <w:right w:val="single" w:sz="4" w:space="0" w:color="auto"/>
            </w:tcBorders>
            <w:shd w:val="clear" w:color="auto" w:fill="auto"/>
            <w:noWrap/>
            <w:vAlign w:val="bottom"/>
            <w:hideMark/>
          </w:tcPr>
          <w:p w14:paraId="0753F47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AC006 pdf page #</w:t>
            </w:r>
          </w:p>
          <w:p w14:paraId="6DF4319D" w14:textId="2C27A0E3"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3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AD4538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AC006 Date Range</w:t>
            </w:r>
          </w:p>
          <w:p w14:paraId="0DFC291E" w14:textId="6F924E5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single" w:sz="4" w:space="0" w:color="auto"/>
              <w:left w:val="nil"/>
              <w:bottom w:val="single" w:sz="4" w:space="0" w:color="auto"/>
              <w:right w:val="single" w:sz="4" w:space="0" w:color="auto"/>
            </w:tcBorders>
            <w:shd w:val="clear" w:color="auto" w:fill="auto"/>
            <w:noWrap/>
            <w:vAlign w:val="bottom"/>
            <w:hideMark/>
          </w:tcPr>
          <w:p w14:paraId="1DC2144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4253AA17"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25D3D1BC"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AC006 Box Number</w:t>
            </w:r>
          </w:p>
        </w:tc>
        <w:tc>
          <w:tcPr>
            <w:tcW w:w="882" w:type="dxa"/>
            <w:tcBorders>
              <w:top w:val="nil"/>
              <w:left w:val="nil"/>
              <w:bottom w:val="single" w:sz="4" w:space="0" w:color="auto"/>
              <w:right w:val="single" w:sz="4" w:space="0" w:color="auto"/>
            </w:tcBorders>
            <w:shd w:val="clear" w:color="auto" w:fill="auto"/>
            <w:noWrap/>
            <w:vAlign w:val="bottom"/>
            <w:hideMark/>
          </w:tcPr>
          <w:p w14:paraId="4A21D82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first</w:t>
            </w:r>
          </w:p>
        </w:tc>
        <w:tc>
          <w:tcPr>
            <w:tcW w:w="1165" w:type="dxa"/>
            <w:tcBorders>
              <w:top w:val="nil"/>
              <w:left w:val="nil"/>
              <w:bottom w:val="single" w:sz="4" w:space="0" w:color="auto"/>
              <w:right w:val="single" w:sz="4" w:space="0" w:color="auto"/>
            </w:tcBorders>
            <w:shd w:val="clear" w:color="auto" w:fill="auto"/>
            <w:noWrap/>
            <w:vAlign w:val="bottom"/>
            <w:hideMark/>
          </w:tcPr>
          <w:p w14:paraId="0F6E85F3"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last</w:t>
            </w:r>
          </w:p>
        </w:tc>
        <w:tc>
          <w:tcPr>
            <w:tcW w:w="1165" w:type="dxa"/>
            <w:tcBorders>
              <w:top w:val="nil"/>
              <w:left w:val="nil"/>
              <w:bottom w:val="single" w:sz="4" w:space="0" w:color="auto"/>
              <w:right w:val="single" w:sz="4" w:space="0" w:color="auto"/>
            </w:tcBorders>
            <w:shd w:val="clear" w:color="auto" w:fill="auto"/>
            <w:noWrap/>
            <w:vAlign w:val="bottom"/>
            <w:hideMark/>
          </w:tcPr>
          <w:p w14:paraId="1E1561B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first</w:t>
            </w:r>
          </w:p>
        </w:tc>
        <w:tc>
          <w:tcPr>
            <w:tcW w:w="1198" w:type="dxa"/>
            <w:tcBorders>
              <w:top w:val="nil"/>
              <w:left w:val="nil"/>
              <w:bottom w:val="single" w:sz="4" w:space="0" w:color="auto"/>
              <w:right w:val="single" w:sz="4" w:space="0" w:color="auto"/>
            </w:tcBorders>
            <w:shd w:val="clear" w:color="auto" w:fill="auto"/>
            <w:noWrap/>
            <w:vAlign w:val="bottom"/>
            <w:hideMark/>
          </w:tcPr>
          <w:p w14:paraId="35528A4A"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last</w:t>
            </w:r>
          </w:p>
        </w:tc>
        <w:tc>
          <w:tcPr>
            <w:tcW w:w="2880" w:type="dxa"/>
            <w:tcBorders>
              <w:top w:val="nil"/>
              <w:left w:val="nil"/>
              <w:bottom w:val="single" w:sz="4" w:space="0" w:color="auto"/>
              <w:right w:val="single" w:sz="4" w:space="0" w:color="auto"/>
            </w:tcBorders>
            <w:shd w:val="clear" w:color="auto" w:fill="auto"/>
            <w:noWrap/>
            <w:vAlign w:val="bottom"/>
            <w:hideMark/>
          </w:tcPr>
          <w:p w14:paraId="3A90066F"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First Doc Name</w:t>
            </w:r>
          </w:p>
        </w:tc>
      </w:tr>
      <w:tr w:rsidR="00EA033F" w:rsidRPr="00EA033F" w14:paraId="20406BEE"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EB0FF10"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w:t>
            </w:r>
          </w:p>
        </w:tc>
        <w:tc>
          <w:tcPr>
            <w:tcW w:w="882" w:type="dxa"/>
            <w:tcBorders>
              <w:top w:val="nil"/>
              <w:left w:val="nil"/>
              <w:bottom w:val="single" w:sz="4" w:space="0" w:color="auto"/>
              <w:right w:val="single" w:sz="4" w:space="0" w:color="auto"/>
            </w:tcBorders>
            <w:shd w:val="clear" w:color="auto" w:fill="auto"/>
            <w:noWrap/>
            <w:vAlign w:val="bottom"/>
            <w:hideMark/>
          </w:tcPr>
          <w:p w14:paraId="0735BFF7"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6</w:t>
            </w:r>
          </w:p>
        </w:tc>
        <w:tc>
          <w:tcPr>
            <w:tcW w:w="1165" w:type="dxa"/>
            <w:tcBorders>
              <w:top w:val="nil"/>
              <w:left w:val="nil"/>
              <w:bottom w:val="single" w:sz="4" w:space="0" w:color="auto"/>
              <w:right w:val="single" w:sz="4" w:space="0" w:color="auto"/>
            </w:tcBorders>
            <w:shd w:val="clear" w:color="auto" w:fill="auto"/>
            <w:noWrap/>
            <w:vAlign w:val="bottom"/>
            <w:hideMark/>
          </w:tcPr>
          <w:p w14:paraId="34120E3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7</w:t>
            </w:r>
          </w:p>
        </w:tc>
        <w:tc>
          <w:tcPr>
            <w:tcW w:w="1165" w:type="dxa"/>
            <w:tcBorders>
              <w:top w:val="nil"/>
              <w:left w:val="nil"/>
              <w:bottom w:val="single" w:sz="4" w:space="0" w:color="auto"/>
              <w:right w:val="single" w:sz="4" w:space="0" w:color="auto"/>
            </w:tcBorders>
            <w:shd w:val="clear" w:color="auto" w:fill="auto"/>
            <w:noWrap/>
            <w:vAlign w:val="bottom"/>
            <w:hideMark/>
          </w:tcPr>
          <w:p w14:paraId="33B8499E"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Apr-46</w:t>
            </w:r>
          </w:p>
        </w:tc>
        <w:tc>
          <w:tcPr>
            <w:tcW w:w="1198" w:type="dxa"/>
            <w:tcBorders>
              <w:top w:val="nil"/>
              <w:left w:val="nil"/>
              <w:bottom w:val="single" w:sz="4" w:space="0" w:color="auto"/>
              <w:right w:val="single" w:sz="4" w:space="0" w:color="auto"/>
            </w:tcBorders>
            <w:shd w:val="clear" w:color="auto" w:fill="auto"/>
            <w:noWrap/>
            <w:vAlign w:val="bottom"/>
            <w:hideMark/>
          </w:tcPr>
          <w:p w14:paraId="3FED12FB"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Nov-47</w:t>
            </w:r>
          </w:p>
        </w:tc>
        <w:tc>
          <w:tcPr>
            <w:tcW w:w="2880" w:type="dxa"/>
            <w:tcBorders>
              <w:top w:val="nil"/>
              <w:left w:val="nil"/>
              <w:bottom w:val="single" w:sz="4" w:space="0" w:color="auto"/>
              <w:right w:val="single" w:sz="4" w:space="0" w:color="auto"/>
            </w:tcBorders>
            <w:shd w:val="clear" w:color="auto" w:fill="auto"/>
            <w:noWrap/>
            <w:vAlign w:val="bottom"/>
            <w:hideMark/>
          </w:tcPr>
          <w:p w14:paraId="04FE0632"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Biweekly Reports</w:t>
            </w:r>
          </w:p>
        </w:tc>
      </w:tr>
      <w:tr w:rsidR="00EA033F" w:rsidRPr="00EA033F" w14:paraId="08C66940"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279530A"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w:t>
            </w:r>
          </w:p>
        </w:tc>
        <w:tc>
          <w:tcPr>
            <w:tcW w:w="882" w:type="dxa"/>
            <w:tcBorders>
              <w:top w:val="nil"/>
              <w:left w:val="nil"/>
              <w:bottom w:val="single" w:sz="4" w:space="0" w:color="auto"/>
              <w:right w:val="single" w:sz="4" w:space="0" w:color="auto"/>
            </w:tcBorders>
            <w:shd w:val="clear" w:color="auto" w:fill="auto"/>
            <w:noWrap/>
            <w:vAlign w:val="bottom"/>
            <w:hideMark/>
          </w:tcPr>
          <w:p w14:paraId="63738EB5"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7</w:t>
            </w:r>
          </w:p>
        </w:tc>
        <w:tc>
          <w:tcPr>
            <w:tcW w:w="1165" w:type="dxa"/>
            <w:tcBorders>
              <w:top w:val="nil"/>
              <w:left w:val="nil"/>
              <w:bottom w:val="single" w:sz="4" w:space="0" w:color="auto"/>
              <w:right w:val="single" w:sz="4" w:space="0" w:color="auto"/>
            </w:tcBorders>
            <w:shd w:val="clear" w:color="auto" w:fill="auto"/>
            <w:noWrap/>
            <w:vAlign w:val="bottom"/>
            <w:hideMark/>
          </w:tcPr>
          <w:p w14:paraId="63369B0E"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7</w:t>
            </w:r>
          </w:p>
        </w:tc>
        <w:tc>
          <w:tcPr>
            <w:tcW w:w="1165" w:type="dxa"/>
            <w:tcBorders>
              <w:top w:val="nil"/>
              <w:left w:val="nil"/>
              <w:bottom w:val="single" w:sz="4" w:space="0" w:color="auto"/>
              <w:right w:val="single" w:sz="4" w:space="0" w:color="auto"/>
            </w:tcBorders>
            <w:shd w:val="clear" w:color="auto" w:fill="auto"/>
            <w:noWrap/>
            <w:vAlign w:val="bottom"/>
            <w:hideMark/>
          </w:tcPr>
          <w:p w14:paraId="40E7581B"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Nov-47</w:t>
            </w:r>
          </w:p>
        </w:tc>
        <w:tc>
          <w:tcPr>
            <w:tcW w:w="1198" w:type="dxa"/>
            <w:tcBorders>
              <w:top w:val="nil"/>
              <w:left w:val="nil"/>
              <w:bottom w:val="single" w:sz="4" w:space="0" w:color="auto"/>
              <w:right w:val="single" w:sz="4" w:space="0" w:color="auto"/>
            </w:tcBorders>
            <w:shd w:val="clear" w:color="auto" w:fill="auto"/>
            <w:noWrap/>
            <w:vAlign w:val="bottom"/>
            <w:hideMark/>
          </w:tcPr>
          <w:p w14:paraId="062BCC7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5950B897"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Summary Report #2</w:t>
            </w:r>
          </w:p>
        </w:tc>
      </w:tr>
      <w:tr w:rsidR="00EA033F" w:rsidRPr="00EA033F" w14:paraId="65748610"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3EC0816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3</w:t>
            </w:r>
          </w:p>
        </w:tc>
        <w:tc>
          <w:tcPr>
            <w:tcW w:w="882" w:type="dxa"/>
            <w:tcBorders>
              <w:top w:val="nil"/>
              <w:left w:val="nil"/>
              <w:bottom w:val="single" w:sz="4" w:space="0" w:color="auto"/>
              <w:right w:val="single" w:sz="4" w:space="0" w:color="auto"/>
            </w:tcBorders>
            <w:shd w:val="clear" w:color="auto" w:fill="auto"/>
            <w:noWrap/>
            <w:vAlign w:val="bottom"/>
            <w:hideMark/>
          </w:tcPr>
          <w:p w14:paraId="7A3165B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7</w:t>
            </w:r>
          </w:p>
        </w:tc>
        <w:tc>
          <w:tcPr>
            <w:tcW w:w="1165" w:type="dxa"/>
            <w:tcBorders>
              <w:top w:val="nil"/>
              <w:left w:val="nil"/>
              <w:bottom w:val="single" w:sz="4" w:space="0" w:color="auto"/>
              <w:right w:val="single" w:sz="4" w:space="0" w:color="auto"/>
            </w:tcBorders>
            <w:shd w:val="clear" w:color="auto" w:fill="auto"/>
            <w:noWrap/>
            <w:vAlign w:val="bottom"/>
            <w:hideMark/>
          </w:tcPr>
          <w:p w14:paraId="5418361C"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8</w:t>
            </w:r>
          </w:p>
        </w:tc>
        <w:tc>
          <w:tcPr>
            <w:tcW w:w="1165" w:type="dxa"/>
            <w:tcBorders>
              <w:top w:val="nil"/>
              <w:left w:val="nil"/>
              <w:bottom w:val="single" w:sz="4" w:space="0" w:color="auto"/>
              <w:right w:val="single" w:sz="4" w:space="0" w:color="auto"/>
            </w:tcBorders>
            <w:shd w:val="clear" w:color="auto" w:fill="auto"/>
            <w:noWrap/>
            <w:vAlign w:val="bottom"/>
            <w:hideMark/>
          </w:tcPr>
          <w:p w14:paraId="3FE0AA2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98" w:type="dxa"/>
            <w:tcBorders>
              <w:top w:val="nil"/>
              <w:left w:val="nil"/>
              <w:bottom w:val="single" w:sz="4" w:space="0" w:color="auto"/>
              <w:right w:val="single" w:sz="4" w:space="0" w:color="auto"/>
            </w:tcBorders>
            <w:shd w:val="clear" w:color="auto" w:fill="auto"/>
            <w:noWrap/>
            <w:vAlign w:val="bottom"/>
            <w:hideMark/>
          </w:tcPr>
          <w:p w14:paraId="28ECC681"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1E881403"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Summary Report #2</w:t>
            </w:r>
          </w:p>
        </w:tc>
      </w:tr>
      <w:tr w:rsidR="00EA033F" w:rsidRPr="00EA033F" w14:paraId="365B70F3"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4247FEE3"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4</w:t>
            </w:r>
          </w:p>
        </w:tc>
        <w:tc>
          <w:tcPr>
            <w:tcW w:w="882" w:type="dxa"/>
            <w:tcBorders>
              <w:top w:val="nil"/>
              <w:left w:val="nil"/>
              <w:bottom w:val="single" w:sz="4" w:space="0" w:color="auto"/>
              <w:right w:val="single" w:sz="4" w:space="0" w:color="auto"/>
            </w:tcBorders>
            <w:shd w:val="clear" w:color="auto" w:fill="auto"/>
            <w:noWrap/>
            <w:vAlign w:val="bottom"/>
            <w:hideMark/>
          </w:tcPr>
          <w:p w14:paraId="5F0A139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8</w:t>
            </w:r>
          </w:p>
        </w:tc>
        <w:tc>
          <w:tcPr>
            <w:tcW w:w="1165" w:type="dxa"/>
            <w:tcBorders>
              <w:top w:val="nil"/>
              <w:left w:val="nil"/>
              <w:bottom w:val="single" w:sz="4" w:space="0" w:color="auto"/>
              <w:right w:val="single" w:sz="4" w:space="0" w:color="auto"/>
            </w:tcBorders>
            <w:shd w:val="clear" w:color="auto" w:fill="auto"/>
            <w:noWrap/>
            <w:vAlign w:val="bottom"/>
            <w:hideMark/>
          </w:tcPr>
          <w:p w14:paraId="209E92DA"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11</w:t>
            </w:r>
          </w:p>
        </w:tc>
        <w:tc>
          <w:tcPr>
            <w:tcW w:w="1165" w:type="dxa"/>
            <w:tcBorders>
              <w:top w:val="nil"/>
              <w:left w:val="nil"/>
              <w:bottom w:val="single" w:sz="4" w:space="0" w:color="auto"/>
              <w:right w:val="single" w:sz="4" w:space="0" w:color="auto"/>
            </w:tcBorders>
            <w:shd w:val="clear" w:color="auto" w:fill="auto"/>
            <w:noWrap/>
            <w:vAlign w:val="bottom"/>
            <w:hideMark/>
          </w:tcPr>
          <w:p w14:paraId="7E74667F"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98" w:type="dxa"/>
            <w:tcBorders>
              <w:top w:val="nil"/>
              <w:left w:val="nil"/>
              <w:bottom w:val="single" w:sz="4" w:space="0" w:color="auto"/>
              <w:right w:val="single" w:sz="4" w:space="0" w:color="auto"/>
            </w:tcBorders>
            <w:shd w:val="clear" w:color="auto" w:fill="auto"/>
            <w:noWrap/>
            <w:vAlign w:val="bottom"/>
            <w:hideMark/>
          </w:tcPr>
          <w:p w14:paraId="528D03E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Jun-51</w:t>
            </w:r>
          </w:p>
        </w:tc>
        <w:tc>
          <w:tcPr>
            <w:tcW w:w="2880" w:type="dxa"/>
            <w:tcBorders>
              <w:top w:val="nil"/>
              <w:left w:val="nil"/>
              <w:bottom w:val="single" w:sz="4" w:space="0" w:color="auto"/>
              <w:right w:val="single" w:sz="4" w:space="0" w:color="auto"/>
            </w:tcBorders>
            <w:shd w:val="clear" w:color="auto" w:fill="auto"/>
            <w:noWrap/>
            <w:vAlign w:val="bottom"/>
            <w:hideMark/>
          </w:tcPr>
          <w:p w14:paraId="06DBB92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Summary Report #2</w:t>
            </w:r>
          </w:p>
        </w:tc>
      </w:tr>
      <w:tr w:rsidR="00EA033F" w:rsidRPr="00EA033F" w14:paraId="08AAFCBF"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D08FB4F"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5</w:t>
            </w:r>
          </w:p>
        </w:tc>
        <w:tc>
          <w:tcPr>
            <w:tcW w:w="882" w:type="dxa"/>
            <w:tcBorders>
              <w:top w:val="nil"/>
              <w:left w:val="nil"/>
              <w:bottom w:val="single" w:sz="4" w:space="0" w:color="auto"/>
              <w:right w:val="single" w:sz="4" w:space="0" w:color="auto"/>
            </w:tcBorders>
            <w:shd w:val="clear" w:color="auto" w:fill="auto"/>
            <w:noWrap/>
            <w:vAlign w:val="bottom"/>
            <w:hideMark/>
          </w:tcPr>
          <w:p w14:paraId="0C9DE82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11</w:t>
            </w:r>
          </w:p>
        </w:tc>
        <w:tc>
          <w:tcPr>
            <w:tcW w:w="1165" w:type="dxa"/>
            <w:tcBorders>
              <w:top w:val="nil"/>
              <w:left w:val="nil"/>
              <w:bottom w:val="single" w:sz="4" w:space="0" w:color="auto"/>
              <w:right w:val="single" w:sz="4" w:space="0" w:color="auto"/>
            </w:tcBorders>
            <w:shd w:val="clear" w:color="auto" w:fill="auto"/>
            <w:noWrap/>
            <w:vAlign w:val="bottom"/>
            <w:hideMark/>
          </w:tcPr>
          <w:p w14:paraId="20E01416"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17</w:t>
            </w:r>
          </w:p>
        </w:tc>
        <w:tc>
          <w:tcPr>
            <w:tcW w:w="1165" w:type="dxa"/>
            <w:tcBorders>
              <w:top w:val="nil"/>
              <w:left w:val="nil"/>
              <w:bottom w:val="single" w:sz="4" w:space="0" w:color="auto"/>
              <w:right w:val="single" w:sz="4" w:space="0" w:color="auto"/>
            </w:tcBorders>
            <w:shd w:val="clear" w:color="auto" w:fill="auto"/>
            <w:noWrap/>
            <w:vAlign w:val="bottom"/>
            <w:hideMark/>
          </w:tcPr>
          <w:p w14:paraId="4F6F4364"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Sep-51</w:t>
            </w:r>
          </w:p>
        </w:tc>
        <w:tc>
          <w:tcPr>
            <w:tcW w:w="1198" w:type="dxa"/>
            <w:tcBorders>
              <w:top w:val="nil"/>
              <w:left w:val="nil"/>
              <w:bottom w:val="single" w:sz="4" w:space="0" w:color="auto"/>
              <w:right w:val="single" w:sz="4" w:space="0" w:color="auto"/>
            </w:tcBorders>
            <w:shd w:val="clear" w:color="auto" w:fill="auto"/>
            <w:noWrap/>
            <w:vAlign w:val="bottom"/>
            <w:hideMark/>
          </w:tcPr>
          <w:p w14:paraId="7A794464"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25-Jun-48</w:t>
            </w:r>
          </w:p>
        </w:tc>
        <w:tc>
          <w:tcPr>
            <w:tcW w:w="2880" w:type="dxa"/>
            <w:tcBorders>
              <w:top w:val="nil"/>
              <w:left w:val="nil"/>
              <w:bottom w:val="single" w:sz="4" w:space="0" w:color="auto"/>
              <w:right w:val="single" w:sz="4" w:space="0" w:color="auto"/>
            </w:tcBorders>
            <w:shd w:val="clear" w:color="auto" w:fill="auto"/>
            <w:noWrap/>
            <w:vAlign w:val="bottom"/>
            <w:hideMark/>
          </w:tcPr>
          <w:p w14:paraId="1941B434"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Summary Report #26 &amp; Biweekly Reports</w:t>
            </w:r>
          </w:p>
        </w:tc>
      </w:tr>
      <w:tr w:rsidR="00EA033F" w:rsidRPr="00EA033F" w14:paraId="3E5D860D"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22AED44D"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6</w:t>
            </w:r>
          </w:p>
        </w:tc>
        <w:tc>
          <w:tcPr>
            <w:tcW w:w="882" w:type="dxa"/>
            <w:tcBorders>
              <w:top w:val="nil"/>
              <w:left w:val="nil"/>
              <w:bottom w:val="single" w:sz="4" w:space="0" w:color="auto"/>
              <w:right w:val="single" w:sz="4" w:space="0" w:color="auto"/>
            </w:tcBorders>
            <w:shd w:val="clear" w:color="auto" w:fill="auto"/>
            <w:noWrap/>
            <w:vAlign w:val="bottom"/>
            <w:hideMark/>
          </w:tcPr>
          <w:p w14:paraId="28134832"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17</w:t>
            </w:r>
          </w:p>
        </w:tc>
        <w:tc>
          <w:tcPr>
            <w:tcW w:w="1165" w:type="dxa"/>
            <w:tcBorders>
              <w:top w:val="nil"/>
              <w:left w:val="nil"/>
              <w:bottom w:val="single" w:sz="4" w:space="0" w:color="auto"/>
              <w:right w:val="single" w:sz="4" w:space="0" w:color="auto"/>
            </w:tcBorders>
            <w:shd w:val="clear" w:color="auto" w:fill="auto"/>
            <w:noWrap/>
            <w:vAlign w:val="bottom"/>
            <w:hideMark/>
          </w:tcPr>
          <w:p w14:paraId="06C55ED0"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21</w:t>
            </w:r>
          </w:p>
        </w:tc>
        <w:tc>
          <w:tcPr>
            <w:tcW w:w="1165" w:type="dxa"/>
            <w:tcBorders>
              <w:top w:val="nil"/>
              <w:left w:val="nil"/>
              <w:bottom w:val="single" w:sz="4" w:space="0" w:color="auto"/>
              <w:right w:val="single" w:sz="4" w:space="0" w:color="auto"/>
            </w:tcBorders>
            <w:shd w:val="clear" w:color="auto" w:fill="auto"/>
            <w:noWrap/>
            <w:vAlign w:val="bottom"/>
            <w:hideMark/>
          </w:tcPr>
          <w:p w14:paraId="5CD31153"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9-Jul-48</w:t>
            </w:r>
          </w:p>
        </w:tc>
        <w:tc>
          <w:tcPr>
            <w:tcW w:w="1198" w:type="dxa"/>
            <w:tcBorders>
              <w:top w:val="nil"/>
              <w:left w:val="nil"/>
              <w:bottom w:val="single" w:sz="4" w:space="0" w:color="auto"/>
              <w:right w:val="single" w:sz="4" w:space="0" w:color="auto"/>
            </w:tcBorders>
            <w:shd w:val="clear" w:color="auto" w:fill="auto"/>
            <w:noWrap/>
            <w:vAlign w:val="bottom"/>
            <w:hideMark/>
          </w:tcPr>
          <w:p w14:paraId="284C8D1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18-Mar-49</w:t>
            </w:r>
          </w:p>
        </w:tc>
        <w:tc>
          <w:tcPr>
            <w:tcW w:w="2880" w:type="dxa"/>
            <w:tcBorders>
              <w:top w:val="nil"/>
              <w:left w:val="nil"/>
              <w:bottom w:val="single" w:sz="4" w:space="0" w:color="auto"/>
              <w:right w:val="single" w:sz="4" w:space="0" w:color="auto"/>
            </w:tcBorders>
            <w:shd w:val="clear" w:color="auto" w:fill="auto"/>
            <w:noWrap/>
            <w:vAlign w:val="bottom"/>
            <w:hideMark/>
          </w:tcPr>
          <w:p w14:paraId="1BCDB9C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Biweekly Reports</w:t>
            </w:r>
          </w:p>
        </w:tc>
      </w:tr>
      <w:tr w:rsidR="00EA033F" w:rsidRPr="00EA033F" w14:paraId="7DCDDF17"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24EC6A61"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7</w:t>
            </w:r>
          </w:p>
        </w:tc>
        <w:tc>
          <w:tcPr>
            <w:tcW w:w="882" w:type="dxa"/>
            <w:tcBorders>
              <w:top w:val="nil"/>
              <w:left w:val="nil"/>
              <w:bottom w:val="single" w:sz="4" w:space="0" w:color="auto"/>
              <w:right w:val="single" w:sz="4" w:space="0" w:color="auto"/>
            </w:tcBorders>
            <w:shd w:val="clear" w:color="auto" w:fill="auto"/>
            <w:noWrap/>
            <w:vAlign w:val="bottom"/>
            <w:hideMark/>
          </w:tcPr>
          <w:p w14:paraId="1CB9D3EC"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21</w:t>
            </w:r>
          </w:p>
        </w:tc>
        <w:tc>
          <w:tcPr>
            <w:tcW w:w="1165" w:type="dxa"/>
            <w:tcBorders>
              <w:top w:val="nil"/>
              <w:left w:val="nil"/>
              <w:bottom w:val="single" w:sz="4" w:space="0" w:color="auto"/>
              <w:right w:val="single" w:sz="4" w:space="0" w:color="auto"/>
            </w:tcBorders>
            <w:shd w:val="clear" w:color="auto" w:fill="auto"/>
            <w:noWrap/>
            <w:vAlign w:val="bottom"/>
            <w:hideMark/>
          </w:tcPr>
          <w:p w14:paraId="2003BF8E"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23</w:t>
            </w:r>
          </w:p>
        </w:tc>
        <w:tc>
          <w:tcPr>
            <w:tcW w:w="1165" w:type="dxa"/>
            <w:tcBorders>
              <w:top w:val="nil"/>
              <w:left w:val="nil"/>
              <w:bottom w:val="single" w:sz="4" w:space="0" w:color="auto"/>
              <w:right w:val="single" w:sz="4" w:space="0" w:color="auto"/>
            </w:tcBorders>
            <w:shd w:val="clear" w:color="auto" w:fill="auto"/>
            <w:noWrap/>
            <w:vAlign w:val="bottom"/>
            <w:hideMark/>
          </w:tcPr>
          <w:p w14:paraId="4AD8749D"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1-Apr-49</w:t>
            </w:r>
          </w:p>
        </w:tc>
        <w:tc>
          <w:tcPr>
            <w:tcW w:w="1198" w:type="dxa"/>
            <w:tcBorders>
              <w:top w:val="nil"/>
              <w:left w:val="nil"/>
              <w:bottom w:val="single" w:sz="4" w:space="0" w:color="auto"/>
              <w:right w:val="single" w:sz="4" w:space="0" w:color="auto"/>
            </w:tcBorders>
            <w:shd w:val="clear" w:color="auto" w:fill="auto"/>
            <w:noWrap/>
            <w:vAlign w:val="bottom"/>
            <w:hideMark/>
          </w:tcPr>
          <w:p w14:paraId="6CFE968E"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23-Jun-50</w:t>
            </w:r>
          </w:p>
        </w:tc>
        <w:tc>
          <w:tcPr>
            <w:tcW w:w="2880" w:type="dxa"/>
            <w:tcBorders>
              <w:top w:val="nil"/>
              <w:left w:val="nil"/>
              <w:bottom w:val="single" w:sz="4" w:space="0" w:color="auto"/>
              <w:right w:val="single" w:sz="4" w:space="0" w:color="auto"/>
            </w:tcBorders>
            <w:shd w:val="clear" w:color="auto" w:fill="auto"/>
            <w:noWrap/>
            <w:vAlign w:val="bottom"/>
            <w:hideMark/>
          </w:tcPr>
          <w:p w14:paraId="7DE2B886"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Biweekly Reports</w:t>
            </w:r>
          </w:p>
        </w:tc>
      </w:tr>
      <w:tr w:rsidR="00EA033F" w:rsidRPr="00EA033F" w14:paraId="2B25133B"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5DF483A5"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lastRenderedPageBreak/>
              <w:t>8</w:t>
            </w:r>
          </w:p>
        </w:tc>
        <w:tc>
          <w:tcPr>
            <w:tcW w:w="882" w:type="dxa"/>
            <w:tcBorders>
              <w:top w:val="nil"/>
              <w:left w:val="nil"/>
              <w:bottom w:val="single" w:sz="4" w:space="0" w:color="auto"/>
              <w:right w:val="single" w:sz="4" w:space="0" w:color="auto"/>
            </w:tcBorders>
            <w:shd w:val="clear" w:color="auto" w:fill="auto"/>
            <w:noWrap/>
            <w:vAlign w:val="bottom"/>
            <w:hideMark/>
          </w:tcPr>
          <w:p w14:paraId="086B2863"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23</w:t>
            </w:r>
          </w:p>
        </w:tc>
        <w:tc>
          <w:tcPr>
            <w:tcW w:w="1165" w:type="dxa"/>
            <w:tcBorders>
              <w:top w:val="nil"/>
              <w:left w:val="nil"/>
              <w:bottom w:val="single" w:sz="4" w:space="0" w:color="auto"/>
              <w:right w:val="single" w:sz="4" w:space="0" w:color="auto"/>
            </w:tcBorders>
            <w:shd w:val="clear" w:color="auto" w:fill="auto"/>
            <w:noWrap/>
            <w:vAlign w:val="bottom"/>
            <w:hideMark/>
          </w:tcPr>
          <w:p w14:paraId="11F9107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27</w:t>
            </w:r>
          </w:p>
        </w:tc>
        <w:tc>
          <w:tcPr>
            <w:tcW w:w="1165" w:type="dxa"/>
            <w:tcBorders>
              <w:top w:val="nil"/>
              <w:left w:val="nil"/>
              <w:bottom w:val="single" w:sz="4" w:space="0" w:color="auto"/>
              <w:right w:val="single" w:sz="4" w:space="0" w:color="auto"/>
            </w:tcBorders>
            <w:shd w:val="clear" w:color="auto" w:fill="auto"/>
            <w:noWrap/>
            <w:vAlign w:val="bottom"/>
            <w:hideMark/>
          </w:tcPr>
          <w:p w14:paraId="1AF98F6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7-Jul-50</w:t>
            </w:r>
          </w:p>
        </w:tc>
        <w:tc>
          <w:tcPr>
            <w:tcW w:w="1198" w:type="dxa"/>
            <w:tcBorders>
              <w:top w:val="nil"/>
              <w:left w:val="nil"/>
              <w:bottom w:val="single" w:sz="4" w:space="0" w:color="auto"/>
              <w:right w:val="single" w:sz="4" w:space="0" w:color="auto"/>
            </w:tcBorders>
            <w:shd w:val="clear" w:color="auto" w:fill="auto"/>
            <w:noWrap/>
            <w:vAlign w:val="bottom"/>
            <w:hideMark/>
          </w:tcPr>
          <w:p w14:paraId="72FF4B04"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28-Mar-52</w:t>
            </w:r>
          </w:p>
        </w:tc>
        <w:tc>
          <w:tcPr>
            <w:tcW w:w="2880" w:type="dxa"/>
            <w:tcBorders>
              <w:top w:val="nil"/>
              <w:left w:val="nil"/>
              <w:bottom w:val="single" w:sz="4" w:space="0" w:color="auto"/>
              <w:right w:val="single" w:sz="4" w:space="0" w:color="auto"/>
            </w:tcBorders>
            <w:shd w:val="clear" w:color="auto" w:fill="auto"/>
            <w:noWrap/>
            <w:vAlign w:val="bottom"/>
            <w:hideMark/>
          </w:tcPr>
          <w:p w14:paraId="46EDC82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Biweekly Reports</w:t>
            </w:r>
          </w:p>
        </w:tc>
      </w:tr>
      <w:tr w:rsidR="00EA033F" w:rsidRPr="00EA033F" w14:paraId="3E15B739"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485F90B4"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9</w:t>
            </w:r>
          </w:p>
        </w:tc>
        <w:tc>
          <w:tcPr>
            <w:tcW w:w="882" w:type="dxa"/>
            <w:tcBorders>
              <w:top w:val="nil"/>
              <w:left w:val="nil"/>
              <w:bottom w:val="single" w:sz="4" w:space="0" w:color="auto"/>
              <w:right w:val="single" w:sz="4" w:space="0" w:color="auto"/>
            </w:tcBorders>
            <w:shd w:val="clear" w:color="auto" w:fill="auto"/>
            <w:noWrap/>
            <w:vAlign w:val="bottom"/>
            <w:hideMark/>
          </w:tcPr>
          <w:p w14:paraId="153F342B"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27</w:t>
            </w:r>
          </w:p>
        </w:tc>
        <w:tc>
          <w:tcPr>
            <w:tcW w:w="1165" w:type="dxa"/>
            <w:tcBorders>
              <w:top w:val="nil"/>
              <w:left w:val="nil"/>
              <w:bottom w:val="single" w:sz="4" w:space="0" w:color="auto"/>
              <w:right w:val="single" w:sz="4" w:space="0" w:color="auto"/>
            </w:tcBorders>
            <w:shd w:val="clear" w:color="auto" w:fill="auto"/>
            <w:noWrap/>
            <w:vAlign w:val="bottom"/>
            <w:hideMark/>
          </w:tcPr>
          <w:p w14:paraId="34C102E1"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29</w:t>
            </w:r>
          </w:p>
        </w:tc>
        <w:tc>
          <w:tcPr>
            <w:tcW w:w="1165" w:type="dxa"/>
            <w:tcBorders>
              <w:top w:val="nil"/>
              <w:left w:val="nil"/>
              <w:bottom w:val="single" w:sz="4" w:space="0" w:color="auto"/>
              <w:right w:val="single" w:sz="4" w:space="0" w:color="auto"/>
            </w:tcBorders>
            <w:shd w:val="clear" w:color="auto" w:fill="auto"/>
            <w:noWrap/>
            <w:vAlign w:val="bottom"/>
            <w:hideMark/>
          </w:tcPr>
          <w:p w14:paraId="6B98407C"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11-Apr-52</w:t>
            </w:r>
          </w:p>
        </w:tc>
        <w:tc>
          <w:tcPr>
            <w:tcW w:w="1198" w:type="dxa"/>
            <w:tcBorders>
              <w:top w:val="nil"/>
              <w:left w:val="nil"/>
              <w:bottom w:val="single" w:sz="4" w:space="0" w:color="auto"/>
              <w:right w:val="single" w:sz="4" w:space="0" w:color="auto"/>
            </w:tcBorders>
            <w:shd w:val="clear" w:color="auto" w:fill="auto"/>
            <w:noWrap/>
            <w:vAlign w:val="bottom"/>
            <w:hideMark/>
          </w:tcPr>
          <w:p w14:paraId="4AEED194"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8-May-53</w:t>
            </w:r>
          </w:p>
        </w:tc>
        <w:tc>
          <w:tcPr>
            <w:tcW w:w="2880" w:type="dxa"/>
            <w:tcBorders>
              <w:top w:val="nil"/>
              <w:left w:val="nil"/>
              <w:bottom w:val="single" w:sz="4" w:space="0" w:color="auto"/>
              <w:right w:val="single" w:sz="4" w:space="0" w:color="auto"/>
            </w:tcBorders>
            <w:shd w:val="clear" w:color="auto" w:fill="auto"/>
            <w:noWrap/>
            <w:vAlign w:val="bottom"/>
            <w:hideMark/>
          </w:tcPr>
          <w:p w14:paraId="46EAF06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Biweekly Reports</w:t>
            </w:r>
          </w:p>
        </w:tc>
      </w:tr>
      <w:tr w:rsidR="00EA033F" w:rsidRPr="00EA033F" w14:paraId="440E6D6E"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222DFB2"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882" w:type="dxa"/>
            <w:tcBorders>
              <w:top w:val="nil"/>
              <w:left w:val="nil"/>
              <w:bottom w:val="single" w:sz="4" w:space="0" w:color="auto"/>
              <w:right w:val="single" w:sz="4" w:space="0" w:color="auto"/>
            </w:tcBorders>
            <w:shd w:val="clear" w:color="auto" w:fill="auto"/>
            <w:noWrap/>
            <w:vAlign w:val="bottom"/>
            <w:hideMark/>
          </w:tcPr>
          <w:p w14:paraId="6EEC8F4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0441419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567D99D0"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98" w:type="dxa"/>
            <w:tcBorders>
              <w:top w:val="nil"/>
              <w:left w:val="nil"/>
              <w:bottom w:val="single" w:sz="4" w:space="0" w:color="auto"/>
              <w:right w:val="single" w:sz="4" w:space="0" w:color="auto"/>
            </w:tcBorders>
            <w:shd w:val="clear" w:color="auto" w:fill="auto"/>
            <w:noWrap/>
            <w:vAlign w:val="bottom"/>
            <w:hideMark/>
          </w:tcPr>
          <w:p w14:paraId="2B82B29B"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500AA951"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248BC974"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888E91A"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10</w:t>
            </w:r>
          </w:p>
        </w:tc>
        <w:tc>
          <w:tcPr>
            <w:tcW w:w="882" w:type="dxa"/>
            <w:tcBorders>
              <w:top w:val="nil"/>
              <w:left w:val="nil"/>
              <w:bottom w:val="single" w:sz="4" w:space="0" w:color="auto"/>
              <w:right w:val="single" w:sz="4" w:space="0" w:color="auto"/>
            </w:tcBorders>
            <w:shd w:val="clear" w:color="auto" w:fill="auto"/>
            <w:noWrap/>
            <w:vAlign w:val="bottom"/>
            <w:hideMark/>
          </w:tcPr>
          <w:p w14:paraId="376389F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29</w:t>
            </w:r>
          </w:p>
        </w:tc>
        <w:tc>
          <w:tcPr>
            <w:tcW w:w="1165" w:type="dxa"/>
            <w:tcBorders>
              <w:top w:val="nil"/>
              <w:left w:val="nil"/>
              <w:bottom w:val="single" w:sz="4" w:space="0" w:color="auto"/>
              <w:right w:val="single" w:sz="4" w:space="0" w:color="auto"/>
            </w:tcBorders>
            <w:shd w:val="clear" w:color="auto" w:fill="auto"/>
            <w:noWrap/>
            <w:vAlign w:val="bottom"/>
            <w:hideMark/>
          </w:tcPr>
          <w:p w14:paraId="00B0F54B"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39</w:t>
            </w:r>
          </w:p>
        </w:tc>
        <w:tc>
          <w:tcPr>
            <w:tcW w:w="1165" w:type="dxa"/>
            <w:tcBorders>
              <w:top w:val="nil"/>
              <w:left w:val="nil"/>
              <w:bottom w:val="single" w:sz="4" w:space="0" w:color="auto"/>
              <w:right w:val="single" w:sz="4" w:space="0" w:color="auto"/>
            </w:tcBorders>
            <w:shd w:val="clear" w:color="auto" w:fill="auto"/>
            <w:noWrap/>
            <w:vAlign w:val="bottom"/>
            <w:hideMark/>
          </w:tcPr>
          <w:p w14:paraId="1FBEFDF0"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7-Aug-45</w:t>
            </w:r>
          </w:p>
        </w:tc>
        <w:tc>
          <w:tcPr>
            <w:tcW w:w="1198" w:type="dxa"/>
            <w:tcBorders>
              <w:top w:val="nil"/>
              <w:left w:val="nil"/>
              <w:bottom w:val="single" w:sz="4" w:space="0" w:color="auto"/>
              <w:right w:val="single" w:sz="4" w:space="0" w:color="auto"/>
            </w:tcBorders>
            <w:shd w:val="clear" w:color="auto" w:fill="auto"/>
            <w:noWrap/>
            <w:vAlign w:val="bottom"/>
            <w:hideMark/>
          </w:tcPr>
          <w:p w14:paraId="7D20A2CC"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29-Apr-46</w:t>
            </w:r>
          </w:p>
        </w:tc>
        <w:tc>
          <w:tcPr>
            <w:tcW w:w="2880" w:type="dxa"/>
            <w:tcBorders>
              <w:top w:val="nil"/>
              <w:left w:val="nil"/>
              <w:bottom w:val="single" w:sz="4" w:space="0" w:color="auto"/>
              <w:right w:val="single" w:sz="4" w:space="0" w:color="auto"/>
            </w:tcBorders>
            <w:shd w:val="clear" w:color="auto" w:fill="auto"/>
            <w:noWrap/>
            <w:vAlign w:val="bottom"/>
            <w:hideMark/>
          </w:tcPr>
          <w:p w14:paraId="681263C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Reports and Correspondence</w:t>
            </w:r>
          </w:p>
        </w:tc>
      </w:tr>
      <w:tr w:rsidR="00EA033F" w:rsidRPr="00EA033F" w14:paraId="5D2C5725"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21BC250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11</w:t>
            </w:r>
          </w:p>
        </w:tc>
        <w:tc>
          <w:tcPr>
            <w:tcW w:w="882" w:type="dxa"/>
            <w:tcBorders>
              <w:top w:val="nil"/>
              <w:left w:val="nil"/>
              <w:bottom w:val="single" w:sz="4" w:space="0" w:color="auto"/>
              <w:right w:val="single" w:sz="4" w:space="0" w:color="auto"/>
            </w:tcBorders>
            <w:shd w:val="clear" w:color="auto" w:fill="auto"/>
            <w:noWrap/>
            <w:vAlign w:val="bottom"/>
            <w:hideMark/>
          </w:tcPr>
          <w:p w14:paraId="49E57F1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39</w:t>
            </w:r>
          </w:p>
        </w:tc>
        <w:tc>
          <w:tcPr>
            <w:tcW w:w="1165" w:type="dxa"/>
            <w:tcBorders>
              <w:top w:val="nil"/>
              <w:left w:val="nil"/>
              <w:bottom w:val="single" w:sz="4" w:space="0" w:color="auto"/>
              <w:right w:val="single" w:sz="4" w:space="0" w:color="auto"/>
            </w:tcBorders>
            <w:shd w:val="clear" w:color="auto" w:fill="auto"/>
            <w:noWrap/>
            <w:vAlign w:val="bottom"/>
            <w:hideMark/>
          </w:tcPr>
          <w:p w14:paraId="044997BC"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50</w:t>
            </w:r>
          </w:p>
        </w:tc>
        <w:tc>
          <w:tcPr>
            <w:tcW w:w="1165" w:type="dxa"/>
            <w:tcBorders>
              <w:top w:val="nil"/>
              <w:left w:val="nil"/>
              <w:bottom w:val="single" w:sz="4" w:space="0" w:color="auto"/>
              <w:right w:val="single" w:sz="4" w:space="0" w:color="auto"/>
            </w:tcBorders>
            <w:shd w:val="clear" w:color="auto" w:fill="auto"/>
            <w:noWrap/>
            <w:vAlign w:val="bottom"/>
            <w:hideMark/>
          </w:tcPr>
          <w:p w14:paraId="164EBCE0"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1-May-46</w:t>
            </w:r>
          </w:p>
        </w:tc>
        <w:tc>
          <w:tcPr>
            <w:tcW w:w="1198" w:type="dxa"/>
            <w:tcBorders>
              <w:top w:val="nil"/>
              <w:left w:val="nil"/>
              <w:bottom w:val="single" w:sz="4" w:space="0" w:color="auto"/>
              <w:right w:val="single" w:sz="4" w:space="0" w:color="auto"/>
            </w:tcBorders>
            <w:shd w:val="clear" w:color="auto" w:fill="auto"/>
            <w:noWrap/>
            <w:vAlign w:val="bottom"/>
            <w:hideMark/>
          </w:tcPr>
          <w:p w14:paraId="65B08BFA"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27-Mar-47</w:t>
            </w:r>
          </w:p>
        </w:tc>
        <w:tc>
          <w:tcPr>
            <w:tcW w:w="2880" w:type="dxa"/>
            <w:tcBorders>
              <w:top w:val="nil"/>
              <w:left w:val="nil"/>
              <w:bottom w:val="single" w:sz="4" w:space="0" w:color="auto"/>
              <w:right w:val="single" w:sz="4" w:space="0" w:color="auto"/>
            </w:tcBorders>
            <w:shd w:val="clear" w:color="auto" w:fill="auto"/>
            <w:noWrap/>
            <w:vAlign w:val="bottom"/>
            <w:hideMark/>
          </w:tcPr>
          <w:p w14:paraId="40F6F546"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7AB1E47E"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091802AF"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12</w:t>
            </w:r>
          </w:p>
        </w:tc>
        <w:tc>
          <w:tcPr>
            <w:tcW w:w="882" w:type="dxa"/>
            <w:tcBorders>
              <w:top w:val="nil"/>
              <w:left w:val="nil"/>
              <w:bottom w:val="single" w:sz="4" w:space="0" w:color="auto"/>
              <w:right w:val="single" w:sz="4" w:space="0" w:color="auto"/>
            </w:tcBorders>
            <w:shd w:val="clear" w:color="auto" w:fill="auto"/>
            <w:noWrap/>
            <w:vAlign w:val="bottom"/>
            <w:hideMark/>
          </w:tcPr>
          <w:p w14:paraId="792B97B0"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50</w:t>
            </w:r>
          </w:p>
        </w:tc>
        <w:tc>
          <w:tcPr>
            <w:tcW w:w="1165" w:type="dxa"/>
            <w:tcBorders>
              <w:top w:val="nil"/>
              <w:left w:val="nil"/>
              <w:bottom w:val="single" w:sz="4" w:space="0" w:color="auto"/>
              <w:right w:val="single" w:sz="4" w:space="0" w:color="auto"/>
            </w:tcBorders>
            <w:shd w:val="clear" w:color="auto" w:fill="auto"/>
            <w:noWrap/>
            <w:vAlign w:val="bottom"/>
            <w:hideMark/>
          </w:tcPr>
          <w:p w14:paraId="186729E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59</w:t>
            </w:r>
          </w:p>
        </w:tc>
        <w:tc>
          <w:tcPr>
            <w:tcW w:w="1165" w:type="dxa"/>
            <w:tcBorders>
              <w:top w:val="nil"/>
              <w:left w:val="nil"/>
              <w:bottom w:val="single" w:sz="4" w:space="0" w:color="auto"/>
              <w:right w:val="single" w:sz="4" w:space="0" w:color="auto"/>
            </w:tcBorders>
            <w:shd w:val="clear" w:color="auto" w:fill="auto"/>
            <w:noWrap/>
            <w:vAlign w:val="bottom"/>
            <w:hideMark/>
          </w:tcPr>
          <w:p w14:paraId="48BF8392"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1-Apr-47</w:t>
            </w:r>
          </w:p>
        </w:tc>
        <w:tc>
          <w:tcPr>
            <w:tcW w:w="1198" w:type="dxa"/>
            <w:tcBorders>
              <w:top w:val="nil"/>
              <w:left w:val="nil"/>
              <w:bottom w:val="single" w:sz="4" w:space="0" w:color="auto"/>
              <w:right w:val="single" w:sz="4" w:space="0" w:color="auto"/>
            </w:tcBorders>
            <w:shd w:val="clear" w:color="auto" w:fill="auto"/>
            <w:noWrap/>
            <w:vAlign w:val="bottom"/>
            <w:hideMark/>
          </w:tcPr>
          <w:p w14:paraId="76274D2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30-Sep-47</w:t>
            </w:r>
          </w:p>
        </w:tc>
        <w:tc>
          <w:tcPr>
            <w:tcW w:w="2880" w:type="dxa"/>
            <w:tcBorders>
              <w:top w:val="nil"/>
              <w:left w:val="nil"/>
              <w:bottom w:val="single" w:sz="4" w:space="0" w:color="auto"/>
              <w:right w:val="single" w:sz="4" w:space="0" w:color="auto"/>
            </w:tcBorders>
            <w:shd w:val="clear" w:color="auto" w:fill="auto"/>
            <w:noWrap/>
            <w:vAlign w:val="bottom"/>
            <w:hideMark/>
          </w:tcPr>
          <w:p w14:paraId="5CC7DE8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4DB768CE"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597C018"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882" w:type="dxa"/>
            <w:tcBorders>
              <w:top w:val="nil"/>
              <w:left w:val="nil"/>
              <w:bottom w:val="single" w:sz="4" w:space="0" w:color="auto"/>
              <w:right w:val="single" w:sz="4" w:space="0" w:color="auto"/>
            </w:tcBorders>
            <w:shd w:val="clear" w:color="auto" w:fill="auto"/>
            <w:noWrap/>
            <w:vAlign w:val="bottom"/>
            <w:hideMark/>
          </w:tcPr>
          <w:p w14:paraId="79B1182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19F9972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172838C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98" w:type="dxa"/>
            <w:tcBorders>
              <w:top w:val="nil"/>
              <w:left w:val="nil"/>
              <w:bottom w:val="single" w:sz="4" w:space="0" w:color="auto"/>
              <w:right w:val="single" w:sz="4" w:space="0" w:color="auto"/>
            </w:tcBorders>
            <w:shd w:val="clear" w:color="auto" w:fill="auto"/>
            <w:noWrap/>
            <w:vAlign w:val="bottom"/>
            <w:hideMark/>
          </w:tcPr>
          <w:p w14:paraId="7D1768C2"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061AD058"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35838915"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03C8074"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13</w:t>
            </w:r>
          </w:p>
        </w:tc>
        <w:tc>
          <w:tcPr>
            <w:tcW w:w="882" w:type="dxa"/>
            <w:tcBorders>
              <w:top w:val="nil"/>
              <w:left w:val="nil"/>
              <w:bottom w:val="single" w:sz="4" w:space="0" w:color="auto"/>
              <w:right w:val="single" w:sz="4" w:space="0" w:color="auto"/>
            </w:tcBorders>
            <w:shd w:val="clear" w:color="auto" w:fill="auto"/>
            <w:noWrap/>
            <w:vAlign w:val="bottom"/>
            <w:hideMark/>
          </w:tcPr>
          <w:p w14:paraId="7C189EE7"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59</w:t>
            </w:r>
          </w:p>
        </w:tc>
        <w:tc>
          <w:tcPr>
            <w:tcW w:w="1165" w:type="dxa"/>
            <w:tcBorders>
              <w:top w:val="nil"/>
              <w:left w:val="nil"/>
              <w:bottom w:val="single" w:sz="4" w:space="0" w:color="auto"/>
              <w:right w:val="single" w:sz="4" w:space="0" w:color="auto"/>
            </w:tcBorders>
            <w:shd w:val="clear" w:color="auto" w:fill="auto"/>
            <w:noWrap/>
            <w:vAlign w:val="bottom"/>
            <w:hideMark/>
          </w:tcPr>
          <w:p w14:paraId="57951008"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0C94F686"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1-Oct-47</w:t>
            </w:r>
          </w:p>
        </w:tc>
        <w:tc>
          <w:tcPr>
            <w:tcW w:w="1198" w:type="dxa"/>
            <w:tcBorders>
              <w:top w:val="nil"/>
              <w:left w:val="nil"/>
              <w:bottom w:val="single" w:sz="4" w:space="0" w:color="auto"/>
              <w:right w:val="single" w:sz="4" w:space="0" w:color="auto"/>
            </w:tcBorders>
            <w:shd w:val="clear" w:color="auto" w:fill="auto"/>
            <w:noWrap/>
            <w:vAlign w:val="bottom"/>
            <w:hideMark/>
          </w:tcPr>
          <w:p w14:paraId="49C23092"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39CE2C3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L-1 (note that AC-006 has the wrong date)</w:t>
            </w:r>
          </w:p>
        </w:tc>
      </w:tr>
      <w:tr w:rsidR="00EA033F" w:rsidRPr="00EA033F" w14:paraId="1AA2BC4B"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22EC692"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882" w:type="dxa"/>
            <w:tcBorders>
              <w:top w:val="nil"/>
              <w:left w:val="nil"/>
              <w:bottom w:val="single" w:sz="4" w:space="0" w:color="auto"/>
              <w:right w:val="single" w:sz="4" w:space="0" w:color="auto"/>
            </w:tcBorders>
            <w:shd w:val="clear" w:color="auto" w:fill="auto"/>
            <w:noWrap/>
            <w:vAlign w:val="bottom"/>
            <w:hideMark/>
          </w:tcPr>
          <w:p w14:paraId="27847DA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20D4FC0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25D597A0"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98" w:type="dxa"/>
            <w:tcBorders>
              <w:top w:val="nil"/>
              <w:left w:val="nil"/>
              <w:bottom w:val="single" w:sz="4" w:space="0" w:color="auto"/>
              <w:right w:val="single" w:sz="4" w:space="0" w:color="auto"/>
            </w:tcBorders>
            <w:shd w:val="clear" w:color="auto" w:fill="auto"/>
            <w:noWrap/>
            <w:vAlign w:val="bottom"/>
            <w:hideMark/>
          </w:tcPr>
          <w:p w14:paraId="0E268B00"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77AF497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0AB9A71D"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01E3D2B"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18</w:t>
            </w:r>
          </w:p>
        </w:tc>
        <w:tc>
          <w:tcPr>
            <w:tcW w:w="882" w:type="dxa"/>
            <w:tcBorders>
              <w:top w:val="nil"/>
              <w:left w:val="nil"/>
              <w:bottom w:val="single" w:sz="4" w:space="0" w:color="auto"/>
              <w:right w:val="single" w:sz="4" w:space="0" w:color="auto"/>
            </w:tcBorders>
            <w:shd w:val="clear" w:color="auto" w:fill="auto"/>
            <w:noWrap/>
            <w:vAlign w:val="bottom"/>
            <w:hideMark/>
          </w:tcPr>
          <w:p w14:paraId="531D961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31144A7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7279D46D"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30-Mar-49</w:t>
            </w:r>
          </w:p>
        </w:tc>
        <w:tc>
          <w:tcPr>
            <w:tcW w:w="1198" w:type="dxa"/>
            <w:tcBorders>
              <w:top w:val="nil"/>
              <w:left w:val="nil"/>
              <w:bottom w:val="single" w:sz="4" w:space="0" w:color="auto"/>
              <w:right w:val="single" w:sz="4" w:space="0" w:color="auto"/>
            </w:tcBorders>
            <w:shd w:val="clear" w:color="auto" w:fill="auto"/>
            <w:noWrap/>
            <w:vAlign w:val="bottom"/>
            <w:hideMark/>
          </w:tcPr>
          <w:p w14:paraId="46D75CF2"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4F1599C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M-930</w:t>
            </w:r>
          </w:p>
        </w:tc>
      </w:tr>
      <w:tr w:rsidR="00EA033F" w:rsidRPr="00EA033F" w14:paraId="77925789"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0F4CB704"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19</w:t>
            </w:r>
          </w:p>
        </w:tc>
        <w:tc>
          <w:tcPr>
            <w:tcW w:w="882" w:type="dxa"/>
            <w:tcBorders>
              <w:top w:val="nil"/>
              <w:left w:val="nil"/>
              <w:bottom w:val="single" w:sz="4" w:space="0" w:color="auto"/>
              <w:right w:val="single" w:sz="4" w:space="0" w:color="auto"/>
            </w:tcBorders>
            <w:shd w:val="clear" w:color="auto" w:fill="auto"/>
            <w:noWrap/>
            <w:vAlign w:val="bottom"/>
            <w:hideMark/>
          </w:tcPr>
          <w:p w14:paraId="0D15BFC4"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166A753B"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0D2026AA"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1-Apr-49</w:t>
            </w:r>
          </w:p>
        </w:tc>
        <w:tc>
          <w:tcPr>
            <w:tcW w:w="1198" w:type="dxa"/>
            <w:tcBorders>
              <w:top w:val="nil"/>
              <w:left w:val="nil"/>
              <w:bottom w:val="single" w:sz="4" w:space="0" w:color="auto"/>
              <w:right w:val="single" w:sz="4" w:space="0" w:color="auto"/>
            </w:tcBorders>
            <w:shd w:val="clear" w:color="auto" w:fill="auto"/>
            <w:noWrap/>
            <w:vAlign w:val="bottom"/>
            <w:hideMark/>
          </w:tcPr>
          <w:p w14:paraId="2577ED26"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04D196C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c-103</w:t>
            </w:r>
          </w:p>
        </w:tc>
      </w:tr>
      <w:tr w:rsidR="00EA033F" w:rsidRPr="00EA033F" w14:paraId="644FE17C"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44351DA7"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882" w:type="dxa"/>
            <w:tcBorders>
              <w:top w:val="nil"/>
              <w:left w:val="nil"/>
              <w:bottom w:val="single" w:sz="4" w:space="0" w:color="auto"/>
              <w:right w:val="single" w:sz="4" w:space="0" w:color="auto"/>
            </w:tcBorders>
            <w:shd w:val="clear" w:color="auto" w:fill="auto"/>
            <w:noWrap/>
            <w:vAlign w:val="bottom"/>
            <w:hideMark/>
          </w:tcPr>
          <w:p w14:paraId="44BF6550"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7D9E7923"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439A3411"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98" w:type="dxa"/>
            <w:tcBorders>
              <w:top w:val="nil"/>
              <w:left w:val="nil"/>
              <w:bottom w:val="single" w:sz="4" w:space="0" w:color="auto"/>
              <w:right w:val="single" w:sz="4" w:space="0" w:color="auto"/>
            </w:tcBorders>
            <w:shd w:val="clear" w:color="auto" w:fill="auto"/>
            <w:noWrap/>
            <w:vAlign w:val="bottom"/>
            <w:hideMark/>
          </w:tcPr>
          <w:p w14:paraId="0DCC4FDD"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7220830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3409E5DE"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78A3D91"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21</w:t>
            </w:r>
          </w:p>
        </w:tc>
        <w:tc>
          <w:tcPr>
            <w:tcW w:w="882" w:type="dxa"/>
            <w:tcBorders>
              <w:top w:val="nil"/>
              <w:left w:val="nil"/>
              <w:bottom w:val="single" w:sz="4" w:space="0" w:color="auto"/>
              <w:right w:val="single" w:sz="4" w:space="0" w:color="auto"/>
            </w:tcBorders>
            <w:shd w:val="clear" w:color="auto" w:fill="auto"/>
            <w:noWrap/>
            <w:vAlign w:val="bottom"/>
            <w:hideMark/>
          </w:tcPr>
          <w:p w14:paraId="3D68D69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79FE374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289C5EE3"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23-Nov-49</w:t>
            </w:r>
          </w:p>
        </w:tc>
        <w:tc>
          <w:tcPr>
            <w:tcW w:w="1198" w:type="dxa"/>
            <w:tcBorders>
              <w:top w:val="nil"/>
              <w:left w:val="nil"/>
              <w:bottom w:val="single" w:sz="4" w:space="0" w:color="auto"/>
              <w:right w:val="single" w:sz="4" w:space="0" w:color="auto"/>
            </w:tcBorders>
            <w:shd w:val="clear" w:color="auto" w:fill="auto"/>
            <w:noWrap/>
            <w:vAlign w:val="bottom"/>
            <w:hideMark/>
          </w:tcPr>
          <w:p w14:paraId="11F1031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6610F813"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M-930</w:t>
            </w:r>
          </w:p>
        </w:tc>
      </w:tr>
      <w:tr w:rsidR="00EA033F" w:rsidRPr="00EA033F" w14:paraId="1C1CAE66"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AC43DE0"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23</w:t>
            </w:r>
          </w:p>
        </w:tc>
        <w:tc>
          <w:tcPr>
            <w:tcW w:w="882" w:type="dxa"/>
            <w:tcBorders>
              <w:top w:val="nil"/>
              <w:left w:val="nil"/>
              <w:bottom w:val="single" w:sz="4" w:space="0" w:color="auto"/>
              <w:right w:val="single" w:sz="4" w:space="0" w:color="auto"/>
            </w:tcBorders>
            <w:shd w:val="clear" w:color="auto" w:fill="auto"/>
            <w:noWrap/>
            <w:vAlign w:val="bottom"/>
            <w:hideMark/>
          </w:tcPr>
          <w:p w14:paraId="5586BE7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2D460AC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7318B142"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16-Feb-51</w:t>
            </w:r>
          </w:p>
        </w:tc>
        <w:tc>
          <w:tcPr>
            <w:tcW w:w="1198" w:type="dxa"/>
            <w:tcBorders>
              <w:top w:val="nil"/>
              <w:left w:val="nil"/>
              <w:bottom w:val="single" w:sz="4" w:space="0" w:color="auto"/>
              <w:right w:val="single" w:sz="4" w:space="0" w:color="auto"/>
            </w:tcBorders>
            <w:shd w:val="clear" w:color="auto" w:fill="auto"/>
            <w:noWrap/>
            <w:vAlign w:val="bottom"/>
            <w:hideMark/>
          </w:tcPr>
          <w:p w14:paraId="155534E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00DC3CFF"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M-1167</w:t>
            </w:r>
          </w:p>
        </w:tc>
      </w:tr>
      <w:tr w:rsidR="00EA033F" w:rsidRPr="00EA033F" w14:paraId="2523D0CB"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35B3588"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24</w:t>
            </w:r>
          </w:p>
        </w:tc>
        <w:tc>
          <w:tcPr>
            <w:tcW w:w="882" w:type="dxa"/>
            <w:tcBorders>
              <w:top w:val="nil"/>
              <w:left w:val="nil"/>
              <w:bottom w:val="single" w:sz="4" w:space="0" w:color="auto"/>
              <w:right w:val="single" w:sz="4" w:space="0" w:color="auto"/>
            </w:tcBorders>
            <w:shd w:val="clear" w:color="auto" w:fill="auto"/>
            <w:noWrap/>
            <w:vAlign w:val="bottom"/>
            <w:hideMark/>
          </w:tcPr>
          <w:p w14:paraId="2D216368"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74EF696D"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1FAC7E96"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20-sep-1051</w:t>
            </w:r>
          </w:p>
        </w:tc>
        <w:tc>
          <w:tcPr>
            <w:tcW w:w="1198" w:type="dxa"/>
            <w:tcBorders>
              <w:top w:val="nil"/>
              <w:left w:val="nil"/>
              <w:bottom w:val="single" w:sz="4" w:space="0" w:color="auto"/>
              <w:right w:val="single" w:sz="4" w:space="0" w:color="auto"/>
            </w:tcBorders>
            <w:shd w:val="clear" w:color="auto" w:fill="auto"/>
            <w:noWrap/>
            <w:vAlign w:val="bottom"/>
            <w:hideMark/>
          </w:tcPr>
          <w:p w14:paraId="378105A7"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6BC2A43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E-403</w:t>
            </w:r>
          </w:p>
        </w:tc>
      </w:tr>
      <w:tr w:rsidR="00EA033F" w:rsidRPr="00EA033F" w14:paraId="104DF520"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A0DAF5F"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25</w:t>
            </w:r>
          </w:p>
        </w:tc>
        <w:tc>
          <w:tcPr>
            <w:tcW w:w="882" w:type="dxa"/>
            <w:tcBorders>
              <w:top w:val="nil"/>
              <w:left w:val="nil"/>
              <w:bottom w:val="single" w:sz="4" w:space="0" w:color="auto"/>
              <w:right w:val="single" w:sz="4" w:space="0" w:color="auto"/>
            </w:tcBorders>
            <w:shd w:val="clear" w:color="auto" w:fill="auto"/>
            <w:noWrap/>
            <w:vAlign w:val="bottom"/>
            <w:hideMark/>
          </w:tcPr>
          <w:p w14:paraId="2A0DAF1F"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6A040968"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37E9D01F"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23-Apr-52</w:t>
            </w:r>
          </w:p>
        </w:tc>
        <w:tc>
          <w:tcPr>
            <w:tcW w:w="1198" w:type="dxa"/>
            <w:tcBorders>
              <w:top w:val="nil"/>
              <w:left w:val="nil"/>
              <w:bottom w:val="single" w:sz="4" w:space="0" w:color="auto"/>
              <w:right w:val="single" w:sz="4" w:space="0" w:color="auto"/>
            </w:tcBorders>
            <w:shd w:val="clear" w:color="auto" w:fill="auto"/>
            <w:noWrap/>
            <w:vAlign w:val="bottom"/>
            <w:hideMark/>
          </w:tcPr>
          <w:p w14:paraId="1FE1F9F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3B3F8E96"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M-1445</w:t>
            </w:r>
          </w:p>
        </w:tc>
      </w:tr>
      <w:tr w:rsidR="00EA033F" w:rsidRPr="00EA033F" w14:paraId="3F6B3E79"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9C17DE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882" w:type="dxa"/>
            <w:tcBorders>
              <w:top w:val="nil"/>
              <w:left w:val="nil"/>
              <w:bottom w:val="single" w:sz="4" w:space="0" w:color="auto"/>
              <w:right w:val="single" w:sz="4" w:space="0" w:color="auto"/>
            </w:tcBorders>
            <w:shd w:val="clear" w:color="auto" w:fill="auto"/>
            <w:noWrap/>
            <w:vAlign w:val="bottom"/>
            <w:hideMark/>
          </w:tcPr>
          <w:p w14:paraId="2F08DAD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01C15476"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70D1F63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98" w:type="dxa"/>
            <w:tcBorders>
              <w:top w:val="nil"/>
              <w:left w:val="nil"/>
              <w:bottom w:val="single" w:sz="4" w:space="0" w:color="auto"/>
              <w:right w:val="single" w:sz="4" w:space="0" w:color="auto"/>
            </w:tcBorders>
            <w:shd w:val="clear" w:color="auto" w:fill="auto"/>
            <w:noWrap/>
            <w:vAlign w:val="bottom"/>
            <w:hideMark/>
          </w:tcPr>
          <w:p w14:paraId="41DFF43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47A927DE"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52EA7C1D"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10488519"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27</w:t>
            </w:r>
          </w:p>
        </w:tc>
        <w:tc>
          <w:tcPr>
            <w:tcW w:w="882" w:type="dxa"/>
            <w:tcBorders>
              <w:top w:val="nil"/>
              <w:left w:val="nil"/>
              <w:bottom w:val="single" w:sz="4" w:space="0" w:color="auto"/>
              <w:right w:val="single" w:sz="4" w:space="0" w:color="auto"/>
            </w:tcBorders>
            <w:shd w:val="clear" w:color="auto" w:fill="auto"/>
            <w:noWrap/>
            <w:vAlign w:val="bottom"/>
            <w:hideMark/>
          </w:tcPr>
          <w:p w14:paraId="4926BB17"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6DE4453B"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6940ED81"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Jan-54</w:t>
            </w:r>
          </w:p>
        </w:tc>
        <w:tc>
          <w:tcPr>
            <w:tcW w:w="1198" w:type="dxa"/>
            <w:tcBorders>
              <w:top w:val="nil"/>
              <w:left w:val="nil"/>
              <w:bottom w:val="single" w:sz="4" w:space="0" w:color="auto"/>
              <w:right w:val="single" w:sz="4" w:space="0" w:color="auto"/>
            </w:tcBorders>
            <w:shd w:val="clear" w:color="auto" w:fill="auto"/>
            <w:noWrap/>
            <w:vAlign w:val="bottom"/>
            <w:hideMark/>
          </w:tcPr>
          <w:p w14:paraId="7AE45E7A"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26096EC0"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550661F0"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08A83F80"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882" w:type="dxa"/>
            <w:tcBorders>
              <w:top w:val="nil"/>
              <w:left w:val="nil"/>
              <w:bottom w:val="single" w:sz="4" w:space="0" w:color="auto"/>
              <w:right w:val="single" w:sz="4" w:space="0" w:color="auto"/>
            </w:tcBorders>
            <w:shd w:val="clear" w:color="auto" w:fill="auto"/>
            <w:noWrap/>
            <w:vAlign w:val="bottom"/>
            <w:hideMark/>
          </w:tcPr>
          <w:p w14:paraId="3998D89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37BA9A9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0CCA2685"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28-May-54</w:t>
            </w:r>
          </w:p>
        </w:tc>
        <w:tc>
          <w:tcPr>
            <w:tcW w:w="1198" w:type="dxa"/>
            <w:tcBorders>
              <w:top w:val="nil"/>
              <w:left w:val="nil"/>
              <w:bottom w:val="single" w:sz="4" w:space="0" w:color="auto"/>
              <w:right w:val="single" w:sz="4" w:space="0" w:color="auto"/>
            </w:tcBorders>
            <w:shd w:val="clear" w:color="auto" w:fill="auto"/>
            <w:noWrap/>
            <w:vAlign w:val="bottom"/>
            <w:hideMark/>
          </w:tcPr>
          <w:p w14:paraId="4234799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722A1F79"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m-2991</w:t>
            </w:r>
          </w:p>
        </w:tc>
      </w:tr>
      <w:tr w:rsidR="00EA033F" w:rsidRPr="00EA033F" w14:paraId="63CDC3D0"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0E80D20"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28</w:t>
            </w:r>
          </w:p>
        </w:tc>
        <w:tc>
          <w:tcPr>
            <w:tcW w:w="882" w:type="dxa"/>
            <w:tcBorders>
              <w:top w:val="nil"/>
              <w:left w:val="nil"/>
              <w:bottom w:val="single" w:sz="4" w:space="0" w:color="auto"/>
              <w:right w:val="single" w:sz="4" w:space="0" w:color="auto"/>
            </w:tcBorders>
            <w:shd w:val="clear" w:color="auto" w:fill="auto"/>
            <w:noWrap/>
            <w:vAlign w:val="bottom"/>
            <w:hideMark/>
          </w:tcPr>
          <w:p w14:paraId="114C75C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3D4EC4D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11E1F70C"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May-55</w:t>
            </w:r>
          </w:p>
        </w:tc>
        <w:tc>
          <w:tcPr>
            <w:tcW w:w="1198" w:type="dxa"/>
            <w:tcBorders>
              <w:top w:val="nil"/>
              <w:left w:val="nil"/>
              <w:bottom w:val="single" w:sz="4" w:space="0" w:color="auto"/>
              <w:right w:val="single" w:sz="4" w:space="0" w:color="auto"/>
            </w:tcBorders>
            <w:shd w:val="clear" w:color="auto" w:fill="auto"/>
            <w:noWrap/>
            <w:vAlign w:val="bottom"/>
            <w:hideMark/>
          </w:tcPr>
          <w:p w14:paraId="24CF4EC5"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400D9303"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r>
      <w:tr w:rsidR="00EA033F" w:rsidRPr="00EA033F" w14:paraId="425195A1" w14:textId="77777777" w:rsidTr="00EA033F">
        <w:trPr>
          <w:trHeight w:val="290"/>
        </w:trPr>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7DDE7B7"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882" w:type="dxa"/>
            <w:tcBorders>
              <w:top w:val="nil"/>
              <w:left w:val="nil"/>
              <w:bottom w:val="single" w:sz="4" w:space="0" w:color="auto"/>
              <w:right w:val="single" w:sz="4" w:space="0" w:color="auto"/>
            </w:tcBorders>
            <w:shd w:val="clear" w:color="auto" w:fill="auto"/>
            <w:noWrap/>
            <w:vAlign w:val="bottom"/>
            <w:hideMark/>
          </w:tcPr>
          <w:p w14:paraId="470F3990"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2E201A3D"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1165" w:type="dxa"/>
            <w:tcBorders>
              <w:top w:val="nil"/>
              <w:left w:val="nil"/>
              <w:bottom w:val="single" w:sz="4" w:space="0" w:color="auto"/>
              <w:right w:val="single" w:sz="4" w:space="0" w:color="auto"/>
            </w:tcBorders>
            <w:shd w:val="clear" w:color="auto" w:fill="auto"/>
            <w:noWrap/>
            <w:vAlign w:val="bottom"/>
            <w:hideMark/>
          </w:tcPr>
          <w:p w14:paraId="209B503B" w14:textId="77777777" w:rsidR="00EA033F" w:rsidRPr="00EA033F" w:rsidRDefault="00EA033F" w:rsidP="00EA033F">
            <w:pPr>
              <w:spacing w:before="0" w:after="0"/>
              <w:jc w:val="right"/>
              <w:rPr>
                <w:rFonts w:ascii="Calibri" w:hAnsi="Calibri" w:cs="Calibri"/>
                <w:color w:val="000000"/>
                <w:sz w:val="22"/>
                <w:szCs w:val="22"/>
              </w:rPr>
            </w:pPr>
            <w:r w:rsidRPr="00EA033F">
              <w:rPr>
                <w:rFonts w:ascii="Calibri" w:hAnsi="Calibri" w:cs="Calibri"/>
                <w:color w:val="000000"/>
                <w:sz w:val="22"/>
                <w:szCs w:val="22"/>
              </w:rPr>
              <w:t>31-Jul-56</w:t>
            </w:r>
          </w:p>
        </w:tc>
        <w:tc>
          <w:tcPr>
            <w:tcW w:w="1198" w:type="dxa"/>
            <w:tcBorders>
              <w:top w:val="nil"/>
              <w:left w:val="nil"/>
              <w:bottom w:val="single" w:sz="4" w:space="0" w:color="auto"/>
              <w:right w:val="single" w:sz="4" w:space="0" w:color="auto"/>
            </w:tcBorders>
            <w:shd w:val="clear" w:color="auto" w:fill="auto"/>
            <w:noWrap/>
            <w:vAlign w:val="bottom"/>
            <w:hideMark/>
          </w:tcPr>
          <w:p w14:paraId="0161B883"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 </w:t>
            </w:r>
          </w:p>
        </w:tc>
        <w:tc>
          <w:tcPr>
            <w:tcW w:w="2880" w:type="dxa"/>
            <w:tcBorders>
              <w:top w:val="nil"/>
              <w:left w:val="nil"/>
              <w:bottom w:val="single" w:sz="4" w:space="0" w:color="auto"/>
              <w:right w:val="single" w:sz="4" w:space="0" w:color="auto"/>
            </w:tcBorders>
            <w:shd w:val="clear" w:color="auto" w:fill="auto"/>
            <w:noWrap/>
            <w:vAlign w:val="bottom"/>
            <w:hideMark/>
          </w:tcPr>
          <w:p w14:paraId="1CF01B3C" w14:textId="77777777" w:rsidR="00EA033F" w:rsidRPr="00EA033F" w:rsidRDefault="00EA033F" w:rsidP="00EA033F">
            <w:pPr>
              <w:spacing w:before="0" w:after="0"/>
              <w:rPr>
                <w:rFonts w:ascii="Calibri" w:hAnsi="Calibri" w:cs="Calibri"/>
                <w:color w:val="000000"/>
                <w:sz w:val="22"/>
                <w:szCs w:val="22"/>
              </w:rPr>
            </w:pPr>
            <w:r w:rsidRPr="00EA033F">
              <w:rPr>
                <w:rFonts w:ascii="Calibri" w:hAnsi="Calibri" w:cs="Calibri"/>
                <w:color w:val="000000"/>
                <w:sz w:val="22"/>
                <w:szCs w:val="22"/>
              </w:rPr>
              <w:t>6M-4420</w:t>
            </w:r>
          </w:p>
        </w:tc>
      </w:tr>
    </w:tbl>
    <w:p w14:paraId="5DAA6646" w14:textId="77777777" w:rsidR="00EA033F" w:rsidRDefault="00EA033F" w:rsidP="00A35CC4"/>
    <w:p w14:paraId="3506EEB9" w14:textId="5858BB2C" w:rsidR="00EA033F" w:rsidRDefault="00EA033F" w:rsidP="00EA033F">
      <w:r>
        <w:t>See also:</w:t>
      </w:r>
    </w:p>
    <w:p w14:paraId="6600EE38" w14:textId="77777777" w:rsidR="00EA033F" w:rsidRDefault="00EA033F" w:rsidP="00EA033F">
      <w:pPr>
        <w:rPr>
          <w:i/>
        </w:rPr>
      </w:pPr>
      <w:r>
        <w:rPr>
          <w:noProof/>
        </w:rPr>
        <w:drawing>
          <wp:inline distT="0" distB="0" distL="0" distR="0" wp14:anchorId="7A0AC6E6" wp14:editId="0A7D6D55">
            <wp:extent cx="3124200" cy="714375"/>
            <wp:effectExtent l="0" t="0" r="0" b="9525"/>
            <wp:docPr id="30" name="Picture 3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 letter&#10;&#10;Description automatically generated"/>
                    <pic:cNvPicPr/>
                  </pic:nvPicPr>
                  <pic:blipFill>
                    <a:blip r:embed="rId93"/>
                    <a:stretch>
                      <a:fillRect/>
                    </a:stretch>
                  </pic:blipFill>
                  <pic:spPr>
                    <a:xfrm>
                      <a:off x="0" y="0"/>
                      <a:ext cx="3124200" cy="714375"/>
                    </a:xfrm>
                    <a:prstGeom prst="rect">
                      <a:avLst/>
                    </a:prstGeom>
                  </pic:spPr>
                </pic:pic>
              </a:graphicData>
            </a:graphic>
          </wp:inline>
        </w:drawing>
      </w:r>
    </w:p>
    <w:p w14:paraId="4CBFD154" w14:textId="77777777" w:rsidR="00EA033F" w:rsidRDefault="00EA033F" w:rsidP="00EA033F">
      <w:r w:rsidRPr="00763057">
        <w:rPr>
          <w:i/>
        </w:rPr>
        <w:t>Guide to Whirlwind Computer Collection</w:t>
      </w:r>
      <w:r>
        <w:t xml:space="preserve">, </w:t>
      </w:r>
      <w:r w:rsidRPr="00763057">
        <w:t>NMAH.AC.0290</w:t>
      </w:r>
      <w:r>
        <w:t xml:space="preserve">, </w:t>
      </w:r>
      <w:r w:rsidRPr="00763057">
        <w:t>Craig A. Orr</w:t>
      </w:r>
      <w:r>
        <w:t xml:space="preserve">, </w:t>
      </w:r>
      <w:r w:rsidRPr="00763057">
        <w:t>1994</w:t>
      </w:r>
      <w:r>
        <w:t xml:space="preserve"> is a ten-page summary of the holdings in the archive</w:t>
      </w:r>
    </w:p>
    <w:p w14:paraId="75CE6E6F" w14:textId="77777777" w:rsidR="00EA033F" w:rsidRPr="00764BF8" w:rsidRDefault="00EA033F" w:rsidP="00EA033F">
      <w:pPr>
        <w:rPr>
          <w:color w:val="0000FF"/>
          <w:u w:val="single"/>
        </w:rPr>
      </w:pPr>
      <w:hyperlink r:id="rId94" w:history="1">
        <w:r w:rsidRPr="00EA7888">
          <w:rPr>
            <w:rStyle w:val="Hyperlink"/>
          </w:rPr>
          <w:t>https://sirismm.si.edu/EADpdfs/NMAH.AC.0290.pdf</w:t>
        </w:r>
      </w:hyperlink>
      <w:r>
        <w:rPr>
          <w:rStyle w:val="Hyperlink"/>
        </w:rPr>
        <w:t xml:space="preserve"> </w:t>
      </w:r>
    </w:p>
    <w:p w14:paraId="0B6FA03F" w14:textId="77777777" w:rsidR="00EA033F" w:rsidRDefault="00EA033F" w:rsidP="00EA033F">
      <w:r>
        <w:t>But this file must be incomplete…  The title says “</w:t>
      </w:r>
      <w:r w:rsidRPr="00AC1BCA">
        <w:t>Series 3: Correspondence, memoranda, and reports, 1945-1959</w:t>
      </w:r>
      <w:r>
        <w:t>”, but the box list starts at Aug 1945 and runs to November 1950.  (I think the problem is simply that it doesn’t list boxes 23-29</w:t>
      </w:r>
      <w:proofErr w:type="gramStart"/>
      <w:r>
        <w:t>)  The</w:t>
      </w:r>
      <w:proofErr w:type="gramEnd"/>
      <w:r>
        <w:t xml:space="preserve"> doc is dated 1994, by Craig A. Orr</w:t>
      </w:r>
    </w:p>
    <w:p w14:paraId="5463578B" w14:textId="77777777" w:rsidR="00EA033F" w:rsidRDefault="00EA033F" w:rsidP="00EA033F"/>
    <w:p w14:paraId="6020055C" w14:textId="77777777" w:rsidR="00EA033F" w:rsidRDefault="00EA033F" w:rsidP="00A35CC4"/>
    <w:p w14:paraId="4714962E" w14:textId="40011F09" w:rsidR="001300CE" w:rsidRDefault="00EA033F" w:rsidP="00EA033F">
      <w:pPr>
        <w:pStyle w:val="Heading3"/>
      </w:pPr>
      <w:bookmarkStart w:id="56" w:name="_Toc193914335"/>
      <w:r>
        <w:t>MITRE AC-006 Index</w:t>
      </w:r>
      <w:bookmarkEnd w:id="56"/>
    </w:p>
    <w:p w14:paraId="4039A5B9" w14:textId="77777777" w:rsidR="00EA033F" w:rsidRDefault="00EA033F" w:rsidP="00A35CC4"/>
    <w:p w14:paraId="33AAB088" w14:textId="63DF7834" w:rsidR="001300CE" w:rsidRDefault="001300CE" w:rsidP="00A35CC4">
      <w:r w:rsidRPr="001300CE">
        <w:rPr>
          <w:noProof/>
        </w:rPr>
        <w:lastRenderedPageBreak/>
        <w:drawing>
          <wp:inline distT="0" distB="0" distL="0" distR="0" wp14:anchorId="0F136139" wp14:editId="7585849F">
            <wp:extent cx="920797" cy="368319"/>
            <wp:effectExtent l="0" t="0" r="0" b="0"/>
            <wp:docPr id="58" name="Picture 5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Icon&#10;&#10;Description automatically generated"/>
                    <pic:cNvPicPr/>
                  </pic:nvPicPr>
                  <pic:blipFill>
                    <a:blip r:embed="rId95"/>
                    <a:stretch>
                      <a:fillRect/>
                    </a:stretch>
                  </pic:blipFill>
                  <pic:spPr>
                    <a:xfrm>
                      <a:off x="0" y="0"/>
                      <a:ext cx="920797" cy="368319"/>
                    </a:xfrm>
                    <a:prstGeom prst="rect">
                      <a:avLst/>
                    </a:prstGeom>
                  </pic:spPr>
                </pic:pic>
              </a:graphicData>
            </a:graphic>
          </wp:inline>
        </w:drawing>
      </w:r>
    </w:p>
    <w:p w14:paraId="7566922D" w14:textId="6C4D1E72" w:rsidR="00133553" w:rsidRDefault="00FC35E2" w:rsidP="00A35CC4">
      <w:r>
        <w:t>G</w:t>
      </w:r>
      <w:r w:rsidR="00133553">
        <w:t>uy’s local file</w:t>
      </w:r>
      <w:r w:rsidR="00F178CF">
        <w:t xml:space="preserve"> (from </w:t>
      </w:r>
      <w:proofErr w:type="spellStart"/>
      <w:r w:rsidR="00F178CF">
        <w:t>Bitsavers</w:t>
      </w:r>
      <w:proofErr w:type="spellEnd"/>
      <w:r w:rsidR="00F178CF">
        <w:t>)</w:t>
      </w:r>
      <w:r w:rsidR="00133553">
        <w:t xml:space="preserve"> called </w:t>
      </w:r>
      <w:r w:rsidR="00133553" w:rsidRPr="00133553">
        <w:t>AC006_WHIRLWIND_I_Computer_Collection_at_Smithsonian.pdf</w:t>
      </w:r>
      <w:r w:rsidR="00133553">
        <w:t xml:space="preserve"> lists all the docs in the Smithsonian archive – many of which don’t seem to be in </w:t>
      </w:r>
      <w:proofErr w:type="spellStart"/>
      <w:r w:rsidR="00133553">
        <w:t>bitsavers</w:t>
      </w:r>
      <w:proofErr w:type="spellEnd"/>
      <w:r w:rsidR="00133553">
        <w:t xml:space="preserve"> or in the MITRE collection</w:t>
      </w:r>
      <w:r w:rsidR="00447DC7">
        <w:t>.</w:t>
      </w:r>
    </w:p>
    <w:p w14:paraId="6595F339" w14:textId="4A26FF44" w:rsidR="00447DC7" w:rsidRDefault="00447DC7" w:rsidP="00A35CC4">
      <w:hyperlink r:id="rId96" w:history="1">
        <w:r w:rsidRPr="00FA20B2">
          <w:rPr>
            <w:rStyle w:val="Hyperlink"/>
          </w:rPr>
          <w:t>http://bitsavers.org/pdf/mit/mitre/MITRE_Archive/AC006_WHIRLWIND_I_Computer_Collection_at_Smithsonian.pdf</w:t>
        </w:r>
      </w:hyperlink>
    </w:p>
    <w:p w14:paraId="04512C49" w14:textId="1512271C" w:rsidR="00447DC7" w:rsidRDefault="00447DC7" w:rsidP="00A35CC4">
      <w:r>
        <w:t>See also</w:t>
      </w:r>
    </w:p>
    <w:p w14:paraId="747307A7" w14:textId="17CA802B" w:rsidR="00447DC7" w:rsidRDefault="00447DC7" w:rsidP="00A35CC4">
      <w:hyperlink r:id="rId97" w:history="1">
        <w:r w:rsidRPr="00FA20B2">
          <w:rPr>
            <w:rStyle w:val="Hyperlink"/>
          </w:rPr>
          <w:t>http://bitsavers.org/pdf/mit/mitre/MITRE_Archive/AC026_Scientific_and_Engineering_Computation_Group_Biweekly_.pdf</w:t>
        </w:r>
      </w:hyperlink>
    </w:p>
    <w:p w14:paraId="39A60D5F" w14:textId="6E7F74B6" w:rsidR="00EE1DF6" w:rsidRDefault="00EE1DF6" w:rsidP="00A35CC4">
      <w:r>
        <w:t xml:space="preserve">The MITRE index to the drawing microfilms is in </w:t>
      </w:r>
      <w:hyperlink r:id="rId98" w:history="1">
        <w:r w:rsidR="00712ED8" w:rsidRPr="001F11B2">
          <w:rPr>
            <w:rStyle w:val="Hyperlink"/>
          </w:rPr>
          <w:t>https://dome.mit.edu/handle/1721.3/189539</w:t>
        </w:r>
      </w:hyperlink>
    </w:p>
    <w:p w14:paraId="4C7C12F8" w14:textId="77777777" w:rsidR="00712ED8" w:rsidRDefault="00712ED8" w:rsidP="00A35CC4"/>
    <w:p w14:paraId="4C3018F5" w14:textId="4DB95FE4" w:rsidR="00133553" w:rsidRDefault="00133553" w:rsidP="00A35CC4"/>
    <w:p w14:paraId="5BA08EDC" w14:textId="4E34B754" w:rsidR="00E619B5" w:rsidRDefault="00E619B5" w:rsidP="00E619B5">
      <w:pPr>
        <w:pStyle w:val="Heading2"/>
      </w:pPr>
      <w:bookmarkStart w:id="57" w:name="_Toc193914336"/>
      <w:r>
        <w:t>Smithsonian Visit, Apr 25, 2019</w:t>
      </w:r>
      <w:bookmarkEnd w:id="57"/>
    </w:p>
    <w:p w14:paraId="6A0C30A3" w14:textId="5F2A4C44" w:rsidR="00A35CC4" w:rsidRDefault="00E619B5" w:rsidP="00A35CC4">
      <w:r>
        <w:t xml:space="preserve">Guy visited Alana </w:t>
      </w:r>
      <w:r w:rsidR="00F52AD2">
        <w:t xml:space="preserve">Staiti </w:t>
      </w:r>
      <w:r>
        <w:t>and Peggy</w:t>
      </w:r>
      <w:r w:rsidR="00F52AD2">
        <w:t xml:space="preserve"> Kidwell</w:t>
      </w:r>
      <w:r>
        <w:t xml:space="preserve"> at NMAH</w:t>
      </w:r>
    </w:p>
    <w:p w14:paraId="74BCB4DA" w14:textId="0672FB78" w:rsidR="00AC39E9" w:rsidRDefault="00AC39E9" w:rsidP="00A35CC4"/>
    <w:p w14:paraId="0425F035" w14:textId="30380561" w:rsidR="00AC39E9" w:rsidRDefault="00AC39E9" w:rsidP="00A35CC4">
      <w:r>
        <w:t>Mostly to examine the Accession file for Whirlwind at Smithsonian</w:t>
      </w:r>
    </w:p>
    <w:p w14:paraId="38995099" w14:textId="77777777" w:rsidR="00763057" w:rsidRDefault="00763057" w:rsidP="00A35CC4"/>
    <w:p w14:paraId="31D8324A" w14:textId="7EEBD6B8" w:rsidR="007B4181" w:rsidRDefault="007B4181" w:rsidP="00A35CC4">
      <w:r>
        <w:t xml:space="preserve">File </w:t>
      </w:r>
      <w:proofErr w:type="gramStart"/>
      <w:r w:rsidR="00AD540F">
        <w:t>304346  CG</w:t>
      </w:r>
      <w:proofErr w:type="gramEnd"/>
      <w:r w:rsidR="00AD540F">
        <w:t>-24 Whirlwind Lincoln Labs</w:t>
      </w:r>
    </w:p>
    <w:p w14:paraId="62C36335" w14:textId="617C17DF" w:rsidR="00AD540F" w:rsidRDefault="00AD540F" w:rsidP="00A35CC4">
      <w:r>
        <w:t>Contains a list of engineering drawing for Whirlwind</w:t>
      </w:r>
    </w:p>
    <w:p w14:paraId="70ACBDD2" w14:textId="7D0DC07E" w:rsidR="00AD540F" w:rsidRDefault="00AD540F" w:rsidP="00AD540F">
      <w:pPr>
        <w:pStyle w:val="ListParagraph"/>
        <w:numPr>
          <w:ilvl w:val="0"/>
          <w:numId w:val="9"/>
        </w:numPr>
      </w:pPr>
      <w:r>
        <w:t>6*40 drawing numbers per page</w:t>
      </w:r>
    </w:p>
    <w:p w14:paraId="09DA11A5" w14:textId="139E8E0C" w:rsidR="00AD540F" w:rsidRDefault="00AD540F" w:rsidP="00AD540F">
      <w:pPr>
        <w:pStyle w:val="ListParagraph"/>
        <w:numPr>
          <w:ilvl w:val="0"/>
          <w:numId w:val="9"/>
        </w:numPr>
      </w:pPr>
      <w:r>
        <w:t>About 20 pages.</w:t>
      </w:r>
    </w:p>
    <w:p w14:paraId="0144F255" w14:textId="44BC27F8" w:rsidR="00AD540F" w:rsidRDefault="00AD540F" w:rsidP="00AD540F">
      <w:pPr>
        <w:pStyle w:val="ListParagraph"/>
        <w:numPr>
          <w:ilvl w:val="0"/>
          <w:numId w:val="9"/>
        </w:numPr>
      </w:pPr>
      <w:r>
        <w:t>Lists just the drawing numbers, no description</w:t>
      </w:r>
    </w:p>
    <w:p w14:paraId="1D4BF8DE" w14:textId="0156251F" w:rsidR="00AD540F" w:rsidRDefault="00AD540F" w:rsidP="00AD540F">
      <w:pPr>
        <w:pStyle w:val="ListParagraph"/>
        <w:numPr>
          <w:ilvl w:val="0"/>
          <w:numId w:val="9"/>
        </w:numPr>
      </w:pPr>
      <w:r>
        <w:t>Sorted by Ad, B, C, D, E sizes</w:t>
      </w:r>
    </w:p>
    <w:p w14:paraId="0109A95E" w14:textId="60DAC970" w:rsidR="00AD540F" w:rsidRDefault="00AD540F" w:rsidP="00AD540F">
      <w:pPr>
        <w:pStyle w:val="ListParagraph"/>
        <w:numPr>
          <w:ilvl w:val="0"/>
          <w:numId w:val="9"/>
        </w:numPr>
      </w:pPr>
      <w:r>
        <w:t>There’s a handwritten list of “Drawings of Special Interest” running to 11 pages; maybe 11*3*40 numbers in total</w:t>
      </w:r>
    </w:p>
    <w:p w14:paraId="26B04BE5" w14:textId="3D4BDD17" w:rsidR="00E619B5" w:rsidRDefault="00E619B5" w:rsidP="00A35CC4"/>
    <w:p w14:paraId="50FFD660" w14:textId="34B0FDE0" w:rsidR="00FC60D9" w:rsidRDefault="00FC60D9" w:rsidP="00A35CC4">
      <w:r>
        <w:t>Box 121 seems to be from Grace Hopper’s library shelf – a number of computer reference manuals of different sorts</w:t>
      </w:r>
    </w:p>
    <w:p w14:paraId="226D7FFE" w14:textId="51CD6DF3" w:rsidR="00FC60D9" w:rsidRDefault="00FC60D9" w:rsidP="004B6E57">
      <w:pPr>
        <w:pStyle w:val="ListParagraph"/>
        <w:numPr>
          <w:ilvl w:val="0"/>
          <w:numId w:val="20"/>
        </w:numPr>
      </w:pPr>
      <w:r>
        <w:t>contains Engineering Memorandum E-365</w:t>
      </w:r>
    </w:p>
    <w:p w14:paraId="72AB7B52" w14:textId="4FEDE616" w:rsidR="00FC60D9" w:rsidRDefault="00FC60D9" w:rsidP="004B6E57">
      <w:pPr>
        <w:pStyle w:val="ListParagraph"/>
        <w:numPr>
          <w:ilvl w:val="0"/>
          <w:numId w:val="19"/>
        </w:numPr>
      </w:pPr>
      <w:r>
        <w:t xml:space="preserve">A Program for Translation of Mathematical Equations for Whirlwind I by </w:t>
      </w:r>
      <w:proofErr w:type="spellStart"/>
      <w:r>
        <w:t>Laning</w:t>
      </w:r>
      <w:proofErr w:type="spellEnd"/>
      <w:r>
        <w:t xml:space="preserve"> and Zierler, Jan 1954</w:t>
      </w:r>
    </w:p>
    <w:p w14:paraId="74A0CA4F" w14:textId="3BFD1CC6" w:rsidR="00FC60D9" w:rsidRDefault="00FC60D9" w:rsidP="004B6E57">
      <w:pPr>
        <w:pStyle w:val="ListParagraph"/>
        <w:numPr>
          <w:ilvl w:val="0"/>
          <w:numId w:val="19"/>
        </w:numPr>
      </w:pPr>
      <w:r>
        <w:t>Once owned by Grace Hopper(!)</w:t>
      </w:r>
    </w:p>
    <w:p w14:paraId="7845A64D" w14:textId="5DCA3D34" w:rsidR="00FC60D9" w:rsidRDefault="00FC60D9" w:rsidP="004B6E57">
      <w:pPr>
        <w:pStyle w:val="ListParagraph"/>
        <w:numPr>
          <w:ilvl w:val="0"/>
          <w:numId w:val="19"/>
        </w:numPr>
      </w:pPr>
      <w:r>
        <w:t>25 pages</w:t>
      </w:r>
    </w:p>
    <w:p w14:paraId="329AE1D0" w14:textId="5686EFD6" w:rsidR="00FC60D9" w:rsidRDefault="00FC60D9" w:rsidP="004B6E57">
      <w:pPr>
        <w:pStyle w:val="ListParagraph"/>
        <w:numPr>
          <w:ilvl w:val="0"/>
          <w:numId w:val="19"/>
        </w:numPr>
      </w:pPr>
      <w:r>
        <w:t>The booklet gives the user instructions for their equation compiler; no mention of how it works, how to run it, or where the source code is.</w:t>
      </w:r>
    </w:p>
    <w:p w14:paraId="1C351777" w14:textId="03B581E0" w:rsidR="00FC60D9" w:rsidRDefault="00FC60D9" w:rsidP="00A35CC4"/>
    <w:p w14:paraId="6544279E" w14:textId="1B0CEF1E" w:rsidR="004C15F8" w:rsidRDefault="004C15F8" w:rsidP="00A35CC4">
      <w:r>
        <w:t xml:space="preserve">Box </w:t>
      </w:r>
      <w:proofErr w:type="gramStart"/>
      <w:r>
        <w:t>078  [</w:t>
      </w:r>
      <w:proofErr w:type="gramEnd"/>
      <w:r>
        <w:t>whose file was this??]</w:t>
      </w:r>
    </w:p>
    <w:p w14:paraId="12190902" w14:textId="6695B128" w:rsidR="004C15F8" w:rsidRDefault="004C15F8" w:rsidP="004C15F8">
      <w:pPr>
        <w:pStyle w:val="ListParagraph"/>
        <w:numPr>
          <w:ilvl w:val="0"/>
          <w:numId w:val="10"/>
        </w:numPr>
      </w:pPr>
      <w:r>
        <w:t xml:space="preserve">Kessler &amp; Eldridge, October 1959 – article on WW from </w:t>
      </w:r>
      <w:r w:rsidRPr="004C15F8">
        <w:rPr>
          <w:i/>
        </w:rPr>
        <w:t>Naval Research Reviews</w:t>
      </w:r>
    </w:p>
    <w:p w14:paraId="17BA4C30" w14:textId="40E20C29" w:rsidR="004C15F8" w:rsidRDefault="004C15F8" w:rsidP="004C15F8">
      <w:pPr>
        <w:pStyle w:val="ListParagraph"/>
        <w:numPr>
          <w:ilvl w:val="0"/>
          <w:numId w:val="10"/>
        </w:numPr>
      </w:pPr>
      <w:r>
        <w:t>A couple other journal articles on WW</w:t>
      </w:r>
    </w:p>
    <w:p w14:paraId="3AF96333" w14:textId="6B3027BF" w:rsidR="004C15F8" w:rsidRDefault="004C15F8" w:rsidP="004C15F8">
      <w:pPr>
        <w:pStyle w:val="ListParagraph"/>
        <w:numPr>
          <w:ilvl w:val="1"/>
          <w:numId w:val="10"/>
        </w:numPr>
      </w:pPr>
      <w:r>
        <w:t>J W Carr on Automatic Programming</w:t>
      </w:r>
    </w:p>
    <w:p w14:paraId="3171ADBE" w14:textId="43585ECE" w:rsidR="004C15F8" w:rsidRDefault="004C15F8" w:rsidP="004C15F8">
      <w:pPr>
        <w:pStyle w:val="ListParagraph"/>
        <w:numPr>
          <w:ilvl w:val="1"/>
          <w:numId w:val="10"/>
        </w:numPr>
      </w:pPr>
      <w:r>
        <w:t>RR Everett Whirlwind overview from AIEE-IRE conference, Dec 1951</w:t>
      </w:r>
    </w:p>
    <w:p w14:paraId="3039D071" w14:textId="5A3E023A" w:rsidR="004C15F8" w:rsidRDefault="004C15F8" w:rsidP="004C15F8">
      <w:pPr>
        <w:pStyle w:val="ListParagraph"/>
        <w:numPr>
          <w:ilvl w:val="0"/>
          <w:numId w:val="10"/>
        </w:numPr>
      </w:pPr>
      <w:r>
        <w:t>Numerous other files on various computer projects, not so much MIT or WW.</w:t>
      </w:r>
    </w:p>
    <w:p w14:paraId="17E84AFB" w14:textId="12634967" w:rsidR="004C15F8" w:rsidRDefault="004C15F8" w:rsidP="004C15F8"/>
    <w:p w14:paraId="0603C292" w14:textId="1E4B3C4C" w:rsidR="004C15F8" w:rsidRDefault="00CA5534" w:rsidP="004C15F8">
      <w:r>
        <w:t>Peggy suggests that I contact the Archivist at the Air Force Academy in Colorado</w:t>
      </w:r>
    </w:p>
    <w:p w14:paraId="4754E7F5" w14:textId="77777777" w:rsidR="00CA5534" w:rsidRDefault="00CA5534" w:rsidP="004C15F8"/>
    <w:p w14:paraId="4526F0E1" w14:textId="43436088" w:rsidR="000711A2" w:rsidRDefault="000711A2" w:rsidP="00A35CC4"/>
    <w:p w14:paraId="0ADB2AAF" w14:textId="184765FD" w:rsidR="00E42260" w:rsidRDefault="00E42260" w:rsidP="00E42260">
      <w:pPr>
        <w:pStyle w:val="Heading2"/>
      </w:pPr>
      <w:bookmarkStart w:id="58" w:name="_Toc193914337"/>
      <w:r>
        <w:t>Smithsonian Archive in Washington DC, July 18, 2022</w:t>
      </w:r>
      <w:bookmarkEnd w:id="58"/>
    </w:p>
    <w:p w14:paraId="6BE7BE4F" w14:textId="77777777" w:rsidR="00407A01" w:rsidRDefault="00407A01" w:rsidP="00407A01">
      <w:pPr>
        <w:spacing w:before="0" w:after="0"/>
        <w:rPr>
          <w:rFonts w:ascii="Calibri" w:hAnsi="Calibri" w:cs="Calibri"/>
          <w:sz w:val="22"/>
          <w:szCs w:val="22"/>
        </w:rPr>
      </w:pPr>
      <w:r>
        <w:rPr>
          <w:rFonts w:ascii="Calibri" w:hAnsi="Calibri" w:cs="Calibri"/>
          <w:sz w:val="22"/>
          <w:szCs w:val="22"/>
        </w:rPr>
        <w:t>What’s in Smithsonian collection 0290?</w:t>
      </w:r>
    </w:p>
    <w:p w14:paraId="347CCEBE" w14:textId="77777777" w:rsidR="00407A01" w:rsidRDefault="00407A01" w:rsidP="00407A01">
      <w:pPr>
        <w:spacing w:before="0" w:after="0"/>
        <w:rPr>
          <w:rStyle w:val="Hyperlink"/>
          <w:rFonts w:ascii="Calibri" w:hAnsi="Calibri" w:cs="Calibri"/>
          <w:sz w:val="22"/>
          <w:szCs w:val="22"/>
        </w:rPr>
      </w:pPr>
      <w:r w:rsidRPr="000711A2">
        <w:rPr>
          <w:rFonts w:ascii="Calibri" w:hAnsi="Calibri" w:cs="Calibri"/>
          <w:sz w:val="22"/>
          <w:szCs w:val="22"/>
        </w:rPr>
        <w:t> </w:t>
      </w:r>
      <w:hyperlink r:id="rId99" w:history="1">
        <w:r w:rsidRPr="001F11B2">
          <w:rPr>
            <w:rStyle w:val="Hyperlink"/>
            <w:rFonts w:ascii="Calibri" w:hAnsi="Calibri" w:cs="Calibri"/>
            <w:sz w:val="22"/>
            <w:szCs w:val="22"/>
          </w:rPr>
          <w:t>https://sova.si.edu/details/NMAH.AC.0290</w:t>
        </w:r>
      </w:hyperlink>
    </w:p>
    <w:p w14:paraId="062068C4" w14:textId="4597754C" w:rsidR="00E42260" w:rsidRDefault="00E42260" w:rsidP="00E42260"/>
    <w:p w14:paraId="4D54474B" w14:textId="20A2F0C1" w:rsidR="00AE2C4E" w:rsidRDefault="00AE2C4E" w:rsidP="00AE2C4E">
      <w:r>
        <w:t>The docs in Museum of American History Archive Center are very clean copies, with “Doc Room” written in ballpoint on many, red stamped “Do Not Remove” stamps on many.</w:t>
      </w:r>
    </w:p>
    <w:p w14:paraId="5E7BC57D" w14:textId="77777777" w:rsidR="00AE2C4E" w:rsidRDefault="00AE2C4E" w:rsidP="00E42260"/>
    <w:p w14:paraId="73A1B8A3" w14:textId="77777777" w:rsidR="00EA033F" w:rsidRPr="00E42260" w:rsidRDefault="00EA033F" w:rsidP="00E42260"/>
    <w:p w14:paraId="6735DF26" w14:textId="77777777" w:rsidR="00E42260" w:rsidRPr="00E42260" w:rsidRDefault="00E42260" w:rsidP="00E42260">
      <w:pPr>
        <w:pStyle w:val="Heading3"/>
      </w:pPr>
      <w:bookmarkStart w:id="59" w:name="_Toc193914338"/>
      <w:r w:rsidRPr="00E42260">
        <w:rPr>
          <w:rStyle w:val="Hyperlink"/>
          <w:rFonts w:ascii="Calibri" w:hAnsi="Calibri" w:cs="Calibri"/>
          <w:color w:val="auto"/>
          <w:sz w:val="22"/>
          <w:szCs w:val="22"/>
          <w:u w:val="none"/>
        </w:rPr>
        <w:t>Hunting List</w:t>
      </w:r>
      <w:bookmarkEnd w:id="59"/>
    </w:p>
    <w:p w14:paraId="40F406E2" w14:textId="225BC2C9" w:rsidR="00E42260" w:rsidRDefault="00AE2C4E" w:rsidP="00A35CC4">
      <w:r>
        <w:t>Search order- Box 28 first, then Box 27</w:t>
      </w:r>
      <w:r w:rsidR="007C2AB4">
        <w:t>, then Box 21</w:t>
      </w:r>
      <w:r w:rsidR="00316389">
        <w:t>, then Box 23</w:t>
      </w:r>
      <w:r w:rsidR="00FF781E">
        <w:t>, then Box 18</w:t>
      </w:r>
    </w:p>
    <w:p w14:paraId="6EEE3CEB" w14:textId="77777777" w:rsidR="00E42260" w:rsidRPr="00E42260" w:rsidRDefault="00E42260" w:rsidP="00E42260">
      <w:pPr>
        <w:spacing w:before="0" w:after="0"/>
        <w:rPr>
          <w:rFonts w:ascii="Calibri" w:hAnsi="Calibri" w:cs="Calibri"/>
          <w:sz w:val="22"/>
          <w:szCs w:val="22"/>
        </w:rPr>
      </w:pPr>
      <w:r w:rsidRPr="00E42260">
        <w:rPr>
          <w:rFonts w:ascii="Calibri" w:hAnsi="Calibri" w:cs="Calibri"/>
          <w:sz w:val="22"/>
          <w:szCs w:val="22"/>
        </w:rPr>
        <w:t> </w:t>
      </w:r>
    </w:p>
    <w:p w14:paraId="75244A44" w14:textId="5AAB0260" w:rsidR="00E42260" w:rsidRDefault="00E42260" w:rsidP="00A35CC4"/>
    <w:p w14:paraId="6B16DC43" w14:textId="4AA58B89" w:rsidR="00360371" w:rsidRDefault="00360371" w:rsidP="00360371">
      <w:pPr>
        <w:pStyle w:val="Heading3"/>
      </w:pPr>
      <w:bookmarkStart w:id="60" w:name="_Toc193914339"/>
      <w:r>
        <w:t>Box 18 – Dec 1948 to Mar 1949</w:t>
      </w:r>
      <w:bookmarkEnd w:id="60"/>
    </w:p>
    <w:p w14:paraId="6D8703C0" w14:textId="40859F58" w:rsidR="007C2AB4" w:rsidRDefault="007C2AB4" w:rsidP="00A35CC4"/>
    <w:tbl>
      <w:tblPr>
        <w:tblStyle w:val="TableGrid"/>
        <w:tblW w:w="0" w:type="auto"/>
        <w:tblLook w:val="04A0" w:firstRow="1" w:lastRow="0" w:firstColumn="1" w:lastColumn="0" w:noHBand="0" w:noVBand="1"/>
      </w:tblPr>
      <w:tblGrid>
        <w:gridCol w:w="1652"/>
        <w:gridCol w:w="1999"/>
        <w:gridCol w:w="1195"/>
        <w:gridCol w:w="1609"/>
        <w:gridCol w:w="2360"/>
        <w:gridCol w:w="535"/>
      </w:tblGrid>
      <w:tr w:rsidR="00360371" w14:paraId="588CB297" w14:textId="77777777" w:rsidTr="00296FBD">
        <w:tc>
          <w:tcPr>
            <w:tcW w:w="1652" w:type="dxa"/>
            <w:shd w:val="clear" w:color="auto" w:fill="DAEEF3" w:themeFill="accent5" w:themeFillTint="33"/>
          </w:tcPr>
          <w:p w14:paraId="483DB7C0" w14:textId="77777777" w:rsidR="00360371" w:rsidRDefault="00360371" w:rsidP="00296FBD">
            <w:r>
              <w:t>Doc Num</w:t>
            </w:r>
          </w:p>
        </w:tc>
        <w:tc>
          <w:tcPr>
            <w:tcW w:w="1999" w:type="dxa"/>
            <w:shd w:val="clear" w:color="auto" w:fill="DAEEF3" w:themeFill="accent5" w:themeFillTint="33"/>
          </w:tcPr>
          <w:p w14:paraId="02BF2CBA" w14:textId="77777777" w:rsidR="00360371" w:rsidRDefault="00360371" w:rsidP="00296FBD">
            <w:r>
              <w:t>Title</w:t>
            </w:r>
          </w:p>
        </w:tc>
        <w:tc>
          <w:tcPr>
            <w:tcW w:w="1195" w:type="dxa"/>
            <w:shd w:val="clear" w:color="auto" w:fill="DAEEF3" w:themeFill="accent5" w:themeFillTint="33"/>
          </w:tcPr>
          <w:p w14:paraId="7B23853A" w14:textId="77777777" w:rsidR="00360371" w:rsidRDefault="00360371" w:rsidP="00296FBD">
            <w:r>
              <w:t>Date</w:t>
            </w:r>
          </w:p>
        </w:tc>
        <w:tc>
          <w:tcPr>
            <w:tcW w:w="1609" w:type="dxa"/>
            <w:shd w:val="clear" w:color="auto" w:fill="DAEEF3" w:themeFill="accent5" w:themeFillTint="33"/>
          </w:tcPr>
          <w:p w14:paraId="1CBB01FA" w14:textId="77777777" w:rsidR="00360371" w:rsidRDefault="00360371" w:rsidP="00296FBD">
            <w:r>
              <w:t>Author</w:t>
            </w:r>
          </w:p>
        </w:tc>
        <w:tc>
          <w:tcPr>
            <w:tcW w:w="2360" w:type="dxa"/>
            <w:shd w:val="clear" w:color="auto" w:fill="DAEEF3" w:themeFill="accent5" w:themeFillTint="33"/>
          </w:tcPr>
          <w:p w14:paraId="4D47A09F" w14:textId="77777777" w:rsidR="00360371" w:rsidRDefault="00360371" w:rsidP="00296FBD">
            <w:r>
              <w:t>Notes</w:t>
            </w:r>
          </w:p>
        </w:tc>
        <w:tc>
          <w:tcPr>
            <w:tcW w:w="535" w:type="dxa"/>
            <w:shd w:val="clear" w:color="auto" w:fill="DAEEF3" w:themeFill="accent5" w:themeFillTint="33"/>
          </w:tcPr>
          <w:p w14:paraId="4FE9D492" w14:textId="77777777" w:rsidR="00360371" w:rsidRDefault="00360371" w:rsidP="00296FBD">
            <w:r>
              <w:t xml:space="preserve">Ph </w:t>
            </w:r>
            <w:proofErr w:type="spellStart"/>
            <w:r>
              <w:t>oto</w:t>
            </w:r>
            <w:proofErr w:type="spellEnd"/>
          </w:p>
        </w:tc>
      </w:tr>
      <w:tr w:rsidR="00360371" w14:paraId="6FD87D79" w14:textId="77777777" w:rsidTr="00296FBD">
        <w:tc>
          <w:tcPr>
            <w:tcW w:w="1652" w:type="dxa"/>
          </w:tcPr>
          <w:p w14:paraId="28AC249F" w14:textId="77777777" w:rsidR="00360371" w:rsidRPr="00544F5B" w:rsidRDefault="00360371" w:rsidP="00296FBD">
            <w:pPr>
              <w:rPr>
                <w:b/>
                <w:bCs/>
              </w:rPr>
            </w:pPr>
            <w:r w:rsidRPr="00544F5B">
              <w:rPr>
                <w:b/>
                <w:bCs/>
              </w:rPr>
              <w:t xml:space="preserve">Folder </w:t>
            </w:r>
            <w:r>
              <w:rPr>
                <w:b/>
                <w:bCs/>
              </w:rPr>
              <w:t xml:space="preserve">Nov </w:t>
            </w:r>
            <w:r w:rsidRPr="00544F5B">
              <w:rPr>
                <w:b/>
                <w:bCs/>
              </w:rPr>
              <w:t>19</w:t>
            </w:r>
            <w:r>
              <w:rPr>
                <w:b/>
                <w:bCs/>
              </w:rPr>
              <w:t>49</w:t>
            </w:r>
          </w:p>
        </w:tc>
        <w:tc>
          <w:tcPr>
            <w:tcW w:w="1999" w:type="dxa"/>
          </w:tcPr>
          <w:p w14:paraId="6F05B276" w14:textId="77777777" w:rsidR="00360371" w:rsidRDefault="00360371" w:rsidP="00296FBD"/>
        </w:tc>
        <w:tc>
          <w:tcPr>
            <w:tcW w:w="1195" w:type="dxa"/>
          </w:tcPr>
          <w:p w14:paraId="489C5CBE" w14:textId="77777777" w:rsidR="00360371" w:rsidRDefault="00360371" w:rsidP="00296FBD"/>
        </w:tc>
        <w:tc>
          <w:tcPr>
            <w:tcW w:w="1609" w:type="dxa"/>
          </w:tcPr>
          <w:p w14:paraId="319EB2E0" w14:textId="77777777" w:rsidR="00360371" w:rsidRDefault="00360371" w:rsidP="00296FBD"/>
        </w:tc>
        <w:tc>
          <w:tcPr>
            <w:tcW w:w="2360" w:type="dxa"/>
          </w:tcPr>
          <w:p w14:paraId="30410AA7" w14:textId="77777777" w:rsidR="00360371" w:rsidRDefault="00360371" w:rsidP="00296FBD"/>
        </w:tc>
        <w:tc>
          <w:tcPr>
            <w:tcW w:w="535" w:type="dxa"/>
          </w:tcPr>
          <w:p w14:paraId="4A4262E3" w14:textId="77777777" w:rsidR="00360371" w:rsidRDefault="00360371" w:rsidP="00296FBD"/>
        </w:tc>
      </w:tr>
      <w:tr w:rsidR="00360371" w14:paraId="030A9CE4" w14:textId="77777777" w:rsidTr="00296FBD">
        <w:tc>
          <w:tcPr>
            <w:tcW w:w="1652" w:type="dxa"/>
          </w:tcPr>
          <w:p w14:paraId="5F527115" w14:textId="77777777" w:rsidR="00360371" w:rsidRPr="00AE2C4E" w:rsidRDefault="00360371" w:rsidP="00296FBD">
            <w:r>
              <w:t>M-930</w:t>
            </w:r>
          </w:p>
        </w:tc>
        <w:tc>
          <w:tcPr>
            <w:tcW w:w="1999" w:type="dxa"/>
          </w:tcPr>
          <w:p w14:paraId="78C922A5" w14:textId="77777777" w:rsidR="00360371" w:rsidRDefault="00360371" w:rsidP="00296FBD">
            <w:r>
              <w:t>Proposed “Inactivity Alarm” Circuit</w:t>
            </w:r>
          </w:p>
        </w:tc>
        <w:tc>
          <w:tcPr>
            <w:tcW w:w="1195" w:type="dxa"/>
          </w:tcPr>
          <w:p w14:paraId="574302FC" w14:textId="77777777" w:rsidR="00360371" w:rsidRDefault="00360371" w:rsidP="00296FBD">
            <w:r>
              <w:t>Nov 23, 1949</w:t>
            </w:r>
          </w:p>
        </w:tc>
        <w:tc>
          <w:tcPr>
            <w:tcW w:w="1609" w:type="dxa"/>
          </w:tcPr>
          <w:p w14:paraId="40D65EE1" w14:textId="77777777" w:rsidR="00360371" w:rsidRDefault="00360371" w:rsidP="00296FBD">
            <w:r>
              <w:t>C W. Adams</w:t>
            </w:r>
          </w:p>
        </w:tc>
        <w:tc>
          <w:tcPr>
            <w:tcW w:w="2360" w:type="dxa"/>
          </w:tcPr>
          <w:p w14:paraId="7B02B5B3" w14:textId="77777777" w:rsidR="00360371" w:rsidRDefault="00360371" w:rsidP="00296FBD"/>
        </w:tc>
        <w:tc>
          <w:tcPr>
            <w:tcW w:w="535" w:type="dxa"/>
          </w:tcPr>
          <w:p w14:paraId="32019DAC" w14:textId="77777777" w:rsidR="00360371" w:rsidRDefault="00360371" w:rsidP="00296FBD">
            <w:r>
              <w:t>Y</w:t>
            </w:r>
          </w:p>
        </w:tc>
      </w:tr>
      <w:tr w:rsidR="00C00D1C" w14:paraId="48470845" w14:textId="77777777" w:rsidTr="00296FBD">
        <w:tc>
          <w:tcPr>
            <w:tcW w:w="1652" w:type="dxa"/>
          </w:tcPr>
          <w:p w14:paraId="77F961F5" w14:textId="3FD0511D" w:rsidR="00C00D1C" w:rsidRDefault="00C00D1C" w:rsidP="00296FBD">
            <w:r w:rsidRPr="00544F5B">
              <w:rPr>
                <w:b/>
                <w:bCs/>
              </w:rPr>
              <w:t xml:space="preserve">Folder </w:t>
            </w:r>
            <w:r>
              <w:rPr>
                <w:b/>
                <w:bCs/>
              </w:rPr>
              <w:t xml:space="preserve">Mar </w:t>
            </w:r>
            <w:r w:rsidRPr="00544F5B">
              <w:rPr>
                <w:b/>
                <w:bCs/>
              </w:rPr>
              <w:t>19</w:t>
            </w:r>
            <w:r>
              <w:rPr>
                <w:b/>
                <w:bCs/>
              </w:rPr>
              <w:t>49</w:t>
            </w:r>
          </w:p>
        </w:tc>
        <w:tc>
          <w:tcPr>
            <w:tcW w:w="1999" w:type="dxa"/>
          </w:tcPr>
          <w:p w14:paraId="352FE1ED" w14:textId="77777777" w:rsidR="00C00D1C" w:rsidRDefault="00C00D1C" w:rsidP="00296FBD"/>
        </w:tc>
        <w:tc>
          <w:tcPr>
            <w:tcW w:w="1195" w:type="dxa"/>
          </w:tcPr>
          <w:p w14:paraId="08FB068F" w14:textId="77777777" w:rsidR="00C00D1C" w:rsidRDefault="00C00D1C" w:rsidP="00296FBD"/>
        </w:tc>
        <w:tc>
          <w:tcPr>
            <w:tcW w:w="1609" w:type="dxa"/>
          </w:tcPr>
          <w:p w14:paraId="21375E0A" w14:textId="77777777" w:rsidR="00C00D1C" w:rsidRDefault="00C00D1C" w:rsidP="00296FBD"/>
        </w:tc>
        <w:tc>
          <w:tcPr>
            <w:tcW w:w="2360" w:type="dxa"/>
          </w:tcPr>
          <w:p w14:paraId="641F610D" w14:textId="77777777" w:rsidR="00C00D1C" w:rsidRDefault="00C00D1C" w:rsidP="00296FBD"/>
        </w:tc>
        <w:tc>
          <w:tcPr>
            <w:tcW w:w="535" w:type="dxa"/>
          </w:tcPr>
          <w:p w14:paraId="22DB0B23" w14:textId="77777777" w:rsidR="00C00D1C" w:rsidRDefault="00C00D1C" w:rsidP="00296FBD"/>
        </w:tc>
      </w:tr>
      <w:tr w:rsidR="00C00D1C" w14:paraId="2C32E22B" w14:textId="77777777" w:rsidTr="00296FBD">
        <w:tc>
          <w:tcPr>
            <w:tcW w:w="1652" w:type="dxa"/>
          </w:tcPr>
          <w:p w14:paraId="6C91E17B" w14:textId="3EB7ADDB" w:rsidR="00C00D1C" w:rsidRDefault="00C00D1C" w:rsidP="00296FBD">
            <w:r>
              <w:t>E-220</w:t>
            </w:r>
          </w:p>
        </w:tc>
        <w:tc>
          <w:tcPr>
            <w:tcW w:w="1999" w:type="dxa"/>
          </w:tcPr>
          <w:p w14:paraId="338419C1" w14:textId="7FBED714" w:rsidR="00C00D1C" w:rsidRDefault="00C00D1C" w:rsidP="00296FBD">
            <w:r>
              <w:t>Demonstration Programs for Whirlwind I with Test Storage</w:t>
            </w:r>
          </w:p>
        </w:tc>
        <w:tc>
          <w:tcPr>
            <w:tcW w:w="1195" w:type="dxa"/>
          </w:tcPr>
          <w:p w14:paraId="6DDCD482" w14:textId="6BCD1D07" w:rsidR="00C00D1C" w:rsidRDefault="00C00D1C" w:rsidP="00296FBD">
            <w:r>
              <w:t>Mar 30, 1949</w:t>
            </w:r>
          </w:p>
        </w:tc>
        <w:tc>
          <w:tcPr>
            <w:tcW w:w="1609" w:type="dxa"/>
          </w:tcPr>
          <w:p w14:paraId="4BD15F6F" w14:textId="4DA7CAAB" w:rsidR="00C00D1C" w:rsidRDefault="00C00D1C" w:rsidP="00296FBD">
            <w:r>
              <w:t>G. Cooper</w:t>
            </w:r>
          </w:p>
        </w:tc>
        <w:tc>
          <w:tcPr>
            <w:tcW w:w="2360" w:type="dxa"/>
          </w:tcPr>
          <w:p w14:paraId="3A4707DB" w14:textId="77777777" w:rsidR="00C00D1C" w:rsidRDefault="00C00D1C" w:rsidP="00296FBD"/>
        </w:tc>
        <w:tc>
          <w:tcPr>
            <w:tcW w:w="535" w:type="dxa"/>
          </w:tcPr>
          <w:p w14:paraId="520530ED" w14:textId="1CDDB76F" w:rsidR="00C00D1C" w:rsidRDefault="00C00D1C" w:rsidP="00296FBD">
            <w:r>
              <w:t>Y</w:t>
            </w:r>
          </w:p>
        </w:tc>
      </w:tr>
      <w:tr w:rsidR="00C00D1C" w14:paraId="03E71E29" w14:textId="77777777" w:rsidTr="00296FBD">
        <w:tc>
          <w:tcPr>
            <w:tcW w:w="1652" w:type="dxa"/>
          </w:tcPr>
          <w:p w14:paraId="3A308355" w14:textId="6A90AE3D" w:rsidR="00C00D1C" w:rsidRDefault="00AF5FFD" w:rsidP="00296FBD">
            <w:r>
              <w:t>R-155</w:t>
            </w:r>
          </w:p>
        </w:tc>
        <w:tc>
          <w:tcPr>
            <w:tcW w:w="1999" w:type="dxa"/>
          </w:tcPr>
          <w:p w14:paraId="722B25C6" w14:textId="1534B0A7" w:rsidR="00C00D1C" w:rsidRDefault="00AF5FFD" w:rsidP="00296FBD">
            <w:r>
              <w:t>Application of Digital Computers to Simulation of the Anti-Submarine Problem</w:t>
            </w:r>
          </w:p>
        </w:tc>
        <w:tc>
          <w:tcPr>
            <w:tcW w:w="1195" w:type="dxa"/>
          </w:tcPr>
          <w:p w14:paraId="7C550B39" w14:textId="5401314B" w:rsidR="00C00D1C" w:rsidRDefault="00AF5FFD" w:rsidP="00296FBD">
            <w:r>
              <w:t>Mar 30, 1949</w:t>
            </w:r>
          </w:p>
        </w:tc>
        <w:tc>
          <w:tcPr>
            <w:tcW w:w="1609" w:type="dxa"/>
          </w:tcPr>
          <w:p w14:paraId="659C71EE" w14:textId="5086AADB" w:rsidR="00C00D1C" w:rsidRDefault="00AF5FFD" w:rsidP="00296FBD">
            <w:r>
              <w:t>Robert A Nelson</w:t>
            </w:r>
          </w:p>
        </w:tc>
        <w:tc>
          <w:tcPr>
            <w:tcW w:w="2360" w:type="dxa"/>
          </w:tcPr>
          <w:p w14:paraId="4569A2A5" w14:textId="77777777" w:rsidR="00C00D1C" w:rsidRDefault="00FF781E" w:rsidP="00296FBD">
            <w:r>
              <w:t>“Based on Memorandum L-1”</w:t>
            </w:r>
          </w:p>
          <w:p w14:paraId="3DCBAAC7" w14:textId="1C1A298B" w:rsidR="00FF781E" w:rsidRDefault="00FF781E" w:rsidP="00296FBD">
            <w:r>
              <w:t>This polished document describes the problem and includes flow charts for proposed algorithms.</w:t>
            </w:r>
          </w:p>
        </w:tc>
        <w:tc>
          <w:tcPr>
            <w:tcW w:w="535" w:type="dxa"/>
          </w:tcPr>
          <w:p w14:paraId="49635CAC" w14:textId="77777777" w:rsidR="00C00D1C" w:rsidRDefault="00C00D1C" w:rsidP="00296FBD"/>
        </w:tc>
      </w:tr>
    </w:tbl>
    <w:p w14:paraId="613EC71D" w14:textId="40697CB3" w:rsidR="00360371" w:rsidRDefault="00360371" w:rsidP="00A35CC4"/>
    <w:p w14:paraId="29E1BEB6" w14:textId="0FB86E7D" w:rsidR="00360371" w:rsidRDefault="00360371" w:rsidP="00A35CC4"/>
    <w:p w14:paraId="33CCA04F" w14:textId="01AE7563" w:rsidR="00B606CC" w:rsidRDefault="00B606CC" w:rsidP="00B606CC">
      <w:pPr>
        <w:pStyle w:val="Heading3"/>
      </w:pPr>
      <w:bookmarkStart w:id="61" w:name="_Toc193914340"/>
      <w:r>
        <w:t>Box 19 – Apr 1949 to Jun 1949</w:t>
      </w:r>
      <w:bookmarkEnd w:id="61"/>
    </w:p>
    <w:p w14:paraId="4C2EC9CB" w14:textId="77777777" w:rsidR="00B606CC" w:rsidRDefault="00B606CC" w:rsidP="00B606CC"/>
    <w:tbl>
      <w:tblPr>
        <w:tblStyle w:val="TableGrid"/>
        <w:tblW w:w="0" w:type="auto"/>
        <w:tblLook w:val="04A0" w:firstRow="1" w:lastRow="0" w:firstColumn="1" w:lastColumn="0" w:noHBand="0" w:noVBand="1"/>
      </w:tblPr>
      <w:tblGrid>
        <w:gridCol w:w="1652"/>
        <w:gridCol w:w="1999"/>
        <w:gridCol w:w="1195"/>
        <w:gridCol w:w="1609"/>
        <w:gridCol w:w="2360"/>
        <w:gridCol w:w="535"/>
      </w:tblGrid>
      <w:tr w:rsidR="00B606CC" w14:paraId="079F13A7" w14:textId="77777777" w:rsidTr="00296FBD">
        <w:tc>
          <w:tcPr>
            <w:tcW w:w="1652" w:type="dxa"/>
            <w:shd w:val="clear" w:color="auto" w:fill="DAEEF3" w:themeFill="accent5" w:themeFillTint="33"/>
          </w:tcPr>
          <w:p w14:paraId="3A005B72" w14:textId="77777777" w:rsidR="00B606CC" w:rsidRDefault="00B606CC" w:rsidP="00296FBD">
            <w:r>
              <w:lastRenderedPageBreak/>
              <w:t>Doc Num</w:t>
            </w:r>
          </w:p>
        </w:tc>
        <w:tc>
          <w:tcPr>
            <w:tcW w:w="1999" w:type="dxa"/>
            <w:shd w:val="clear" w:color="auto" w:fill="DAEEF3" w:themeFill="accent5" w:themeFillTint="33"/>
          </w:tcPr>
          <w:p w14:paraId="3AC0F111" w14:textId="77777777" w:rsidR="00B606CC" w:rsidRDefault="00B606CC" w:rsidP="00296FBD">
            <w:r>
              <w:t>Title</w:t>
            </w:r>
          </w:p>
        </w:tc>
        <w:tc>
          <w:tcPr>
            <w:tcW w:w="1195" w:type="dxa"/>
            <w:shd w:val="clear" w:color="auto" w:fill="DAEEF3" w:themeFill="accent5" w:themeFillTint="33"/>
          </w:tcPr>
          <w:p w14:paraId="16ECEC0D" w14:textId="77777777" w:rsidR="00B606CC" w:rsidRDefault="00B606CC" w:rsidP="00296FBD">
            <w:r>
              <w:t>Date</w:t>
            </w:r>
          </w:p>
        </w:tc>
        <w:tc>
          <w:tcPr>
            <w:tcW w:w="1609" w:type="dxa"/>
            <w:shd w:val="clear" w:color="auto" w:fill="DAEEF3" w:themeFill="accent5" w:themeFillTint="33"/>
          </w:tcPr>
          <w:p w14:paraId="1A285E28" w14:textId="77777777" w:rsidR="00B606CC" w:rsidRDefault="00B606CC" w:rsidP="00296FBD">
            <w:r>
              <w:t>Author</w:t>
            </w:r>
          </w:p>
        </w:tc>
        <w:tc>
          <w:tcPr>
            <w:tcW w:w="2360" w:type="dxa"/>
            <w:shd w:val="clear" w:color="auto" w:fill="DAEEF3" w:themeFill="accent5" w:themeFillTint="33"/>
          </w:tcPr>
          <w:p w14:paraId="19B0D72F" w14:textId="77777777" w:rsidR="00B606CC" w:rsidRDefault="00B606CC" w:rsidP="00296FBD">
            <w:r>
              <w:t>Notes</w:t>
            </w:r>
          </w:p>
        </w:tc>
        <w:tc>
          <w:tcPr>
            <w:tcW w:w="535" w:type="dxa"/>
            <w:shd w:val="clear" w:color="auto" w:fill="DAEEF3" w:themeFill="accent5" w:themeFillTint="33"/>
          </w:tcPr>
          <w:p w14:paraId="303BF7D3" w14:textId="77777777" w:rsidR="00B606CC" w:rsidRDefault="00B606CC" w:rsidP="00296FBD">
            <w:r>
              <w:t xml:space="preserve">Ph </w:t>
            </w:r>
            <w:proofErr w:type="spellStart"/>
            <w:r>
              <w:t>oto</w:t>
            </w:r>
            <w:proofErr w:type="spellEnd"/>
          </w:p>
        </w:tc>
      </w:tr>
      <w:tr w:rsidR="00B606CC" w14:paraId="6ADD346C" w14:textId="77777777" w:rsidTr="00296FBD">
        <w:tc>
          <w:tcPr>
            <w:tcW w:w="1652" w:type="dxa"/>
          </w:tcPr>
          <w:p w14:paraId="7CC19168" w14:textId="3593006B" w:rsidR="00B606CC" w:rsidRPr="00544F5B" w:rsidRDefault="00B606CC" w:rsidP="00296FBD">
            <w:pPr>
              <w:rPr>
                <w:b/>
                <w:bCs/>
              </w:rPr>
            </w:pPr>
            <w:r w:rsidRPr="00544F5B">
              <w:rPr>
                <w:b/>
                <w:bCs/>
              </w:rPr>
              <w:t xml:space="preserve">Folder </w:t>
            </w:r>
            <w:r>
              <w:rPr>
                <w:b/>
                <w:bCs/>
              </w:rPr>
              <w:t xml:space="preserve">Apr </w:t>
            </w:r>
            <w:r w:rsidRPr="00544F5B">
              <w:rPr>
                <w:b/>
                <w:bCs/>
              </w:rPr>
              <w:t>19</w:t>
            </w:r>
            <w:r>
              <w:rPr>
                <w:b/>
                <w:bCs/>
              </w:rPr>
              <w:t>49</w:t>
            </w:r>
          </w:p>
        </w:tc>
        <w:tc>
          <w:tcPr>
            <w:tcW w:w="1999" w:type="dxa"/>
          </w:tcPr>
          <w:p w14:paraId="28F43546" w14:textId="77777777" w:rsidR="00B606CC" w:rsidRDefault="00B606CC" w:rsidP="00296FBD"/>
        </w:tc>
        <w:tc>
          <w:tcPr>
            <w:tcW w:w="1195" w:type="dxa"/>
          </w:tcPr>
          <w:p w14:paraId="3BAC86E3" w14:textId="77777777" w:rsidR="00B606CC" w:rsidRDefault="00B606CC" w:rsidP="00296FBD"/>
        </w:tc>
        <w:tc>
          <w:tcPr>
            <w:tcW w:w="1609" w:type="dxa"/>
          </w:tcPr>
          <w:p w14:paraId="64BF7EBD" w14:textId="77777777" w:rsidR="00B606CC" w:rsidRDefault="00B606CC" w:rsidP="00296FBD"/>
        </w:tc>
        <w:tc>
          <w:tcPr>
            <w:tcW w:w="2360" w:type="dxa"/>
          </w:tcPr>
          <w:p w14:paraId="216E156B" w14:textId="77777777" w:rsidR="00B606CC" w:rsidRDefault="00B606CC" w:rsidP="00296FBD"/>
        </w:tc>
        <w:tc>
          <w:tcPr>
            <w:tcW w:w="535" w:type="dxa"/>
          </w:tcPr>
          <w:p w14:paraId="17386DE9" w14:textId="77777777" w:rsidR="00B606CC" w:rsidRDefault="00B606CC" w:rsidP="00296FBD"/>
        </w:tc>
      </w:tr>
      <w:tr w:rsidR="00B606CC" w14:paraId="6B30789A" w14:textId="77777777" w:rsidTr="00296FBD">
        <w:tc>
          <w:tcPr>
            <w:tcW w:w="1652" w:type="dxa"/>
          </w:tcPr>
          <w:p w14:paraId="4330F697" w14:textId="382EE7E5" w:rsidR="00B606CC" w:rsidRPr="00AE2C4E" w:rsidRDefault="00B606CC" w:rsidP="00296FBD">
            <w:r>
              <w:t>C-103</w:t>
            </w:r>
          </w:p>
        </w:tc>
        <w:tc>
          <w:tcPr>
            <w:tcW w:w="1999" w:type="dxa"/>
          </w:tcPr>
          <w:p w14:paraId="4870D34D" w14:textId="1D82BCCB" w:rsidR="00B606CC" w:rsidRDefault="00B606CC" w:rsidP="00296FBD">
            <w:r>
              <w:t>A Code for the Ballistics Problem</w:t>
            </w:r>
          </w:p>
        </w:tc>
        <w:tc>
          <w:tcPr>
            <w:tcW w:w="1195" w:type="dxa"/>
          </w:tcPr>
          <w:p w14:paraId="2B66FFA6" w14:textId="1C3CB0A3" w:rsidR="00B606CC" w:rsidRDefault="00B606CC" w:rsidP="00296FBD">
            <w:r>
              <w:t>Apr 1, 1949</w:t>
            </w:r>
          </w:p>
        </w:tc>
        <w:tc>
          <w:tcPr>
            <w:tcW w:w="1609" w:type="dxa"/>
          </w:tcPr>
          <w:p w14:paraId="296A5281" w14:textId="1C819223" w:rsidR="00B606CC" w:rsidRDefault="00B606CC" w:rsidP="00296FBD">
            <w:r>
              <w:t>T. W. Hildebrandt</w:t>
            </w:r>
          </w:p>
        </w:tc>
        <w:tc>
          <w:tcPr>
            <w:tcW w:w="2360" w:type="dxa"/>
          </w:tcPr>
          <w:p w14:paraId="3372F9D7" w14:textId="77777777" w:rsidR="00B606CC" w:rsidRDefault="00B606CC" w:rsidP="00296FBD">
            <w:r>
              <w:t>This doc cites the problem analysis in C-91 and C-92.</w:t>
            </w:r>
          </w:p>
          <w:p w14:paraId="5677AB55" w14:textId="77777777" w:rsidR="00B606CC" w:rsidRDefault="00F903FD" w:rsidP="00296FBD">
            <w:r>
              <w:t>This is a demonstration program to show how one would solve the problem.  They admit to a number of caveats.</w:t>
            </w:r>
          </w:p>
          <w:p w14:paraId="6EEBF87A" w14:textId="76107162" w:rsidR="00F903FD" w:rsidRDefault="00F903FD" w:rsidP="00296FBD">
            <w:r>
              <w:t>The doc does contain a flow chart and The Actual Code.</w:t>
            </w:r>
          </w:p>
        </w:tc>
        <w:tc>
          <w:tcPr>
            <w:tcW w:w="535" w:type="dxa"/>
          </w:tcPr>
          <w:p w14:paraId="6DA84373" w14:textId="7A831F2B" w:rsidR="00B606CC" w:rsidRDefault="00B606CC" w:rsidP="00296FBD"/>
        </w:tc>
      </w:tr>
    </w:tbl>
    <w:p w14:paraId="31736A95" w14:textId="77777777" w:rsidR="00B606CC" w:rsidRDefault="00B606CC" w:rsidP="00A35CC4"/>
    <w:p w14:paraId="15428889" w14:textId="48323D82" w:rsidR="007C2AB4" w:rsidRDefault="007C2AB4" w:rsidP="007C2AB4">
      <w:pPr>
        <w:pStyle w:val="Heading3"/>
      </w:pPr>
      <w:bookmarkStart w:id="62" w:name="_Toc193914341"/>
      <w:r>
        <w:t>Box 21 – Nov 1949 to May 1950</w:t>
      </w:r>
      <w:bookmarkEnd w:id="62"/>
    </w:p>
    <w:p w14:paraId="347C9D2D" w14:textId="77777777" w:rsidR="007C2AB4" w:rsidRDefault="007C2AB4" w:rsidP="007C2AB4"/>
    <w:tbl>
      <w:tblPr>
        <w:tblStyle w:val="TableGrid"/>
        <w:tblW w:w="0" w:type="auto"/>
        <w:tblLook w:val="04A0" w:firstRow="1" w:lastRow="0" w:firstColumn="1" w:lastColumn="0" w:noHBand="0" w:noVBand="1"/>
      </w:tblPr>
      <w:tblGrid>
        <w:gridCol w:w="1652"/>
        <w:gridCol w:w="1999"/>
        <w:gridCol w:w="1195"/>
        <w:gridCol w:w="1609"/>
        <w:gridCol w:w="2360"/>
        <w:gridCol w:w="535"/>
      </w:tblGrid>
      <w:tr w:rsidR="007C2AB4" w14:paraId="15172BAD" w14:textId="77777777" w:rsidTr="00360371">
        <w:tc>
          <w:tcPr>
            <w:tcW w:w="1652" w:type="dxa"/>
            <w:shd w:val="clear" w:color="auto" w:fill="DAEEF3" w:themeFill="accent5" w:themeFillTint="33"/>
          </w:tcPr>
          <w:p w14:paraId="2BA6A409" w14:textId="77777777" w:rsidR="007C2AB4" w:rsidRDefault="007C2AB4" w:rsidP="00415BD3">
            <w:r>
              <w:t>Doc Num</w:t>
            </w:r>
          </w:p>
        </w:tc>
        <w:tc>
          <w:tcPr>
            <w:tcW w:w="1999" w:type="dxa"/>
            <w:shd w:val="clear" w:color="auto" w:fill="DAEEF3" w:themeFill="accent5" w:themeFillTint="33"/>
          </w:tcPr>
          <w:p w14:paraId="32EFBB32" w14:textId="77777777" w:rsidR="007C2AB4" w:rsidRDefault="007C2AB4" w:rsidP="00415BD3">
            <w:r>
              <w:t>Title</w:t>
            </w:r>
          </w:p>
        </w:tc>
        <w:tc>
          <w:tcPr>
            <w:tcW w:w="1195" w:type="dxa"/>
            <w:shd w:val="clear" w:color="auto" w:fill="DAEEF3" w:themeFill="accent5" w:themeFillTint="33"/>
          </w:tcPr>
          <w:p w14:paraId="31ED4368" w14:textId="77777777" w:rsidR="007C2AB4" w:rsidRDefault="007C2AB4" w:rsidP="00415BD3">
            <w:r>
              <w:t>Date</w:t>
            </w:r>
          </w:p>
        </w:tc>
        <w:tc>
          <w:tcPr>
            <w:tcW w:w="1609" w:type="dxa"/>
            <w:shd w:val="clear" w:color="auto" w:fill="DAEEF3" w:themeFill="accent5" w:themeFillTint="33"/>
          </w:tcPr>
          <w:p w14:paraId="763FC93D" w14:textId="77777777" w:rsidR="007C2AB4" w:rsidRDefault="007C2AB4" w:rsidP="00415BD3">
            <w:r>
              <w:t>Author</w:t>
            </w:r>
          </w:p>
        </w:tc>
        <w:tc>
          <w:tcPr>
            <w:tcW w:w="2360" w:type="dxa"/>
            <w:shd w:val="clear" w:color="auto" w:fill="DAEEF3" w:themeFill="accent5" w:themeFillTint="33"/>
          </w:tcPr>
          <w:p w14:paraId="08182EE9" w14:textId="77777777" w:rsidR="007C2AB4" w:rsidRDefault="007C2AB4" w:rsidP="00415BD3">
            <w:r>
              <w:t>Notes</w:t>
            </w:r>
          </w:p>
        </w:tc>
        <w:tc>
          <w:tcPr>
            <w:tcW w:w="535" w:type="dxa"/>
            <w:shd w:val="clear" w:color="auto" w:fill="DAEEF3" w:themeFill="accent5" w:themeFillTint="33"/>
          </w:tcPr>
          <w:p w14:paraId="22CC5CF7" w14:textId="77777777" w:rsidR="007C2AB4" w:rsidRDefault="007C2AB4" w:rsidP="00415BD3">
            <w:r>
              <w:t xml:space="preserve">Ph </w:t>
            </w:r>
            <w:proofErr w:type="spellStart"/>
            <w:r>
              <w:t>oto</w:t>
            </w:r>
            <w:proofErr w:type="spellEnd"/>
          </w:p>
        </w:tc>
      </w:tr>
      <w:tr w:rsidR="007C2AB4" w14:paraId="756B1044" w14:textId="77777777" w:rsidTr="00415BD3">
        <w:tc>
          <w:tcPr>
            <w:tcW w:w="1652" w:type="dxa"/>
          </w:tcPr>
          <w:p w14:paraId="34F34B50" w14:textId="7597F434" w:rsidR="007C2AB4" w:rsidRPr="00544F5B" w:rsidRDefault="007C2AB4" w:rsidP="00415BD3">
            <w:pPr>
              <w:rPr>
                <w:b/>
                <w:bCs/>
              </w:rPr>
            </w:pPr>
            <w:r w:rsidRPr="00544F5B">
              <w:rPr>
                <w:b/>
                <w:bCs/>
              </w:rPr>
              <w:t xml:space="preserve">Folder </w:t>
            </w:r>
            <w:r>
              <w:rPr>
                <w:b/>
                <w:bCs/>
              </w:rPr>
              <w:t xml:space="preserve">Nov </w:t>
            </w:r>
            <w:r w:rsidRPr="00544F5B">
              <w:rPr>
                <w:b/>
                <w:bCs/>
              </w:rPr>
              <w:t>19</w:t>
            </w:r>
            <w:r>
              <w:rPr>
                <w:b/>
                <w:bCs/>
              </w:rPr>
              <w:t>49</w:t>
            </w:r>
          </w:p>
        </w:tc>
        <w:tc>
          <w:tcPr>
            <w:tcW w:w="1999" w:type="dxa"/>
          </w:tcPr>
          <w:p w14:paraId="749D1021" w14:textId="77777777" w:rsidR="007C2AB4" w:rsidRDefault="007C2AB4" w:rsidP="00415BD3"/>
        </w:tc>
        <w:tc>
          <w:tcPr>
            <w:tcW w:w="1195" w:type="dxa"/>
          </w:tcPr>
          <w:p w14:paraId="4880BA8C" w14:textId="77777777" w:rsidR="007C2AB4" w:rsidRDefault="007C2AB4" w:rsidP="00415BD3"/>
        </w:tc>
        <w:tc>
          <w:tcPr>
            <w:tcW w:w="1609" w:type="dxa"/>
          </w:tcPr>
          <w:p w14:paraId="0D8170BE" w14:textId="77777777" w:rsidR="007C2AB4" w:rsidRDefault="007C2AB4" w:rsidP="00415BD3"/>
        </w:tc>
        <w:tc>
          <w:tcPr>
            <w:tcW w:w="2360" w:type="dxa"/>
          </w:tcPr>
          <w:p w14:paraId="39CEE15F" w14:textId="77777777" w:rsidR="007C2AB4" w:rsidRDefault="007C2AB4" w:rsidP="00415BD3"/>
        </w:tc>
        <w:tc>
          <w:tcPr>
            <w:tcW w:w="535" w:type="dxa"/>
          </w:tcPr>
          <w:p w14:paraId="50A8C3C4" w14:textId="77777777" w:rsidR="007C2AB4" w:rsidRDefault="007C2AB4" w:rsidP="00415BD3"/>
        </w:tc>
      </w:tr>
      <w:tr w:rsidR="007C2AB4" w14:paraId="77C12CFB" w14:textId="77777777" w:rsidTr="00415BD3">
        <w:tc>
          <w:tcPr>
            <w:tcW w:w="1652" w:type="dxa"/>
          </w:tcPr>
          <w:p w14:paraId="275BE748" w14:textId="1BD19735" w:rsidR="007C2AB4" w:rsidRPr="00AE2C4E" w:rsidRDefault="007C2AB4" w:rsidP="00415BD3">
            <w:r>
              <w:t>M-930</w:t>
            </w:r>
          </w:p>
        </w:tc>
        <w:tc>
          <w:tcPr>
            <w:tcW w:w="1999" w:type="dxa"/>
          </w:tcPr>
          <w:p w14:paraId="0BC48243" w14:textId="64788844" w:rsidR="007C2AB4" w:rsidRDefault="007C2AB4" w:rsidP="00415BD3">
            <w:r>
              <w:t>Proposed “Inactivity Alarm” Circuit</w:t>
            </w:r>
          </w:p>
        </w:tc>
        <w:tc>
          <w:tcPr>
            <w:tcW w:w="1195" w:type="dxa"/>
          </w:tcPr>
          <w:p w14:paraId="0CC5F44C" w14:textId="03D1DCB0" w:rsidR="007C2AB4" w:rsidRDefault="007C2AB4" w:rsidP="00415BD3">
            <w:r>
              <w:t>Nov 23, 1949</w:t>
            </w:r>
          </w:p>
        </w:tc>
        <w:tc>
          <w:tcPr>
            <w:tcW w:w="1609" w:type="dxa"/>
          </w:tcPr>
          <w:p w14:paraId="2139C4AE" w14:textId="3CADE01C" w:rsidR="007C2AB4" w:rsidRDefault="007C2AB4" w:rsidP="00415BD3">
            <w:r>
              <w:t>C W. Adams</w:t>
            </w:r>
          </w:p>
        </w:tc>
        <w:tc>
          <w:tcPr>
            <w:tcW w:w="2360" w:type="dxa"/>
          </w:tcPr>
          <w:p w14:paraId="403AFC1C" w14:textId="77777777" w:rsidR="007C2AB4" w:rsidRDefault="007C2AB4" w:rsidP="00415BD3"/>
        </w:tc>
        <w:tc>
          <w:tcPr>
            <w:tcW w:w="535" w:type="dxa"/>
          </w:tcPr>
          <w:p w14:paraId="31E6A127" w14:textId="755F32C7" w:rsidR="007C2AB4" w:rsidRDefault="00241FC7" w:rsidP="00415BD3">
            <w:r>
              <w:t>Y</w:t>
            </w:r>
          </w:p>
        </w:tc>
      </w:tr>
      <w:tr w:rsidR="00241FC7" w14:paraId="015E463E" w14:textId="77777777" w:rsidTr="00415BD3">
        <w:tc>
          <w:tcPr>
            <w:tcW w:w="1652" w:type="dxa"/>
          </w:tcPr>
          <w:p w14:paraId="69B058D6" w14:textId="48D65178" w:rsidR="00241FC7" w:rsidRDefault="00241FC7" w:rsidP="00415BD3">
            <w:r>
              <w:t>(omg – no number)</w:t>
            </w:r>
          </w:p>
        </w:tc>
        <w:tc>
          <w:tcPr>
            <w:tcW w:w="1999" w:type="dxa"/>
          </w:tcPr>
          <w:p w14:paraId="2D4D0680" w14:textId="3D07D847" w:rsidR="00241FC7" w:rsidRDefault="00241FC7" w:rsidP="00415BD3">
            <w:r>
              <w:t>Programming Nomenclature</w:t>
            </w:r>
          </w:p>
        </w:tc>
        <w:tc>
          <w:tcPr>
            <w:tcW w:w="1195" w:type="dxa"/>
          </w:tcPr>
          <w:p w14:paraId="7EFF2088" w14:textId="4AEC9AE5" w:rsidR="00241FC7" w:rsidRDefault="00241FC7" w:rsidP="00415BD3">
            <w:r>
              <w:t>Nov 27, 1949</w:t>
            </w:r>
          </w:p>
        </w:tc>
        <w:tc>
          <w:tcPr>
            <w:tcW w:w="1609" w:type="dxa"/>
          </w:tcPr>
          <w:p w14:paraId="1C8FFEEA" w14:textId="193CF6B6" w:rsidR="00241FC7" w:rsidRDefault="00241FC7" w:rsidP="00415BD3">
            <w:r>
              <w:t>C W. Adams</w:t>
            </w:r>
          </w:p>
        </w:tc>
        <w:tc>
          <w:tcPr>
            <w:tcW w:w="2360" w:type="dxa"/>
          </w:tcPr>
          <w:p w14:paraId="5B331413" w14:textId="77777777" w:rsidR="00241FC7" w:rsidRDefault="00241FC7" w:rsidP="00415BD3"/>
        </w:tc>
        <w:tc>
          <w:tcPr>
            <w:tcW w:w="535" w:type="dxa"/>
          </w:tcPr>
          <w:p w14:paraId="5195F82A" w14:textId="0C13AF9A" w:rsidR="00241FC7" w:rsidRDefault="000E55B5" w:rsidP="00415BD3">
            <w:r>
              <w:t>Y</w:t>
            </w:r>
          </w:p>
        </w:tc>
      </w:tr>
      <w:tr w:rsidR="000E55B5" w14:paraId="3C3A3339" w14:textId="77777777" w:rsidTr="00415BD3">
        <w:tc>
          <w:tcPr>
            <w:tcW w:w="1652" w:type="dxa"/>
          </w:tcPr>
          <w:p w14:paraId="2081ACDC" w14:textId="7CEDC62B" w:rsidR="000E55B5" w:rsidRDefault="00180DF1" w:rsidP="00415BD3">
            <w:r>
              <w:t>Memo</w:t>
            </w:r>
          </w:p>
        </w:tc>
        <w:tc>
          <w:tcPr>
            <w:tcW w:w="1999" w:type="dxa"/>
          </w:tcPr>
          <w:p w14:paraId="29D12C45" w14:textId="77777777" w:rsidR="000E55B5" w:rsidRDefault="000E55B5" w:rsidP="00415BD3"/>
        </w:tc>
        <w:tc>
          <w:tcPr>
            <w:tcW w:w="1195" w:type="dxa"/>
          </w:tcPr>
          <w:p w14:paraId="589C1D52" w14:textId="45C8F25E" w:rsidR="000E55B5" w:rsidRDefault="00180DF1" w:rsidP="00415BD3">
            <w:r>
              <w:t>Nov 18, 1949</w:t>
            </w:r>
          </w:p>
        </w:tc>
        <w:tc>
          <w:tcPr>
            <w:tcW w:w="1609" w:type="dxa"/>
          </w:tcPr>
          <w:p w14:paraId="781DACDA" w14:textId="0FFEA108" w:rsidR="000E55B5" w:rsidRDefault="00180DF1" w:rsidP="00415BD3">
            <w:r>
              <w:t>Forrester</w:t>
            </w:r>
          </w:p>
        </w:tc>
        <w:tc>
          <w:tcPr>
            <w:tcW w:w="2360" w:type="dxa"/>
          </w:tcPr>
          <w:p w14:paraId="257D0DC6" w14:textId="3CA8F084" w:rsidR="000E55B5" w:rsidRDefault="00180DF1" w:rsidP="00415BD3">
            <w:r>
              <w:t>Half page memo on transferring “air traffic control” work from Watson Labs to “ANDB”, including ‘Goldstein of ANDB’</w:t>
            </w:r>
          </w:p>
        </w:tc>
        <w:tc>
          <w:tcPr>
            <w:tcW w:w="535" w:type="dxa"/>
          </w:tcPr>
          <w:p w14:paraId="49863208" w14:textId="60E68723" w:rsidR="000E55B5" w:rsidRDefault="00180DF1" w:rsidP="00415BD3">
            <w:r>
              <w:t>Y</w:t>
            </w:r>
          </w:p>
        </w:tc>
      </w:tr>
      <w:tr w:rsidR="00180DF1" w14:paraId="3AAA5D78" w14:textId="77777777" w:rsidTr="004C2E30">
        <w:tc>
          <w:tcPr>
            <w:tcW w:w="1652" w:type="dxa"/>
          </w:tcPr>
          <w:p w14:paraId="651249DE" w14:textId="77777777" w:rsidR="00180DF1" w:rsidRDefault="00180DF1" w:rsidP="00415BD3"/>
        </w:tc>
        <w:tc>
          <w:tcPr>
            <w:tcW w:w="4803" w:type="dxa"/>
            <w:gridSpan w:val="3"/>
          </w:tcPr>
          <w:p w14:paraId="4E7F9CCD" w14:textId="16C63CED" w:rsidR="00180DF1" w:rsidRDefault="00180DF1" w:rsidP="00415BD3">
            <w:r>
              <w:t xml:space="preserve">Numerous letters with Commercial Controls about buying </w:t>
            </w:r>
            <w:proofErr w:type="spellStart"/>
            <w:r>
              <w:t>Flexowriters</w:t>
            </w:r>
            <w:proofErr w:type="spellEnd"/>
          </w:p>
        </w:tc>
        <w:tc>
          <w:tcPr>
            <w:tcW w:w="2360" w:type="dxa"/>
          </w:tcPr>
          <w:p w14:paraId="10AF3E77" w14:textId="77777777" w:rsidR="00180DF1" w:rsidRDefault="00180DF1" w:rsidP="00415BD3"/>
        </w:tc>
        <w:tc>
          <w:tcPr>
            <w:tcW w:w="535" w:type="dxa"/>
          </w:tcPr>
          <w:p w14:paraId="2DFC147A" w14:textId="77777777" w:rsidR="00180DF1" w:rsidRDefault="00180DF1" w:rsidP="00415BD3"/>
        </w:tc>
      </w:tr>
      <w:tr w:rsidR="000E55B5" w14:paraId="0ADC8A0D" w14:textId="77777777" w:rsidTr="00415BD3">
        <w:tc>
          <w:tcPr>
            <w:tcW w:w="1652" w:type="dxa"/>
          </w:tcPr>
          <w:p w14:paraId="61CD96C8" w14:textId="0B731AE6" w:rsidR="000E55B5" w:rsidRDefault="00180DF1" w:rsidP="00415BD3">
            <w:r>
              <w:t>M-927</w:t>
            </w:r>
          </w:p>
        </w:tc>
        <w:tc>
          <w:tcPr>
            <w:tcW w:w="1999" w:type="dxa"/>
          </w:tcPr>
          <w:p w14:paraId="271E519F" w14:textId="09A05FBE" w:rsidR="000E55B5" w:rsidRDefault="00180DF1" w:rsidP="00415BD3">
            <w:r>
              <w:t>Grid Cathode Shorts in Storage Tubes</w:t>
            </w:r>
          </w:p>
        </w:tc>
        <w:tc>
          <w:tcPr>
            <w:tcW w:w="1195" w:type="dxa"/>
          </w:tcPr>
          <w:p w14:paraId="512E07DE" w14:textId="2DA18258" w:rsidR="000E55B5" w:rsidRDefault="00180DF1" w:rsidP="00415BD3">
            <w:r>
              <w:t>Nov 9, 1949</w:t>
            </w:r>
          </w:p>
        </w:tc>
        <w:tc>
          <w:tcPr>
            <w:tcW w:w="1609" w:type="dxa"/>
          </w:tcPr>
          <w:p w14:paraId="6DF0B7F2" w14:textId="73C22A12" w:rsidR="000E55B5" w:rsidRDefault="00180DF1" w:rsidP="00415BD3">
            <w:r>
              <w:t>J O. Ely</w:t>
            </w:r>
          </w:p>
        </w:tc>
        <w:tc>
          <w:tcPr>
            <w:tcW w:w="2360" w:type="dxa"/>
          </w:tcPr>
          <w:p w14:paraId="46CDB91F" w14:textId="77777777" w:rsidR="000E55B5" w:rsidRDefault="000E55B5" w:rsidP="00415BD3"/>
        </w:tc>
        <w:tc>
          <w:tcPr>
            <w:tcW w:w="535" w:type="dxa"/>
          </w:tcPr>
          <w:p w14:paraId="5D43BDFD" w14:textId="77777777" w:rsidR="000E55B5" w:rsidRDefault="000E55B5" w:rsidP="00415BD3"/>
        </w:tc>
      </w:tr>
      <w:tr w:rsidR="00180DF1" w14:paraId="75AB81EF" w14:textId="77777777" w:rsidTr="00415BD3">
        <w:tc>
          <w:tcPr>
            <w:tcW w:w="1652" w:type="dxa"/>
          </w:tcPr>
          <w:p w14:paraId="48DAEC72" w14:textId="4C21E3D9" w:rsidR="00180DF1" w:rsidRDefault="00180DF1" w:rsidP="00415BD3">
            <w:r>
              <w:t>M-926</w:t>
            </w:r>
          </w:p>
        </w:tc>
        <w:tc>
          <w:tcPr>
            <w:tcW w:w="1999" w:type="dxa"/>
          </w:tcPr>
          <w:p w14:paraId="11ADAD0E" w14:textId="2A1C7EE1" w:rsidR="00180DF1" w:rsidRDefault="00180DF1" w:rsidP="00415BD3">
            <w:r>
              <w:t>Notes on “High Precision Measurements with Simple Optical Equipment"</w:t>
            </w:r>
          </w:p>
        </w:tc>
        <w:tc>
          <w:tcPr>
            <w:tcW w:w="1195" w:type="dxa"/>
          </w:tcPr>
          <w:p w14:paraId="4ED4AB2E" w14:textId="0A3184E4" w:rsidR="00180DF1" w:rsidRDefault="00180DF1" w:rsidP="00415BD3">
            <w:r>
              <w:t>Nov 8, 1949</w:t>
            </w:r>
          </w:p>
        </w:tc>
        <w:tc>
          <w:tcPr>
            <w:tcW w:w="1609" w:type="dxa"/>
          </w:tcPr>
          <w:p w14:paraId="4FB7ED49" w14:textId="09DBEEA8" w:rsidR="00180DF1" w:rsidRDefault="00180DF1" w:rsidP="00415BD3">
            <w:r>
              <w:t>R Shaw</w:t>
            </w:r>
          </w:p>
        </w:tc>
        <w:tc>
          <w:tcPr>
            <w:tcW w:w="2360" w:type="dxa"/>
          </w:tcPr>
          <w:p w14:paraId="5E16E0BC" w14:textId="77777777" w:rsidR="00180DF1" w:rsidRDefault="00180DF1" w:rsidP="00415BD3"/>
        </w:tc>
        <w:tc>
          <w:tcPr>
            <w:tcW w:w="535" w:type="dxa"/>
          </w:tcPr>
          <w:p w14:paraId="2EB8769F" w14:textId="77777777" w:rsidR="00180DF1" w:rsidRDefault="00180DF1" w:rsidP="00415BD3"/>
        </w:tc>
      </w:tr>
      <w:tr w:rsidR="00D164D6" w14:paraId="6B193969" w14:textId="77777777" w:rsidTr="00415BD3">
        <w:tc>
          <w:tcPr>
            <w:tcW w:w="1652" w:type="dxa"/>
          </w:tcPr>
          <w:p w14:paraId="56804AEC" w14:textId="20801BF2" w:rsidR="00D164D6" w:rsidRDefault="00D164D6" w:rsidP="00415BD3">
            <w:r>
              <w:t>M-665</w:t>
            </w:r>
          </w:p>
        </w:tc>
        <w:tc>
          <w:tcPr>
            <w:tcW w:w="1999" w:type="dxa"/>
          </w:tcPr>
          <w:p w14:paraId="12C72EDB" w14:textId="2BE385A0" w:rsidR="00D164D6" w:rsidRDefault="00D164D6" w:rsidP="00415BD3">
            <w:r>
              <w:t>Standard Switch Settings for WWI</w:t>
            </w:r>
          </w:p>
        </w:tc>
        <w:tc>
          <w:tcPr>
            <w:tcW w:w="1195" w:type="dxa"/>
          </w:tcPr>
          <w:p w14:paraId="7E5D4958" w14:textId="38101470" w:rsidR="00D164D6" w:rsidRDefault="00D164D6" w:rsidP="00415BD3">
            <w:r>
              <w:t>Nov 8, 1949</w:t>
            </w:r>
          </w:p>
        </w:tc>
        <w:tc>
          <w:tcPr>
            <w:tcW w:w="1609" w:type="dxa"/>
          </w:tcPr>
          <w:p w14:paraId="5BD3A13D" w14:textId="4E3508AA" w:rsidR="00D164D6" w:rsidRDefault="00D164D6" w:rsidP="00415BD3">
            <w:r>
              <w:t>C W. Adams, R. P. Mayer</w:t>
            </w:r>
          </w:p>
        </w:tc>
        <w:tc>
          <w:tcPr>
            <w:tcW w:w="2360" w:type="dxa"/>
          </w:tcPr>
          <w:p w14:paraId="60DD8D21" w14:textId="77777777" w:rsidR="00D164D6" w:rsidRDefault="00D164D6" w:rsidP="00415BD3"/>
        </w:tc>
        <w:tc>
          <w:tcPr>
            <w:tcW w:w="535" w:type="dxa"/>
          </w:tcPr>
          <w:p w14:paraId="2E7C2160" w14:textId="25B8CEFB" w:rsidR="00D164D6" w:rsidRDefault="00714A54" w:rsidP="00415BD3">
            <w:r>
              <w:t>Y</w:t>
            </w:r>
          </w:p>
        </w:tc>
      </w:tr>
      <w:tr w:rsidR="00714A54" w14:paraId="245D340E" w14:textId="77777777" w:rsidTr="00415BD3">
        <w:tc>
          <w:tcPr>
            <w:tcW w:w="1652" w:type="dxa"/>
          </w:tcPr>
          <w:p w14:paraId="50C4A103" w14:textId="53D9BDE6" w:rsidR="00714A54" w:rsidRDefault="00714A54" w:rsidP="00415BD3">
            <w:r>
              <w:lastRenderedPageBreak/>
              <w:t>M-925</w:t>
            </w:r>
          </w:p>
        </w:tc>
        <w:tc>
          <w:tcPr>
            <w:tcW w:w="1999" w:type="dxa"/>
          </w:tcPr>
          <w:p w14:paraId="2261C942" w14:textId="1605284C" w:rsidR="00714A54" w:rsidRDefault="00714A54" w:rsidP="00415BD3">
            <w:r>
              <w:t>Vacuum Tube Failures</w:t>
            </w:r>
          </w:p>
        </w:tc>
        <w:tc>
          <w:tcPr>
            <w:tcW w:w="1195" w:type="dxa"/>
          </w:tcPr>
          <w:p w14:paraId="1C72A24D" w14:textId="3A4C83C2" w:rsidR="00714A54" w:rsidRDefault="00714A54" w:rsidP="00415BD3">
            <w:r>
              <w:t>Nov 4, 1949</w:t>
            </w:r>
          </w:p>
        </w:tc>
        <w:tc>
          <w:tcPr>
            <w:tcW w:w="1609" w:type="dxa"/>
          </w:tcPr>
          <w:p w14:paraId="74C915B9" w14:textId="2550BEEA" w:rsidR="00714A54" w:rsidRDefault="00714A54" w:rsidP="00415BD3">
            <w:r>
              <w:t>H B. Frost</w:t>
            </w:r>
          </w:p>
        </w:tc>
        <w:tc>
          <w:tcPr>
            <w:tcW w:w="2360" w:type="dxa"/>
          </w:tcPr>
          <w:p w14:paraId="61534B6C" w14:textId="77777777" w:rsidR="00714A54" w:rsidRDefault="00714A54" w:rsidP="00415BD3"/>
        </w:tc>
        <w:tc>
          <w:tcPr>
            <w:tcW w:w="535" w:type="dxa"/>
          </w:tcPr>
          <w:p w14:paraId="538159C1" w14:textId="77777777" w:rsidR="00714A54" w:rsidRDefault="00714A54" w:rsidP="00415BD3"/>
        </w:tc>
      </w:tr>
      <w:tr w:rsidR="00714A54" w14:paraId="191997BC" w14:textId="77777777" w:rsidTr="00415BD3">
        <w:tc>
          <w:tcPr>
            <w:tcW w:w="1652" w:type="dxa"/>
          </w:tcPr>
          <w:p w14:paraId="18880A5C" w14:textId="1A78E604" w:rsidR="00714A54" w:rsidRDefault="00714A54" w:rsidP="00415BD3">
            <w:r>
              <w:t>M-924</w:t>
            </w:r>
          </w:p>
        </w:tc>
        <w:tc>
          <w:tcPr>
            <w:tcW w:w="1999" w:type="dxa"/>
          </w:tcPr>
          <w:p w14:paraId="360224AB" w14:textId="475AF839" w:rsidR="00714A54" w:rsidRDefault="00714A54" w:rsidP="00415BD3">
            <w:r>
              <w:t>Video Cabling Records</w:t>
            </w:r>
          </w:p>
        </w:tc>
        <w:tc>
          <w:tcPr>
            <w:tcW w:w="1195" w:type="dxa"/>
          </w:tcPr>
          <w:p w14:paraId="0B458546" w14:textId="1419120C" w:rsidR="00714A54" w:rsidRDefault="00714A54" w:rsidP="00415BD3">
            <w:r>
              <w:t>Nov 4, 1949</w:t>
            </w:r>
          </w:p>
        </w:tc>
        <w:tc>
          <w:tcPr>
            <w:tcW w:w="1609" w:type="dxa"/>
          </w:tcPr>
          <w:p w14:paraId="0516770B" w14:textId="7DF9EA7F" w:rsidR="00714A54" w:rsidRDefault="00714A54" w:rsidP="00415BD3">
            <w:r>
              <w:t>R Fairbrother</w:t>
            </w:r>
          </w:p>
        </w:tc>
        <w:tc>
          <w:tcPr>
            <w:tcW w:w="2360" w:type="dxa"/>
          </w:tcPr>
          <w:p w14:paraId="49E1A5B4" w14:textId="74DEB6E4" w:rsidR="00714A54" w:rsidRDefault="00714A54" w:rsidP="00415BD3">
            <w:r>
              <w:t>This document notes that Master Video Cabling Schedules are inconsistent and are not going to be fixed.  Deal, Bro.</w:t>
            </w:r>
          </w:p>
        </w:tc>
        <w:tc>
          <w:tcPr>
            <w:tcW w:w="535" w:type="dxa"/>
          </w:tcPr>
          <w:p w14:paraId="709ED9E2" w14:textId="72742E56" w:rsidR="00714A54" w:rsidRDefault="00714A54" w:rsidP="00415BD3">
            <w:r>
              <w:t>Y</w:t>
            </w:r>
          </w:p>
        </w:tc>
      </w:tr>
      <w:tr w:rsidR="00714A54" w14:paraId="16466C19" w14:textId="77777777" w:rsidTr="00415BD3">
        <w:tc>
          <w:tcPr>
            <w:tcW w:w="1652" w:type="dxa"/>
          </w:tcPr>
          <w:p w14:paraId="0475609A" w14:textId="21EC6CFC" w:rsidR="00714A54" w:rsidRDefault="00714A54" w:rsidP="00714A54">
            <w:r>
              <w:t>M-923</w:t>
            </w:r>
          </w:p>
        </w:tc>
        <w:tc>
          <w:tcPr>
            <w:tcW w:w="1999" w:type="dxa"/>
          </w:tcPr>
          <w:p w14:paraId="2607B8F5" w14:textId="57718817" w:rsidR="00714A54" w:rsidRDefault="00714A54" w:rsidP="00714A54">
            <w:r>
              <w:t>Vacuum Tube Failures</w:t>
            </w:r>
          </w:p>
        </w:tc>
        <w:tc>
          <w:tcPr>
            <w:tcW w:w="1195" w:type="dxa"/>
          </w:tcPr>
          <w:p w14:paraId="114F4DA6" w14:textId="3F74BBCE" w:rsidR="00714A54" w:rsidRDefault="00714A54" w:rsidP="00714A54">
            <w:r>
              <w:t>Nov 2, 1949</w:t>
            </w:r>
          </w:p>
        </w:tc>
        <w:tc>
          <w:tcPr>
            <w:tcW w:w="1609" w:type="dxa"/>
          </w:tcPr>
          <w:p w14:paraId="2A628716" w14:textId="4F493783" w:rsidR="00714A54" w:rsidRDefault="00714A54" w:rsidP="00714A54">
            <w:r>
              <w:t>H B. Frost</w:t>
            </w:r>
          </w:p>
        </w:tc>
        <w:tc>
          <w:tcPr>
            <w:tcW w:w="2360" w:type="dxa"/>
          </w:tcPr>
          <w:p w14:paraId="20E53029" w14:textId="77777777" w:rsidR="00714A54" w:rsidRDefault="00714A54" w:rsidP="00714A54"/>
        </w:tc>
        <w:tc>
          <w:tcPr>
            <w:tcW w:w="535" w:type="dxa"/>
          </w:tcPr>
          <w:p w14:paraId="13754E38" w14:textId="77777777" w:rsidR="00714A54" w:rsidRDefault="00714A54" w:rsidP="00714A54"/>
        </w:tc>
      </w:tr>
      <w:tr w:rsidR="00714A54" w14:paraId="47183773" w14:textId="77777777" w:rsidTr="00415BD3">
        <w:tc>
          <w:tcPr>
            <w:tcW w:w="1652" w:type="dxa"/>
          </w:tcPr>
          <w:p w14:paraId="211FD5FC" w14:textId="08DED304" w:rsidR="00714A54" w:rsidRDefault="00714A54" w:rsidP="00714A54">
            <w:r>
              <w:t>M-922</w:t>
            </w:r>
          </w:p>
        </w:tc>
        <w:tc>
          <w:tcPr>
            <w:tcW w:w="1999" w:type="dxa"/>
          </w:tcPr>
          <w:p w14:paraId="5D60DDB7" w14:textId="311830CB" w:rsidR="00714A54" w:rsidRDefault="00714A54" w:rsidP="00714A54">
            <w:r>
              <w:t>Vacuum Tube Failures</w:t>
            </w:r>
          </w:p>
        </w:tc>
        <w:tc>
          <w:tcPr>
            <w:tcW w:w="1195" w:type="dxa"/>
          </w:tcPr>
          <w:p w14:paraId="6826A605" w14:textId="5060881A" w:rsidR="00714A54" w:rsidRDefault="00714A54" w:rsidP="00714A54">
            <w:r>
              <w:t>Nov 1, 1949</w:t>
            </w:r>
          </w:p>
        </w:tc>
        <w:tc>
          <w:tcPr>
            <w:tcW w:w="1609" w:type="dxa"/>
          </w:tcPr>
          <w:p w14:paraId="2DBC0747" w14:textId="1A9E8EA9" w:rsidR="00714A54" w:rsidRDefault="00714A54" w:rsidP="00714A54">
            <w:r>
              <w:t>H B. Frost</w:t>
            </w:r>
          </w:p>
        </w:tc>
        <w:tc>
          <w:tcPr>
            <w:tcW w:w="2360" w:type="dxa"/>
          </w:tcPr>
          <w:p w14:paraId="216FF321" w14:textId="77777777" w:rsidR="00714A54" w:rsidRDefault="00714A54" w:rsidP="00714A54"/>
        </w:tc>
        <w:tc>
          <w:tcPr>
            <w:tcW w:w="535" w:type="dxa"/>
          </w:tcPr>
          <w:p w14:paraId="5ECF05A3" w14:textId="77777777" w:rsidR="00714A54" w:rsidRDefault="00714A54" w:rsidP="00714A54"/>
        </w:tc>
      </w:tr>
      <w:tr w:rsidR="00714A54" w14:paraId="4D86446B" w14:textId="77777777" w:rsidTr="00415BD3">
        <w:tc>
          <w:tcPr>
            <w:tcW w:w="1652" w:type="dxa"/>
          </w:tcPr>
          <w:p w14:paraId="11FB98DA" w14:textId="46D026CE" w:rsidR="00714A54" w:rsidRDefault="00714A54" w:rsidP="00714A54">
            <w:r>
              <w:t>Memo</w:t>
            </w:r>
          </w:p>
        </w:tc>
        <w:tc>
          <w:tcPr>
            <w:tcW w:w="1999" w:type="dxa"/>
          </w:tcPr>
          <w:p w14:paraId="7C23AF3F" w14:textId="55FD653B" w:rsidR="00714A54" w:rsidRDefault="00714A54" w:rsidP="00714A54">
            <w:r>
              <w:t>Estimated costs of 6345 requisitions and work orders during the month of October 1949</w:t>
            </w:r>
          </w:p>
        </w:tc>
        <w:tc>
          <w:tcPr>
            <w:tcW w:w="1195" w:type="dxa"/>
          </w:tcPr>
          <w:p w14:paraId="0006EBBE" w14:textId="0F8043B2" w:rsidR="00714A54" w:rsidRDefault="00714A54" w:rsidP="00714A54">
            <w:r>
              <w:t>Nov 1, 1949</w:t>
            </w:r>
          </w:p>
        </w:tc>
        <w:tc>
          <w:tcPr>
            <w:tcW w:w="1609" w:type="dxa"/>
          </w:tcPr>
          <w:p w14:paraId="248E8236" w14:textId="2FE5825E" w:rsidR="00714A54" w:rsidRDefault="00714A54" w:rsidP="00714A54">
            <w:r>
              <w:t>Mr. [Hugh R.] Boyd</w:t>
            </w:r>
          </w:p>
        </w:tc>
        <w:tc>
          <w:tcPr>
            <w:tcW w:w="2360" w:type="dxa"/>
          </w:tcPr>
          <w:p w14:paraId="0A260F37" w14:textId="680B79C9" w:rsidR="00714A54" w:rsidRDefault="00714A54" w:rsidP="00714A54">
            <w:r>
              <w:t>H R Boyd must be The Money Guy</w:t>
            </w:r>
          </w:p>
        </w:tc>
        <w:tc>
          <w:tcPr>
            <w:tcW w:w="535" w:type="dxa"/>
          </w:tcPr>
          <w:p w14:paraId="71225791" w14:textId="77777777" w:rsidR="00714A54" w:rsidRDefault="00714A54" w:rsidP="00714A54"/>
        </w:tc>
      </w:tr>
    </w:tbl>
    <w:p w14:paraId="12565689" w14:textId="6A7FDB7D" w:rsidR="007C2AB4" w:rsidRDefault="007C2AB4" w:rsidP="00A35CC4"/>
    <w:tbl>
      <w:tblPr>
        <w:tblStyle w:val="TableGrid"/>
        <w:tblW w:w="0" w:type="auto"/>
        <w:tblLook w:val="04A0" w:firstRow="1" w:lastRow="0" w:firstColumn="1" w:lastColumn="0" w:noHBand="0" w:noVBand="1"/>
      </w:tblPr>
      <w:tblGrid>
        <w:gridCol w:w="1636"/>
        <w:gridCol w:w="1990"/>
        <w:gridCol w:w="1185"/>
        <w:gridCol w:w="1602"/>
        <w:gridCol w:w="2343"/>
        <w:gridCol w:w="594"/>
      </w:tblGrid>
      <w:tr w:rsidR="004F4789" w14:paraId="596B5638" w14:textId="77777777" w:rsidTr="00E47D6F">
        <w:tc>
          <w:tcPr>
            <w:tcW w:w="1636" w:type="dxa"/>
          </w:tcPr>
          <w:p w14:paraId="4ECC9FE4" w14:textId="77777777" w:rsidR="004F4789" w:rsidRDefault="004F4789" w:rsidP="00415BD3">
            <w:r>
              <w:t>Doc Num</w:t>
            </w:r>
          </w:p>
        </w:tc>
        <w:tc>
          <w:tcPr>
            <w:tcW w:w="1990" w:type="dxa"/>
          </w:tcPr>
          <w:p w14:paraId="1B1ED48F" w14:textId="77777777" w:rsidR="004F4789" w:rsidRDefault="004F4789" w:rsidP="00415BD3">
            <w:r>
              <w:t>Title</w:t>
            </w:r>
          </w:p>
        </w:tc>
        <w:tc>
          <w:tcPr>
            <w:tcW w:w="1185" w:type="dxa"/>
          </w:tcPr>
          <w:p w14:paraId="08CD268D" w14:textId="77777777" w:rsidR="004F4789" w:rsidRDefault="004F4789" w:rsidP="00415BD3">
            <w:r>
              <w:t>Date</w:t>
            </w:r>
          </w:p>
        </w:tc>
        <w:tc>
          <w:tcPr>
            <w:tcW w:w="1602" w:type="dxa"/>
          </w:tcPr>
          <w:p w14:paraId="414CB654" w14:textId="77777777" w:rsidR="004F4789" w:rsidRDefault="004F4789" w:rsidP="00415BD3">
            <w:r>
              <w:t>Author</w:t>
            </w:r>
          </w:p>
        </w:tc>
        <w:tc>
          <w:tcPr>
            <w:tcW w:w="2343" w:type="dxa"/>
          </w:tcPr>
          <w:p w14:paraId="36FB9CD1" w14:textId="77777777" w:rsidR="004F4789" w:rsidRDefault="004F4789" w:rsidP="00415BD3">
            <w:r>
              <w:t>Notes</w:t>
            </w:r>
          </w:p>
        </w:tc>
        <w:tc>
          <w:tcPr>
            <w:tcW w:w="594" w:type="dxa"/>
          </w:tcPr>
          <w:p w14:paraId="6DBBD1C5" w14:textId="77777777" w:rsidR="004F4789" w:rsidRDefault="004F4789" w:rsidP="00415BD3">
            <w:r>
              <w:t xml:space="preserve">Ph </w:t>
            </w:r>
            <w:proofErr w:type="spellStart"/>
            <w:r>
              <w:t>oto</w:t>
            </w:r>
            <w:proofErr w:type="spellEnd"/>
          </w:p>
        </w:tc>
      </w:tr>
      <w:tr w:rsidR="004F4789" w14:paraId="0780872D" w14:textId="77777777" w:rsidTr="00E47D6F">
        <w:tc>
          <w:tcPr>
            <w:tcW w:w="1636" w:type="dxa"/>
          </w:tcPr>
          <w:p w14:paraId="05D792AA" w14:textId="232C75FB" w:rsidR="004F4789" w:rsidRPr="00544F5B" w:rsidRDefault="004F4789" w:rsidP="00415BD3">
            <w:pPr>
              <w:rPr>
                <w:b/>
                <w:bCs/>
              </w:rPr>
            </w:pPr>
            <w:r w:rsidRPr="00544F5B">
              <w:rPr>
                <w:b/>
                <w:bCs/>
              </w:rPr>
              <w:t xml:space="preserve">Folder </w:t>
            </w:r>
            <w:r>
              <w:rPr>
                <w:b/>
                <w:bCs/>
              </w:rPr>
              <w:t xml:space="preserve">Mar </w:t>
            </w:r>
            <w:r w:rsidRPr="00544F5B">
              <w:rPr>
                <w:b/>
                <w:bCs/>
              </w:rPr>
              <w:t>19</w:t>
            </w:r>
            <w:r>
              <w:rPr>
                <w:b/>
                <w:bCs/>
              </w:rPr>
              <w:t>50</w:t>
            </w:r>
          </w:p>
        </w:tc>
        <w:tc>
          <w:tcPr>
            <w:tcW w:w="1990" w:type="dxa"/>
          </w:tcPr>
          <w:p w14:paraId="3A2241F3" w14:textId="77777777" w:rsidR="004F4789" w:rsidRDefault="004F4789" w:rsidP="00415BD3"/>
        </w:tc>
        <w:tc>
          <w:tcPr>
            <w:tcW w:w="1185" w:type="dxa"/>
          </w:tcPr>
          <w:p w14:paraId="4F48D7F9" w14:textId="77777777" w:rsidR="004F4789" w:rsidRDefault="004F4789" w:rsidP="00415BD3"/>
        </w:tc>
        <w:tc>
          <w:tcPr>
            <w:tcW w:w="1602" w:type="dxa"/>
          </w:tcPr>
          <w:p w14:paraId="38925D59" w14:textId="77777777" w:rsidR="004F4789" w:rsidRDefault="004F4789" w:rsidP="00415BD3"/>
        </w:tc>
        <w:tc>
          <w:tcPr>
            <w:tcW w:w="2343" w:type="dxa"/>
          </w:tcPr>
          <w:p w14:paraId="6213FCC4" w14:textId="77777777" w:rsidR="004F4789" w:rsidRDefault="004F4789" w:rsidP="00415BD3"/>
        </w:tc>
        <w:tc>
          <w:tcPr>
            <w:tcW w:w="594" w:type="dxa"/>
          </w:tcPr>
          <w:p w14:paraId="33D4D873" w14:textId="77777777" w:rsidR="004F4789" w:rsidRDefault="004F4789" w:rsidP="00415BD3"/>
        </w:tc>
      </w:tr>
      <w:tr w:rsidR="004F4789" w14:paraId="7731DFDE" w14:textId="77777777" w:rsidTr="00E47D6F">
        <w:tc>
          <w:tcPr>
            <w:tcW w:w="1636" w:type="dxa"/>
          </w:tcPr>
          <w:p w14:paraId="68CE8331" w14:textId="1E8653C6" w:rsidR="004F4789" w:rsidRPr="00AE2C4E" w:rsidRDefault="004F4789" w:rsidP="00415BD3">
            <w:r>
              <w:t>R-178</w:t>
            </w:r>
          </w:p>
        </w:tc>
        <w:tc>
          <w:tcPr>
            <w:tcW w:w="1990" w:type="dxa"/>
          </w:tcPr>
          <w:p w14:paraId="558BD155" w14:textId="48E7E6C4" w:rsidR="004F4789" w:rsidRDefault="004F4789" w:rsidP="00415BD3">
            <w:r>
              <w:t>Marginal Checking as an Aid to Computer Reliability</w:t>
            </w:r>
          </w:p>
        </w:tc>
        <w:tc>
          <w:tcPr>
            <w:tcW w:w="1185" w:type="dxa"/>
          </w:tcPr>
          <w:p w14:paraId="6FEA7E3F" w14:textId="1CCB8297" w:rsidR="004F4789" w:rsidRDefault="004F4789" w:rsidP="00415BD3">
            <w:r>
              <w:t>Mar 28, 1950</w:t>
            </w:r>
          </w:p>
        </w:tc>
        <w:tc>
          <w:tcPr>
            <w:tcW w:w="1602" w:type="dxa"/>
          </w:tcPr>
          <w:p w14:paraId="11FA24F6" w14:textId="7A8213F1" w:rsidR="004F4789" w:rsidRDefault="004F4789" w:rsidP="00415BD3">
            <w:r>
              <w:t>N H. Taylor</w:t>
            </w:r>
          </w:p>
        </w:tc>
        <w:tc>
          <w:tcPr>
            <w:tcW w:w="2343" w:type="dxa"/>
          </w:tcPr>
          <w:p w14:paraId="44689E66" w14:textId="417C35CC" w:rsidR="004F4789" w:rsidRDefault="004F4789" w:rsidP="00415BD3">
            <w:r>
              <w:t>The doc advocates for the circuit aspects of Marginal Checking, i.e., why it’s a good idea.</w:t>
            </w:r>
          </w:p>
        </w:tc>
        <w:tc>
          <w:tcPr>
            <w:tcW w:w="594" w:type="dxa"/>
          </w:tcPr>
          <w:p w14:paraId="7C918F42" w14:textId="77777777" w:rsidR="004F4789" w:rsidRDefault="004F4789" w:rsidP="00415BD3">
            <w:r>
              <w:t>Y</w:t>
            </w:r>
          </w:p>
        </w:tc>
      </w:tr>
      <w:tr w:rsidR="002D4169" w14:paraId="34E20E56" w14:textId="77777777" w:rsidTr="00E47D6F">
        <w:tc>
          <w:tcPr>
            <w:tcW w:w="1636" w:type="dxa"/>
          </w:tcPr>
          <w:p w14:paraId="079AEF4B" w14:textId="53F8AEE8" w:rsidR="002D4169" w:rsidRDefault="002D4169" w:rsidP="00415BD3">
            <w:r>
              <w:t>E-333</w:t>
            </w:r>
          </w:p>
        </w:tc>
        <w:tc>
          <w:tcPr>
            <w:tcW w:w="1990" w:type="dxa"/>
          </w:tcPr>
          <w:p w14:paraId="5DDAD062" w14:textId="677DCF08" w:rsidR="002D4169" w:rsidRDefault="002D4169" w:rsidP="00415BD3">
            <w:r>
              <w:t>Whirlwind I Order Code as of March, 1950</w:t>
            </w:r>
          </w:p>
        </w:tc>
        <w:tc>
          <w:tcPr>
            <w:tcW w:w="1185" w:type="dxa"/>
          </w:tcPr>
          <w:p w14:paraId="2E792C06" w14:textId="2E376533" w:rsidR="002D4169" w:rsidRDefault="002D4169" w:rsidP="00415BD3">
            <w:r>
              <w:t>Mar 24, 1950</w:t>
            </w:r>
          </w:p>
        </w:tc>
        <w:tc>
          <w:tcPr>
            <w:tcW w:w="1602" w:type="dxa"/>
          </w:tcPr>
          <w:p w14:paraId="799AB5A6" w14:textId="002CE438" w:rsidR="002D4169" w:rsidRDefault="002D4169" w:rsidP="00415BD3">
            <w:r>
              <w:t>C W. Adams</w:t>
            </w:r>
          </w:p>
        </w:tc>
        <w:tc>
          <w:tcPr>
            <w:tcW w:w="2343" w:type="dxa"/>
          </w:tcPr>
          <w:p w14:paraId="3F37887B" w14:textId="77777777" w:rsidR="002D4169" w:rsidRDefault="002D4169" w:rsidP="00415BD3"/>
        </w:tc>
        <w:tc>
          <w:tcPr>
            <w:tcW w:w="594" w:type="dxa"/>
          </w:tcPr>
          <w:p w14:paraId="507BB52B" w14:textId="744D2413" w:rsidR="002D4169" w:rsidRDefault="009D1605" w:rsidP="00415BD3">
            <w:r>
              <w:t>y</w:t>
            </w:r>
          </w:p>
        </w:tc>
      </w:tr>
      <w:tr w:rsidR="009D1605" w14:paraId="1A4285DE" w14:textId="77777777" w:rsidTr="00E47D6F">
        <w:tc>
          <w:tcPr>
            <w:tcW w:w="1636" w:type="dxa"/>
          </w:tcPr>
          <w:p w14:paraId="77E2AFD1" w14:textId="6392BB13" w:rsidR="009D1605" w:rsidRDefault="009D1605" w:rsidP="00415BD3">
            <w:r>
              <w:t>M-1010</w:t>
            </w:r>
          </w:p>
        </w:tc>
        <w:tc>
          <w:tcPr>
            <w:tcW w:w="1990" w:type="dxa"/>
          </w:tcPr>
          <w:p w14:paraId="4E7FCD27" w14:textId="45173CB6" w:rsidR="009D1605" w:rsidRDefault="009D1605" w:rsidP="00415BD3">
            <w:r>
              <w:t>Scheduling of Computer Time</w:t>
            </w:r>
          </w:p>
        </w:tc>
        <w:tc>
          <w:tcPr>
            <w:tcW w:w="1185" w:type="dxa"/>
          </w:tcPr>
          <w:p w14:paraId="17EE1E1F" w14:textId="63A1D7CF" w:rsidR="009D1605" w:rsidRDefault="009D1605" w:rsidP="00415BD3">
            <w:r>
              <w:t>Mar 24, 1950</w:t>
            </w:r>
          </w:p>
        </w:tc>
        <w:tc>
          <w:tcPr>
            <w:tcW w:w="1602" w:type="dxa"/>
          </w:tcPr>
          <w:p w14:paraId="250653A5" w14:textId="1F936175" w:rsidR="009D1605" w:rsidRDefault="009D1605" w:rsidP="00415BD3">
            <w:r>
              <w:t>H Fahnestock</w:t>
            </w:r>
          </w:p>
        </w:tc>
        <w:tc>
          <w:tcPr>
            <w:tcW w:w="2343" w:type="dxa"/>
          </w:tcPr>
          <w:p w14:paraId="7EC3A63F" w14:textId="77777777" w:rsidR="009D1605" w:rsidRDefault="009D1605" w:rsidP="00415BD3"/>
        </w:tc>
        <w:tc>
          <w:tcPr>
            <w:tcW w:w="594" w:type="dxa"/>
          </w:tcPr>
          <w:p w14:paraId="32CDBFC4" w14:textId="77777777" w:rsidR="009D1605" w:rsidRDefault="009D1605" w:rsidP="00415BD3"/>
        </w:tc>
      </w:tr>
      <w:tr w:rsidR="009D1605" w14:paraId="7615CDC9" w14:textId="77777777" w:rsidTr="00E47D6F">
        <w:tc>
          <w:tcPr>
            <w:tcW w:w="1636" w:type="dxa"/>
          </w:tcPr>
          <w:p w14:paraId="0DEE6E13" w14:textId="5972DB4B" w:rsidR="009D1605" w:rsidRDefault="009D1605" w:rsidP="00415BD3">
            <w:r>
              <w:t>E-335</w:t>
            </w:r>
          </w:p>
        </w:tc>
        <w:tc>
          <w:tcPr>
            <w:tcW w:w="1990" w:type="dxa"/>
          </w:tcPr>
          <w:p w14:paraId="0F017B30" w14:textId="07BCE270" w:rsidR="009D1605" w:rsidRDefault="009D1605" w:rsidP="00415BD3">
            <w:r>
              <w:t>Operation of the WWI Storage Tube Power Supply Control System</w:t>
            </w:r>
          </w:p>
        </w:tc>
        <w:tc>
          <w:tcPr>
            <w:tcW w:w="1185" w:type="dxa"/>
          </w:tcPr>
          <w:p w14:paraId="46DFA153" w14:textId="405624D0" w:rsidR="009D1605" w:rsidRDefault="009D1605" w:rsidP="00415BD3">
            <w:r>
              <w:t>Mar 22, 1950</w:t>
            </w:r>
          </w:p>
        </w:tc>
        <w:tc>
          <w:tcPr>
            <w:tcW w:w="1602" w:type="dxa"/>
          </w:tcPr>
          <w:p w14:paraId="0C3CD289" w14:textId="1425FD28" w:rsidR="009D1605" w:rsidRDefault="009D1605" w:rsidP="00415BD3">
            <w:r>
              <w:t>C W. Watt</w:t>
            </w:r>
          </w:p>
        </w:tc>
        <w:tc>
          <w:tcPr>
            <w:tcW w:w="2343" w:type="dxa"/>
          </w:tcPr>
          <w:p w14:paraId="14657C08" w14:textId="4439926C" w:rsidR="009D1605" w:rsidRDefault="009D1605" w:rsidP="00415BD3">
            <w:r>
              <w:t>[I photographed the first two pages for Rob C…]</w:t>
            </w:r>
          </w:p>
        </w:tc>
        <w:tc>
          <w:tcPr>
            <w:tcW w:w="594" w:type="dxa"/>
          </w:tcPr>
          <w:p w14:paraId="14540378" w14:textId="7E6B8335" w:rsidR="009D1605" w:rsidRDefault="009D1605" w:rsidP="00415BD3">
            <w:r>
              <w:t xml:space="preserve">Two </w:t>
            </w:r>
            <w:proofErr w:type="spellStart"/>
            <w:r>
              <w:t>pgs</w:t>
            </w:r>
            <w:proofErr w:type="spellEnd"/>
          </w:p>
        </w:tc>
      </w:tr>
      <w:tr w:rsidR="009D1605" w14:paraId="775B584F" w14:textId="77777777" w:rsidTr="00E47D6F">
        <w:tc>
          <w:tcPr>
            <w:tcW w:w="1636" w:type="dxa"/>
          </w:tcPr>
          <w:p w14:paraId="086371BA" w14:textId="7AB80E20" w:rsidR="009D1605" w:rsidRDefault="007A31AB" w:rsidP="00415BD3">
            <w:r>
              <w:t>M-1002</w:t>
            </w:r>
          </w:p>
        </w:tc>
        <w:tc>
          <w:tcPr>
            <w:tcW w:w="1990" w:type="dxa"/>
          </w:tcPr>
          <w:p w14:paraId="6A0EA7B0" w14:textId="478B8644" w:rsidR="009D1605" w:rsidRDefault="007A31AB" w:rsidP="00415BD3">
            <w:r>
              <w:t>Preliminary Considerations for Adaptation of Raytheon Magnetic Tape Units to the WWI System</w:t>
            </w:r>
          </w:p>
        </w:tc>
        <w:tc>
          <w:tcPr>
            <w:tcW w:w="1185" w:type="dxa"/>
          </w:tcPr>
          <w:p w14:paraId="4F43F0D7" w14:textId="232A1E19" w:rsidR="009D1605" w:rsidRDefault="007A31AB" w:rsidP="00415BD3">
            <w:r>
              <w:t>Mar 13, 1950</w:t>
            </w:r>
          </w:p>
        </w:tc>
        <w:tc>
          <w:tcPr>
            <w:tcW w:w="1602" w:type="dxa"/>
          </w:tcPr>
          <w:p w14:paraId="7C7B4324" w14:textId="3167B85F" w:rsidR="009D1605" w:rsidRDefault="007A31AB" w:rsidP="00415BD3">
            <w:r>
              <w:t>E S. Rich, A. A. O’Brien</w:t>
            </w:r>
          </w:p>
        </w:tc>
        <w:tc>
          <w:tcPr>
            <w:tcW w:w="2343" w:type="dxa"/>
          </w:tcPr>
          <w:p w14:paraId="1FCBB085" w14:textId="77777777" w:rsidR="009D1605" w:rsidRDefault="009D1605" w:rsidP="00415BD3"/>
        </w:tc>
        <w:tc>
          <w:tcPr>
            <w:tcW w:w="594" w:type="dxa"/>
          </w:tcPr>
          <w:p w14:paraId="643F9C48" w14:textId="77777777" w:rsidR="009D1605" w:rsidRDefault="009D1605" w:rsidP="00415BD3"/>
        </w:tc>
      </w:tr>
      <w:tr w:rsidR="007A31AB" w14:paraId="2EEE0B5F" w14:textId="77777777" w:rsidTr="00E47D6F">
        <w:tc>
          <w:tcPr>
            <w:tcW w:w="1636" w:type="dxa"/>
          </w:tcPr>
          <w:p w14:paraId="741375D0" w14:textId="050BC2B9" w:rsidR="007A31AB" w:rsidRDefault="007A31AB" w:rsidP="00415BD3">
            <w:r>
              <w:t>M-999</w:t>
            </w:r>
          </w:p>
        </w:tc>
        <w:tc>
          <w:tcPr>
            <w:tcW w:w="1990" w:type="dxa"/>
          </w:tcPr>
          <w:p w14:paraId="299B9B15" w14:textId="0CCC15B5" w:rsidR="007A31AB" w:rsidRDefault="007A31AB" w:rsidP="00415BD3">
            <w:r>
              <w:t>Vacuum Tube Failures</w:t>
            </w:r>
          </w:p>
        </w:tc>
        <w:tc>
          <w:tcPr>
            <w:tcW w:w="1185" w:type="dxa"/>
          </w:tcPr>
          <w:p w14:paraId="51994B78" w14:textId="20FD88F9" w:rsidR="007A31AB" w:rsidRDefault="007A31AB" w:rsidP="00415BD3">
            <w:r>
              <w:t>Mar 13, 1950</w:t>
            </w:r>
          </w:p>
        </w:tc>
        <w:tc>
          <w:tcPr>
            <w:tcW w:w="1602" w:type="dxa"/>
          </w:tcPr>
          <w:p w14:paraId="00F12871" w14:textId="5F6FA621" w:rsidR="007A31AB" w:rsidRDefault="007A31AB" w:rsidP="00415BD3">
            <w:r>
              <w:t>H B. Frost</w:t>
            </w:r>
          </w:p>
        </w:tc>
        <w:tc>
          <w:tcPr>
            <w:tcW w:w="2343" w:type="dxa"/>
          </w:tcPr>
          <w:p w14:paraId="3EA93577" w14:textId="77777777" w:rsidR="007A31AB" w:rsidRDefault="007A31AB" w:rsidP="00415BD3"/>
        </w:tc>
        <w:tc>
          <w:tcPr>
            <w:tcW w:w="594" w:type="dxa"/>
          </w:tcPr>
          <w:p w14:paraId="7C74FBD5" w14:textId="77777777" w:rsidR="007A31AB" w:rsidRDefault="007A31AB" w:rsidP="00415BD3"/>
        </w:tc>
      </w:tr>
      <w:tr w:rsidR="007A31AB" w14:paraId="60269DBA" w14:textId="77777777" w:rsidTr="00E47D6F">
        <w:tc>
          <w:tcPr>
            <w:tcW w:w="1636" w:type="dxa"/>
          </w:tcPr>
          <w:p w14:paraId="61D8A9E8" w14:textId="3B59ECBE" w:rsidR="007A31AB" w:rsidRDefault="007A31AB" w:rsidP="00415BD3">
            <w:r>
              <w:t xml:space="preserve">L-21 </w:t>
            </w:r>
          </w:p>
        </w:tc>
        <w:tc>
          <w:tcPr>
            <w:tcW w:w="1990" w:type="dxa"/>
          </w:tcPr>
          <w:p w14:paraId="4FFB0704" w14:textId="08C8110B" w:rsidR="007A31AB" w:rsidRDefault="007A31AB" w:rsidP="00415BD3">
            <w:r>
              <w:t xml:space="preserve">Analysis of Digital Computer </w:t>
            </w:r>
            <w:r>
              <w:lastRenderedPageBreak/>
              <w:t>Laboratory Proposed 1950-51 Budget</w:t>
            </w:r>
          </w:p>
        </w:tc>
        <w:tc>
          <w:tcPr>
            <w:tcW w:w="1185" w:type="dxa"/>
          </w:tcPr>
          <w:p w14:paraId="6C490735" w14:textId="7D800010" w:rsidR="007A31AB" w:rsidRDefault="007A31AB" w:rsidP="00415BD3">
            <w:r>
              <w:lastRenderedPageBreak/>
              <w:t>Mar 13, 1950</w:t>
            </w:r>
          </w:p>
        </w:tc>
        <w:tc>
          <w:tcPr>
            <w:tcW w:w="1602" w:type="dxa"/>
          </w:tcPr>
          <w:p w14:paraId="48A66587" w14:textId="519C1468" w:rsidR="007A31AB" w:rsidRDefault="007A31AB" w:rsidP="00415BD3">
            <w:r>
              <w:t xml:space="preserve">J. W. Forrester, R. H. Everett, </w:t>
            </w:r>
            <w:r>
              <w:lastRenderedPageBreak/>
              <w:t>H. R. Boyd, H Fahnestock</w:t>
            </w:r>
          </w:p>
        </w:tc>
        <w:tc>
          <w:tcPr>
            <w:tcW w:w="2343" w:type="dxa"/>
          </w:tcPr>
          <w:p w14:paraId="3291CDD3" w14:textId="7DB5D42C" w:rsidR="007A31AB" w:rsidRDefault="007A31AB" w:rsidP="00415BD3">
            <w:r>
              <w:lastRenderedPageBreak/>
              <w:t>[It’s in the MITRE files too]</w:t>
            </w:r>
          </w:p>
        </w:tc>
        <w:tc>
          <w:tcPr>
            <w:tcW w:w="594" w:type="dxa"/>
          </w:tcPr>
          <w:p w14:paraId="1E91F311" w14:textId="77777777" w:rsidR="007A31AB" w:rsidRDefault="007A31AB" w:rsidP="00415BD3"/>
        </w:tc>
      </w:tr>
      <w:tr w:rsidR="007A31AB" w14:paraId="44E2FEB1" w14:textId="77777777" w:rsidTr="00E47D6F">
        <w:tc>
          <w:tcPr>
            <w:tcW w:w="1636" w:type="dxa"/>
          </w:tcPr>
          <w:p w14:paraId="415F930C" w14:textId="77777777" w:rsidR="007A31AB" w:rsidRDefault="007A31AB" w:rsidP="00415BD3"/>
        </w:tc>
        <w:tc>
          <w:tcPr>
            <w:tcW w:w="1990" w:type="dxa"/>
          </w:tcPr>
          <w:p w14:paraId="0A99026A" w14:textId="40324725" w:rsidR="007A31AB" w:rsidRDefault="007A31AB" w:rsidP="00415BD3">
            <w:r>
              <w:t>Storage Tube Press Release</w:t>
            </w:r>
          </w:p>
        </w:tc>
        <w:tc>
          <w:tcPr>
            <w:tcW w:w="1185" w:type="dxa"/>
          </w:tcPr>
          <w:p w14:paraId="2AFE41D3" w14:textId="176054F8" w:rsidR="007A31AB" w:rsidRDefault="007A31AB" w:rsidP="00415BD3">
            <w:r>
              <w:t>Mar 8, 1950</w:t>
            </w:r>
          </w:p>
        </w:tc>
        <w:tc>
          <w:tcPr>
            <w:tcW w:w="1602" w:type="dxa"/>
          </w:tcPr>
          <w:p w14:paraId="773000A9" w14:textId="77777777" w:rsidR="007A31AB" w:rsidRDefault="007A31AB" w:rsidP="00415BD3"/>
        </w:tc>
        <w:tc>
          <w:tcPr>
            <w:tcW w:w="2343" w:type="dxa"/>
          </w:tcPr>
          <w:p w14:paraId="07963867" w14:textId="77777777" w:rsidR="007A31AB" w:rsidRDefault="007A31AB" w:rsidP="00415BD3"/>
        </w:tc>
        <w:tc>
          <w:tcPr>
            <w:tcW w:w="594" w:type="dxa"/>
          </w:tcPr>
          <w:p w14:paraId="28FE7533" w14:textId="77777777" w:rsidR="007A31AB" w:rsidRDefault="007A31AB" w:rsidP="00415BD3"/>
        </w:tc>
      </w:tr>
      <w:tr w:rsidR="00E2197D" w14:paraId="6A76B638" w14:textId="77777777" w:rsidTr="00E47D6F">
        <w:tc>
          <w:tcPr>
            <w:tcW w:w="1636" w:type="dxa"/>
          </w:tcPr>
          <w:p w14:paraId="3C69990F" w14:textId="0A97FB6F" w:rsidR="00E2197D" w:rsidRDefault="00E2197D" w:rsidP="00415BD3">
            <w:r>
              <w:t>M-1001</w:t>
            </w:r>
          </w:p>
        </w:tc>
        <w:tc>
          <w:tcPr>
            <w:tcW w:w="1990" w:type="dxa"/>
          </w:tcPr>
          <w:p w14:paraId="3A21A9B8" w14:textId="148709C2" w:rsidR="00E2197D" w:rsidRDefault="00E2197D" w:rsidP="00415BD3">
            <w:r>
              <w:t>SR-1407 Development</w:t>
            </w:r>
          </w:p>
        </w:tc>
        <w:tc>
          <w:tcPr>
            <w:tcW w:w="1185" w:type="dxa"/>
          </w:tcPr>
          <w:p w14:paraId="3878C672" w14:textId="4977EC48" w:rsidR="00E2197D" w:rsidRDefault="00E2197D" w:rsidP="00415BD3">
            <w:r>
              <w:t>Mar 7, 1950</w:t>
            </w:r>
          </w:p>
        </w:tc>
        <w:tc>
          <w:tcPr>
            <w:tcW w:w="1602" w:type="dxa"/>
          </w:tcPr>
          <w:p w14:paraId="0C61CBA6" w14:textId="7C240500" w:rsidR="00E2197D" w:rsidRDefault="00E2197D" w:rsidP="00415BD3">
            <w:r>
              <w:t>E S. Rich</w:t>
            </w:r>
          </w:p>
        </w:tc>
        <w:tc>
          <w:tcPr>
            <w:tcW w:w="2343" w:type="dxa"/>
          </w:tcPr>
          <w:p w14:paraId="1ECE56AE" w14:textId="4BA53B46" w:rsidR="00E2197D" w:rsidRDefault="00E2197D" w:rsidP="00415BD3">
            <w:r>
              <w:t>Discussion with Sylvania on a vacuum tube design</w:t>
            </w:r>
          </w:p>
        </w:tc>
        <w:tc>
          <w:tcPr>
            <w:tcW w:w="594" w:type="dxa"/>
          </w:tcPr>
          <w:p w14:paraId="6CE00D9A" w14:textId="77777777" w:rsidR="00E2197D" w:rsidRDefault="00E2197D" w:rsidP="00415BD3"/>
        </w:tc>
      </w:tr>
      <w:tr w:rsidR="00E2197D" w14:paraId="153502DC" w14:textId="77777777" w:rsidTr="00E47D6F">
        <w:tc>
          <w:tcPr>
            <w:tcW w:w="1636" w:type="dxa"/>
          </w:tcPr>
          <w:p w14:paraId="0C22A2EA" w14:textId="69511515" w:rsidR="00E2197D" w:rsidRDefault="00E2197D" w:rsidP="00415BD3">
            <w:r>
              <w:t>M-1000</w:t>
            </w:r>
          </w:p>
        </w:tc>
        <w:tc>
          <w:tcPr>
            <w:tcW w:w="1990" w:type="dxa"/>
          </w:tcPr>
          <w:p w14:paraId="27D0B411" w14:textId="22B14929" w:rsidR="00E2197D" w:rsidRDefault="00E2197D" w:rsidP="00415BD3">
            <w:r>
              <w:t>A Proposed Binary to Analog Converter</w:t>
            </w:r>
          </w:p>
        </w:tc>
        <w:tc>
          <w:tcPr>
            <w:tcW w:w="1185" w:type="dxa"/>
          </w:tcPr>
          <w:p w14:paraId="0C98A77A" w14:textId="711AC8A9" w:rsidR="00E2197D" w:rsidRDefault="00E2197D" w:rsidP="00415BD3">
            <w:r>
              <w:t>Mar 6, 1950</w:t>
            </w:r>
          </w:p>
        </w:tc>
        <w:tc>
          <w:tcPr>
            <w:tcW w:w="1602" w:type="dxa"/>
          </w:tcPr>
          <w:p w14:paraId="575DA8BE" w14:textId="50872C25" w:rsidR="00E2197D" w:rsidRDefault="00E2197D" w:rsidP="00415BD3">
            <w:r>
              <w:t xml:space="preserve">R </w:t>
            </w:r>
            <w:proofErr w:type="spellStart"/>
            <w:r>
              <w:t>R</w:t>
            </w:r>
            <w:proofErr w:type="spellEnd"/>
            <w:r>
              <w:t>. Everett</w:t>
            </w:r>
          </w:p>
        </w:tc>
        <w:tc>
          <w:tcPr>
            <w:tcW w:w="2343" w:type="dxa"/>
          </w:tcPr>
          <w:p w14:paraId="3F1F6E6B" w14:textId="322CE8DF" w:rsidR="00E2197D" w:rsidRDefault="00E2197D" w:rsidP="00415BD3">
            <w:r>
              <w:t xml:space="preserve">Describes a thesis proposal from A. L. Samuel for a special CRT to be used in a D/A converter.  </w:t>
            </w:r>
            <w:proofErr w:type="gramStart"/>
            <w:r>
              <w:t>Apparently</w:t>
            </w:r>
            <w:proofErr w:type="gramEnd"/>
            <w:r>
              <w:t xml:space="preserve"> the idea was shelved</w:t>
            </w:r>
          </w:p>
        </w:tc>
        <w:tc>
          <w:tcPr>
            <w:tcW w:w="594" w:type="dxa"/>
          </w:tcPr>
          <w:p w14:paraId="33DBE034" w14:textId="77777777" w:rsidR="00E2197D" w:rsidRDefault="00E2197D" w:rsidP="00415BD3"/>
        </w:tc>
      </w:tr>
      <w:tr w:rsidR="007D62F8" w14:paraId="763B69E5" w14:textId="77777777" w:rsidTr="00E47D6F">
        <w:tc>
          <w:tcPr>
            <w:tcW w:w="1636" w:type="dxa"/>
          </w:tcPr>
          <w:p w14:paraId="22453CDB" w14:textId="70F1E700" w:rsidR="007D62F8" w:rsidRDefault="007D62F8" w:rsidP="00415BD3">
            <w:r>
              <w:t>Letter</w:t>
            </w:r>
          </w:p>
        </w:tc>
        <w:tc>
          <w:tcPr>
            <w:tcW w:w="1990" w:type="dxa"/>
          </w:tcPr>
          <w:p w14:paraId="553C6BEF" w14:textId="33065A93" w:rsidR="007D62F8" w:rsidRDefault="007D62F8" w:rsidP="00415BD3">
            <w:r>
              <w:t>To Dr Julius Stratton</w:t>
            </w:r>
          </w:p>
        </w:tc>
        <w:tc>
          <w:tcPr>
            <w:tcW w:w="1185" w:type="dxa"/>
          </w:tcPr>
          <w:p w14:paraId="0A058984" w14:textId="405F86B1" w:rsidR="007D62F8" w:rsidRDefault="007D62F8" w:rsidP="00415BD3">
            <w:r>
              <w:t>Mar 3, 1950</w:t>
            </w:r>
          </w:p>
        </w:tc>
        <w:tc>
          <w:tcPr>
            <w:tcW w:w="1602" w:type="dxa"/>
          </w:tcPr>
          <w:p w14:paraId="117950B1" w14:textId="73FEDA47" w:rsidR="007D62F8" w:rsidRDefault="007D62F8" w:rsidP="00415BD3">
            <w:r>
              <w:t>J W. Forrester</w:t>
            </w:r>
          </w:p>
        </w:tc>
        <w:tc>
          <w:tcPr>
            <w:tcW w:w="2343" w:type="dxa"/>
          </w:tcPr>
          <w:p w14:paraId="76195191" w14:textId="0814B8A9" w:rsidR="007D62F8" w:rsidRDefault="007D62F8" w:rsidP="00415BD3">
            <w:r>
              <w:t xml:space="preserve">… in which Forrester argues that they’re being “too </w:t>
            </w:r>
            <w:proofErr w:type="gramStart"/>
            <w:r>
              <w:t>modest”(!)</w:t>
            </w:r>
            <w:proofErr w:type="gramEnd"/>
            <w:r>
              <w:t xml:space="preserve"> about WWI’s capabilities, citing a number of ONR applications, including Air Traffic Control and Air Defense</w:t>
            </w:r>
          </w:p>
        </w:tc>
        <w:tc>
          <w:tcPr>
            <w:tcW w:w="594" w:type="dxa"/>
          </w:tcPr>
          <w:p w14:paraId="445B1B84" w14:textId="77777777" w:rsidR="007D62F8" w:rsidRDefault="007D62F8" w:rsidP="00415BD3"/>
        </w:tc>
      </w:tr>
      <w:tr w:rsidR="007D62F8" w14:paraId="1D890464" w14:textId="77777777" w:rsidTr="00E47D6F">
        <w:tc>
          <w:tcPr>
            <w:tcW w:w="1636" w:type="dxa"/>
          </w:tcPr>
          <w:p w14:paraId="46F26617" w14:textId="52751A9D" w:rsidR="007D62F8" w:rsidRDefault="007D62F8" w:rsidP="00415BD3">
            <w:r>
              <w:t>M-996</w:t>
            </w:r>
          </w:p>
        </w:tc>
        <w:tc>
          <w:tcPr>
            <w:tcW w:w="1990" w:type="dxa"/>
          </w:tcPr>
          <w:p w14:paraId="5C435B9E" w14:textId="63F2B228" w:rsidR="007D62F8" w:rsidRDefault="007D62F8" w:rsidP="00415BD3">
            <w:r>
              <w:t>February 1950 Research and Storage Tube Summary</w:t>
            </w:r>
          </w:p>
        </w:tc>
        <w:tc>
          <w:tcPr>
            <w:tcW w:w="1185" w:type="dxa"/>
          </w:tcPr>
          <w:p w14:paraId="1F1E9F62" w14:textId="13766A3A" w:rsidR="007D62F8" w:rsidRDefault="007D62F8" w:rsidP="00415BD3">
            <w:r>
              <w:t>Mar 1, 1950</w:t>
            </w:r>
          </w:p>
        </w:tc>
        <w:tc>
          <w:tcPr>
            <w:tcW w:w="1602" w:type="dxa"/>
          </w:tcPr>
          <w:p w14:paraId="74D5240D" w14:textId="03498A55" w:rsidR="007D62F8" w:rsidRDefault="007D62F8" w:rsidP="00415BD3">
            <w:r>
              <w:t xml:space="preserve">M I. </w:t>
            </w:r>
            <w:proofErr w:type="spellStart"/>
            <w:r>
              <w:t>Florencourt</w:t>
            </w:r>
            <w:proofErr w:type="spellEnd"/>
          </w:p>
        </w:tc>
        <w:tc>
          <w:tcPr>
            <w:tcW w:w="2343" w:type="dxa"/>
          </w:tcPr>
          <w:p w14:paraId="2FD5026E" w14:textId="77777777" w:rsidR="007D62F8" w:rsidRDefault="007D62F8" w:rsidP="00415BD3"/>
        </w:tc>
        <w:tc>
          <w:tcPr>
            <w:tcW w:w="594" w:type="dxa"/>
          </w:tcPr>
          <w:p w14:paraId="19CB0B9B" w14:textId="77777777" w:rsidR="007D62F8" w:rsidRDefault="007D62F8" w:rsidP="00415BD3"/>
        </w:tc>
      </w:tr>
      <w:tr w:rsidR="007D62F8" w14:paraId="5AD952F4" w14:textId="77777777" w:rsidTr="00E47D6F">
        <w:tc>
          <w:tcPr>
            <w:tcW w:w="1636" w:type="dxa"/>
          </w:tcPr>
          <w:p w14:paraId="20E69956" w14:textId="7CC40AB3" w:rsidR="007D62F8" w:rsidRDefault="007D62F8" w:rsidP="00415BD3">
            <w:r>
              <w:t>L-19</w:t>
            </w:r>
          </w:p>
        </w:tc>
        <w:tc>
          <w:tcPr>
            <w:tcW w:w="1990" w:type="dxa"/>
          </w:tcPr>
          <w:p w14:paraId="49953D7A" w14:textId="68AA3616" w:rsidR="007D62F8" w:rsidRDefault="007D62F8" w:rsidP="00415BD3">
            <w:r>
              <w:t>Possible 1950-51 Budgets</w:t>
            </w:r>
          </w:p>
        </w:tc>
        <w:tc>
          <w:tcPr>
            <w:tcW w:w="1185" w:type="dxa"/>
          </w:tcPr>
          <w:p w14:paraId="7D6444DD" w14:textId="404FA09B" w:rsidR="007D62F8" w:rsidRDefault="007D62F8" w:rsidP="00415BD3">
            <w:r>
              <w:t>Mar 1, 1950</w:t>
            </w:r>
          </w:p>
        </w:tc>
        <w:tc>
          <w:tcPr>
            <w:tcW w:w="1602" w:type="dxa"/>
          </w:tcPr>
          <w:p w14:paraId="0AB2C06F" w14:textId="0DF13E67" w:rsidR="007D62F8" w:rsidRDefault="007D62F8" w:rsidP="00415BD3">
            <w:r>
              <w:t>H R. Boyd</w:t>
            </w:r>
          </w:p>
        </w:tc>
        <w:tc>
          <w:tcPr>
            <w:tcW w:w="2343" w:type="dxa"/>
          </w:tcPr>
          <w:p w14:paraId="068D1667" w14:textId="77777777" w:rsidR="007D62F8" w:rsidRDefault="007D62F8" w:rsidP="00415BD3"/>
        </w:tc>
        <w:tc>
          <w:tcPr>
            <w:tcW w:w="594" w:type="dxa"/>
          </w:tcPr>
          <w:p w14:paraId="6DA12A1C" w14:textId="77777777" w:rsidR="007D62F8" w:rsidRDefault="007D62F8" w:rsidP="00415BD3"/>
        </w:tc>
      </w:tr>
      <w:tr w:rsidR="00E47D6F" w14:paraId="61F76EAD" w14:textId="77777777" w:rsidTr="00E47D6F">
        <w:tc>
          <w:tcPr>
            <w:tcW w:w="1636" w:type="dxa"/>
          </w:tcPr>
          <w:p w14:paraId="546F6737" w14:textId="77777777" w:rsidR="00E47D6F" w:rsidRDefault="00E47D6F" w:rsidP="00415BD3"/>
        </w:tc>
        <w:tc>
          <w:tcPr>
            <w:tcW w:w="1990" w:type="dxa"/>
          </w:tcPr>
          <w:p w14:paraId="50D792A1" w14:textId="77777777" w:rsidR="00E47D6F" w:rsidRDefault="00E47D6F" w:rsidP="00415BD3"/>
        </w:tc>
        <w:tc>
          <w:tcPr>
            <w:tcW w:w="1185" w:type="dxa"/>
          </w:tcPr>
          <w:p w14:paraId="792108AC" w14:textId="77777777" w:rsidR="00E47D6F" w:rsidRDefault="00E47D6F" w:rsidP="00415BD3"/>
        </w:tc>
        <w:tc>
          <w:tcPr>
            <w:tcW w:w="1602" w:type="dxa"/>
          </w:tcPr>
          <w:p w14:paraId="035694B1" w14:textId="77777777" w:rsidR="00E47D6F" w:rsidRDefault="00E47D6F" w:rsidP="00415BD3"/>
        </w:tc>
        <w:tc>
          <w:tcPr>
            <w:tcW w:w="2343" w:type="dxa"/>
          </w:tcPr>
          <w:p w14:paraId="2B92F47D" w14:textId="77777777" w:rsidR="00E47D6F" w:rsidRDefault="00E47D6F" w:rsidP="00415BD3"/>
        </w:tc>
        <w:tc>
          <w:tcPr>
            <w:tcW w:w="594" w:type="dxa"/>
          </w:tcPr>
          <w:p w14:paraId="3FBA1D00" w14:textId="77777777" w:rsidR="00E47D6F" w:rsidRDefault="00E47D6F" w:rsidP="00415BD3"/>
        </w:tc>
      </w:tr>
      <w:tr w:rsidR="00E47D6F" w14:paraId="535DECC1" w14:textId="77777777" w:rsidTr="00E47D6F">
        <w:tc>
          <w:tcPr>
            <w:tcW w:w="1636" w:type="dxa"/>
          </w:tcPr>
          <w:p w14:paraId="6F893342" w14:textId="3F3BD6EF" w:rsidR="00E47D6F" w:rsidRDefault="00E47D6F" w:rsidP="00E47D6F">
            <w:r w:rsidRPr="00544F5B">
              <w:rPr>
                <w:b/>
                <w:bCs/>
              </w:rPr>
              <w:t xml:space="preserve">Folder </w:t>
            </w:r>
            <w:r>
              <w:rPr>
                <w:b/>
                <w:bCs/>
              </w:rPr>
              <w:t xml:space="preserve">May </w:t>
            </w:r>
            <w:r w:rsidRPr="00544F5B">
              <w:rPr>
                <w:b/>
                <w:bCs/>
              </w:rPr>
              <w:t>19</w:t>
            </w:r>
            <w:r>
              <w:rPr>
                <w:b/>
                <w:bCs/>
              </w:rPr>
              <w:t>50</w:t>
            </w:r>
          </w:p>
        </w:tc>
        <w:tc>
          <w:tcPr>
            <w:tcW w:w="1990" w:type="dxa"/>
          </w:tcPr>
          <w:p w14:paraId="7D806C99" w14:textId="77777777" w:rsidR="00E47D6F" w:rsidRDefault="00E47D6F" w:rsidP="00E47D6F"/>
        </w:tc>
        <w:tc>
          <w:tcPr>
            <w:tcW w:w="1185" w:type="dxa"/>
          </w:tcPr>
          <w:p w14:paraId="42D33313" w14:textId="77777777" w:rsidR="00E47D6F" w:rsidRDefault="00E47D6F" w:rsidP="00E47D6F"/>
        </w:tc>
        <w:tc>
          <w:tcPr>
            <w:tcW w:w="1602" w:type="dxa"/>
          </w:tcPr>
          <w:p w14:paraId="3B5B45BB" w14:textId="77777777" w:rsidR="00E47D6F" w:rsidRDefault="00E47D6F" w:rsidP="00E47D6F"/>
        </w:tc>
        <w:tc>
          <w:tcPr>
            <w:tcW w:w="2343" w:type="dxa"/>
          </w:tcPr>
          <w:p w14:paraId="378EEB01" w14:textId="77777777" w:rsidR="00E47D6F" w:rsidRDefault="00E47D6F" w:rsidP="00E47D6F"/>
        </w:tc>
        <w:tc>
          <w:tcPr>
            <w:tcW w:w="594" w:type="dxa"/>
          </w:tcPr>
          <w:p w14:paraId="00DA5790" w14:textId="77777777" w:rsidR="00E47D6F" w:rsidRDefault="00E47D6F" w:rsidP="00E47D6F"/>
        </w:tc>
      </w:tr>
      <w:tr w:rsidR="00125BF1" w14:paraId="4CE586A1" w14:textId="77777777" w:rsidTr="00E4757C">
        <w:tc>
          <w:tcPr>
            <w:tcW w:w="4811" w:type="dxa"/>
            <w:gridSpan w:val="3"/>
          </w:tcPr>
          <w:p w14:paraId="19BA1CCD" w14:textId="0EB6E37C" w:rsidR="00125BF1" w:rsidRDefault="00125BF1" w:rsidP="00E47D6F">
            <w:r>
              <w:t>[Not a complete listing of this folder… it’s thick!]</w:t>
            </w:r>
          </w:p>
        </w:tc>
        <w:tc>
          <w:tcPr>
            <w:tcW w:w="1602" w:type="dxa"/>
          </w:tcPr>
          <w:p w14:paraId="13EFADD5" w14:textId="77777777" w:rsidR="00125BF1" w:rsidRDefault="00125BF1" w:rsidP="00E47D6F"/>
        </w:tc>
        <w:tc>
          <w:tcPr>
            <w:tcW w:w="2343" w:type="dxa"/>
          </w:tcPr>
          <w:p w14:paraId="6CEC712F" w14:textId="77777777" w:rsidR="00125BF1" w:rsidRDefault="00125BF1" w:rsidP="00E47D6F"/>
        </w:tc>
        <w:tc>
          <w:tcPr>
            <w:tcW w:w="594" w:type="dxa"/>
          </w:tcPr>
          <w:p w14:paraId="45BF09BE" w14:textId="77777777" w:rsidR="00125BF1" w:rsidRDefault="00125BF1" w:rsidP="00E47D6F"/>
        </w:tc>
      </w:tr>
      <w:tr w:rsidR="00E47D6F" w14:paraId="64DF504B" w14:textId="77777777" w:rsidTr="00E47D6F">
        <w:tc>
          <w:tcPr>
            <w:tcW w:w="1636" w:type="dxa"/>
          </w:tcPr>
          <w:p w14:paraId="57C67808" w14:textId="4A27DDAA" w:rsidR="00E47D6F" w:rsidRPr="00544F5B" w:rsidRDefault="00E47D6F" w:rsidP="00E47D6F">
            <w:pPr>
              <w:rPr>
                <w:b/>
                <w:bCs/>
              </w:rPr>
            </w:pPr>
            <w:r>
              <w:t>M-1059</w:t>
            </w:r>
          </w:p>
        </w:tc>
        <w:tc>
          <w:tcPr>
            <w:tcW w:w="1990" w:type="dxa"/>
          </w:tcPr>
          <w:p w14:paraId="73F7A917" w14:textId="05CA754C" w:rsidR="00E47D6F" w:rsidRDefault="00E47D6F" w:rsidP="00E47D6F">
            <w:r>
              <w:t>Detailed Coding of the Initial Program</w:t>
            </w:r>
          </w:p>
        </w:tc>
        <w:tc>
          <w:tcPr>
            <w:tcW w:w="1185" w:type="dxa"/>
          </w:tcPr>
          <w:p w14:paraId="7F1EBD8E" w14:textId="4C70A558" w:rsidR="00E47D6F" w:rsidRDefault="00E47D6F" w:rsidP="00E47D6F">
            <w:r>
              <w:t>May 11, 1950</w:t>
            </w:r>
          </w:p>
        </w:tc>
        <w:tc>
          <w:tcPr>
            <w:tcW w:w="1602" w:type="dxa"/>
          </w:tcPr>
          <w:p w14:paraId="595AE77F" w14:textId="1D3141AB" w:rsidR="00E47D6F" w:rsidRDefault="00E47D6F" w:rsidP="00E47D6F">
            <w:r>
              <w:t>C W. Adams</w:t>
            </w:r>
          </w:p>
        </w:tc>
        <w:tc>
          <w:tcPr>
            <w:tcW w:w="2343" w:type="dxa"/>
          </w:tcPr>
          <w:p w14:paraId="0F6FD72B" w14:textId="105838E4" w:rsidR="00E47D6F" w:rsidRDefault="00125BF1" w:rsidP="00E47D6F">
            <w:r>
              <w:t>Noted as an appendix to E-356 “Equipment and Techniques for Inserting Information into WWI”</w:t>
            </w:r>
          </w:p>
        </w:tc>
        <w:tc>
          <w:tcPr>
            <w:tcW w:w="594" w:type="dxa"/>
          </w:tcPr>
          <w:p w14:paraId="509E52E7" w14:textId="4EA24803" w:rsidR="00E47D6F" w:rsidRDefault="00EA3DAD" w:rsidP="00E47D6F">
            <w:r>
              <w:t>Y</w:t>
            </w:r>
          </w:p>
        </w:tc>
      </w:tr>
      <w:tr w:rsidR="00EA3DAD" w14:paraId="76363351" w14:textId="77777777" w:rsidTr="00E47D6F">
        <w:tc>
          <w:tcPr>
            <w:tcW w:w="1636" w:type="dxa"/>
          </w:tcPr>
          <w:p w14:paraId="1B0EEE17" w14:textId="732EF973" w:rsidR="00EA3DAD" w:rsidRDefault="00EA3DAD" w:rsidP="00E47D6F">
            <w:r>
              <w:t>M-1036</w:t>
            </w:r>
          </w:p>
        </w:tc>
        <w:tc>
          <w:tcPr>
            <w:tcW w:w="1990" w:type="dxa"/>
          </w:tcPr>
          <w:p w14:paraId="26D0A7BF" w14:textId="2EA2FA5F" w:rsidR="00EA3DAD" w:rsidRDefault="00EA3DAD" w:rsidP="00E47D6F">
            <w:r>
              <w:t>The Differential Analyzer Approach in Digital Computers</w:t>
            </w:r>
          </w:p>
        </w:tc>
        <w:tc>
          <w:tcPr>
            <w:tcW w:w="1185" w:type="dxa"/>
          </w:tcPr>
          <w:p w14:paraId="2DC0177D" w14:textId="680952C6" w:rsidR="00EA3DAD" w:rsidRDefault="00EA3DAD" w:rsidP="00E47D6F">
            <w:r>
              <w:t>May 3, 1950</w:t>
            </w:r>
          </w:p>
        </w:tc>
        <w:tc>
          <w:tcPr>
            <w:tcW w:w="1602" w:type="dxa"/>
          </w:tcPr>
          <w:p w14:paraId="3D51ECBA" w14:textId="69491ABA" w:rsidR="00EA3DAD" w:rsidRDefault="00EA3DAD" w:rsidP="00E47D6F">
            <w:r>
              <w:t>C W. Adams</w:t>
            </w:r>
          </w:p>
        </w:tc>
        <w:tc>
          <w:tcPr>
            <w:tcW w:w="2343" w:type="dxa"/>
          </w:tcPr>
          <w:p w14:paraId="0AF37F01" w14:textId="35E3DAF4" w:rsidR="00EA3DAD" w:rsidRDefault="00EA3DAD" w:rsidP="00E47D6F">
            <w:r>
              <w:t>In which Adams notes that a digital computer can be used to solve a problem the way a Differential Analyzer ‘would’ do it, yielding a simple-to-use, but not-</w:t>
            </w:r>
            <w:r>
              <w:lastRenderedPageBreak/>
              <w:t>very-accurate first-pass approximation.</w:t>
            </w:r>
          </w:p>
        </w:tc>
        <w:tc>
          <w:tcPr>
            <w:tcW w:w="594" w:type="dxa"/>
          </w:tcPr>
          <w:p w14:paraId="3A5BFE43" w14:textId="474A3C19" w:rsidR="00EA3DAD" w:rsidRDefault="00316389" w:rsidP="00E47D6F">
            <w:r>
              <w:lastRenderedPageBreak/>
              <w:t>Y</w:t>
            </w:r>
          </w:p>
        </w:tc>
      </w:tr>
    </w:tbl>
    <w:p w14:paraId="461435A2" w14:textId="105A5EEC" w:rsidR="004F4789" w:rsidRDefault="004F4789" w:rsidP="00A35CC4"/>
    <w:p w14:paraId="75F839C1" w14:textId="5BC4D046" w:rsidR="004F4789" w:rsidRDefault="004F4789" w:rsidP="00A35CC4"/>
    <w:p w14:paraId="74EC2FBA" w14:textId="3EB5D434" w:rsidR="00316389" w:rsidRDefault="00316389" w:rsidP="00316389">
      <w:pPr>
        <w:pStyle w:val="Heading3"/>
      </w:pPr>
      <w:bookmarkStart w:id="63" w:name="_Toc193914342"/>
      <w:r>
        <w:t>Box 23 – Dec 1950 to July 1951</w:t>
      </w:r>
      <w:bookmarkEnd w:id="63"/>
    </w:p>
    <w:p w14:paraId="23EFE5AA" w14:textId="77777777" w:rsidR="00316389" w:rsidRDefault="00316389" w:rsidP="00316389"/>
    <w:tbl>
      <w:tblPr>
        <w:tblStyle w:val="TableGrid"/>
        <w:tblW w:w="0" w:type="auto"/>
        <w:tblLook w:val="04A0" w:firstRow="1" w:lastRow="0" w:firstColumn="1" w:lastColumn="0" w:noHBand="0" w:noVBand="1"/>
      </w:tblPr>
      <w:tblGrid>
        <w:gridCol w:w="1629"/>
        <w:gridCol w:w="1980"/>
        <w:gridCol w:w="1180"/>
        <w:gridCol w:w="1593"/>
        <w:gridCol w:w="2329"/>
        <w:gridCol w:w="639"/>
      </w:tblGrid>
      <w:tr w:rsidR="00316389" w14:paraId="21D2FC1B" w14:textId="77777777" w:rsidTr="00261EB1">
        <w:tc>
          <w:tcPr>
            <w:tcW w:w="1629" w:type="dxa"/>
          </w:tcPr>
          <w:p w14:paraId="454A5E3C" w14:textId="77777777" w:rsidR="00316389" w:rsidRDefault="00316389" w:rsidP="00415BD3">
            <w:r>
              <w:t>Doc Num</w:t>
            </w:r>
          </w:p>
        </w:tc>
        <w:tc>
          <w:tcPr>
            <w:tcW w:w="1980" w:type="dxa"/>
          </w:tcPr>
          <w:p w14:paraId="510DF578" w14:textId="77777777" w:rsidR="00316389" w:rsidRDefault="00316389" w:rsidP="00415BD3">
            <w:r>
              <w:t>Title</w:t>
            </w:r>
          </w:p>
        </w:tc>
        <w:tc>
          <w:tcPr>
            <w:tcW w:w="1180" w:type="dxa"/>
          </w:tcPr>
          <w:p w14:paraId="1F8ED5FC" w14:textId="77777777" w:rsidR="00316389" w:rsidRDefault="00316389" w:rsidP="00415BD3">
            <w:r>
              <w:t>Date</w:t>
            </w:r>
          </w:p>
        </w:tc>
        <w:tc>
          <w:tcPr>
            <w:tcW w:w="1593" w:type="dxa"/>
          </w:tcPr>
          <w:p w14:paraId="45B3F2C6" w14:textId="77777777" w:rsidR="00316389" w:rsidRDefault="00316389" w:rsidP="00415BD3">
            <w:r>
              <w:t>Author</w:t>
            </w:r>
          </w:p>
        </w:tc>
        <w:tc>
          <w:tcPr>
            <w:tcW w:w="2329" w:type="dxa"/>
          </w:tcPr>
          <w:p w14:paraId="237561AF" w14:textId="77777777" w:rsidR="00316389" w:rsidRDefault="00316389" w:rsidP="00415BD3">
            <w:r>
              <w:t>Notes</w:t>
            </w:r>
          </w:p>
        </w:tc>
        <w:tc>
          <w:tcPr>
            <w:tcW w:w="639" w:type="dxa"/>
          </w:tcPr>
          <w:p w14:paraId="6931428D" w14:textId="77777777" w:rsidR="00316389" w:rsidRDefault="00316389" w:rsidP="00415BD3">
            <w:r>
              <w:t xml:space="preserve">Ph </w:t>
            </w:r>
            <w:proofErr w:type="spellStart"/>
            <w:r>
              <w:t>oto</w:t>
            </w:r>
            <w:proofErr w:type="spellEnd"/>
          </w:p>
        </w:tc>
      </w:tr>
      <w:tr w:rsidR="00CA3AFF" w14:paraId="619FB67D" w14:textId="77777777" w:rsidTr="00261EB1">
        <w:tc>
          <w:tcPr>
            <w:tcW w:w="1629" w:type="dxa"/>
          </w:tcPr>
          <w:p w14:paraId="361E6C54" w14:textId="0E793CD3" w:rsidR="00CA3AFF" w:rsidRPr="00544F5B" w:rsidRDefault="00CA3AFF" w:rsidP="00CA3AFF">
            <w:pPr>
              <w:rPr>
                <w:b/>
                <w:bCs/>
              </w:rPr>
            </w:pPr>
            <w:r w:rsidRPr="00544F5B">
              <w:rPr>
                <w:b/>
                <w:bCs/>
              </w:rPr>
              <w:t xml:space="preserve">Folder </w:t>
            </w:r>
            <w:r>
              <w:rPr>
                <w:b/>
                <w:bCs/>
              </w:rPr>
              <w:t xml:space="preserve">Feb </w:t>
            </w:r>
            <w:r w:rsidRPr="00544F5B">
              <w:rPr>
                <w:b/>
                <w:bCs/>
              </w:rPr>
              <w:t>19</w:t>
            </w:r>
            <w:r>
              <w:rPr>
                <w:b/>
                <w:bCs/>
              </w:rPr>
              <w:t>51</w:t>
            </w:r>
          </w:p>
        </w:tc>
        <w:tc>
          <w:tcPr>
            <w:tcW w:w="1980" w:type="dxa"/>
          </w:tcPr>
          <w:p w14:paraId="482EA829" w14:textId="77777777" w:rsidR="00CA3AFF" w:rsidRDefault="00CA3AFF" w:rsidP="00CA3AFF"/>
        </w:tc>
        <w:tc>
          <w:tcPr>
            <w:tcW w:w="1180" w:type="dxa"/>
          </w:tcPr>
          <w:p w14:paraId="40F5F7F9" w14:textId="77777777" w:rsidR="00CA3AFF" w:rsidRDefault="00CA3AFF" w:rsidP="00CA3AFF"/>
        </w:tc>
        <w:tc>
          <w:tcPr>
            <w:tcW w:w="1593" w:type="dxa"/>
          </w:tcPr>
          <w:p w14:paraId="3736E572" w14:textId="77777777" w:rsidR="00CA3AFF" w:rsidRDefault="00CA3AFF" w:rsidP="00CA3AFF"/>
        </w:tc>
        <w:tc>
          <w:tcPr>
            <w:tcW w:w="2329" w:type="dxa"/>
          </w:tcPr>
          <w:p w14:paraId="500D2606" w14:textId="77777777" w:rsidR="00CA3AFF" w:rsidRDefault="00CA3AFF" w:rsidP="00CA3AFF"/>
        </w:tc>
        <w:tc>
          <w:tcPr>
            <w:tcW w:w="639" w:type="dxa"/>
          </w:tcPr>
          <w:p w14:paraId="23788554" w14:textId="77777777" w:rsidR="00CA3AFF" w:rsidRDefault="00CA3AFF" w:rsidP="00CA3AFF"/>
        </w:tc>
      </w:tr>
      <w:tr w:rsidR="00CA3AFF" w14:paraId="23C62975" w14:textId="77777777" w:rsidTr="00261EB1">
        <w:tc>
          <w:tcPr>
            <w:tcW w:w="1629" w:type="dxa"/>
          </w:tcPr>
          <w:p w14:paraId="4728C47C" w14:textId="30B9CAD3" w:rsidR="00CA3AFF" w:rsidRPr="00AE2C4E" w:rsidRDefault="00CA3AFF" w:rsidP="00CA3AFF">
            <w:r>
              <w:t>M-1167</w:t>
            </w:r>
          </w:p>
        </w:tc>
        <w:tc>
          <w:tcPr>
            <w:tcW w:w="1980" w:type="dxa"/>
          </w:tcPr>
          <w:p w14:paraId="0206922E" w14:textId="35D6C86C" w:rsidR="00CA3AFF" w:rsidRDefault="00CA3AFF" w:rsidP="00CA3AFF">
            <w:r>
              <w:t>New Plan for In-Out Subroutines</w:t>
            </w:r>
          </w:p>
        </w:tc>
        <w:tc>
          <w:tcPr>
            <w:tcW w:w="1180" w:type="dxa"/>
          </w:tcPr>
          <w:p w14:paraId="5122ACFA" w14:textId="5020BB66" w:rsidR="00CA3AFF" w:rsidRDefault="00CA3AFF" w:rsidP="00CA3AFF">
            <w:r>
              <w:t>Feb 16, 1951</w:t>
            </w:r>
          </w:p>
        </w:tc>
        <w:tc>
          <w:tcPr>
            <w:tcW w:w="1593" w:type="dxa"/>
          </w:tcPr>
          <w:p w14:paraId="3A52CA7D" w14:textId="38BCC0CE" w:rsidR="00CA3AFF" w:rsidRDefault="00CA3AFF" w:rsidP="00CA3AFF">
            <w:r>
              <w:t>E S. Rich, J. N. Salzer, B. E. Morriss</w:t>
            </w:r>
          </w:p>
        </w:tc>
        <w:tc>
          <w:tcPr>
            <w:tcW w:w="2329" w:type="dxa"/>
          </w:tcPr>
          <w:p w14:paraId="1DA47283" w14:textId="77777777" w:rsidR="00CA3AFF" w:rsidRDefault="00CA3AFF" w:rsidP="00CA3AFF">
            <w:r>
              <w:t>Announcing a change in direction on attachment of I/O devices (one of many reorgs of the I/O system)</w:t>
            </w:r>
          </w:p>
          <w:p w14:paraId="152EFBD3" w14:textId="48C9D851" w:rsidR="00CA3AFF" w:rsidRDefault="00CA3AFF" w:rsidP="00CA3AFF">
            <w:r>
              <w:t>20 pages; didn’t photograph</w:t>
            </w:r>
          </w:p>
        </w:tc>
        <w:tc>
          <w:tcPr>
            <w:tcW w:w="639" w:type="dxa"/>
          </w:tcPr>
          <w:p w14:paraId="467F7C08" w14:textId="7BAB835F" w:rsidR="00CA3AFF" w:rsidRDefault="00CA3AFF" w:rsidP="00CA3AFF">
            <w:r>
              <w:t xml:space="preserve"> </w:t>
            </w:r>
          </w:p>
        </w:tc>
      </w:tr>
      <w:tr w:rsidR="00CA3AFF" w14:paraId="03C08B27" w14:textId="77777777" w:rsidTr="00261EB1">
        <w:tc>
          <w:tcPr>
            <w:tcW w:w="1629" w:type="dxa"/>
          </w:tcPr>
          <w:p w14:paraId="5E75480A" w14:textId="7C3F0F12" w:rsidR="00CA3AFF" w:rsidRDefault="00CA3AFF" w:rsidP="00CA3AFF">
            <w:r w:rsidRPr="00544F5B">
              <w:rPr>
                <w:b/>
                <w:bCs/>
              </w:rPr>
              <w:t xml:space="preserve">Folder </w:t>
            </w:r>
            <w:r>
              <w:rPr>
                <w:b/>
                <w:bCs/>
              </w:rPr>
              <w:t xml:space="preserve">Jul </w:t>
            </w:r>
            <w:r w:rsidRPr="00544F5B">
              <w:rPr>
                <w:b/>
                <w:bCs/>
              </w:rPr>
              <w:t>19</w:t>
            </w:r>
            <w:r>
              <w:rPr>
                <w:b/>
                <w:bCs/>
              </w:rPr>
              <w:t>51</w:t>
            </w:r>
          </w:p>
        </w:tc>
        <w:tc>
          <w:tcPr>
            <w:tcW w:w="1980" w:type="dxa"/>
          </w:tcPr>
          <w:p w14:paraId="54598092" w14:textId="77777777" w:rsidR="00CA3AFF" w:rsidRDefault="00CA3AFF" w:rsidP="00CA3AFF"/>
        </w:tc>
        <w:tc>
          <w:tcPr>
            <w:tcW w:w="1180" w:type="dxa"/>
          </w:tcPr>
          <w:p w14:paraId="08A6522F" w14:textId="77777777" w:rsidR="00CA3AFF" w:rsidRDefault="00CA3AFF" w:rsidP="00CA3AFF"/>
        </w:tc>
        <w:tc>
          <w:tcPr>
            <w:tcW w:w="1593" w:type="dxa"/>
          </w:tcPr>
          <w:p w14:paraId="6FAB9330" w14:textId="77777777" w:rsidR="00CA3AFF" w:rsidRDefault="00CA3AFF" w:rsidP="00CA3AFF"/>
        </w:tc>
        <w:tc>
          <w:tcPr>
            <w:tcW w:w="2329" w:type="dxa"/>
          </w:tcPr>
          <w:p w14:paraId="243A8888" w14:textId="77777777" w:rsidR="00CA3AFF" w:rsidRDefault="00CA3AFF" w:rsidP="00CA3AFF"/>
        </w:tc>
        <w:tc>
          <w:tcPr>
            <w:tcW w:w="639" w:type="dxa"/>
          </w:tcPr>
          <w:p w14:paraId="7494990D" w14:textId="77777777" w:rsidR="00CA3AFF" w:rsidRDefault="00CA3AFF" w:rsidP="00CA3AFF"/>
        </w:tc>
      </w:tr>
      <w:tr w:rsidR="00CA3AFF" w14:paraId="1345530E" w14:textId="77777777" w:rsidTr="00261EB1">
        <w:tc>
          <w:tcPr>
            <w:tcW w:w="1629" w:type="dxa"/>
          </w:tcPr>
          <w:p w14:paraId="0CA6FB5D" w14:textId="4723A5A0" w:rsidR="00CA3AFF" w:rsidRDefault="00F81A89" w:rsidP="00CA3AFF">
            <w:r>
              <w:t>C-108</w:t>
            </w:r>
          </w:p>
        </w:tc>
        <w:tc>
          <w:tcPr>
            <w:tcW w:w="1980" w:type="dxa"/>
          </w:tcPr>
          <w:p w14:paraId="7D05C7FE" w14:textId="41405B59" w:rsidR="00CA3AFF" w:rsidRDefault="00F81A89" w:rsidP="00CA3AFF">
            <w:r>
              <w:t>Application Group Meeting – Preset and Program Parameters in Subroutines</w:t>
            </w:r>
          </w:p>
        </w:tc>
        <w:tc>
          <w:tcPr>
            <w:tcW w:w="1180" w:type="dxa"/>
          </w:tcPr>
          <w:p w14:paraId="61D657BA" w14:textId="3BEBA5F4" w:rsidR="00CA3AFF" w:rsidRDefault="00F81A89" w:rsidP="00CA3AFF">
            <w:r>
              <w:t>Jul 25, 1951</w:t>
            </w:r>
          </w:p>
        </w:tc>
        <w:tc>
          <w:tcPr>
            <w:tcW w:w="1593" w:type="dxa"/>
          </w:tcPr>
          <w:p w14:paraId="76F06F88" w14:textId="7789B97B" w:rsidR="00CA3AFF" w:rsidRDefault="00F81A89" w:rsidP="00CA3AFF">
            <w:r>
              <w:t>P. Fox</w:t>
            </w:r>
          </w:p>
        </w:tc>
        <w:tc>
          <w:tcPr>
            <w:tcW w:w="2329" w:type="dxa"/>
          </w:tcPr>
          <w:p w14:paraId="00F3A301" w14:textId="7F1BECBC" w:rsidR="00CA3AFF" w:rsidRDefault="00CA3AFF" w:rsidP="00CA3AFF"/>
        </w:tc>
        <w:tc>
          <w:tcPr>
            <w:tcW w:w="639" w:type="dxa"/>
          </w:tcPr>
          <w:p w14:paraId="1DC114BD" w14:textId="799DA070" w:rsidR="00CA3AFF" w:rsidRDefault="00F81A89" w:rsidP="00CA3AFF">
            <w:r>
              <w:t>Y</w:t>
            </w:r>
            <w:r w:rsidR="00CA3AFF">
              <w:t xml:space="preserve"> </w:t>
            </w:r>
          </w:p>
        </w:tc>
      </w:tr>
      <w:tr w:rsidR="00F81A89" w14:paraId="6483AD97" w14:textId="77777777" w:rsidTr="00261EB1">
        <w:tc>
          <w:tcPr>
            <w:tcW w:w="1629" w:type="dxa"/>
          </w:tcPr>
          <w:p w14:paraId="7AE20683" w14:textId="34233E8E" w:rsidR="00F81A89" w:rsidRDefault="00F81A89" w:rsidP="00CA3AFF">
            <w:r>
              <w:t>C-109</w:t>
            </w:r>
          </w:p>
        </w:tc>
        <w:tc>
          <w:tcPr>
            <w:tcW w:w="1980" w:type="dxa"/>
          </w:tcPr>
          <w:p w14:paraId="4C20D0C4" w14:textId="32E8078C" w:rsidR="00F81A89" w:rsidRDefault="00F81A89" w:rsidP="00CA3AFF">
            <w:r>
              <w:t>Application Group Meeting – General Subroutine Usage</w:t>
            </w:r>
          </w:p>
        </w:tc>
        <w:tc>
          <w:tcPr>
            <w:tcW w:w="1180" w:type="dxa"/>
          </w:tcPr>
          <w:p w14:paraId="21F5CEBD" w14:textId="7CD44FC7" w:rsidR="00F81A89" w:rsidRDefault="00F81A89" w:rsidP="00CA3AFF">
            <w:r>
              <w:t>Jul 26, 1951</w:t>
            </w:r>
          </w:p>
        </w:tc>
        <w:tc>
          <w:tcPr>
            <w:tcW w:w="1593" w:type="dxa"/>
          </w:tcPr>
          <w:p w14:paraId="6E08F2D6" w14:textId="7FA73772" w:rsidR="00F81A89" w:rsidRDefault="00F81A89" w:rsidP="00CA3AFF">
            <w:r>
              <w:t>P. Fox</w:t>
            </w:r>
          </w:p>
        </w:tc>
        <w:tc>
          <w:tcPr>
            <w:tcW w:w="2329" w:type="dxa"/>
          </w:tcPr>
          <w:p w14:paraId="6858F533" w14:textId="77777777" w:rsidR="00F81A89" w:rsidRDefault="00F81A89" w:rsidP="00CA3AFF"/>
        </w:tc>
        <w:tc>
          <w:tcPr>
            <w:tcW w:w="639" w:type="dxa"/>
          </w:tcPr>
          <w:p w14:paraId="37C3904D" w14:textId="3AFB59F8" w:rsidR="00F81A89" w:rsidRDefault="00F81A89" w:rsidP="00CA3AFF">
            <w:r>
              <w:t>Y</w:t>
            </w:r>
          </w:p>
        </w:tc>
      </w:tr>
      <w:tr w:rsidR="00F81A89" w14:paraId="3E58341F" w14:textId="77777777" w:rsidTr="00261EB1">
        <w:tc>
          <w:tcPr>
            <w:tcW w:w="1629" w:type="dxa"/>
          </w:tcPr>
          <w:p w14:paraId="22725D0E" w14:textId="17D1BB2A" w:rsidR="00F81A89" w:rsidRDefault="00F81A89" w:rsidP="00CA3AFF">
            <w:r>
              <w:t>C-110</w:t>
            </w:r>
          </w:p>
        </w:tc>
        <w:tc>
          <w:tcPr>
            <w:tcW w:w="1980" w:type="dxa"/>
          </w:tcPr>
          <w:p w14:paraId="1868B064" w14:textId="2B256BD5" w:rsidR="00F81A89" w:rsidRDefault="00F81A89" w:rsidP="00CA3AFF">
            <w:r>
              <w:t>Application Group Meeting – Orientation of Subroutines</w:t>
            </w:r>
          </w:p>
        </w:tc>
        <w:tc>
          <w:tcPr>
            <w:tcW w:w="1180" w:type="dxa"/>
          </w:tcPr>
          <w:p w14:paraId="034398B1" w14:textId="6067DA0A" w:rsidR="00F81A89" w:rsidRDefault="00F81A89" w:rsidP="00CA3AFF">
            <w:r>
              <w:t>Jul 27, 1951</w:t>
            </w:r>
          </w:p>
        </w:tc>
        <w:tc>
          <w:tcPr>
            <w:tcW w:w="1593" w:type="dxa"/>
          </w:tcPr>
          <w:p w14:paraId="53455FCB" w14:textId="4D071BB5" w:rsidR="00F81A89" w:rsidRDefault="00F81A89" w:rsidP="00CA3AFF">
            <w:r>
              <w:t>P. Fox</w:t>
            </w:r>
          </w:p>
        </w:tc>
        <w:tc>
          <w:tcPr>
            <w:tcW w:w="2329" w:type="dxa"/>
          </w:tcPr>
          <w:p w14:paraId="2778D002" w14:textId="77777777" w:rsidR="00F81A89" w:rsidRDefault="00F81A89" w:rsidP="00CA3AFF"/>
        </w:tc>
        <w:tc>
          <w:tcPr>
            <w:tcW w:w="639" w:type="dxa"/>
          </w:tcPr>
          <w:p w14:paraId="60D09E5D" w14:textId="0B789841" w:rsidR="00F81A89" w:rsidRDefault="00F81A89" w:rsidP="00CA3AFF">
            <w:r>
              <w:t>Y</w:t>
            </w:r>
          </w:p>
        </w:tc>
      </w:tr>
      <w:tr w:rsidR="00F81A89" w14:paraId="23D166CF" w14:textId="77777777" w:rsidTr="00261EB1">
        <w:tc>
          <w:tcPr>
            <w:tcW w:w="1629" w:type="dxa"/>
          </w:tcPr>
          <w:p w14:paraId="58D45709" w14:textId="09171566" w:rsidR="00F81A89" w:rsidRDefault="00F81A89" w:rsidP="00CA3AFF">
            <w:r>
              <w:t>C-111</w:t>
            </w:r>
          </w:p>
        </w:tc>
        <w:tc>
          <w:tcPr>
            <w:tcW w:w="1980" w:type="dxa"/>
          </w:tcPr>
          <w:p w14:paraId="651BE2F0" w14:textId="5648B826" w:rsidR="00F81A89" w:rsidRDefault="00F81A89" w:rsidP="00CA3AFF">
            <w:r>
              <w:t>Application Group Meeting – Proposed Subroutine Technique</w:t>
            </w:r>
          </w:p>
        </w:tc>
        <w:tc>
          <w:tcPr>
            <w:tcW w:w="1180" w:type="dxa"/>
          </w:tcPr>
          <w:p w14:paraId="79DDF5E3" w14:textId="6F18DDC2" w:rsidR="00F81A89" w:rsidRDefault="00F81A89" w:rsidP="00CA3AFF">
            <w:r>
              <w:t>Jul 31, 1951</w:t>
            </w:r>
          </w:p>
        </w:tc>
        <w:tc>
          <w:tcPr>
            <w:tcW w:w="1593" w:type="dxa"/>
          </w:tcPr>
          <w:p w14:paraId="532F0A76" w14:textId="46AA5707" w:rsidR="00F81A89" w:rsidRDefault="00F81A89" w:rsidP="00CA3AFF">
            <w:r>
              <w:t xml:space="preserve">H </w:t>
            </w:r>
            <w:proofErr w:type="spellStart"/>
            <w:r>
              <w:t>Saxenian</w:t>
            </w:r>
            <w:proofErr w:type="spellEnd"/>
          </w:p>
        </w:tc>
        <w:tc>
          <w:tcPr>
            <w:tcW w:w="2329" w:type="dxa"/>
          </w:tcPr>
          <w:p w14:paraId="4EB13A97" w14:textId="77777777" w:rsidR="00F81A89" w:rsidRDefault="00F81A89" w:rsidP="00CA3AFF"/>
        </w:tc>
        <w:tc>
          <w:tcPr>
            <w:tcW w:w="639" w:type="dxa"/>
          </w:tcPr>
          <w:p w14:paraId="00219803" w14:textId="609B5D8E" w:rsidR="00F81A89" w:rsidRDefault="00F81A89" w:rsidP="00CA3AFF">
            <w:r>
              <w:t>Y</w:t>
            </w:r>
          </w:p>
        </w:tc>
      </w:tr>
      <w:tr w:rsidR="00F81A89" w14:paraId="5CBE83D6" w14:textId="77777777" w:rsidTr="00261EB1">
        <w:tc>
          <w:tcPr>
            <w:tcW w:w="1629" w:type="dxa"/>
          </w:tcPr>
          <w:p w14:paraId="753A29F3" w14:textId="7751CF87" w:rsidR="00F81A89" w:rsidRDefault="00930D3C" w:rsidP="00CA3AFF">
            <w:r>
              <w:t>E-411</w:t>
            </w:r>
          </w:p>
        </w:tc>
        <w:tc>
          <w:tcPr>
            <w:tcW w:w="1980" w:type="dxa"/>
          </w:tcPr>
          <w:p w14:paraId="536850E7" w14:textId="43003A65" w:rsidR="00F81A89" w:rsidRDefault="00930D3C" w:rsidP="00CA3AFF">
            <w:r>
              <w:t>Additional ES Test Programs</w:t>
            </w:r>
          </w:p>
        </w:tc>
        <w:tc>
          <w:tcPr>
            <w:tcW w:w="1180" w:type="dxa"/>
          </w:tcPr>
          <w:p w14:paraId="63F4910C" w14:textId="3CBC7BE6" w:rsidR="00F81A89" w:rsidRDefault="00930D3C" w:rsidP="00CA3AFF">
            <w:r>
              <w:t>Jul 24, 1951</w:t>
            </w:r>
          </w:p>
        </w:tc>
        <w:tc>
          <w:tcPr>
            <w:tcW w:w="1593" w:type="dxa"/>
          </w:tcPr>
          <w:p w14:paraId="386D5F1D" w14:textId="6DE871D0" w:rsidR="00F81A89" w:rsidRDefault="00930D3C" w:rsidP="00CA3AFF">
            <w:r>
              <w:t>G. Cooper</w:t>
            </w:r>
          </w:p>
        </w:tc>
        <w:tc>
          <w:tcPr>
            <w:tcW w:w="2329" w:type="dxa"/>
          </w:tcPr>
          <w:p w14:paraId="39157858" w14:textId="77777777" w:rsidR="00F81A89" w:rsidRDefault="00930D3C" w:rsidP="00CA3AFF">
            <w:r>
              <w:t>Lengthy description of various test program for ES, including code</w:t>
            </w:r>
            <w:r w:rsidR="00873792">
              <w:t>, and references to the drawing numbers for the program sources.</w:t>
            </w:r>
          </w:p>
          <w:p w14:paraId="56E6A8A3" w14:textId="266D12BC" w:rsidR="00873792" w:rsidRDefault="00873792" w:rsidP="00CA3AFF">
            <w:r>
              <w:lastRenderedPageBreak/>
              <w:t>This could be a good candidate for more research…</w:t>
            </w:r>
          </w:p>
        </w:tc>
        <w:tc>
          <w:tcPr>
            <w:tcW w:w="639" w:type="dxa"/>
          </w:tcPr>
          <w:p w14:paraId="69E04B88" w14:textId="258110E3" w:rsidR="00F81A89" w:rsidRDefault="00873792" w:rsidP="00CA3AFF">
            <w:r>
              <w:lastRenderedPageBreak/>
              <w:t xml:space="preserve">Part </w:t>
            </w:r>
            <w:proofErr w:type="spellStart"/>
            <w:r>
              <w:t>ial</w:t>
            </w:r>
            <w:proofErr w:type="spellEnd"/>
            <w:r>
              <w:t xml:space="preserve"> scan</w:t>
            </w:r>
          </w:p>
        </w:tc>
      </w:tr>
      <w:tr w:rsidR="00873792" w14:paraId="4CDCE772" w14:textId="77777777" w:rsidTr="00261EB1">
        <w:tc>
          <w:tcPr>
            <w:tcW w:w="1629" w:type="dxa"/>
          </w:tcPr>
          <w:p w14:paraId="0642BFC6" w14:textId="6D22950D" w:rsidR="00873792" w:rsidRDefault="00873792" w:rsidP="00CA3AFF">
            <w:r>
              <w:t>C-107</w:t>
            </w:r>
          </w:p>
        </w:tc>
        <w:tc>
          <w:tcPr>
            <w:tcW w:w="1980" w:type="dxa"/>
          </w:tcPr>
          <w:p w14:paraId="49C3CA33" w14:textId="354E3CCE" w:rsidR="00873792" w:rsidRDefault="00873792" w:rsidP="00CA3AFF">
            <w:r>
              <w:t>Application Group Meeting – A Comparison of WWI and EDSAC Input Conversion Programs</w:t>
            </w:r>
          </w:p>
        </w:tc>
        <w:tc>
          <w:tcPr>
            <w:tcW w:w="1180" w:type="dxa"/>
          </w:tcPr>
          <w:p w14:paraId="7730D400" w14:textId="1E9BF9DB" w:rsidR="00873792" w:rsidRDefault="00873792" w:rsidP="00CA3AFF">
            <w:r>
              <w:t>Jul 20, 1951</w:t>
            </w:r>
          </w:p>
        </w:tc>
        <w:tc>
          <w:tcPr>
            <w:tcW w:w="1593" w:type="dxa"/>
          </w:tcPr>
          <w:p w14:paraId="2741FD29" w14:textId="6A8480BD" w:rsidR="00873792" w:rsidRDefault="00873792" w:rsidP="00CA3AFF">
            <w:r>
              <w:t>P. A. Fox</w:t>
            </w:r>
          </w:p>
        </w:tc>
        <w:tc>
          <w:tcPr>
            <w:tcW w:w="2329" w:type="dxa"/>
          </w:tcPr>
          <w:p w14:paraId="03F2CE03" w14:textId="77777777" w:rsidR="00873792" w:rsidRDefault="001A2AA2" w:rsidP="00CA3AFF">
            <w:r>
              <w:t>“</w:t>
            </w:r>
            <w:proofErr w:type="gramStart"/>
            <w:r>
              <w:t>first</w:t>
            </w:r>
            <w:proofErr w:type="gramEnd"/>
            <w:r>
              <w:t xml:space="preserve"> in a series of notes, to be followed up by detailed “E</w:t>
            </w:r>
            <w:proofErr w:type="gramStart"/>
            <w:r>
              <w:t>-“ reports</w:t>
            </w:r>
            <w:proofErr w:type="gramEnd"/>
            <w:r>
              <w:t>”</w:t>
            </w:r>
          </w:p>
          <w:p w14:paraId="6A08D42D" w14:textId="54B1D594" w:rsidR="001A2AA2" w:rsidRDefault="001A2AA2" w:rsidP="00CA3AFF">
            <w:proofErr w:type="spellStart"/>
            <w:r>
              <w:t>Xref’s</w:t>
            </w:r>
            <w:proofErr w:type="spellEnd"/>
            <w:r>
              <w:t xml:space="preserve"> Wilkes, Wheeler &amp; Gill</w:t>
            </w:r>
            <w:r w:rsidR="000F32B1">
              <w:t>, and also M-1232</w:t>
            </w:r>
          </w:p>
          <w:p w14:paraId="2999DCCC" w14:textId="0867DDDD" w:rsidR="000F32B1" w:rsidRDefault="001A2AA2" w:rsidP="00976D99">
            <w:r>
              <w:t>Looks like a pretty low-level comparison</w:t>
            </w:r>
            <w:r w:rsidR="00976D99">
              <w:t xml:space="preserve"> between the </w:t>
            </w:r>
            <w:r w:rsidR="00DF600C">
              <w:t>EDSAC</w:t>
            </w:r>
            <w:r w:rsidR="00976D99">
              <w:t xml:space="preserve"> wired-in </w:t>
            </w:r>
            <w:proofErr w:type="spellStart"/>
            <w:r w:rsidR="00976D99">
              <w:t>readin</w:t>
            </w:r>
            <w:proofErr w:type="spellEnd"/>
            <w:r w:rsidR="00976D99">
              <w:t>, and</w:t>
            </w:r>
            <w:r w:rsidR="000F32B1">
              <w:t xml:space="preserve"> the initial WW “assembler”</w:t>
            </w:r>
            <w:r w:rsidR="00976D99">
              <w:t xml:space="preserve"> described</w:t>
            </w:r>
            <w:r w:rsidR="00DF600C">
              <w:t xml:space="preserve"> by Gilmore</w:t>
            </w:r>
            <w:r w:rsidR="00976D99">
              <w:t xml:space="preserve"> in M-1232.</w:t>
            </w:r>
          </w:p>
        </w:tc>
        <w:tc>
          <w:tcPr>
            <w:tcW w:w="639" w:type="dxa"/>
          </w:tcPr>
          <w:p w14:paraId="0EB83BDB" w14:textId="42089D37" w:rsidR="00873792" w:rsidRDefault="001A2AA2" w:rsidP="00CA3AFF">
            <w:r>
              <w:t>Y</w:t>
            </w:r>
          </w:p>
        </w:tc>
      </w:tr>
      <w:tr w:rsidR="00F81A89" w14:paraId="7BA01BBA" w14:textId="77777777" w:rsidTr="00261EB1">
        <w:tc>
          <w:tcPr>
            <w:tcW w:w="1629" w:type="dxa"/>
          </w:tcPr>
          <w:p w14:paraId="13D48402" w14:textId="69213E49" w:rsidR="00F81A89" w:rsidRDefault="001A2AA2" w:rsidP="00CA3AFF">
            <w:r>
              <w:t>M-1245</w:t>
            </w:r>
          </w:p>
        </w:tc>
        <w:tc>
          <w:tcPr>
            <w:tcW w:w="1980" w:type="dxa"/>
          </w:tcPr>
          <w:p w14:paraId="5AD8FD58" w14:textId="2A136E14" w:rsidR="00F81A89" w:rsidRDefault="001A2AA2" w:rsidP="00CA3AFF">
            <w:r>
              <w:t>Possible Uses of Magnetic Drums</w:t>
            </w:r>
          </w:p>
        </w:tc>
        <w:tc>
          <w:tcPr>
            <w:tcW w:w="1180" w:type="dxa"/>
          </w:tcPr>
          <w:p w14:paraId="517BF0C9" w14:textId="43B9613D" w:rsidR="00F81A89" w:rsidRDefault="001A2AA2" w:rsidP="00CA3AFF">
            <w:r>
              <w:t>Jul 11, 1951</w:t>
            </w:r>
          </w:p>
        </w:tc>
        <w:tc>
          <w:tcPr>
            <w:tcW w:w="1593" w:type="dxa"/>
          </w:tcPr>
          <w:p w14:paraId="1AD1245E" w14:textId="54BAFDE6" w:rsidR="00F81A89" w:rsidRDefault="001A2AA2" w:rsidP="00CA3AFF">
            <w:r>
              <w:t>N. H. Taylor</w:t>
            </w:r>
          </w:p>
        </w:tc>
        <w:tc>
          <w:tcPr>
            <w:tcW w:w="2329" w:type="dxa"/>
          </w:tcPr>
          <w:p w14:paraId="646CD95A" w14:textId="77777777" w:rsidR="00F81A89" w:rsidRDefault="00F81A89" w:rsidP="00CA3AFF"/>
        </w:tc>
        <w:tc>
          <w:tcPr>
            <w:tcW w:w="639" w:type="dxa"/>
          </w:tcPr>
          <w:p w14:paraId="3EDB3C2B" w14:textId="77777777" w:rsidR="00F81A89" w:rsidRDefault="00F81A89" w:rsidP="00CA3AFF"/>
        </w:tc>
      </w:tr>
      <w:tr w:rsidR="00F81A89" w14:paraId="7A12520D" w14:textId="77777777" w:rsidTr="00261EB1">
        <w:tc>
          <w:tcPr>
            <w:tcW w:w="1629" w:type="dxa"/>
          </w:tcPr>
          <w:p w14:paraId="4854B42B" w14:textId="4622F2C1" w:rsidR="00F81A89" w:rsidRDefault="003264E1" w:rsidP="00CA3AFF">
            <w:r>
              <w:t>E-408</w:t>
            </w:r>
          </w:p>
        </w:tc>
        <w:tc>
          <w:tcPr>
            <w:tcW w:w="1980" w:type="dxa"/>
          </w:tcPr>
          <w:p w14:paraId="7490AA5D" w14:textId="0C197DE7" w:rsidR="00F81A89" w:rsidRDefault="003264E1" w:rsidP="00CA3AFF">
            <w:r>
              <w:t>Transistor Conference, June 12, 1951</w:t>
            </w:r>
          </w:p>
        </w:tc>
        <w:tc>
          <w:tcPr>
            <w:tcW w:w="1180" w:type="dxa"/>
          </w:tcPr>
          <w:p w14:paraId="6CE49C55" w14:textId="51F336AB" w:rsidR="00F81A89" w:rsidRDefault="003264E1" w:rsidP="00CA3AFF">
            <w:r>
              <w:t>Jul 3, 1951</w:t>
            </w:r>
          </w:p>
        </w:tc>
        <w:tc>
          <w:tcPr>
            <w:tcW w:w="1593" w:type="dxa"/>
          </w:tcPr>
          <w:p w14:paraId="194E4E1C" w14:textId="2F74C04A" w:rsidR="00F81A89" w:rsidRDefault="003264E1" w:rsidP="00CA3AFF">
            <w:r>
              <w:t>J. A. O’Brien</w:t>
            </w:r>
          </w:p>
        </w:tc>
        <w:tc>
          <w:tcPr>
            <w:tcW w:w="2329" w:type="dxa"/>
          </w:tcPr>
          <w:p w14:paraId="6C174AEE" w14:textId="77777777" w:rsidR="00F81A89" w:rsidRDefault="00F81A89" w:rsidP="00CA3AFF"/>
        </w:tc>
        <w:tc>
          <w:tcPr>
            <w:tcW w:w="639" w:type="dxa"/>
          </w:tcPr>
          <w:p w14:paraId="54A28698" w14:textId="77777777" w:rsidR="00F81A89" w:rsidRDefault="00F81A89" w:rsidP="00CA3AFF"/>
        </w:tc>
      </w:tr>
      <w:tr w:rsidR="001A2AA2" w14:paraId="389CBFB4" w14:textId="77777777" w:rsidTr="00261EB1">
        <w:tc>
          <w:tcPr>
            <w:tcW w:w="1629" w:type="dxa"/>
          </w:tcPr>
          <w:p w14:paraId="1E7740AF" w14:textId="77777777" w:rsidR="001A2AA2" w:rsidRDefault="001A2AA2" w:rsidP="00CA3AFF"/>
        </w:tc>
        <w:tc>
          <w:tcPr>
            <w:tcW w:w="1980" w:type="dxa"/>
          </w:tcPr>
          <w:p w14:paraId="5FF931FE" w14:textId="77777777" w:rsidR="001A2AA2" w:rsidRDefault="001A2AA2" w:rsidP="00CA3AFF"/>
        </w:tc>
        <w:tc>
          <w:tcPr>
            <w:tcW w:w="1180" w:type="dxa"/>
          </w:tcPr>
          <w:p w14:paraId="75FFD4DB" w14:textId="77777777" w:rsidR="001A2AA2" w:rsidRDefault="001A2AA2" w:rsidP="00CA3AFF"/>
        </w:tc>
        <w:tc>
          <w:tcPr>
            <w:tcW w:w="1593" w:type="dxa"/>
          </w:tcPr>
          <w:p w14:paraId="7295D1DD" w14:textId="77777777" w:rsidR="001A2AA2" w:rsidRDefault="001A2AA2" w:rsidP="00CA3AFF"/>
        </w:tc>
        <w:tc>
          <w:tcPr>
            <w:tcW w:w="2329" w:type="dxa"/>
          </w:tcPr>
          <w:p w14:paraId="78A0F24F" w14:textId="77777777" w:rsidR="001A2AA2" w:rsidRDefault="001A2AA2" w:rsidP="00CA3AFF"/>
        </w:tc>
        <w:tc>
          <w:tcPr>
            <w:tcW w:w="639" w:type="dxa"/>
          </w:tcPr>
          <w:p w14:paraId="517CB79C" w14:textId="77777777" w:rsidR="001A2AA2" w:rsidRDefault="001A2AA2" w:rsidP="00CA3AFF"/>
        </w:tc>
      </w:tr>
      <w:tr w:rsidR="00261EB1" w14:paraId="7E43330F" w14:textId="77777777" w:rsidTr="00261EB1">
        <w:tc>
          <w:tcPr>
            <w:tcW w:w="1629" w:type="dxa"/>
          </w:tcPr>
          <w:p w14:paraId="707322AC" w14:textId="30832A46" w:rsidR="00261EB1" w:rsidRDefault="00261EB1" w:rsidP="00261EB1">
            <w:r w:rsidRPr="00544F5B">
              <w:rPr>
                <w:b/>
                <w:bCs/>
              </w:rPr>
              <w:t xml:space="preserve">Folder </w:t>
            </w:r>
            <w:r>
              <w:rPr>
                <w:b/>
                <w:bCs/>
              </w:rPr>
              <w:t xml:space="preserve">Mar, </w:t>
            </w:r>
            <w:r w:rsidRPr="00544F5B">
              <w:rPr>
                <w:b/>
                <w:bCs/>
              </w:rPr>
              <w:t>19</w:t>
            </w:r>
            <w:r>
              <w:rPr>
                <w:b/>
                <w:bCs/>
              </w:rPr>
              <w:t>51</w:t>
            </w:r>
          </w:p>
        </w:tc>
        <w:tc>
          <w:tcPr>
            <w:tcW w:w="1980" w:type="dxa"/>
          </w:tcPr>
          <w:p w14:paraId="0C0608DD" w14:textId="77777777" w:rsidR="00261EB1" w:rsidRDefault="00261EB1" w:rsidP="00261EB1"/>
        </w:tc>
        <w:tc>
          <w:tcPr>
            <w:tcW w:w="1180" w:type="dxa"/>
          </w:tcPr>
          <w:p w14:paraId="5E8EBACF" w14:textId="77777777" w:rsidR="00261EB1" w:rsidRDefault="00261EB1" w:rsidP="00261EB1"/>
        </w:tc>
        <w:tc>
          <w:tcPr>
            <w:tcW w:w="1593" w:type="dxa"/>
          </w:tcPr>
          <w:p w14:paraId="24A17DB4" w14:textId="77777777" w:rsidR="00261EB1" w:rsidRDefault="00261EB1" w:rsidP="00261EB1"/>
        </w:tc>
        <w:tc>
          <w:tcPr>
            <w:tcW w:w="2329" w:type="dxa"/>
          </w:tcPr>
          <w:p w14:paraId="62602872" w14:textId="77777777" w:rsidR="00261EB1" w:rsidRDefault="00261EB1" w:rsidP="00261EB1"/>
        </w:tc>
        <w:tc>
          <w:tcPr>
            <w:tcW w:w="639" w:type="dxa"/>
          </w:tcPr>
          <w:p w14:paraId="1DFC9740" w14:textId="77777777" w:rsidR="00261EB1" w:rsidRDefault="00261EB1" w:rsidP="00261EB1"/>
        </w:tc>
      </w:tr>
      <w:tr w:rsidR="00261EB1" w14:paraId="016D2A5B" w14:textId="77777777" w:rsidTr="00261EB1">
        <w:tc>
          <w:tcPr>
            <w:tcW w:w="1629" w:type="dxa"/>
          </w:tcPr>
          <w:p w14:paraId="730ACB38" w14:textId="15D41806" w:rsidR="00261EB1" w:rsidRDefault="00261EB1" w:rsidP="00261EB1">
            <w:r>
              <w:t>M-1177</w:t>
            </w:r>
          </w:p>
        </w:tc>
        <w:tc>
          <w:tcPr>
            <w:tcW w:w="1980" w:type="dxa"/>
          </w:tcPr>
          <w:p w14:paraId="00231E75" w14:textId="731A16D0" w:rsidR="00261EB1" w:rsidRDefault="00261EB1" w:rsidP="00261EB1">
            <w:r>
              <w:t>Interim Paper Tape Conversion and Input Program</w:t>
            </w:r>
          </w:p>
        </w:tc>
        <w:tc>
          <w:tcPr>
            <w:tcW w:w="1180" w:type="dxa"/>
          </w:tcPr>
          <w:p w14:paraId="5E540C66" w14:textId="4650887D" w:rsidR="00261EB1" w:rsidRDefault="00261EB1" w:rsidP="00261EB1">
            <w:r>
              <w:t>Mar 9, 1951</w:t>
            </w:r>
          </w:p>
        </w:tc>
        <w:tc>
          <w:tcPr>
            <w:tcW w:w="1593" w:type="dxa"/>
          </w:tcPr>
          <w:p w14:paraId="596C911A" w14:textId="3DB9C50B" w:rsidR="00261EB1" w:rsidRDefault="00261EB1" w:rsidP="00261EB1">
            <w:r>
              <w:t>J. T. Gilmore</w:t>
            </w:r>
          </w:p>
        </w:tc>
        <w:tc>
          <w:tcPr>
            <w:tcW w:w="2329" w:type="dxa"/>
          </w:tcPr>
          <w:p w14:paraId="7C60F440" w14:textId="77777777" w:rsidR="00261EB1" w:rsidRDefault="00261EB1" w:rsidP="00261EB1">
            <w:r>
              <w:t>Description of an early Read-in program.  Notes that they tried 6-6-4 (“sexadecimal”) and didn’t like it (See E-387).</w:t>
            </w:r>
          </w:p>
          <w:p w14:paraId="350777D3" w14:textId="16C9A244" w:rsidR="00261EB1" w:rsidRDefault="00261EB1" w:rsidP="00261EB1">
            <w:r>
              <w:t>There are quite a few attached drawings which give code and flow diagrams</w:t>
            </w:r>
          </w:p>
        </w:tc>
        <w:tc>
          <w:tcPr>
            <w:tcW w:w="639" w:type="dxa"/>
          </w:tcPr>
          <w:p w14:paraId="7A8CAA46" w14:textId="7E438CA1" w:rsidR="00261EB1" w:rsidRDefault="00261EB1" w:rsidP="00261EB1">
            <w:r>
              <w:t xml:space="preserve">Part </w:t>
            </w:r>
            <w:proofErr w:type="spellStart"/>
            <w:r>
              <w:t>ial</w:t>
            </w:r>
            <w:proofErr w:type="spellEnd"/>
            <w:r>
              <w:t xml:space="preserve"> scan</w:t>
            </w:r>
          </w:p>
        </w:tc>
      </w:tr>
      <w:tr w:rsidR="00261EB1" w14:paraId="1D5B0526" w14:textId="77777777" w:rsidTr="00261EB1">
        <w:tc>
          <w:tcPr>
            <w:tcW w:w="1629" w:type="dxa"/>
          </w:tcPr>
          <w:p w14:paraId="53FEA053" w14:textId="7D24C192" w:rsidR="00261EB1" w:rsidRDefault="00DD1329" w:rsidP="00261EB1">
            <w:r w:rsidRPr="00544F5B">
              <w:rPr>
                <w:b/>
                <w:bCs/>
              </w:rPr>
              <w:t xml:space="preserve">Folder </w:t>
            </w:r>
            <w:r>
              <w:rPr>
                <w:b/>
                <w:bCs/>
              </w:rPr>
              <w:t xml:space="preserve">Apr, </w:t>
            </w:r>
            <w:r w:rsidRPr="00544F5B">
              <w:rPr>
                <w:b/>
                <w:bCs/>
              </w:rPr>
              <w:t>19</w:t>
            </w:r>
            <w:r>
              <w:rPr>
                <w:b/>
                <w:bCs/>
              </w:rPr>
              <w:t>51</w:t>
            </w:r>
          </w:p>
        </w:tc>
        <w:tc>
          <w:tcPr>
            <w:tcW w:w="1980" w:type="dxa"/>
          </w:tcPr>
          <w:p w14:paraId="6A5983FE" w14:textId="77777777" w:rsidR="00261EB1" w:rsidRDefault="00261EB1" w:rsidP="00261EB1"/>
        </w:tc>
        <w:tc>
          <w:tcPr>
            <w:tcW w:w="1180" w:type="dxa"/>
          </w:tcPr>
          <w:p w14:paraId="07298589" w14:textId="77777777" w:rsidR="00261EB1" w:rsidRDefault="00261EB1" w:rsidP="00261EB1"/>
        </w:tc>
        <w:tc>
          <w:tcPr>
            <w:tcW w:w="1593" w:type="dxa"/>
          </w:tcPr>
          <w:p w14:paraId="5EF49F93" w14:textId="77777777" w:rsidR="00261EB1" w:rsidRDefault="00261EB1" w:rsidP="00261EB1"/>
        </w:tc>
        <w:tc>
          <w:tcPr>
            <w:tcW w:w="2329" w:type="dxa"/>
          </w:tcPr>
          <w:p w14:paraId="699ABD31" w14:textId="77777777" w:rsidR="00261EB1" w:rsidRDefault="00261EB1" w:rsidP="00261EB1"/>
        </w:tc>
        <w:tc>
          <w:tcPr>
            <w:tcW w:w="639" w:type="dxa"/>
          </w:tcPr>
          <w:p w14:paraId="7058E521" w14:textId="77777777" w:rsidR="00261EB1" w:rsidRDefault="00261EB1" w:rsidP="00261EB1"/>
        </w:tc>
      </w:tr>
      <w:tr w:rsidR="00DD1329" w14:paraId="1B7B9274" w14:textId="77777777" w:rsidTr="00261EB1">
        <w:tc>
          <w:tcPr>
            <w:tcW w:w="1629" w:type="dxa"/>
          </w:tcPr>
          <w:p w14:paraId="2A3B5F36" w14:textId="51C1ED14" w:rsidR="00DD1329" w:rsidRDefault="00DD1329" w:rsidP="00261EB1">
            <w:r>
              <w:t>M-1203</w:t>
            </w:r>
          </w:p>
        </w:tc>
        <w:tc>
          <w:tcPr>
            <w:tcW w:w="1980" w:type="dxa"/>
          </w:tcPr>
          <w:p w14:paraId="42C071C2" w14:textId="7D3DAE4F" w:rsidR="00DD1329" w:rsidRDefault="00DD1329" w:rsidP="00261EB1">
            <w:r>
              <w:t>Proposed Variations in In-Out Element and In-Out Subroutines</w:t>
            </w:r>
          </w:p>
        </w:tc>
        <w:tc>
          <w:tcPr>
            <w:tcW w:w="1180" w:type="dxa"/>
          </w:tcPr>
          <w:p w14:paraId="6BD902D4" w14:textId="6876F240" w:rsidR="00DD1329" w:rsidRDefault="00DD1329" w:rsidP="00261EB1">
            <w:r>
              <w:t>Apr 27, 1951</w:t>
            </w:r>
          </w:p>
        </w:tc>
        <w:tc>
          <w:tcPr>
            <w:tcW w:w="1593" w:type="dxa"/>
          </w:tcPr>
          <w:p w14:paraId="7F4E79AB" w14:textId="15FA11D5" w:rsidR="00DD1329" w:rsidRDefault="00DD1329" w:rsidP="00DD1329">
            <w:r>
              <w:t>B. E. Morriss</w:t>
            </w:r>
          </w:p>
        </w:tc>
        <w:tc>
          <w:tcPr>
            <w:tcW w:w="2329" w:type="dxa"/>
          </w:tcPr>
          <w:p w14:paraId="009EA2AA" w14:textId="3663A84A" w:rsidR="00DD1329" w:rsidRDefault="00DD1329" w:rsidP="00261EB1">
            <w:r>
              <w:t>Sounds like they’re trying to figure out how to hook a mag-tape drive to WW, i.e., the hardware-software balance</w:t>
            </w:r>
          </w:p>
        </w:tc>
        <w:tc>
          <w:tcPr>
            <w:tcW w:w="639" w:type="dxa"/>
          </w:tcPr>
          <w:p w14:paraId="60D30BE1" w14:textId="77777777" w:rsidR="00DD1329" w:rsidRDefault="00DD1329" w:rsidP="00261EB1"/>
        </w:tc>
      </w:tr>
      <w:tr w:rsidR="00DD1329" w14:paraId="254047A0" w14:textId="77777777" w:rsidTr="00261EB1">
        <w:tc>
          <w:tcPr>
            <w:tcW w:w="1629" w:type="dxa"/>
          </w:tcPr>
          <w:p w14:paraId="6EAE37AA" w14:textId="46F19ACC" w:rsidR="00DD1329" w:rsidRDefault="00D864F8" w:rsidP="00261EB1">
            <w:r>
              <w:t>M-1198</w:t>
            </w:r>
          </w:p>
        </w:tc>
        <w:tc>
          <w:tcPr>
            <w:tcW w:w="1980" w:type="dxa"/>
          </w:tcPr>
          <w:p w14:paraId="2C9A788F" w14:textId="0E0E695E" w:rsidR="00DD1329" w:rsidRDefault="00051736" w:rsidP="00261EB1">
            <w:r>
              <w:t>Preparation of Punched Tape for Conversion</w:t>
            </w:r>
          </w:p>
        </w:tc>
        <w:tc>
          <w:tcPr>
            <w:tcW w:w="1180" w:type="dxa"/>
          </w:tcPr>
          <w:p w14:paraId="3D0FCCE8" w14:textId="578DD7F1" w:rsidR="00DD1329" w:rsidRDefault="00051736" w:rsidP="00261EB1">
            <w:r>
              <w:t>Apr 17, 1951</w:t>
            </w:r>
          </w:p>
        </w:tc>
        <w:tc>
          <w:tcPr>
            <w:tcW w:w="1593" w:type="dxa"/>
          </w:tcPr>
          <w:p w14:paraId="2234BAA6" w14:textId="56F29F51" w:rsidR="00DD1329" w:rsidRDefault="00051736" w:rsidP="00261EB1">
            <w:r>
              <w:t>P. Fox</w:t>
            </w:r>
          </w:p>
        </w:tc>
        <w:tc>
          <w:tcPr>
            <w:tcW w:w="2329" w:type="dxa"/>
          </w:tcPr>
          <w:p w14:paraId="5BE92807" w14:textId="0C7F43DE" w:rsidR="00DD1329" w:rsidRDefault="00051736" w:rsidP="00261EB1">
            <w:r>
              <w:t>Cross-references the “previous conversion program” that simply worked word-by-word to convert to and punch 556 tape</w:t>
            </w:r>
          </w:p>
        </w:tc>
        <w:tc>
          <w:tcPr>
            <w:tcW w:w="639" w:type="dxa"/>
          </w:tcPr>
          <w:p w14:paraId="1AB17773" w14:textId="119E5934" w:rsidR="00DD1329" w:rsidRDefault="00051736" w:rsidP="00261EB1">
            <w:r>
              <w:t>Y</w:t>
            </w:r>
          </w:p>
        </w:tc>
      </w:tr>
      <w:tr w:rsidR="00DD1329" w14:paraId="2EBE8919" w14:textId="77777777" w:rsidTr="00261EB1">
        <w:tc>
          <w:tcPr>
            <w:tcW w:w="1629" w:type="dxa"/>
          </w:tcPr>
          <w:p w14:paraId="2E089E97" w14:textId="42D7AC73" w:rsidR="00DD1329" w:rsidRDefault="0023731E" w:rsidP="00261EB1">
            <w:r>
              <w:lastRenderedPageBreak/>
              <w:t>M-1194</w:t>
            </w:r>
          </w:p>
        </w:tc>
        <w:tc>
          <w:tcPr>
            <w:tcW w:w="1980" w:type="dxa"/>
          </w:tcPr>
          <w:p w14:paraId="1BB8DC0D" w14:textId="7AD43EA4" w:rsidR="00DD1329" w:rsidRDefault="0023731E" w:rsidP="00261EB1">
            <w:r>
              <w:t>Equipment Proposal for Programmed Marginal Checking (PMC)</w:t>
            </w:r>
          </w:p>
        </w:tc>
        <w:tc>
          <w:tcPr>
            <w:tcW w:w="1180" w:type="dxa"/>
          </w:tcPr>
          <w:p w14:paraId="1DDEA65B" w14:textId="181024EB" w:rsidR="00DD1329" w:rsidRDefault="0023731E" w:rsidP="00261EB1">
            <w:r>
              <w:t>Apr 4, 1951</w:t>
            </w:r>
          </w:p>
        </w:tc>
        <w:tc>
          <w:tcPr>
            <w:tcW w:w="1593" w:type="dxa"/>
          </w:tcPr>
          <w:p w14:paraId="01A0BD6A" w14:textId="2670A76E" w:rsidR="00DD1329" w:rsidRDefault="0023731E" w:rsidP="00261EB1">
            <w:r>
              <w:t>C W. Watt</w:t>
            </w:r>
          </w:p>
        </w:tc>
        <w:tc>
          <w:tcPr>
            <w:tcW w:w="2329" w:type="dxa"/>
          </w:tcPr>
          <w:p w14:paraId="02A09A34" w14:textId="77777777" w:rsidR="00DD1329" w:rsidRDefault="0023731E" w:rsidP="00261EB1">
            <w:r>
              <w:t>Description of hardware added for program-controlled marginal checking</w:t>
            </w:r>
          </w:p>
          <w:p w14:paraId="0E8F4282" w14:textId="58D293EC" w:rsidR="0023731E" w:rsidRDefault="0023731E" w:rsidP="00261EB1">
            <w:proofErr w:type="spellStart"/>
            <w:r>
              <w:t>Xref</w:t>
            </w:r>
            <w:proofErr w:type="spellEnd"/>
            <w:r>
              <w:t xml:space="preserve"> M-1171</w:t>
            </w:r>
          </w:p>
        </w:tc>
        <w:tc>
          <w:tcPr>
            <w:tcW w:w="639" w:type="dxa"/>
          </w:tcPr>
          <w:p w14:paraId="28F73525" w14:textId="73D28919" w:rsidR="00DD1329" w:rsidRDefault="0023731E" w:rsidP="00261EB1">
            <w:r>
              <w:t>Y</w:t>
            </w:r>
          </w:p>
        </w:tc>
      </w:tr>
      <w:tr w:rsidR="00DD1329" w14:paraId="393A0414" w14:textId="77777777" w:rsidTr="00261EB1">
        <w:tc>
          <w:tcPr>
            <w:tcW w:w="1629" w:type="dxa"/>
          </w:tcPr>
          <w:p w14:paraId="5E9E4C33" w14:textId="2FB62083" w:rsidR="00DD1329" w:rsidRDefault="00CA14C2" w:rsidP="00261EB1">
            <w:r w:rsidRPr="00544F5B">
              <w:rPr>
                <w:b/>
                <w:bCs/>
              </w:rPr>
              <w:t xml:space="preserve">Folder </w:t>
            </w:r>
            <w:r>
              <w:rPr>
                <w:b/>
                <w:bCs/>
              </w:rPr>
              <w:t xml:space="preserve">Feb, </w:t>
            </w:r>
            <w:r w:rsidRPr="00544F5B">
              <w:rPr>
                <w:b/>
                <w:bCs/>
              </w:rPr>
              <w:t>19</w:t>
            </w:r>
            <w:r>
              <w:rPr>
                <w:b/>
                <w:bCs/>
              </w:rPr>
              <w:t>51</w:t>
            </w:r>
          </w:p>
        </w:tc>
        <w:tc>
          <w:tcPr>
            <w:tcW w:w="1980" w:type="dxa"/>
          </w:tcPr>
          <w:p w14:paraId="79DE26FD" w14:textId="77777777" w:rsidR="00DD1329" w:rsidRDefault="00DD1329" w:rsidP="00261EB1"/>
        </w:tc>
        <w:tc>
          <w:tcPr>
            <w:tcW w:w="1180" w:type="dxa"/>
          </w:tcPr>
          <w:p w14:paraId="5A8AB3FD" w14:textId="77777777" w:rsidR="00DD1329" w:rsidRDefault="00DD1329" w:rsidP="00261EB1"/>
        </w:tc>
        <w:tc>
          <w:tcPr>
            <w:tcW w:w="1593" w:type="dxa"/>
          </w:tcPr>
          <w:p w14:paraId="1627E953" w14:textId="77777777" w:rsidR="00DD1329" w:rsidRDefault="00DD1329" w:rsidP="00261EB1"/>
        </w:tc>
        <w:tc>
          <w:tcPr>
            <w:tcW w:w="2329" w:type="dxa"/>
          </w:tcPr>
          <w:p w14:paraId="142EC4A9" w14:textId="77777777" w:rsidR="00DD1329" w:rsidRDefault="00DD1329" w:rsidP="00261EB1"/>
        </w:tc>
        <w:tc>
          <w:tcPr>
            <w:tcW w:w="639" w:type="dxa"/>
          </w:tcPr>
          <w:p w14:paraId="613B4103" w14:textId="77777777" w:rsidR="00DD1329" w:rsidRDefault="00DD1329" w:rsidP="00261EB1"/>
        </w:tc>
      </w:tr>
      <w:tr w:rsidR="00CA14C2" w14:paraId="5D67DD45" w14:textId="77777777" w:rsidTr="00261EB1">
        <w:tc>
          <w:tcPr>
            <w:tcW w:w="1629" w:type="dxa"/>
          </w:tcPr>
          <w:p w14:paraId="5D527F11" w14:textId="2E4A6356" w:rsidR="00CA14C2" w:rsidRDefault="00CA14C2" w:rsidP="00261EB1">
            <w:r>
              <w:t>M-1171</w:t>
            </w:r>
          </w:p>
        </w:tc>
        <w:tc>
          <w:tcPr>
            <w:tcW w:w="1980" w:type="dxa"/>
          </w:tcPr>
          <w:p w14:paraId="40E19561" w14:textId="7FDF20D5" w:rsidR="00CA14C2" w:rsidRDefault="00CA14C2" w:rsidP="00261EB1">
            <w:r>
              <w:t>Marginal Checking Controlled by Program; Preliminary Proposal</w:t>
            </w:r>
          </w:p>
        </w:tc>
        <w:tc>
          <w:tcPr>
            <w:tcW w:w="1180" w:type="dxa"/>
          </w:tcPr>
          <w:p w14:paraId="292C7ACA" w14:textId="7559D6E4" w:rsidR="00CA14C2" w:rsidRDefault="00CA14C2" w:rsidP="00261EB1">
            <w:r>
              <w:t>Feb 6, 1951</w:t>
            </w:r>
          </w:p>
        </w:tc>
        <w:tc>
          <w:tcPr>
            <w:tcW w:w="1593" w:type="dxa"/>
          </w:tcPr>
          <w:p w14:paraId="2A6F54FA" w14:textId="7018EE04" w:rsidR="00CA14C2" w:rsidRDefault="00CA14C2" w:rsidP="00261EB1">
            <w:r>
              <w:t>R P. Mayer</w:t>
            </w:r>
          </w:p>
        </w:tc>
        <w:tc>
          <w:tcPr>
            <w:tcW w:w="2329" w:type="dxa"/>
          </w:tcPr>
          <w:p w14:paraId="0C1BBA23" w14:textId="77777777" w:rsidR="00CA14C2" w:rsidRDefault="00CA14C2" w:rsidP="00261EB1"/>
        </w:tc>
        <w:tc>
          <w:tcPr>
            <w:tcW w:w="639" w:type="dxa"/>
          </w:tcPr>
          <w:p w14:paraId="1EC096DA" w14:textId="77777777" w:rsidR="00CA14C2" w:rsidRDefault="00CA14C2" w:rsidP="00261EB1"/>
        </w:tc>
      </w:tr>
      <w:tr w:rsidR="00CA14C2" w14:paraId="2BCA9049" w14:textId="77777777" w:rsidTr="00261EB1">
        <w:tc>
          <w:tcPr>
            <w:tcW w:w="1629" w:type="dxa"/>
          </w:tcPr>
          <w:p w14:paraId="51AF7A37" w14:textId="77777777" w:rsidR="00CA14C2" w:rsidRDefault="00CA14C2" w:rsidP="00261EB1"/>
        </w:tc>
        <w:tc>
          <w:tcPr>
            <w:tcW w:w="1980" w:type="dxa"/>
          </w:tcPr>
          <w:p w14:paraId="53F067A5" w14:textId="77777777" w:rsidR="00CA14C2" w:rsidRDefault="00CA14C2" w:rsidP="00261EB1"/>
        </w:tc>
        <w:tc>
          <w:tcPr>
            <w:tcW w:w="1180" w:type="dxa"/>
          </w:tcPr>
          <w:p w14:paraId="48C512B6" w14:textId="77777777" w:rsidR="00CA14C2" w:rsidRDefault="00CA14C2" w:rsidP="00261EB1"/>
        </w:tc>
        <w:tc>
          <w:tcPr>
            <w:tcW w:w="1593" w:type="dxa"/>
          </w:tcPr>
          <w:p w14:paraId="4B6BADED" w14:textId="77777777" w:rsidR="00CA14C2" w:rsidRDefault="00CA14C2" w:rsidP="00261EB1"/>
        </w:tc>
        <w:tc>
          <w:tcPr>
            <w:tcW w:w="2329" w:type="dxa"/>
          </w:tcPr>
          <w:p w14:paraId="7CFC46D1" w14:textId="77777777" w:rsidR="00CA14C2" w:rsidRDefault="00CA14C2" w:rsidP="00261EB1"/>
        </w:tc>
        <w:tc>
          <w:tcPr>
            <w:tcW w:w="639" w:type="dxa"/>
          </w:tcPr>
          <w:p w14:paraId="7535CB70" w14:textId="77777777" w:rsidR="00CA14C2" w:rsidRDefault="00CA14C2" w:rsidP="00261EB1"/>
        </w:tc>
      </w:tr>
      <w:tr w:rsidR="00CA14C2" w14:paraId="3F1AA5C0" w14:textId="77777777" w:rsidTr="00261EB1">
        <w:tc>
          <w:tcPr>
            <w:tcW w:w="1629" w:type="dxa"/>
          </w:tcPr>
          <w:p w14:paraId="396D16A7" w14:textId="77777777" w:rsidR="00CA14C2" w:rsidRDefault="00CA14C2" w:rsidP="00261EB1"/>
        </w:tc>
        <w:tc>
          <w:tcPr>
            <w:tcW w:w="1980" w:type="dxa"/>
          </w:tcPr>
          <w:p w14:paraId="290AD12C" w14:textId="77777777" w:rsidR="00CA14C2" w:rsidRDefault="00CA14C2" w:rsidP="00261EB1"/>
        </w:tc>
        <w:tc>
          <w:tcPr>
            <w:tcW w:w="1180" w:type="dxa"/>
          </w:tcPr>
          <w:p w14:paraId="1F0749EC" w14:textId="77777777" w:rsidR="00CA14C2" w:rsidRDefault="00CA14C2" w:rsidP="00261EB1"/>
        </w:tc>
        <w:tc>
          <w:tcPr>
            <w:tcW w:w="1593" w:type="dxa"/>
          </w:tcPr>
          <w:p w14:paraId="75AB9A67" w14:textId="77777777" w:rsidR="00CA14C2" w:rsidRDefault="00CA14C2" w:rsidP="00261EB1"/>
        </w:tc>
        <w:tc>
          <w:tcPr>
            <w:tcW w:w="2329" w:type="dxa"/>
          </w:tcPr>
          <w:p w14:paraId="534F600C" w14:textId="77777777" w:rsidR="00CA14C2" w:rsidRDefault="00CA14C2" w:rsidP="00261EB1"/>
        </w:tc>
        <w:tc>
          <w:tcPr>
            <w:tcW w:w="639" w:type="dxa"/>
          </w:tcPr>
          <w:p w14:paraId="2724854D" w14:textId="77777777" w:rsidR="00CA14C2" w:rsidRDefault="00CA14C2" w:rsidP="00261EB1"/>
        </w:tc>
      </w:tr>
      <w:tr w:rsidR="00CA14C2" w14:paraId="1B0370BC" w14:textId="77777777" w:rsidTr="00261EB1">
        <w:tc>
          <w:tcPr>
            <w:tcW w:w="1629" w:type="dxa"/>
          </w:tcPr>
          <w:p w14:paraId="10EABD21" w14:textId="77777777" w:rsidR="00CA14C2" w:rsidRDefault="00CA14C2" w:rsidP="00261EB1"/>
        </w:tc>
        <w:tc>
          <w:tcPr>
            <w:tcW w:w="1980" w:type="dxa"/>
          </w:tcPr>
          <w:p w14:paraId="1866653F" w14:textId="77777777" w:rsidR="00CA14C2" w:rsidRDefault="00CA14C2" w:rsidP="00261EB1"/>
        </w:tc>
        <w:tc>
          <w:tcPr>
            <w:tcW w:w="1180" w:type="dxa"/>
          </w:tcPr>
          <w:p w14:paraId="2B46D597" w14:textId="77777777" w:rsidR="00CA14C2" w:rsidRDefault="00CA14C2" w:rsidP="00261EB1"/>
        </w:tc>
        <w:tc>
          <w:tcPr>
            <w:tcW w:w="1593" w:type="dxa"/>
          </w:tcPr>
          <w:p w14:paraId="577CC211" w14:textId="77777777" w:rsidR="00CA14C2" w:rsidRDefault="00CA14C2" w:rsidP="00261EB1"/>
        </w:tc>
        <w:tc>
          <w:tcPr>
            <w:tcW w:w="2329" w:type="dxa"/>
          </w:tcPr>
          <w:p w14:paraId="682DF990" w14:textId="77777777" w:rsidR="00CA14C2" w:rsidRDefault="00CA14C2" w:rsidP="00261EB1"/>
        </w:tc>
        <w:tc>
          <w:tcPr>
            <w:tcW w:w="639" w:type="dxa"/>
          </w:tcPr>
          <w:p w14:paraId="46CBFF06" w14:textId="77777777" w:rsidR="00CA14C2" w:rsidRDefault="00CA14C2" w:rsidP="00261EB1"/>
        </w:tc>
      </w:tr>
    </w:tbl>
    <w:p w14:paraId="2876E998" w14:textId="5C90A31F" w:rsidR="00316389" w:rsidRDefault="00316389" w:rsidP="00A35CC4"/>
    <w:p w14:paraId="33CEBC79" w14:textId="1D212A20" w:rsidR="000E1891" w:rsidRDefault="000E1891" w:rsidP="00A35CC4"/>
    <w:p w14:paraId="0B15DA20" w14:textId="2564F48F" w:rsidR="000E1891" w:rsidRDefault="000E1891" w:rsidP="000E1891">
      <w:pPr>
        <w:pStyle w:val="Heading3"/>
      </w:pPr>
      <w:bookmarkStart w:id="64" w:name="_Toc193914343"/>
      <w:r>
        <w:t>Box 24 – Aug 1951 to Mar 1952</w:t>
      </w:r>
      <w:bookmarkEnd w:id="64"/>
    </w:p>
    <w:p w14:paraId="1C59E1FF" w14:textId="7FEF69EB" w:rsidR="000E1891" w:rsidRDefault="000E1891" w:rsidP="00A35CC4"/>
    <w:tbl>
      <w:tblPr>
        <w:tblStyle w:val="TableGrid"/>
        <w:tblW w:w="0" w:type="auto"/>
        <w:tblLook w:val="04A0" w:firstRow="1" w:lastRow="0" w:firstColumn="1" w:lastColumn="0" w:noHBand="0" w:noVBand="1"/>
      </w:tblPr>
      <w:tblGrid>
        <w:gridCol w:w="1652"/>
        <w:gridCol w:w="1999"/>
        <w:gridCol w:w="1195"/>
        <w:gridCol w:w="1609"/>
        <w:gridCol w:w="2360"/>
        <w:gridCol w:w="535"/>
      </w:tblGrid>
      <w:tr w:rsidR="000E1891" w14:paraId="6CCDF5D9" w14:textId="77777777" w:rsidTr="00296FBD">
        <w:tc>
          <w:tcPr>
            <w:tcW w:w="1652" w:type="dxa"/>
            <w:shd w:val="clear" w:color="auto" w:fill="DAEEF3" w:themeFill="accent5" w:themeFillTint="33"/>
          </w:tcPr>
          <w:p w14:paraId="2E4C655B" w14:textId="77777777" w:rsidR="000E1891" w:rsidRDefault="000E1891" w:rsidP="00296FBD">
            <w:r>
              <w:t>Doc Num</w:t>
            </w:r>
          </w:p>
        </w:tc>
        <w:tc>
          <w:tcPr>
            <w:tcW w:w="1999" w:type="dxa"/>
            <w:shd w:val="clear" w:color="auto" w:fill="DAEEF3" w:themeFill="accent5" w:themeFillTint="33"/>
          </w:tcPr>
          <w:p w14:paraId="43D91924" w14:textId="77777777" w:rsidR="000E1891" w:rsidRDefault="000E1891" w:rsidP="00296FBD">
            <w:r>
              <w:t>Title</w:t>
            </w:r>
          </w:p>
        </w:tc>
        <w:tc>
          <w:tcPr>
            <w:tcW w:w="1195" w:type="dxa"/>
            <w:shd w:val="clear" w:color="auto" w:fill="DAEEF3" w:themeFill="accent5" w:themeFillTint="33"/>
          </w:tcPr>
          <w:p w14:paraId="7AA6660C" w14:textId="77777777" w:rsidR="000E1891" w:rsidRDefault="000E1891" w:rsidP="00296FBD">
            <w:r>
              <w:t>Date</w:t>
            </w:r>
          </w:p>
        </w:tc>
        <w:tc>
          <w:tcPr>
            <w:tcW w:w="1609" w:type="dxa"/>
            <w:shd w:val="clear" w:color="auto" w:fill="DAEEF3" w:themeFill="accent5" w:themeFillTint="33"/>
          </w:tcPr>
          <w:p w14:paraId="5CA5D0BF" w14:textId="77777777" w:rsidR="000E1891" w:rsidRDefault="000E1891" w:rsidP="00296FBD">
            <w:r>
              <w:t>Author</w:t>
            </w:r>
          </w:p>
        </w:tc>
        <w:tc>
          <w:tcPr>
            <w:tcW w:w="2360" w:type="dxa"/>
            <w:shd w:val="clear" w:color="auto" w:fill="DAEEF3" w:themeFill="accent5" w:themeFillTint="33"/>
          </w:tcPr>
          <w:p w14:paraId="604608ED" w14:textId="77777777" w:rsidR="000E1891" w:rsidRDefault="000E1891" w:rsidP="00296FBD">
            <w:r>
              <w:t>Notes</w:t>
            </w:r>
          </w:p>
        </w:tc>
        <w:tc>
          <w:tcPr>
            <w:tcW w:w="535" w:type="dxa"/>
            <w:shd w:val="clear" w:color="auto" w:fill="DAEEF3" w:themeFill="accent5" w:themeFillTint="33"/>
          </w:tcPr>
          <w:p w14:paraId="79D14842" w14:textId="77777777" w:rsidR="000E1891" w:rsidRDefault="000E1891" w:rsidP="00296FBD">
            <w:r>
              <w:t xml:space="preserve">Ph </w:t>
            </w:r>
            <w:proofErr w:type="spellStart"/>
            <w:r>
              <w:t>oto</w:t>
            </w:r>
            <w:proofErr w:type="spellEnd"/>
          </w:p>
        </w:tc>
      </w:tr>
      <w:tr w:rsidR="000E1891" w14:paraId="1CEA776F" w14:textId="77777777" w:rsidTr="00296FBD">
        <w:tc>
          <w:tcPr>
            <w:tcW w:w="1652" w:type="dxa"/>
          </w:tcPr>
          <w:p w14:paraId="345D78FF" w14:textId="1E5C55F1" w:rsidR="000E1891" w:rsidRPr="00544F5B" w:rsidRDefault="000E1891" w:rsidP="00296FBD">
            <w:pPr>
              <w:rPr>
                <w:b/>
                <w:bCs/>
              </w:rPr>
            </w:pPr>
            <w:r w:rsidRPr="00544F5B">
              <w:rPr>
                <w:b/>
                <w:bCs/>
              </w:rPr>
              <w:t xml:space="preserve">Folder </w:t>
            </w:r>
            <w:r>
              <w:rPr>
                <w:b/>
                <w:bCs/>
              </w:rPr>
              <w:t xml:space="preserve">Sep </w:t>
            </w:r>
            <w:r w:rsidRPr="00544F5B">
              <w:rPr>
                <w:b/>
                <w:bCs/>
              </w:rPr>
              <w:t>195</w:t>
            </w:r>
            <w:r>
              <w:rPr>
                <w:b/>
                <w:bCs/>
              </w:rPr>
              <w:t>1</w:t>
            </w:r>
          </w:p>
        </w:tc>
        <w:tc>
          <w:tcPr>
            <w:tcW w:w="1999" w:type="dxa"/>
          </w:tcPr>
          <w:p w14:paraId="00F7AF86" w14:textId="77777777" w:rsidR="000E1891" w:rsidRDefault="000E1891" w:rsidP="00296FBD"/>
        </w:tc>
        <w:tc>
          <w:tcPr>
            <w:tcW w:w="1195" w:type="dxa"/>
          </w:tcPr>
          <w:p w14:paraId="391555D6" w14:textId="77777777" w:rsidR="000E1891" w:rsidRDefault="000E1891" w:rsidP="00296FBD"/>
        </w:tc>
        <w:tc>
          <w:tcPr>
            <w:tcW w:w="1609" w:type="dxa"/>
          </w:tcPr>
          <w:p w14:paraId="028AC864" w14:textId="77777777" w:rsidR="000E1891" w:rsidRDefault="000E1891" w:rsidP="00296FBD"/>
        </w:tc>
        <w:tc>
          <w:tcPr>
            <w:tcW w:w="2360" w:type="dxa"/>
          </w:tcPr>
          <w:p w14:paraId="21365482" w14:textId="77777777" w:rsidR="000E1891" w:rsidRDefault="000E1891" w:rsidP="00296FBD"/>
        </w:tc>
        <w:tc>
          <w:tcPr>
            <w:tcW w:w="535" w:type="dxa"/>
          </w:tcPr>
          <w:p w14:paraId="3C54D133" w14:textId="77777777" w:rsidR="000E1891" w:rsidRDefault="000E1891" w:rsidP="00296FBD"/>
        </w:tc>
      </w:tr>
      <w:tr w:rsidR="000E1891" w14:paraId="0228BEBE" w14:textId="77777777" w:rsidTr="00296FBD">
        <w:tc>
          <w:tcPr>
            <w:tcW w:w="1652" w:type="dxa"/>
          </w:tcPr>
          <w:p w14:paraId="69F491FF" w14:textId="4E8DD092" w:rsidR="000E1891" w:rsidRPr="00AE2C4E" w:rsidRDefault="000E1891" w:rsidP="00296FBD">
            <w:r>
              <w:t>E-403</w:t>
            </w:r>
          </w:p>
        </w:tc>
        <w:tc>
          <w:tcPr>
            <w:tcW w:w="1999" w:type="dxa"/>
          </w:tcPr>
          <w:p w14:paraId="6691D813" w14:textId="25EFE4C4" w:rsidR="000E1891" w:rsidRDefault="000E1891" w:rsidP="00296FBD">
            <w:r>
              <w:t>Television Demonstration Unit</w:t>
            </w:r>
          </w:p>
        </w:tc>
        <w:tc>
          <w:tcPr>
            <w:tcW w:w="1195" w:type="dxa"/>
          </w:tcPr>
          <w:p w14:paraId="041B3516" w14:textId="67EE14EF" w:rsidR="000E1891" w:rsidRDefault="000E1891" w:rsidP="00296FBD">
            <w:r>
              <w:t>20 Sep, 1951</w:t>
            </w:r>
          </w:p>
        </w:tc>
        <w:tc>
          <w:tcPr>
            <w:tcW w:w="1609" w:type="dxa"/>
          </w:tcPr>
          <w:p w14:paraId="22D03ADA" w14:textId="780D5740" w:rsidR="000E1891" w:rsidRDefault="000E1891" w:rsidP="00296FBD">
            <w:r>
              <w:t>M F. Mann</w:t>
            </w:r>
          </w:p>
        </w:tc>
        <w:tc>
          <w:tcPr>
            <w:tcW w:w="2360" w:type="dxa"/>
          </w:tcPr>
          <w:p w14:paraId="296E76F7" w14:textId="72A60F7B" w:rsidR="000E1891" w:rsidRDefault="000E1891" w:rsidP="00296FBD">
            <w:r>
              <w:t xml:space="preserve">This doc outlines a way that they used a visible CRT (“television”) to display the contents of an ES Tube.  Designed originally for visitor demos, </w:t>
            </w:r>
            <w:proofErr w:type="gramStart"/>
            <w:r>
              <w:t>apparently</w:t>
            </w:r>
            <w:proofErr w:type="gramEnd"/>
            <w:r>
              <w:t xml:space="preserve"> they liked it enough to make it into part of the ES test procedure</w:t>
            </w:r>
          </w:p>
        </w:tc>
        <w:tc>
          <w:tcPr>
            <w:tcW w:w="535" w:type="dxa"/>
          </w:tcPr>
          <w:p w14:paraId="0DD6BD4C" w14:textId="77777777" w:rsidR="000E1891" w:rsidRDefault="000E1891" w:rsidP="00296FBD"/>
        </w:tc>
      </w:tr>
      <w:tr w:rsidR="000E1891" w14:paraId="438D96AE" w14:textId="77777777" w:rsidTr="00296FBD">
        <w:tc>
          <w:tcPr>
            <w:tcW w:w="1652" w:type="dxa"/>
          </w:tcPr>
          <w:p w14:paraId="15ED648D" w14:textId="278D887D" w:rsidR="000E1891" w:rsidRDefault="000E1891" w:rsidP="00296FBD">
            <w:r>
              <w:t>M-1280</w:t>
            </w:r>
          </w:p>
        </w:tc>
        <w:tc>
          <w:tcPr>
            <w:tcW w:w="1999" w:type="dxa"/>
          </w:tcPr>
          <w:p w14:paraId="4F372BFF" w14:textId="19AD3662" w:rsidR="000E1891" w:rsidRDefault="000E1891" w:rsidP="00296FBD">
            <w:r>
              <w:t>The use of “Dag” for interior wall coating</w:t>
            </w:r>
          </w:p>
        </w:tc>
        <w:tc>
          <w:tcPr>
            <w:tcW w:w="1195" w:type="dxa"/>
          </w:tcPr>
          <w:p w14:paraId="129FA703" w14:textId="04416817" w:rsidR="000E1891" w:rsidRDefault="000E1891" w:rsidP="00296FBD">
            <w:r>
              <w:t>20 Sep 1951</w:t>
            </w:r>
          </w:p>
        </w:tc>
        <w:tc>
          <w:tcPr>
            <w:tcW w:w="1609" w:type="dxa"/>
          </w:tcPr>
          <w:p w14:paraId="11D6DB9C" w14:textId="1A597516" w:rsidR="000E1891" w:rsidRDefault="000E1891" w:rsidP="00296FBD">
            <w:r>
              <w:t>R. A. Maglio</w:t>
            </w:r>
          </w:p>
        </w:tc>
        <w:tc>
          <w:tcPr>
            <w:tcW w:w="2360" w:type="dxa"/>
          </w:tcPr>
          <w:p w14:paraId="7AB3A804" w14:textId="04C1D346" w:rsidR="000E1891" w:rsidRDefault="000E1891" w:rsidP="00296FBD">
            <w:r>
              <w:t>It’s a chemical process for coating the inside of a glass vacuum tube envelope…</w:t>
            </w:r>
          </w:p>
        </w:tc>
        <w:tc>
          <w:tcPr>
            <w:tcW w:w="535" w:type="dxa"/>
          </w:tcPr>
          <w:p w14:paraId="59419212" w14:textId="77777777" w:rsidR="000E1891" w:rsidRDefault="000E1891" w:rsidP="00296FBD"/>
        </w:tc>
      </w:tr>
    </w:tbl>
    <w:p w14:paraId="1EBF5C80" w14:textId="77777777" w:rsidR="000E1891" w:rsidRDefault="000E1891" w:rsidP="00A35CC4"/>
    <w:p w14:paraId="7A9F57EF" w14:textId="7FCF8804" w:rsidR="000E1891" w:rsidRDefault="000E1891" w:rsidP="00A35CC4"/>
    <w:p w14:paraId="57A1ED6C" w14:textId="7A1E3EB1" w:rsidR="004043C6" w:rsidRDefault="004043C6" w:rsidP="00A35CC4"/>
    <w:p w14:paraId="4EE45706" w14:textId="6F69F359" w:rsidR="004043C6" w:rsidRDefault="004043C6" w:rsidP="004043C6">
      <w:pPr>
        <w:pStyle w:val="Heading3"/>
      </w:pPr>
      <w:bookmarkStart w:id="65" w:name="_Toc193914344"/>
      <w:r>
        <w:t>Box 25 – Apr 1952 to Nov 1952</w:t>
      </w:r>
      <w:bookmarkEnd w:id="65"/>
    </w:p>
    <w:p w14:paraId="28EB6B81" w14:textId="77777777" w:rsidR="004043C6" w:rsidRDefault="004043C6" w:rsidP="004043C6"/>
    <w:tbl>
      <w:tblPr>
        <w:tblStyle w:val="TableGrid"/>
        <w:tblW w:w="0" w:type="auto"/>
        <w:tblLook w:val="04A0" w:firstRow="1" w:lastRow="0" w:firstColumn="1" w:lastColumn="0" w:noHBand="0" w:noVBand="1"/>
      </w:tblPr>
      <w:tblGrid>
        <w:gridCol w:w="1652"/>
        <w:gridCol w:w="1999"/>
        <w:gridCol w:w="1195"/>
        <w:gridCol w:w="1609"/>
        <w:gridCol w:w="2360"/>
        <w:gridCol w:w="535"/>
      </w:tblGrid>
      <w:tr w:rsidR="004043C6" w14:paraId="274DCAFA" w14:textId="77777777" w:rsidTr="00296FBD">
        <w:tc>
          <w:tcPr>
            <w:tcW w:w="1652" w:type="dxa"/>
            <w:shd w:val="clear" w:color="auto" w:fill="DAEEF3" w:themeFill="accent5" w:themeFillTint="33"/>
          </w:tcPr>
          <w:p w14:paraId="6A880409" w14:textId="77777777" w:rsidR="004043C6" w:rsidRDefault="004043C6" w:rsidP="00296FBD">
            <w:r>
              <w:lastRenderedPageBreak/>
              <w:t>Doc Num</w:t>
            </w:r>
          </w:p>
        </w:tc>
        <w:tc>
          <w:tcPr>
            <w:tcW w:w="1999" w:type="dxa"/>
            <w:shd w:val="clear" w:color="auto" w:fill="DAEEF3" w:themeFill="accent5" w:themeFillTint="33"/>
          </w:tcPr>
          <w:p w14:paraId="7F0FB4BE" w14:textId="77777777" w:rsidR="004043C6" w:rsidRDefault="004043C6" w:rsidP="00296FBD">
            <w:r>
              <w:t>Title</w:t>
            </w:r>
          </w:p>
        </w:tc>
        <w:tc>
          <w:tcPr>
            <w:tcW w:w="1195" w:type="dxa"/>
            <w:shd w:val="clear" w:color="auto" w:fill="DAEEF3" w:themeFill="accent5" w:themeFillTint="33"/>
          </w:tcPr>
          <w:p w14:paraId="1895D74F" w14:textId="77777777" w:rsidR="004043C6" w:rsidRDefault="004043C6" w:rsidP="00296FBD">
            <w:r>
              <w:t>Date</w:t>
            </w:r>
          </w:p>
        </w:tc>
        <w:tc>
          <w:tcPr>
            <w:tcW w:w="1609" w:type="dxa"/>
            <w:shd w:val="clear" w:color="auto" w:fill="DAEEF3" w:themeFill="accent5" w:themeFillTint="33"/>
          </w:tcPr>
          <w:p w14:paraId="4771B5F5" w14:textId="77777777" w:rsidR="004043C6" w:rsidRDefault="004043C6" w:rsidP="00296FBD">
            <w:r>
              <w:t>Author</w:t>
            </w:r>
          </w:p>
        </w:tc>
        <w:tc>
          <w:tcPr>
            <w:tcW w:w="2360" w:type="dxa"/>
            <w:shd w:val="clear" w:color="auto" w:fill="DAEEF3" w:themeFill="accent5" w:themeFillTint="33"/>
          </w:tcPr>
          <w:p w14:paraId="705E640C" w14:textId="77777777" w:rsidR="004043C6" w:rsidRDefault="004043C6" w:rsidP="00296FBD">
            <w:r>
              <w:t>Notes</w:t>
            </w:r>
          </w:p>
        </w:tc>
        <w:tc>
          <w:tcPr>
            <w:tcW w:w="535" w:type="dxa"/>
            <w:shd w:val="clear" w:color="auto" w:fill="DAEEF3" w:themeFill="accent5" w:themeFillTint="33"/>
          </w:tcPr>
          <w:p w14:paraId="70311DB6" w14:textId="77777777" w:rsidR="004043C6" w:rsidRDefault="004043C6" w:rsidP="00296FBD">
            <w:r>
              <w:t xml:space="preserve">Ph </w:t>
            </w:r>
            <w:proofErr w:type="spellStart"/>
            <w:r>
              <w:t>oto</w:t>
            </w:r>
            <w:proofErr w:type="spellEnd"/>
          </w:p>
        </w:tc>
      </w:tr>
      <w:tr w:rsidR="004043C6" w14:paraId="5E205FF3" w14:textId="77777777" w:rsidTr="00296FBD">
        <w:tc>
          <w:tcPr>
            <w:tcW w:w="1652" w:type="dxa"/>
          </w:tcPr>
          <w:p w14:paraId="6E709609" w14:textId="5081EC57" w:rsidR="004043C6" w:rsidRPr="00544F5B" w:rsidRDefault="004043C6" w:rsidP="00296FBD">
            <w:pPr>
              <w:rPr>
                <w:b/>
                <w:bCs/>
              </w:rPr>
            </w:pPr>
            <w:r w:rsidRPr="00544F5B">
              <w:rPr>
                <w:b/>
                <w:bCs/>
              </w:rPr>
              <w:t xml:space="preserve">Folder </w:t>
            </w:r>
            <w:r w:rsidR="009D38AB">
              <w:rPr>
                <w:b/>
                <w:bCs/>
              </w:rPr>
              <w:t>Apr</w:t>
            </w:r>
            <w:r>
              <w:rPr>
                <w:b/>
                <w:bCs/>
              </w:rPr>
              <w:t xml:space="preserve"> </w:t>
            </w:r>
            <w:r w:rsidRPr="00544F5B">
              <w:rPr>
                <w:b/>
                <w:bCs/>
              </w:rPr>
              <w:t>195</w:t>
            </w:r>
            <w:r w:rsidR="009D38AB">
              <w:rPr>
                <w:b/>
                <w:bCs/>
              </w:rPr>
              <w:t>2</w:t>
            </w:r>
          </w:p>
        </w:tc>
        <w:tc>
          <w:tcPr>
            <w:tcW w:w="1999" w:type="dxa"/>
          </w:tcPr>
          <w:p w14:paraId="7038C077" w14:textId="77777777" w:rsidR="004043C6" w:rsidRDefault="004043C6" w:rsidP="00296FBD"/>
        </w:tc>
        <w:tc>
          <w:tcPr>
            <w:tcW w:w="1195" w:type="dxa"/>
          </w:tcPr>
          <w:p w14:paraId="4C3C9655" w14:textId="77777777" w:rsidR="004043C6" w:rsidRDefault="004043C6" w:rsidP="00296FBD"/>
        </w:tc>
        <w:tc>
          <w:tcPr>
            <w:tcW w:w="1609" w:type="dxa"/>
          </w:tcPr>
          <w:p w14:paraId="4B601385" w14:textId="77777777" w:rsidR="004043C6" w:rsidRDefault="004043C6" w:rsidP="00296FBD"/>
        </w:tc>
        <w:tc>
          <w:tcPr>
            <w:tcW w:w="2360" w:type="dxa"/>
          </w:tcPr>
          <w:p w14:paraId="3FD9AA96" w14:textId="77777777" w:rsidR="004043C6" w:rsidRDefault="004043C6" w:rsidP="00296FBD"/>
        </w:tc>
        <w:tc>
          <w:tcPr>
            <w:tcW w:w="535" w:type="dxa"/>
          </w:tcPr>
          <w:p w14:paraId="1C720B18" w14:textId="77777777" w:rsidR="004043C6" w:rsidRDefault="004043C6" w:rsidP="00296FBD"/>
        </w:tc>
      </w:tr>
      <w:tr w:rsidR="004043C6" w14:paraId="600D3268" w14:textId="77777777" w:rsidTr="00296FBD">
        <w:tc>
          <w:tcPr>
            <w:tcW w:w="1652" w:type="dxa"/>
          </w:tcPr>
          <w:p w14:paraId="1B0DCB04" w14:textId="0D608B81" w:rsidR="004043C6" w:rsidRPr="00AE2C4E" w:rsidRDefault="009D38AB" w:rsidP="00296FBD">
            <w:r>
              <w:t>M-1445</w:t>
            </w:r>
          </w:p>
        </w:tc>
        <w:tc>
          <w:tcPr>
            <w:tcW w:w="1999" w:type="dxa"/>
          </w:tcPr>
          <w:p w14:paraId="7B3214D8" w14:textId="010784DE" w:rsidR="004043C6" w:rsidRDefault="009D38AB" w:rsidP="00296FBD">
            <w:r>
              <w:t>Automatic Assembly of Programs</w:t>
            </w:r>
          </w:p>
        </w:tc>
        <w:tc>
          <w:tcPr>
            <w:tcW w:w="1195" w:type="dxa"/>
          </w:tcPr>
          <w:p w14:paraId="4B568BBE" w14:textId="0D3C9439" w:rsidR="004043C6" w:rsidRDefault="009D38AB" w:rsidP="00296FBD">
            <w:r>
              <w:t>Apr 23, 1952</w:t>
            </w:r>
          </w:p>
        </w:tc>
        <w:tc>
          <w:tcPr>
            <w:tcW w:w="1609" w:type="dxa"/>
          </w:tcPr>
          <w:p w14:paraId="523BD9CE" w14:textId="3E1BBC05" w:rsidR="004043C6" w:rsidRDefault="009D38AB" w:rsidP="00296FBD">
            <w:r>
              <w:t>John W. Carr</w:t>
            </w:r>
          </w:p>
        </w:tc>
        <w:tc>
          <w:tcPr>
            <w:tcW w:w="2360" w:type="dxa"/>
          </w:tcPr>
          <w:p w14:paraId="40EBED5D" w14:textId="77777777" w:rsidR="004043C6" w:rsidRDefault="009D38AB" w:rsidP="00296FBD">
            <w:r>
              <w:t xml:space="preserve">This doc is on </w:t>
            </w:r>
            <w:proofErr w:type="spellStart"/>
            <w:r>
              <w:t>bitsavers</w:t>
            </w:r>
            <w:proofErr w:type="spellEnd"/>
            <w:r>
              <w:t>…</w:t>
            </w:r>
          </w:p>
          <w:p w14:paraId="5D1F8F3F" w14:textId="63D0A29C" w:rsidR="009D38AB" w:rsidRDefault="009D38AB" w:rsidP="00296FBD">
            <w:r>
              <w:t>But this is a very clean copy</w:t>
            </w:r>
          </w:p>
        </w:tc>
        <w:tc>
          <w:tcPr>
            <w:tcW w:w="535" w:type="dxa"/>
          </w:tcPr>
          <w:p w14:paraId="1EC754CE" w14:textId="77777777" w:rsidR="004043C6" w:rsidRDefault="004043C6" w:rsidP="00296FBD"/>
        </w:tc>
      </w:tr>
      <w:tr w:rsidR="009D38AB" w14:paraId="73E9FC8B" w14:textId="77777777" w:rsidTr="00296FBD">
        <w:tc>
          <w:tcPr>
            <w:tcW w:w="1652" w:type="dxa"/>
          </w:tcPr>
          <w:p w14:paraId="621A056D" w14:textId="45AFA38D" w:rsidR="009D38AB" w:rsidRDefault="009D38AB" w:rsidP="00296FBD">
            <w:r>
              <w:t>R-208</w:t>
            </w:r>
          </w:p>
        </w:tc>
        <w:tc>
          <w:tcPr>
            <w:tcW w:w="1999" w:type="dxa"/>
          </w:tcPr>
          <w:p w14:paraId="1B4F048F" w14:textId="2BA11887" w:rsidR="009D38AB" w:rsidRDefault="009D38AB" w:rsidP="00296FBD">
            <w:r>
              <w:t>The Digital Computer as a Control Element</w:t>
            </w:r>
          </w:p>
        </w:tc>
        <w:tc>
          <w:tcPr>
            <w:tcW w:w="1195" w:type="dxa"/>
          </w:tcPr>
          <w:p w14:paraId="416EB33F" w14:textId="6C992D48" w:rsidR="009D38AB" w:rsidRDefault="009D38AB" w:rsidP="00296FBD">
            <w:r>
              <w:t>Mar 5, 1952</w:t>
            </w:r>
          </w:p>
        </w:tc>
        <w:tc>
          <w:tcPr>
            <w:tcW w:w="1609" w:type="dxa"/>
          </w:tcPr>
          <w:p w14:paraId="4EDF54CC" w14:textId="2990FD5D" w:rsidR="009D38AB" w:rsidRDefault="009D38AB" w:rsidP="00296FBD">
            <w:r>
              <w:t>C. R. Wieser</w:t>
            </w:r>
          </w:p>
        </w:tc>
        <w:tc>
          <w:tcPr>
            <w:tcW w:w="2360" w:type="dxa"/>
          </w:tcPr>
          <w:p w14:paraId="68C4F8F0" w14:textId="379E9029" w:rsidR="009D38AB" w:rsidRDefault="009D38AB" w:rsidP="00296FBD">
            <w:r>
              <w:t>IRE conference paper</w:t>
            </w:r>
            <w:r w:rsidR="00713348">
              <w:t>.  (It’s stapled in a way that’s inconvenient to photograph)</w:t>
            </w:r>
          </w:p>
        </w:tc>
        <w:tc>
          <w:tcPr>
            <w:tcW w:w="535" w:type="dxa"/>
          </w:tcPr>
          <w:p w14:paraId="678EFF6E" w14:textId="77777777" w:rsidR="009D38AB" w:rsidRDefault="009D38AB" w:rsidP="00296FBD"/>
        </w:tc>
      </w:tr>
      <w:tr w:rsidR="00713348" w14:paraId="6432A71A" w14:textId="77777777" w:rsidTr="00296FBD">
        <w:tc>
          <w:tcPr>
            <w:tcW w:w="1652" w:type="dxa"/>
          </w:tcPr>
          <w:p w14:paraId="61122E5F" w14:textId="294B56A5" w:rsidR="00713348" w:rsidRDefault="004C2812" w:rsidP="00296FBD">
            <w:r w:rsidRPr="00544F5B">
              <w:rPr>
                <w:b/>
                <w:bCs/>
              </w:rPr>
              <w:t xml:space="preserve">Folder </w:t>
            </w:r>
            <w:r>
              <w:rPr>
                <w:b/>
                <w:bCs/>
              </w:rPr>
              <w:t xml:space="preserve">Aug </w:t>
            </w:r>
            <w:r w:rsidRPr="00544F5B">
              <w:rPr>
                <w:b/>
                <w:bCs/>
              </w:rPr>
              <w:t>195</w:t>
            </w:r>
            <w:r>
              <w:rPr>
                <w:b/>
                <w:bCs/>
              </w:rPr>
              <w:t>2</w:t>
            </w:r>
          </w:p>
        </w:tc>
        <w:tc>
          <w:tcPr>
            <w:tcW w:w="1999" w:type="dxa"/>
          </w:tcPr>
          <w:p w14:paraId="1189E48E" w14:textId="77777777" w:rsidR="00713348" w:rsidRDefault="00713348" w:rsidP="00296FBD"/>
        </w:tc>
        <w:tc>
          <w:tcPr>
            <w:tcW w:w="1195" w:type="dxa"/>
          </w:tcPr>
          <w:p w14:paraId="7211E098" w14:textId="77777777" w:rsidR="00713348" w:rsidRDefault="00713348" w:rsidP="00296FBD"/>
        </w:tc>
        <w:tc>
          <w:tcPr>
            <w:tcW w:w="1609" w:type="dxa"/>
          </w:tcPr>
          <w:p w14:paraId="32E20C39" w14:textId="77777777" w:rsidR="00713348" w:rsidRDefault="00713348" w:rsidP="00296FBD"/>
        </w:tc>
        <w:tc>
          <w:tcPr>
            <w:tcW w:w="2360" w:type="dxa"/>
          </w:tcPr>
          <w:p w14:paraId="24FBBADA" w14:textId="77777777" w:rsidR="00713348" w:rsidRDefault="00713348" w:rsidP="00296FBD"/>
        </w:tc>
        <w:tc>
          <w:tcPr>
            <w:tcW w:w="535" w:type="dxa"/>
          </w:tcPr>
          <w:p w14:paraId="683C165C" w14:textId="77777777" w:rsidR="00713348" w:rsidRDefault="00713348" w:rsidP="00296FBD"/>
        </w:tc>
      </w:tr>
      <w:tr w:rsidR="004C2812" w14:paraId="426EC778" w14:textId="77777777" w:rsidTr="00296FBD">
        <w:tc>
          <w:tcPr>
            <w:tcW w:w="1652" w:type="dxa"/>
          </w:tcPr>
          <w:p w14:paraId="59C6BC48" w14:textId="3B638FCC" w:rsidR="004C2812" w:rsidRDefault="004C2812" w:rsidP="00296FBD">
            <w:r>
              <w:t>E-473</w:t>
            </w:r>
          </w:p>
        </w:tc>
        <w:tc>
          <w:tcPr>
            <w:tcW w:w="1999" w:type="dxa"/>
          </w:tcPr>
          <w:p w14:paraId="3832014E" w14:textId="04EC3A94" w:rsidR="004C2812" w:rsidRDefault="004C2812" w:rsidP="00296FBD">
            <w:r>
              <w:t>Input Program, September 1952</w:t>
            </w:r>
          </w:p>
        </w:tc>
        <w:tc>
          <w:tcPr>
            <w:tcW w:w="1195" w:type="dxa"/>
          </w:tcPr>
          <w:p w14:paraId="7168DD6E" w14:textId="4780CC90" w:rsidR="004C2812" w:rsidRDefault="004C2812" w:rsidP="00296FBD">
            <w:r>
              <w:t>Aug 21, 1952</w:t>
            </w:r>
          </w:p>
        </w:tc>
        <w:tc>
          <w:tcPr>
            <w:tcW w:w="1609" w:type="dxa"/>
          </w:tcPr>
          <w:p w14:paraId="5F03CBD5" w14:textId="1D511E3C" w:rsidR="004C2812" w:rsidRDefault="004C2812" w:rsidP="00296FBD">
            <w:r>
              <w:t>C W. Adams</w:t>
            </w:r>
          </w:p>
        </w:tc>
        <w:tc>
          <w:tcPr>
            <w:tcW w:w="2360" w:type="dxa"/>
          </w:tcPr>
          <w:p w14:paraId="2FAF826C" w14:textId="5C3019C4" w:rsidR="004C2812" w:rsidRDefault="004C2812" w:rsidP="00296FBD">
            <w:r>
              <w:t>Description and code for reading “the new 556” format</w:t>
            </w:r>
            <w:r w:rsidR="00976D99">
              <w:t>.  This is “input of 556 tapes” not “conversion of human-readable code”</w:t>
            </w:r>
          </w:p>
        </w:tc>
        <w:tc>
          <w:tcPr>
            <w:tcW w:w="535" w:type="dxa"/>
          </w:tcPr>
          <w:p w14:paraId="7B2B2D1E" w14:textId="640DD977" w:rsidR="004C2812" w:rsidRDefault="00D96ABE" w:rsidP="00296FBD">
            <w:r>
              <w:t>Y</w:t>
            </w:r>
          </w:p>
        </w:tc>
      </w:tr>
      <w:tr w:rsidR="004C2812" w14:paraId="1F81090B" w14:textId="77777777" w:rsidTr="00296FBD">
        <w:tc>
          <w:tcPr>
            <w:tcW w:w="1652" w:type="dxa"/>
          </w:tcPr>
          <w:p w14:paraId="2EE70BE7" w14:textId="118331C6" w:rsidR="004C2812" w:rsidRDefault="004C2812" w:rsidP="00296FBD">
            <w:r>
              <w:t>M-1591</w:t>
            </w:r>
          </w:p>
        </w:tc>
        <w:tc>
          <w:tcPr>
            <w:tcW w:w="1999" w:type="dxa"/>
          </w:tcPr>
          <w:p w14:paraId="70C0776E" w14:textId="529B2042" w:rsidR="004C2812" w:rsidRDefault="004C2812" w:rsidP="00296FBD">
            <w:r>
              <w:t>Description of Special Input Program, Tape #2000</w:t>
            </w:r>
          </w:p>
        </w:tc>
        <w:tc>
          <w:tcPr>
            <w:tcW w:w="1195" w:type="dxa"/>
          </w:tcPr>
          <w:p w14:paraId="22B2A0FD" w14:textId="065082E4" w:rsidR="004C2812" w:rsidRDefault="004C2812" w:rsidP="00296FBD">
            <w:r>
              <w:t>Aug 13, 1952</w:t>
            </w:r>
          </w:p>
        </w:tc>
        <w:tc>
          <w:tcPr>
            <w:tcW w:w="1609" w:type="dxa"/>
          </w:tcPr>
          <w:p w14:paraId="39D6BE49" w14:textId="361C5E36" w:rsidR="004C2812" w:rsidRDefault="004C2812" w:rsidP="00296FBD">
            <w:r>
              <w:t>Irwin Mann</w:t>
            </w:r>
          </w:p>
        </w:tc>
        <w:tc>
          <w:tcPr>
            <w:tcW w:w="2360" w:type="dxa"/>
          </w:tcPr>
          <w:p w14:paraId="539AD2D8" w14:textId="77777777" w:rsidR="004C2812" w:rsidRDefault="00D96ABE" w:rsidP="00296FBD">
            <w:r>
              <w:t>This is some kind of hacky subroutine to patch storage</w:t>
            </w:r>
            <w:r w:rsidR="00CB4C71">
              <w:t>.</w:t>
            </w:r>
          </w:p>
          <w:p w14:paraId="7E4ECF15" w14:textId="0B21D5B3" w:rsidR="00CB4C71" w:rsidRDefault="00CB4C71" w:rsidP="00296FBD">
            <w:r>
              <w:t>Note that this routine apparently loads into the high end of storage and stays there (at a magic address)</w:t>
            </w:r>
          </w:p>
        </w:tc>
        <w:tc>
          <w:tcPr>
            <w:tcW w:w="535" w:type="dxa"/>
          </w:tcPr>
          <w:p w14:paraId="306B4D4B" w14:textId="77777777" w:rsidR="004C2812" w:rsidRDefault="004C2812" w:rsidP="00296FBD"/>
        </w:tc>
      </w:tr>
      <w:tr w:rsidR="004C2812" w14:paraId="44BBCA70" w14:textId="77777777" w:rsidTr="00296FBD">
        <w:tc>
          <w:tcPr>
            <w:tcW w:w="1652" w:type="dxa"/>
          </w:tcPr>
          <w:p w14:paraId="3444B9D2" w14:textId="65B3E6A2" w:rsidR="004C2812" w:rsidRDefault="00CB4C71" w:rsidP="00296FBD">
            <w:r>
              <w:t>M-1590</w:t>
            </w:r>
          </w:p>
        </w:tc>
        <w:tc>
          <w:tcPr>
            <w:tcW w:w="1999" w:type="dxa"/>
          </w:tcPr>
          <w:p w14:paraId="4B998A6D" w14:textId="5DFFCE70" w:rsidR="004C2812" w:rsidRDefault="00CB4C71" w:rsidP="00296FBD">
            <w:r>
              <w:t>Proposed September 1952 Input and Conversion Routine</w:t>
            </w:r>
          </w:p>
        </w:tc>
        <w:tc>
          <w:tcPr>
            <w:tcW w:w="1195" w:type="dxa"/>
          </w:tcPr>
          <w:p w14:paraId="5C6048F8" w14:textId="380FD759" w:rsidR="004C2812" w:rsidRDefault="003345CA" w:rsidP="00296FBD">
            <w:r>
              <w:t>Aug 12, 1952</w:t>
            </w:r>
          </w:p>
        </w:tc>
        <w:tc>
          <w:tcPr>
            <w:tcW w:w="1609" w:type="dxa"/>
          </w:tcPr>
          <w:p w14:paraId="74DC35F8" w14:textId="25640BCF" w:rsidR="004C2812" w:rsidRDefault="003345CA" w:rsidP="00296FBD">
            <w:r>
              <w:t>C W. Adams</w:t>
            </w:r>
          </w:p>
        </w:tc>
        <w:tc>
          <w:tcPr>
            <w:tcW w:w="2360" w:type="dxa"/>
          </w:tcPr>
          <w:p w14:paraId="55CD0396" w14:textId="77777777" w:rsidR="003345CA" w:rsidRDefault="003345CA" w:rsidP="00296FBD">
            <w:r>
              <w:t>This seems to be a preview of an early version of Comprehensive System, with Programmed Arithmetic.</w:t>
            </w:r>
          </w:p>
          <w:p w14:paraId="3F0F702B" w14:textId="20FA43A1" w:rsidR="004C2812" w:rsidRDefault="003345CA" w:rsidP="00296FBD">
            <w:r>
              <w:t xml:space="preserve">[A bit too long to photograph today…] </w:t>
            </w:r>
          </w:p>
        </w:tc>
        <w:tc>
          <w:tcPr>
            <w:tcW w:w="535" w:type="dxa"/>
          </w:tcPr>
          <w:p w14:paraId="4E4EEBE0" w14:textId="77777777" w:rsidR="004C2812" w:rsidRDefault="004C2812" w:rsidP="00296FBD"/>
        </w:tc>
      </w:tr>
      <w:tr w:rsidR="003345CA" w14:paraId="0FE9C8F9" w14:textId="77777777" w:rsidTr="00296FBD">
        <w:tc>
          <w:tcPr>
            <w:tcW w:w="1652" w:type="dxa"/>
          </w:tcPr>
          <w:p w14:paraId="2BFA0E34" w14:textId="38D279A7" w:rsidR="003345CA" w:rsidRDefault="003345CA" w:rsidP="00296FBD">
            <w:r>
              <w:t>E-469</w:t>
            </w:r>
          </w:p>
        </w:tc>
        <w:tc>
          <w:tcPr>
            <w:tcW w:w="1999" w:type="dxa"/>
          </w:tcPr>
          <w:p w14:paraId="32FFA2D4" w14:textId="48CD04E8" w:rsidR="003345CA" w:rsidRDefault="003345CA" w:rsidP="00296FBD">
            <w:r>
              <w:t>Visual Display Facilities in the Final WWI Input-Output System</w:t>
            </w:r>
          </w:p>
        </w:tc>
        <w:tc>
          <w:tcPr>
            <w:tcW w:w="1195" w:type="dxa"/>
          </w:tcPr>
          <w:p w14:paraId="141672DD" w14:textId="51894877" w:rsidR="003345CA" w:rsidRDefault="003345CA" w:rsidP="00296FBD">
            <w:r>
              <w:t>Aug 5, 1952</w:t>
            </w:r>
          </w:p>
        </w:tc>
        <w:tc>
          <w:tcPr>
            <w:tcW w:w="1609" w:type="dxa"/>
          </w:tcPr>
          <w:p w14:paraId="3C414594" w14:textId="410A0666" w:rsidR="003345CA" w:rsidRDefault="003345CA" w:rsidP="00296FBD">
            <w:r>
              <w:t>J W. Forgie</w:t>
            </w:r>
          </w:p>
        </w:tc>
        <w:tc>
          <w:tcPr>
            <w:tcW w:w="2360" w:type="dxa"/>
          </w:tcPr>
          <w:p w14:paraId="2F170892" w14:textId="5269044B" w:rsidR="003345CA" w:rsidRDefault="003345CA" w:rsidP="00296FBD">
            <w:r>
              <w:t>Discussion of CRTs, light guns, cameras</w:t>
            </w:r>
          </w:p>
        </w:tc>
        <w:tc>
          <w:tcPr>
            <w:tcW w:w="535" w:type="dxa"/>
          </w:tcPr>
          <w:p w14:paraId="21B09FA9" w14:textId="77777777" w:rsidR="003345CA" w:rsidRDefault="003345CA" w:rsidP="00296FBD"/>
        </w:tc>
      </w:tr>
      <w:tr w:rsidR="00906255" w14:paraId="56CBB523" w14:textId="77777777" w:rsidTr="00296FBD">
        <w:tc>
          <w:tcPr>
            <w:tcW w:w="1652" w:type="dxa"/>
          </w:tcPr>
          <w:p w14:paraId="544871FE" w14:textId="6C75C991" w:rsidR="00906255" w:rsidRDefault="00906255" w:rsidP="00296FBD">
            <w:r w:rsidRPr="00544F5B">
              <w:rPr>
                <w:b/>
                <w:bCs/>
              </w:rPr>
              <w:t xml:space="preserve">Folder </w:t>
            </w:r>
            <w:r>
              <w:rPr>
                <w:b/>
                <w:bCs/>
              </w:rPr>
              <w:t xml:space="preserve">Sep </w:t>
            </w:r>
            <w:r w:rsidRPr="00544F5B">
              <w:rPr>
                <w:b/>
                <w:bCs/>
              </w:rPr>
              <w:t>195</w:t>
            </w:r>
            <w:r>
              <w:rPr>
                <w:b/>
                <w:bCs/>
              </w:rPr>
              <w:t>2</w:t>
            </w:r>
          </w:p>
        </w:tc>
        <w:tc>
          <w:tcPr>
            <w:tcW w:w="1999" w:type="dxa"/>
          </w:tcPr>
          <w:p w14:paraId="7A49EF51" w14:textId="77777777" w:rsidR="00906255" w:rsidRDefault="00906255" w:rsidP="00296FBD"/>
        </w:tc>
        <w:tc>
          <w:tcPr>
            <w:tcW w:w="1195" w:type="dxa"/>
          </w:tcPr>
          <w:p w14:paraId="016EF2A9" w14:textId="77777777" w:rsidR="00906255" w:rsidRDefault="00906255" w:rsidP="00296FBD"/>
        </w:tc>
        <w:tc>
          <w:tcPr>
            <w:tcW w:w="1609" w:type="dxa"/>
          </w:tcPr>
          <w:p w14:paraId="185FF72B" w14:textId="77777777" w:rsidR="00906255" w:rsidRDefault="00906255" w:rsidP="00296FBD"/>
        </w:tc>
        <w:tc>
          <w:tcPr>
            <w:tcW w:w="2360" w:type="dxa"/>
          </w:tcPr>
          <w:p w14:paraId="3499E1D3" w14:textId="77777777" w:rsidR="00906255" w:rsidRDefault="00906255" w:rsidP="00296FBD"/>
        </w:tc>
        <w:tc>
          <w:tcPr>
            <w:tcW w:w="535" w:type="dxa"/>
          </w:tcPr>
          <w:p w14:paraId="0E791949" w14:textId="77777777" w:rsidR="00906255" w:rsidRDefault="00906255" w:rsidP="00296FBD"/>
        </w:tc>
      </w:tr>
      <w:tr w:rsidR="00906255" w14:paraId="54B76211" w14:textId="77777777" w:rsidTr="00296FBD">
        <w:tc>
          <w:tcPr>
            <w:tcW w:w="1652" w:type="dxa"/>
          </w:tcPr>
          <w:p w14:paraId="6F2C1173" w14:textId="78C4E552" w:rsidR="00906255" w:rsidRDefault="00906255" w:rsidP="00296FBD">
            <w:r>
              <w:t>M-1623</w:t>
            </w:r>
          </w:p>
        </w:tc>
        <w:tc>
          <w:tcPr>
            <w:tcW w:w="1999" w:type="dxa"/>
          </w:tcPr>
          <w:p w14:paraId="08A66CBB" w14:textId="2501AA71" w:rsidR="00906255" w:rsidRDefault="00906255" w:rsidP="00296FBD">
            <w:r>
              <w:t>Programming for Input Output Units</w:t>
            </w:r>
          </w:p>
        </w:tc>
        <w:tc>
          <w:tcPr>
            <w:tcW w:w="1195" w:type="dxa"/>
          </w:tcPr>
          <w:p w14:paraId="73A5F076" w14:textId="4C3C8A1A" w:rsidR="00906255" w:rsidRDefault="00906255" w:rsidP="00296FBD">
            <w:r>
              <w:t>Sep 17, 1952</w:t>
            </w:r>
          </w:p>
        </w:tc>
        <w:tc>
          <w:tcPr>
            <w:tcW w:w="1609" w:type="dxa"/>
          </w:tcPr>
          <w:p w14:paraId="4006D75A" w14:textId="5DEB2E7B" w:rsidR="00906255" w:rsidRDefault="00906255" w:rsidP="00296FBD">
            <w:r>
              <w:t>Philip R. Bagley</w:t>
            </w:r>
          </w:p>
        </w:tc>
        <w:tc>
          <w:tcPr>
            <w:tcW w:w="2360" w:type="dxa"/>
          </w:tcPr>
          <w:p w14:paraId="49142084" w14:textId="77777777" w:rsidR="00906255" w:rsidRDefault="00906255" w:rsidP="00296FBD">
            <w:r>
              <w:t>Supersedes M-1514 and M-1551</w:t>
            </w:r>
          </w:p>
          <w:p w14:paraId="61807488" w14:textId="2B463E32" w:rsidR="00906255" w:rsidRDefault="00906255" w:rsidP="00296FBD">
            <w:r>
              <w:lastRenderedPageBreak/>
              <w:t>20 pages; looks like an early version of what turned up in 2M-0277; description of address map and RD/RC op codes for each device</w:t>
            </w:r>
          </w:p>
        </w:tc>
        <w:tc>
          <w:tcPr>
            <w:tcW w:w="535" w:type="dxa"/>
          </w:tcPr>
          <w:p w14:paraId="18036145" w14:textId="77777777" w:rsidR="00906255" w:rsidRDefault="00906255" w:rsidP="00296FBD"/>
        </w:tc>
      </w:tr>
      <w:tr w:rsidR="00906255" w14:paraId="3A0906A7" w14:textId="77777777" w:rsidTr="00296FBD">
        <w:tc>
          <w:tcPr>
            <w:tcW w:w="1652" w:type="dxa"/>
          </w:tcPr>
          <w:p w14:paraId="05742185" w14:textId="3D021D05" w:rsidR="00906255" w:rsidRDefault="00960300" w:rsidP="00296FBD">
            <w:r>
              <w:t>Letter</w:t>
            </w:r>
          </w:p>
        </w:tc>
        <w:tc>
          <w:tcPr>
            <w:tcW w:w="1999" w:type="dxa"/>
          </w:tcPr>
          <w:p w14:paraId="533698A6" w14:textId="23CB55F2" w:rsidR="00906255" w:rsidRDefault="00960300" w:rsidP="00296FBD">
            <w:r>
              <w:t>Mica Procurement</w:t>
            </w:r>
          </w:p>
        </w:tc>
        <w:tc>
          <w:tcPr>
            <w:tcW w:w="1195" w:type="dxa"/>
          </w:tcPr>
          <w:p w14:paraId="708AEE05" w14:textId="2172C337" w:rsidR="00906255" w:rsidRDefault="00960300" w:rsidP="00296FBD">
            <w:r>
              <w:t>Sep 4, 1952</w:t>
            </w:r>
          </w:p>
        </w:tc>
        <w:tc>
          <w:tcPr>
            <w:tcW w:w="1609" w:type="dxa"/>
          </w:tcPr>
          <w:p w14:paraId="1CDA2E3B" w14:textId="410C4177" w:rsidR="00906255" w:rsidRDefault="00960300" w:rsidP="00296FBD">
            <w:r>
              <w:t>P. Youtz</w:t>
            </w:r>
          </w:p>
        </w:tc>
        <w:tc>
          <w:tcPr>
            <w:tcW w:w="2360" w:type="dxa"/>
          </w:tcPr>
          <w:p w14:paraId="792C3D03" w14:textId="5BB1DFC5" w:rsidR="00906255" w:rsidRDefault="00960300" w:rsidP="00296FBD">
            <w:r>
              <w:t>The manager of the Mica mine in Canada absconded with 2,000 pounds of primo mica destined for Whirlwind!</w:t>
            </w:r>
          </w:p>
        </w:tc>
        <w:tc>
          <w:tcPr>
            <w:tcW w:w="535" w:type="dxa"/>
          </w:tcPr>
          <w:p w14:paraId="312D830B" w14:textId="77777777" w:rsidR="00906255" w:rsidRDefault="00906255" w:rsidP="00296FBD"/>
        </w:tc>
      </w:tr>
      <w:tr w:rsidR="00960300" w14:paraId="1573CEF8" w14:textId="77777777" w:rsidTr="00296FBD">
        <w:tc>
          <w:tcPr>
            <w:tcW w:w="1652" w:type="dxa"/>
          </w:tcPr>
          <w:p w14:paraId="6E5F3F93" w14:textId="77777777" w:rsidR="00960300" w:rsidRDefault="00960300" w:rsidP="00296FBD"/>
        </w:tc>
        <w:tc>
          <w:tcPr>
            <w:tcW w:w="1999" w:type="dxa"/>
          </w:tcPr>
          <w:p w14:paraId="5716ED3A" w14:textId="77777777" w:rsidR="00960300" w:rsidRDefault="00960300" w:rsidP="00296FBD"/>
        </w:tc>
        <w:tc>
          <w:tcPr>
            <w:tcW w:w="1195" w:type="dxa"/>
          </w:tcPr>
          <w:p w14:paraId="2597A99B" w14:textId="77777777" w:rsidR="00960300" w:rsidRDefault="00960300" w:rsidP="00296FBD"/>
        </w:tc>
        <w:tc>
          <w:tcPr>
            <w:tcW w:w="1609" w:type="dxa"/>
          </w:tcPr>
          <w:p w14:paraId="4652697D" w14:textId="77777777" w:rsidR="00960300" w:rsidRDefault="00960300" w:rsidP="00296FBD"/>
        </w:tc>
        <w:tc>
          <w:tcPr>
            <w:tcW w:w="2360" w:type="dxa"/>
          </w:tcPr>
          <w:p w14:paraId="62A5B381" w14:textId="77777777" w:rsidR="00960300" w:rsidRDefault="00960300" w:rsidP="00296FBD"/>
        </w:tc>
        <w:tc>
          <w:tcPr>
            <w:tcW w:w="535" w:type="dxa"/>
          </w:tcPr>
          <w:p w14:paraId="09E44691" w14:textId="77777777" w:rsidR="00960300" w:rsidRDefault="00960300" w:rsidP="00296FBD"/>
        </w:tc>
      </w:tr>
    </w:tbl>
    <w:p w14:paraId="7558132B" w14:textId="77777777" w:rsidR="004043C6" w:rsidRDefault="004043C6" w:rsidP="00A35CC4"/>
    <w:p w14:paraId="0EE99180" w14:textId="77777777" w:rsidR="000E1891" w:rsidRDefault="000E1891" w:rsidP="00A35CC4"/>
    <w:p w14:paraId="042353C4" w14:textId="346D9F7E" w:rsidR="00AE2C4E" w:rsidRDefault="00AE2C4E" w:rsidP="00AE2C4E">
      <w:pPr>
        <w:pStyle w:val="Heading3"/>
      </w:pPr>
      <w:bookmarkStart w:id="66" w:name="_Toc193914345"/>
      <w:r>
        <w:t>Box 27 – Jan 1954 to Apr 1955</w:t>
      </w:r>
      <w:bookmarkEnd w:id="66"/>
    </w:p>
    <w:p w14:paraId="5A5142D2" w14:textId="77777777" w:rsidR="00AE2C4E" w:rsidRDefault="00AE2C4E" w:rsidP="00AE2C4E"/>
    <w:tbl>
      <w:tblPr>
        <w:tblStyle w:val="TableGrid"/>
        <w:tblW w:w="0" w:type="auto"/>
        <w:tblLook w:val="04A0" w:firstRow="1" w:lastRow="0" w:firstColumn="1" w:lastColumn="0" w:noHBand="0" w:noVBand="1"/>
      </w:tblPr>
      <w:tblGrid>
        <w:gridCol w:w="1652"/>
        <w:gridCol w:w="1999"/>
        <w:gridCol w:w="1195"/>
        <w:gridCol w:w="1609"/>
        <w:gridCol w:w="2360"/>
        <w:gridCol w:w="535"/>
      </w:tblGrid>
      <w:tr w:rsidR="00AE2C4E" w14:paraId="547FDAAA" w14:textId="77777777" w:rsidTr="000E1891">
        <w:tc>
          <w:tcPr>
            <w:tcW w:w="1652" w:type="dxa"/>
            <w:shd w:val="clear" w:color="auto" w:fill="DAEEF3" w:themeFill="accent5" w:themeFillTint="33"/>
          </w:tcPr>
          <w:p w14:paraId="7A7D4A1A" w14:textId="77777777" w:rsidR="00AE2C4E" w:rsidRDefault="00AE2C4E" w:rsidP="00415BD3">
            <w:r>
              <w:t>Doc Num</w:t>
            </w:r>
          </w:p>
        </w:tc>
        <w:tc>
          <w:tcPr>
            <w:tcW w:w="1999" w:type="dxa"/>
            <w:shd w:val="clear" w:color="auto" w:fill="DAEEF3" w:themeFill="accent5" w:themeFillTint="33"/>
          </w:tcPr>
          <w:p w14:paraId="3390C327" w14:textId="77777777" w:rsidR="00AE2C4E" w:rsidRDefault="00AE2C4E" w:rsidP="00415BD3">
            <w:r>
              <w:t>Title</w:t>
            </w:r>
          </w:p>
        </w:tc>
        <w:tc>
          <w:tcPr>
            <w:tcW w:w="1195" w:type="dxa"/>
            <w:shd w:val="clear" w:color="auto" w:fill="DAEEF3" w:themeFill="accent5" w:themeFillTint="33"/>
          </w:tcPr>
          <w:p w14:paraId="539B84CF" w14:textId="77777777" w:rsidR="00AE2C4E" w:rsidRDefault="00AE2C4E" w:rsidP="00415BD3">
            <w:r>
              <w:t>Date</w:t>
            </w:r>
          </w:p>
        </w:tc>
        <w:tc>
          <w:tcPr>
            <w:tcW w:w="1609" w:type="dxa"/>
            <w:shd w:val="clear" w:color="auto" w:fill="DAEEF3" w:themeFill="accent5" w:themeFillTint="33"/>
          </w:tcPr>
          <w:p w14:paraId="1042EAA5" w14:textId="77777777" w:rsidR="00AE2C4E" w:rsidRDefault="00AE2C4E" w:rsidP="00415BD3">
            <w:r>
              <w:t>Author</w:t>
            </w:r>
          </w:p>
        </w:tc>
        <w:tc>
          <w:tcPr>
            <w:tcW w:w="2360" w:type="dxa"/>
            <w:shd w:val="clear" w:color="auto" w:fill="DAEEF3" w:themeFill="accent5" w:themeFillTint="33"/>
          </w:tcPr>
          <w:p w14:paraId="72306F90" w14:textId="77777777" w:rsidR="00AE2C4E" w:rsidRDefault="00AE2C4E" w:rsidP="00415BD3">
            <w:r>
              <w:t>Notes</w:t>
            </w:r>
          </w:p>
        </w:tc>
        <w:tc>
          <w:tcPr>
            <w:tcW w:w="535" w:type="dxa"/>
            <w:shd w:val="clear" w:color="auto" w:fill="DAEEF3" w:themeFill="accent5" w:themeFillTint="33"/>
          </w:tcPr>
          <w:p w14:paraId="4734ED49" w14:textId="77777777" w:rsidR="00AE2C4E" w:rsidRDefault="00AE2C4E" w:rsidP="00415BD3">
            <w:r>
              <w:t xml:space="preserve">Ph </w:t>
            </w:r>
            <w:proofErr w:type="spellStart"/>
            <w:r>
              <w:t>oto</w:t>
            </w:r>
            <w:proofErr w:type="spellEnd"/>
          </w:p>
        </w:tc>
      </w:tr>
      <w:tr w:rsidR="00AE2C4E" w14:paraId="267CDCE0" w14:textId="77777777" w:rsidTr="00415BD3">
        <w:tc>
          <w:tcPr>
            <w:tcW w:w="1652" w:type="dxa"/>
          </w:tcPr>
          <w:p w14:paraId="47F4A118" w14:textId="6DC06768" w:rsidR="00AE2C4E" w:rsidRPr="00544F5B" w:rsidRDefault="00AE2C4E" w:rsidP="00415BD3">
            <w:pPr>
              <w:rPr>
                <w:b/>
                <w:bCs/>
              </w:rPr>
            </w:pPr>
            <w:r w:rsidRPr="00544F5B">
              <w:rPr>
                <w:b/>
                <w:bCs/>
              </w:rPr>
              <w:t xml:space="preserve">Folder </w:t>
            </w:r>
            <w:r>
              <w:rPr>
                <w:b/>
                <w:bCs/>
              </w:rPr>
              <w:t xml:space="preserve">May </w:t>
            </w:r>
            <w:r w:rsidRPr="00544F5B">
              <w:rPr>
                <w:b/>
                <w:bCs/>
              </w:rPr>
              <w:t>195</w:t>
            </w:r>
            <w:r>
              <w:rPr>
                <w:b/>
                <w:bCs/>
              </w:rPr>
              <w:t>4</w:t>
            </w:r>
          </w:p>
        </w:tc>
        <w:tc>
          <w:tcPr>
            <w:tcW w:w="1999" w:type="dxa"/>
          </w:tcPr>
          <w:p w14:paraId="0ED500CB" w14:textId="77777777" w:rsidR="00AE2C4E" w:rsidRDefault="00AE2C4E" w:rsidP="00415BD3"/>
        </w:tc>
        <w:tc>
          <w:tcPr>
            <w:tcW w:w="1195" w:type="dxa"/>
          </w:tcPr>
          <w:p w14:paraId="1C8C34E1" w14:textId="77777777" w:rsidR="00AE2C4E" w:rsidRDefault="00AE2C4E" w:rsidP="00415BD3"/>
        </w:tc>
        <w:tc>
          <w:tcPr>
            <w:tcW w:w="1609" w:type="dxa"/>
          </w:tcPr>
          <w:p w14:paraId="49D55A01" w14:textId="77777777" w:rsidR="00AE2C4E" w:rsidRDefault="00AE2C4E" w:rsidP="00415BD3"/>
        </w:tc>
        <w:tc>
          <w:tcPr>
            <w:tcW w:w="2360" w:type="dxa"/>
          </w:tcPr>
          <w:p w14:paraId="18EAB008" w14:textId="77777777" w:rsidR="00AE2C4E" w:rsidRDefault="00AE2C4E" w:rsidP="00415BD3"/>
        </w:tc>
        <w:tc>
          <w:tcPr>
            <w:tcW w:w="535" w:type="dxa"/>
          </w:tcPr>
          <w:p w14:paraId="7E6FEA4F" w14:textId="77777777" w:rsidR="00AE2C4E" w:rsidRDefault="00AE2C4E" w:rsidP="00415BD3"/>
        </w:tc>
      </w:tr>
      <w:tr w:rsidR="00AE2C4E" w14:paraId="26506037" w14:textId="77777777" w:rsidTr="00415BD3">
        <w:tc>
          <w:tcPr>
            <w:tcW w:w="1652" w:type="dxa"/>
          </w:tcPr>
          <w:p w14:paraId="6E5690E3" w14:textId="26D9537B" w:rsidR="00AE2C4E" w:rsidRPr="00AE2C4E" w:rsidRDefault="00AE2C4E" w:rsidP="00415BD3">
            <w:r w:rsidRPr="00AE2C4E">
              <w:t>M-2991</w:t>
            </w:r>
          </w:p>
        </w:tc>
        <w:tc>
          <w:tcPr>
            <w:tcW w:w="1999" w:type="dxa"/>
          </w:tcPr>
          <w:p w14:paraId="0A01483C" w14:textId="1CC5F511" w:rsidR="00AE2C4E" w:rsidRDefault="00AE2C4E" w:rsidP="00415BD3">
            <w:r>
              <w:t>Vacuum Tube Failures</w:t>
            </w:r>
          </w:p>
        </w:tc>
        <w:tc>
          <w:tcPr>
            <w:tcW w:w="1195" w:type="dxa"/>
          </w:tcPr>
          <w:p w14:paraId="6E3CCB55" w14:textId="6B0C3CF3" w:rsidR="00AE2C4E" w:rsidRDefault="00AE2C4E" w:rsidP="00415BD3">
            <w:r>
              <w:t>May 28, 1954</w:t>
            </w:r>
          </w:p>
        </w:tc>
        <w:tc>
          <w:tcPr>
            <w:tcW w:w="1609" w:type="dxa"/>
          </w:tcPr>
          <w:p w14:paraId="2D517C28" w14:textId="62B899D5" w:rsidR="00AE2C4E" w:rsidRDefault="00AE2C4E" w:rsidP="00415BD3">
            <w:r>
              <w:t>T F Clough, A. J. Parisi</w:t>
            </w:r>
          </w:p>
        </w:tc>
        <w:tc>
          <w:tcPr>
            <w:tcW w:w="2360" w:type="dxa"/>
          </w:tcPr>
          <w:p w14:paraId="2A14E32C" w14:textId="77777777" w:rsidR="00AE2C4E" w:rsidRDefault="00AE2C4E" w:rsidP="00415BD3"/>
        </w:tc>
        <w:tc>
          <w:tcPr>
            <w:tcW w:w="535" w:type="dxa"/>
          </w:tcPr>
          <w:p w14:paraId="7E5BE440" w14:textId="77777777" w:rsidR="00AE2C4E" w:rsidRDefault="00AE2C4E" w:rsidP="00415BD3"/>
        </w:tc>
      </w:tr>
      <w:tr w:rsidR="00AE2C4E" w14:paraId="686E68BA" w14:textId="77777777" w:rsidTr="00415BD3">
        <w:tc>
          <w:tcPr>
            <w:tcW w:w="1652" w:type="dxa"/>
          </w:tcPr>
          <w:p w14:paraId="1D9A178F" w14:textId="72929FD3" w:rsidR="00AE2C4E" w:rsidRPr="00AE2C4E" w:rsidRDefault="00AE2C4E" w:rsidP="00415BD3">
            <w:r>
              <w:t>M-2833</w:t>
            </w:r>
          </w:p>
        </w:tc>
        <w:tc>
          <w:tcPr>
            <w:tcW w:w="1999" w:type="dxa"/>
          </w:tcPr>
          <w:p w14:paraId="3B868963" w14:textId="3D1E1B1A" w:rsidR="00AE2C4E" w:rsidRDefault="00AE2C4E" w:rsidP="00415BD3">
            <w:r>
              <w:t>Programming Procedures for CS-II</w:t>
            </w:r>
          </w:p>
        </w:tc>
        <w:tc>
          <w:tcPr>
            <w:tcW w:w="1195" w:type="dxa"/>
          </w:tcPr>
          <w:p w14:paraId="33517CE6" w14:textId="06D16643" w:rsidR="00AE2C4E" w:rsidRDefault="00AE2C4E" w:rsidP="00415BD3">
            <w:r>
              <w:t>May 24, 1954</w:t>
            </w:r>
          </w:p>
        </w:tc>
        <w:tc>
          <w:tcPr>
            <w:tcW w:w="1609" w:type="dxa"/>
          </w:tcPr>
          <w:p w14:paraId="5831468A" w14:textId="2C7B9377" w:rsidR="00AE2C4E" w:rsidRDefault="00AE2C4E" w:rsidP="00415BD3">
            <w:r>
              <w:t xml:space="preserve">Donn </w:t>
            </w:r>
            <w:proofErr w:type="spellStart"/>
            <w:r>
              <w:t>Combelic</w:t>
            </w:r>
            <w:proofErr w:type="spellEnd"/>
          </w:p>
        </w:tc>
        <w:tc>
          <w:tcPr>
            <w:tcW w:w="2360" w:type="dxa"/>
          </w:tcPr>
          <w:p w14:paraId="756C04CE" w14:textId="10956333" w:rsidR="00AE2C4E" w:rsidRDefault="003F43AD" w:rsidP="00415BD3">
            <w:r>
              <w:t>[I don’t see this doc number in my list, but some of it looks familiar…  I didn’t photograph the whole thing.</w:t>
            </w:r>
          </w:p>
        </w:tc>
        <w:tc>
          <w:tcPr>
            <w:tcW w:w="535" w:type="dxa"/>
          </w:tcPr>
          <w:p w14:paraId="4C014986" w14:textId="7C4CCD38" w:rsidR="00AE2C4E" w:rsidRDefault="003F43AD" w:rsidP="00415BD3">
            <w:r>
              <w:t xml:space="preserve">18 of 31 </w:t>
            </w:r>
          </w:p>
        </w:tc>
      </w:tr>
      <w:tr w:rsidR="00AE2C4E" w14:paraId="2EFDA169" w14:textId="77777777" w:rsidTr="00415BD3">
        <w:tc>
          <w:tcPr>
            <w:tcW w:w="1652" w:type="dxa"/>
          </w:tcPr>
          <w:p w14:paraId="478C7050" w14:textId="4065D40D" w:rsidR="00AE2C4E" w:rsidRPr="00AE2C4E" w:rsidRDefault="003F43AD" w:rsidP="00415BD3">
            <w:r>
              <w:t>R-221</w:t>
            </w:r>
          </w:p>
        </w:tc>
        <w:tc>
          <w:tcPr>
            <w:tcW w:w="1999" w:type="dxa"/>
          </w:tcPr>
          <w:p w14:paraId="71BD876C" w14:textId="35687B69" w:rsidR="00AE2C4E" w:rsidRDefault="003F43AD" w:rsidP="00415BD3">
            <w:r>
              <w:t>Whirlwind I Operation Logic</w:t>
            </w:r>
          </w:p>
        </w:tc>
        <w:tc>
          <w:tcPr>
            <w:tcW w:w="1195" w:type="dxa"/>
          </w:tcPr>
          <w:p w14:paraId="0F013CB0" w14:textId="21112772" w:rsidR="00AE2C4E" w:rsidRDefault="003F43AD" w:rsidP="00415BD3">
            <w:r>
              <w:t>1 May 1954</w:t>
            </w:r>
          </w:p>
        </w:tc>
        <w:tc>
          <w:tcPr>
            <w:tcW w:w="1609" w:type="dxa"/>
          </w:tcPr>
          <w:p w14:paraId="3D81E88E" w14:textId="2E1CC8F7" w:rsidR="00AE2C4E" w:rsidRDefault="003F43AD" w:rsidP="00415BD3">
            <w:r>
              <w:t>Margaret Mann, Robert Rathbone, John Bennet</w:t>
            </w:r>
          </w:p>
        </w:tc>
        <w:tc>
          <w:tcPr>
            <w:tcW w:w="2360" w:type="dxa"/>
          </w:tcPr>
          <w:p w14:paraId="3BC36767" w14:textId="77777777" w:rsidR="00AE2C4E" w:rsidRDefault="00AE2C4E" w:rsidP="00415BD3"/>
        </w:tc>
        <w:tc>
          <w:tcPr>
            <w:tcW w:w="535" w:type="dxa"/>
          </w:tcPr>
          <w:p w14:paraId="5262AFC3" w14:textId="77777777" w:rsidR="00AE2C4E" w:rsidRDefault="00AE2C4E" w:rsidP="00415BD3"/>
        </w:tc>
      </w:tr>
      <w:tr w:rsidR="003F43AD" w14:paraId="3753A0ED" w14:textId="77777777" w:rsidTr="00415BD3">
        <w:tc>
          <w:tcPr>
            <w:tcW w:w="1652" w:type="dxa"/>
          </w:tcPr>
          <w:p w14:paraId="47C98957" w14:textId="4AC6FF0A" w:rsidR="003F43AD" w:rsidRDefault="003F43AD" w:rsidP="003F43AD">
            <w:r w:rsidRPr="00544F5B">
              <w:rPr>
                <w:b/>
                <w:bCs/>
              </w:rPr>
              <w:t xml:space="preserve">Folder </w:t>
            </w:r>
            <w:r>
              <w:rPr>
                <w:b/>
                <w:bCs/>
              </w:rPr>
              <w:t xml:space="preserve">Sept </w:t>
            </w:r>
            <w:r w:rsidRPr="00544F5B">
              <w:rPr>
                <w:b/>
                <w:bCs/>
              </w:rPr>
              <w:t>195</w:t>
            </w:r>
            <w:r>
              <w:rPr>
                <w:b/>
                <w:bCs/>
              </w:rPr>
              <w:t>4</w:t>
            </w:r>
          </w:p>
        </w:tc>
        <w:tc>
          <w:tcPr>
            <w:tcW w:w="1999" w:type="dxa"/>
          </w:tcPr>
          <w:p w14:paraId="19A6B75C" w14:textId="77777777" w:rsidR="003F43AD" w:rsidRDefault="003F43AD" w:rsidP="003F43AD"/>
        </w:tc>
        <w:tc>
          <w:tcPr>
            <w:tcW w:w="1195" w:type="dxa"/>
          </w:tcPr>
          <w:p w14:paraId="2BD4F55A" w14:textId="77777777" w:rsidR="003F43AD" w:rsidRDefault="003F43AD" w:rsidP="003F43AD"/>
        </w:tc>
        <w:tc>
          <w:tcPr>
            <w:tcW w:w="1609" w:type="dxa"/>
          </w:tcPr>
          <w:p w14:paraId="23D548A0" w14:textId="77777777" w:rsidR="003F43AD" w:rsidRDefault="003F43AD" w:rsidP="003F43AD"/>
        </w:tc>
        <w:tc>
          <w:tcPr>
            <w:tcW w:w="2360" w:type="dxa"/>
          </w:tcPr>
          <w:p w14:paraId="484FEE2D" w14:textId="77777777" w:rsidR="003F43AD" w:rsidRDefault="003F43AD" w:rsidP="003F43AD"/>
        </w:tc>
        <w:tc>
          <w:tcPr>
            <w:tcW w:w="535" w:type="dxa"/>
          </w:tcPr>
          <w:p w14:paraId="3D711C33" w14:textId="77777777" w:rsidR="003F43AD" w:rsidRDefault="003F43AD" w:rsidP="003F43AD"/>
        </w:tc>
      </w:tr>
      <w:tr w:rsidR="003F43AD" w14:paraId="7D796BCF" w14:textId="77777777" w:rsidTr="00415BD3">
        <w:tc>
          <w:tcPr>
            <w:tcW w:w="1652" w:type="dxa"/>
          </w:tcPr>
          <w:p w14:paraId="67F688FB" w14:textId="473B62E6" w:rsidR="003F43AD" w:rsidRDefault="003F43AD" w:rsidP="003F43AD">
            <w:r w:rsidRPr="00AE2C4E">
              <w:t>M-</w:t>
            </w:r>
            <w:r>
              <w:t>3058</w:t>
            </w:r>
          </w:p>
        </w:tc>
        <w:tc>
          <w:tcPr>
            <w:tcW w:w="1999" w:type="dxa"/>
          </w:tcPr>
          <w:p w14:paraId="77F1E59E" w14:textId="2DDD1530" w:rsidR="003F43AD" w:rsidRDefault="003F43AD" w:rsidP="003F43AD">
            <w:r>
              <w:t>The Consolidated Test Program – T3432</w:t>
            </w:r>
          </w:p>
        </w:tc>
        <w:tc>
          <w:tcPr>
            <w:tcW w:w="1195" w:type="dxa"/>
          </w:tcPr>
          <w:p w14:paraId="1602C67A" w14:textId="71E82101" w:rsidR="003F43AD" w:rsidRDefault="003F43AD" w:rsidP="003F43AD">
            <w:r>
              <w:t>20 Sep 1954</w:t>
            </w:r>
          </w:p>
        </w:tc>
        <w:tc>
          <w:tcPr>
            <w:tcW w:w="1609" w:type="dxa"/>
          </w:tcPr>
          <w:p w14:paraId="0384F557" w14:textId="4E3A17C5" w:rsidR="003F43AD" w:rsidRDefault="003F43AD" w:rsidP="003F43AD">
            <w:r>
              <w:t>D A. Morrison</w:t>
            </w:r>
          </w:p>
        </w:tc>
        <w:tc>
          <w:tcPr>
            <w:tcW w:w="2360" w:type="dxa"/>
          </w:tcPr>
          <w:p w14:paraId="1EC4B4DE" w14:textId="0559B05A" w:rsidR="003F43AD" w:rsidRDefault="003F43AD" w:rsidP="003F43AD">
            <w:r>
              <w:t xml:space="preserve">(This one is in </w:t>
            </w:r>
            <w:proofErr w:type="spellStart"/>
            <w:r>
              <w:t>bitsavers</w:t>
            </w:r>
            <w:proofErr w:type="spellEnd"/>
            <w:r>
              <w:t>)</w:t>
            </w:r>
          </w:p>
        </w:tc>
        <w:tc>
          <w:tcPr>
            <w:tcW w:w="535" w:type="dxa"/>
          </w:tcPr>
          <w:p w14:paraId="7B5B6D34" w14:textId="77777777" w:rsidR="003F43AD" w:rsidRDefault="003F43AD" w:rsidP="003F43AD"/>
        </w:tc>
      </w:tr>
      <w:tr w:rsidR="003F43AD" w14:paraId="2A7AA058" w14:textId="77777777" w:rsidTr="001C4E75">
        <w:tc>
          <w:tcPr>
            <w:tcW w:w="1652" w:type="dxa"/>
          </w:tcPr>
          <w:p w14:paraId="6EF25691" w14:textId="77777777" w:rsidR="003F43AD" w:rsidRDefault="003F43AD" w:rsidP="003F43AD"/>
        </w:tc>
        <w:tc>
          <w:tcPr>
            <w:tcW w:w="4803" w:type="dxa"/>
            <w:gridSpan w:val="3"/>
          </w:tcPr>
          <w:p w14:paraId="563F90C3" w14:textId="27539272" w:rsidR="003F43AD" w:rsidRDefault="003F43AD" w:rsidP="003F43AD">
            <w:r>
              <w:t>…and quite a few others I didn’t look at</w:t>
            </w:r>
          </w:p>
        </w:tc>
        <w:tc>
          <w:tcPr>
            <w:tcW w:w="2360" w:type="dxa"/>
          </w:tcPr>
          <w:p w14:paraId="5FA173E9" w14:textId="77777777" w:rsidR="003F43AD" w:rsidRDefault="003F43AD" w:rsidP="003F43AD"/>
        </w:tc>
        <w:tc>
          <w:tcPr>
            <w:tcW w:w="535" w:type="dxa"/>
          </w:tcPr>
          <w:p w14:paraId="4FE8A123" w14:textId="77777777" w:rsidR="003F43AD" w:rsidRDefault="003F43AD" w:rsidP="003F43AD"/>
        </w:tc>
      </w:tr>
    </w:tbl>
    <w:p w14:paraId="714551CB" w14:textId="750BDBE7" w:rsidR="00E42260" w:rsidRDefault="00E42260" w:rsidP="00E42260">
      <w:pPr>
        <w:pStyle w:val="Heading3"/>
      </w:pPr>
      <w:bookmarkStart w:id="67" w:name="_Toc193914346"/>
      <w:r>
        <w:t>Box 28</w:t>
      </w:r>
      <w:r w:rsidR="003B7ADB">
        <w:t xml:space="preserve"> – May 1955 to May 1957</w:t>
      </w:r>
      <w:bookmarkEnd w:id="67"/>
    </w:p>
    <w:p w14:paraId="49035E3E" w14:textId="76BE40F4" w:rsidR="00E42260" w:rsidRDefault="00E42260" w:rsidP="00A35CC4"/>
    <w:tbl>
      <w:tblPr>
        <w:tblStyle w:val="TableGrid"/>
        <w:tblW w:w="0" w:type="auto"/>
        <w:tblLook w:val="04A0" w:firstRow="1" w:lastRow="0" w:firstColumn="1" w:lastColumn="0" w:noHBand="0" w:noVBand="1"/>
      </w:tblPr>
      <w:tblGrid>
        <w:gridCol w:w="1652"/>
        <w:gridCol w:w="1999"/>
        <w:gridCol w:w="1195"/>
        <w:gridCol w:w="1609"/>
        <w:gridCol w:w="2360"/>
        <w:gridCol w:w="535"/>
      </w:tblGrid>
      <w:tr w:rsidR="00AC1886" w14:paraId="6F96DE18" w14:textId="66F1C99A" w:rsidTr="004B13D9">
        <w:tc>
          <w:tcPr>
            <w:tcW w:w="1652" w:type="dxa"/>
          </w:tcPr>
          <w:p w14:paraId="7E47385E" w14:textId="5580A108" w:rsidR="004B13D9" w:rsidRDefault="004B13D9" w:rsidP="00A35CC4">
            <w:r>
              <w:t>Doc Num</w:t>
            </w:r>
          </w:p>
        </w:tc>
        <w:tc>
          <w:tcPr>
            <w:tcW w:w="1999" w:type="dxa"/>
          </w:tcPr>
          <w:p w14:paraId="0D4A7A7E" w14:textId="09FAF75B" w:rsidR="004B13D9" w:rsidRDefault="004B13D9" w:rsidP="00A35CC4">
            <w:r>
              <w:t>Title</w:t>
            </w:r>
          </w:p>
        </w:tc>
        <w:tc>
          <w:tcPr>
            <w:tcW w:w="1195" w:type="dxa"/>
          </w:tcPr>
          <w:p w14:paraId="7D49EF7D" w14:textId="5119D515" w:rsidR="004B13D9" w:rsidRDefault="004B13D9" w:rsidP="00A35CC4">
            <w:r>
              <w:t>Date</w:t>
            </w:r>
          </w:p>
        </w:tc>
        <w:tc>
          <w:tcPr>
            <w:tcW w:w="1609" w:type="dxa"/>
          </w:tcPr>
          <w:p w14:paraId="187585B3" w14:textId="3BCB76D4" w:rsidR="004B13D9" w:rsidRDefault="004B13D9" w:rsidP="00A35CC4">
            <w:r>
              <w:t>Author</w:t>
            </w:r>
          </w:p>
        </w:tc>
        <w:tc>
          <w:tcPr>
            <w:tcW w:w="2360" w:type="dxa"/>
          </w:tcPr>
          <w:p w14:paraId="56161339" w14:textId="17A83092" w:rsidR="004B13D9" w:rsidRDefault="004B13D9" w:rsidP="00A35CC4">
            <w:r>
              <w:t>Notes</w:t>
            </w:r>
          </w:p>
        </w:tc>
        <w:tc>
          <w:tcPr>
            <w:tcW w:w="535" w:type="dxa"/>
          </w:tcPr>
          <w:p w14:paraId="64D01912" w14:textId="0AF3B5A9" w:rsidR="004B13D9" w:rsidRDefault="004B13D9" w:rsidP="00A35CC4">
            <w:r>
              <w:t xml:space="preserve">Ph </w:t>
            </w:r>
            <w:proofErr w:type="spellStart"/>
            <w:r>
              <w:t>oto</w:t>
            </w:r>
            <w:proofErr w:type="spellEnd"/>
          </w:p>
        </w:tc>
      </w:tr>
      <w:tr w:rsidR="00AC1886" w14:paraId="31156290" w14:textId="1E5EB89C" w:rsidTr="004B13D9">
        <w:tc>
          <w:tcPr>
            <w:tcW w:w="1652" w:type="dxa"/>
          </w:tcPr>
          <w:p w14:paraId="641F8C26" w14:textId="5C5D1EC2" w:rsidR="004B13D9" w:rsidRPr="00544F5B" w:rsidRDefault="004B13D9" w:rsidP="00A35CC4">
            <w:pPr>
              <w:rPr>
                <w:b/>
                <w:bCs/>
              </w:rPr>
            </w:pPr>
            <w:r w:rsidRPr="00544F5B">
              <w:rPr>
                <w:b/>
                <w:bCs/>
              </w:rPr>
              <w:lastRenderedPageBreak/>
              <w:t>Folder July 1956</w:t>
            </w:r>
          </w:p>
        </w:tc>
        <w:tc>
          <w:tcPr>
            <w:tcW w:w="1999" w:type="dxa"/>
          </w:tcPr>
          <w:p w14:paraId="295070C9" w14:textId="77777777" w:rsidR="004B13D9" w:rsidRDefault="004B13D9" w:rsidP="00A35CC4"/>
        </w:tc>
        <w:tc>
          <w:tcPr>
            <w:tcW w:w="1195" w:type="dxa"/>
          </w:tcPr>
          <w:p w14:paraId="0E03A6D7" w14:textId="77777777" w:rsidR="004B13D9" w:rsidRDefault="004B13D9" w:rsidP="00A35CC4"/>
        </w:tc>
        <w:tc>
          <w:tcPr>
            <w:tcW w:w="1609" w:type="dxa"/>
          </w:tcPr>
          <w:p w14:paraId="3D243516" w14:textId="77777777" w:rsidR="004B13D9" w:rsidRDefault="004B13D9" w:rsidP="00A35CC4"/>
        </w:tc>
        <w:tc>
          <w:tcPr>
            <w:tcW w:w="2360" w:type="dxa"/>
          </w:tcPr>
          <w:p w14:paraId="2F742786" w14:textId="77777777" w:rsidR="004B13D9" w:rsidRDefault="004B13D9" w:rsidP="00A35CC4"/>
        </w:tc>
        <w:tc>
          <w:tcPr>
            <w:tcW w:w="535" w:type="dxa"/>
          </w:tcPr>
          <w:p w14:paraId="32DCEFD2" w14:textId="77777777" w:rsidR="004B13D9" w:rsidRDefault="004B13D9" w:rsidP="00A35CC4"/>
        </w:tc>
      </w:tr>
      <w:tr w:rsidR="00AC1886" w14:paraId="2E587C9D" w14:textId="60E91923" w:rsidTr="004B13D9">
        <w:tc>
          <w:tcPr>
            <w:tcW w:w="1652" w:type="dxa"/>
          </w:tcPr>
          <w:p w14:paraId="2EDB20AA" w14:textId="651C2F0F" w:rsidR="004B13D9" w:rsidRDefault="004B13D9" w:rsidP="00A35CC4">
            <w:r>
              <w:t>6M-4420</w:t>
            </w:r>
          </w:p>
        </w:tc>
        <w:tc>
          <w:tcPr>
            <w:tcW w:w="1999" w:type="dxa"/>
          </w:tcPr>
          <w:p w14:paraId="2780DE8B" w14:textId="3923A274" w:rsidR="004B13D9" w:rsidRDefault="004B13D9" w:rsidP="00A35CC4">
            <w:r>
              <w:t>The Expanded WWI High Speed Memory</w:t>
            </w:r>
          </w:p>
        </w:tc>
        <w:tc>
          <w:tcPr>
            <w:tcW w:w="1195" w:type="dxa"/>
          </w:tcPr>
          <w:p w14:paraId="15E64A99" w14:textId="4D05435B" w:rsidR="004B13D9" w:rsidRDefault="004B13D9" w:rsidP="00A35CC4">
            <w:r>
              <w:t>31 Jul 1956</w:t>
            </w:r>
          </w:p>
        </w:tc>
        <w:tc>
          <w:tcPr>
            <w:tcW w:w="1609" w:type="dxa"/>
          </w:tcPr>
          <w:p w14:paraId="3EC889BA" w14:textId="6D5A7415" w:rsidR="004B13D9" w:rsidRDefault="004B13D9" w:rsidP="00544F5B">
            <w:r>
              <w:t>D. A. Morrison</w:t>
            </w:r>
          </w:p>
        </w:tc>
        <w:tc>
          <w:tcPr>
            <w:tcW w:w="2360" w:type="dxa"/>
          </w:tcPr>
          <w:p w14:paraId="7371CB9E" w14:textId="007A0B2B" w:rsidR="004B13D9" w:rsidRDefault="004B13D9" w:rsidP="00544F5B">
            <w:r>
              <w:t>That’s all that’s in this folder</w:t>
            </w:r>
          </w:p>
        </w:tc>
        <w:tc>
          <w:tcPr>
            <w:tcW w:w="535" w:type="dxa"/>
          </w:tcPr>
          <w:p w14:paraId="6976495A" w14:textId="4F730781" w:rsidR="004B13D9" w:rsidRDefault="004B13D9" w:rsidP="00544F5B">
            <w:r>
              <w:t>Y</w:t>
            </w:r>
          </w:p>
        </w:tc>
      </w:tr>
      <w:tr w:rsidR="00AC1886" w14:paraId="50EDA240" w14:textId="79E8E246" w:rsidTr="004B13D9">
        <w:tc>
          <w:tcPr>
            <w:tcW w:w="1652" w:type="dxa"/>
          </w:tcPr>
          <w:p w14:paraId="133C390E" w14:textId="77777777" w:rsidR="004B13D9" w:rsidRDefault="004B13D9" w:rsidP="00A35CC4"/>
        </w:tc>
        <w:tc>
          <w:tcPr>
            <w:tcW w:w="1999" w:type="dxa"/>
          </w:tcPr>
          <w:p w14:paraId="086592E0" w14:textId="77777777" w:rsidR="004B13D9" w:rsidRDefault="004B13D9" w:rsidP="00A35CC4"/>
        </w:tc>
        <w:tc>
          <w:tcPr>
            <w:tcW w:w="1195" w:type="dxa"/>
          </w:tcPr>
          <w:p w14:paraId="3BC0451C" w14:textId="77777777" w:rsidR="004B13D9" w:rsidRDefault="004B13D9" w:rsidP="00A35CC4"/>
        </w:tc>
        <w:tc>
          <w:tcPr>
            <w:tcW w:w="1609" w:type="dxa"/>
          </w:tcPr>
          <w:p w14:paraId="5A2823AE" w14:textId="77777777" w:rsidR="004B13D9" w:rsidRDefault="004B13D9" w:rsidP="00A35CC4"/>
        </w:tc>
        <w:tc>
          <w:tcPr>
            <w:tcW w:w="2360" w:type="dxa"/>
          </w:tcPr>
          <w:p w14:paraId="0422CFDE" w14:textId="77777777" w:rsidR="004B13D9" w:rsidRDefault="004B13D9" w:rsidP="00A35CC4"/>
        </w:tc>
        <w:tc>
          <w:tcPr>
            <w:tcW w:w="535" w:type="dxa"/>
          </w:tcPr>
          <w:p w14:paraId="763D9CCD" w14:textId="77777777" w:rsidR="004B13D9" w:rsidRDefault="004B13D9" w:rsidP="00A35CC4"/>
        </w:tc>
      </w:tr>
      <w:tr w:rsidR="0006263C" w14:paraId="564CB130" w14:textId="77777777" w:rsidTr="004B13D9">
        <w:tc>
          <w:tcPr>
            <w:tcW w:w="1652" w:type="dxa"/>
          </w:tcPr>
          <w:p w14:paraId="08512D92" w14:textId="62842C9C" w:rsidR="0006263C" w:rsidRDefault="0006263C" w:rsidP="00A35CC4">
            <w:r w:rsidRPr="00544F5B">
              <w:rPr>
                <w:b/>
                <w:bCs/>
              </w:rPr>
              <w:t xml:space="preserve">Folder </w:t>
            </w:r>
            <w:r>
              <w:rPr>
                <w:b/>
                <w:bCs/>
              </w:rPr>
              <w:t>Aug</w:t>
            </w:r>
            <w:r w:rsidRPr="00544F5B">
              <w:rPr>
                <w:b/>
                <w:bCs/>
              </w:rPr>
              <w:t xml:space="preserve"> 1956</w:t>
            </w:r>
          </w:p>
        </w:tc>
        <w:tc>
          <w:tcPr>
            <w:tcW w:w="1999" w:type="dxa"/>
          </w:tcPr>
          <w:p w14:paraId="2D4DE653" w14:textId="77777777" w:rsidR="0006263C" w:rsidRDefault="0006263C" w:rsidP="00A35CC4"/>
        </w:tc>
        <w:tc>
          <w:tcPr>
            <w:tcW w:w="1195" w:type="dxa"/>
          </w:tcPr>
          <w:p w14:paraId="2089BF0B" w14:textId="77777777" w:rsidR="0006263C" w:rsidRDefault="0006263C" w:rsidP="00A35CC4"/>
        </w:tc>
        <w:tc>
          <w:tcPr>
            <w:tcW w:w="1609" w:type="dxa"/>
          </w:tcPr>
          <w:p w14:paraId="5F72C802" w14:textId="77777777" w:rsidR="0006263C" w:rsidRDefault="0006263C" w:rsidP="00A35CC4"/>
        </w:tc>
        <w:tc>
          <w:tcPr>
            <w:tcW w:w="2360" w:type="dxa"/>
          </w:tcPr>
          <w:p w14:paraId="516FEBB6" w14:textId="77777777" w:rsidR="0006263C" w:rsidRDefault="0006263C" w:rsidP="00A35CC4"/>
        </w:tc>
        <w:tc>
          <w:tcPr>
            <w:tcW w:w="535" w:type="dxa"/>
          </w:tcPr>
          <w:p w14:paraId="4DB2900A" w14:textId="77777777" w:rsidR="0006263C" w:rsidRDefault="0006263C" w:rsidP="00A35CC4"/>
        </w:tc>
      </w:tr>
      <w:tr w:rsidR="0006263C" w14:paraId="6754FE69" w14:textId="77777777" w:rsidTr="004B13D9">
        <w:tc>
          <w:tcPr>
            <w:tcW w:w="1652" w:type="dxa"/>
          </w:tcPr>
          <w:p w14:paraId="57366B4F" w14:textId="16BF9D20" w:rsidR="0006263C" w:rsidRDefault="0006263C" w:rsidP="0006263C">
            <w:r>
              <w:t>6M-4420-1</w:t>
            </w:r>
          </w:p>
        </w:tc>
        <w:tc>
          <w:tcPr>
            <w:tcW w:w="1999" w:type="dxa"/>
          </w:tcPr>
          <w:p w14:paraId="5DBF8C9D" w14:textId="4AC8DD9C" w:rsidR="0006263C" w:rsidRDefault="0006263C" w:rsidP="0006263C">
            <w:r>
              <w:t>The Expanded WWI High Speed Memory</w:t>
            </w:r>
          </w:p>
        </w:tc>
        <w:tc>
          <w:tcPr>
            <w:tcW w:w="1195" w:type="dxa"/>
          </w:tcPr>
          <w:p w14:paraId="188257DA" w14:textId="43E1D389" w:rsidR="0006263C" w:rsidRDefault="0006263C" w:rsidP="0006263C">
            <w:r>
              <w:t>20 Aug 1956</w:t>
            </w:r>
          </w:p>
        </w:tc>
        <w:tc>
          <w:tcPr>
            <w:tcW w:w="1609" w:type="dxa"/>
          </w:tcPr>
          <w:p w14:paraId="5B71007D" w14:textId="24239F03" w:rsidR="0006263C" w:rsidRDefault="0006263C" w:rsidP="0006263C">
            <w:r>
              <w:t>A. N. Blumenthal, D. A. Morrison</w:t>
            </w:r>
          </w:p>
        </w:tc>
        <w:tc>
          <w:tcPr>
            <w:tcW w:w="2360" w:type="dxa"/>
          </w:tcPr>
          <w:p w14:paraId="192CA164" w14:textId="012C914C" w:rsidR="0006263C" w:rsidRPr="00492C50" w:rsidRDefault="00492C50" w:rsidP="0006263C">
            <w:pPr>
              <w:rPr>
                <w:i/>
                <w:iCs/>
              </w:rPr>
            </w:pPr>
            <w:r w:rsidRPr="00492C50">
              <w:rPr>
                <w:i/>
                <w:iCs/>
              </w:rPr>
              <w:t>(See notes on this series of CF docs in Theory of Operation Appendix)</w:t>
            </w:r>
          </w:p>
        </w:tc>
        <w:tc>
          <w:tcPr>
            <w:tcW w:w="535" w:type="dxa"/>
          </w:tcPr>
          <w:p w14:paraId="603834F8" w14:textId="6ADC22F9" w:rsidR="0006263C" w:rsidRDefault="0020786F" w:rsidP="0006263C">
            <w:r>
              <w:t>Y</w:t>
            </w:r>
          </w:p>
        </w:tc>
      </w:tr>
      <w:tr w:rsidR="0020786F" w14:paraId="2A9F03D6" w14:textId="77777777" w:rsidTr="004B13D9">
        <w:tc>
          <w:tcPr>
            <w:tcW w:w="1652" w:type="dxa"/>
          </w:tcPr>
          <w:p w14:paraId="42B0E6B3" w14:textId="3DB04C0C" w:rsidR="0020786F" w:rsidRDefault="0020786F" w:rsidP="0020786F">
            <w:r>
              <w:t>6M-4420-1 S1</w:t>
            </w:r>
          </w:p>
        </w:tc>
        <w:tc>
          <w:tcPr>
            <w:tcW w:w="1999" w:type="dxa"/>
          </w:tcPr>
          <w:p w14:paraId="178F31BA" w14:textId="4005EEB3" w:rsidR="0020786F" w:rsidRDefault="0020786F" w:rsidP="0020786F">
            <w:r>
              <w:t>The Expanded WWI High Speed Memory</w:t>
            </w:r>
          </w:p>
        </w:tc>
        <w:tc>
          <w:tcPr>
            <w:tcW w:w="1195" w:type="dxa"/>
          </w:tcPr>
          <w:p w14:paraId="6B737819" w14:textId="5B493E62" w:rsidR="0020786F" w:rsidRDefault="0020786F" w:rsidP="0020786F">
            <w:r>
              <w:t>14 Dec 1956</w:t>
            </w:r>
          </w:p>
        </w:tc>
        <w:tc>
          <w:tcPr>
            <w:tcW w:w="1609" w:type="dxa"/>
          </w:tcPr>
          <w:p w14:paraId="47D33484" w14:textId="116C881F" w:rsidR="0020786F" w:rsidRDefault="0020786F" w:rsidP="0020786F">
            <w:r>
              <w:t>A. N. Blumenthal, D. A. Morrison</w:t>
            </w:r>
          </w:p>
        </w:tc>
        <w:tc>
          <w:tcPr>
            <w:tcW w:w="2360" w:type="dxa"/>
          </w:tcPr>
          <w:p w14:paraId="0C929947" w14:textId="2E0A26C3" w:rsidR="0020786F" w:rsidRDefault="0020786F" w:rsidP="0020786F">
            <w:r>
              <w:t>Supplement</w:t>
            </w:r>
            <w:r w:rsidR="008D158C">
              <w:t xml:space="preserve"> #1</w:t>
            </w:r>
          </w:p>
        </w:tc>
        <w:tc>
          <w:tcPr>
            <w:tcW w:w="535" w:type="dxa"/>
          </w:tcPr>
          <w:p w14:paraId="6F0EECCA" w14:textId="127AA5AF" w:rsidR="0020786F" w:rsidRDefault="008D158C" w:rsidP="0020786F">
            <w:r>
              <w:t>Y</w:t>
            </w:r>
          </w:p>
        </w:tc>
      </w:tr>
      <w:tr w:rsidR="008D158C" w14:paraId="658B24CA" w14:textId="77777777" w:rsidTr="004B13D9">
        <w:tc>
          <w:tcPr>
            <w:tcW w:w="1652" w:type="dxa"/>
          </w:tcPr>
          <w:p w14:paraId="02639C90" w14:textId="0EDCF59D" w:rsidR="008D158C" w:rsidRDefault="008D158C" w:rsidP="008D158C">
            <w:r>
              <w:t>6M-4420-1 S2</w:t>
            </w:r>
          </w:p>
        </w:tc>
        <w:tc>
          <w:tcPr>
            <w:tcW w:w="1999" w:type="dxa"/>
          </w:tcPr>
          <w:p w14:paraId="4279EE9E" w14:textId="60474769" w:rsidR="008D158C" w:rsidRDefault="008D158C" w:rsidP="008D158C">
            <w:r>
              <w:t>The Expanded WWI High Speed Memory</w:t>
            </w:r>
          </w:p>
        </w:tc>
        <w:tc>
          <w:tcPr>
            <w:tcW w:w="1195" w:type="dxa"/>
          </w:tcPr>
          <w:p w14:paraId="5AC406FB" w14:textId="2046DAB0" w:rsidR="008D158C" w:rsidRDefault="008D158C" w:rsidP="008D158C">
            <w:r>
              <w:t>27 Feb 1957</w:t>
            </w:r>
          </w:p>
        </w:tc>
        <w:tc>
          <w:tcPr>
            <w:tcW w:w="1609" w:type="dxa"/>
          </w:tcPr>
          <w:p w14:paraId="2D4CA506" w14:textId="5940432A" w:rsidR="008D158C" w:rsidRDefault="008D158C" w:rsidP="008D158C">
            <w:r>
              <w:t>D. A. Morrison</w:t>
            </w:r>
          </w:p>
        </w:tc>
        <w:tc>
          <w:tcPr>
            <w:tcW w:w="2360" w:type="dxa"/>
          </w:tcPr>
          <w:p w14:paraId="7063A8D9" w14:textId="4C5FE661" w:rsidR="008D158C" w:rsidRDefault="008D158C" w:rsidP="008D158C">
            <w:r>
              <w:t>Supplement #2</w:t>
            </w:r>
          </w:p>
        </w:tc>
        <w:tc>
          <w:tcPr>
            <w:tcW w:w="535" w:type="dxa"/>
          </w:tcPr>
          <w:p w14:paraId="3A518C96" w14:textId="271A361A" w:rsidR="008D158C" w:rsidRDefault="00CA5C31" w:rsidP="008D158C">
            <w:r>
              <w:t>Y</w:t>
            </w:r>
          </w:p>
        </w:tc>
      </w:tr>
      <w:tr w:rsidR="00CA5C31" w14:paraId="4257594C" w14:textId="77777777" w:rsidTr="004B13D9">
        <w:tc>
          <w:tcPr>
            <w:tcW w:w="1652" w:type="dxa"/>
          </w:tcPr>
          <w:p w14:paraId="260F5278" w14:textId="170107D3" w:rsidR="00CA5C31" w:rsidRDefault="00CA5C31" w:rsidP="00CA5C31">
            <w:r>
              <w:t>6M-4420-1 S3</w:t>
            </w:r>
          </w:p>
        </w:tc>
        <w:tc>
          <w:tcPr>
            <w:tcW w:w="1999" w:type="dxa"/>
          </w:tcPr>
          <w:p w14:paraId="34DB8D73" w14:textId="37DF260E" w:rsidR="00CA5C31" w:rsidRDefault="00CA5C31" w:rsidP="00CA5C31">
            <w:r>
              <w:t>The Expanded WWI High Speed Memory</w:t>
            </w:r>
          </w:p>
        </w:tc>
        <w:tc>
          <w:tcPr>
            <w:tcW w:w="1195" w:type="dxa"/>
          </w:tcPr>
          <w:p w14:paraId="65CE5608" w14:textId="4FA6E1F3" w:rsidR="00CA5C31" w:rsidRDefault="00CA5C31" w:rsidP="00CA5C31">
            <w:r>
              <w:t>19 Mar 1957</w:t>
            </w:r>
          </w:p>
        </w:tc>
        <w:tc>
          <w:tcPr>
            <w:tcW w:w="1609" w:type="dxa"/>
          </w:tcPr>
          <w:p w14:paraId="37C76845" w14:textId="1B3DDEC5" w:rsidR="00CA5C31" w:rsidRDefault="00CA5C31" w:rsidP="00CA5C31">
            <w:r>
              <w:t>D. A. Morrison</w:t>
            </w:r>
          </w:p>
        </w:tc>
        <w:tc>
          <w:tcPr>
            <w:tcW w:w="2360" w:type="dxa"/>
          </w:tcPr>
          <w:p w14:paraId="77F7E01A" w14:textId="693B4D2E" w:rsidR="00CA5C31" w:rsidRDefault="00CA5C31" w:rsidP="00CA5C31">
            <w:r>
              <w:t>Supplement #3</w:t>
            </w:r>
          </w:p>
        </w:tc>
        <w:tc>
          <w:tcPr>
            <w:tcW w:w="535" w:type="dxa"/>
          </w:tcPr>
          <w:p w14:paraId="7B5D38C2" w14:textId="583DDC13" w:rsidR="00CA5C31" w:rsidRDefault="00CA5C31" w:rsidP="00CA5C31">
            <w:r>
              <w:t>y</w:t>
            </w:r>
          </w:p>
        </w:tc>
      </w:tr>
      <w:tr w:rsidR="00CA5C31" w14:paraId="39A9E98E" w14:textId="77777777" w:rsidTr="004B13D9">
        <w:tc>
          <w:tcPr>
            <w:tcW w:w="1652" w:type="dxa"/>
          </w:tcPr>
          <w:p w14:paraId="20910CA3" w14:textId="181879B0" w:rsidR="00CA5C31" w:rsidRDefault="00CA5C31" w:rsidP="00CA5C31">
            <w:r>
              <w:t>6M-4539</w:t>
            </w:r>
          </w:p>
        </w:tc>
        <w:tc>
          <w:tcPr>
            <w:tcW w:w="1999" w:type="dxa"/>
          </w:tcPr>
          <w:p w14:paraId="779E8947" w14:textId="69617BCC" w:rsidR="00CA5C31" w:rsidRDefault="00CA5C31" w:rsidP="00CA5C31">
            <w:r>
              <w:t>Proposal to Shorten WWI Core Memory Access Time</w:t>
            </w:r>
          </w:p>
        </w:tc>
        <w:tc>
          <w:tcPr>
            <w:tcW w:w="1195" w:type="dxa"/>
          </w:tcPr>
          <w:p w14:paraId="18054E40" w14:textId="0862FAD8" w:rsidR="00CA5C31" w:rsidRDefault="00CA5C31" w:rsidP="00CA5C31">
            <w:r>
              <w:t>15 Aug 1956</w:t>
            </w:r>
          </w:p>
        </w:tc>
        <w:tc>
          <w:tcPr>
            <w:tcW w:w="1609" w:type="dxa"/>
          </w:tcPr>
          <w:p w14:paraId="1E979EA1" w14:textId="6BE5EC40" w:rsidR="00CA5C31" w:rsidRDefault="00CA5C31" w:rsidP="00CA5C31">
            <w:r>
              <w:t>A. N. Blumenthal, D. A. Morrison</w:t>
            </w:r>
          </w:p>
        </w:tc>
        <w:tc>
          <w:tcPr>
            <w:tcW w:w="2360" w:type="dxa"/>
          </w:tcPr>
          <w:p w14:paraId="39AD54DD" w14:textId="77777777" w:rsidR="00CA5C31" w:rsidRDefault="00CA5C31" w:rsidP="00CA5C31"/>
        </w:tc>
        <w:tc>
          <w:tcPr>
            <w:tcW w:w="535" w:type="dxa"/>
          </w:tcPr>
          <w:p w14:paraId="499D7BF9" w14:textId="77777777" w:rsidR="00CA5C31" w:rsidRDefault="00CA5C31" w:rsidP="00CA5C31"/>
        </w:tc>
      </w:tr>
      <w:tr w:rsidR="00CA5C31" w14:paraId="6EEA898B" w14:textId="77777777" w:rsidTr="004B13D9">
        <w:tc>
          <w:tcPr>
            <w:tcW w:w="1652" w:type="dxa"/>
          </w:tcPr>
          <w:p w14:paraId="2C0984F6" w14:textId="77EA6B01" w:rsidR="00CA5C31" w:rsidRDefault="00C75801" w:rsidP="00CA5C31">
            <w:r>
              <w:t>6M-4523</w:t>
            </w:r>
          </w:p>
        </w:tc>
        <w:tc>
          <w:tcPr>
            <w:tcW w:w="1999" w:type="dxa"/>
          </w:tcPr>
          <w:p w14:paraId="043EAEBB" w14:textId="5474EECD" w:rsidR="00CA5C31" w:rsidRDefault="00C75801" w:rsidP="00CA5C31">
            <w:r>
              <w:t>Programming the New WWI Semi-Automatic Height Finder Radar</w:t>
            </w:r>
          </w:p>
        </w:tc>
        <w:tc>
          <w:tcPr>
            <w:tcW w:w="1195" w:type="dxa"/>
          </w:tcPr>
          <w:p w14:paraId="73C1FBD8" w14:textId="0BE5364D" w:rsidR="00CA5C31" w:rsidRDefault="00C75801" w:rsidP="00CA5C31">
            <w:r>
              <w:t>1 Aug 1956</w:t>
            </w:r>
          </w:p>
        </w:tc>
        <w:tc>
          <w:tcPr>
            <w:tcW w:w="1609" w:type="dxa"/>
          </w:tcPr>
          <w:p w14:paraId="73E78B58" w14:textId="2E3CBE0B" w:rsidR="00CA5C31" w:rsidRDefault="00C75801" w:rsidP="00CA5C31">
            <w:r>
              <w:t>C. S. Lin</w:t>
            </w:r>
          </w:p>
        </w:tc>
        <w:tc>
          <w:tcPr>
            <w:tcW w:w="2360" w:type="dxa"/>
          </w:tcPr>
          <w:p w14:paraId="14D9B52B" w14:textId="77777777" w:rsidR="00CA5C31" w:rsidRDefault="00CA5C31" w:rsidP="00CA5C31"/>
        </w:tc>
        <w:tc>
          <w:tcPr>
            <w:tcW w:w="535" w:type="dxa"/>
          </w:tcPr>
          <w:p w14:paraId="7F07F262" w14:textId="2E313B0C" w:rsidR="00CA5C31" w:rsidRDefault="009C5670" w:rsidP="00CA5C31">
            <w:r>
              <w:t>Y</w:t>
            </w:r>
          </w:p>
        </w:tc>
      </w:tr>
      <w:tr w:rsidR="00C75801" w14:paraId="5C428012" w14:textId="77777777" w:rsidTr="004B13D9">
        <w:tc>
          <w:tcPr>
            <w:tcW w:w="1652" w:type="dxa"/>
          </w:tcPr>
          <w:p w14:paraId="79CA7DA6" w14:textId="77777777" w:rsidR="00C75801" w:rsidRDefault="00C75801" w:rsidP="00CA5C31"/>
        </w:tc>
        <w:tc>
          <w:tcPr>
            <w:tcW w:w="1999" w:type="dxa"/>
          </w:tcPr>
          <w:p w14:paraId="68434156" w14:textId="77777777" w:rsidR="00C75801" w:rsidRDefault="00C75801" w:rsidP="00CA5C31"/>
        </w:tc>
        <w:tc>
          <w:tcPr>
            <w:tcW w:w="1195" w:type="dxa"/>
          </w:tcPr>
          <w:p w14:paraId="772E8024" w14:textId="77777777" w:rsidR="00C75801" w:rsidRDefault="00C75801" w:rsidP="00CA5C31"/>
        </w:tc>
        <w:tc>
          <w:tcPr>
            <w:tcW w:w="1609" w:type="dxa"/>
          </w:tcPr>
          <w:p w14:paraId="4DF6E79A" w14:textId="77777777" w:rsidR="00C75801" w:rsidRDefault="00C75801" w:rsidP="00CA5C31"/>
        </w:tc>
        <w:tc>
          <w:tcPr>
            <w:tcW w:w="2360" w:type="dxa"/>
          </w:tcPr>
          <w:p w14:paraId="141FE8F9" w14:textId="77777777" w:rsidR="00C75801" w:rsidRDefault="00C75801" w:rsidP="00CA5C31"/>
        </w:tc>
        <w:tc>
          <w:tcPr>
            <w:tcW w:w="535" w:type="dxa"/>
          </w:tcPr>
          <w:p w14:paraId="27394CC2" w14:textId="77777777" w:rsidR="00C75801" w:rsidRDefault="00C75801" w:rsidP="00CA5C31"/>
        </w:tc>
      </w:tr>
      <w:tr w:rsidR="00C75801" w14:paraId="5ADAE4E0" w14:textId="77777777" w:rsidTr="004B13D9">
        <w:tc>
          <w:tcPr>
            <w:tcW w:w="1652" w:type="dxa"/>
          </w:tcPr>
          <w:p w14:paraId="7E382B52" w14:textId="77777777" w:rsidR="00C75801" w:rsidRDefault="00C75801" w:rsidP="00CA5C31"/>
        </w:tc>
        <w:tc>
          <w:tcPr>
            <w:tcW w:w="1999" w:type="dxa"/>
          </w:tcPr>
          <w:p w14:paraId="4BE2E180" w14:textId="77777777" w:rsidR="00C75801" w:rsidRDefault="00C75801" w:rsidP="00CA5C31"/>
        </w:tc>
        <w:tc>
          <w:tcPr>
            <w:tcW w:w="1195" w:type="dxa"/>
          </w:tcPr>
          <w:p w14:paraId="59F1B6F4" w14:textId="77777777" w:rsidR="00C75801" w:rsidRDefault="00C75801" w:rsidP="00CA5C31"/>
        </w:tc>
        <w:tc>
          <w:tcPr>
            <w:tcW w:w="1609" w:type="dxa"/>
          </w:tcPr>
          <w:p w14:paraId="2904851C" w14:textId="77777777" w:rsidR="00C75801" w:rsidRDefault="00C75801" w:rsidP="00CA5C31"/>
        </w:tc>
        <w:tc>
          <w:tcPr>
            <w:tcW w:w="2360" w:type="dxa"/>
          </w:tcPr>
          <w:p w14:paraId="2D734E2D" w14:textId="77777777" w:rsidR="00C75801" w:rsidRDefault="00C75801" w:rsidP="00CA5C31"/>
        </w:tc>
        <w:tc>
          <w:tcPr>
            <w:tcW w:w="535" w:type="dxa"/>
          </w:tcPr>
          <w:p w14:paraId="3B8AE75E" w14:textId="77777777" w:rsidR="00C75801" w:rsidRDefault="00C75801" w:rsidP="00CA5C31"/>
        </w:tc>
      </w:tr>
      <w:tr w:rsidR="00C75801" w14:paraId="0F0D6103" w14:textId="77777777" w:rsidTr="004B13D9">
        <w:tc>
          <w:tcPr>
            <w:tcW w:w="1652" w:type="dxa"/>
          </w:tcPr>
          <w:p w14:paraId="1A8B5C83" w14:textId="77777777" w:rsidR="00C75801" w:rsidRDefault="00C75801" w:rsidP="00CA5C31"/>
        </w:tc>
        <w:tc>
          <w:tcPr>
            <w:tcW w:w="1999" w:type="dxa"/>
          </w:tcPr>
          <w:p w14:paraId="6F68E015" w14:textId="77777777" w:rsidR="00C75801" w:rsidRDefault="00C75801" w:rsidP="00CA5C31"/>
        </w:tc>
        <w:tc>
          <w:tcPr>
            <w:tcW w:w="1195" w:type="dxa"/>
          </w:tcPr>
          <w:p w14:paraId="2569854F" w14:textId="77777777" w:rsidR="00C75801" w:rsidRDefault="00C75801" w:rsidP="00CA5C31"/>
        </w:tc>
        <w:tc>
          <w:tcPr>
            <w:tcW w:w="1609" w:type="dxa"/>
          </w:tcPr>
          <w:p w14:paraId="5C2BEEF4" w14:textId="77777777" w:rsidR="00C75801" w:rsidRDefault="00C75801" w:rsidP="00CA5C31"/>
        </w:tc>
        <w:tc>
          <w:tcPr>
            <w:tcW w:w="2360" w:type="dxa"/>
          </w:tcPr>
          <w:p w14:paraId="1C7AFCE1" w14:textId="77777777" w:rsidR="00C75801" w:rsidRDefault="00C75801" w:rsidP="00CA5C31"/>
        </w:tc>
        <w:tc>
          <w:tcPr>
            <w:tcW w:w="535" w:type="dxa"/>
          </w:tcPr>
          <w:p w14:paraId="35440F58" w14:textId="77777777" w:rsidR="00C75801" w:rsidRDefault="00C75801" w:rsidP="00CA5C31"/>
        </w:tc>
      </w:tr>
      <w:tr w:rsidR="00CA5C31" w14:paraId="562EBE2E" w14:textId="34B54A9A" w:rsidTr="004B13D9">
        <w:tc>
          <w:tcPr>
            <w:tcW w:w="1652" w:type="dxa"/>
          </w:tcPr>
          <w:p w14:paraId="5275B8FD" w14:textId="1D8C1357" w:rsidR="00CA5C31" w:rsidRPr="00311AD7" w:rsidRDefault="00CA5C31" w:rsidP="00CA5C31">
            <w:pPr>
              <w:rPr>
                <w:b/>
                <w:bCs/>
              </w:rPr>
            </w:pPr>
            <w:r w:rsidRPr="00311AD7">
              <w:rPr>
                <w:b/>
                <w:bCs/>
              </w:rPr>
              <w:t>Folder Dec 1956</w:t>
            </w:r>
          </w:p>
        </w:tc>
        <w:tc>
          <w:tcPr>
            <w:tcW w:w="1999" w:type="dxa"/>
          </w:tcPr>
          <w:p w14:paraId="0946942F" w14:textId="77777777" w:rsidR="00CA5C31" w:rsidRDefault="00CA5C31" w:rsidP="00CA5C31"/>
        </w:tc>
        <w:tc>
          <w:tcPr>
            <w:tcW w:w="1195" w:type="dxa"/>
          </w:tcPr>
          <w:p w14:paraId="73AF937B" w14:textId="77777777" w:rsidR="00CA5C31" w:rsidRDefault="00CA5C31" w:rsidP="00CA5C31"/>
        </w:tc>
        <w:tc>
          <w:tcPr>
            <w:tcW w:w="1609" w:type="dxa"/>
          </w:tcPr>
          <w:p w14:paraId="31B9CFAB" w14:textId="77777777" w:rsidR="00CA5C31" w:rsidRDefault="00CA5C31" w:rsidP="00CA5C31"/>
        </w:tc>
        <w:tc>
          <w:tcPr>
            <w:tcW w:w="2360" w:type="dxa"/>
          </w:tcPr>
          <w:p w14:paraId="4060A1DF" w14:textId="77777777" w:rsidR="00CA5C31" w:rsidRDefault="00CA5C31" w:rsidP="00CA5C31"/>
        </w:tc>
        <w:tc>
          <w:tcPr>
            <w:tcW w:w="535" w:type="dxa"/>
          </w:tcPr>
          <w:p w14:paraId="29FBBF9A" w14:textId="77777777" w:rsidR="00CA5C31" w:rsidRDefault="00CA5C31" w:rsidP="00CA5C31"/>
        </w:tc>
      </w:tr>
      <w:tr w:rsidR="00CA5C31" w14:paraId="4AB759F9" w14:textId="39F23FA0" w:rsidTr="004B13D9">
        <w:tc>
          <w:tcPr>
            <w:tcW w:w="1652" w:type="dxa"/>
          </w:tcPr>
          <w:p w14:paraId="3604A282" w14:textId="5D7A3899" w:rsidR="00CA5C31" w:rsidRDefault="00CA5C31" w:rsidP="00CA5C31">
            <w:r>
              <w:t>6M-4321 #11</w:t>
            </w:r>
          </w:p>
        </w:tc>
        <w:tc>
          <w:tcPr>
            <w:tcW w:w="1999" w:type="dxa"/>
          </w:tcPr>
          <w:p w14:paraId="6ADB28B2" w14:textId="3B5D46CC" w:rsidR="00CA5C31" w:rsidRDefault="00CA5C31" w:rsidP="00CA5C31">
            <w:r>
              <w:t>Reliability</w:t>
            </w:r>
          </w:p>
        </w:tc>
        <w:tc>
          <w:tcPr>
            <w:tcW w:w="1195" w:type="dxa"/>
          </w:tcPr>
          <w:p w14:paraId="74B51BD6" w14:textId="7BB73EF1" w:rsidR="00CA5C31" w:rsidRDefault="00CA5C31" w:rsidP="00CA5C31">
            <w:r>
              <w:t>28 Dec 1956</w:t>
            </w:r>
          </w:p>
        </w:tc>
        <w:tc>
          <w:tcPr>
            <w:tcW w:w="1609" w:type="dxa"/>
          </w:tcPr>
          <w:p w14:paraId="62F9E597" w14:textId="77777777" w:rsidR="00CA5C31" w:rsidRDefault="00CA5C31" w:rsidP="00CA5C31"/>
        </w:tc>
        <w:tc>
          <w:tcPr>
            <w:tcW w:w="2360" w:type="dxa"/>
          </w:tcPr>
          <w:p w14:paraId="27E9ADA5" w14:textId="77777777" w:rsidR="00CA5C31" w:rsidRDefault="00CA5C31" w:rsidP="00CA5C31"/>
        </w:tc>
        <w:tc>
          <w:tcPr>
            <w:tcW w:w="535" w:type="dxa"/>
          </w:tcPr>
          <w:p w14:paraId="1D7FBE4F" w14:textId="77777777" w:rsidR="00CA5C31" w:rsidRDefault="00CA5C31" w:rsidP="00CA5C31"/>
        </w:tc>
      </w:tr>
      <w:tr w:rsidR="00CA5C31" w14:paraId="3D47616A" w14:textId="48B4A6BA" w:rsidTr="004B13D9">
        <w:tc>
          <w:tcPr>
            <w:tcW w:w="1652" w:type="dxa"/>
          </w:tcPr>
          <w:p w14:paraId="770386C9" w14:textId="29AE2775" w:rsidR="00CA5C31" w:rsidRDefault="00CA5C31" w:rsidP="00CA5C31">
            <w:r>
              <w:t>6M-4321 #10</w:t>
            </w:r>
          </w:p>
        </w:tc>
        <w:tc>
          <w:tcPr>
            <w:tcW w:w="1999" w:type="dxa"/>
          </w:tcPr>
          <w:p w14:paraId="5D56CB59" w14:textId="6CC311B6" w:rsidR="00CA5C31" w:rsidRDefault="00CA5C31" w:rsidP="00CA5C31">
            <w:r>
              <w:t>Reliability</w:t>
            </w:r>
          </w:p>
        </w:tc>
        <w:tc>
          <w:tcPr>
            <w:tcW w:w="1195" w:type="dxa"/>
          </w:tcPr>
          <w:p w14:paraId="65C3F8C3" w14:textId="4483FCA7" w:rsidR="00CA5C31" w:rsidRDefault="00CA5C31" w:rsidP="00CA5C31">
            <w:r>
              <w:t>21 Dec 1956</w:t>
            </w:r>
          </w:p>
        </w:tc>
        <w:tc>
          <w:tcPr>
            <w:tcW w:w="1609" w:type="dxa"/>
          </w:tcPr>
          <w:p w14:paraId="2A2B2C1B" w14:textId="77777777" w:rsidR="00CA5C31" w:rsidRDefault="00CA5C31" w:rsidP="00CA5C31"/>
        </w:tc>
        <w:tc>
          <w:tcPr>
            <w:tcW w:w="2360" w:type="dxa"/>
          </w:tcPr>
          <w:p w14:paraId="5547C46D" w14:textId="77777777" w:rsidR="00CA5C31" w:rsidRDefault="00CA5C31" w:rsidP="00CA5C31"/>
        </w:tc>
        <w:tc>
          <w:tcPr>
            <w:tcW w:w="535" w:type="dxa"/>
          </w:tcPr>
          <w:p w14:paraId="556D1917" w14:textId="77777777" w:rsidR="00CA5C31" w:rsidRDefault="00CA5C31" w:rsidP="00CA5C31"/>
        </w:tc>
      </w:tr>
      <w:tr w:rsidR="00CA5C31" w14:paraId="33E7F26F" w14:textId="55687A4B" w:rsidTr="004B13D9">
        <w:tc>
          <w:tcPr>
            <w:tcW w:w="1652" w:type="dxa"/>
          </w:tcPr>
          <w:p w14:paraId="33F3EBC1" w14:textId="67159BB3" w:rsidR="00CA5C31" w:rsidRDefault="00CA5C31" w:rsidP="00CA5C31">
            <w:r>
              <w:t>6M-4321 #9</w:t>
            </w:r>
          </w:p>
        </w:tc>
        <w:tc>
          <w:tcPr>
            <w:tcW w:w="1999" w:type="dxa"/>
          </w:tcPr>
          <w:p w14:paraId="2FA81811" w14:textId="0A0E41DD" w:rsidR="00CA5C31" w:rsidRDefault="00CA5C31" w:rsidP="00CA5C31">
            <w:r>
              <w:t>Reliability</w:t>
            </w:r>
          </w:p>
        </w:tc>
        <w:tc>
          <w:tcPr>
            <w:tcW w:w="1195" w:type="dxa"/>
          </w:tcPr>
          <w:p w14:paraId="5EB00C8E" w14:textId="7A1FFD07" w:rsidR="00CA5C31" w:rsidRDefault="00CA5C31" w:rsidP="00CA5C31">
            <w:r>
              <w:t>14 Dec 1956</w:t>
            </w:r>
          </w:p>
        </w:tc>
        <w:tc>
          <w:tcPr>
            <w:tcW w:w="1609" w:type="dxa"/>
          </w:tcPr>
          <w:p w14:paraId="22DE8F43" w14:textId="77777777" w:rsidR="00CA5C31" w:rsidRDefault="00CA5C31" w:rsidP="00CA5C31"/>
        </w:tc>
        <w:tc>
          <w:tcPr>
            <w:tcW w:w="2360" w:type="dxa"/>
          </w:tcPr>
          <w:p w14:paraId="4F2AB17D" w14:textId="77777777" w:rsidR="00CA5C31" w:rsidRDefault="00CA5C31" w:rsidP="00CA5C31"/>
        </w:tc>
        <w:tc>
          <w:tcPr>
            <w:tcW w:w="535" w:type="dxa"/>
          </w:tcPr>
          <w:p w14:paraId="24288184" w14:textId="77777777" w:rsidR="00CA5C31" w:rsidRDefault="00CA5C31" w:rsidP="00CA5C31"/>
        </w:tc>
      </w:tr>
      <w:tr w:rsidR="00CA5C31" w14:paraId="39CDF22A" w14:textId="40FD5881" w:rsidTr="004B13D9">
        <w:tc>
          <w:tcPr>
            <w:tcW w:w="1652" w:type="dxa"/>
          </w:tcPr>
          <w:p w14:paraId="64ACF333" w14:textId="0280CA2F" w:rsidR="00CA5C31" w:rsidRDefault="00CA5C31" w:rsidP="00CA5C31">
            <w:r>
              <w:t>6M-4321 #8</w:t>
            </w:r>
          </w:p>
        </w:tc>
        <w:tc>
          <w:tcPr>
            <w:tcW w:w="1999" w:type="dxa"/>
          </w:tcPr>
          <w:p w14:paraId="59FAD866" w14:textId="1498C7F4" w:rsidR="00CA5C31" w:rsidRDefault="00CA5C31" w:rsidP="00CA5C31">
            <w:r>
              <w:t>Reliability</w:t>
            </w:r>
          </w:p>
        </w:tc>
        <w:tc>
          <w:tcPr>
            <w:tcW w:w="1195" w:type="dxa"/>
          </w:tcPr>
          <w:p w14:paraId="074C97FA" w14:textId="43FCCACD" w:rsidR="00CA5C31" w:rsidRDefault="00CA5C31" w:rsidP="00CA5C31">
            <w:r>
              <w:t>7 Dec 1956</w:t>
            </w:r>
          </w:p>
        </w:tc>
        <w:tc>
          <w:tcPr>
            <w:tcW w:w="1609" w:type="dxa"/>
          </w:tcPr>
          <w:p w14:paraId="206EF9E9" w14:textId="77777777" w:rsidR="00CA5C31" w:rsidRDefault="00CA5C31" w:rsidP="00CA5C31"/>
        </w:tc>
        <w:tc>
          <w:tcPr>
            <w:tcW w:w="2360" w:type="dxa"/>
          </w:tcPr>
          <w:p w14:paraId="5C7619F0" w14:textId="77777777" w:rsidR="00CA5C31" w:rsidRDefault="00CA5C31" w:rsidP="00CA5C31"/>
        </w:tc>
        <w:tc>
          <w:tcPr>
            <w:tcW w:w="535" w:type="dxa"/>
          </w:tcPr>
          <w:p w14:paraId="52392581" w14:textId="77777777" w:rsidR="00CA5C31" w:rsidRDefault="00CA5C31" w:rsidP="00CA5C31"/>
        </w:tc>
      </w:tr>
      <w:tr w:rsidR="00CA5C31" w14:paraId="1D2F1A6C" w14:textId="75609B21" w:rsidTr="004B13D9">
        <w:tc>
          <w:tcPr>
            <w:tcW w:w="1652" w:type="dxa"/>
          </w:tcPr>
          <w:p w14:paraId="7670F4D9" w14:textId="77777777" w:rsidR="00CA5C31" w:rsidRDefault="00CA5C31" w:rsidP="00CA5C31"/>
        </w:tc>
        <w:tc>
          <w:tcPr>
            <w:tcW w:w="1999" w:type="dxa"/>
          </w:tcPr>
          <w:p w14:paraId="666E24C3" w14:textId="77777777" w:rsidR="00CA5C31" w:rsidRDefault="00CA5C31" w:rsidP="00CA5C31"/>
        </w:tc>
        <w:tc>
          <w:tcPr>
            <w:tcW w:w="1195" w:type="dxa"/>
          </w:tcPr>
          <w:p w14:paraId="2A853777" w14:textId="77777777" w:rsidR="00CA5C31" w:rsidRDefault="00CA5C31" w:rsidP="00CA5C31"/>
        </w:tc>
        <w:tc>
          <w:tcPr>
            <w:tcW w:w="1609" w:type="dxa"/>
          </w:tcPr>
          <w:p w14:paraId="53AD95EA" w14:textId="77777777" w:rsidR="00CA5C31" w:rsidRDefault="00CA5C31" w:rsidP="00CA5C31"/>
        </w:tc>
        <w:tc>
          <w:tcPr>
            <w:tcW w:w="2360" w:type="dxa"/>
          </w:tcPr>
          <w:p w14:paraId="455D0900" w14:textId="77777777" w:rsidR="00CA5C31" w:rsidRDefault="00CA5C31" w:rsidP="00CA5C31"/>
        </w:tc>
        <w:tc>
          <w:tcPr>
            <w:tcW w:w="535" w:type="dxa"/>
          </w:tcPr>
          <w:p w14:paraId="162C35F4" w14:textId="77777777" w:rsidR="00CA5C31" w:rsidRDefault="00CA5C31" w:rsidP="00CA5C31"/>
        </w:tc>
      </w:tr>
      <w:tr w:rsidR="00CA5C31" w14:paraId="0C853AFE" w14:textId="391E99F2" w:rsidTr="004B13D9">
        <w:tc>
          <w:tcPr>
            <w:tcW w:w="1652" w:type="dxa"/>
          </w:tcPr>
          <w:p w14:paraId="6769DCAB" w14:textId="73C60F95" w:rsidR="00CA5C31" w:rsidRDefault="00CA5C31" w:rsidP="00CA5C31">
            <w:r w:rsidRPr="00311AD7">
              <w:rPr>
                <w:b/>
                <w:bCs/>
              </w:rPr>
              <w:lastRenderedPageBreak/>
              <w:t xml:space="preserve">Folder </w:t>
            </w:r>
            <w:r>
              <w:rPr>
                <w:b/>
                <w:bCs/>
              </w:rPr>
              <w:t>Jan</w:t>
            </w:r>
            <w:r w:rsidRPr="00311AD7">
              <w:rPr>
                <w:b/>
                <w:bCs/>
              </w:rPr>
              <w:t xml:space="preserve"> 195</w:t>
            </w:r>
            <w:r>
              <w:rPr>
                <w:b/>
                <w:bCs/>
              </w:rPr>
              <w:t>7</w:t>
            </w:r>
          </w:p>
        </w:tc>
        <w:tc>
          <w:tcPr>
            <w:tcW w:w="1999" w:type="dxa"/>
          </w:tcPr>
          <w:p w14:paraId="634385BA" w14:textId="77777777" w:rsidR="00CA5C31" w:rsidRDefault="00CA5C31" w:rsidP="00CA5C31"/>
        </w:tc>
        <w:tc>
          <w:tcPr>
            <w:tcW w:w="1195" w:type="dxa"/>
          </w:tcPr>
          <w:p w14:paraId="306E2935" w14:textId="77777777" w:rsidR="00CA5C31" w:rsidRDefault="00CA5C31" w:rsidP="00CA5C31"/>
        </w:tc>
        <w:tc>
          <w:tcPr>
            <w:tcW w:w="1609" w:type="dxa"/>
          </w:tcPr>
          <w:p w14:paraId="0D2F9AAB" w14:textId="77777777" w:rsidR="00CA5C31" w:rsidRDefault="00CA5C31" w:rsidP="00CA5C31"/>
        </w:tc>
        <w:tc>
          <w:tcPr>
            <w:tcW w:w="2360" w:type="dxa"/>
          </w:tcPr>
          <w:p w14:paraId="764D3F60" w14:textId="77777777" w:rsidR="00CA5C31" w:rsidRDefault="00CA5C31" w:rsidP="00CA5C31"/>
        </w:tc>
        <w:tc>
          <w:tcPr>
            <w:tcW w:w="535" w:type="dxa"/>
          </w:tcPr>
          <w:p w14:paraId="6604BD9E" w14:textId="77777777" w:rsidR="00CA5C31" w:rsidRDefault="00CA5C31" w:rsidP="00CA5C31"/>
        </w:tc>
      </w:tr>
      <w:tr w:rsidR="00CA5C31" w14:paraId="1B74366A" w14:textId="5EEB3508" w:rsidTr="004B13D9">
        <w:tc>
          <w:tcPr>
            <w:tcW w:w="1652" w:type="dxa"/>
          </w:tcPr>
          <w:p w14:paraId="6E34D226" w14:textId="287B6F3D" w:rsidR="00CA5C31" w:rsidRDefault="00CA5C31" w:rsidP="00CA5C31">
            <w:r>
              <w:t>6M-4842 #0, #1, #2, #3</w:t>
            </w:r>
          </w:p>
        </w:tc>
        <w:tc>
          <w:tcPr>
            <w:tcW w:w="1999" w:type="dxa"/>
          </w:tcPr>
          <w:p w14:paraId="7B6EFEA0" w14:textId="100EFBE9" w:rsidR="00CA5C31" w:rsidRDefault="00CA5C31" w:rsidP="00CA5C31">
            <w:r>
              <w:t>Reliability</w:t>
            </w:r>
          </w:p>
        </w:tc>
        <w:tc>
          <w:tcPr>
            <w:tcW w:w="1195" w:type="dxa"/>
          </w:tcPr>
          <w:p w14:paraId="6C2B4605" w14:textId="184BD1C3" w:rsidR="00CA5C31" w:rsidRDefault="00CA5C31" w:rsidP="00CA5C31">
            <w:r>
              <w:t>Jan 1959</w:t>
            </w:r>
          </w:p>
        </w:tc>
        <w:tc>
          <w:tcPr>
            <w:tcW w:w="1609" w:type="dxa"/>
          </w:tcPr>
          <w:p w14:paraId="532A1E6F" w14:textId="77777777" w:rsidR="00CA5C31" w:rsidRDefault="00CA5C31" w:rsidP="00CA5C31"/>
        </w:tc>
        <w:tc>
          <w:tcPr>
            <w:tcW w:w="2360" w:type="dxa"/>
          </w:tcPr>
          <w:p w14:paraId="11DE6277" w14:textId="77777777" w:rsidR="00CA5C31" w:rsidRDefault="00CA5C31" w:rsidP="00CA5C31"/>
        </w:tc>
        <w:tc>
          <w:tcPr>
            <w:tcW w:w="535" w:type="dxa"/>
          </w:tcPr>
          <w:p w14:paraId="005E5D8F" w14:textId="77777777" w:rsidR="00CA5C31" w:rsidRDefault="00CA5C31" w:rsidP="00CA5C31"/>
        </w:tc>
      </w:tr>
      <w:tr w:rsidR="00CA5C31" w14:paraId="6CB7E48B" w14:textId="3F37EEC5" w:rsidTr="004B13D9">
        <w:tc>
          <w:tcPr>
            <w:tcW w:w="1652" w:type="dxa"/>
          </w:tcPr>
          <w:p w14:paraId="5458496A" w14:textId="77777777" w:rsidR="00CA5C31" w:rsidRDefault="00CA5C31" w:rsidP="00CA5C31"/>
        </w:tc>
        <w:tc>
          <w:tcPr>
            <w:tcW w:w="1999" w:type="dxa"/>
          </w:tcPr>
          <w:p w14:paraId="5A05373B" w14:textId="77777777" w:rsidR="00CA5C31" w:rsidRDefault="00CA5C31" w:rsidP="00CA5C31"/>
        </w:tc>
        <w:tc>
          <w:tcPr>
            <w:tcW w:w="1195" w:type="dxa"/>
          </w:tcPr>
          <w:p w14:paraId="1524B677" w14:textId="77777777" w:rsidR="00CA5C31" w:rsidRDefault="00CA5C31" w:rsidP="00CA5C31"/>
        </w:tc>
        <w:tc>
          <w:tcPr>
            <w:tcW w:w="1609" w:type="dxa"/>
          </w:tcPr>
          <w:p w14:paraId="3C78B984" w14:textId="77777777" w:rsidR="00CA5C31" w:rsidRDefault="00CA5C31" w:rsidP="00CA5C31"/>
        </w:tc>
        <w:tc>
          <w:tcPr>
            <w:tcW w:w="2360" w:type="dxa"/>
          </w:tcPr>
          <w:p w14:paraId="7E71BEF6" w14:textId="77777777" w:rsidR="00CA5C31" w:rsidRDefault="00CA5C31" w:rsidP="00CA5C31"/>
        </w:tc>
        <w:tc>
          <w:tcPr>
            <w:tcW w:w="535" w:type="dxa"/>
          </w:tcPr>
          <w:p w14:paraId="5FCFE1C5" w14:textId="77777777" w:rsidR="00CA5C31" w:rsidRDefault="00CA5C31" w:rsidP="00CA5C31"/>
        </w:tc>
      </w:tr>
      <w:tr w:rsidR="00CA5C31" w14:paraId="73096BA8" w14:textId="45152180" w:rsidTr="004B13D9">
        <w:tc>
          <w:tcPr>
            <w:tcW w:w="1652" w:type="dxa"/>
          </w:tcPr>
          <w:p w14:paraId="76C6775B" w14:textId="277ACC06" w:rsidR="00CA5C31" w:rsidRPr="00B25038" w:rsidRDefault="00CA5C31" w:rsidP="00CA5C31">
            <w:pPr>
              <w:rPr>
                <w:b/>
                <w:bCs/>
              </w:rPr>
            </w:pPr>
            <w:r w:rsidRPr="00B25038">
              <w:rPr>
                <w:b/>
                <w:bCs/>
              </w:rPr>
              <w:t>Folder FEB 1957</w:t>
            </w:r>
          </w:p>
        </w:tc>
        <w:tc>
          <w:tcPr>
            <w:tcW w:w="1999" w:type="dxa"/>
          </w:tcPr>
          <w:p w14:paraId="36DDE6A7" w14:textId="77777777" w:rsidR="00CA5C31" w:rsidRDefault="00CA5C31" w:rsidP="00CA5C31"/>
        </w:tc>
        <w:tc>
          <w:tcPr>
            <w:tcW w:w="1195" w:type="dxa"/>
          </w:tcPr>
          <w:p w14:paraId="79E67399" w14:textId="77777777" w:rsidR="00CA5C31" w:rsidRDefault="00CA5C31" w:rsidP="00CA5C31"/>
        </w:tc>
        <w:tc>
          <w:tcPr>
            <w:tcW w:w="1609" w:type="dxa"/>
          </w:tcPr>
          <w:p w14:paraId="18EDBA1B" w14:textId="77777777" w:rsidR="00CA5C31" w:rsidRDefault="00CA5C31" w:rsidP="00CA5C31"/>
        </w:tc>
        <w:tc>
          <w:tcPr>
            <w:tcW w:w="2360" w:type="dxa"/>
          </w:tcPr>
          <w:p w14:paraId="31183829" w14:textId="77777777" w:rsidR="00CA5C31" w:rsidRDefault="00CA5C31" w:rsidP="00CA5C31"/>
        </w:tc>
        <w:tc>
          <w:tcPr>
            <w:tcW w:w="535" w:type="dxa"/>
          </w:tcPr>
          <w:p w14:paraId="56B30AA8" w14:textId="77777777" w:rsidR="00CA5C31" w:rsidRDefault="00CA5C31" w:rsidP="00CA5C31"/>
        </w:tc>
      </w:tr>
      <w:tr w:rsidR="00CA5C31" w14:paraId="725C0357" w14:textId="2DACC319" w:rsidTr="004B13D9">
        <w:tc>
          <w:tcPr>
            <w:tcW w:w="1652" w:type="dxa"/>
          </w:tcPr>
          <w:p w14:paraId="4DD09990" w14:textId="251213C3" w:rsidR="00CA5C31" w:rsidRDefault="00CA5C31" w:rsidP="00CA5C31">
            <w:r>
              <w:t>6M-4842</w:t>
            </w:r>
          </w:p>
        </w:tc>
        <w:tc>
          <w:tcPr>
            <w:tcW w:w="1999" w:type="dxa"/>
          </w:tcPr>
          <w:p w14:paraId="569FFD3B" w14:textId="4A6F0119" w:rsidR="00CA5C31" w:rsidRDefault="00CA5C31" w:rsidP="00CA5C31">
            <w:r>
              <w:t>Reliability</w:t>
            </w:r>
          </w:p>
        </w:tc>
        <w:tc>
          <w:tcPr>
            <w:tcW w:w="1195" w:type="dxa"/>
          </w:tcPr>
          <w:p w14:paraId="52C2AB0E" w14:textId="77777777" w:rsidR="00CA5C31" w:rsidRDefault="00CA5C31" w:rsidP="00CA5C31"/>
        </w:tc>
        <w:tc>
          <w:tcPr>
            <w:tcW w:w="1609" w:type="dxa"/>
          </w:tcPr>
          <w:p w14:paraId="11292423" w14:textId="77777777" w:rsidR="00CA5C31" w:rsidRDefault="00CA5C31" w:rsidP="00CA5C31"/>
        </w:tc>
        <w:tc>
          <w:tcPr>
            <w:tcW w:w="2360" w:type="dxa"/>
          </w:tcPr>
          <w:p w14:paraId="758A19B6" w14:textId="77777777" w:rsidR="00CA5C31" w:rsidRDefault="00CA5C31" w:rsidP="00CA5C31"/>
        </w:tc>
        <w:tc>
          <w:tcPr>
            <w:tcW w:w="535" w:type="dxa"/>
          </w:tcPr>
          <w:p w14:paraId="57C5576B" w14:textId="77777777" w:rsidR="00CA5C31" w:rsidRDefault="00CA5C31" w:rsidP="00CA5C31"/>
        </w:tc>
      </w:tr>
      <w:tr w:rsidR="00CA5C31" w14:paraId="3839BDED" w14:textId="48B78CB2" w:rsidTr="004B13D9">
        <w:tc>
          <w:tcPr>
            <w:tcW w:w="1652" w:type="dxa"/>
          </w:tcPr>
          <w:p w14:paraId="4EF91C63" w14:textId="0CFD6179" w:rsidR="00CA5C31" w:rsidRDefault="00CA5C31" w:rsidP="00CA5C31">
            <w:r>
              <w:t>6M-4842 Correction 1</w:t>
            </w:r>
          </w:p>
        </w:tc>
        <w:tc>
          <w:tcPr>
            <w:tcW w:w="1999" w:type="dxa"/>
          </w:tcPr>
          <w:p w14:paraId="45C2DE80" w14:textId="1F8A03B6" w:rsidR="00CA5C31" w:rsidRDefault="00CA5C31" w:rsidP="00CA5C31">
            <w:r>
              <w:t>Reliability</w:t>
            </w:r>
          </w:p>
        </w:tc>
        <w:tc>
          <w:tcPr>
            <w:tcW w:w="1195" w:type="dxa"/>
          </w:tcPr>
          <w:p w14:paraId="5FDEBADA" w14:textId="77777777" w:rsidR="00CA5C31" w:rsidRDefault="00CA5C31" w:rsidP="00CA5C31"/>
        </w:tc>
        <w:tc>
          <w:tcPr>
            <w:tcW w:w="1609" w:type="dxa"/>
          </w:tcPr>
          <w:p w14:paraId="7EB31BAD" w14:textId="77777777" w:rsidR="00CA5C31" w:rsidRDefault="00CA5C31" w:rsidP="00CA5C31"/>
        </w:tc>
        <w:tc>
          <w:tcPr>
            <w:tcW w:w="2360" w:type="dxa"/>
          </w:tcPr>
          <w:p w14:paraId="5640BEB6" w14:textId="77777777" w:rsidR="00CA5C31" w:rsidRDefault="00CA5C31" w:rsidP="00CA5C31"/>
        </w:tc>
        <w:tc>
          <w:tcPr>
            <w:tcW w:w="535" w:type="dxa"/>
          </w:tcPr>
          <w:p w14:paraId="449D66ED" w14:textId="77777777" w:rsidR="00CA5C31" w:rsidRDefault="00CA5C31" w:rsidP="00CA5C31"/>
        </w:tc>
      </w:tr>
      <w:tr w:rsidR="00CA5C31" w14:paraId="00BE01A7" w14:textId="658258E7" w:rsidTr="004B13D9">
        <w:tc>
          <w:tcPr>
            <w:tcW w:w="1652" w:type="dxa"/>
          </w:tcPr>
          <w:p w14:paraId="1A37ED2A" w14:textId="7BCED03D" w:rsidR="00CA5C31" w:rsidRDefault="00CA5C31" w:rsidP="00CA5C31">
            <w:r>
              <w:t>6M-4917</w:t>
            </w:r>
          </w:p>
        </w:tc>
        <w:tc>
          <w:tcPr>
            <w:tcW w:w="1999" w:type="dxa"/>
          </w:tcPr>
          <w:p w14:paraId="6E922358" w14:textId="37C5150F" w:rsidR="00CA5C31" w:rsidRDefault="00CA5C31" w:rsidP="00CA5C31">
            <w:r>
              <w:t xml:space="preserve">The </w:t>
            </w:r>
            <w:proofErr w:type="spellStart"/>
            <w:r>
              <w:t>Anelex</w:t>
            </w:r>
            <w:proofErr w:type="spellEnd"/>
            <w:r>
              <w:t xml:space="preserve"> Printer</w:t>
            </w:r>
          </w:p>
        </w:tc>
        <w:tc>
          <w:tcPr>
            <w:tcW w:w="1195" w:type="dxa"/>
          </w:tcPr>
          <w:p w14:paraId="7762E4EC" w14:textId="7E3AACB1" w:rsidR="00CA5C31" w:rsidRDefault="00CA5C31" w:rsidP="00CA5C31">
            <w:r>
              <w:t>20 Feb 1957</w:t>
            </w:r>
          </w:p>
        </w:tc>
        <w:tc>
          <w:tcPr>
            <w:tcW w:w="1609" w:type="dxa"/>
          </w:tcPr>
          <w:p w14:paraId="27F5189D" w14:textId="501C5F22" w:rsidR="00CA5C31" w:rsidRDefault="00CA5C31" w:rsidP="00CA5C31">
            <w:r>
              <w:t>E. K. Gates</w:t>
            </w:r>
          </w:p>
        </w:tc>
        <w:tc>
          <w:tcPr>
            <w:tcW w:w="2360" w:type="dxa"/>
          </w:tcPr>
          <w:p w14:paraId="340F9E76" w14:textId="77777777" w:rsidR="00CA5C31" w:rsidRDefault="00CA5C31" w:rsidP="00CA5C31"/>
        </w:tc>
        <w:tc>
          <w:tcPr>
            <w:tcW w:w="535" w:type="dxa"/>
          </w:tcPr>
          <w:p w14:paraId="549988B5" w14:textId="77777777" w:rsidR="00CA5C31" w:rsidRDefault="00CA5C31" w:rsidP="00CA5C31"/>
        </w:tc>
      </w:tr>
      <w:tr w:rsidR="00CA5C31" w14:paraId="6340F5A3" w14:textId="211E6C16" w:rsidTr="004B13D9">
        <w:tc>
          <w:tcPr>
            <w:tcW w:w="1652" w:type="dxa"/>
          </w:tcPr>
          <w:p w14:paraId="14520324" w14:textId="2D5C8D35" w:rsidR="00CA5C31" w:rsidRDefault="00CA5C31" w:rsidP="00CA5C31">
            <w:r>
              <w:t>6M-4917 S1</w:t>
            </w:r>
          </w:p>
        </w:tc>
        <w:tc>
          <w:tcPr>
            <w:tcW w:w="1999" w:type="dxa"/>
          </w:tcPr>
          <w:p w14:paraId="294F3AA5" w14:textId="01C4FCE3" w:rsidR="00CA5C31" w:rsidRDefault="00CA5C31" w:rsidP="00CA5C31">
            <w:r>
              <w:t xml:space="preserve">The </w:t>
            </w:r>
            <w:proofErr w:type="spellStart"/>
            <w:r>
              <w:t>Anelex</w:t>
            </w:r>
            <w:proofErr w:type="spellEnd"/>
            <w:r>
              <w:t xml:space="preserve"> Printer</w:t>
            </w:r>
          </w:p>
        </w:tc>
        <w:tc>
          <w:tcPr>
            <w:tcW w:w="1195" w:type="dxa"/>
          </w:tcPr>
          <w:p w14:paraId="5F89A49E" w14:textId="40A3DA35" w:rsidR="00CA5C31" w:rsidRDefault="00CA5C31" w:rsidP="00CA5C31">
            <w:r>
              <w:t>7 Mar 1957</w:t>
            </w:r>
          </w:p>
        </w:tc>
        <w:tc>
          <w:tcPr>
            <w:tcW w:w="1609" w:type="dxa"/>
          </w:tcPr>
          <w:p w14:paraId="3E7D2D55" w14:textId="2C19CA1D" w:rsidR="00CA5C31" w:rsidRDefault="00CA5C31" w:rsidP="00CA5C31">
            <w:r>
              <w:t>E. K. Gates</w:t>
            </w:r>
          </w:p>
        </w:tc>
        <w:tc>
          <w:tcPr>
            <w:tcW w:w="2360" w:type="dxa"/>
          </w:tcPr>
          <w:p w14:paraId="4721C9E2" w14:textId="77777777" w:rsidR="00CA5C31" w:rsidRDefault="00CA5C31" w:rsidP="00CA5C31"/>
        </w:tc>
        <w:tc>
          <w:tcPr>
            <w:tcW w:w="535" w:type="dxa"/>
          </w:tcPr>
          <w:p w14:paraId="272543C9" w14:textId="77777777" w:rsidR="00CA5C31" w:rsidRDefault="00CA5C31" w:rsidP="00CA5C31"/>
        </w:tc>
      </w:tr>
      <w:tr w:rsidR="00CA5C31" w14:paraId="6F23A7F4" w14:textId="5BA64DE9" w:rsidTr="004B13D9">
        <w:tc>
          <w:tcPr>
            <w:tcW w:w="1652" w:type="dxa"/>
          </w:tcPr>
          <w:p w14:paraId="4E1C4D4C" w14:textId="40E17D44" w:rsidR="00CA5C31" w:rsidRDefault="00CA5C31" w:rsidP="00CA5C31">
            <w:r>
              <w:t>6M-4917 S2</w:t>
            </w:r>
          </w:p>
        </w:tc>
        <w:tc>
          <w:tcPr>
            <w:tcW w:w="1999" w:type="dxa"/>
          </w:tcPr>
          <w:p w14:paraId="2ECE49B5" w14:textId="40141E17" w:rsidR="00CA5C31" w:rsidRDefault="00CA5C31" w:rsidP="00CA5C31">
            <w:r>
              <w:t xml:space="preserve">The </w:t>
            </w:r>
            <w:proofErr w:type="spellStart"/>
            <w:r>
              <w:t>Anelex</w:t>
            </w:r>
            <w:proofErr w:type="spellEnd"/>
            <w:r>
              <w:t xml:space="preserve"> Printer</w:t>
            </w:r>
          </w:p>
        </w:tc>
        <w:tc>
          <w:tcPr>
            <w:tcW w:w="1195" w:type="dxa"/>
          </w:tcPr>
          <w:p w14:paraId="3AEE6A37" w14:textId="3647BF0E" w:rsidR="00CA5C31" w:rsidRDefault="00CA5C31" w:rsidP="00CA5C31">
            <w:r>
              <w:t>19 Mar 1957</w:t>
            </w:r>
          </w:p>
        </w:tc>
        <w:tc>
          <w:tcPr>
            <w:tcW w:w="1609" w:type="dxa"/>
          </w:tcPr>
          <w:p w14:paraId="676D8211" w14:textId="5ED32515" w:rsidR="00CA5C31" w:rsidRDefault="00CA5C31" w:rsidP="00CA5C31">
            <w:r>
              <w:t>E. K. Gates</w:t>
            </w:r>
          </w:p>
        </w:tc>
        <w:tc>
          <w:tcPr>
            <w:tcW w:w="2360" w:type="dxa"/>
          </w:tcPr>
          <w:p w14:paraId="2C6A5949" w14:textId="77777777" w:rsidR="00CA5C31" w:rsidRDefault="00CA5C31" w:rsidP="00CA5C31"/>
        </w:tc>
        <w:tc>
          <w:tcPr>
            <w:tcW w:w="535" w:type="dxa"/>
          </w:tcPr>
          <w:p w14:paraId="1607BFF6" w14:textId="77777777" w:rsidR="00CA5C31" w:rsidRDefault="00CA5C31" w:rsidP="00CA5C31"/>
        </w:tc>
      </w:tr>
      <w:tr w:rsidR="00CA5C31" w14:paraId="2BE9BCCB" w14:textId="425BEB73" w:rsidTr="004B13D9">
        <w:tc>
          <w:tcPr>
            <w:tcW w:w="1652" w:type="dxa"/>
          </w:tcPr>
          <w:p w14:paraId="45EF3D6B" w14:textId="17811910" w:rsidR="00CA5C31" w:rsidRDefault="00CA5C31" w:rsidP="00CA5C31">
            <w:r>
              <w:t>6M-4917 S3</w:t>
            </w:r>
          </w:p>
        </w:tc>
        <w:tc>
          <w:tcPr>
            <w:tcW w:w="1999" w:type="dxa"/>
          </w:tcPr>
          <w:p w14:paraId="0613FC6E" w14:textId="49111CB0" w:rsidR="00CA5C31" w:rsidRDefault="00CA5C31" w:rsidP="00CA5C31">
            <w:r>
              <w:t xml:space="preserve">The </w:t>
            </w:r>
            <w:proofErr w:type="spellStart"/>
            <w:r>
              <w:t>Anelex</w:t>
            </w:r>
            <w:proofErr w:type="spellEnd"/>
            <w:r>
              <w:t xml:space="preserve"> Printer</w:t>
            </w:r>
          </w:p>
        </w:tc>
        <w:tc>
          <w:tcPr>
            <w:tcW w:w="1195" w:type="dxa"/>
          </w:tcPr>
          <w:p w14:paraId="47C7B12C" w14:textId="33A513C6" w:rsidR="00CA5C31" w:rsidRDefault="00CA5C31" w:rsidP="00CA5C31">
            <w:r>
              <w:t>27 Mar 1957</w:t>
            </w:r>
          </w:p>
        </w:tc>
        <w:tc>
          <w:tcPr>
            <w:tcW w:w="1609" w:type="dxa"/>
          </w:tcPr>
          <w:p w14:paraId="52E4BB13" w14:textId="321D50E2" w:rsidR="00CA5C31" w:rsidRDefault="00CA5C31" w:rsidP="00CA5C31">
            <w:r>
              <w:t>E. K. Gates</w:t>
            </w:r>
          </w:p>
        </w:tc>
        <w:tc>
          <w:tcPr>
            <w:tcW w:w="2360" w:type="dxa"/>
          </w:tcPr>
          <w:p w14:paraId="415DC738" w14:textId="77777777" w:rsidR="00CA5C31" w:rsidRDefault="00CA5C31" w:rsidP="00CA5C31"/>
        </w:tc>
        <w:tc>
          <w:tcPr>
            <w:tcW w:w="535" w:type="dxa"/>
          </w:tcPr>
          <w:p w14:paraId="5B6485A0" w14:textId="77777777" w:rsidR="00CA5C31" w:rsidRDefault="00CA5C31" w:rsidP="00CA5C31"/>
        </w:tc>
      </w:tr>
      <w:tr w:rsidR="00CA5C31" w14:paraId="5CC69320" w14:textId="3A6725B7" w:rsidTr="004B13D9">
        <w:tc>
          <w:tcPr>
            <w:tcW w:w="1652" w:type="dxa"/>
          </w:tcPr>
          <w:p w14:paraId="40FC7902" w14:textId="16A61761" w:rsidR="00CA5C31" w:rsidRDefault="00CA5C31" w:rsidP="00CA5C31">
            <w:r>
              <w:t>6M-4842 #6</w:t>
            </w:r>
          </w:p>
        </w:tc>
        <w:tc>
          <w:tcPr>
            <w:tcW w:w="1999" w:type="dxa"/>
          </w:tcPr>
          <w:p w14:paraId="30BB2396" w14:textId="3DCB5990" w:rsidR="00CA5C31" w:rsidRDefault="00CA5C31" w:rsidP="00CA5C31">
            <w:r>
              <w:t>Reliability</w:t>
            </w:r>
          </w:p>
        </w:tc>
        <w:tc>
          <w:tcPr>
            <w:tcW w:w="1195" w:type="dxa"/>
          </w:tcPr>
          <w:p w14:paraId="1650ED83" w14:textId="441EE0B8" w:rsidR="00CA5C31" w:rsidRDefault="00CA5C31" w:rsidP="00CA5C31">
            <w:r>
              <w:t>15 Feb 1957</w:t>
            </w:r>
          </w:p>
        </w:tc>
        <w:tc>
          <w:tcPr>
            <w:tcW w:w="1609" w:type="dxa"/>
          </w:tcPr>
          <w:p w14:paraId="39B48106" w14:textId="77777777" w:rsidR="00CA5C31" w:rsidRDefault="00CA5C31" w:rsidP="00CA5C31"/>
        </w:tc>
        <w:tc>
          <w:tcPr>
            <w:tcW w:w="2360" w:type="dxa"/>
          </w:tcPr>
          <w:p w14:paraId="216617EB" w14:textId="77777777" w:rsidR="00CA5C31" w:rsidRDefault="00CA5C31" w:rsidP="00CA5C31"/>
        </w:tc>
        <w:tc>
          <w:tcPr>
            <w:tcW w:w="535" w:type="dxa"/>
          </w:tcPr>
          <w:p w14:paraId="221EA81C" w14:textId="77777777" w:rsidR="00CA5C31" w:rsidRDefault="00CA5C31" w:rsidP="00CA5C31"/>
        </w:tc>
      </w:tr>
      <w:tr w:rsidR="00CA5C31" w14:paraId="46367EFC" w14:textId="0D2410B8" w:rsidTr="004B13D9">
        <w:tc>
          <w:tcPr>
            <w:tcW w:w="1652" w:type="dxa"/>
          </w:tcPr>
          <w:p w14:paraId="49072B8F" w14:textId="0F1A6B5B" w:rsidR="00CA5C31" w:rsidRDefault="00CA5C31" w:rsidP="00CA5C31">
            <w:r>
              <w:t>6M-4842 #5</w:t>
            </w:r>
          </w:p>
        </w:tc>
        <w:tc>
          <w:tcPr>
            <w:tcW w:w="1999" w:type="dxa"/>
          </w:tcPr>
          <w:p w14:paraId="331EED3C" w14:textId="7E58413C" w:rsidR="00CA5C31" w:rsidRDefault="00CA5C31" w:rsidP="00CA5C31">
            <w:r>
              <w:t>Reliability</w:t>
            </w:r>
          </w:p>
        </w:tc>
        <w:tc>
          <w:tcPr>
            <w:tcW w:w="1195" w:type="dxa"/>
          </w:tcPr>
          <w:p w14:paraId="447FD9EF" w14:textId="6FF6E735" w:rsidR="00CA5C31" w:rsidRDefault="00CA5C31" w:rsidP="00CA5C31">
            <w:r>
              <w:t>6 Feb 1957</w:t>
            </w:r>
          </w:p>
        </w:tc>
        <w:tc>
          <w:tcPr>
            <w:tcW w:w="1609" w:type="dxa"/>
          </w:tcPr>
          <w:p w14:paraId="77D87612" w14:textId="77777777" w:rsidR="00CA5C31" w:rsidRDefault="00CA5C31" w:rsidP="00CA5C31"/>
        </w:tc>
        <w:tc>
          <w:tcPr>
            <w:tcW w:w="2360" w:type="dxa"/>
          </w:tcPr>
          <w:p w14:paraId="5E3170ED" w14:textId="77777777" w:rsidR="00CA5C31" w:rsidRDefault="00CA5C31" w:rsidP="00CA5C31"/>
        </w:tc>
        <w:tc>
          <w:tcPr>
            <w:tcW w:w="535" w:type="dxa"/>
          </w:tcPr>
          <w:p w14:paraId="3BA20E74" w14:textId="77777777" w:rsidR="00CA5C31" w:rsidRDefault="00CA5C31" w:rsidP="00CA5C31"/>
        </w:tc>
      </w:tr>
      <w:tr w:rsidR="00CA5C31" w14:paraId="539C9DEC" w14:textId="5311470A" w:rsidTr="004B13D9">
        <w:tc>
          <w:tcPr>
            <w:tcW w:w="1652" w:type="dxa"/>
          </w:tcPr>
          <w:p w14:paraId="0FBC48F8" w14:textId="4D9313D8" w:rsidR="00CA5C31" w:rsidRDefault="00CA5C31" w:rsidP="00CA5C31">
            <w:r>
              <w:t>6M-4842 #4</w:t>
            </w:r>
          </w:p>
        </w:tc>
        <w:tc>
          <w:tcPr>
            <w:tcW w:w="1999" w:type="dxa"/>
          </w:tcPr>
          <w:p w14:paraId="454813BB" w14:textId="11C8CE97" w:rsidR="00CA5C31" w:rsidRDefault="00CA5C31" w:rsidP="00CA5C31">
            <w:r>
              <w:t>Reliability</w:t>
            </w:r>
          </w:p>
        </w:tc>
        <w:tc>
          <w:tcPr>
            <w:tcW w:w="1195" w:type="dxa"/>
          </w:tcPr>
          <w:p w14:paraId="7929CB44" w14:textId="5A34986F" w:rsidR="00CA5C31" w:rsidRDefault="00CA5C31" w:rsidP="00CA5C31">
            <w:r>
              <w:t>1 Feb 1957</w:t>
            </w:r>
          </w:p>
        </w:tc>
        <w:tc>
          <w:tcPr>
            <w:tcW w:w="1609" w:type="dxa"/>
          </w:tcPr>
          <w:p w14:paraId="5367E3D7" w14:textId="77777777" w:rsidR="00CA5C31" w:rsidRDefault="00CA5C31" w:rsidP="00CA5C31"/>
        </w:tc>
        <w:tc>
          <w:tcPr>
            <w:tcW w:w="2360" w:type="dxa"/>
          </w:tcPr>
          <w:p w14:paraId="31D75668" w14:textId="77777777" w:rsidR="00CA5C31" w:rsidRDefault="00CA5C31" w:rsidP="00CA5C31"/>
        </w:tc>
        <w:tc>
          <w:tcPr>
            <w:tcW w:w="535" w:type="dxa"/>
          </w:tcPr>
          <w:p w14:paraId="58DF2EBC" w14:textId="77777777" w:rsidR="00CA5C31" w:rsidRDefault="00CA5C31" w:rsidP="00CA5C31"/>
        </w:tc>
      </w:tr>
      <w:tr w:rsidR="00CA5C31" w14:paraId="27F13C88" w14:textId="0510D5EA" w:rsidTr="004B13D9">
        <w:tc>
          <w:tcPr>
            <w:tcW w:w="1652" w:type="dxa"/>
          </w:tcPr>
          <w:p w14:paraId="582F39CD" w14:textId="77777777" w:rsidR="00CA5C31" w:rsidRDefault="00CA5C31" w:rsidP="00CA5C31"/>
        </w:tc>
        <w:tc>
          <w:tcPr>
            <w:tcW w:w="1999" w:type="dxa"/>
          </w:tcPr>
          <w:p w14:paraId="26C94BE2" w14:textId="77777777" w:rsidR="00CA5C31" w:rsidRDefault="00CA5C31" w:rsidP="00CA5C31"/>
        </w:tc>
        <w:tc>
          <w:tcPr>
            <w:tcW w:w="1195" w:type="dxa"/>
          </w:tcPr>
          <w:p w14:paraId="1370F1D9" w14:textId="77777777" w:rsidR="00CA5C31" w:rsidRDefault="00CA5C31" w:rsidP="00CA5C31"/>
        </w:tc>
        <w:tc>
          <w:tcPr>
            <w:tcW w:w="1609" w:type="dxa"/>
          </w:tcPr>
          <w:p w14:paraId="6EFAD604" w14:textId="77777777" w:rsidR="00CA5C31" w:rsidRDefault="00CA5C31" w:rsidP="00CA5C31"/>
        </w:tc>
        <w:tc>
          <w:tcPr>
            <w:tcW w:w="2360" w:type="dxa"/>
          </w:tcPr>
          <w:p w14:paraId="72E8456A" w14:textId="77777777" w:rsidR="00CA5C31" w:rsidRDefault="00CA5C31" w:rsidP="00CA5C31"/>
        </w:tc>
        <w:tc>
          <w:tcPr>
            <w:tcW w:w="535" w:type="dxa"/>
          </w:tcPr>
          <w:p w14:paraId="71EB2FE5" w14:textId="77777777" w:rsidR="00CA5C31" w:rsidRDefault="00CA5C31" w:rsidP="00CA5C31"/>
        </w:tc>
      </w:tr>
      <w:tr w:rsidR="00CA5C31" w14:paraId="765FB6C5" w14:textId="669965BE" w:rsidTr="004B13D9">
        <w:tc>
          <w:tcPr>
            <w:tcW w:w="1652" w:type="dxa"/>
          </w:tcPr>
          <w:p w14:paraId="6CAC0897" w14:textId="6F73D917" w:rsidR="00CA5C31" w:rsidRDefault="00CA5C31" w:rsidP="00CA5C31">
            <w:r w:rsidRPr="00B25038">
              <w:rPr>
                <w:b/>
                <w:bCs/>
              </w:rPr>
              <w:t xml:space="preserve">Folder </w:t>
            </w:r>
            <w:r>
              <w:rPr>
                <w:b/>
                <w:bCs/>
              </w:rPr>
              <w:t>MAR</w:t>
            </w:r>
            <w:r w:rsidRPr="00B25038">
              <w:rPr>
                <w:b/>
                <w:bCs/>
              </w:rPr>
              <w:t xml:space="preserve"> 1957</w:t>
            </w:r>
          </w:p>
        </w:tc>
        <w:tc>
          <w:tcPr>
            <w:tcW w:w="1999" w:type="dxa"/>
          </w:tcPr>
          <w:p w14:paraId="1ED28B3C" w14:textId="77777777" w:rsidR="00CA5C31" w:rsidRDefault="00CA5C31" w:rsidP="00CA5C31"/>
        </w:tc>
        <w:tc>
          <w:tcPr>
            <w:tcW w:w="1195" w:type="dxa"/>
          </w:tcPr>
          <w:p w14:paraId="0E343260" w14:textId="77777777" w:rsidR="00CA5C31" w:rsidRDefault="00CA5C31" w:rsidP="00CA5C31"/>
        </w:tc>
        <w:tc>
          <w:tcPr>
            <w:tcW w:w="1609" w:type="dxa"/>
          </w:tcPr>
          <w:p w14:paraId="037D3B7C" w14:textId="77777777" w:rsidR="00CA5C31" w:rsidRDefault="00CA5C31" w:rsidP="00CA5C31"/>
        </w:tc>
        <w:tc>
          <w:tcPr>
            <w:tcW w:w="2360" w:type="dxa"/>
          </w:tcPr>
          <w:p w14:paraId="6B4AECD4" w14:textId="77777777" w:rsidR="00CA5C31" w:rsidRDefault="00CA5C31" w:rsidP="00CA5C31"/>
        </w:tc>
        <w:tc>
          <w:tcPr>
            <w:tcW w:w="535" w:type="dxa"/>
          </w:tcPr>
          <w:p w14:paraId="25E1061D" w14:textId="77777777" w:rsidR="00CA5C31" w:rsidRDefault="00CA5C31" w:rsidP="00CA5C31"/>
        </w:tc>
      </w:tr>
      <w:tr w:rsidR="00CA5C31" w14:paraId="2DD4A6FF" w14:textId="44B44314" w:rsidTr="004B13D9">
        <w:tc>
          <w:tcPr>
            <w:tcW w:w="1652" w:type="dxa"/>
          </w:tcPr>
          <w:p w14:paraId="50F3A2A5" w14:textId="1CA81C9B" w:rsidR="00CA5C31" w:rsidRDefault="00CA5C31" w:rsidP="00CA5C31">
            <w:r>
              <w:t>6M-4842 #12, #11, #10, #9, #8</w:t>
            </w:r>
          </w:p>
        </w:tc>
        <w:tc>
          <w:tcPr>
            <w:tcW w:w="1999" w:type="dxa"/>
          </w:tcPr>
          <w:p w14:paraId="2DB3702E" w14:textId="3B9AC982" w:rsidR="00CA5C31" w:rsidRDefault="00CA5C31" w:rsidP="00CA5C31">
            <w:r>
              <w:t>Reliability</w:t>
            </w:r>
          </w:p>
        </w:tc>
        <w:tc>
          <w:tcPr>
            <w:tcW w:w="1195" w:type="dxa"/>
          </w:tcPr>
          <w:p w14:paraId="57E35F30" w14:textId="17BE2815" w:rsidR="00CA5C31" w:rsidRDefault="00CA5C31" w:rsidP="00CA5C31">
            <w:r>
              <w:t>Mar 1957</w:t>
            </w:r>
          </w:p>
        </w:tc>
        <w:tc>
          <w:tcPr>
            <w:tcW w:w="1609" w:type="dxa"/>
          </w:tcPr>
          <w:p w14:paraId="48C7A368" w14:textId="77777777" w:rsidR="00CA5C31" w:rsidRDefault="00CA5C31" w:rsidP="00CA5C31"/>
        </w:tc>
        <w:tc>
          <w:tcPr>
            <w:tcW w:w="2360" w:type="dxa"/>
          </w:tcPr>
          <w:p w14:paraId="4055C24C" w14:textId="77777777" w:rsidR="00CA5C31" w:rsidRDefault="00CA5C31" w:rsidP="00CA5C31"/>
        </w:tc>
        <w:tc>
          <w:tcPr>
            <w:tcW w:w="535" w:type="dxa"/>
          </w:tcPr>
          <w:p w14:paraId="527E271D" w14:textId="77777777" w:rsidR="00CA5C31" w:rsidRDefault="00CA5C31" w:rsidP="00CA5C31"/>
        </w:tc>
      </w:tr>
      <w:tr w:rsidR="00CA5C31" w14:paraId="7EA848BC" w14:textId="4CAF5D00" w:rsidTr="004B13D9">
        <w:tc>
          <w:tcPr>
            <w:tcW w:w="1652" w:type="dxa"/>
          </w:tcPr>
          <w:p w14:paraId="521752C9" w14:textId="42C9964C" w:rsidR="00CA5C31" w:rsidRDefault="00CA5C31" w:rsidP="00CA5C31">
            <w:r>
              <w:t>6M-4542-1</w:t>
            </w:r>
          </w:p>
        </w:tc>
        <w:tc>
          <w:tcPr>
            <w:tcW w:w="1999" w:type="dxa"/>
          </w:tcPr>
          <w:p w14:paraId="63CFD42A" w14:textId="29FFEBB3" w:rsidR="00CA5C31" w:rsidRDefault="00CA5C31" w:rsidP="00CA5C31">
            <w:r>
              <w:t xml:space="preserve">Assignment of the WWI Instruction </w:t>
            </w:r>
            <w:proofErr w:type="spellStart"/>
            <w:r>
              <w:t>si</w:t>
            </w:r>
            <w:proofErr w:type="spellEnd"/>
            <w:r>
              <w:t xml:space="preserve"> 24 (octal)</w:t>
            </w:r>
          </w:p>
        </w:tc>
        <w:tc>
          <w:tcPr>
            <w:tcW w:w="1195" w:type="dxa"/>
          </w:tcPr>
          <w:p w14:paraId="370B45B8" w14:textId="15A795AA" w:rsidR="00CA5C31" w:rsidRDefault="00CA5C31" w:rsidP="00CA5C31">
            <w:r>
              <w:t>7 Mar 1957</w:t>
            </w:r>
          </w:p>
        </w:tc>
        <w:tc>
          <w:tcPr>
            <w:tcW w:w="1609" w:type="dxa"/>
          </w:tcPr>
          <w:p w14:paraId="467E845A" w14:textId="2C0327A7" w:rsidR="00CA5C31" w:rsidRDefault="00CA5C31" w:rsidP="00CA5C31">
            <w:r>
              <w:t>E. K. Gates</w:t>
            </w:r>
          </w:p>
        </w:tc>
        <w:tc>
          <w:tcPr>
            <w:tcW w:w="2360" w:type="dxa"/>
          </w:tcPr>
          <w:p w14:paraId="1D13ADC1" w14:textId="77777777" w:rsidR="00CA5C31" w:rsidRDefault="00CA5C31" w:rsidP="00CA5C31"/>
        </w:tc>
        <w:tc>
          <w:tcPr>
            <w:tcW w:w="535" w:type="dxa"/>
          </w:tcPr>
          <w:p w14:paraId="7E8F9E31" w14:textId="7AF9789E" w:rsidR="00CA5C31" w:rsidRDefault="00CA5C31" w:rsidP="00CA5C31">
            <w:r>
              <w:t>Y</w:t>
            </w:r>
          </w:p>
        </w:tc>
      </w:tr>
      <w:tr w:rsidR="00CA5C31" w14:paraId="650BAC3A" w14:textId="66B4ABCB" w:rsidTr="004B13D9">
        <w:tc>
          <w:tcPr>
            <w:tcW w:w="1652" w:type="dxa"/>
          </w:tcPr>
          <w:p w14:paraId="18FB3E8C" w14:textId="77777777" w:rsidR="00CA5C31" w:rsidRDefault="00CA5C31" w:rsidP="00CA5C31"/>
        </w:tc>
        <w:tc>
          <w:tcPr>
            <w:tcW w:w="1999" w:type="dxa"/>
          </w:tcPr>
          <w:p w14:paraId="799B4A36" w14:textId="77777777" w:rsidR="00CA5C31" w:rsidRDefault="00CA5C31" w:rsidP="00CA5C31"/>
        </w:tc>
        <w:tc>
          <w:tcPr>
            <w:tcW w:w="1195" w:type="dxa"/>
          </w:tcPr>
          <w:p w14:paraId="557AF326" w14:textId="77777777" w:rsidR="00CA5C31" w:rsidRDefault="00CA5C31" w:rsidP="00CA5C31"/>
        </w:tc>
        <w:tc>
          <w:tcPr>
            <w:tcW w:w="1609" w:type="dxa"/>
          </w:tcPr>
          <w:p w14:paraId="68CEEA9E" w14:textId="77777777" w:rsidR="00CA5C31" w:rsidRDefault="00CA5C31" w:rsidP="00CA5C31"/>
        </w:tc>
        <w:tc>
          <w:tcPr>
            <w:tcW w:w="2360" w:type="dxa"/>
          </w:tcPr>
          <w:p w14:paraId="1749D089" w14:textId="77777777" w:rsidR="00CA5C31" w:rsidRDefault="00CA5C31" w:rsidP="00CA5C31"/>
        </w:tc>
        <w:tc>
          <w:tcPr>
            <w:tcW w:w="535" w:type="dxa"/>
          </w:tcPr>
          <w:p w14:paraId="3C2F7D76" w14:textId="77777777" w:rsidR="00CA5C31" w:rsidRDefault="00CA5C31" w:rsidP="00CA5C31"/>
        </w:tc>
      </w:tr>
      <w:tr w:rsidR="00CA5C31" w14:paraId="38D7BBA8" w14:textId="04ECF53B" w:rsidTr="004B13D9">
        <w:tc>
          <w:tcPr>
            <w:tcW w:w="1652" w:type="dxa"/>
          </w:tcPr>
          <w:p w14:paraId="0BDB1E71" w14:textId="1B510E1A" w:rsidR="00CA5C31" w:rsidRDefault="00CA5C31" w:rsidP="00CA5C31">
            <w:r w:rsidRPr="00B25038">
              <w:rPr>
                <w:b/>
                <w:bCs/>
              </w:rPr>
              <w:t xml:space="preserve">Folder </w:t>
            </w:r>
            <w:r>
              <w:rPr>
                <w:b/>
                <w:bCs/>
              </w:rPr>
              <w:t>APR</w:t>
            </w:r>
            <w:r w:rsidRPr="00B25038">
              <w:rPr>
                <w:b/>
                <w:bCs/>
              </w:rPr>
              <w:t xml:space="preserve"> 1957</w:t>
            </w:r>
          </w:p>
        </w:tc>
        <w:tc>
          <w:tcPr>
            <w:tcW w:w="1999" w:type="dxa"/>
          </w:tcPr>
          <w:p w14:paraId="702B81B5" w14:textId="77777777" w:rsidR="00CA5C31" w:rsidRDefault="00CA5C31" w:rsidP="00CA5C31"/>
        </w:tc>
        <w:tc>
          <w:tcPr>
            <w:tcW w:w="1195" w:type="dxa"/>
          </w:tcPr>
          <w:p w14:paraId="501BE07C" w14:textId="77777777" w:rsidR="00CA5C31" w:rsidRDefault="00CA5C31" w:rsidP="00CA5C31"/>
        </w:tc>
        <w:tc>
          <w:tcPr>
            <w:tcW w:w="1609" w:type="dxa"/>
          </w:tcPr>
          <w:p w14:paraId="587FC5E5" w14:textId="77777777" w:rsidR="00CA5C31" w:rsidRDefault="00CA5C31" w:rsidP="00CA5C31"/>
        </w:tc>
        <w:tc>
          <w:tcPr>
            <w:tcW w:w="2360" w:type="dxa"/>
          </w:tcPr>
          <w:p w14:paraId="5EB6874E" w14:textId="77777777" w:rsidR="00CA5C31" w:rsidRDefault="00CA5C31" w:rsidP="00CA5C31"/>
        </w:tc>
        <w:tc>
          <w:tcPr>
            <w:tcW w:w="535" w:type="dxa"/>
          </w:tcPr>
          <w:p w14:paraId="1188985A" w14:textId="77777777" w:rsidR="00CA5C31" w:rsidRDefault="00CA5C31" w:rsidP="00CA5C31"/>
        </w:tc>
      </w:tr>
      <w:tr w:rsidR="00CA5C31" w14:paraId="7163621C" w14:textId="77777777" w:rsidTr="004B13D9">
        <w:tc>
          <w:tcPr>
            <w:tcW w:w="1652" w:type="dxa"/>
          </w:tcPr>
          <w:p w14:paraId="24BC5084" w14:textId="66D6EA74" w:rsidR="00CA5C31" w:rsidRDefault="00CA5C31" w:rsidP="00CA5C31">
            <w:r>
              <w:t>6M-4976 #3, #2, #1, #0</w:t>
            </w:r>
          </w:p>
        </w:tc>
        <w:tc>
          <w:tcPr>
            <w:tcW w:w="1999" w:type="dxa"/>
          </w:tcPr>
          <w:p w14:paraId="6769ACD8" w14:textId="505E2CDF" w:rsidR="00CA5C31" w:rsidRDefault="00CA5C31" w:rsidP="00CA5C31">
            <w:r>
              <w:t>Reliability</w:t>
            </w:r>
          </w:p>
        </w:tc>
        <w:tc>
          <w:tcPr>
            <w:tcW w:w="1195" w:type="dxa"/>
          </w:tcPr>
          <w:p w14:paraId="5C18D2F4" w14:textId="083877B4" w:rsidR="00CA5C31" w:rsidRDefault="00CA5C31" w:rsidP="00CA5C31">
            <w:r>
              <w:t>Apr 1957</w:t>
            </w:r>
          </w:p>
        </w:tc>
        <w:tc>
          <w:tcPr>
            <w:tcW w:w="1609" w:type="dxa"/>
          </w:tcPr>
          <w:p w14:paraId="3F61B77A" w14:textId="09CD0743" w:rsidR="00CA5C31" w:rsidRDefault="00CA5C31" w:rsidP="00CA5C31">
            <w:r>
              <w:t>A. R. Curtiss</w:t>
            </w:r>
          </w:p>
        </w:tc>
        <w:tc>
          <w:tcPr>
            <w:tcW w:w="2360" w:type="dxa"/>
          </w:tcPr>
          <w:p w14:paraId="22C89F2F" w14:textId="77777777" w:rsidR="00CA5C31" w:rsidRDefault="00CA5C31" w:rsidP="00CA5C31"/>
        </w:tc>
        <w:tc>
          <w:tcPr>
            <w:tcW w:w="535" w:type="dxa"/>
          </w:tcPr>
          <w:p w14:paraId="058F9C14" w14:textId="77777777" w:rsidR="00CA5C31" w:rsidRDefault="00CA5C31" w:rsidP="00CA5C31"/>
        </w:tc>
      </w:tr>
      <w:tr w:rsidR="00CA5C31" w14:paraId="56EC39DF" w14:textId="77777777" w:rsidTr="004B13D9">
        <w:tc>
          <w:tcPr>
            <w:tcW w:w="1652" w:type="dxa"/>
          </w:tcPr>
          <w:p w14:paraId="0CB7CAE1" w14:textId="77777777" w:rsidR="00CA5C31" w:rsidRDefault="00CA5C31" w:rsidP="00CA5C31"/>
        </w:tc>
        <w:tc>
          <w:tcPr>
            <w:tcW w:w="1999" w:type="dxa"/>
          </w:tcPr>
          <w:p w14:paraId="01EED336" w14:textId="77777777" w:rsidR="00CA5C31" w:rsidRDefault="00CA5C31" w:rsidP="00CA5C31"/>
        </w:tc>
        <w:tc>
          <w:tcPr>
            <w:tcW w:w="1195" w:type="dxa"/>
          </w:tcPr>
          <w:p w14:paraId="42297E4E" w14:textId="77777777" w:rsidR="00CA5C31" w:rsidRDefault="00CA5C31" w:rsidP="00CA5C31"/>
        </w:tc>
        <w:tc>
          <w:tcPr>
            <w:tcW w:w="1609" w:type="dxa"/>
          </w:tcPr>
          <w:p w14:paraId="4CDF5F50" w14:textId="77777777" w:rsidR="00CA5C31" w:rsidRDefault="00CA5C31" w:rsidP="00CA5C31"/>
        </w:tc>
        <w:tc>
          <w:tcPr>
            <w:tcW w:w="2360" w:type="dxa"/>
          </w:tcPr>
          <w:p w14:paraId="30585CE6" w14:textId="77777777" w:rsidR="00CA5C31" w:rsidRDefault="00CA5C31" w:rsidP="00CA5C31"/>
        </w:tc>
        <w:tc>
          <w:tcPr>
            <w:tcW w:w="535" w:type="dxa"/>
          </w:tcPr>
          <w:p w14:paraId="48F0BF6B" w14:textId="77777777" w:rsidR="00CA5C31" w:rsidRDefault="00CA5C31" w:rsidP="00CA5C31"/>
        </w:tc>
      </w:tr>
      <w:tr w:rsidR="00CA5C31" w14:paraId="1228557D" w14:textId="77777777" w:rsidTr="004B13D9">
        <w:tc>
          <w:tcPr>
            <w:tcW w:w="1652" w:type="dxa"/>
          </w:tcPr>
          <w:p w14:paraId="3F74FD39" w14:textId="2E594599" w:rsidR="00CA5C31" w:rsidRDefault="00CA5C31" w:rsidP="00CA5C31">
            <w:r w:rsidRPr="00B25038">
              <w:rPr>
                <w:b/>
                <w:bCs/>
              </w:rPr>
              <w:lastRenderedPageBreak/>
              <w:t xml:space="preserve">Folder </w:t>
            </w:r>
            <w:r>
              <w:rPr>
                <w:b/>
                <w:bCs/>
              </w:rPr>
              <w:t>MAY</w:t>
            </w:r>
            <w:r w:rsidRPr="00B25038">
              <w:rPr>
                <w:b/>
                <w:bCs/>
              </w:rPr>
              <w:t xml:space="preserve"> 1957</w:t>
            </w:r>
          </w:p>
        </w:tc>
        <w:tc>
          <w:tcPr>
            <w:tcW w:w="1999" w:type="dxa"/>
          </w:tcPr>
          <w:p w14:paraId="06234C0D" w14:textId="77777777" w:rsidR="00CA5C31" w:rsidRDefault="00CA5C31" w:rsidP="00CA5C31"/>
        </w:tc>
        <w:tc>
          <w:tcPr>
            <w:tcW w:w="1195" w:type="dxa"/>
          </w:tcPr>
          <w:p w14:paraId="1329481F" w14:textId="77777777" w:rsidR="00CA5C31" w:rsidRDefault="00CA5C31" w:rsidP="00CA5C31"/>
        </w:tc>
        <w:tc>
          <w:tcPr>
            <w:tcW w:w="1609" w:type="dxa"/>
          </w:tcPr>
          <w:p w14:paraId="31C085FC" w14:textId="77777777" w:rsidR="00CA5C31" w:rsidRDefault="00CA5C31" w:rsidP="00CA5C31"/>
        </w:tc>
        <w:tc>
          <w:tcPr>
            <w:tcW w:w="2360" w:type="dxa"/>
          </w:tcPr>
          <w:p w14:paraId="41E0DB48" w14:textId="77777777" w:rsidR="00CA5C31" w:rsidRDefault="00CA5C31" w:rsidP="00CA5C31"/>
        </w:tc>
        <w:tc>
          <w:tcPr>
            <w:tcW w:w="535" w:type="dxa"/>
          </w:tcPr>
          <w:p w14:paraId="6A491E9D" w14:textId="77777777" w:rsidR="00CA5C31" w:rsidRDefault="00CA5C31" w:rsidP="00CA5C31"/>
        </w:tc>
      </w:tr>
      <w:tr w:rsidR="00CA5C31" w14:paraId="420DE42C" w14:textId="77777777" w:rsidTr="004B13D9">
        <w:tc>
          <w:tcPr>
            <w:tcW w:w="1652" w:type="dxa"/>
          </w:tcPr>
          <w:p w14:paraId="306457D4" w14:textId="28F085F9" w:rsidR="00CA5C31" w:rsidRDefault="00CA5C31" w:rsidP="00CA5C31">
            <w:r>
              <w:t>6M-4976 #8, #7, #6, #5</w:t>
            </w:r>
          </w:p>
        </w:tc>
        <w:tc>
          <w:tcPr>
            <w:tcW w:w="1999" w:type="dxa"/>
          </w:tcPr>
          <w:p w14:paraId="148A3B6E" w14:textId="056563F5" w:rsidR="00CA5C31" w:rsidRDefault="00CA5C31" w:rsidP="00CA5C31">
            <w:r>
              <w:t>Reliability</w:t>
            </w:r>
          </w:p>
        </w:tc>
        <w:tc>
          <w:tcPr>
            <w:tcW w:w="1195" w:type="dxa"/>
          </w:tcPr>
          <w:p w14:paraId="1616B584" w14:textId="62FB04E4" w:rsidR="00CA5C31" w:rsidRDefault="00CA5C31" w:rsidP="00CA5C31">
            <w:r>
              <w:t>Apr 1957</w:t>
            </w:r>
          </w:p>
        </w:tc>
        <w:tc>
          <w:tcPr>
            <w:tcW w:w="1609" w:type="dxa"/>
          </w:tcPr>
          <w:p w14:paraId="003E5888" w14:textId="45DC7938" w:rsidR="00CA5C31" w:rsidRDefault="00CA5C31" w:rsidP="00CA5C31">
            <w:r>
              <w:t>A. R. Curtiss</w:t>
            </w:r>
          </w:p>
        </w:tc>
        <w:tc>
          <w:tcPr>
            <w:tcW w:w="2360" w:type="dxa"/>
          </w:tcPr>
          <w:p w14:paraId="72D70922" w14:textId="77777777" w:rsidR="00CA5C31" w:rsidRDefault="00CA5C31" w:rsidP="00CA5C31"/>
        </w:tc>
        <w:tc>
          <w:tcPr>
            <w:tcW w:w="535" w:type="dxa"/>
          </w:tcPr>
          <w:p w14:paraId="3E86523E" w14:textId="77777777" w:rsidR="00CA5C31" w:rsidRDefault="00CA5C31" w:rsidP="00CA5C31"/>
        </w:tc>
      </w:tr>
      <w:tr w:rsidR="00CA5C31" w14:paraId="44CF907E" w14:textId="77777777" w:rsidTr="004B13D9">
        <w:tc>
          <w:tcPr>
            <w:tcW w:w="1652" w:type="dxa"/>
          </w:tcPr>
          <w:p w14:paraId="29F7490C" w14:textId="37F9E253" w:rsidR="00CA5C31" w:rsidRDefault="00CA5C31" w:rsidP="00CA5C31">
            <w:r>
              <w:t>6M-5103</w:t>
            </w:r>
          </w:p>
        </w:tc>
        <w:tc>
          <w:tcPr>
            <w:tcW w:w="1999" w:type="dxa"/>
          </w:tcPr>
          <w:p w14:paraId="0EBA1BC4" w14:textId="61E30920" w:rsidR="00CA5C31" w:rsidRDefault="00CA5C31" w:rsidP="00CA5C31">
            <w:r>
              <w:t>WWI Automatic Teletype Output System</w:t>
            </w:r>
          </w:p>
        </w:tc>
        <w:tc>
          <w:tcPr>
            <w:tcW w:w="1195" w:type="dxa"/>
          </w:tcPr>
          <w:p w14:paraId="14C7EFD8" w14:textId="172B7523" w:rsidR="00CA5C31" w:rsidRDefault="00CA5C31" w:rsidP="00CA5C31">
            <w:r>
              <w:t>2 May 1957</w:t>
            </w:r>
          </w:p>
        </w:tc>
        <w:tc>
          <w:tcPr>
            <w:tcW w:w="1609" w:type="dxa"/>
          </w:tcPr>
          <w:p w14:paraId="5548E970" w14:textId="5FE4CE6D" w:rsidR="00CA5C31" w:rsidRDefault="00CA5C31" w:rsidP="00CA5C31">
            <w:r>
              <w:t>D. F. Allen</w:t>
            </w:r>
          </w:p>
        </w:tc>
        <w:tc>
          <w:tcPr>
            <w:tcW w:w="2360" w:type="dxa"/>
          </w:tcPr>
          <w:p w14:paraId="693061D3" w14:textId="77777777" w:rsidR="00CA5C31" w:rsidRDefault="00CA5C31" w:rsidP="00CA5C31"/>
        </w:tc>
        <w:tc>
          <w:tcPr>
            <w:tcW w:w="535" w:type="dxa"/>
          </w:tcPr>
          <w:p w14:paraId="0025CA53" w14:textId="6326CAA9" w:rsidR="00CA5C31" w:rsidRDefault="00CA5C31" w:rsidP="00CA5C31">
            <w:r>
              <w:t>Y</w:t>
            </w:r>
          </w:p>
        </w:tc>
      </w:tr>
      <w:tr w:rsidR="00CA5C31" w14:paraId="54FC63A5" w14:textId="77777777" w:rsidTr="004B13D9">
        <w:tc>
          <w:tcPr>
            <w:tcW w:w="1652" w:type="dxa"/>
          </w:tcPr>
          <w:p w14:paraId="42F6693F" w14:textId="77777777" w:rsidR="00CA5C31" w:rsidRDefault="00CA5C31" w:rsidP="00CA5C31"/>
        </w:tc>
        <w:tc>
          <w:tcPr>
            <w:tcW w:w="1999" w:type="dxa"/>
          </w:tcPr>
          <w:p w14:paraId="02308157" w14:textId="77777777" w:rsidR="00CA5C31" w:rsidRDefault="00CA5C31" w:rsidP="00CA5C31"/>
        </w:tc>
        <w:tc>
          <w:tcPr>
            <w:tcW w:w="1195" w:type="dxa"/>
          </w:tcPr>
          <w:p w14:paraId="19DE85DA" w14:textId="77777777" w:rsidR="00CA5C31" w:rsidRDefault="00CA5C31" w:rsidP="00CA5C31"/>
        </w:tc>
        <w:tc>
          <w:tcPr>
            <w:tcW w:w="1609" w:type="dxa"/>
          </w:tcPr>
          <w:p w14:paraId="08C1CC3A" w14:textId="77777777" w:rsidR="00CA5C31" w:rsidRDefault="00CA5C31" w:rsidP="00CA5C31"/>
        </w:tc>
        <w:tc>
          <w:tcPr>
            <w:tcW w:w="2360" w:type="dxa"/>
          </w:tcPr>
          <w:p w14:paraId="0DC470E4" w14:textId="77777777" w:rsidR="00CA5C31" w:rsidRDefault="00CA5C31" w:rsidP="00CA5C31"/>
        </w:tc>
        <w:tc>
          <w:tcPr>
            <w:tcW w:w="535" w:type="dxa"/>
          </w:tcPr>
          <w:p w14:paraId="442B878F" w14:textId="77777777" w:rsidR="00CA5C31" w:rsidRDefault="00CA5C31" w:rsidP="00CA5C31"/>
        </w:tc>
      </w:tr>
      <w:tr w:rsidR="00CA5C31" w14:paraId="7884489D" w14:textId="77777777" w:rsidTr="004B13D9">
        <w:tc>
          <w:tcPr>
            <w:tcW w:w="1652" w:type="dxa"/>
          </w:tcPr>
          <w:p w14:paraId="7187A3F4" w14:textId="5455E729" w:rsidR="00CA5C31" w:rsidRDefault="00CA5C31" w:rsidP="00CA5C31">
            <w:r>
              <w:rPr>
                <w:b/>
                <w:bCs/>
              </w:rPr>
              <w:t>End of Box 28</w:t>
            </w:r>
          </w:p>
        </w:tc>
        <w:tc>
          <w:tcPr>
            <w:tcW w:w="1999" w:type="dxa"/>
          </w:tcPr>
          <w:p w14:paraId="7BA9C0DF" w14:textId="77777777" w:rsidR="00CA5C31" w:rsidRDefault="00CA5C31" w:rsidP="00CA5C31"/>
        </w:tc>
        <w:tc>
          <w:tcPr>
            <w:tcW w:w="1195" w:type="dxa"/>
          </w:tcPr>
          <w:p w14:paraId="3A592752" w14:textId="77777777" w:rsidR="00CA5C31" w:rsidRDefault="00CA5C31" w:rsidP="00CA5C31"/>
        </w:tc>
        <w:tc>
          <w:tcPr>
            <w:tcW w:w="1609" w:type="dxa"/>
          </w:tcPr>
          <w:p w14:paraId="09463575" w14:textId="77777777" w:rsidR="00CA5C31" w:rsidRDefault="00CA5C31" w:rsidP="00CA5C31"/>
        </w:tc>
        <w:tc>
          <w:tcPr>
            <w:tcW w:w="2360" w:type="dxa"/>
          </w:tcPr>
          <w:p w14:paraId="657D739D" w14:textId="77777777" w:rsidR="00CA5C31" w:rsidRDefault="00CA5C31" w:rsidP="00CA5C31"/>
        </w:tc>
        <w:tc>
          <w:tcPr>
            <w:tcW w:w="535" w:type="dxa"/>
          </w:tcPr>
          <w:p w14:paraId="18C92B06" w14:textId="77777777" w:rsidR="00CA5C31" w:rsidRDefault="00CA5C31" w:rsidP="00CA5C31"/>
        </w:tc>
      </w:tr>
    </w:tbl>
    <w:p w14:paraId="27C98138" w14:textId="05E0F700" w:rsidR="00E42260" w:rsidRDefault="00E42260" w:rsidP="00A35CC4"/>
    <w:p w14:paraId="227069C2" w14:textId="4D95F824" w:rsidR="00E42260" w:rsidRDefault="00E42260" w:rsidP="00A35CC4"/>
    <w:p w14:paraId="35A355C6" w14:textId="3EBF29AB" w:rsidR="00743199" w:rsidRDefault="00743199" w:rsidP="00824B23">
      <w:pPr>
        <w:pStyle w:val="Heading2"/>
      </w:pPr>
      <w:bookmarkStart w:id="68" w:name="_Toc193914347"/>
      <w:r>
        <w:t>Smithsonian SAGE Visit, May 1, 2025</w:t>
      </w:r>
    </w:p>
    <w:p w14:paraId="01641081" w14:textId="202262F1" w:rsidR="00743199" w:rsidRDefault="00743199" w:rsidP="00743199">
      <w:r>
        <w:t>… to survey the SAGE Theory of Operation manuals.</w:t>
      </w:r>
    </w:p>
    <w:p w14:paraId="7681D934" w14:textId="57F9BCB2" w:rsidR="00743199" w:rsidRDefault="00743199" w:rsidP="00743199">
      <w:r>
        <w:t>Peggy Kidwell and David Dunning arranged to move nineteen Theory of Operation manuals and one book of schematics to the NMAH Staff Library so I could leaf through.</w:t>
      </w:r>
    </w:p>
    <w:p w14:paraId="10CD1F68" w14:textId="77777777" w:rsidR="00D1081C" w:rsidRDefault="00D1081C" w:rsidP="00743199"/>
    <w:p w14:paraId="6A4024D8" w14:textId="3CD3DD6D" w:rsidR="00D1081C" w:rsidRDefault="00D1081C" w:rsidP="00743199">
      <w:r>
        <w:t>The material is in multi-ring binders.  The set looked like a first-generation printed copy, i.e., not xerox of a scan of an original.  The material had clearly been used, with some pages worn and/or annotated but generally seemed to be in very good shape.  Some pages are stuck together at the gutter edge where someone used stick-on ring-binder hole reinforcers.  The binders are all a bit too full, increasing the wear on the ring holes.  But the paper is in good shape, and the print is very clear and easy to read.</w:t>
      </w:r>
    </w:p>
    <w:p w14:paraId="598C4E59" w14:textId="6087879B" w:rsidR="00D1081C" w:rsidRDefault="00D1081C" w:rsidP="00743199">
      <w:r>
        <w:t>The binders themselves are deteriorating some.</w:t>
      </w:r>
    </w:p>
    <w:p w14:paraId="641A27E6" w14:textId="77777777" w:rsidR="00D1081C" w:rsidRDefault="00D1081C" w:rsidP="00743199"/>
    <w:p w14:paraId="02A0151E" w14:textId="66AD6DE4" w:rsidR="00D1081C" w:rsidRDefault="00D1081C" w:rsidP="00743199">
      <w:r>
        <w:t>Here’s a short summary of some of what I saw</w:t>
      </w:r>
      <w:r w:rsidR="008F388D">
        <w:t>, starting with a binder that lists the order numbers for a huge number of SAGE publications.</w:t>
      </w:r>
    </w:p>
    <w:p w14:paraId="0DA22C24" w14:textId="77777777" w:rsidR="00743199" w:rsidRDefault="00743199" w:rsidP="00743199"/>
    <w:p w14:paraId="6503C703" w14:textId="2CC20A3F" w:rsidR="00743199" w:rsidRDefault="00A44D91" w:rsidP="00743199">
      <w:r w:rsidRPr="00D469CA">
        <w:rPr>
          <w:b/>
          <w:bCs/>
        </w:rPr>
        <w:t>Index of Publications</w:t>
      </w:r>
      <w:r>
        <w:t xml:space="preserve"> –</w:t>
      </w:r>
      <w:r w:rsidR="00D469CA">
        <w:t xml:space="preserve"> ~200</w:t>
      </w:r>
      <w:r>
        <w:t xml:space="preserve"> pages listing SAGE documents, in Sections as follows</w:t>
      </w:r>
    </w:p>
    <w:p w14:paraId="48628756" w14:textId="596207D4" w:rsidR="00A44D91" w:rsidRDefault="00A44D91" w:rsidP="00A44D91">
      <w:pPr>
        <w:pStyle w:val="ListParagraph"/>
        <w:numPr>
          <w:ilvl w:val="0"/>
          <w:numId w:val="10"/>
        </w:numPr>
      </w:pPr>
      <w:r>
        <w:t>Manuals</w:t>
      </w:r>
      <w:r w:rsidR="00D469CA">
        <w:t xml:space="preserve"> 7 pp</w:t>
      </w:r>
    </w:p>
    <w:p w14:paraId="0FD88A91" w14:textId="3CC7018F" w:rsidR="00A44D91" w:rsidRDefault="00A44D91" w:rsidP="00A44D91">
      <w:pPr>
        <w:pStyle w:val="ListParagraph"/>
        <w:numPr>
          <w:ilvl w:val="0"/>
          <w:numId w:val="10"/>
        </w:numPr>
      </w:pPr>
      <w:r>
        <w:t>Logic</w:t>
      </w:r>
      <w:r w:rsidR="00D469CA">
        <w:t xml:space="preserve"> 46 pp</w:t>
      </w:r>
    </w:p>
    <w:p w14:paraId="081C54BB" w14:textId="39B6063E" w:rsidR="00A44D91" w:rsidRDefault="00A44D91" w:rsidP="00A44D91">
      <w:pPr>
        <w:pStyle w:val="ListParagraph"/>
        <w:numPr>
          <w:ilvl w:val="0"/>
          <w:numId w:val="10"/>
        </w:numPr>
      </w:pPr>
      <w:r>
        <w:t>Programs and Decks</w:t>
      </w:r>
      <w:r w:rsidR="00D469CA">
        <w:t xml:space="preserve"> 41 pp</w:t>
      </w:r>
    </w:p>
    <w:p w14:paraId="4A4D0F64" w14:textId="39C20D07" w:rsidR="00A44D91" w:rsidRDefault="00A44D91" w:rsidP="00A44D91">
      <w:pPr>
        <w:pStyle w:val="ListParagraph"/>
        <w:numPr>
          <w:ilvl w:val="0"/>
          <w:numId w:val="10"/>
        </w:numPr>
      </w:pPr>
      <w:r>
        <w:t>PU Prints (probably Plug-in Units)</w:t>
      </w:r>
      <w:r w:rsidR="00D469CA">
        <w:t xml:space="preserve"> 38 pp</w:t>
      </w:r>
    </w:p>
    <w:p w14:paraId="7BCE534C" w14:textId="5E71029B" w:rsidR="00A44D91" w:rsidRDefault="00A44D91" w:rsidP="00A44D91">
      <w:pPr>
        <w:pStyle w:val="ListParagraph"/>
        <w:numPr>
          <w:ilvl w:val="0"/>
          <w:numId w:val="10"/>
        </w:numPr>
      </w:pPr>
      <w:r>
        <w:t>CKT Schematics</w:t>
      </w:r>
      <w:r w:rsidR="00D469CA">
        <w:t xml:space="preserve"> 11 pp</w:t>
      </w:r>
    </w:p>
    <w:p w14:paraId="75E8C3D7" w14:textId="25E2D09E" w:rsidR="00A44D91" w:rsidRDefault="00A44D91" w:rsidP="00A44D91">
      <w:pPr>
        <w:pStyle w:val="ListParagraph"/>
        <w:numPr>
          <w:ilvl w:val="0"/>
          <w:numId w:val="10"/>
        </w:numPr>
      </w:pPr>
      <w:r>
        <w:t>M1 Procedures</w:t>
      </w:r>
      <w:r w:rsidR="00D469CA">
        <w:t xml:space="preserve"> 65 pp</w:t>
      </w:r>
    </w:p>
    <w:p w14:paraId="1E980FEB" w14:textId="77777777" w:rsidR="00743199" w:rsidRDefault="00743199" w:rsidP="00743199"/>
    <w:p w14:paraId="1BCB9AD3" w14:textId="1CC0B430" w:rsidR="00D469CA" w:rsidRDefault="00D469CA" w:rsidP="00743199">
      <w:r w:rsidRPr="00D469CA">
        <w:rPr>
          <w:b/>
          <w:bCs/>
        </w:rPr>
        <w:t>Introduction</w:t>
      </w:r>
      <w:r>
        <w:t>, Jan 1, 1959 – 47 pages</w:t>
      </w:r>
    </w:p>
    <w:p w14:paraId="0B6A140D" w14:textId="446042FF" w:rsidR="00D469CA" w:rsidRDefault="00D469CA" w:rsidP="00D469CA">
      <w:pPr>
        <w:pStyle w:val="ListParagraph"/>
        <w:numPr>
          <w:ilvl w:val="0"/>
          <w:numId w:val="10"/>
        </w:numPr>
      </w:pPr>
      <w:r>
        <w:t>Distinguishes AN/FSQ-7 Combat Direction Center from AN/FSQ-8 Combat Control Center.</w:t>
      </w:r>
    </w:p>
    <w:p w14:paraId="724A72BC" w14:textId="7A20409A" w:rsidR="00D06AFF" w:rsidRDefault="00D06AFF" w:rsidP="00D06AFF">
      <w:pPr>
        <w:pStyle w:val="ListParagraph"/>
        <w:numPr>
          <w:ilvl w:val="1"/>
          <w:numId w:val="10"/>
        </w:numPr>
      </w:pPr>
      <w:r>
        <w:t>AN/FSQ-8 had less memory – maybe one 4K bank?</w:t>
      </w:r>
    </w:p>
    <w:p w14:paraId="4281C11B" w14:textId="717123B6" w:rsidR="00D06AFF" w:rsidRDefault="00720ECA" w:rsidP="00D06AFF">
      <w:pPr>
        <w:pStyle w:val="ListParagraph"/>
        <w:numPr>
          <w:ilvl w:val="1"/>
          <w:numId w:val="10"/>
        </w:numPr>
      </w:pPr>
      <w:r>
        <w:t>AN/FSQ-7 was 64K words</w:t>
      </w:r>
    </w:p>
    <w:p w14:paraId="0D123640" w14:textId="1AE48CE2" w:rsidR="00D469CA" w:rsidRDefault="008F388D" w:rsidP="00D469CA">
      <w:pPr>
        <w:pStyle w:val="ListParagraph"/>
        <w:numPr>
          <w:ilvl w:val="0"/>
          <w:numId w:val="10"/>
        </w:numPr>
      </w:pPr>
      <w:r>
        <w:t>As part of the history-of-SAGE section, t</w:t>
      </w:r>
      <w:r w:rsidR="00D469CA">
        <w:t>he introduction distinguishes Cape Cod 1953 from Cape Cod 1954</w:t>
      </w:r>
    </w:p>
    <w:p w14:paraId="1C23453E" w14:textId="14D02710" w:rsidR="00D469CA" w:rsidRDefault="00D469CA" w:rsidP="00D469CA">
      <w:pPr>
        <w:pStyle w:val="ListParagraph"/>
        <w:numPr>
          <w:ilvl w:val="1"/>
          <w:numId w:val="10"/>
        </w:numPr>
      </w:pPr>
      <w:r>
        <w:t xml:space="preserve">The second being “the same </w:t>
      </w:r>
      <w:r w:rsidR="00D454F6">
        <w:t>except that the radar network and mapping were increased”</w:t>
      </w:r>
    </w:p>
    <w:p w14:paraId="4AF69762" w14:textId="651A1EFB" w:rsidR="00D454F6" w:rsidRDefault="00D454F6" w:rsidP="00D454F6">
      <w:pPr>
        <w:pStyle w:val="ListParagraph"/>
        <w:numPr>
          <w:ilvl w:val="0"/>
          <w:numId w:val="10"/>
        </w:numPr>
      </w:pPr>
      <w:r>
        <w:t>The third phase was XD1</w:t>
      </w:r>
    </w:p>
    <w:p w14:paraId="07C848EE" w14:textId="6C36C09A" w:rsidR="00D454F6" w:rsidRDefault="00D06AFF" w:rsidP="00D454F6">
      <w:pPr>
        <w:pStyle w:val="ListParagraph"/>
        <w:numPr>
          <w:ilvl w:val="0"/>
          <w:numId w:val="10"/>
        </w:numPr>
      </w:pPr>
      <w:r>
        <w:t>Includes overall FSQ-7 block diagram, plus floor plans and physical layout for Direction Center</w:t>
      </w:r>
    </w:p>
    <w:p w14:paraId="14A23EA8" w14:textId="6DA9C185" w:rsidR="00743199" w:rsidRDefault="00D06AFF" w:rsidP="00D06AFF">
      <w:pPr>
        <w:ind w:left="360"/>
      </w:pPr>
      <w:r>
        <w:t>[and I photographed all the non-blank pages]</w:t>
      </w:r>
    </w:p>
    <w:p w14:paraId="0478333C" w14:textId="77777777" w:rsidR="00C50210" w:rsidRDefault="00C50210" w:rsidP="00C50210"/>
    <w:p w14:paraId="7506C0F7" w14:textId="05EB24D1" w:rsidR="00C50210" w:rsidRDefault="00C50210" w:rsidP="00C50210">
      <w:r w:rsidRPr="00C50210">
        <w:rPr>
          <w:b/>
          <w:bCs/>
        </w:rPr>
        <w:lastRenderedPageBreak/>
        <w:t>Basic Theory of Computers</w:t>
      </w:r>
      <w:r>
        <w:t xml:space="preserve"> – Apr 1, 1957 – about 220 pages</w:t>
      </w:r>
    </w:p>
    <w:p w14:paraId="1D8FBBA7" w14:textId="3AA713A0" w:rsidR="00C50210" w:rsidRDefault="00C50210" w:rsidP="00C50210">
      <w:pPr>
        <w:pStyle w:val="ListParagraph"/>
        <w:numPr>
          <w:ilvl w:val="0"/>
          <w:numId w:val="10"/>
        </w:numPr>
      </w:pPr>
      <w:r>
        <w:t>Introduction to number systems, binary arithmetic, basic circuits, storage, block diagrams, input/output</w:t>
      </w:r>
    </w:p>
    <w:p w14:paraId="51857BE2" w14:textId="77777777" w:rsidR="00C50210" w:rsidRDefault="00C50210" w:rsidP="00C50210"/>
    <w:p w14:paraId="749AAADB" w14:textId="1BCAC994" w:rsidR="00D06AFF" w:rsidRDefault="00D06AFF" w:rsidP="00743199">
      <w:r w:rsidRPr="00720ECA">
        <w:rPr>
          <w:b/>
          <w:bCs/>
        </w:rPr>
        <w:t>Theory of Programming</w:t>
      </w:r>
      <w:r>
        <w:t xml:space="preserve"> – Apr 1, 1959</w:t>
      </w:r>
      <w:r w:rsidR="004F27C8">
        <w:t xml:space="preserve"> – about 200 pages</w:t>
      </w:r>
    </w:p>
    <w:p w14:paraId="52C0DB28" w14:textId="361321DC" w:rsidR="00720ECA" w:rsidRDefault="00720ECA" w:rsidP="00720ECA">
      <w:pPr>
        <w:pStyle w:val="ListParagraph"/>
        <w:numPr>
          <w:ilvl w:val="0"/>
          <w:numId w:val="10"/>
        </w:numPr>
      </w:pPr>
      <w:r>
        <w:t>Short history of computers</w:t>
      </w:r>
    </w:p>
    <w:p w14:paraId="77F26624" w14:textId="5B7DAC2C" w:rsidR="00720ECA" w:rsidRDefault="00720ECA" w:rsidP="00720ECA">
      <w:pPr>
        <w:pStyle w:val="ListParagraph"/>
        <w:numPr>
          <w:ilvl w:val="0"/>
          <w:numId w:val="10"/>
        </w:numPr>
      </w:pPr>
      <w:r>
        <w:t>SAGE AN/FSQ</w:t>
      </w:r>
    </w:p>
    <w:p w14:paraId="48176D64" w14:textId="6FCF9211" w:rsidR="00720ECA" w:rsidRDefault="00720ECA" w:rsidP="00720ECA">
      <w:pPr>
        <w:pStyle w:val="ListParagraph"/>
        <w:numPr>
          <w:ilvl w:val="1"/>
          <w:numId w:val="10"/>
        </w:numPr>
      </w:pPr>
      <w:proofErr w:type="gramStart"/>
      <w:r>
        <w:t>33 bit</w:t>
      </w:r>
      <w:proofErr w:type="gramEnd"/>
      <w:r>
        <w:t xml:space="preserve"> word – Right and Left 16-bit halves plus one parity bit</w:t>
      </w:r>
    </w:p>
    <w:p w14:paraId="35F6716E" w14:textId="4697145D" w:rsidR="00720ECA" w:rsidRDefault="00720ECA" w:rsidP="00720ECA">
      <w:pPr>
        <w:pStyle w:val="ListParagraph"/>
        <w:numPr>
          <w:ilvl w:val="1"/>
          <w:numId w:val="10"/>
        </w:numPr>
      </w:pPr>
      <w:r>
        <w:t xml:space="preserve">It </w:t>
      </w:r>
      <w:r w:rsidRPr="00720ECA">
        <w:rPr>
          <w:i/>
          <w:iCs/>
        </w:rPr>
        <w:t>says</w:t>
      </w:r>
      <w:r>
        <w:t xml:space="preserve"> Sign/Magnitude numbers, but it’s actually two 16-bit ones complement number per word</w:t>
      </w:r>
    </w:p>
    <w:p w14:paraId="51CD7123" w14:textId="5FE44045" w:rsidR="00720ECA" w:rsidRDefault="00720ECA" w:rsidP="00720ECA">
      <w:pPr>
        <w:pStyle w:val="ListParagraph"/>
        <w:numPr>
          <w:ilvl w:val="1"/>
          <w:numId w:val="10"/>
        </w:numPr>
      </w:pPr>
      <w:r>
        <w:t>2 MHz master clock, 12 clocks per ‘machine cycle’</w:t>
      </w:r>
    </w:p>
    <w:p w14:paraId="480BC453" w14:textId="6A89A948" w:rsidR="004F27C8" w:rsidRDefault="004F27C8" w:rsidP="004F27C8">
      <w:pPr>
        <w:pStyle w:val="ListParagraph"/>
        <w:numPr>
          <w:ilvl w:val="0"/>
          <w:numId w:val="10"/>
        </w:numPr>
      </w:pPr>
      <w:r>
        <w:t>The manual describes the operation of various instructions, but doesn’t seem to be organized to be the Programmer’s Reference Manual, i.e., there doesn’t seem to be a chart of all the instructions and side-effects.</w:t>
      </w:r>
    </w:p>
    <w:p w14:paraId="57230A49" w14:textId="7E18837A" w:rsidR="004F27C8" w:rsidRDefault="004F27C8" w:rsidP="004F27C8">
      <w:pPr>
        <w:pStyle w:val="ListParagraph"/>
        <w:numPr>
          <w:ilvl w:val="0"/>
          <w:numId w:val="10"/>
        </w:numPr>
      </w:pPr>
      <w:r>
        <w:t>The machine seems to execute two instructions at once, maybe on two 16-bit ALUs.</w:t>
      </w:r>
    </w:p>
    <w:p w14:paraId="6DF94DE5" w14:textId="231DEB17" w:rsidR="004F27C8" w:rsidRDefault="004F27C8" w:rsidP="004F27C8">
      <w:pPr>
        <w:pStyle w:val="ListParagraph"/>
        <w:numPr>
          <w:ilvl w:val="1"/>
          <w:numId w:val="10"/>
        </w:numPr>
      </w:pPr>
      <w:r>
        <w:t>There are branch conditions for Branch-on-Zero, Branch-on-Minus, branch for both registers meeting the condition, branch for Right meeting the condition.</w:t>
      </w:r>
    </w:p>
    <w:p w14:paraId="56CA173C" w14:textId="6E015ECC" w:rsidR="004F27C8" w:rsidRDefault="004F27C8" w:rsidP="004F27C8">
      <w:pPr>
        <w:pStyle w:val="ListParagraph"/>
        <w:numPr>
          <w:ilvl w:val="0"/>
          <w:numId w:val="10"/>
        </w:numPr>
      </w:pPr>
      <w:r>
        <w:t>There are example flow charts for how to use instructions to program simple problems</w:t>
      </w:r>
    </w:p>
    <w:p w14:paraId="5F0D881B" w14:textId="2B6F3E61" w:rsidR="004F27C8" w:rsidRDefault="004F27C8" w:rsidP="004F27C8">
      <w:pPr>
        <w:pStyle w:val="ListParagraph"/>
        <w:numPr>
          <w:ilvl w:val="0"/>
          <w:numId w:val="10"/>
        </w:numPr>
      </w:pPr>
      <w:r>
        <w:t>Sounds like there’s some kind of I/O Overlap; you can branch on I/O Interlock, i.e., branch if a block-transfer I/O Op is still running.</w:t>
      </w:r>
    </w:p>
    <w:p w14:paraId="0062867F" w14:textId="77777777" w:rsidR="004F27C8" w:rsidRDefault="004F27C8" w:rsidP="004F27C8">
      <w:pPr>
        <w:ind w:left="360"/>
      </w:pPr>
    </w:p>
    <w:p w14:paraId="72A8E494" w14:textId="4EC058CC" w:rsidR="004F27C8" w:rsidRDefault="004F27C8" w:rsidP="004F27C8">
      <w:pPr>
        <w:ind w:left="360"/>
      </w:pPr>
      <w:r>
        <w:t xml:space="preserve">[I photographed the </w:t>
      </w:r>
      <w:proofErr w:type="spellStart"/>
      <w:r>
        <w:t>ToC</w:t>
      </w:r>
      <w:proofErr w:type="spellEnd"/>
      <w:r>
        <w:t xml:space="preserve"> and section on history of computers.]</w:t>
      </w:r>
    </w:p>
    <w:p w14:paraId="019551E5" w14:textId="77777777" w:rsidR="004F27C8" w:rsidRDefault="004F27C8" w:rsidP="004F27C8"/>
    <w:p w14:paraId="02BB6EC2" w14:textId="68D7295D" w:rsidR="00606FFD" w:rsidRDefault="00606FFD" w:rsidP="00606FFD">
      <w:r w:rsidRPr="002227C4">
        <w:rPr>
          <w:b/>
          <w:bCs/>
        </w:rPr>
        <w:t>Theory of Operation of Display System</w:t>
      </w:r>
      <w:r>
        <w:rPr>
          <w:b/>
          <w:bCs/>
        </w:rPr>
        <w:t xml:space="preserve"> Volume 1</w:t>
      </w:r>
      <w:r>
        <w:t xml:space="preserve"> – Aug 1, 1958, 250+ pages</w:t>
      </w:r>
    </w:p>
    <w:p w14:paraId="4C981DC8" w14:textId="18A69D62" w:rsidR="00606FFD" w:rsidRDefault="00606FFD" w:rsidP="00606FFD">
      <w:pPr>
        <w:pStyle w:val="ListParagraph"/>
        <w:numPr>
          <w:ilvl w:val="0"/>
          <w:numId w:val="10"/>
        </w:numPr>
      </w:pPr>
      <w:r>
        <w:t>Yikes, the “display system” is racks of stuff</w:t>
      </w:r>
    </w:p>
    <w:p w14:paraId="08D01A81" w14:textId="2B0B5715" w:rsidR="00606FFD" w:rsidRDefault="00606FFD" w:rsidP="00606FFD">
      <w:pPr>
        <w:pStyle w:val="ListParagraph"/>
        <w:numPr>
          <w:ilvl w:val="1"/>
          <w:numId w:val="10"/>
        </w:numPr>
      </w:pPr>
      <w:r>
        <w:t>Magnetic Drum Unit</w:t>
      </w:r>
    </w:p>
    <w:p w14:paraId="625E111C" w14:textId="48514735" w:rsidR="00606FFD" w:rsidRDefault="00606FFD" w:rsidP="00606FFD">
      <w:pPr>
        <w:pStyle w:val="ListParagraph"/>
        <w:numPr>
          <w:ilvl w:val="1"/>
          <w:numId w:val="10"/>
        </w:numPr>
      </w:pPr>
      <w:r>
        <w:t>Manual Data Input Unit</w:t>
      </w:r>
    </w:p>
    <w:p w14:paraId="4CE466E5" w14:textId="67CFDE66" w:rsidR="00606FFD" w:rsidRDefault="00606FFD" w:rsidP="00606FFD">
      <w:pPr>
        <w:pStyle w:val="ListParagraph"/>
        <w:numPr>
          <w:ilvl w:val="1"/>
          <w:numId w:val="10"/>
        </w:numPr>
      </w:pPr>
      <w:r>
        <w:t>Situation Display Generator</w:t>
      </w:r>
    </w:p>
    <w:p w14:paraId="40999C4E" w14:textId="7C1616B5" w:rsidR="00606FFD" w:rsidRDefault="00606FFD" w:rsidP="00606FFD">
      <w:pPr>
        <w:pStyle w:val="ListParagraph"/>
        <w:numPr>
          <w:ilvl w:val="1"/>
          <w:numId w:val="10"/>
        </w:numPr>
      </w:pPr>
      <w:r>
        <w:t>Digital Display Generator</w:t>
      </w:r>
    </w:p>
    <w:p w14:paraId="12D4731A" w14:textId="255F7A3B" w:rsidR="00606FFD" w:rsidRDefault="00606FFD" w:rsidP="00606FFD">
      <w:pPr>
        <w:pStyle w:val="ListParagraph"/>
        <w:numPr>
          <w:ilvl w:val="1"/>
          <w:numId w:val="10"/>
        </w:numPr>
      </w:pPr>
      <w:r>
        <w:t>Warning Light Storage Unit</w:t>
      </w:r>
    </w:p>
    <w:p w14:paraId="7FA46705" w14:textId="63F6B969" w:rsidR="00606FFD" w:rsidRDefault="00606FFD" w:rsidP="00606FFD">
      <w:pPr>
        <w:pStyle w:val="ListParagraph"/>
        <w:numPr>
          <w:ilvl w:val="1"/>
          <w:numId w:val="10"/>
        </w:numPr>
      </w:pPr>
      <w:r>
        <w:t>Duplex and Simplex maintenance consoles</w:t>
      </w:r>
    </w:p>
    <w:p w14:paraId="5073B46F" w14:textId="014C3BAB" w:rsidR="00F30037" w:rsidRDefault="00F30037" w:rsidP="00F30037">
      <w:pPr>
        <w:ind w:left="1440"/>
      </w:pPr>
      <w:r>
        <w:t>… Each of which looks like half-a-dozen racks</w:t>
      </w:r>
    </w:p>
    <w:p w14:paraId="366EBFE4" w14:textId="760FFC03" w:rsidR="001D787B" w:rsidRDefault="001D787B" w:rsidP="001D787B">
      <w:pPr>
        <w:pStyle w:val="ListParagraph"/>
        <w:numPr>
          <w:ilvl w:val="0"/>
          <w:numId w:val="10"/>
        </w:numPr>
      </w:pPr>
      <w:r>
        <w:t>Operator Consoles contained the 19” Situation Display scope, plus a 5” Digital Display Data scope for alpha-numeric</w:t>
      </w:r>
      <w:r w:rsidR="00EC6934">
        <w:t xml:space="preserve"> data only</w:t>
      </w:r>
      <w:r>
        <w:t>.  (probably the ‘</w:t>
      </w:r>
      <w:proofErr w:type="spellStart"/>
      <w:r>
        <w:t>charactron</w:t>
      </w:r>
      <w:proofErr w:type="spellEnd"/>
      <w:r>
        <w:t>’ technology)</w:t>
      </w:r>
    </w:p>
    <w:p w14:paraId="5FC3EB40" w14:textId="1A0134C7" w:rsidR="001D787B" w:rsidRDefault="001D787B" w:rsidP="001D787B">
      <w:pPr>
        <w:pStyle w:val="ListParagraph"/>
        <w:numPr>
          <w:ilvl w:val="0"/>
          <w:numId w:val="10"/>
        </w:numPr>
      </w:pPr>
      <w:r>
        <w:t>(somewhere it said that the phosphor produced a bright blue flash followed by a persistent yellow, i.e., not green at all…)</w:t>
      </w:r>
    </w:p>
    <w:p w14:paraId="5C46E33B" w14:textId="5A75806C" w:rsidR="001D787B" w:rsidRDefault="001D787B" w:rsidP="001D787B">
      <w:pPr>
        <w:pStyle w:val="ListParagraph"/>
        <w:numPr>
          <w:ilvl w:val="0"/>
          <w:numId w:val="10"/>
        </w:numPr>
      </w:pPr>
      <w:r>
        <w:t xml:space="preserve">The 19” tube also uses a </w:t>
      </w:r>
      <w:proofErr w:type="spellStart"/>
      <w:r>
        <w:t>charactron</w:t>
      </w:r>
      <w:proofErr w:type="spellEnd"/>
      <w:r>
        <w:t xml:space="preserve"> character set mask to draw glyphs on the screen, but is also capable of drawing vectors.</w:t>
      </w:r>
    </w:p>
    <w:p w14:paraId="6DE2BD3D" w14:textId="175CBF73" w:rsidR="00EC6934" w:rsidRDefault="00EC6934" w:rsidP="00EC6934">
      <w:pPr>
        <w:pStyle w:val="ListParagraph"/>
        <w:numPr>
          <w:ilvl w:val="1"/>
          <w:numId w:val="10"/>
        </w:numPr>
      </w:pPr>
      <w:r>
        <w:t>Mask is 8x8 = 64 characters (one reserved for blank, one for vectors)</w:t>
      </w:r>
    </w:p>
    <w:p w14:paraId="673FB33D" w14:textId="3262CFE1" w:rsidR="001D787B" w:rsidRDefault="00EC6934" w:rsidP="00EC6934">
      <w:pPr>
        <w:pStyle w:val="ListParagraph"/>
        <w:numPr>
          <w:ilvl w:val="0"/>
          <w:numId w:val="10"/>
        </w:numPr>
      </w:pPr>
      <w:r>
        <w:t>Looks like screens are all refreshed from a drum for this purpose</w:t>
      </w:r>
    </w:p>
    <w:p w14:paraId="57D2F53F" w14:textId="4A97FEBF" w:rsidR="00EC6934" w:rsidRDefault="00EC6934" w:rsidP="00EC6934">
      <w:pPr>
        <w:pStyle w:val="ListParagraph"/>
        <w:numPr>
          <w:ilvl w:val="1"/>
          <w:numId w:val="10"/>
        </w:numPr>
      </w:pPr>
      <w:r>
        <w:t>Refresh rate might be ~220 msec.</w:t>
      </w:r>
    </w:p>
    <w:p w14:paraId="6B01E1D0" w14:textId="77777777" w:rsidR="004543B4" w:rsidRDefault="004543B4" w:rsidP="004543B4"/>
    <w:p w14:paraId="2A990D31" w14:textId="4E7502AC" w:rsidR="004543B4" w:rsidRDefault="004543B4" w:rsidP="004543B4">
      <w:pPr>
        <w:pStyle w:val="ListParagraph"/>
        <w:numPr>
          <w:ilvl w:val="0"/>
          <w:numId w:val="10"/>
        </w:numPr>
      </w:pPr>
      <w:r>
        <w:t>Text on Situation Display is shown in 3x5=</w:t>
      </w:r>
      <w:proofErr w:type="gramStart"/>
      <w:r>
        <w:t>15 character</w:t>
      </w:r>
      <w:proofErr w:type="gramEnd"/>
      <w:r>
        <w:t xml:space="preserve"> blocks of fixed size</w:t>
      </w:r>
    </w:p>
    <w:p w14:paraId="310B8A5E" w14:textId="69366FE1" w:rsidR="004543B4" w:rsidRDefault="004543B4" w:rsidP="004543B4">
      <w:pPr>
        <w:pStyle w:val="ListParagraph"/>
        <w:numPr>
          <w:ilvl w:val="0"/>
          <w:numId w:val="10"/>
        </w:numPr>
      </w:pPr>
      <w:r>
        <w:t>The underlying precision still comes from 10-bit D/As for X and Y</w:t>
      </w:r>
    </w:p>
    <w:p w14:paraId="02914471" w14:textId="219DEDCD" w:rsidR="004543B4" w:rsidRDefault="004543B4" w:rsidP="004543B4">
      <w:pPr>
        <w:pStyle w:val="ListParagraph"/>
        <w:numPr>
          <w:ilvl w:val="0"/>
          <w:numId w:val="10"/>
        </w:numPr>
      </w:pPr>
      <w:r>
        <w:t>Two intensities can be used – bright or dim</w:t>
      </w:r>
    </w:p>
    <w:p w14:paraId="3CE80368" w14:textId="1B8D62ED" w:rsidR="004543B4" w:rsidRDefault="004543B4" w:rsidP="004543B4">
      <w:pPr>
        <w:pStyle w:val="ListParagraph"/>
        <w:numPr>
          <w:ilvl w:val="0"/>
          <w:numId w:val="10"/>
        </w:numPr>
      </w:pPr>
      <w:r>
        <w:t xml:space="preserve">There’s a more-complex mechanism for scaling (X1, X2, X4, X8) expansion and for “off-setting”, i.e. selecting which expanded sector to see.  (Must be all done as analog in the deflection circuit, controlled by many </w:t>
      </w:r>
      <w:proofErr w:type="gramStart"/>
      <w:r>
        <w:t>Situation</w:t>
      </w:r>
      <w:proofErr w:type="gramEnd"/>
      <w:r>
        <w:t xml:space="preserve"> Display Console buttons)</w:t>
      </w:r>
    </w:p>
    <w:p w14:paraId="4518A6FB" w14:textId="4C408B3B" w:rsidR="004543B4" w:rsidRDefault="00622738" w:rsidP="004543B4">
      <w:pPr>
        <w:pStyle w:val="ListParagraph"/>
        <w:numPr>
          <w:ilvl w:val="0"/>
          <w:numId w:val="10"/>
        </w:numPr>
      </w:pPr>
      <w:r>
        <w:t>And I couldn’t find a section on how the light gun works, i.e., how the programmer knows what was hit when the image is being played back from the drum.</w:t>
      </w:r>
    </w:p>
    <w:p w14:paraId="6C351784" w14:textId="77777777" w:rsidR="00EC6934" w:rsidRDefault="00EC6934" w:rsidP="00EC6934"/>
    <w:p w14:paraId="1E39B33B" w14:textId="77777777" w:rsidR="00EC6934" w:rsidRDefault="00EC6934" w:rsidP="00EC6934"/>
    <w:p w14:paraId="7EC68DAE" w14:textId="1F2B57CC" w:rsidR="00C50210" w:rsidRDefault="00C50210" w:rsidP="004F27C8">
      <w:r w:rsidRPr="002227C4">
        <w:rPr>
          <w:b/>
          <w:bCs/>
        </w:rPr>
        <w:t>Theory of Operation of Display System</w:t>
      </w:r>
      <w:r w:rsidR="00606FFD">
        <w:rPr>
          <w:b/>
          <w:bCs/>
        </w:rPr>
        <w:t xml:space="preserve"> Volume 2</w:t>
      </w:r>
      <w:r>
        <w:t xml:space="preserve"> – Aug 1, 1958</w:t>
      </w:r>
      <w:r w:rsidR="00891C2B">
        <w:t>, about 220 pages</w:t>
      </w:r>
    </w:p>
    <w:p w14:paraId="49895313" w14:textId="459F251C" w:rsidR="00606FFD" w:rsidRPr="00BF6B44" w:rsidRDefault="00606FFD" w:rsidP="00606FFD">
      <w:pPr>
        <w:pStyle w:val="ListParagraph"/>
        <w:ind w:left="720"/>
        <w:rPr>
          <w:color w:val="31849B" w:themeColor="accent5" w:themeShade="BF"/>
        </w:rPr>
      </w:pPr>
      <w:r w:rsidRPr="00BF6B44">
        <w:rPr>
          <w:color w:val="31849B" w:themeColor="accent5" w:themeShade="BF"/>
        </w:rPr>
        <w:t>[oops, I skimmed this one first – no wonder there’s no introduction; it’s Volume 2]</w:t>
      </w:r>
    </w:p>
    <w:p w14:paraId="571BBE52" w14:textId="5CD3EF1F" w:rsidR="00C50210" w:rsidRDefault="00891C2B" w:rsidP="00C50210">
      <w:pPr>
        <w:pStyle w:val="ListParagraph"/>
        <w:numPr>
          <w:ilvl w:val="0"/>
          <w:numId w:val="10"/>
        </w:numPr>
      </w:pPr>
      <w:r>
        <w:t>This one offers no introduction at all</w:t>
      </w:r>
    </w:p>
    <w:p w14:paraId="091251B1" w14:textId="4B60FE02" w:rsidR="00A11B04" w:rsidRDefault="00A11B04" w:rsidP="00A11B04">
      <w:pPr>
        <w:pStyle w:val="ListParagraph"/>
        <w:numPr>
          <w:ilvl w:val="1"/>
          <w:numId w:val="10"/>
        </w:numPr>
      </w:pPr>
      <w:r>
        <w:t>This book seems to assume that you know more or less how displays work, and focuses on detailed features</w:t>
      </w:r>
    </w:p>
    <w:p w14:paraId="2781A54F" w14:textId="7AADBE32" w:rsidR="00891C2B" w:rsidRDefault="00891C2B" w:rsidP="00C50210">
      <w:pPr>
        <w:pStyle w:val="ListParagraph"/>
        <w:numPr>
          <w:ilvl w:val="0"/>
          <w:numId w:val="10"/>
        </w:numPr>
      </w:pPr>
      <w:r>
        <w:t>The first element described is the Photographic Recorder Reproducer Element, which seems to be the key part of the large-screen projection system.</w:t>
      </w:r>
    </w:p>
    <w:p w14:paraId="02CA6C1D" w14:textId="4C5D0421" w:rsidR="002227C4" w:rsidRDefault="002227C4" w:rsidP="00C50210">
      <w:pPr>
        <w:pStyle w:val="ListParagraph"/>
        <w:numPr>
          <w:ilvl w:val="0"/>
          <w:numId w:val="10"/>
        </w:numPr>
      </w:pPr>
      <w:r>
        <w:t>Huh, it seems that they use 35 mm(?) film…  a CRT projects the image on film, which immediately passes through a chemical developer and drier, and then an optical projector with a mercury-vapor lamp to project on The Big Screen…</w:t>
      </w:r>
    </w:p>
    <w:p w14:paraId="321A95AE" w14:textId="7283893E" w:rsidR="002227C4" w:rsidRDefault="002227C4" w:rsidP="00C50210">
      <w:pPr>
        <w:pStyle w:val="ListParagraph"/>
        <w:numPr>
          <w:ilvl w:val="0"/>
          <w:numId w:val="10"/>
        </w:numPr>
      </w:pPr>
      <w:r>
        <w:t>Data to display goes to the Drum, then the display system</w:t>
      </w:r>
    </w:p>
    <w:p w14:paraId="330E6634" w14:textId="5BEDD31D" w:rsidR="002227C4" w:rsidRDefault="002227C4" w:rsidP="002227C4">
      <w:pPr>
        <w:ind w:left="360"/>
      </w:pPr>
      <w:r>
        <w:t>Chapter 3 – Situation Display Console is the regular 19” CRT with light-gun</w:t>
      </w:r>
    </w:p>
    <w:p w14:paraId="41A0A96C" w14:textId="1E38A1EF" w:rsidR="002227C4" w:rsidRDefault="001D787B" w:rsidP="002227C4">
      <w:pPr>
        <w:pStyle w:val="ListParagraph"/>
        <w:numPr>
          <w:ilvl w:val="1"/>
          <w:numId w:val="10"/>
        </w:numPr>
      </w:pPr>
      <w:r>
        <w:t>Apparently,</w:t>
      </w:r>
      <w:r w:rsidR="002227C4">
        <w:t xml:space="preserve"> there’s a different kind of computer-controlled camera that can be attached to these displays (presumably recording images for later use)</w:t>
      </w:r>
    </w:p>
    <w:p w14:paraId="67991149" w14:textId="3B4DA1CF" w:rsidR="002227C4" w:rsidRDefault="002227C4" w:rsidP="002227C4">
      <w:pPr>
        <w:pStyle w:val="ListParagraph"/>
        <w:numPr>
          <w:ilvl w:val="0"/>
          <w:numId w:val="10"/>
        </w:numPr>
      </w:pPr>
      <w:r>
        <w:t>SAGE retained the “Patch Panel” for routing various display features</w:t>
      </w:r>
    </w:p>
    <w:p w14:paraId="7BD1BE56" w14:textId="72FB3CDD" w:rsidR="002227C4" w:rsidRDefault="002227C4" w:rsidP="002227C4">
      <w:pPr>
        <w:pStyle w:val="ListParagraph"/>
        <w:numPr>
          <w:ilvl w:val="1"/>
          <w:numId w:val="10"/>
        </w:numPr>
      </w:pPr>
      <w:r>
        <w:t>Based on an IBM plug-board technology (!)</w:t>
      </w:r>
    </w:p>
    <w:p w14:paraId="56DA7213" w14:textId="525D949C" w:rsidR="002227C4" w:rsidRDefault="00A11B04" w:rsidP="002227C4">
      <w:pPr>
        <w:pStyle w:val="ListParagraph"/>
        <w:numPr>
          <w:ilvl w:val="0"/>
          <w:numId w:val="10"/>
        </w:numPr>
      </w:pPr>
      <w:r>
        <w:t>Many ‘simplified logic diagrams’</w:t>
      </w:r>
    </w:p>
    <w:p w14:paraId="31123324" w14:textId="341E0E22" w:rsidR="00A11B04" w:rsidRDefault="00A11B04" w:rsidP="00A11B04">
      <w:pPr>
        <w:pStyle w:val="ListParagraph"/>
        <w:numPr>
          <w:ilvl w:val="1"/>
          <w:numId w:val="10"/>
        </w:numPr>
      </w:pPr>
      <w:r>
        <w:t>But they refer to Camera Control and Display Test Element, not display generation.</w:t>
      </w:r>
    </w:p>
    <w:p w14:paraId="4FA25F35" w14:textId="77777777" w:rsidR="004F27C8" w:rsidRDefault="004F27C8" w:rsidP="00F30037"/>
    <w:p w14:paraId="42840337" w14:textId="6C2718E5" w:rsidR="00F30037" w:rsidRDefault="00F30037" w:rsidP="00F30037">
      <w:r w:rsidRPr="002227C4">
        <w:rPr>
          <w:b/>
          <w:bCs/>
        </w:rPr>
        <w:t xml:space="preserve">Theory of Operation </w:t>
      </w:r>
      <w:r>
        <w:rPr>
          <w:b/>
          <w:bCs/>
        </w:rPr>
        <w:t>Marginal Checking System</w:t>
      </w:r>
      <w:r>
        <w:t xml:space="preserve"> – Dec 1, 1958, about 150 pages</w:t>
      </w:r>
    </w:p>
    <w:p w14:paraId="2EE7AE72" w14:textId="5A0D28C7" w:rsidR="00F30037" w:rsidRDefault="00F30037" w:rsidP="00F30037">
      <w:pPr>
        <w:pStyle w:val="ListParagraph"/>
        <w:numPr>
          <w:ilvl w:val="0"/>
          <w:numId w:val="10"/>
        </w:numPr>
      </w:pPr>
      <w:r>
        <w:t>Definition: Amplidyne: “An electromechanical amplifier whose output is a variable voltage inserted in series with a Marginal Check Service voltage to produce an MC test voltage”</w:t>
      </w:r>
    </w:p>
    <w:p w14:paraId="122A8BB3" w14:textId="3BE0D431" w:rsidR="00F30037" w:rsidRDefault="00F30037" w:rsidP="00F30037">
      <w:pPr>
        <w:pStyle w:val="ListParagraph"/>
        <w:numPr>
          <w:ilvl w:val="0"/>
          <w:numId w:val="10"/>
        </w:numPr>
      </w:pPr>
      <w:r>
        <w:t>They helpfully note that marginal checking could also be done by varying filament voltages or changing component values, but that they don’t do either of these.</w:t>
      </w:r>
    </w:p>
    <w:p w14:paraId="19826F38" w14:textId="3EF7C498" w:rsidR="00E464E7" w:rsidRDefault="00E464E7" w:rsidP="00F30037">
      <w:pPr>
        <w:pStyle w:val="ListParagraph"/>
        <w:numPr>
          <w:ilvl w:val="0"/>
          <w:numId w:val="10"/>
        </w:numPr>
      </w:pPr>
      <w:r>
        <w:t>They use magnetic amplifiers to control the excitation field in the amplidyne motor-generator.</w:t>
      </w:r>
    </w:p>
    <w:p w14:paraId="1D8C3D96" w14:textId="509F7740" w:rsidR="00F30037" w:rsidRDefault="00E464E7" w:rsidP="00F30037">
      <w:pPr>
        <w:pStyle w:val="ListParagraph"/>
        <w:numPr>
          <w:ilvl w:val="0"/>
          <w:numId w:val="10"/>
        </w:numPr>
      </w:pPr>
      <w:r>
        <w:t>The manual confirms that MC is usually done under control of a program.</w:t>
      </w:r>
    </w:p>
    <w:p w14:paraId="5763064B" w14:textId="2ED6BAE2" w:rsidR="00E464E7" w:rsidRDefault="00E464E7" w:rsidP="00E464E7">
      <w:pPr>
        <w:pStyle w:val="ListParagraph"/>
        <w:numPr>
          <w:ilvl w:val="1"/>
          <w:numId w:val="10"/>
        </w:numPr>
      </w:pPr>
      <w:r>
        <w:t>It seems to say that MC is only done on Standby gear, under control of the Standby computer.</w:t>
      </w:r>
    </w:p>
    <w:p w14:paraId="7A60A0B5" w14:textId="1C2EB58F" w:rsidR="00E464E7" w:rsidRDefault="00E464E7" w:rsidP="00E464E7">
      <w:pPr>
        <w:pStyle w:val="ListParagraph"/>
        <w:numPr>
          <w:ilvl w:val="1"/>
          <w:numId w:val="10"/>
        </w:numPr>
      </w:pPr>
      <w:r>
        <w:t>Although there’s something I’m not sure I’m getting about differences between MC on Simplex and Duplex equipment.</w:t>
      </w:r>
    </w:p>
    <w:p w14:paraId="15133040" w14:textId="7A04A038" w:rsidR="00E464E7" w:rsidRDefault="00E464E7" w:rsidP="00E464E7">
      <w:pPr>
        <w:pStyle w:val="ListParagraph"/>
        <w:numPr>
          <w:ilvl w:val="0"/>
          <w:numId w:val="10"/>
        </w:numPr>
      </w:pPr>
      <w:r>
        <w:t>Chapter four is about how to program MC</w:t>
      </w:r>
    </w:p>
    <w:p w14:paraId="44FA2CF9" w14:textId="44906716" w:rsidR="00677885" w:rsidRDefault="00677885" w:rsidP="00677885">
      <w:pPr>
        <w:pStyle w:val="ListParagraph"/>
        <w:numPr>
          <w:ilvl w:val="1"/>
          <w:numId w:val="10"/>
        </w:numPr>
      </w:pPr>
      <w:r>
        <w:t>There’s a 32-bit Marginal Check Control Word</w:t>
      </w:r>
    </w:p>
    <w:p w14:paraId="206CC79F" w14:textId="38B3182A" w:rsidR="00677885" w:rsidRDefault="00677885" w:rsidP="00677885">
      <w:pPr>
        <w:pStyle w:val="ListParagraph"/>
        <w:numPr>
          <w:ilvl w:val="2"/>
          <w:numId w:val="10"/>
        </w:numPr>
      </w:pPr>
      <w:r>
        <w:t>16 bits give some general control</w:t>
      </w:r>
    </w:p>
    <w:p w14:paraId="6D93DCDB" w14:textId="7B7E47CF" w:rsidR="00677885" w:rsidRDefault="00677885" w:rsidP="00677885">
      <w:pPr>
        <w:pStyle w:val="ListParagraph"/>
        <w:numPr>
          <w:ilvl w:val="2"/>
          <w:numId w:val="10"/>
        </w:numPr>
      </w:pPr>
      <w:r>
        <w:t>Some more bits say which voltage to vary by how much</w:t>
      </w:r>
    </w:p>
    <w:p w14:paraId="74CAB1D8" w14:textId="15C1DC50" w:rsidR="00677885" w:rsidRDefault="00677885" w:rsidP="00677885">
      <w:pPr>
        <w:pStyle w:val="ListParagraph"/>
        <w:numPr>
          <w:ilvl w:val="2"/>
          <w:numId w:val="10"/>
        </w:numPr>
      </w:pPr>
      <w:r>
        <w:t xml:space="preserve">The other 16 bits say which “equipment group” to vary, i.e. memory, arithmetic, drums, display, program control, </w:t>
      </w:r>
      <w:proofErr w:type="spellStart"/>
      <w:r>
        <w:t>etc</w:t>
      </w:r>
      <w:proofErr w:type="spellEnd"/>
    </w:p>
    <w:p w14:paraId="56B41BED" w14:textId="3191EA6E" w:rsidR="00677885" w:rsidRDefault="00677885" w:rsidP="00677885">
      <w:pPr>
        <w:pStyle w:val="ListParagraph"/>
        <w:numPr>
          <w:ilvl w:val="2"/>
          <w:numId w:val="10"/>
        </w:numPr>
      </w:pPr>
      <w:r>
        <w:t>Together, it looks like Right and Left words give a kind of X-Y coordinate to vary.</w:t>
      </w:r>
    </w:p>
    <w:p w14:paraId="299A317F" w14:textId="2BDF637F" w:rsidR="00677885" w:rsidRDefault="00677885" w:rsidP="00677885">
      <w:pPr>
        <w:pStyle w:val="ListParagraph"/>
        <w:numPr>
          <w:ilvl w:val="0"/>
          <w:numId w:val="10"/>
        </w:numPr>
      </w:pPr>
      <w:r>
        <w:t>There’s some kind of mechanical cam-controlled mechanism to control the timing of a marginal-check “excursion”.</w:t>
      </w:r>
    </w:p>
    <w:p w14:paraId="0B28C09F" w14:textId="4E741BA9" w:rsidR="00677885" w:rsidRDefault="00677885" w:rsidP="00677885">
      <w:r w:rsidRPr="00677885">
        <w:rPr>
          <w:b/>
          <w:bCs/>
        </w:rPr>
        <w:t xml:space="preserve">Theory of Operation </w:t>
      </w:r>
      <w:r w:rsidR="000337FD">
        <w:rPr>
          <w:b/>
          <w:bCs/>
        </w:rPr>
        <w:t xml:space="preserve">Input </w:t>
      </w:r>
      <w:r w:rsidRPr="00677885">
        <w:rPr>
          <w:b/>
          <w:bCs/>
        </w:rPr>
        <w:t>System</w:t>
      </w:r>
      <w:r>
        <w:t xml:space="preserve"> – Dec 1, 1958, about </w:t>
      </w:r>
      <w:r w:rsidR="000337FD">
        <w:t>30</w:t>
      </w:r>
      <w:r>
        <w:t>0 pages</w:t>
      </w:r>
    </w:p>
    <w:p w14:paraId="1B82CA51" w14:textId="50F1DB42" w:rsidR="00677885" w:rsidRDefault="000337FD" w:rsidP="000337FD">
      <w:pPr>
        <w:pStyle w:val="ListParagraph"/>
        <w:numPr>
          <w:ilvl w:val="0"/>
          <w:numId w:val="10"/>
        </w:numPr>
      </w:pPr>
      <w:r>
        <w:t>Mostly covers radar interfaces</w:t>
      </w:r>
    </w:p>
    <w:p w14:paraId="55894EA8" w14:textId="5E328CDE" w:rsidR="000337FD" w:rsidRDefault="000337FD" w:rsidP="000337FD">
      <w:pPr>
        <w:pStyle w:val="ListParagraph"/>
        <w:numPr>
          <w:ilvl w:val="1"/>
          <w:numId w:val="10"/>
        </w:numPr>
      </w:pPr>
      <w:r>
        <w:t>LRI - Long-Range Radar Input Element</w:t>
      </w:r>
    </w:p>
    <w:p w14:paraId="11209F66" w14:textId="0CEC69B3" w:rsidR="000337FD" w:rsidRDefault="000337FD" w:rsidP="000337FD">
      <w:pPr>
        <w:pStyle w:val="ListParagraph"/>
        <w:numPr>
          <w:ilvl w:val="1"/>
          <w:numId w:val="10"/>
        </w:numPr>
      </w:pPr>
      <w:r>
        <w:t>GFI – Gap Filler Input Element</w:t>
      </w:r>
    </w:p>
    <w:p w14:paraId="5D4C87FB" w14:textId="43093A98" w:rsidR="000337FD" w:rsidRDefault="000337FD" w:rsidP="000337FD">
      <w:pPr>
        <w:pStyle w:val="ListParagraph"/>
        <w:numPr>
          <w:ilvl w:val="1"/>
          <w:numId w:val="10"/>
        </w:numPr>
      </w:pPr>
      <w:r>
        <w:t>XTL – Cross Tell Input Element</w:t>
      </w:r>
    </w:p>
    <w:p w14:paraId="7ABA63D0" w14:textId="45E73A57" w:rsidR="000337FD" w:rsidRDefault="000337FD" w:rsidP="000337FD">
      <w:pPr>
        <w:pStyle w:val="ListParagraph"/>
        <w:numPr>
          <w:ilvl w:val="0"/>
          <w:numId w:val="10"/>
        </w:numPr>
      </w:pPr>
      <w:r>
        <w:t>And Test Pattern Generators for each one.</w:t>
      </w:r>
    </w:p>
    <w:p w14:paraId="5C5CCCC0" w14:textId="70E6B68F" w:rsidR="000337FD" w:rsidRDefault="000337FD" w:rsidP="000337FD">
      <w:pPr>
        <w:pStyle w:val="ListParagraph"/>
        <w:numPr>
          <w:ilvl w:val="1"/>
          <w:numId w:val="10"/>
        </w:numPr>
      </w:pPr>
      <w:r>
        <w:t>TPGs connect to incoming telephone circuits simulating the remote units</w:t>
      </w:r>
    </w:p>
    <w:p w14:paraId="227D787C" w14:textId="77777777" w:rsidR="00F30037" w:rsidRDefault="00F30037" w:rsidP="00F30037"/>
    <w:p w14:paraId="02484F07" w14:textId="65D7D065" w:rsidR="00145434" w:rsidRDefault="00145434" w:rsidP="00145434">
      <w:r w:rsidRPr="00677885">
        <w:rPr>
          <w:b/>
          <w:bCs/>
        </w:rPr>
        <w:t xml:space="preserve">Theory of Operation </w:t>
      </w:r>
      <w:r>
        <w:rPr>
          <w:b/>
          <w:bCs/>
        </w:rPr>
        <w:t xml:space="preserve">Central Computer </w:t>
      </w:r>
      <w:r w:rsidRPr="00677885">
        <w:rPr>
          <w:b/>
          <w:bCs/>
        </w:rPr>
        <w:t>System</w:t>
      </w:r>
      <w:r>
        <w:rPr>
          <w:b/>
          <w:bCs/>
        </w:rPr>
        <w:t xml:space="preserve"> – Volume 1</w:t>
      </w:r>
      <w:r>
        <w:t xml:space="preserve"> – Feb 1, 1959, about 300 pages</w:t>
      </w:r>
    </w:p>
    <w:p w14:paraId="33E293DE" w14:textId="311A0184" w:rsidR="00145434" w:rsidRDefault="00BB7976" w:rsidP="00BB7976">
      <w:pPr>
        <w:pStyle w:val="ListParagraph"/>
        <w:numPr>
          <w:ilvl w:val="0"/>
          <w:numId w:val="10"/>
        </w:numPr>
      </w:pPr>
      <w:r>
        <w:t xml:space="preserve">This looks like the place to go to learn about the instruction set, operation of drums, </w:t>
      </w:r>
      <w:proofErr w:type="spellStart"/>
      <w:r>
        <w:t>etc</w:t>
      </w:r>
      <w:proofErr w:type="spellEnd"/>
    </w:p>
    <w:p w14:paraId="4DF3B954" w14:textId="36BDA1F8" w:rsidR="00BB7976" w:rsidRDefault="00BB7976" w:rsidP="00BB7976">
      <w:pPr>
        <w:pStyle w:val="ListParagraph"/>
        <w:numPr>
          <w:ilvl w:val="0"/>
          <w:numId w:val="10"/>
        </w:numPr>
      </w:pPr>
      <w:r>
        <w:lastRenderedPageBreak/>
        <w:t>Some material on physical layout and packaging</w:t>
      </w:r>
    </w:p>
    <w:p w14:paraId="03FE11F2" w14:textId="70EA0FBB" w:rsidR="00BB7976" w:rsidRDefault="00BB7976" w:rsidP="00BB7976">
      <w:pPr>
        <w:pStyle w:val="ListParagraph"/>
        <w:numPr>
          <w:ilvl w:val="0"/>
          <w:numId w:val="10"/>
        </w:numPr>
      </w:pPr>
      <w:r>
        <w:t>Probably an explanation of Simplex/Duplex</w:t>
      </w:r>
    </w:p>
    <w:p w14:paraId="57B8A25C" w14:textId="531D8C9C" w:rsidR="00D1081C" w:rsidRDefault="00D1081C" w:rsidP="00D1081C">
      <w:pPr>
        <w:pStyle w:val="ListParagraph"/>
        <w:ind w:left="720"/>
      </w:pPr>
      <w:r>
        <w:t>[I took a few photos; Vol 1 index, physical layout]</w:t>
      </w:r>
    </w:p>
    <w:p w14:paraId="02FE3349" w14:textId="77777777" w:rsidR="00AC2226" w:rsidRDefault="00AC2226" w:rsidP="00F30037"/>
    <w:p w14:paraId="06CB0F3B" w14:textId="7A90A55A" w:rsidR="00AC2226" w:rsidRDefault="00AC2226" w:rsidP="00F30037">
      <w:r w:rsidRPr="00AC2226">
        <w:rPr>
          <w:b/>
          <w:bCs/>
        </w:rPr>
        <w:t>Schematics – Display System Volume 1</w:t>
      </w:r>
      <w:r>
        <w:t xml:space="preserve"> – (not obvious what date)</w:t>
      </w:r>
    </w:p>
    <w:p w14:paraId="03BE151D" w14:textId="49C1286B" w:rsidR="00AC2226" w:rsidRDefault="00AC2226" w:rsidP="00AC2226">
      <w:pPr>
        <w:pStyle w:val="ListParagraph"/>
        <w:numPr>
          <w:ilvl w:val="0"/>
          <w:numId w:val="10"/>
        </w:numPr>
      </w:pPr>
      <w:r>
        <w:t>Familiar 11x17” IBM binder format</w:t>
      </w:r>
    </w:p>
    <w:p w14:paraId="195CDA0D" w14:textId="1D33E7DB" w:rsidR="00AC2226" w:rsidRDefault="00AC2226" w:rsidP="00AC2226">
      <w:pPr>
        <w:pStyle w:val="ListParagraph"/>
        <w:numPr>
          <w:ilvl w:val="0"/>
          <w:numId w:val="10"/>
        </w:numPr>
      </w:pPr>
      <w:r>
        <w:t>I just picked one of a shelf-full of these books</w:t>
      </w:r>
    </w:p>
    <w:p w14:paraId="55EB6C11" w14:textId="43C80B65" w:rsidR="00AC2226" w:rsidRDefault="00AC2226" w:rsidP="00AC2226">
      <w:pPr>
        <w:pStyle w:val="ListParagraph"/>
        <w:numPr>
          <w:ilvl w:val="0"/>
          <w:numId w:val="10"/>
        </w:numPr>
      </w:pPr>
      <w:r>
        <w:t>This one is partly a module wiring diagram; I think it shows which plug-in goes in what rack for this sub-system.</w:t>
      </w:r>
    </w:p>
    <w:p w14:paraId="3AB22D42" w14:textId="2D1BF5EB" w:rsidR="00AC2226" w:rsidRDefault="00AC2226" w:rsidP="00AC2226">
      <w:pPr>
        <w:pStyle w:val="ListParagraph"/>
        <w:numPr>
          <w:ilvl w:val="0"/>
          <w:numId w:val="10"/>
        </w:numPr>
      </w:pPr>
      <w:r>
        <w:t>It also has slightly more circuit-looking logic-block diagrams.</w:t>
      </w:r>
    </w:p>
    <w:p w14:paraId="75EB8A0C" w14:textId="2F46AF7A" w:rsidR="00AC2226" w:rsidRDefault="00AC2226" w:rsidP="00AC2226">
      <w:pPr>
        <w:pStyle w:val="ListParagraph"/>
        <w:numPr>
          <w:ilvl w:val="0"/>
          <w:numId w:val="10"/>
        </w:numPr>
      </w:pPr>
      <w:r>
        <w:t>(And I assume there’s another huge pile of binders for resistors-and-tubes Plugin Unit schematics.)</w:t>
      </w:r>
    </w:p>
    <w:p w14:paraId="5184C7B0" w14:textId="77777777" w:rsidR="004F27C8" w:rsidRPr="00743199" w:rsidRDefault="004F27C8" w:rsidP="004F27C8">
      <w:pPr>
        <w:ind w:left="360"/>
      </w:pPr>
    </w:p>
    <w:p w14:paraId="0D5D4D8E" w14:textId="6288D013" w:rsidR="00E42260" w:rsidRDefault="00824B23" w:rsidP="00824B23">
      <w:pPr>
        <w:pStyle w:val="Heading2"/>
      </w:pPr>
      <w:r>
        <w:t>Oral History Transcripts</w:t>
      </w:r>
      <w:bookmarkEnd w:id="68"/>
    </w:p>
    <w:p w14:paraId="5036CE46" w14:textId="36480A64" w:rsidR="00824B23" w:rsidRDefault="00824B23" w:rsidP="00A35CC4">
      <w:r>
        <w:t>The Smithsonian has quite a few oral histories, transcribed to paper, relating to Notable Whirlwind Characters.</w:t>
      </w:r>
    </w:p>
    <w:p w14:paraId="04C38150" w14:textId="2430F018" w:rsidR="00824B23" w:rsidRDefault="00824B23" w:rsidP="00A35CC4">
      <w:r>
        <w:t>Unfortunately, the ones I looked at were not scanned (although they’d be easy; at least the Adams one is about 40 loose pages)</w:t>
      </w:r>
    </w:p>
    <w:p w14:paraId="570400E8" w14:textId="0509AA8C" w:rsidR="00824B23" w:rsidRDefault="00824B23" w:rsidP="00824B23">
      <w:pPr>
        <w:pStyle w:val="Heading3"/>
      </w:pPr>
      <w:bookmarkStart w:id="69" w:name="_Toc193914348"/>
      <w:r>
        <w:t xml:space="preserve">Charles </w:t>
      </w:r>
      <w:r w:rsidR="00582C2A">
        <w:t xml:space="preserve">W. </w:t>
      </w:r>
      <w:r>
        <w:t>Adams</w:t>
      </w:r>
      <w:bookmarkEnd w:id="69"/>
    </w:p>
    <w:p w14:paraId="737B12AF" w14:textId="5388A607" w:rsidR="00DB797E" w:rsidRPr="00DB797E" w:rsidRDefault="00DB797E" w:rsidP="00DB797E">
      <w:r>
        <w:t>Computer Oral History Collection, 1969-1973.  Collection #196.  Box 1</w:t>
      </w:r>
    </w:p>
    <w:p w14:paraId="0188343C" w14:textId="59C913EE" w:rsidR="00824B23" w:rsidRDefault="00824B23" w:rsidP="00824B23">
      <w:r>
        <w:t>Dec 3, 1969, interviewed by Richard Mertz</w:t>
      </w:r>
    </w:p>
    <w:p w14:paraId="120E7F4F" w14:textId="0535A19A" w:rsidR="00824B23" w:rsidRDefault="00DB6046" w:rsidP="00824B23">
      <w:r>
        <w:t>Adams notes his frequent but informal contact with M Wilkes</w:t>
      </w:r>
    </w:p>
    <w:p w14:paraId="75853788" w14:textId="0DC68094" w:rsidR="00DB6046" w:rsidRDefault="00DB6046" w:rsidP="00824B23">
      <w:r>
        <w:t>Quite a bit of discussion of the creation of WWI Floating Point, although Adams claims he can’t recall where the idea came from.</w:t>
      </w:r>
    </w:p>
    <w:p w14:paraId="133F58B4" w14:textId="292AE2A5" w:rsidR="00DB6046" w:rsidRDefault="003F1C56" w:rsidP="00824B23">
      <w:r>
        <w:t>Adams claims that his initial direction in programming came from Bob Everett, who was designing based on “two documents”, from von Neumann and Goldstine.</w:t>
      </w:r>
    </w:p>
    <w:p w14:paraId="6D45AD1B" w14:textId="67EC23D9" w:rsidR="003F1C56" w:rsidRDefault="003F1C56" w:rsidP="00824B23">
      <w:r>
        <w:t>But once Wilkes published [WWG], Adams spent a lot more time with him.</w:t>
      </w:r>
    </w:p>
    <w:p w14:paraId="69282DB9" w14:textId="77777777" w:rsidR="003F1C56" w:rsidRDefault="003F1C56" w:rsidP="00824B23"/>
    <w:p w14:paraId="53E827F3" w14:textId="3CA8D38B" w:rsidR="003F1C56" w:rsidRDefault="003F1C56" w:rsidP="00824B23">
      <w:r>
        <w:t>Adams claims credit for “Making Electrons Count”</w:t>
      </w:r>
    </w:p>
    <w:p w14:paraId="33C86080" w14:textId="72C78425" w:rsidR="003F1C56" w:rsidRDefault="00070D7D" w:rsidP="00824B23">
      <w:r>
        <w:t>[some of this doc looks familiar, maybe someone else scanned it?]</w:t>
      </w:r>
    </w:p>
    <w:p w14:paraId="6B256CFC" w14:textId="6118C749" w:rsidR="00582C2A" w:rsidRDefault="00582C2A" w:rsidP="00824B23">
      <w:r>
        <w:t>[I photographed a dozen of the 40+ pages]</w:t>
      </w:r>
    </w:p>
    <w:p w14:paraId="0EA23821" w14:textId="77777777" w:rsidR="00582C2A" w:rsidRDefault="00582C2A" w:rsidP="00824B23"/>
    <w:p w14:paraId="7727AC98" w14:textId="4A3CE7E0" w:rsidR="00582C2A" w:rsidRDefault="00582C2A" w:rsidP="00582C2A">
      <w:pPr>
        <w:pStyle w:val="Heading3"/>
      </w:pPr>
      <w:bookmarkStart w:id="70" w:name="_Toc193914349"/>
      <w:r>
        <w:t>David R Israel</w:t>
      </w:r>
      <w:bookmarkEnd w:id="70"/>
    </w:p>
    <w:p w14:paraId="1D984907" w14:textId="00E89533" w:rsidR="00DB797E" w:rsidRPr="00DB797E" w:rsidRDefault="00DB797E" w:rsidP="00DB797E">
      <w:r>
        <w:t>Computer Oral History Collection, 1969-1973.  Collection #196.  Box 12</w:t>
      </w:r>
    </w:p>
    <w:p w14:paraId="560CB844" w14:textId="0972EE53" w:rsidR="00DB797E" w:rsidRDefault="00DB797E" w:rsidP="00DB797E">
      <w:r>
        <w:t>Apr 22, 1970, interviewed by Richard Mertz</w:t>
      </w:r>
    </w:p>
    <w:p w14:paraId="35D7A86E" w14:textId="6BB64333" w:rsidR="00E42260" w:rsidRDefault="00DB797E" w:rsidP="00A35CC4">
      <w:r>
        <w:t>[I photographed Part 1 – about 20 pages; Part II is another dozen and appears to carry the story on through the MITRE years]</w:t>
      </w:r>
    </w:p>
    <w:p w14:paraId="1AF95ECB" w14:textId="77777777" w:rsidR="00DB797E" w:rsidRPr="00A35CC4" w:rsidRDefault="00DB797E" w:rsidP="00A35CC4"/>
    <w:p w14:paraId="66C3BCEF" w14:textId="38C73915" w:rsidR="005741B3" w:rsidRDefault="005741B3" w:rsidP="008D28F5">
      <w:pPr>
        <w:pStyle w:val="Heading1"/>
      </w:pPr>
      <w:bookmarkStart w:id="71" w:name="_Toc193914350"/>
      <w:r>
        <w:t>Dome Documents</w:t>
      </w:r>
      <w:bookmarkEnd w:id="71"/>
    </w:p>
    <w:p w14:paraId="64FA8818" w14:textId="77777777" w:rsidR="005741B3" w:rsidRDefault="005741B3" w:rsidP="005741B3"/>
    <w:p w14:paraId="7A43DE60" w14:textId="77777777" w:rsidR="005741B3" w:rsidRDefault="005741B3" w:rsidP="005741B3">
      <w:r>
        <w:t>-------- Forwarded Message --------</w:t>
      </w:r>
    </w:p>
    <w:tbl>
      <w:tblPr>
        <w:tblW w:w="0" w:type="auto"/>
        <w:tblCellSpacing w:w="0" w:type="dxa"/>
        <w:tblCellMar>
          <w:left w:w="0" w:type="dxa"/>
          <w:right w:w="0" w:type="dxa"/>
        </w:tblCellMar>
        <w:tblLook w:val="04A0" w:firstRow="1" w:lastRow="0" w:firstColumn="1" w:lastColumn="0" w:noHBand="0" w:noVBand="1"/>
      </w:tblPr>
      <w:tblGrid>
        <w:gridCol w:w="789"/>
        <w:gridCol w:w="8165"/>
      </w:tblGrid>
      <w:tr w:rsidR="005741B3" w14:paraId="3C54129B" w14:textId="77777777" w:rsidTr="00011508">
        <w:trPr>
          <w:tblCellSpacing w:w="0" w:type="dxa"/>
        </w:trPr>
        <w:tc>
          <w:tcPr>
            <w:tcW w:w="0" w:type="auto"/>
            <w:noWrap/>
            <w:hideMark/>
          </w:tcPr>
          <w:p w14:paraId="18B70B07" w14:textId="77777777" w:rsidR="005741B3" w:rsidRDefault="005741B3" w:rsidP="00011508">
            <w:pPr>
              <w:jc w:val="right"/>
              <w:rPr>
                <w:b/>
                <w:bCs/>
              </w:rPr>
            </w:pPr>
            <w:r>
              <w:rPr>
                <w:b/>
                <w:bCs/>
              </w:rPr>
              <w:t xml:space="preserve">Subject: </w:t>
            </w:r>
          </w:p>
        </w:tc>
        <w:tc>
          <w:tcPr>
            <w:tcW w:w="0" w:type="auto"/>
            <w:vAlign w:val="center"/>
            <w:hideMark/>
          </w:tcPr>
          <w:p w14:paraId="412ED2A6" w14:textId="77777777" w:rsidR="005741B3" w:rsidRDefault="005741B3" w:rsidP="00011508">
            <w:r>
              <w:t>Re: whirlwind docs</w:t>
            </w:r>
          </w:p>
        </w:tc>
      </w:tr>
      <w:tr w:rsidR="005741B3" w14:paraId="4A15AF75" w14:textId="77777777" w:rsidTr="00011508">
        <w:trPr>
          <w:tblCellSpacing w:w="0" w:type="dxa"/>
        </w:trPr>
        <w:tc>
          <w:tcPr>
            <w:tcW w:w="0" w:type="auto"/>
            <w:noWrap/>
            <w:hideMark/>
          </w:tcPr>
          <w:p w14:paraId="005A9828" w14:textId="77777777" w:rsidR="005741B3" w:rsidRDefault="005741B3" w:rsidP="00011508">
            <w:pPr>
              <w:jc w:val="right"/>
              <w:rPr>
                <w:b/>
                <w:bCs/>
              </w:rPr>
            </w:pPr>
            <w:r>
              <w:rPr>
                <w:b/>
                <w:bCs/>
              </w:rPr>
              <w:lastRenderedPageBreak/>
              <w:t xml:space="preserve">Date: </w:t>
            </w:r>
          </w:p>
        </w:tc>
        <w:tc>
          <w:tcPr>
            <w:tcW w:w="0" w:type="auto"/>
            <w:vAlign w:val="center"/>
            <w:hideMark/>
          </w:tcPr>
          <w:p w14:paraId="2E8BF3D3" w14:textId="77777777" w:rsidR="005741B3" w:rsidRDefault="005741B3" w:rsidP="00011508">
            <w:r>
              <w:t>Sat, 8 Jul 2017 01:47:25 +0000</w:t>
            </w:r>
          </w:p>
        </w:tc>
      </w:tr>
      <w:tr w:rsidR="005741B3" w14:paraId="7612C8AC" w14:textId="77777777" w:rsidTr="00011508">
        <w:trPr>
          <w:tblCellSpacing w:w="0" w:type="dxa"/>
        </w:trPr>
        <w:tc>
          <w:tcPr>
            <w:tcW w:w="0" w:type="auto"/>
            <w:noWrap/>
            <w:hideMark/>
          </w:tcPr>
          <w:p w14:paraId="3CF90082" w14:textId="77777777" w:rsidR="005741B3" w:rsidRDefault="005741B3" w:rsidP="00011508">
            <w:pPr>
              <w:jc w:val="right"/>
              <w:rPr>
                <w:b/>
                <w:bCs/>
              </w:rPr>
            </w:pPr>
            <w:r>
              <w:rPr>
                <w:b/>
                <w:bCs/>
              </w:rPr>
              <w:t xml:space="preserve">From: </w:t>
            </w:r>
          </w:p>
        </w:tc>
        <w:tc>
          <w:tcPr>
            <w:tcW w:w="0" w:type="auto"/>
            <w:vAlign w:val="center"/>
            <w:hideMark/>
          </w:tcPr>
          <w:p w14:paraId="37954F5F" w14:textId="77777777" w:rsidR="005741B3" w:rsidRDefault="005741B3" w:rsidP="00011508">
            <w:r>
              <w:t>Deborah Douglas &lt;ddouglas@mit.edu&gt;</w:t>
            </w:r>
          </w:p>
        </w:tc>
      </w:tr>
      <w:tr w:rsidR="005741B3" w14:paraId="615B8867" w14:textId="77777777" w:rsidTr="00011508">
        <w:trPr>
          <w:tblCellSpacing w:w="0" w:type="dxa"/>
        </w:trPr>
        <w:tc>
          <w:tcPr>
            <w:tcW w:w="0" w:type="auto"/>
            <w:noWrap/>
            <w:hideMark/>
          </w:tcPr>
          <w:p w14:paraId="49A97488" w14:textId="77777777" w:rsidR="005741B3" w:rsidRDefault="005741B3" w:rsidP="00011508">
            <w:pPr>
              <w:jc w:val="right"/>
              <w:rPr>
                <w:b/>
                <w:bCs/>
              </w:rPr>
            </w:pPr>
            <w:r>
              <w:rPr>
                <w:b/>
                <w:bCs/>
              </w:rPr>
              <w:t xml:space="preserve">To: </w:t>
            </w:r>
          </w:p>
        </w:tc>
        <w:tc>
          <w:tcPr>
            <w:tcW w:w="0" w:type="auto"/>
            <w:vAlign w:val="center"/>
            <w:hideMark/>
          </w:tcPr>
          <w:p w14:paraId="04E85D9A" w14:textId="77777777" w:rsidR="005741B3" w:rsidRDefault="005741B3" w:rsidP="00011508">
            <w:r>
              <w:t>guy.fedorkow@gmail.com &lt;guy.fedorkow@gmail.com&gt;</w:t>
            </w:r>
          </w:p>
        </w:tc>
      </w:tr>
      <w:tr w:rsidR="005741B3" w14:paraId="7DE9E803" w14:textId="77777777" w:rsidTr="00011508">
        <w:trPr>
          <w:tblCellSpacing w:w="0" w:type="dxa"/>
        </w:trPr>
        <w:tc>
          <w:tcPr>
            <w:tcW w:w="0" w:type="auto"/>
            <w:noWrap/>
            <w:hideMark/>
          </w:tcPr>
          <w:p w14:paraId="0F8CBEBF" w14:textId="77777777" w:rsidR="005741B3" w:rsidRDefault="005741B3" w:rsidP="00011508">
            <w:pPr>
              <w:jc w:val="right"/>
              <w:rPr>
                <w:b/>
                <w:bCs/>
              </w:rPr>
            </w:pPr>
            <w:r>
              <w:rPr>
                <w:b/>
                <w:bCs/>
              </w:rPr>
              <w:t xml:space="preserve">CC: </w:t>
            </w:r>
          </w:p>
        </w:tc>
        <w:tc>
          <w:tcPr>
            <w:tcW w:w="0" w:type="auto"/>
            <w:vAlign w:val="center"/>
            <w:hideMark/>
          </w:tcPr>
          <w:p w14:paraId="257E6B5F" w14:textId="77777777" w:rsidR="005741B3" w:rsidRDefault="005741B3" w:rsidP="00011508">
            <w:r>
              <w:t>Al Kossow &lt;kossow@computerhistory.org&gt;, David C. Brock &lt;dbrock@computerhistory.org&gt;</w:t>
            </w:r>
          </w:p>
        </w:tc>
      </w:tr>
    </w:tbl>
    <w:p w14:paraId="1176A664" w14:textId="77777777" w:rsidR="005741B3" w:rsidRDefault="005741B3" w:rsidP="005741B3">
      <w:r>
        <w:t>Guy,</w:t>
      </w:r>
    </w:p>
    <w:p w14:paraId="0FDA0201" w14:textId="2663C8DC" w:rsidR="005741B3" w:rsidRDefault="005741B3" w:rsidP="005741B3">
      <w:r>
        <w:t>Some of these</w:t>
      </w:r>
      <w:r w:rsidR="006F5928">
        <w:t xml:space="preserve"> [the </w:t>
      </w:r>
      <w:proofErr w:type="spellStart"/>
      <w:r w:rsidR="006F5928">
        <w:t>BitSavers</w:t>
      </w:r>
      <w:proofErr w:type="spellEnd"/>
      <w:r w:rsidR="006F5928">
        <w:t xml:space="preserve"> collection]</w:t>
      </w:r>
      <w:r>
        <w:t xml:space="preserve"> look like they were downloaded from MIT’s site but cool collection….</w:t>
      </w:r>
    </w:p>
    <w:p w14:paraId="398B9244" w14:textId="77777777" w:rsidR="005741B3" w:rsidRDefault="005741B3" w:rsidP="005741B3">
      <w:r>
        <w:t>Here is the general description: </w:t>
      </w:r>
      <w:hyperlink r:id="rId100" w:history="1">
        <w:r>
          <w:rPr>
            <w:rStyle w:val="Hyperlink"/>
          </w:rPr>
          <w:t>https://libraries.mit.edu/archives/exhibits/project-whirlwind/</w:t>
        </w:r>
      </w:hyperlink>
    </w:p>
    <w:p w14:paraId="3A77137E" w14:textId="77777777" w:rsidR="005741B3" w:rsidRDefault="005741B3" w:rsidP="005741B3">
      <w:r>
        <w:t>Here is the Finding Aid:  </w:t>
      </w:r>
      <w:hyperlink r:id="rId101" w:history="1">
        <w:r>
          <w:rPr>
            <w:rStyle w:val="Hyperlink"/>
          </w:rPr>
          <w:t>https://libraries.mit.edu/archives/research/collections/collections-mc/mc665.html</w:t>
        </w:r>
      </w:hyperlink>
    </w:p>
    <w:p w14:paraId="0533ABFB" w14:textId="77777777" w:rsidR="005741B3" w:rsidRPr="00BA55CD" w:rsidRDefault="005741B3" w:rsidP="005741B3">
      <w:pPr>
        <w:rPr>
          <w:b/>
        </w:rPr>
      </w:pPr>
      <w:r w:rsidRPr="00BA55CD">
        <w:rPr>
          <w:b/>
        </w:rPr>
        <w:t>Here is the Dome website that has a subset of records:  </w:t>
      </w:r>
      <w:hyperlink r:id="rId102" w:history="1">
        <w:r w:rsidRPr="00BA55CD">
          <w:rPr>
            <w:rStyle w:val="Hyperlink"/>
            <w:b/>
          </w:rPr>
          <w:t>http://dome.mit.edu/handle/1721.3/37456</w:t>
        </w:r>
      </w:hyperlink>
    </w:p>
    <w:p w14:paraId="2A59828B" w14:textId="77777777" w:rsidR="005741B3" w:rsidRDefault="005741B3" w:rsidP="005741B3">
      <w:r>
        <w:t>Here is Lincoln Laboratory’s site:  </w:t>
      </w:r>
      <w:hyperlink r:id="rId103" w:history="1">
        <w:r>
          <w:rPr>
            <w:rStyle w:val="Hyperlink"/>
          </w:rPr>
          <w:t>https://www.ll.mit.edu/about/History/history.html</w:t>
        </w:r>
      </w:hyperlink>
    </w:p>
    <w:p w14:paraId="46F1D77A" w14:textId="77777777" w:rsidR="005741B3" w:rsidRDefault="005741B3" w:rsidP="005741B3">
      <w:r>
        <w:t>Here are links to the three interviews conducted by Lincoln of Forrester, Everett and Clapp:  </w:t>
      </w:r>
      <w:hyperlink r:id="rId104" w:history="1">
        <w:r>
          <w:rPr>
            <w:rStyle w:val="Hyperlink"/>
          </w:rPr>
          <w:t>https://www.ll.mit.edu/about/History/reflections.html</w:t>
        </w:r>
      </w:hyperlink>
    </w:p>
    <w:p w14:paraId="46E43A03" w14:textId="77777777" w:rsidR="005741B3" w:rsidRDefault="005741B3" w:rsidP="005741B3">
      <w:r>
        <w:t>Debbie</w:t>
      </w:r>
    </w:p>
    <w:p w14:paraId="3C926500" w14:textId="6C4077DF" w:rsidR="005741B3" w:rsidRDefault="005741B3" w:rsidP="005741B3"/>
    <w:p w14:paraId="1941FD8B" w14:textId="77777777" w:rsidR="00585ACD" w:rsidRDefault="00585ACD" w:rsidP="00170D22"/>
    <w:p w14:paraId="75BD6955" w14:textId="64DB93B5" w:rsidR="00CA7962" w:rsidRDefault="00CA7962" w:rsidP="00CA7962">
      <w:pPr>
        <w:pStyle w:val="Heading2"/>
      </w:pPr>
      <w:bookmarkStart w:id="72" w:name="_Toc193914351"/>
      <w:r>
        <w:t>Dome Online Index</w:t>
      </w:r>
      <w:bookmarkEnd w:id="72"/>
    </w:p>
    <w:p w14:paraId="56BE8023" w14:textId="4E757A05" w:rsidR="00441210" w:rsidRDefault="00441210" w:rsidP="00441210">
      <w:pPr>
        <w:pStyle w:val="Heading3"/>
      </w:pPr>
      <w:bookmarkStart w:id="73" w:name="_Toc193914352"/>
      <w:r>
        <w:t xml:space="preserve">Where did the Dome </w:t>
      </w:r>
      <w:r w:rsidR="00FF3688">
        <w:t xml:space="preserve">Whirlwind </w:t>
      </w:r>
      <w:r>
        <w:t>Collection Originate?</w:t>
      </w:r>
      <w:bookmarkEnd w:id="73"/>
    </w:p>
    <w:p w14:paraId="0C1A56DC" w14:textId="77777777" w:rsidR="00441210" w:rsidRDefault="00441210" w:rsidP="00441210">
      <w:pPr>
        <w:spacing w:before="0" w:after="0"/>
        <w:rPr>
          <w:rFonts w:ascii="Times New Roman" w:hAnsi="Times New Roman"/>
        </w:rPr>
      </w:pPr>
      <w:r>
        <w:t>-------- Forwarded Message --------</w:t>
      </w:r>
    </w:p>
    <w:tbl>
      <w:tblPr>
        <w:tblW w:w="0" w:type="auto"/>
        <w:tblCellSpacing w:w="0" w:type="dxa"/>
        <w:tblCellMar>
          <w:left w:w="0" w:type="dxa"/>
          <w:right w:w="0" w:type="dxa"/>
        </w:tblCellMar>
        <w:tblLook w:val="04A0" w:firstRow="1" w:lastRow="0" w:firstColumn="1" w:lastColumn="0" w:noHBand="0" w:noVBand="1"/>
      </w:tblPr>
      <w:tblGrid>
        <w:gridCol w:w="789"/>
        <w:gridCol w:w="7688"/>
      </w:tblGrid>
      <w:tr w:rsidR="00441210" w14:paraId="5EE52C30" w14:textId="77777777" w:rsidTr="00441210">
        <w:trPr>
          <w:tblCellSpacing w:w="0" w:type="dxa"/>
        </w:trPr>
        <w:tc>
          <w:tcPr>
            <w:tcW w:w="0" w:type="auto"/>
            <w:noWrap/>
            <w:hideMark/>
          </w:tcPr>
          <w:p w14:paraId="6982FC6D" w14:textId="77777777" w:rsidR="00441210" w:rsidRDefault="00441210">
            <w:pPr>
              <w:jc w:val="right"/>
              <w:rPr>
                <w:b/>
                <w:bCs/>
              </w:rPr>
            </w:pPr>
            <w:r>
              <w:rPr>
                <w:b/>
                <w:bCs/>
              </w:rPr>
              <w:t xml:space="preserve">Subject: </w:t>
            </w:r>
          </w:p>
        </w:tc>
        <w:tc>
          <w:tcPr>
            <w:tcW w:w="0" w:type="auto"/>
            <w:vAlign w:val="center"/>
            <w:hideMark/>
          </w:tcPr>
          <w:p w14:paraId="611ADEE0" w14:textId="77777777" w:rsidR="00441210" w:rsidRDefault="00441210">
            <w:r>
              <w:t>Re: Whirlwind Records in Dome</w:t>
            </w:r>
          </w:p>
        </w:tc>
      </w:tr>
      <w:tr w:rsidR="00441210" w14:paraId="0DBF52AC" w14:textId="77777777" w:rsidTr="00441210">
        <w:trPr>
          <w:tblCellSpacing w:w="0" w:type="dxa"/>
        </w:trPr>
        <w:tc>
          <w:tcPr>
            <w:tcW w:w="0" w:type="auto"/>
            <w:noWrap/>
            <w:hideMark/>
          </w:tcPr>
          <w:p w14:paraId="18DD0E19" w14:textId="77777777" w:rsidR="00441210" w:rsidRDefault="00441210">
            <w:pPr>
              <w:jc w:val="right"/>
              <w:rPr>
                <w:b/>
                <w:bCs/>
              </w:rPr>
            </w:pPr>
            <w:r>
              <w:rPr>
                <w:b/>
                <w:bCs/>
              </w:rPr>
              <w:t xml:space="preserve">Date: </w:t>
            </w:r>
          </w:p>
        </w:tc>
        <w:tc>
          <w:tcPr>
            <w:tcW w:w="0" w:type="auto"/>
            <w:vAlign w:val="center"/>
            <w:hideMark/>
          </w:tcPr>
          <w:p w14:paraId="737294B1" w14:textId="77777777" w:rsidR="00441210" w:rsidRDefault="00441210">
            <w:r>
              <w:t>Fri, 29 Apr 2022 16:41:30 -0400</w:t>
            </w:r>
          </w:p>
        </w:tc>
      </w:tr>
      <w:tr w:rsidR="00441210" w14:paraId="68EF9E5E" w14:textId="77777777" w:rsidTr="00441210">
        <w:trPr>
          <w:tblCellSpacing w:w="0" w:type="dxa"/>
        </w:trPr>
        <w:tc>
          <w:tcPr>
            <w:tcW w:w="0" w:type="auto"/>
            <w:noWrap/>
            <w:hideMark/>
          </w:tcPr>
          <w:p w14:paraId="7FD35A6F" w14:textId="77777777" w:rsidR="00441210" w:rsidRDefault="00441210">
            <w:pPr>
              <w:jc w:val="right"/>
              <w:rPr>
                <w:b/>
                <w:bCs/>
              </w:rPr>
            </w:pPr>
            <w:r>
              <w:rPr>
                <w:b/>
                <w:bCs/>
              </w:rPr>
              <w:t xml:space="preserve">From: </w:t>
            </w:r>
          </w:p>
        </w:tc>
        <w:tc>
          <w:tcPr>
            <w:tcW w:w="0" w:type="auto"/>
            <w:vAlign w:val="center"/>
            <w:hideMark/>
          </w:tcPr>
          <w:p w14:paraId="6A415F3D" w14:textId="77777777" w:rsidR="00441210" w:rsidRDefault="00441210">
            <w:r>
              <w:t>Guy Fedorkow &lt;fedorkow@mit.edu&gt;</w:t>
            </w:r>
          </w:p>
        </w:tc>
      </w:tr>
      <w:tr w:rsidR="00441210" w14:paraId="5F7D9015" w14:textId="77777777" w:rsidTr="00441210">
        <w:trPr>
          <w:tblCellSpacing w:w="0" w:type="dxa"/>
        </w:trPr>
        <w:tc>
          <w:tcPr>
            <w:tcW w:w="0" w:type="auto"/>
            <w:noWrap/>
            <w:hideMark/>
          </w:tcPr>
          <w:p w14:paraId="4B9B7BFA" w14:textId="77777777" w:rsidR="00441210" w:rsidRDefault="00441210">
            <w:pPr>
              <w:jc w:val="right"/>
              <w:rPr>
                <w:b/>
                <w:bCs/>
              </w:rPr>
            </w:pPr>
            <w:r>
              <w:rPr>
                <w:b/>
                <w:bCs/>
              </w:rPr>
              <w:t xml:space="preserve">To: </w:t>
            </w:r>
          </w:p>
        </w:tc>
        <w:tc>
          <w:tcPr>
            <w:tcW w:w="0" w:type="auto"/>
            <w:vAlign w:val="center"/>
            <w:hideMark/>
          </w:tcPr>
          <w:p w14:paraId="26EFFB04" w14:textId="77777777" w:rsidR="00441210" w:rsidRDefault="00441210">
            <w:r>
              <w:t>Carl A Jones &lt;carlj@mit.edu&gt;</w:t>
            </w:r>
          </w:p>
        </w:tc>
      </w:tr>
      <w:tr w:rsidR="00441210" w14:paraId="00CCDDF2" w14:textId="77777777" w:rsidTr="00441210">
        <w:trPr>
          <w:tblCellSpacing w:w="0" w:type="dxa"/>
        </w:trPr>
        <w:tc>
          <w:tcPr>
            <w:tcW w:w="0" w:type="auto"/>
            <w:noWrap/>
            <w:hideMark/>
          </w:tcPr>
          <w:p w14:paraId="6F0D6857" w14:textId="77777777" w:rsidR="00441210" w:rsidRDefault="00441210">
            <w:pPr>
              <w:jc w:val="right"/>
              <w:rPr>
                <w:b/>
                <w:bCs/>
              </w:rPr>
            </w:pPr>
            <w:r>
              <w:rPr>
                <w:b/>
                <w:bCs/>
              </w:rPr>
              <w:t xml:space="preserve">CC: </w:t>
            </w:r>
          </w:p>
        </w:tc>
        <w:tc>
          <w:tcPr>
            <w:tcW w:w="0" w:type="auto"/>
            <w:vAlign w:val="center"/>
            <w:hideMark/>
          </w:tcPr>
          <w:p w14:paraId="7068D554" w14:textId="77777777" w:rsidR="00441210" w:rsidRDefault="00441210">
            <w:r>
              <w:t>Mikki Simon Macdonald &lt;mssimon@mit.edu&gt;, Deborah Douglas &lt;ddouglas@mit.edu&gt;</w:t>
            </w:r>
          </w:p>
        </w:tc>
      </w:tr>
    </w:tbl>
    <w:p w14:paraId="4356CC3D" w14:textId="4E6B4C14" w:rsidR="00441210" w:rsidRDefault="00441210" w:rsidP="00441210">
      <w:r>
        <w:br/>
      </w:r>
      <w:r>
        <w:br/>
      </w:r>
      <w:r>
        <w:br/>
        <w:t>hi Carl,</w:t>
      </w:r>
      <w:r>
        <w:br/>
        <w:t>  You sent the metadata from the Whirlwind collection in Dome as a CSV file recently, and I've been going through the material to figure out who has what.</w:t>
      </w:r>
      <w:r>
        <w:br/>
        <w:t>  You probably know the basic story -- MITRE microfilmed a big bunch of Whirlwind documents in the 1960's, and then digitized most of the film in the 1980's.  I'm not sure how those files initially made it to MIT, but that's the basis for the Dome material, and at the museum, we have two copies of the eight CDs that hold all the scanned documents, handed to us by a former MITRE employee.</w:t>
      </w:r>
      <w:r>
        <w:br/>
        <w:t>  I set out to find if these three collections were identical, or if there were differences.</w:t>
      </w:r>
      <w:r>
        <w:br/>
      </w:r>
      <w:r>
        <w:br/>
        <w:t>  The key headline is that the three collections appear to be "essentially" the same.</w:t>
      </w:r>
      <w:r>
        <w:br/>
        <w:t>  But of course there are puzzling differences.</w:t>
      </w:r>
      <w:r>
        <w:br/>
        <w:t>  I don't think there are any documents in the Dome Whirlwind collection that are not in the CDs.  The only hedge there is that the file hashes don't match in a couple cases (seven, I think), but I'm guessing that's bit errors on my copy of the CDs.  That could be verified by comparing the same file on the two identical CD sets.</w:t>
      </w:r>
      <w:r>
        <w:br/>
        <w:t xml:space="preserve">  There are about a hundred files on the CD set that didn't seem to make it into Dome.  There seem to be </w:t>
      </w:r>
      <w:r>
        <w:lastRenderedPageBreak/>
        <w:t>a couple of possible reasons:</w:t>
      </w:r>
      <w:r>
        <w:br/>
        <w:t>    - for some reason, there are two copies of some documents on the CD set, including some of the summary reports.  Some seem to have been scanned twice, and I assume the Dome editor chose the better copy.</w:t>
      </w:r>
      <w:r>
        <w:br/>
        <w:t>   - there are a few where the scanned image is a typed page that says "Number &lt;XX&gt; never used", especially in the L-series.  I can see there might have been an editorial choice to leave out a document that didn't actually say anything, but it does leave a gap in the sequence for people like me to ask, 'hey what happened to that one?'  E.g. L-165.</w:t>
      </w:r>
      <w:r>
        <w:br/>
        <w:t>    - Some seem to be just missing.  It appears that some material from three reels was scanned but not copied into Dome, including some computation notebooks.  Notebooks include David R Brown, the person who took all the notes at the group leaders' meetings, one of Everett's notebooks, and L.C. Sanford, the project photographer.  Maybe they're in Dome somewhere, but I can't find them, either online or in your CSV file!</w:t>
      </w:r>
      <w:r>
        <w:br/>
      </w:r>
      <w:r>
        <w:br/>
        <w:t xml:space="preserve">  Just to complicate this a bit, the introduction to the collection says there are 35 reels of </w:t>
      </w:r>
      <w:proofErr w:type="spellStart"/>
      <w:proofErr w:type="gramStart"/>
      <w:r>
        <w:t>film,of</w:t>
      </w:r>
      <w:proofErr w:type="spellEnd"/>
      <w:proofErr w:type="gramEnd"/>
      <w:r>
        <w:t xml:space="preserve"> which 30 had been digitized.  It's obvious from the CD's that 33 were digitized.  The two straggler reels in the MIT archive contain visitor log books.</w:t>
      </w:r>
      <w:r>
        <w:br/>
        <w:t>  And if that's not confusing enough, it appears that some of the film reels in the last box of five were scrambled, so some reels are in boxes labeled for other ones.  That's not hard to figure out.  Other than the scrambled labels and two un-scanned reels, I haven't seen a single difference between the CD set and the films.  (Whew!)</w:t>
      </w:r>
      <w:r>
        <w:br/>
      </w:r>
      <w:r>
        <w:br/>
        <w:t xml:space="preserve">  The as-of-yet unsolved mystery is with the collection at the Smithsonian. The intro to the Whirlwind collection says that the docs were filmed at MITRE and sent to the Smithsonian Archive.  I think they're still there.  But the MITRE Archivist's list of what they sent to the Smithsonian ("Collection AC006", </w:t>
      </w:r>
      <w:hyperlink r:id="rId105" w:history="1">
        <w:r>
          <w:rPr>
            <w:rStyle w:val="Hyperlink"/>
          </w:rPr>
          <w:t>https://hdl.handle.net/1721.3/189526</w:t>
        </w:r>
      </w:hyperlink>
      <w:r>
        <w:t xml:space="preserve"> ) contains hundreds of documents that aren't on the films, and probably less than 200 that are on the films.</w:t>
      </w:r>
      <w:r>
        <w:br/>
        <w:t xml:space="preserve">  </w:t>
      </w:r>
      <w:r>
        <w:br/>
        <w:t>  So there's no doubt that someone filmed a bunch of documents, and someone sent boxes of stuff to the Smithsonian.  But the connection between the two actions seems a bit more tenuous than I'd expected!  And of course the Smithsonian reading room is only in the process of opening back up again, so it's hard to go audit the MITRE list, which the Smithsonian retained as their finding aid, against what the Smithsonian actually has...</w:t>
      </w:r>
      <w:r>
        <w:br/>
        <w:t>  But that story is going to need a bit more work, as an accurate comparison between the scanned MITRE list and the more-accurate Dome and CD information is not so easy.</w:t>
      </w:r>
      <w:r>
        <w:br/>
      </w:r>
      <w:r>
        <w:br/>
        <w:t>  If you see anyone interested in reconciling Dome and the CD collection, of course I'd be glad to help.</w:t>
      </w:r>
      <w:r>
        <w:br/>
      </w:r>
      <w:r>
        <w:br/>
        <w:t>  I've attached my list of what I *think* is on the CD but not in the CSV file.</w:t>
      </w:r>
      <w:r>
        <w:br/>
      </w:r>
      <w:r>
        <w:br/>
        <w:t>  Thanks for your help,</w:t>
      </w:r>
      <w:r>
        <w:br/>
        <w:t>/guy</w:t>
      </w:r>
      <w:r>
        <w:br/>
      </w:r>
      <w:r>
        <w:br/>
      </w:r>
      <w:proofErr w:type="spellStart"/>
      <w:r>
        <w:t>ps</w:t>
      </w:r>
      <w:proofErr w:type="spellEnd"/>
      <w:r>
        <w:t>, all of this because I want to find "M-4420", which is in the AC006 list but doesn't appear to be anywhere else!</w:t>
      </w:r>
    </w:p>
    <w:p w14:paraId="5EDC1406" w14:textId="3BF903B8" w:rsidR="00441210" w:rsidRDefault="00441210" w:rsidP="00441210"/>
    <w:p w14:paraId="5B108601" w14:textId="23566573" w:rsidR="00441210" w:rsidRDefault="00441210" w:rsidP="00441210">
      <w:pPr>
        <w:pStyle w:val="Heading3"/>
      </w:pPr>
      <w:bookmarkStart w:id="74" w:name="_Toc193914353"/>
      <w:r>
        <w:t>Notes on some Dome documents</w:t>
      </w:r>
      <w:bookmarkEnd w:id="74"/>
    </w:p>
    <w:p w14:paraId="10208124" w14:textId="4A070956" w:rsidR="00441210" w:rsidRDefault="00441210" w:rsidP="00441210"/>
    <w:p w14:paraId="0AFDF81F" w14:textId="77777777" w:rsidR="00441210" w:rsidRDefault="00441210" w:rsidP="00441210"/>
    <w:p w14:paraId="61D2C02F" w14:textId="77777777" w:rsidR="00441210" w:rsidRPr="00441210" w:rsidRDefault="00441210" w:rsidP="00441210"/>
    <w:p w14:paraId="1E34D6DF" w14:textId="77777777" w:rsidR="00CA7962" w:rsidRPr="00BA55CD" w:rsidRDefault="00CA7962" w:rsidP="00CA7962">
      <w:pPr>
        <w:rPr>
          <w:b/>
        </w:rPr>
      </w:pPr>
      <w:hyperlink r:id="rId106" w:history="1">
        <w:r w:rsidRPr="00BA55CD">
          <w:rPr>
            <w:rStyle w:val="Hyperlink"/>
            <w:b/>
          </w:rPr>
          <w:t>http://dome.mit.edu/handle/1721.3/37456</w:t>
        </w:r>
      </w:hyperlink>
    </w:p>
    <w:p w14:paraId="22D20E8F" w14:textId="5C23A261" w:rsidR="00CA7962" w:rsidRDefault="00CA7962" w:rsidP="00714162">
      <w:pPr>
        <w:pStyle w:val="ListParagraph"/>
        <w:numPr>
          <w:ilvl w:val="0"/>
          <w:numId w:val="10"/>
        </w:numPr>
      </w:pPr>
      <w:r>
        <w:t>Scanned documents of all sorts</w:t>
      </w:r>
    </w:p>
    <w:p w14:paraId="5E194EFC" w14:textId="363C9510" w:rsidR="00CA7962" w:rsidRDefault="00CA7962" w:rsidP="00714162">
      <w:pPr>
        <w:pStyle w:val="ListParagraph"/>
        <w:numPr>
          <w:ilvl w:val="0"/>
          <w:numId w:val="10"/>
        </w:numPr>
      </w:pPr>
      <w:r>
        <w:lastRenderedPageBreak/>
        <w:t>Many Personnel Lists (i.e., the two pages of WW workers, serving as a project phone book)</w:t>
      </w:r>
    </w:p>
    <w:p w14:paraId="4D2F4647" w14:textId="54A60C1A" w:rsidR="00CA7962" w:rsidRDefault="00CA7962" w:rsidP="00714162">
      <w:pPr>
        <w:pStyle w:val="ListParagraph"/>
        <w:numPr>
          <w:ilvl w:val="0"/>
          <w:numId w:val="10"/>
        </w:numPr>
      </w:pPr>
      <w:r>
        <w:t xml:space="preserve">Biweekly reports, memoranda, </w:t>
      </w:r>
      <w:proofErr w:type="spellStart"/>
      <w:r>
        <w:t>etc</w:t>
      </w:r>
      <w:proofErr w:type="spellEnd"/>
    </w:p>
    <w:p w14:paraId="2E58884E" w14:textId="341306B2" w:rsidR="005741B3" w:rsidRDefault="005741B3" w:rsidP="005741B3"/>
    <w:tbl>
      <w:tblPr>
        <w:tblW w:w="9175" w:type="dxa"/>
        <w:tblCellSpacing w:w="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5" w:type="dxa"/>
          <w:left w:w="15" w:type="dxa"/>
          <w:bottom w:w="15" w:type="dxa"/>
          <w:right w:w="15" w:type="dxa"/>
        </w:tblCellMar>
        <w:tblLook w:val="04A0" w:firstRow="1" w:lastRow="0" w:firstColumn="1" w:lastColumn="0" w:noHBand="0" w:noVBand="1"/>
      </w:tblPr>
      <w:tblGrid>
        <w:gridCol w:w="895"/>
        <w:gridCol w:w="6660"/>
        <w:gridCol w:w="1620"/>
      </w:tblGrid>
      <w:tr w:rsidR="00C107EA" w14:paraId="1A9BF6FA" w14:textId="77777777" w:rsidTr="00F2382D">
        <w:trPr>
          <w:tblCellSpacing w:w="15" w:type="dxa"/>
        </w:trPr>
        <w:tc>
          <w:tcPr>
            <w:tcW w:w="850" w:type="dxa"/>
          </w:tcPr>
          <w:p w14:paraId="0E49279E" w14:textId="0D44ECCB" w:rsidR="00C107EA" w:rsidRPr="00705461" w:rsidRDefault="00705461" w:rsidP="007C4516">
            <w:pPr>
              <w:jc w:val="center"/>
              <w:rPr>
                <w:b/>
                <w:u w:val="single"/>
              </w:rPr>
            </w:pPr>
            <w:r>
              <w:rPr>
                <w:b/>
                <w:color w:val="365F91" w:themeColor="accent1" w:themeShade="BF"/>
                <w:u w:val="single"/>
              </w:rPr>
              <w:t>D</w:t>
            </w:r>
            <w:r w:rsidR="00C107EA" w:rsidRPr="00705461">
              <w:rPr>
                <w:b/>
                <w:color w:val="365F91" w:themeColor="accent1" w:themeShade="BF"/>
                <w:u w:val="single"/>
              </w:rPr>
              <w:t>oc</w:t>
            </w:r>
          </w:p>
        </w:tc>
        <w:tc>
          <w:tcPr>
            <w:tcW w:w="6630" w:type="dxa"/>
            <w:vAlign w:val="center"/>
            <w:hideMark/>
          </w:tcPr>
          <w:p w14:paraId="27818BE0" w14:textId="77777777" w:rsidR="00C107EA" w:rsidRDefault="00C107EA" w:rsidP="007C4516">
            <w:pPr>
              <w:jc w:val="center"/>
              <w:rPr>
                <w:b/>
                <w:bCs/>
              </w:rPr>
            </w:pPr>
            <w:hyperlink r:id="rId107" w:history="1">
              <w:r>
                <w:rPr>
                  <w:rStyle w:val="Hyperlink"/>
                  <w:b/>
                  <w:bCs/>
                </w:rPr>
                <w:t>Name</w:t>
              </w:r>
            </w:hyperlink>
          </w:p>
        </w:tc>
        <w:tc>
          <w:tcPr>
            <w:tcW w:w="1575" w:type="dxa"/>
            <w:vAlign w:val="center"/>
            <w:hideMark/>
          </w:tcPr>
          <w:p w14:paraId="3AEFBFC0" w14:textId="77777777" w:rsidR="00C107EA" w:rsidRDefault="00C107EA" w:rsidP="007C4516">
            <w:pPr>
              <w:jc w:val="center"/>
              <w:rPr>
                <w:b/>
                <w:bCs/>
              </w:rPr>
            </w:pPr>
            <w:hyperlink r:id="rId108" w:history="1">
              <w:r>
                <w:rPr>
                  <w:rStyle w:val="Hyperlink"/>
                  <w:b/>
                  <w:bCs/>
                </w:rPr>
                <w:t>Size</w:t>
              </w:r>
            </w:hyperlink>
          </w:p>
        </w:tc>
      </w:tr>
      <w:tr w:rsidR="00C107EA" w14:paraId="1F59CC3C" w14:textId="77777777" w:rsidTr="00F2382D">
        <w:trPr>
          <w:tblCellSpacing w:w="15" w:type="dxa"/>
        </w:trPr>
        <w:tc>
          <w:tcPr>
            <w:tcW w:w="850" w:type="dxa"/>
          </w:tcPr>
          <w:p w14:paraId="6C5EA092" w14:textId="6F1D6685" w:rsidR="00C107EA" w:rsidRPr="00172256" w:rsidRDefault="00C107EA" w:rsidP="00C107EA">
            <w:pPr>
              <w:rPr>
                <w:rStyle w:val="st"/>
              </w:rPr>
            </w:pPr>
            <w:r>
              <w:rPr>
                <w:rStyle w:val="st"/>
              </w:rPr>
              <w:t>M-1119</w:t>
            </w:r>
          </w:p>
        </w:tc>
        <w:tc>
          <w:tcPr>
            <w:tcW w:w="6630" w:type="dxa"/>
            <w:vAlign w:val="center"/>
            <w:hideMark/>
          </w:tcPr>
          <w:p w14:paraId="5A4BC3D0" w14:textId="22094E48" w:rsidR="00C107EA" w:rsidRDefault="00C107EA" w:rsidP="007C4516">
            <w:r>
              <w:t>BI-WEEKLY REPORT, Project 6345. October 27, 1950</w:t>
            </w:r>
          </w:p>
          <w:p w14:paraId="5A0CD5BB" w14:textId="3EC0307F" w:rsidR="00C107EA" w:rsidRDefault="00C107EA" w:rsidP="007C4516">
            <w:hyperlink r:id="rId109" w:history="1">
              <w:r w:rsidRPr="0003252C">
                <w:rPr>
                  <w:rStyle w:val="Hyperlink"/>
                </w:rPr>
                <w:t>https://dome.mit.edu/bitstream/handle/1721.3/38401/MC665_r03_M-1119.pdf?sequence=1</w:t>
              </w:r>
            </w:hyperlink>
          </w:p>
          <w:p w14:paraId="030EFBE3" w14:textId="57699D4F" w:rsidR="00E37F18" w:rsidRPr="00E37F18" w:rsidRDefault="00E37F18" w:rsidP="007C4516">
            <w:pPr>
              <w:rPr>
                <w:color w:val="E36C0A" w:themeColor="accent6" w:themeShade="BF"/>
              </w:rPr>
            </w:pPr>
            <w:r w:rsidRPr="00E37F18">
              <w:rPr>
                <w:color w:val="E36C0A" w:themeColor="accent6" w:themeShade="BF"/>
              </w:rPr>
              <w:t>Discussion of Whirlwind System testing</w:t>
            </w:r>
          </w:p>
          <w:p w14:paraId="2C628790" w14:textId="6B2B3E28" w:rsidR="00E37F18" w:rsidRPr="00E37F18" w:rsidRDefault="00C107EA" w:rsidP="00E37F18">
            <w:pPr>
              <w:spacing w:before="0" w:after="0"/>
              <w:rPr>
                <w:color w:val="E36C0A" w:themeColor="accent6" w:themeShade="BF"/>
              </w:rPr>
            </w:pPr>
            <w:r w:rsidRPr="00E37F18">
              <w:rPr>
                <w:color w:val="E36C0A" w:themeColor="accent6" w:themeShade="BF"/>
              </w:rPr>
              <w:t xml:space="preserve">Pdf Pg 10 describes </w:t>
            </w:r>
            <w:r w:rsidR="00F2382D">
              <w:rPr>
                <w:color w:val="E36C0A" w:themeColor="accent6" w:themeShade="BF"/>
              </w:rPr>
              <w:t xml:space="preserve">running </w:t>
            </w:r>
            <w:r w:rsidRPr="00E37F18">
              <w:rPr>
                <w:color w:val="E36C0A" w:themeColor="accent6" w:themeShade="BF"/>
              </w:rPr>
              <w:t>the Quick Brown Fox</w:t>
            </w:r>
            <w:r w:rsidR="00E37F18" w:rsidRPr="00E37F18">
              <w:rPr>
                <w:color w:val="E36C0A" w:themeColor="accent6" w:themeShade="BF"/>
              </w:rPr>
              <w:t xml:space="preserve">, and </w:t>
            </w:r>
            <w:r w:rsidR="00E37F18">
              <w:rPr>
                <w:color w:val="E36C0A" w:themeColor="accent6" w:themeShade="BF"/>
              </w:rPr>
              <w:t>“the first printout”:</w:t>
            </w:r>
          </w:p>
          <w:p w14:paraId="2227A388" w14:textId="712826B9" w:rsidR="00E37F18" w:rsidRPr="00E37F18" w:rsidRDefault="00E37F18" w:rsidP="00E37F18">
            <w:pPr>
              <w:spacing w:before="0" w:after="0"/>
              <w:ind w:left="720"/>
              <w:rPr>
                <w:rFonts w:ascii="Times New Roman" w:hAnsi="Times New Roman"/>
                <w:color w:val="E36C0A" w:themeColor="accent6" w:themeShade="BF"/>
                <w:sz w:val="25"/>
                <w:szCs w:val="25"/>
              </w:rPr>
            </w:pPr>
            <w:r w:rsidRPr="00E37F18">
              <w:rPr>
                <w:color w:val="E36C0A" w:themeColor="accent6" w:themeShade="BF"/>
              </w:rPr>
              <w:t>“</w:t>
            </w:r>
            <w:proofErr w:type="gramStart"/>
            <w:r w:rsidRPr="00E37F18">
              <w:rPr>
                <w:rFonts w:ascii="Times New Roman" w:hAnsi="Times New Roman"/>
                <w:color w:val="E36C0A" w:themeColor="accent6" w:themeShade="BF"/>
                <w:sz w:val="25"/>
                <w:szCs w:val="25"/>
              </w:rPr>
              <w:t>all</w:t>
            </w:r>
            <w:proofErr w:type="gramEnd"/>
            <w:r w:rsidRPr="00E37F18">
              <w:rPr>
                <w:rFonts w:ascii="Times New Roman" w:hAnsi="Times New Roman"/>
                <w:color w:val="E36C0A" w:themeColor="accent6" w:themeShade="BF"/>
                <w:sz w:val="25"/>
                <w:szCs w:val="25"/>
              </w:rPr>
              <w:t xml:space="preserve"> ok </w:t>
            </w:r>
          </w:p>
          <w:p w14:paraId="65B94CB4" w14:textId="77777777" w:rsidR="00E37F18" w:rsidRPr="00E37F18" w:rsidRDefault="00E37F18" w:rsidP="00E37F18">
            <w:pPr>
              <w:spacing w:before="0" w:after="0"/>
              <w:ind w:left="720"/>
              <w:rPr>
                <w:rFonts w:ascii="Times New Roman" w:hAnsi="Times New Roman"/>
                <w:color w:val="E36C0A" w:themeColor="accent6" w:themeShade="BF"/>
                <w:sz w:val="25"/>
                <w:szCs w:val="25"/>
              </w:rPr>
            </w:pPr>
            <w:r w:rsidRPr="00E37F18">
              <w:rPr>
                <w:rFonts w:ascii="Times New Roman" w:hAnsi="Times New Roman"/>
                <w:color w:val="E36C0A" w:themeColor="accent6" w:themeShade="BF"/>
                <w:sz w:val="25"/>
                <w:szCs w:val="25"/>
              </w:rPr>
              <w:t xml:space="preserve">will write </w:t>
            </w:r>
          </w:p>
          <w:p w14:paraId="10C08D5B" w14:textId="77777777" w:rsidR="00E37F18" w:rsidRPr="00E37F18" w:rsidRDefault="00E37F18" w:rsidP="00E37F18">
            <w:pPr>
              <w:spacing w:before="0" w:after="0"/>
              <w:ind w:left="720"/>
              <w:rPr>
                <w:rFonts w:ascii="Times New Roman" w:hAnsi="Times New Roman"/>
                <w:color w:val="E36C0A" w:themeColor="accent6" w:themeShade="BF"/>
                <w:sz w:val="25"/>
                <w:szCs w:val="25"/>
              </w:rPr>
            </w:pPr>
            <w:r w:rsidRPr="00E37F18">
              <w:rPr>
                <w:rFonts w:ascii="Times New Roman" w:hAnsi="Times New Roman"/>
                <w:color w:val="E36C0A" w:themeColor="accent6" w:themeShade="BF"/>
                <w:sz w:val="25"/>
                <w:szCs w:val="25"/>
              </w:rPr>
              <w:t xml:space="preserve">more later </w:t>
            </w:r>
          </w:p>
          <w:p w14:paraId="61C08685" w14:textId="3D8E80C6" w:rsidR="00C107EA" w:rsidRPr="002A027E" w:rsidRDefault="00E37F18" w:rsidP="00E37F18">
            <w:pPr>
              <w:spacing w:before="0" w:after="0"/>
              <w:ind w:left="720"/>
            </w:pPr>
            <w:r w:rsidRPr="00E37F18">
              <w:rPr>
                <w:rFonts w:ascii="Times New Roman" w:hAnsi="Times New Roman"/>
                <w:color w:val="E36C0A" w:themeColor="accent6" w:themeShade="BF"/>
                <w:sz w:val="25"/>
                <w:szCs w:val="25"/>
              </w:rPr>
              <w:t>love, WW1”</w:t>
            </w:r>
          </w:p>
        </w:tc>
        <w:tc>
          <w:tcPr>
            <w:tcW w:w="1575" w:type="dxa"/>
            <w:vAlign w:val="center"/>
            <w:hideMark/>
          </w:tcPr>
          <w:p w14:paraId="73545E94" w14:textId="77777777" w:rsidR="00C107EA" w:rsidRDefault="00E53971" w:rsidP="00E53971">
            <w:r w:rsidRPr="00E53971">
              <w:t>MC665_r03_M-1119.pdf</w:t>
            </w:r>
          </w:p>
          <w:p w14:paraId="34AB0133" w14:textId="4FC6B5A9" w:rsidR="00E53971" w:rsidRDefault="00E53971" w:rsidP="00E53971">
            <w:r>
              <w:t>3.248Mb</w:t>
            </w:r>
          </w:p>
        </w:tc>
      </w:tr>
      <w:tr w:rsidR="00122E5F" w14:paraId="1DC6A913" w14:textId="77777777" w:rsidTr="00F2382D">
        <w:trPr>
          <w:tblCellSpacing w:w="15" w:type="dxa"/>
        </w:trPr>
        <w:tc>
          <w:tcPr>
            <w:tcW w:w="850" w:type="dxa"/>
          </w:tcPr>
          <w:p w14:paraId="1F179723" w14:textId="4F25F60C" w:rsidR="00122E5F" w:rsidRDefault="00122E5F" w:rsidP="00C107EA">
            <w:pPr>
              <w:rPr>
                <w:rStyle w:val="st"/>
              </w:rPr>
            </w:pPr>
            <w:r>
              <w:rPr>
                <w:rStyle w:val="st"/>
              </w:rPr>
              <w:t>M-1436</w:t>
            </w:r>
          </w:p>
        </w:tc>
        <w:tc>
          <w:tcPr>
            <w:tcW w:w="6630" w:type="dxa"/>
            <w:vAlign w:val="center"/>
          </w:tcPr>
          <w:p w14:paraId="5204C9C8" w14:textId="61FF00E6" w:rsidR="00122E5F" w:rsidRDefault="00122E5F" w:rsidP="007C4516">
            <w:r>
              <w:t>WHIRLWIND II MEETING OF MARCH 28, 1952</w:t>
            </w:r>
          </w:p>
          <w:p w14:paraId="00F6A38D" w14:textId="55164292" w:rsidR="00122E5F" w:rsidRDefault="00122E5F" w:rsidP="007C4516">
            <w:hyperlink r:id="rId110" w:history="1">
              <w:r w:rsidRPr="00E830A1">
                <w:rPr>
                  <w:rStyle w:val="Hyperlink"/>
                </w:rPr>
                <w:t>https://dome.mit.edu/bitstream/handle/1721.3/39178/MC665_r05_M-1436.pdf?sequence=1</w:t>
              </w:r>
            </w:hyperlink>
          </w:p>
          <w:p w14:paraId="670DDDD3" w14:textId="7BDE318D" w:rsidR="00122E5F" w:rsidRDefault="00122E5F" w:rsidP="007C4516">
            <w:r>
              <w:t xml:space="preserve">This doc contains minutes from a </w:t>
            </w:r>
            <w:proofErr w:type="gramStart"/>
            <w:r>
              <w:t>meeting contemplating memory architectures</w:t>
            </w:r>
            <w:proofErr w:type="gramEnd"/>
            <w:r>
              <w:t xml:space="preserve"> for WWII.  Sounds like the stuff discussed never happened.</w:t>
            </w:r>
          </w:p>
        </w:tc>
        <w:tc>
          <w:tcPr>
            <w:tcW w:w="1575" w:type="dxa"/>
            <w:vAlign w:val="center"/>
          </w:tcPr>
          <w:p w14:paraId="1A03C5C4" w14:textId="34A68515" w:rsidR="00122E5F" w:rsidRPr="00E53971" w:rsidRDefault="00122E5F" w:rsidP="00E53971">
            <w:r>
              <w:t xml:space="preserve">4 </w:t>
            </w:r>
            <w:proofErr w:type="spellStart"/>
            <w:r>
              <w:t>pgs</w:t>
            </w:r>
            <w:proofErr w:type="spellEnd"/>
          </w:p>
        </w:tc>
      </w:tr>
      <w:tr w:rsidR="00C660B4" w14:paraId="7F322D54" w14:textId="77777777" w:rsidTr="00F2382D">
        <w:trPr>
          <w:tblCellSpacing w:w="15" w:type="dxa"/>
        </w:trPr>
        <w:tc>
          <w:tcPr>
            <w:tcW w:w="850" w:type="dxa"/>
          </w:tcPr>
          <w:p w14:paraId="13FC001F" w14:textId="6C872065" w:rsidR="00C660B4" w:rsidRDefault="00C660B4" w:rsidP="00C107EA">
            <w:pPr>
              <w:rPr>
                <w:rStyle w:val="st"/>
              </w:rPr>
            </w:pPr>
            <w:r>
              <w:rPr>
                <w:rStyle w:val="st"/>
              </w:rPr>
              <w:t>M-2414</w:t>
            </w:r>
          </w:p>
        </w:tc>
        <w:tc>
          <w:tcPr>
            <w:tcW w:w="6630" w:type="dxa"/>
            <w:vAlign w:val="center"/>
          </w:tcPr>
          <w:p w14:paraId="693DBC08" w14:textId="419C4949" w:rsidR="00C660B4" w:rsidRDefault="00C660B4" w:rsidP="007C4516">
            <w:r>
              <w:t>MEETING TO DECIDE MTC MEMORY SELECTION SCHEME, SEPTEMBER 16, 1953</w:t>
            </w:r>
          </w:p>
          <w:p w14:paraId="23B4520F" w14:textId="51EE23E6" w:rsidR="00C660B4" w:rsidRDefault="00C660B4" w:rsidP="007C4516">
            <w:hyperlink r:id="rId111" w:history="1">
              <w:r w:rsidRPr="00E830A1">
                <w:rPr>
                  <w:rStyle w:val="Hyperlink"/>
                </w:rPr>
                <w:t>https://dome.mit.edu/bitstream/handle/1721.3/39395/MC665_r06_M-2414.pdf?sequence=1</w:t>
              </w:r>
            </w:hyperlink>
          </w:p>
          <w:p w14:paraId="61D80939" w14:textId="77777777" w:rsidR="00C660B4" w:rsidRDefault="00C660B4" w:rsidP="007C4516">
            <w:r>
              <w:t>Meeting to discuss options for bank selection in the Memory Test Computer.  They figured the instruction could align addressing of multiple memory banks and drum storage(??).</w:t>
            </w:r>
          </w:p>
          <w:p w14:paraId="459D56A4" w14:textId="18039297" w:rsidR="00C660B4" w:rsidRDefault="00C660B4" w:rsidP="007C4516">
            <w:r>
              <w:t xml:space="preserve">The lead proposal </w:t>
            </w:r>
            <w:r w:rsidR="00DE3721">
              <w:t>isn’t developed well enough to see how it affected what ended up in WWI</w:t>
            </w:r>
          </w:p>
        </w:tc>
        <w:tc>
          <w:tcPr>
            <w:tcW w:w="1575" w:type="dxa"/>
            <w:vAlign w:val="center"/>
          </w:tcPr>
          <w:p w14:paraId="40119FF4" w14:textId="773C026D" w:rsidR="00C660B4" w:rsidRDefault="00C660B4" w:rsidP="00E53971">
            <w:r>
              <w:t xml:space="preserve">4 </w:t>
            </w:r>
            <w:proofErr w:type="spellStart"/>
            <w:r>
              <w:t>pgs</w:t>
            </w:r>
            <w:proofErr w:type="spellEnd"/>
          </w:p>
        </w:tc>
      </w:tr>
      <w:tr w:rsidR="00E0170E" w14:paraId="16211183" w14:textId="77777777" w:rsidTr="00F2382D">
        <w:trPr>
          <w:tblCellSpacing w:w="15" w:type="dxa"/>
        </w:trPr>
        <w:tc>
          <w:tcPr>
            <w:tcW w:w="850" w:type="dxa"/>
          </w:tcPr>
          <w:p w14:paraId="0B0824F9" w14:textId="567FEF73" w:rsidR="00E0170E" w:rsidRDefault="00E0170E" w:rsidP="00C107EA">
            <w:pPr>
              <w:rPr>
                <w:rStyle w:val="st"/>
              </w:rPr>
            </w:pPr>
            <w:r>
              <w:t>A-43-3</w:t>
            </w:r>
          </w:p>
        </w:tc>
        <w:tc>
          <w:tcPr>
            <w:tcW w:w="6630" w:type="dxa"/>
            <w:vAlign w:val="center"/>
          </w:tcPr>
          <w:p w14:paraId="38ACC249" w14:textId="2F505BBE" w:rsidR="00E0170E" w:rsidRDefault="00E0170E" w:rsidP="007C4516">
            <w:hyperlink r:id="rId112" w:history="1">
              <w:r w:rsidRPr="00A16FE7">
                <w:rPr>
                  <w:rStyle w:val="Hyperlink"/>
                </w:rPr>
                <w:t>https://dome.mit.edu/bitstream/handle/1721.3/38898/MC665_r04_A-42-3.pdf?sequence=1</w:t>
              </w:r>
            </w:hyperlink>
          </w:p>
          <w:p w14:paraId="7148DCB6" w14:textId="77777777" w:rsidR="00E0170E" w:rsidRDefault="00E0170E" w:rsidP="007C4516">
            <w:r>
              <w:t>This doc appears to outline the numbering scheme for sections within a standard bi-weekly report.</w:t>
            </w:r>
          </w:p>
          <w:p w14:paraId="527F1742" w14:textId="7919F93D" w:rsidR="00E0170E" w:rsidRDefault="00E0170E" w:rsidP="007C4516">
            <w:r>
              <w:t>Originally written in Dec 1947, updated in Mar 1948, May 1949, Jan 1950</w:t>
            </w:r>
          </w:p>
        </w:tc>
        <w:tc>
          <w:tcPr>
            <w:tcW w:w="1575" w:type="dxa"/>
            <w:vAlign w:val="center"/>
          </w:tcPr>
          <w:p w14:paraId="70AC1EA8" w14:textId="7C79BF9B" w:rsidR="00E0170E" w:rsidRPr="00E53971" w:rsidRDefault="00E0170E" w:rsidP="00E53971">
            <w:r>
              <w:t xml:space="preserve">4 </w:t>
            </w:r>
            <w:proofErr w:type="spellStart"/>
            <w:r>
              <w:t>pgs</w:t>
            </w:r>
            <w:proofErr w:type="spellEnd"/>
          </w:p>
        </w:tc>
      </w:tr>
      <w:tr w:rsidR="00BD510F" w14:paraId="69D5968C" w14:textId="77777777" w:rsidTr="00F2382D">
        <w:trPr>
          <w:tblCellSpacing w:w="15" w:type="dxa"/>
        </w:trPr>
        <w:tc>
          <w:tcPr>
            <w:tcW w:w="850" w:type="dxa"/>
          </w:tcPr>
          <w:p w14:paraId="29BA2BED" w14:textId="09E4060D" w:rsidR="00BD510F" w:rsidRDefault="00BD510F" w:rsidP="00C107EA">
            <w:r>
              <w:t>6L-268</w:t>
            </w:r>
          </w:p>
        </w:tc>
        <w:tc>
          <w:tcPr>
            <w:tcW w:w="6630" w:type="dxa"/>
            <w:vAlign w:val="center"/>
          </w:tcPr>
          <w:p w14:paraId="5D1F2BFA" w14:textId="77777777" w:rsidR="00BD510F" w:rsidRDefault="00BD510F" w:rsidP="00BD510F">
            <w:r>
              <w:t xml:space="preserve">GROUP LEADERS' </w:t>
            </w:r>
            <w:proofErr w:type="gramStart"/>
            <w:r>
              <w:t>MEETING  -</w:t>
            </w:r>
            <w:proofErr w:type="gramEnd"/>
            <w:r>
              <w:t xml:space="preserve"> July 9, 1956</w:t>
            </w:r>
          </w:p>
          <w:p w14:paraId="6633E628" w14:textId="5B493A43" w:rsidR="00BD510F" w:rsidRDefault="00BD510F" w:rsidP="00BD510F">
            <w:r>
              <w:t xml:space="preserve">Discusses planning for WWI Memory Expansion.  Doesn’t say much except that, “due to the urgency of the problem”, “Group 63” is </w:t>
            </w:r>
            <w:proofErr w:type="spellStart"/>
            <w:r>
              <w:t>gonna</w:t>
            </w:r>
            <w:proofErr w:type="spellEnd"/>
            <w:r>
              <w:t xml:space="preserve"> do the work.</w:t>
            </w:r>
          </w:p>
        </w:tc>
        <w:tc>
          <w:tcPr>
            <w:tcW w:w="1575" w:type="dxa"/>
            <w:vAlign w:val="center"/>
          </w:tcPr>
          <w:p w14:paraId="70117C2C" w14:textId="595B5822" w:rsidR="00BD510F" w:rsidRDefault="00BD510F" w:rsidP="00E53971">
            <w:r>
              <w:t xml:space="preserve">3 </w:t>
            </w:r>
            <w:proofErr w:type="spellStart"/>
            <w:r>
              <w:t>pgs</w:t>
            </w:r>
            <w:proofErr w:type="spellEnd"/>
          </w:p>
        </w:tc>
      </w:tr>
      <w:tr w:rsidR="004620A0" w14:paraId="08EC1C66" w14:textId="77777777" w:rsidTr="00F2382D">
        <w:trPr>
          <w:tblCellSpacing w:w="15" w:type="dxa"/>
        </w:trPr>
        <w:tc>
          <w:tcPr>
            <w:tcW w:w="850" w:type="dxa"/>
          </w:tcPr>
          <w:p w14:paraId="12E7D97B" w14:textId="27BB67B8" w:rsidR="004620A0" w:rsidRDefault="004620A0" w:rsidP="00C107EA">
            <w:r>
              <w:t>Memoranda List</w:t>
            </w:r>
          </w:p>
        </w:tc>
        <w:tc>
          <w:tcPr>
            <w:tcW w:w="6630" w:type="dxa"/>
            <w:vAlign w:val="center"/>
          </w:tcPr>
          <w:p w14:paraId="7DC0EFAE" w14:textId="4B7A389B" w:rsidR="004620A0" w:rsidRDefault="004620A0" w:rsidP="007C4516">
            <w:hyperlink r:id="rId113" w:history="1">
              <w:r w:rsidRPr="00025D9F">
                <w:rPr>
                  <w:rStyle w:val="Hyperlink"/>
                </w:rPr>
                <w:t>https://dome.mit.edu/bitstream/handle/1721.3/41293/MC665_r27_M-List-1.pdf?sequence=1</w:t>
              </w:r>
            </w:hyperlink>
          </w:p>
          <w:p w14:paraId="42D63D40" w14:textId="77777777" w:rsidR="004620A0" w:rsidRDefault="004620A0" w:rsidP="007C4516">
            <w:r>
              <w:t>This doc lists the names of Memoranda, starting from M-1 on Mar 4, 1946 through to M-2605 on Jan 6, 1954.</w:t>
            </w:r>
          </w:p>
          <w:p w14:paraId="638EFBBA" w14:textId="72F998C4" w:rsidR="004620A0" w:rsidRDefault="004620A0" w:rsidP="007C4516">
            <w:r>
              <w:t>The doc also gives numbers of quite a few docs that are listed as Classified.</w:t>
            </w:r>
          </w:p>
        </w:tc>
        <w:tc>
          <w:tcPr>
            <w:tcW w:w="1575" w:type="dxa"/>
            <w:vAlign w:val="center"/>
          </w:tcPr>
          <w:p w14:paraId="7F5C09AD" w14:textId="39088F8B" w:rsidR="004620A0" w:rsidRDefault="004620A0" w:rsidP="00E53971">
            <w:r>
              <w:t>88 pages</w:t>
            </w:r>
          </w:p>
        </w:tc>
      </w:tr>
      <w:tr w:rsidR="00FC09A3" w14:paraId="560349D4" w14:textId="77777777" w:rsidTr="00F2382D">
        <w:trPr>
          <w:tblCellSpacing w:w="15" w:type="dxa"/>
        </w:trPr>
        <w:tc>
          <w:tcPr>
            <w:tcW w:w="850" w:type="dxa"/>
          </w:tcPr>
          <w:p w14:paraId="12F1A396" w14:textId="1E771C46" w:rsidR="00FC09A3" w:rsidRDefault="00FC09A3" w:rsidP="00FC09A3">
            <w:r>
              <w:lastRenderedPageBreak/>
              <w:t>6M-1377-7</w:t>
            </w:r>
          </w:p>
        </w:tc>
        <w:tc>
          <w:tcPr>
            <w:tcW w:w="6630" w:type="dxa"/>
            <w:vAlign w:val="center"/>
          </w:tcPr>
          <w:p w14:paraId="4878CBCE" w14:textId="0B9E85D8" w:rsidR="00FC09A3" w:rsidRPr="00FC09A3" w:rsidRDefault="00FC09A3" w:rsidP="00FC09A3">
            <w:pPr>
              <w:spacing w:before="0" w:after="0"/>
              <w:rPr>
                <w:rFonts w:ascii="Times New Roman" w:hAnsi="Times New Roman"/>
                <w:sz w:val="21"/>
                <w:szCs w:val="21"/>
              </w:rPr>
            </w:pPr>
            <w:r w:rsidRPr="00FC09A3">
              <w:rPr>
                <w:rFonts w:ascii="Times New Roman" w:hAnsi="Times New Roman"/>
                <w:sz w:val="21"/>
                <w:szCs w:val="21"/>
              </w:rPr>
              <w:t>DOCUMENTS</w:t>
            </w:r>
            <w:r>
              <w:rPr>
                <w:rFonts w:ascii="Times New Roman" w:hAnsi="Times New Roman"/>
                <w:sz w:val="21"/>
                <w:szCs w:val="21"/>
              </w:rPr>
              <w:t xml:space="preserve"> </w:t>
            </w:r>
            <w:r w:rsidRPr="00FC09A3">
              <w:rPr>
                <w:rFonts w:ascii="Times New Roman" w:hAnsi="Times New Roman"/>
                <w:sz w:val="21"/>
                <w:szCs w:val="21"/>
              </w:rPr>
              <w:t>ON</w:t>
            </w:r>
            <w:r>
              <w:rPr>
                <w:rFonts w:ascii="Times New Roman" w:hAnsi="Times New Roman"/>
                <w:sz w:val="21"/>
                <w:szCs w:val="21"/>
              </w:rPr>
              <w:t xml:space="preserve"> </w:t>
            </w:r>
            <w:r w:rsidRPr="00FC09A3">
              <w:rPr>
                <w:rFonts w:ascii="Times New Roman" w:hAnsi="Times New Roman"/>
                <w:sz w:val="21"/>
                <w:szCs w:val="21"/>
              </w:rPr>
              <w:t>MAGNETIC</w:t>
            </w:r>
            <w:r>
              <w:rPr>
                <w:rFonts w:ascii="Times New Roman" w:hAnsi="Times New Roman"/>
                <w:sz w:val="21"/>
                <w:szCs w:val="21"/>
              </w:rPr>
              <w:t xml:space="preserve"> CORE WORK</w:t>
            </w:r>
            <w:r w:rsidRPr="00FC09A3">
              <w:rPr>
                <w:rFonts w:ascii="Times New Roman" w:hAnsi="Times New Roman"/>
                <w:sz w:val="21"/>
                <w:szCs w:val="21"/>
              </w:rPr>
              <w:t xml:space="preserve"> </w:t>
            </w:r>
          </w:p>
          <w:p w14:paraId="4DDF4F95" w14:textId="21F0B7DD" w:rsidR="00FC09A3" w:rsidRPr="00FC09A3" w:rsidRDefault="00FC09A3" w:rsidP="00FC09A3">
            <w:pPr>
              <w:spacing w:before="0" w:after="0"/>
              <w:rPr>
                <w:rFonts w:ascii="Times New Roman" w:hAnsi="Times New Roman"/>
                <w:sz w:val="21"/>
                <w:szCs w:val="21"/>
              </w:rPr>
            </w:pPr>
            <w:r w:rsidRPr="00FC09A3">
              <w:rPr>
                <w:rFonts w:ascii="Times New Roman" w:hAnsi="Times New Roman"/>
                <w:sz w:val="21"/>
                <w:szCs w:val="21"/>
              </w:rPr>
              <w:t>Abstract:</w:t>
            </w:r>
            <w:r>
              <w:rPr>
                <w:rFonts w:ascii="Times New Roman" w:hAnsi="Times New Roman"/>
                <w:sz w:val="21"/>
                <w:szCs w:val="21"/>
              </w:rPr>
              <w:t xml:space="preserve"> </w:t>
            </w:r>
            <w:r w:rsidRPr="00FC09A3">
              <w:rPr>
                <w:rFonts w:ascii="Times New Roman" w:hAnsi="Times New Roman"/>
                <w:sz w:val="21"/>
                <w:szCs w:val="21"/>
              </w:rPr>
              <w:t>A</w:t>
            </w:r>
            <w:r>
              <w:rPr>
                <w:rFonts w:ascii="Times New Roman" w:hAnsi="Times New Roman"/>
                <w:sz w:val="21"/>
                <w:szCs w:val="21"/>
              </w:rPr>
              <w:t xml:space="preserve"> </w:t>
            </w:r>
            <w:r w:rsidRPr="00FC09A3">
              <w:rPr>
                <w:rFonts w:ascii="Times New Roman" w:hAnsi="Times New Roman"/>
                <w:sz w:val="21"/>
                <w:szCs w:val="21"/>
              </w:rPr>
              <w:t>partial list</w:t>
            </w:r>
            <w:r>
              <w:rPr>
                <w:rFonts w:ascii="Times New Roman" w:hAnsi="Times New Roman"/>
                <w:sz w:val="21"/>
                <w:szCs w:val="21"/>
              </w:rPr>
              <w:t xml:space="preserve"> </w:t>
            </w:r>
            <w:r w:rsidRPr="00FC09A3">
              <w:rPr>
                <w:rFonts w:ascii="Times New Roman" w:hAnsi="Times New Roman"/>
                <w:sz w:val="21"/>
                <w:szCs w:val="21"/>
              </w:rPr>
              <w:t>of</w:t>
            </w:r>
            <w:r>
              <w:rPr>
                <w:rFonts w:ascii="Times New Roman" w:hAnsi="Times New Roman"/>
                <w:sz w:val="21"/>
                <w:szCs w:val="21"/>
              </w:rPr>
              <w:t xml:space="preserve"> Reports, Theses, Engineering Notes, Articles </w:t>
            </w:r>
            <w:r w:rsidRPr="00FC09A3">
              <w:rPr>
                <w:rFonts w:ascii="Times New Roman" w:hAnsi="Times New Roman"/>
                <w:sz w:val="21"/>
                <w:szCs w:val="21"/>
              </w:rPr>
              <w:t>and Memoranda</w:t>
            </w:r>
            <w:r>
              <w:rPr>
                <w:rFonts w:ascii="Times New Roman" w:hAnsi="Times New Roman"/>
                <w:sz w:val="21"/>
                <w:szCs w:val="21"/>
              </w:rPr>
              <w:t xml:space="preserve"> </w:t>
            </w:r>
            <w:r w:rsidRPr="00FC09A3">
              <w:rPr>
                <w:rFonts w:ascii="Times New Roman" w:hAnsi="Times New Roman"/>
                <w:sz w:val="21"/>
                <w:szCs w:val="21"/>
              </w:rPr>
              <w:t>on</w:t>
            </w:r>
            <w:r>
              <w:rPr>
                <w:rFonts w:ascii="Times New Roman" w:hAnsi="Times New Roman"/>
                <w:sz w:val="21"/>
                <w:szCs w:val="21"/>
              </w:rPr>
              <w:t xml:space="preserve"> </w:t>
            </w:r>
            <w:r w:rsidRPr="00FC09A3">
              <w:rPr>
                <w:rFonts w:ascii="Times New Roman" w:hAnsi="Times New Roman"/>
                <w:sz w:val="21"/>
                <w:szCs w:val="21"/>
              </w:rPr>
              <w:t xml:space="preserve">various </w:t>
            </w:r>
            <w:r>
              <w:rPr>
                <w:rFonts w:ascii="Times New Roman" w:hAnsi="Times New Roman"/>
                <w:sz w:val="21"/>
                <w:szCs w:val="21"/>
              </w:rPr>
              <w:t xml:space="preserve">aspects of the magnetic-core activity </w:t>
            </w:r>
            <w:r w:rsidRPr="00FC09A3">
              <w:rPr>
                <w:rFonts w:ascii="Times New Roman" w:hAnsi="Times New Roman"/>
                <w:sz w:val="21"/>
                <w:szCs w:val="21"/>
              </w:rPr>
              <w:t xml:space="preserve">is presented. </w:t>
            </w:r>
          </w:p>
          <w:p w14:paraId="52AC4E7B" w14:textId="2CDB43F9" w:rsidR="00FC09A3" w:rsidRDefault="00FC09A3" w:rsidP="007C4516">
            <w:hyperlink r:id="rId114" w:history="1">
              <w:r w:rsidRPr="00221F6C">
                <w:rPr>
                  <w:rStyle w:val="Hyperlink"/>
                </w:rPr>
                <w:t>https://dome.mit.edu/bitstream/handle/1721.3/39362/MC665_r05_M-1377-7.pdf?sequence=1</w:t>
              </w:r>
            </w:hyperlink>
          </w:p>
          <w:p w14:paraId="5B1D6A49" w14:textId="7ED45BD5" w:rsidR="00FC09A3" w:rsidRDefault="00FC09A3" w:rsidP="007C4516">
            <w:r w:rsidRPr="00FC09A3">
              <w:rPr>
                <w:color w:val="984806" w:themeColor="accent6" w:themeShade="80"/>
              </w:rPr>
              <w:t>[list of about 200 documents relating to development of core memory; physics, chemistry, circuits, etc.  18 pages]</w:t>
            </w:r>
          </w:p>
        </w:tc>
        <w:tc>
          <w:tcPr>
            <w:tcW w:w="1575" w:type="dxa"/>
            <w:vAlign w:val="center"/>
          </w:tcPr>
          <w:p w14:paraId="12836696" w14:textId="77777777" w:rsidR="00FC09A3" w:rsidRDefault="00FC09A3" w:rsidP="00E53971"/>
        </w:tc>
      </w:tr>
      <w:tr w:rsidR="00B40BEE" w14:paraId="6719D065" w14:textId="77777777" w:rsidTr="00F2382D">
        <w:trPr>
          <w:tblCellSpacing w:w="15" w:type="dxa"/>
        </w:trPr>
        <w:tc>
          <w:tcPr>
            <w:tcW w:w="850" w:type="dxa"/>
          </w:tcPr>
          <w:p w14:paraId="6C6D0770" w14:textId="6AE00C7E" w:rsidR="00B40BEE" w:rsidRDefault="00B40BEE" w:rsidP="00FC09A3">
            <w:r>
              <w:t>6M-4386</w:t>
            </w:r>
          </w:p>
        </w:tc>
        <w:tc>
          <w:tcPr>
            <w:tcW w:w="6630" w:type="dxa"/>
            <w:vAlign w:val="center"/>
          </w:tcPr>
          <w:p w14:paraId="562F00CB" w14:textId="23C724E9" w:rsidR="00B40BEE" w:rsidRPr="00B40BEE" w:rsidRDefault="00B40BEE" w:rsidP="00B40BEE">
            <w:pPr>
              <w:spacing w:before="0" w:after="0"/>
              <w:rPr>
                <w:rFonts w:ascii="Times New Roman" w:hAnsi="Times New Roman"/>
                <w:sz w:val="15"/>
                <w:szCs w:val="15"/>
              </w:rPr>
            </w:pPr>
            <w:r w:rsidRPr="00B40BEE">
              <w:rPr>
                <w:rFonts w:ascii="Times New Roman" w:hAnsi="Times New Roman"/>
                <w:sz w:val="15"/>
                <w:szCs w:val="15"/>
              </w:rPr>
              <w:t>BIWEEKLY REPORT</w:t>
            </w:r>
            <w:r>
              <w:rPr>
                <w:rFonts w:ascii="Times New Roman" w:hAnsi="Times New Roman"/>
                <w:sz w:val="15"/>
                <w:szCs w:val="15"/>
              </w:rPr>
              <w:t xml:space="preserve"> </w:t>
            </w:r>
            <w:r w:rsidRPr="00B40BEE">
              <w:rPr>
                <w:rFonts w:ascii="Times New Roman" w:hAnsi="Times New Roman"/>
                <w:sz w:val="15"/>
                <w:szCs w:val="15"/>
              </w:rPr>
              <w:t>FOR</w:t>
            </w:r>
            <w:r>
              <w:rPr>
                <w:rFonts w:ascii="Times New Roman" w:hAnsi="Times New Roman"/>
                <w:sz w:val="15"/>
                <w:szCs w:val="15"/>
              </w:rPr>
              <w:t xml:space="preserve"> PERIOD ENDING </w:t>
            </w:r>
            <w:r w:rsidRPr="00B40BEE">
              <w:rPr>
                <w:rFonts w:ascii="Times New Roman" w:hAnsi="Times New Roman"/>
                <w:sz w:val="15"/>
                <w:szCs w:val="15"/>
              </w:rPr>
              <w:t>29</w:t>
            </w:r>
            <w:r>
              <w:rPr>
                <w:rFonts w:ascii="Times New Roman" w:hAnsi="Times New Roman"/>
                <w:sz w:val="15"/>
                <w:szCs w:val="15"/>
              </w:rPr>
              <w:t xml:space="preserve"> JUNE 1956</w:t>
            </w:r>
          </w:p>
          <w:p w14:paraId="398B1121" w14:textId="1D923306" w:rsidR="00B40BEE" w:rsidRDefault="00B40BEE" w:rsidP="00FC09A3">
            <w:pPr>
              <w:spacing w:before="0" w:after="0"/>
              <w:rPr>
                <w:rFonts w:ascii="Times New Roman" w:hAnsi="Times New Roman"/>
                <w:sz w:val="21"/>
                <w:szCs w:val="21"/>
              </w:rPr>
            </w:pPr>
            <w:hyperlink r:id="rId115" w:history="1">
              <w:r w:rsidRPr="00221F6C">
                <w:rPr>
                  <w:rStyle w:val="Hyperlink"/>
                  <w:rFonts w:ascii="Times New Roman" w:hAnsi="Times New Roman"/>
                  <w:sz w:val="21"/>
                  <w:szCs w:val="21"/>
                </w:rPr>
                <w:t>https://dome.mit.edu/bitstream/handle/1721.3/46022/MC665_r14_6M-4386.pdf?sequence=1</w:t>
              </w:r>
            </w:hyperlink>
          </w:p>
          <w:p w14:paraId="12B97E1C" w14:textId="3FA3C91D" w:rsidR="00B40BEE" w:rsidRDefault="00B40BEE" w:rsidP="00FC09A3">
            <w:pPr>
              <w:spacing w:before="0" w:after="0"/>
              <w:rPr>
                <w:rFonts w:ascii="Times New Roman" w:hAnsi="Times New Roman"/>
                <w:sz w:val="21"/>
                <w:szCs w:val="21"/>
              </w:rPr>
            </w:pPr>
            <w:r>
              <w:rPr>
                <w:rFonts w:ascii="Times New Roman" w:hAnsi="Times New Roman"/>
                <w:sz w:val="21"/>
                <w:szCs w:val="21"/>
              </w:rPr>
              <w:t>L. L. Holmes reports that Cape Cod Engineering is causing them to consider “addition of 4096 registers of magnetic core memory to supplement the existing 2048 registers”</w:t>
            </w:r>
            <w:r w:rsidR="0016329A">
              <w:rPr>
                <w:rFonts w:ascii="Times New Roman" w:hAnsi="Times New Roman"/>
                <w:sz w:val="21"/>
                <w:szCs w:val="21"/>
              </w:rPr>
              <w:t xml:space="preserve"> (</w:t>
            </w:r>
            <w:proofErr w:type="spellStart"/>
            <w:r w:rsidR="0016329A">
              <w:rPr>
                <w:rFonts w:ascii="Times New Roman" w:hAnsi="Times New Roman"/>
                <w:sz w:val="21"/>
                <w:szCs w:val="21"/>
              </w:rPr>
              <w:t>pg</w:t>
            </w:r>
            <w:proofErr w:type="spellEnd"/>
            <w:r w:rsidR="0016329A">
              <w:rPr>
                <w:rFonts w:ascii="Times New Roman" w:hAnsi="Times New Roman"/>
                <w:sz w:val="21"/>
                <w:szCs w:val="21"/>
              </w:rPr>
              <w:t xml:space="preserve"> 11)</w:t>
            </w:r>
          </w:p>
          <w:p w14:paraId="1847641F" w14:textId="2C868A8C" w:rsidR="0016329A" w:rsidRDefault="0016329A" w:rsidP="00FC09A3">
            <w:pPr>
              <w:spacing w:before="0" w:after="0"/>
              <w:rPr>
                <w:rFonts w:ascii="Times New Roman" w:hAnsi="Times New Roman"/>
                <w:sz w:val="21"/>
                <w:szCs w:val="21"/>
              </w:rPr>
            </w:pPr>
            <w:r>
              <w:rPr>
                <w:rFonts w:ascii="Times New Roman" w:hAnsi="Times New Roman"/>
                <w:sz w:val="21"/>
                <w:szCs w:val="21"/>
              </w:rPr>
              <w:t xml:space="preserve">  Also:</w:t>
            </w:r>
          </w:p>
          <w:p w14:paraId="2DC343C8" w14:textId="09747A7C" w:rsidR="0016329A" w:rsidRPr="00FC09A3" w:rsidRDefault="0016329A" w:rsidP="00FC09A3">
            <w:pPr>
              <w:spacing w:before="0" w:after="0"/>
              <w:rPr>
                <w:rFonts w:ascii="Times New Roman" w:hAnsi="Times New Roman"/>
                <w:sz w:val="21"/>
                <w:szCs w:val="21"/>
              </w:rPr>
            </w:pPr>
            <w:r w:rsidRPr="0016329A">
              <w:rPr>
                <w:rFonts w:ascii="Times New Roman" w:hAnsi="Times New Roman"/>
                <w:noProof/>
                <w:sz w:val="21"/>
                <w:szCs w:val="21"/>
              </w:rPr>
              <w:drawing>
                <wp:inline distT="0" distB="0" distL="0" distR="0" wp14:anchorId="548B943A" wp14:editId="09C26338">
                  <wp:extent cx="3971954" cy="1504961"/>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971954" cy="1504961"/>
                          </a:xfrm>
                          <a:prstGeom prst="rect">
                            <a:avLst/>
                          </a:prstGeom>
                        </pic:spPr>
                      </pic:pic>
                    </a:graphicData>
                  </a:graphic>
                </wp:inline>
              </w:drawing>
            </w:r>
          </w:p>
        </w:tc>
        <w:tc>
          <w:tcPr>
            <w:tcW w:w="1575" w:type="dxa"/>
            <w:vAlign w:val="center"/>
          </w:tcPr>
          <w:p w14:paraId="370C1F4E" w14:textId="5E405F3E" w:rsidR="00B40BEE" w:rsidRDefault="00B40BEE" w:rsidP="00E53971">
            <w:r>
              <w:t>35 pages</w:t>
            </w:r>
          </w:p>
        </w:tc>
      </w:tr>
      <w:tr w:rsidR="00FC7E98" w14:paraId="3FD72894" w14:textId="77777777" w:rsidTr="00F2382D">
        <w:trPr>
          <w:tblCellSpacing w:w="15" w:type="dxa"/>
        </w:trPr>
        <w:tc>
          <w:tcPr>
            <w:tcW w:w="850" w:type="dxa"/>
          </w:tcPr>
          <w:p w14:paraId="69EB4105" w14:textId="1D211C62" w:rsidR="00FC7E98" w:rsidRDefault="00FC7E98" w:rsidP="00FC09A3">
            <w:r>
              <w:t>L-86</w:t>
            </w:r>
          </w:p>
        </w:tc>
        <w:tc>
          <w:tcPr>
            <w:tcW w:w="6630" w:type="dxa"/>
            <w:vAlign w:val="center"/>
          </w:tcPr>
          <w:p w14:paraId="6687C11F" w14:textId="060E03B9" w:rsidR="00FC7E98" w:rsidRDefault="00FC7E98" w:rsidP="00FC7E98">
            <w:pPr>
              <w:spacing w:before="0" w:after="0"/>
              <w:rPr>
                <w:rFonts w:ascii="Courier New" w:hAnsi="Courier New" w:cs="Courier New"/>
                <w:sz w:val="25"/>
                <w:szCs w:val="25"/>
              </w:rPr>
            </w:pPr>
            <w:r w:rsidRPr="00FC7E98">
              <w:rPr>
                <w:rFonts w:ascii="Courier New" w:hAnsi="Courier New" w:cs="Courier New"/>
                <w:sz w:val="25"/>
                <w:szCs w:val="25"/>
              </w:rPr>
              <w:t>CAPE</w:t>
            </w:r>
            <w:r>
              <w:rPr>
                <w:rFonts w:ascii="Courier New" w:hAnsi="Courier New" w:cs="Courier New"/>
                <w:sz w:val="25"/>
                <w:szCs w:val="25"/>
              </w:rPr>
              <w:t xml:space="preserve"> </w:t>
            </w:r>
            <w:r w:rsidRPr="00FC7E98">
              <w:rPr>
                <w:rFonts w:ascii="Courier New" w:hAnsi="Courier New" w:cs="Courier New"/>
                <w:sz w:val="25"/>
                <w:szCs w:val="25"/>
              </w:rPr>
              <w:t>COD</w:t>
            </w:r>
            <w:r>
              <w:rPr>
                <w:rFonts w:ascii="Courier New" w:hAnsi="Courier New" w:cs="Courier New"/>
                <w:sz w:val="25"/>
                <w:szCs w:val="25"/>
              </w:rPr>
              <w:t xml:space="preserve"> </w:t>
            </w:r>
            <w:r w:rsidRPr="00FC7E98">
              <w:rPr>
                <w:rFonts w:ascii="Courier New" w:hAnsi="Courier New" w:cs="Courier New"/>
                <w:sz w:val="25"/>
                <w:szCs w:val="25"/>
              </w:rPr>
              <w:t>SYSTEM</w:t>
            </w:r>
            <w:r>
              <w:rPr>
                <w:rFonts w:ascii="Courier New" w:hAnsi="Courier New" w:cs="Courier New"/>
                <w:sz w:val="25"/>
                <w:szCs w:val="25"/>
              </w:rPr>
              <w:t xml:space="preserve"> </w:t>
            </w:r>
            <w:r w:rsidRPr="00FC7E98">
              <w:rPr>
                <w:rFonts w:ascii="Courier New" w:hAnsi="Courier New" w:cs="Courier New"/>
                <w:sz w:val="25"/>
                <w:szCs w:val="25"/>
              </w:rPr>
              <w:t>AND</w:t>
            </w:r>
            <w:r>
              <w:rPr>
                <w:rFonts w:ascii="Courier New" w:hAnsi="Courier New" w:cs="Courier New"/>
                <w:sz w:val="25"/>
                <w:szCs w:val="25"/>
              </w:rPr>
              <w:t xml:space="preserve"> </w:t>
            </w:r>
            <w:r w:rsidRPr="00FC7E98">
              <w:rPr>
                <w:rFonts w:ascii="Courier New" w:hAnsi="Courier New" w:cs="Courier New"/>
                <w:sz w:val="25"/>
                <w:szCs w:val="25"/>
              </w:rPr>
              <w:t xml:space="preserve">DEMONSTRATION </w:t>
            </w:r>
          </w:p>
          <w:p w14:paraId="62B183C2" w14:textId="386FE5CC" w:rsidR="00FC7E98" w:rsidRDefault="00FC7E98" w:rsidP="00FC7E98">
            <w:pPr>
              <w:spacing w:before="0" w:after="0"/>
              <w:rPr>
                <w:rFonts w:ascii="Courier New" w:hAnsi="Courier New" w:cs="Courier New"/>
                <w:sz w:val="25"/>
                <w:szCs w:val="25"/>
              </w:rPr>
            </w:pPr>
            <w:r>
              <w:rPr>
                <w:rFonts w:ascii="Courier New" w:hAnsi="Courier New" w:cs="Courier New"/>
                <w:sz w:val="25"/>
                <w:szCs w:val="25"/>
              </w:rPr>
              <w:t>Talk by C. R. Wieser, 13 March 1953</w:t>
            </w:r>
          </w:p>
          <w:p w14:paraId="37CF99CD" w14:textId="540BA4DA" w:rsidR="00FC7E98" w:rsidRPr="00FC7E98" w:rsidRDefault="00FC7E98" w:rsidP="00FC7E98">
            <w:pPr>
              <w:spacing w:before="0" w:after="0"/>
              <w:rPr>
                <w:rFonts w:cs="Arial"/>
                <w:color w:val="984806" w:themeColor="accent6" w:themeShade="80"/>
                <w:szCs w:val="20"/>
              </w:rPr>
            </w:pPr>
            <w:r w:rsidRPr="00FC7E98">
              <w:rPr>
                <w:rFonts w:cs="Arial"/>
                <w:color w:val="984806" w:themeColor="accent6" w:themeShade="80"/>
                <w:szCs w:val="20"/>
              </w:rPr>
              <w:t>This memo seems to be the introductory talk to go with a demo, but doesn’t describe the nuts and bolts of the demo itself</w:t>
            </w:r>
          </w:p>
          <w:p w14:paraId="012A5395" w14:textId="77777777" w:rsidR="00FC7E98" w:rsidRPr="00B40BEE" w:rsidRDefault="00FC7E98" w:rsidP="00B40BEE">
            <w:pPr>
              <w:spacing w:before="0" w:after="0"/>
              <w:rPr>
                <w:rFonts w:ascii="Times New Roman" w:hAnsi="Times New Roman"/>
                <w:sz w:val="15"/>
                <w:szCs w:val="15"/>
              </w:rPr>
            </w:pPr>
          </w:p>
        </w:tc>
        <w:tc>
          <w:tcPr>
            <w:tcW w:w="1575" w:type="dxa"/>
            <w:vAlign w:val="center"/>
          </w:tcPr>
          <w:p w14:paraId="4FD52AC8" w14:textId="30F10DB9" w:rsidR="00FC7E98" w:rsidRDefault="00FC7E98" w:rsidP="00E53971">
            <w:r>
              <w:t>4 pages</w:t>
            </w:r>
          </w:p>
        </w:tc>
      </w:tr>
      <w:tr w:rsidR="00DA1752" w14:paraId="309961B3" w14:textId="77777777" w:rsidTr="00F2382D">
        <w:trPr>
          <w:tblCellSpacing w:w="15" w:type="dxa"/>
        </w:trPr>
        <w:tc>
          <w:tcPr>
            <w:tcW w:w="850" w:type="dxa"/>
          </w:tcPr>
          <w:p w14:paraId="32C63759" w14:textId="77777777" w:rsidR="00DA1752" w:rsidRDefault="00DA1752" w:rsidP="00FC09A3"/>
        </w:tc>
        <w:tc>
          <w:tcPr>
            <w:tcW w:w="6630" w:type="dxa"/>
            <w:vAlign w:val="center"/>
          </w:tcPr>
          <w:p w14:paraId="5EFB5214" w14:textId="252D436B" w:rsidR="00DA1752" w:rsidRDefault="00DA1752" w:rsidP="00DA1752">
            <w:pPr>
              <w:spacing w:before="0" w:after="0"/>
              <w:rPr>
                <w:rFonts w:ascii="Times New Roman" w:hAnsi="Times New Roman"/>
                <w:sz w:val="18"/>
                <w:szCs w:val="18"/>
              </w:rPr>
            </w:pPr>
            <w:r w:rsidRPr="00DA1752">
              <w:rPr>
                <w:rFonts w:ascii="Times New Roman" w:hAnsi="Times New Roman"/>
                <w:sz w:val="18"/>
                <w:szCs w:val="18"/>
              </w:rPr>
              <w:t>MACHINE METHODS OF COMPUTATION an</w:t>
            </w:r>
            <w:r>
              <w:rPr>
                <w:rFonts w:ascii="Times New Roman" w:hAnsi="Times New Roman"/>
                <w:sz w:val="18"/>
                <w:szCs w:val="18"/>
              </w:rPr>
              <w:t>d NUMERICAL ANALYSIS</w:t>
            </w:r>
          </w:p>
          <w:p w14:paraId="5480173E" w14:textId="17706852" w:rsidR="00DA1752" w:rsidRPr="00DA1752" w:rsidRDefault="00DA1752" w:rsidP="00DA1752">
            <w:pPr>
              <w:spacing w:before="0" w:after="0"/>
              <w:rPr>
                <w:rFonts w:ascii="Times New Roman" w:hAnsi="Times New Roman"/>
                <w:sz w:val="18"/>
                <w:szCs w:val="18"/>
              </w:rPr>
            </w:pPr>
            <w:r>
              <w:rPr>
                <w:rFonts w:ascii="Times New Roman" w:hAnsi="Times New Roman"/>
                <w:sz w:val="18"/>
                <w:szCs w:val="18"/>
              </w:rPr>
              <w:t>And WHIRLWIND</w:t>
            </w:r>
          </w:p>
          <w:p w14:paraId="60FFF91B" w14:textId="29320997" w:rsidR="00DA1752" w:rsidRDefault="00DA1752" w:rsidP="00FC7E98">
            <w:pPr>
              <w:spacing w:before="0" w:after="0"/>
              <w:rPr>
                <w:rFonts w:cs="Arial"/>
                <w:szCs w:val="20"/>
              </w:rPr>
            </w:pPr>
            <w:r>
              <w:rPr>
                <w:rFonts w:cs="Arial"/>
                <w:szCs w:val="20"/>
              </w:rPr>
              <w:t>Quarterly Report #21, September 16, 1956</w:t>
            </w:r>
          </w:p>
          <w:p w14:paraId="3A0E681B" w14:textId="24327BBD" w:rsidR="00DA1752" w:rsidRDefault="00DA1752" w:rsidP="00FC7E98">
            <w:pPr>
              <w:spacing w:before="0" w:after="0"/>
              <w:rPr>
                <w:rFonts w:cs="Arial"/>
                <w:szCs w:val="20"/>
              </w:rPr>
            </w:pPr>
            <w:hyperlink r:id="rId117" w:history="1">
              <w:r w:rsidRPr="00DA1752">
                <w:rPr>
                  <w:rStyle w:val="Hyperlink"/>
                  <w:rFonts w:cs="Arial"/>
                  <w:szCs w:val="20"/>
                </w:rPr>
                <w:t>https://dome.mit.edu/bitstream/handle/1721.3/41198/MC665_r23_sr-47.pdf?sequence=1</w:t>
              </w:r>
            </w:hyperlink>
          </w:p>
          <w:p w14:paraId="3FC1D894" w14:textId="05E82032" w:rsidR="00DA1752" w:rsidRPr="00DA1752" w:rsidRDefault="00DA1752" w:rsidP="00FC7E98">
            <w:pPr>
              <w:spacing w:before="0" w:after="0"/>
              <w:rPr>
                <w:rFonts w:cs="Arial"/>
                <w:color w:val="984806" w:themeColor="accent6" w:themeShade="80"/>
                <w:szCs w:val="20"/>
              </w:rPr>
            </w:pPr>
            <w:r w:rsidRPr="00DA1752">
              <w:rPr>
                <w:rFonts w:cs="Arial"/>
                <w:color w:val="984806" w:themeColor="accent6" w:themeShade="80"/>
                <w:szCs w:val="20"/>
              </w:rPr>
              <w:t>Page 44 of this doc claims that the WW memory “has been expanded” to 6K words, and that the CF instruction is available.</w:t>
            </w:r>
          </w:p>
          <w:p w14:paraId="7B64578C" w14:textId="77777777" w:rsidR="00DA1752" w:rsidRDefault="00DA1752" w:rsidP="00FC7E98">
            <w:pPr>
              <w:spacing w:before="0" w:after="0"/>
              <w:rPr>
                <w:rFonts w:cs="Arial"/>
                <w:color w:val="984806" w:themeColor="accent6" w:themeShade="80"/>
                <w:szCs w:val="20"/>
              </w:rPr>
            </w:pPr>
            <w:r w:rsidRPr="00DA1752">
              <w:rPr>
                <w:rFonts w:cs="Arial"/>
                <w:color w:val="984806" w:themeColor="accent6" w:themeShade="80"/>
                <w:szCs w:val="20"/>
              </w:rPr>
              <w:t>No further details on where to find how it works…</w:t>
            </w:r>
          </w:p>
          <w:p w14:paraId="27861300" w14:textId="77777777" w:rsidR="00DA1752" w:rsidRDefault="00DA1752" w:rsidP="00FC7E98">
            <w:pPr>
              <w:spacing w:before="0" w:after="0"/>
              <w:rPr>
                <w:rFonts w:cs="Arial"/>
                <w:color w:val="984806" w:themeColor="accent6" w:themeShade="80"/>
                <w:szCs w:val="20"/>
              </w:rPr>
            </w:pPr>
            <w:r>
              <w:rPr>
                <w:rFonts w:cs="Arial"/>
                <w:color w:val="984806" w:themeColor="accent6" w:themeShade="80"/>
                <w:szCs w:val="20"/>
              </w:rPr>
              <w:t>This doc also lists many computational applications across a wide range of physical and chemical problems, e.g., crack propagation in materials, etc.  The report probably covers more than just Whirlwind.</w:t>
            </w:r>
          </w:p>
          <w:p w14:paraId="79462A58" w14:textId="55BB9E92" w:rsidR="00DA1752" w:rsidRPr="00DA1752" w:rsidRDefault="00DA1752" w:rsidP="00FC7E98">
            <w:pPr>
              <w:spacing w:before="0" w:after="0"/>
              <w:rPr>
                <w:rFonts w:cs="Arial"/>
                <w:color w:val="984806" w:themeColor="accent6" w:themeShade="80"/>
                <w:szCs w:val="20"/>
              </w:rPr>
            </w:pPr>
            <w:r>
              <w:rPr>
                <w:rFonts w:cs="Arial"/>
                <w:color w:val="984806" w:themeColor="accent6" w:themeShade="80"/>
                <w:szCs w:val="20"/>
              </w:rPr>
              <w:t>Projects #6915 and #6345</w:t>
            </w:r>
          </w:p>
        </w:tc>
        <w:tc>
          <w:tcPr>
            <w:tcW w:w="1575" w:type="dxa"/>
            <w:vAlign w:val="center"/>
          </w:tcPr>
          <w:p w14:paraId="13D36A15" w14:textId="214A3F8C" w:rsidR="00DA1752" w:rsidRDefault="00DA1752" w:rsidP="00E53971">
            <w:r>
              <w:t>26 double pdf pages</w:t>
            </w:r>
          </w:p>
        </w:tc>
      </w:tr>
      <w:tr w:rsidR="003651C4" w14:paraId="686797C1" w14:textId="77777777" w:rsidTr="00F2382D">
        <w:trPr>
          <w:tblCellSpacing w:w="15" w:type="dxa"/>
        </w:trPr>
        <w:tc>
          <w:tcPr>
            <w:tcW w:w="850" w:type="dxa"/>
          </w:tcPr>
          <w:p w14:paraId="573411C0" w14:textId="77777777" w:rsidR="003651C4" w:rsidRDefault="003651C4" w:rsidP="00FC09A3"/>
        </w:tc>
        <w:tc>
          <w:tcPr>
            <w:tcW w:w="6630" w:type="dxa"/>
            <w:vAlign w:val="center"/>
          </w:tcPr>
          <w:p w14:paraId="48E5010D" w14:textId="77777777" w:rsidR="003651C4" w:rsidRDefault="003651C4" w:rsidP="00DA1752">
            <w:pPr>
              <w:spacing w:before="0" w:after="0"/>
              <w:rPr>
                <w:rFonts w:ascii="Times New Roman" w:hAnsi="Times New Roman"/>
                <w:sz w:val="18"/>
                <w:szCs w:val="18"/>
              </w:rPr>
            </w:pPr>
            <w:r>
              <w:rPr>
                <w:rFonts w:ascii="Times New Roman" w:hAnsi="Times New Roman"/>
                <w:sz w:val="18"/>
                <w:szCs w:val="18"/>
              </w:rPr>
              <w:t>WWI Numbers</w:t>
            </w:r>
          </w:p>
          <w:p w14:paraId="4A1B17CD" w14:textId="4D3AAD4B" w:rsidR="003651C4" w:rsidRDefault="003651C4" w:rsidP="00DA1752">
            <w:pPr>
              <w:spacing w:before="0" w:after="0"/>
              <w:rPr>
                <w:rFonts w:ascii="Times New Roman" w:hAnsi="Times New Roman"/>
                <w:sz w:val="18"/>
                <w:szCs w:val="18"/>
              </w:rPr>
            </w:pPr>
            <w:hyperlink r:id="rId118" w:history="1">
              <w:r w:rsidRPr="005748C3">
                <w:rPr>
                  <w:rStyle w:val="Hyperlink"/>
                  <w:rFonts w:ascii="Times New Roman" w:hAnsi="Times New Roman"/>
                  <w:sz w:val="18"/>
                  <w:szCs w:val="18"/>
                </w:rPr>
                <w:t>https://dome.mit.edu/bitstream/handle/1721.3/41261/MC665_r25_dn4.pdf?sequence=1</w:t>
              </w:r>
            </w:hyperlink>
          </w:p>
          <w:p w14:paraId="427B67E4" w14:textId="77777777" w:rsidR="003651C4" w:rsidRDefault="003651C4" w:rsidP="00DA1752">
            <w:pPr>
              <w:spacing w:before="0" w:after="0"/>
              <w:rPr>
                <w:rFonts w:ascii="Times New Roman" w:hAnsi="Times New Roman"/>
                <w:sz w:val="18"/>
                <w:szCs w:val="18"/>
              </w:rPr>
            </w:pPr>
            <w:r>
              <w:rPr>
                <w:rFonts w:ascii="Times New Roman" w:hAnsi="Times New Roman"/>
                <w:sz w:val="18"/>
                <w:szCs w:val="18"/>
              </w:rPr>
              <w:t>This short doc identifies the number ranges for drawing categories in WW.</w:t>
            </w:r>
          </w:p>
          <w:p w14:paraId="56AC848E" w14:textId="77777777" w:rsidR="003651C4" w:rsidRDefault="003651C4" w:rsidP="00DA1752">
            <w:pPr>
              <w:spacing w:before="0" w:after="0"/>
              <w:rPr>
                <w:rFonts w:ascii="Times New Roman" w:hAnsi="Times New Roman"/>
                <w:sz w:val="18"/>
                <w:szCs w:val="18"/>
              </w:rPr>
            </w:pPr>
            <w:r>
              <w:rPr>
                <w:noProof/>
              </w:rPr>
              <w:drawing>
                <wp:inline distT="0" distB="0" distL="0" distR="0" wp14:anchorId="50F01E8D" wp14:editId="303874E4">
                  <wp:extent cx="1396373" cy="8233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437845" cy="847848"/>
                          </a:xfrm>
                          <a:prstGeom prst="rect">
                            <a:avLst/>
                          </a:prstGeom>
                        </pic:spPr>
                      </pic:pic>
                    </a:graphicData>
                  </a:graphic>
                </wp:inline>
              </w:drawing>
            </w:r>
            <w:r>
              <w:rPr>
                <w:rFonts w:ascii="Times New Roman" w:hAnsi="Times New Roman"/>
                <w:sz w:val="18"/>
                <w:szCs w:val="18"/>
              </w:rPr>
              <w:t xml:space="preserve"> </w:t>
            </w:r>
          </w:p>
          <w:p w14:paraId="0399DEE0" w14:textId="0E628646" w:rsidR="000F593D" w:rsidRPr="00DA1752" w:rsidRDefault="000F593D" w:rsidP="00DA1752">
            <w:pPr>
              <w:spacing w:before="0" w:after="0"/>
              <w:rPr>
                <w:rFonts w:ascii="Times New Roman" w:hAnsi="Times New Roman"/>
                <w:sz w:val="18"/>
                <w:szCs w:val="18"/>
              </w:rPr>
            </w:pPr>
            <w:r>
              <w:rPr>
                <w:rFonts w:ascii="Times New Roman" w:hAnsi="Times New Roman"/>
                <w:sz w:val="18"/>
                <w:szCs w:val="18"/>
              </w:rPr>
              <w:t>Note that the “General” range above doesn’t agree with the General range in the next entry, “WW</w:t>
            </w:r>
            <w:r w:rsidRPr="000F593D">
              <w:rPr>
                <w:rFonts w:ascii="Times New Roman" w:hAnsi="Times New Roman"/>
                <w:sz w:val="18"/>
                <w:szCs w:val="18"/>
              </w:rPr>
              <w:t>I GENERAL NUMBERS 30,000 THRU 35,639</w:t>
            </w:r>
            <w:r>
              <w:rPr>
                <w:rFonts w:ascii="Times New Roman" w:hAnsi="Times New Roman"/>
                <w:sz w:val="18"/>
                <w:szCs w:val="18"/>
              </w:rPr>
              <w:t>”</w:t>
            </w:r>
          </w:p>
        </w:tc>
        <w:tc>
          <w:tcPr>
            <w:tcW w:w="1575" w:type="dxa"/>
            <w:vAlign w:val="center"/>
          </w:tcPr>
          <w:p w14:paraId="4107EEF9" w14:textId="2BDC946D" w:rsidR="003651C4" w:rsidRDefault="003651C4" w:rsidP="00E53971">
            <w:r>
              <w:t>4 pages</w:t>
            </w:r>
          </w:p>
        </w:tc>
      </w:tr>
      <w:tr w:rsidR="00BD227A" w14:paraId="02253E76" w14:textId="77777777" w:rsidTr="00F2382D">
        <w:trPr>
          <w:tblCellSpacing w:w="15" w:type="dxa"/>
        </w:trPr>
        <w:tc>
          <w:tcPr>
            <w:tcW w:w="850" w:type="dxa"/>
          </w:tcPr>
          <w:p w14:paraId="2374EC9A" w14:textId="77777777" w:rsidR="00BD227A" w:rsidRDefault="00BD227A" w:rsidP="00FC09A3"/>
        </w:tc>
        <w:tc>
          <w:tcPr>
            <w:tcW w:w="6630" w:type="dxa"/>
            <w:vAlign w:val="center"/>
          </w:tcPr>
          <w:p w14:paraId="53588021" w14:textId="40759FA8" w:rsidR="00BD227A" w:rsidRDefault="00EB56B1" w:rsidP="00DA1752">
            <w:pPr>
              <w:spacing w:before="0" w:after="0"/>
              <w:rPr>
                <w:rFonts w:ascii="Helvetica" w:hAnsi="Helvetica" w:cs="Helvetica"/>
                <w:color w:val="000000"/>
                <w:sz w:val="22"/>
                <w:szCs w:val="22"/>
              </w:rPr>
            </w:pPr>
            <w:r w:rsidRPr="00EB56B1">
              <w:rPr>
                <w:rFonts w:ascii="Helvetica" w:hAnsi="Helvetica" w:cs="Helvetica"/>
                <w:color w:val="000000"/>
                <w:sz w:val="22"/>
                <w:szCs w:val="22"/>
              </w:rPr>
              <w:t xml:space="preserve">W </w:t>
            </w:r>
            <w:proofErr w:type="spellStart"/>
            <w:r w:rsidRPr="00EB56B1">
              <w:rPr>
                <w:rFonts w:ascii="Helvetica" w:hAnsi="Helvetica" w:cs="Helvetica"/>
                <w:color w:val="000000"/>
                <w:sz w:val="22"/>
                <w:szCs w:val="22"/>
              </w:rPr>
              <w:t>W</w:t>
            </w:r>
            <w:proofErr w:type="spellEnd"/>
            <w:r w:rsidRPr="00EB56B1">
              <w:rPr>
                <w:rFonts w:ascii="Helvetica" w:hAnsi="Helvetica" w:cs="Helvetica"/>
                <w:color w:val="000000"/>
                <w:sz w:val="22"/>
                <w:szCs w:val="22"/>
              </w:rPr>
              <w:t xml:space="preserve"> I GENERAL</w:t>
            </w:r>
            <w:r>
              <w:rPr>
                <w:rFonts w:ascii="Helvetica" w:hAnsi="Helvetica" w:cs="Helvetica"/>
                <w:color w:val="000000"/>
                <w:sz w:val="22"/>
                <w:szCs w:val="22"/>
              </w:rPr>
              <w:t xml:space="preserve"> </w:t>
            </w:r>
            <w:r w:rsidRPr="00EB56B1">
              <w:rPr>
                <w:rFonts w:ascii="Helvetica" w:hAnsi="Helvetica" w:cs="Helvetica"/>
                <w:color w:val="000000"/>
                <w:sz w:val="22"/>
                <w:szCs w:val="22"/>
              </w:rPr>
              <w:t>NUMBERS</w:t>
            </w:r>
            <w:r>
              <w:rPr>
                <w:rFonts w:ascii="Helvetica" w:hAnsi="Helvetica" w:cs="Helvetica"/>
                <w:color w:val="000000"/>
                <w:sz w:val="22"/>
                <w:szCs w:val="22"/>
              </w:rPr>
              <w:t xml:space="preserve"> 3</w:t>
            </w:r>
            <w:r w:rsidRPr="00EB56B1">
              <w:rPr>
                <w:rFonts w:ascii="Helvetica" w:hAnsi="Helvetica" w:cs="Helvetica"/>
                <w:color w:val="000000"/>
                <w:sz w:val="22"/>
                <w:szCs w:val="22"/>
              </w:rPr>
              <w:t xml:space="preserve">0,000 </w:t>
            </w:r>
            <w:r w:rsidRPr="00C1019B">
              <w:rPr>
                <w:rFonts w:ascii="Helvetica" w:hAnsi="Helvetica" w:cs="Helvetica"/>
                <w:color w:val="000000"/>
                <w:szCs w:val="20"/>
              </w:rPr>
              <w:t>THRU 35,639</w:t>
            </w:r>
          </w:p>
          <w:p w14:paraId="5EFCC47C" w14:textId="155E2AA3" w:rsidR="00EB56B1" w:rsidRDefault="00EB56B1" w:rsidP="00DA1752">
            <w:pPr>
              <w:spacing w:before="0" w:after="0"/>
              <w:rPr>
                <w:rFonts w:ascii="Times New Roman" w:hAnsi="Times New Roman"/>
                <w:szCs w:val="20"/>
              </w:rPr>
            </w:pPr>
            <w:hyperlink r:id="rId120" w:history="1">
              <w:r w:rsidRPr="008032D5">
                <w:rPr>
                  <w:rStyle w:val="Hyperlink"/>
                  <w:rFonts w:ascii="Times New Roman" w:hAnsi="Times New Roman"/>
                  <w:szCs w:val="20"/>
                </w:rPr>
                <w:t>https://dome.mit.edu/bitstream/handle/1721.3/41257/MC665_r24_dn1.pdf?sequence=1</w:t>
              </w:r>
            </w:hyperlink>
          </w:p>
          <w:p w14:paraId="3451F3EE" w14:textId="6CC314E7" w:rsidR="00EB56B1" w:rsidRPr="00203F7C" w:rsidRDefault="00EB56B1" w:rsidP="00DA1752">
            <w:pPr>
              <w:spacing w:before="0" w:after="0"/>
              <w:rPr>
                <w:rFonts w:ascii="Times New Roman" w:hAnsi="Times New Roman"/>
                <w:color w:val="31849B" w:themeColor="accent5" w:themeShade="BF"/>
                <w:szCs w:val="20"/>
              </w:rPr>
            </w:pPr>
            <w:r w:rsidRPr="00203F7C">
              <w:rPr>
                <w:rFonts w:ascii="Times New Roman" w:hAnsi="Times New Roman"/>
                <w:color w:val="31849B" w:themeColor="accent5" w:themeShade="BF"/>
                <w:szCs w:val="20"/>
              </w:rPr>
              <w:t>[</w:t>
            </w:r>
            <w:r w:rsidRPr="00203F7C">
              <w:rPr>
                <w:rFonts w:cs="Arial"/>
                <w:color w:val="31849B" w:themeColor="accent5" w:themeShade="BF"/>
                <w:szCs w:val="20"/>
              </w:rPr>
              <w:t xml:space="preserve">Index of engineering drawings for Whirlwind, starting Oct 1945, </w:t>
            </w:r>
            <w:r w:rsidR="00B41A38" w:rsidRPr="00203F7C">
              <w:rPr>
                <w:rFonts w:cs="Arial"/>
                <w:color w:val="31849B" w:themeColor="accent5" w:themeShade="BF"/>
                <w:szCs w:val="20"/>
              </w:rPr>
              <w:t xml:space="preserve">ending around Apr 1950, </w:t>
            </w:r>
            <w:r w:rsidRPr="00203F7C">
              <w:rPr>
                <w:rFonts w:cs="Arial"/>
                <w:color w:val="31849B" w:themeColor="accent5" w:themeShade="BF"/>
                <w:szCs w:val="20"/>
              </w:rPr>
              <w:t>including</w:t>
            </w:r>
            <w:r w:rsidRPr="00203F7C">
              <w:rPr>
                <w:rFonts w:ascii="Times New Roman" w:hAnsi="Times New Roman"/>
                <w:color w:val="31849B" w:themeColor="accent5" w:themeShade="BF"/>
                <w:szCs w:val="20"/>
              </w:rPr>
              <w:t>:]</w:t>
            </w:r>
          </w:p>
          <w:p w14:paraId="554C0587" w14:textId="4C0D4BAB" w:rsidR="00EB56B1" w:rsidRDefault="00EB56B1" w:rsidP="00DA1752">
            <w:pPr>
              <w:spacing w:before="0" w:after="0"/>
              <w:rPr>
                <w:rFonts w:ascii="Helvetica" w:hAnsi="Helvetica" w:cs="Helvetica"/>
                <w:color w:val="000000"/>
                <w:szCs w:val="20"/>
              </w:rPr>
            </w:pPr>
            <w:r>
              <w:rPr>
                <w:rFonts w:ascii="Helvetica" w:hAnsi="Helvetica" w:cs="Helvetica"/>
                <w:color w:val="000000"/>
                <w:szCs w:val="20"/>
              </w:rPr>
              <w:t>A</w:t>
            </w:r>
            <w:r w:rsidRPr="00EB56B1">
              <w:rPr>
                <w:rFonts w:ascii="Helvetica" w:hAnsi="Helvetica" w:cs="Helvetica"/>
                <w:color w:val="000000"/>
                <w:szCs w:val="20"/>
              </w:rPr>
              <w:t>-</w:t>
            </w:r>
            <w:proofErr w:type="gramStart"/>
            <w:r w:rsidRPr="00EB56B1">
              <w:rPr>
                <w:rFonts w:ascii="Helvetica" w:hAnsi="Helvetica" w:cs="Helvetica"/>
                <w:color w:val="000000"/>
                <w:szCs w:val="20"/>
              </w:rPr>
              <w:t>31206</w:t>
            </w:r>
            <w:r w:rsidRPr="00EB56B1">
              <w:rPr>
                <w:szCs w:val="20"/>
              </w:rPr>
              <w:t xml:space="preserve">  </w:t>
            </w:r>
            <w:r w:rsidRPr="00EB56B1">
              <w:rPr>
                <w:rFonts w:ascii="Helvetica" w:hAnsi="Helvetica" w:cs="Helvetica"/>
                <w:color w:val="000000"/>
                <w:szCs w:val="20"/>
              </w:rPr>
              <w:t>WHIRLWIND</w:t>
            </w:r>
            <w:proofErr w:type="gramEnd"/>
            <w:r w:rsidRPr="00EB56B1">
              <w:rPr>
                <w:rFonts w:ascii="Helvetica" w:hAnsi="Helvetica" w:cs="Helvetica"/>
                <w:color w:val="000000"/>
                <w:szCs w:val="20"/>
              </w:rPr>
              <w:t xml:space="preserve"> 1 CABINET PICTORIAL</w:t>
            </w:r>
          </w:p>
          <w:p w14:paraId="168229FB" w14:textId="77777777" w:rsidR="00EB56B1" w:rsidRDefault="00EB56B1" w:rsidP="00DA1752">
            <w:pPr>
              <w:spacing w:before="0" w:after="0"/>
            </w:pPr>
            <w:r w:rsidRPr="00EB56B1">
              <w:rPr>
                <w:rFonts w:ascii="Helvetica" w:hAnsi="Helvetica" w:cs="Helvetica"/>
                <w:color w:val="000000"/>
                <w:szCs w:val="20"/>
              </w:rPr>
              <w:t>A-30675</w:t>
            </w:r>
            <w:r w:rsidRPr="00EB56B1">
              <w:rPr>
                <w:szCs w:val="20"/>
              </w:rPr>
              <w:t xml:space="preserve"> </w:t>
            </w:r>
            <w:r w:rsidRPr="00EB56B1">
              <w:rPr>
                <w:rFonts w:ascii="Helvetica" w:hAnsi="Helvetica" w:cs="Helvetica"/>
                <w:color w:val="000000"/>
                <w:szCs w:val="20"/>
              </w:rPr>
              <w:t>TOGGLE-SWITCH STORAGE (FOUR WORDS)</w:t>
            </w:r>
            <w:r>
              <w:t xml:space="preserve"> </w:t>
            </w:r>
          </w:p>
          <w:p w14:paraId="2862D624" w14:textId="30422013" w:rsidR="00EB56B1" w:rsidRDefault="00B41A38" w:rsidP="00DA1752">
            <w:pPr>
              <w:spacing w:before="0" w:after="0"/>
              <w:rPr>
                <w:rFonts w:ascii="Helvetica" w:hAnsi="Helvetica" w:cs="Helvetica"/>
                <w:color w:val="000000"/>
                <w:szCs w:val="20"/>
              </w:rPr>
            </w:pPr>
            <w:r>
              <w:rPr>
                <w:rFonts w:ascii="Helvetica" w:hAnsi="Helvetica" w:cs="Helvetica"/>
                <w:color w:val="000000"/>
                <w:szCs w:val="20"/>
              </w:rPr>
              <w:t>B-3115</w:t>
            </w:r>
            <w:r w:rsidRPr="00B41A38">
              <w:rPr>
                <w:rFonts w:ascii="Helvetica" w:hAnsi="Helvetica" w:cs="Helvetica"/>
                <w:color w:val="000000"/>
                <w:szCs w:val="20"/>
              </w:rPr>
              <w:t>1</w:t>
            </w:r>
            <w:r w:rsidRPr="00B41A38">
              <w:rPr>
                <w:szCs w:val="20"/>
              </w:rPr>
              <w:t xml:space="preserve"> </w:t>
            </w:r>
            <w:r w:rsidR="00EB56B1" w:rsidRPr="00B41A38">
              <w:rPr>
                <w:rFonts w:ascii="Helvetica" w:hAnsi="Helvetica" w:cs="Helvetica"/>
                <w:color w:val="000000"/>
                <w:szCs w:val="20"/>
              </w:rPr>
              <w:t>TOGGLE-SWITCH STORAGE - BLOCK SCHEMATIC</w:t>
            </w:r>
          </w:p>
          <w:p w14:paraId="73D54DA5" w14:textId="109A110F" w:rsidR="003651C4" w:rsidRDefault="003651C4" w:rsidP="00DA1752">
            <w:pPr>
              <w:spacing w:before="0" w:after="0"/>
              <w:rPr>
                <w:rFonts w:ascii="Helvetica" w:hAnsi="Helvetica" w:cs="Helvetica"/>
                <w:color w:val="000000"/>
                <w:szCs w:val="20"/>
              </w:rPr>
            </w:pPr>
          </w:p>
          <w:p w14:paraId="2B15567B" w14:textId="77777777" w:rsidR="00EB56B1" w:rsidRDefault="003651C4" w:rsidP="00DA1752">
            <w:pPr>
              <w:spacing w:before="0" w:after="0"/>
              <w:rPr>
                <w:rFonts w:ascii="Helvetica" w:hAnsi="Helvetica" w:cs="Helvetica"/>
                <w:color w:val="000000"/>
                <w:szCs w:val="20"/>
              </w:rPr>
            </w:pPr>
            <w:r>
              <w:rPr>
                <w:rFonts w:ascii="Helvetica" w:hAnsi="Helvetica" w:cs="Helvetica"/>
                <w:color w:val="000000"/>
                <w:szCs w:val="20"/>
              </w:rPr>
              <w:t>A/B/C/D seems to correspond to drawing sheet size</w:t>
            </w:r>
          </w:p>
          <w:p w14:paraId="57A58D29" w14:textId="4BFFAB08" w:rsidR="003651C4" w:rsidRPr="003651C4" w:rsidRDefault="003651C4" w:rsidP="00DA1752">
            <w:pPr>
              <w:spacing w:before="0" w:after="0"/>
              <w:rPr>
                <w:rFonts w:ascii="Helvetica" w:hAnsi="Helvetica" w:cs="Helvetica"/>
                <w:color w:val="000000"/>
                <w:szCs w:val="20"/>
              </w:rPr>
            </w:pPr>
            <w:r>
              <w:rPr>
                <w:rFonts w:ascii="Helvetica" w:hAnsi="Helvetica" w:cs="Helvetica"/>
                <w:color w:val="000000"/>
                <w:szCs w:val="20"/>
              </w:rPr>
              <w:t>The numbers in this doc seem to line up with physical drawings in the CHM archive, although there must be several more volumes of Index somewhere</w:t>
            </w:r>
            <w:r w:rsidR="000F593D">
              <w:rPr>
                <w:rFonts w:ascii="Helvetica" w:hAnsi="Helvetica" w:cs="Helvetica"/>
                <w:color w:val="000000"/>
                <w:szCs w:val="20"/>
              </w:rPr>
              <w:t>, as most drawing use numbers larger than 36,000</w:t>
            </w:r>
            <w:r>
              <w:rPr>
                <w:rFonts w:ascii="Helvetica" w:hAnsi="Helvetica" w:cs="Helvetica"/>
                <w:color w:val="000000"/>
                <w:szCs w:val="20"/>
              </w:rPr>
              <w:t>.</w:t>
            </w:r>
          </w:p>
        </w:tc>
        <w:tc>
          <w:tcPr>
            <w:tcW w:w="1575" w:type="dxa"/>
            <w:vAlign w:val="center"/>
          </w:tcPr>
          <w:p w14:paraId="5F5FC99B" w14:textId="77777777" w:rsidR="00BD227A" w:rsidRDefault="00EB56B1" w:rsidP="00E53971">
            <w:r>
              <w:t>277 pages</w:t>
            </w:r>
          </w:p>
          <w:p w14:paraId="05254719" w14:textId="0F13A2CE" w:rsidR="00EB56B1" w:rsidRDefault="00EB56B1" w:rsidP="00E53971">
            <w:r>
              <w:t xml:space="preserve">86 </w:t>
            </w:r>
            <w:proofErr w:type="spellStart"/>
            <w:r>
              <w:t>MByte</w:t>
            </w:r>
            <w:proofErr w:type="spellEnd"/>
          </w:p>
        </w:tc>
      </w:tr>
      <w:tr w:rsidR="00C1019B" w14:paraId="3A41FF39" w14:textId="77777777" w:rsidTr="00F2382D">
        <w:trPr>
          <w:tblCellSpacing w:w="15" w:type="dxa"/>
        </w:trPr>
        <w:tc>
          <w:tcPr>
            <w:tcW w:w="850" w:type="dxa"/>
          </w:tcPr>
          <w:p w14:paraId="2818778D" w14:textId="77777777" w:rsidR="00C1019B" w:rsidRDefault="00C1019B" w:rsidP="00FC09A3"/>
        </w:tc>
        <w:tc>
          <w:tcPr>
            <w:tcW w:w="6630" w:type="dxa"/>
            <w:vAlign w:val="center"/>
          </w:tcPr>
          <w:p w14:paraId="54FBECBD" w14:textId="20F88626" w:rsidR="00C1019B" w:rsidRDefault="00C1019B" w:rsidP="00DA1752">
            <w:pPr>
              <w:spacing w:before="0" w:after="0"/>
              <w:rPr>
                <w:rFonts w:ascii="Helvetica" w:hAnsi="Helvetica" w:cs="Helvetica"/>
                <w:color w:val="000000"/>
                <w:sz w:val="22"/>
                <w:szCs w:val="22"/>
              </w:rPr>
            </w:pPr>
            <w:r w:rsidRPr="00C1019B">
              <w:rPr>
                <w:rFonts w:ascii="Helvetica" w:hAnsi="Helvetica" w:cs="Helvetica"/>
                <w:color w:val="000000"/>
                <w:sz w:val="22"/>
                <w:szCs w:val="22"/>
              </w:rPr>
              <w:t xml:space="preserve">WWI </w:t>
            </w:r>
            <w:r>
              <w:rPr>
                <w:rFonts w:ascii="Helvetica" w:hAnsi="Helvetica" w:cs="Helvetica"/>
                <w:color w:val="000000"/>
                <w:sz w:val="22"/>
                <w:szCs w:val="22"/>
              </w:rPr>
              <w:t>G</w:t>
            </w:r>
            <w:r w:rsidRPr="00C1019B">
              <w:rPr>
                <w:rFonts w:ascii="Helvetica" w:hAnsi="Helvetica" w:cs="Helvetica"/>
                <w:color w:val="000000"/>
                <w:sz w:val="22"/>
                <w:szCs w:val="22"/>
              </w:rPr>
              <w:t xml:space="preserve">eneral </w:t>
            </w:r>
            <w:r>
              <w:rPr>
                <w:rFonts w:ascii="Helvetica" w:hAnsi="Helvetica" w:cs="Helvetica"/>
                <w:color w:val="000000"/>
                <w:sz w:val="22"/>
                <w:szCs w:val="22"/>
              </w:rPr>
              <w:t>N</w:t>
            </w:r>
            <w:r w:rsidRPr="00C1019B">
              <w:rPr>
                <w:rFonts w:ascii="Helvetica" w:hAnsi="Helvetica" w:cs="Helvetica"/>
                <w:color w:val="000000"/>
                <w:sz w:val="22"/>
                <w:szCs w:val="22"/>
              </w:rPr>
              <w:t>umbers 35,640 thru 55,001</w:t>
            </w:r>
          </w:p>
          <w:p w14:paraId="7247E4F4" w14:textId="3F6A9C6F" w:rsidR="00C1019B" w:rsidRPr="00203F7C" w:rsidRDefault="00C1019B" w:rsidP="00DA1752">
            <w:pPr>
              <w:spacing w:before="0" w:after="0"/>
              <w:rPr>
                <w:rFonts w:ascii="Helvetica" w:hAnsi="Helvetica" w:cs="Helvetica"/>
                <w:color w:val="000000"/>
                <w:szCs w:val="20"/>
              </w:rPr>
            </w:pPr>
            <w:hyperlink r:id="rId121" w:history="1">
              <w:r w:rsidRPr="00203F7C">
                <w:rPr>
                  <w:color w:val="000000"/>
                  <w:sz w:val="18"/>
                  <w:szCs w:val="22"/>
                </w:rPr>
                <w:t>https://dome.mit.edu/bitstream/handle/1721.3/41256/MC665_r24_dn2.pdf?sequence=1</w:t>
              </w:r>
            </w:hyperlink>
          </w:p>
          <w:p w14:paraId="78002430" w14:textId="3DAC5399" w:rsidR="00203F7C" w:rsidRPr="00203F7C" w:rsidRDefault="00203F7C" w:rsidP="00DA1752">
            <w:pPr>
              <w:spacing w:before="0" w:after="0"/>
              <w:rPr>
                <w:rFonts w:ascii="Helvetica" w:hAnsi="Helvetica" w:cs="Helvetica"/>
                <w:color w:val="31849B" w:themeColor="accent5" w:themeShade="BF"/>
                <w:szCs w:val="20"/>
              </w:rPr>
            </w:pPr>
            <w:r w:rsidRPr="00203F7C">
              <w:rPr>
                <w:rFonts w:ascii="Helvetica" w:hAnsi="Helvetica" w:cs="Helvetica"/>
                <w:color w:val="31849B" w:themeColor="accent5" w:themeShade="BF"/>
                <w:szCs w:val="20"/>
              </w:rPr>
              <w:t>Drawing numbers starting in 1950, running through 1953</w:t>
            </w:r>
          </w:p>
          <w:p w14:paraId="4DAF1EE9" w14:textId="4912D37B" w:rsidR="00C1019B" w:rsidRPr="00EB56B1" w:rsidRDefault="00C1019B" w:rsidP="00DA1752">
            <w:pPr>
              <w:spacing w:before="0" w:after="0"/>
              <w:rPr>
                <w:rFonts w:ascii="Helvetica" w:hAnsi="Helvetica" w:cs="Helvetica"/>
                <w:color w:val="000000"/>
                <w:sz w:val="22"/>
                <w:szCs w:val="22"/>
              </w:rPr>
            </w:pPr>
          </w:p>
        </w:tc>
        <w:tc>
          <w:tcPr>
            <w:tcW w:w="1575" w:type="dxa"/>
            <w:vAlign w:val="center"/>
          </w:tcPr>
          <w:p w14:paraId="52419D72" w14:textId="77777777" w:rsidR="00C1019B" w:rsidRDefault="00C1019B" w:rsidP="00E53971"/>
        </w:tc>
      </w:tr>
      <w:tr w:rsidR="003165A4" w14:paraId="1E6DFF58" w14:textId="77777777" w:rsidTr="00F2382D">
        <w:trPr>
          <w:tblCellSpacing w:w="15" w:type="dxa"/>
        </w:trPr>
        <w:tc>
          <w:tcPr>
            <w:tcW w:w="850" w:type="dxa"/>
          </w:tcPr>
          <w:p w14:paraId="210B0A36" w14:textId="77777777" w:rsidR="003165A4" w:rsidRDefault="003165A4" w:rsidP="00FC09A3"/>
        </w:tc>
        <w:tc>
          <w:tcPr>
            <w:tcW w:w="6630" w:type="dxa"/>
            <w:vAlign w:val="center"/>
          </w:tcPr>
          <w:p w14:paraId="3F936B4C" w14:textId="74F0B0F4" w:rsidR="003165A4" w:rsidRPr="00C1019B" w:rsidRDefault="000D4352" w:rsidP="00DA1752">
            <w:pPr>
              <w:spacing w:before="0" w:after="0"/>
              <w:rPr>
                <w:rFonts w:ascii="Helvetica" w:hAnsi="Helvetica" w:cs="Helvetica"/>
                <w:color w:val="000000"/>
                <w:sz w:val="22"/>
                <w:szCs w:val="22"/>
              </w:rPr>
            </w:pPr>
            <w:r>
              <w:rPr>
                <w:rFonts w:ascii="Helvetica" w:hAnsi="Helvetica" w:cs="Helvetica"/>
                <w:color w:val="000000"/>
                <w:sz w:val="22"/>
                <w:szCs w:val="22"/>
              </w:rPr>
              <w:t>MITRE file “</w:t>
            </w:r>
            <w:r w:rsidRPr="000D4352">
              <w:rPr>
                <w:rFonts w:ascii="Helvetica" w:hAnsi="Helvetica" w:cs="Helvetica"/>
                <w:color w:val="000000"/>
                <w:sz w:val="22"/>
                <w:szCs w:val="22"/>
              </w:rPr>
              <w:t xml:space="preserve">55,002 thru </w:t>
            </w:r>
            <w:proofErr w:type="gramStart"/>
            <w:r w:rsidRPr="000D4352">
              <w:rPr>
                <w:rFonts w:ascii="Helvetica" w:hAnsi="Helvetica" w:cs="Helvetica"/>
                <w:color w:val="000000"/>
                <w:sz w:val="22"/>
                <w:szCs w:val="22"/>
              </w:rPr>
              <w:t>58,106.pdf</w:t>
            </w:r>
            <w:proofErr w:type="gramEnd"/>
            <w:r>
              <w:rPr>
                <w:rFonts w:ascii="Helvetica" w:hAnsi="Helvetica" w:cs="Helvetica"/>
                <w:color w:val="000000"/>
                <w:sz w:val="22"/>
                <w:szCs w:val="22"/>
              </w:rPr>
              <w:t>” has drawings through 1954</w:t>
            </w:r>
          </w:p>
        </w:tc>
        <w:tc>
          <w:tcPr>
            <w:tcW w:w="1575" w:type="dxa"/>
            <w:vAlign w:val="center"/>
          </w:tcPr>
          <w:p w14:paraId="1588067F" w14:textId="77777777" w:rsidR="003165A4" w:rsidRDefault="003165A4" w:rsidP="00E53971"/>
        </w:tc>
      </w:tr>
      <w:tr w:rsidR="00DF1EC0" w14:paraId="527C1BF2" w14:textId="77777777" w:rsidTr="00F2382D">
        <w:trPr>
          <w:tblCellSpacing w:w="15" w:type="dxa"/>
        </w:trPr>
        <w:tc>
          <w:tcPr>
            <w:tcW w:w="850" w:type="dxa"/>
          </w:tcPr>
          <w:p w14:paraId="4164F4ED" w14:textId="588AB6C5" w:rsidR="00DF1EC0" w:rsidRDefault="00DF1EC0" w:rsidP="00FC09A3">
            <w:r>
              <w:t>6M-3432</w:t>
            </w:r>
          </w:p>
        </w:tc>
        <w:tc>
          <w:tcPr>
            <w:tcW w:w="6630" w:type="dxa"/>
            <w:vAlign w:val="center"/>
          </w:tcPr>
          <w:p w14:paraId="43633261" w14:textId="5B46CCCC" w:rsidR="00DF1EC0" w:rsidRPr="00DF1EC0" w:rsidRDefault="00DF1EC0" w:rsidP="00DF1EC0">
            <w:pPr>
              <w:spacing w:before="0" w:after="0"/>
              <w:rPr>
                <w:rFonts w:ascii="Special Elite" w:hAnsi="Special Elite" w:cs="Courier New"/>
                <w:sz w:val="22"/>
                <w:szCs w:val="22"/>
              </w:rPr>
            </w:pPr>
            <w:r w:rsidRPr="00DF1EC0">
              <w:rPr>
                <w:rFonts w:ascii="Special Elite" w:hAnsi="Special Elite"/>
                <w:sz w:val="22"/>
                <w:szCs w:val="22"/>
              </w:rPr>
              <w:t xml:space="preserve">GROUP </w:t>
            </w:r>
            <w:r w:rsidRPr="00DF1EC0">
              <w:rPr>
                <w:rFonts w:ascii="Special Elite" w:hAnsi="Special Elite" w:cs="Courier New"/>
                <w:sz w:val="22"/>
                <w:szCs w:val="22"/>
              </w:rPr>
              <w:t>ORGANIZATION LIST</w:t>
            </w:r>
          </w:p>
          <w:p w14:paraId="1ABC6B6D" w14:textId="1AA25428" w:rsidR="00AF0CCF" w:rsidRPr="00AF0CCF" w:rsidRDefault="00AF0CCF" w:rsidP="00AF0CCF">
            <w:pPr>
              <w:spacing w:before="0" w:after="0"/>
              <w:rPr>
                <w:rFonts w:ascii="Special Elite" w:hAnsi="Special Elite" w:cs="Courier New"/>
                <w:szCs w:val="20"/>
              </w:rPr>
            </w:pPr>
            <w:r w:rsidRPr="00AF0CCF">
              <w:rPr>
                <w:rFonts w:ascii="Special Elite" w:hAnsi="Special Elite"/>
                <w:szCs w:val="20"/>
              </w:rPr>
              <w:t xml:space="preserve">Division 6 - Lincoln Laboratory, </w:t>
            </w:r>
            <w:r w:rsidRPr="00AF0CCF">
              <w:rPr>
                <w:rFonts w:ascii="Special Elite" w:hAnsi="Special Elite" w:cs="Courier New"/>
                <w:szCs w:val="20"/>
              </w:rPr>
              <w:t xml:space="preserve">March 10, 1955 </w:t>
            </w:r>
          </w:p>
          <w:p w14:paraId="42871BF2" w14:textId="500DA73F" w:rsidR="00DF1EC0" w:rsidRPr="00203F7C" w:rsidRDefault="00AF0CCF" w:rsidP="00DA1752">
            <w:pPr>
              <w:spacing w:before="0" w:after="0"/>
              <w:rPr>
                <w:color w:val="31849B" w:themeColor="accent5" w:themeShade="BF"/>
              </w:rPr>
            </w:pPr>
            <w:r w:rsidRPr="00203F7C">
              <w:rPr>
                <w:color w:val="31849B" w:themeColor="accent5" w:themeShade="BF"/>
              </w:rPr>
              <w:t>[Long list of names and roles, mostly for SAGE, MTC and XD-1, apparently after the move to Lexington.</w:t>
            </w:r>
          </w:p>
          <w:p w14:paraId="5914F739" w14:textId="6BBA6AA5" w:rsidR="00AF0CCF" w:rsidRPr="00AF0CCF" w:rsidRDefault="00AF0CCF" w:rsidP="00DA1752">
            <w:pPr>
              <w:spacing w:before="0" w:after="0"/>
              <w:rPr>
                <w:rFonts w:ascii="Courier New" w:hAnsi="Courier New" w:cs="Courier New"/>
                <w:sz w:val="25"/>
                <w:szCs w:val="25"/>
              </w:rPr>
            </w:pPr>
            <w:r w:rsidRPr="00203F7C">
              <w:rPr>
                <w:color w:val="31849B" w:themeColor="accent5" w:themeShade="BF"/>
              </w:rPr>
              <w:t xml:space="preserve">Includes a Group 66 Teletype Operator, </w:t>
            </w:r>
            <w:proofErr w:type="spellStart"/>
            <w:r w:rsidRPr="00203F7C">
              <w:rPr>
                <w:rFonts w:ascii="Courier New" w:hAnsi="Courier New" w:cs="Courier New"/>
                <w:color w:val="31849B" w:themeColor="accent5" w:themeShade="BF"/>
                <w:sz w:val="25"/>
                <w:szCs w:val="25"/>
              </w:rPr>
              <w:t>Tonra</w:t>
            </w:r>
            <w:proofErr w:type="spellEnd"/>
            <w:r w:rsidRPr="00203F7C">
              <w:rPr>
                <w:rFonts w:ascii="Courier New" w:hAnsi="Courier New" w:cs="Courier New"/>
                <w:color w:val="31849B" w:themeColor="accent5" w:themeShade="BF"/>
                <w:sz w:val="25"/>
                <w:szCs w:val="25"/>
              </w:rPr>
              <w:t xml:space="preserve">, </w:t>
            </w:r>
            <w:proofErr w:type="gramStart"/>
            <w:r w:rsidRPr="00203F7C">
              <w:rPr>
                <w:rFonts w:ascii="Courier New" w:hAnsi="Courier New" w:cs="Courier New"/>
                <w:color w:val="31849B" w:themeColor="accent5" w:themeShade="BF"/>
                <w:sz w:val="25"/>
                <w:szCs w:val="25"/>
              </w:rPr>
              <w:t>Elaine ]</w:t>
            </w:r>
            <w:proofErr w:type="gramEnd"/>
          </w:p>
        </w:tc>
        <w:tc>
          <w:tcPr>
            <w:tcW w:w="1575" w:type="dxa"/>
            <w:vAlign w:val="center"/>
          </w:tcPr>
          <w:p w14:paraId="145D185B" w14:textId="36CE8CF6" w:rsidR="00DF1EC0" w:rsidRDefault="00AF0CCF" w:rsidP="00E53971">
            <w:r>
              <w:t>15 pages</w:t>
            </w:r>
          </w:p>
        </w:tc>
      </w:tr>
    </w:tbl>
    <w:p w14:paraId="58F4987B" w14:textId="2C3CBA4D" w:rsidR="00C107EA" w:rsidRDefault="00C107EA" w:rsidP="005741B3"/>
    <w:p w14:paraId="30C3D692" w14:textId="348D927E" w:rsidR="004947D5" w:rsidRDefault="004D460F" w:rsidP="005741B3">
      <w:r>
        <w:t>M-889 Quarterly Report Aug 1949</w:t>
      </w:r>
    </w:p>
    <w:p w14:paraId="05B00A2D" w14:textId="77777777" w:rsidR="004D460F" w:rsidRDefault="004D460F" w:rsidP="004D460F">
      <w:pPr>
        <w:ind w:left="720"/>
      </w:pPr>
      <w:r>
        <w:t>7.0 CHECKING METHODS</w:t>
      </w:r>
    </w:p>
    <w:p w14:paraId="4D83034D" w14:textId="77777777" w:rsidR="004D460F" w:rsidRDefault="004D460F" w:rsidP="004D460F">
      <w:pPr>
        <w:ind w:left="720"/>
      </w:pPr>
      <w:r>
        <w:t>(C. W. Adams)</w:t>
      </w:r>
    </w:p>
    <w:p w14:paraId="362283D7" w14:textId="77777777" w:rsidR="004D460F" w:rsidRDefault="004D460F" w:rsidP="004D460F">
      <w:pPr>
        <w:ind w:left="720"/>
      </w:pPr>
      <w:r>
        <w:t xml:space="preserve">Various short programs </w:t>
      </w:r>
      <w:proofErr w:type="spellStart"/>
      <w:r>
        <w:t>hare</w:t>
      </w:r>
      <w:proofErr w:type="spellEnd"/>
      <w:r>
        <w:t xml:space="preserve"> been tried on the computer with</w:t>
      </w:r>
    </w:p>
    <w:p w14:paraId="6528AF9C" w14:textId="77777777" w:rsidR="004D460F" w:rsidRDefault="004D460F" w:rsidP="004D460F">
      <w:pPr>
        <w:ind w:left="720"/>
      </w:pPr>
      <w:r>
        <w:t>varying success. These programs count, complement, shift, etc.,</w:t>
      </w:r>
    </w:p>
    <w:p w14:paraId="64E5F213" w14:textId="77777777" w:rsidR="004D460F" w:rsidRDefault="004D460F" w:rsidP="004D460F">
      <w:pPr>
        <w:ind w:left="720"/>
      </w:pPr>
      <w:r>
        <w:t>in cyclic fashion with the AC being used as a counter to vary</w:t>
      </w:r>
    </w:p>
    <w:p w14:paraId="6484AD26" w14:textId="77777777" w:rsidR="004D460F" w:rsidRDefault="004D460F" w:rsidP="004D460F">
      <w:pPr>
        <w:ind w:left="720"/>
      </w:pPr>
      <w:r>
        <w:t>the repetition rate of the cycle. Everything is controlled by</w:t>
      </w:r>
    </w:p>
    <w:p w14:paraId="50F37A5F" w14:textId="77777777" w:rsidR="004D460F" w:rsidRDefault="004D460F" w:rsidP="004D460F">
      <w:pPr>
        <w:ind w:left="720"/>
      </w:pPr>
      <w:r>
        <w:t>central control under the program in test storage. It turns out</w:t>
      </w:r>
    </w:p>
    <w:p w14:paraId="27AA7A1C" w14:textId="77777777" w:rsidR="004D460F" w:rsidRDefault="004D460F" w:rsidP="004D460F">
      <w:pPr>
        <w:ind w:left="720"/>
      </w:pPr>
      <w:r>
        <w:t>to be fairly simple to change programs practically at will to</w:t>
      </w:r>
    </w:p>
    <w:p w14:paraId="521B57B7" w14:textId="60D2100B" w:rsidR="004D460F" w:rsidRPr="004D460F" w:rsidRDefault="004D460F" w:rsidP="004D460F">
      <w:pPr>
        <w:ind w:left="720"/>
        <w:rPr>
          <w:color w:val="E36C0A" w:themeColor="accent6" w:themeShade="BF"/>
        </w:rPr>
      </w:pPr>
      <w:r>
        <w:t xml:space="preserve">obtain different visual effects on the indicator lights. </w:t>
      </w:r>
      <w:r w:rsidRPr="004D460F">
        <w:rPr>
          <w:color w:val="E36C0A" w:themeColor="accent6" w:themeShade="BF"/>
        </w:rPr>
        <w:t>Naturally,</w:t>
      </w:r>
    </w:p>
    <w:p w14:paraId="7E00F59F" w14:textId="77777777" w:rsidR="004D460F" w:rsidRPr="004D460F" w:rsidRDefault="004D460F" w:rsidP="004D460F">
      <w:pPr>
        <w:ind w:left="720"/>
        <w:rPr>
          <w:color w:val="E36C0A" w:themeColor="accent6" w:themeShade="BF"/>
        </w:rPr>
      </w:pPr>
      <w:r w:rsidRPr="004D460F">
        <w:rPr>
          <w:color w:val="E36C0A" w:themeColor="accent6" w:themeShade="BF"/>
        </w:rPr>
        <w:t>errors creep in to these programs as well as into the computer,</w:t>
      </w:r>
    </w:p>
    <w:p w14:paraId="05DBD56B" w14:textId="77777777" w:rsidR="004D460F" w:rsidRPr="004D460F" w:rsidRDefault="004D460F" w:rsidP="004D460F">
      <w:pPr>
        <w:ind w:left="720"/>
        <w:rPr>
          <w:color w:val="E36C0A" w:themeColor="accent6" w:themeShade="BF"/>
        </w:rPr>
      </w:pPr>
      <w:r w:rsidRPr="004D460F">
        <w:rPr>
          <w:color w:val="E36C0A" w:themeColor="accent6" w:themeShade="BF"/>
        </w:rPr>
        <w:t>causing a certain amount of annoyance when no one knows whether to</w:t>
      </w:r>
    </w:p>
    <w:p w14:paraId="5D9718B3" w14:textId="77777777" w:rsidR="004D460F" w:rsidRPr="004D460F" w:rsidRDefault="004D460F" w:rsidP="004D460F">
      <w:pPr>
        <w:ind w:left="720"/>
        <w:rPr>
          <w:color w:val="E36C0A" w:themeColor="accent6" w:themeShade="BF"/>
        </w:rPr>
      </w:pPr>
      <w:r w:rsidRPr="004D460F">
        <w:rPr>
          <w:color w:val="E36C0A" w:themeColor="accent6" w:themeShade="BF"/>
        </w:rPr>
        <w:t>blame the error on the computer or on the program. This annoyance</w:t>
      </w:r>
    </w:p>
    <w:p w14:paraId="089B7907" w14:textId="227C65BC" w:rsidR="004D460F" w:rsidRPr="004D460F" w:rsidRDefault="004D460F" w:rsidP="004D460F">
      <w:pPr>
        <w:ind w:left="720"/>
        <w:rPr>
          <w:color w:val="E36C0A" w:themeColor="accent6" w:themeShade="BF"/>
        </w:rPr>
      </w:pPr>
      <w:r w:rsidRPr="004D460F">
        <w:rPr>
          <w:color w:val="E36C0A" w:themeColor="accent6" w:themeShade="BF"/>
        </w:rPr>
        <w:t>is not great at this time, and as techniques improve, should become</w:t>
      </w:r>
    </w:p>
    <w:p w14:paraId="71B1124D" w14:textId="4F7EA788" w:rsidR="004D460F" w:rsidRPr="004D460F" w:rsidRDefault="004D460F" w:rsidP="004D460F">
      <w:pPr>
        <w:ind w:left="720"/>
        <w:rPr>
          <w:color w:val="E36C0A" w:themeColor="accent6" w:themeShade="BF"/>
        </w:rPr>
      </w:pPr>
      <w:r w:rsidRPr="004D460F">
        <w:rPr>
          <w:color w:val="E36C0A" w:themeColor="accent6" w:themeShade="BF"/>
        </w:rPr>
        <w:t>even less.</w:t>
      </w:r>
    </w:p>
    <w:p w14:paraId="352E2D22" w14:textId="77777777" w:rsidR="004D460F" w:rsidRDefault="004D460F" w:rsidP="005741B3"/>
    <w:p w14:paraId="59BA187C" w14:textId="7CF69B4B" w:rsidR="004947D5" w:rsidRDefault="004947D5" w:rsidP="005741B3">
      <w:r>
        <w:t>Search for:</w:t>
      </w:r>
    </w:p>
    <w:p w14:paraId="7ACA8006" w14:textId="2D4444D1" w:rsidR="004947D5" w:rsidRPr="001141C4" w:rsidRDefault="004947D5" w:rsidP="00714162">
      <w:pPr>
        <w:pStyle w:val="ListParagraph"/>
        <w:numPr>
          <w:ilvl w:val="0"/>
          <w:numId w:val="12"/>
        </w:numPr>
        <w:rPr>
          <w:rFonts w:cs="Arial"/>
          <w:szCs w:val="20"/>
        </w:rPr>
      </w:pPr>
      <w:r w:rsidRPr="001141C4">
        <w:rPr>
          <w:rFonts w:cs="Arial"/>
          <w:szCs w:val="20"/>
        </w:rPr>
        <w:t xml:space="preserve">M-1177 Interim Paper Tape Conversion and </w:t>
      </w:r>
      <w:r w:rsidR="001141C4" w:rsidRPr="001141C4">
        <w:rPr>
          <w:rFonts w:cs="Arial"/>
          <w:szCs w:val="20"/>
        </w:rPr>
        <w:t>Inpu</w:t>
      </w:r>
      <w:r w:rsidRPr="001141C4">
        <w:rPr>
          <w:rFonts w:cs="Arial"/>
          <w:szCs w:val="20"/>
        </w:rPr>
        <w:t xml:space="preserve">t </w:t>
      </w:r>
      <w:proofErr w:type="gramStart"/>
      <w:r w:rsidR="001141C4" w:rsidRPr="001141C4">
        <w:rPr>
          <w:rFonts w:cs="Arial"/>
          <w:szCs w:val="20"/>
        </w:rPr>
        <w:t>Programs  3</w:t>
      </w:r>
      <w:proofErr w:type="gramEnd"/>
      <w:r w:rsidR="001141C4" w:rsidRPr="001141C4">
        <w:rPr>
          <w:rFonts w:cs="Arial"/>
          <w:szCs w:val="20"/>
        </w:rPr>
        <w:t>-9-51</w:t>
      </w:r>
      <w:r w:rsidRPr="001141C4">
        <w:rPr>
          <w:rFonts w:cs="Arial"/>
          <w:szCs w:val="20"/>
        </w:rPr>
        <w:t xml:space="preserve"> </w:t>
      </w:r>
    </w:p>
    <w:p w14:paraId="53526AD2" w14:textId="5AD75A86" w:rsidR="004947D5" w:rsidRPr="001141C4" w:rsidRDefault="001141C4" w:rsidP="00714162">
      <w:pPr>
        <w:pStyle w:val="ListParagraph"/>
        <w:numPr>
          <w:ilvl w:val="0"/>
          <w:numId w:val="12"/>
        </w:numPr>
        <w:rPr>
          <w:rFonts w:cs="Arial"/>
          <w:szCs w:val="20"/>
        </w:rPr>
      </w:pPr>
      <w:r w:rsidRPr="001141C4">
        <w:rPr>
          <w:rFonts w:cs="Arial"/>
          <w:szCs w:val="20"/>
        </w:rPr>
        <w:t>M-1198 Preparati</w:t>
      </w:r>
      <w:r w:rsidR="004947D5" w:rsidRPr="001141C4">
        <w:rPr>
          <w:rFonts w:cs="Arial"/>
          <w:szCs w:val="20"/>
        </w:rPr>
        <w:t xml:space="preserve">on of Punched Tape for </w:t>
      </w:r>
      <w:r w:rsidRPr="001141C4">
        <w:rPr>
          <w:rFonts w:cs="Arial"/>
          <w:szCs w:val="20"/>
        </w:rPr>
        <w:t>Conversion 4-10-51</w:t>
      </w:r>
    </w:p>
    <w:p w14:paraId="12B8ACE3" w14:textId="18C6F387" w:rsidR="001141C4" w:rsidRPr="001141C4" w:rsidRDefault="001141C4" w:rsidP="001141C4">
      <w:pPr>
        <w:spacing w:before="0" w:after="0"/>
        <w:ind w:left="720"/>
        <w:rPr>
          <w:rFonts w:cs="Arial"/>
          <w:szCs w:val="20"/>
        </w:rPr>
      </w:pPr>
      <w:r w:rsidRPr="001141C4">
        <w:rPr>
          <w:rFonts w:cs="Arial"/>
          <w:szCs w:val="20"/>
        </w:rPr>
        <w:t>(both mentioned in M-1232, Photoelectric Conversion)</w:t>
      </w:r>
    </w:p>
    <w:p w14:paraId="1BB097D7" w14:textId="77777777" w:rsidR="004947D5" w:rsidRDefault="004947D5" w:rsidP="005741B3"/>
    <w:p w14:paraId="4BE3E0A1" w14:textId="5FF78CFE" w:rsidR="004620A0" w:rsidRDefault="004620A0" w:rsidP="005741B3"/>
    <w:p w14:paraId="36E8E91B" w14:textId="55F56404" w:rsidR="00C23B4E" w:rsidRDefault="00C23B4E" w:rsidP="00C23B4E">
      <w:pPr>
        <w:pStyle w:val="Heading1"/>
      </w:pPr>
      <w:bookmarkStart w:id="75" w:name="_Toc193914354"/>
      <w:r>
        <w:t>MIT Archive</w:t>
      </w:r>
      <w:bookmarkEnd w:id="75"/>
    </w:p>
    <w:p w14:paraId="3FCA5DDE" w14:textId="77777777" w:rsidR="00C23B4E" w:rsidRDefault="00C23B4E" w:rsidP="00C23B4E">
      <w:pPr>
        <w:pStyle w:val="Heading2"/>
      </w:pPr>
      <w:bookmarkStart w:id="76" w:name="_Toc193914355"/>
      <w:r>
        <w:t>Archive Finding Aid</w:t>
      </w:r>
      <w:bookmarkEnd w:id="76"/>
    </w:p>
    <w:p w14:paraId="517FE277" w14:textId="461655D1" w:rsidR="00C23B4E" w:rsidRDefault="00C23B4E" w:rsidP="00C23B4E">
      <w:pPr>
        <w:rPr>
          <w:rStyle w:val="Hyperlink"/>
        </w:rPr>
      </w:pPr>
      <w:hyperlink r:id="rId122" w:history="1">
        <w:r>
          <w:rPr>
            <w:rStyle w:val="Hyperlink"/>
          </w:rPr>
          <w:t>https://libraries.mit.edu/archives/research/collections/collections-mc/mc665.html</w:t>
        </w:r>
      </w:hyperlink>
    </w:p>
    <w:p w14:paraId="2BD3D709" w14:textId="6DA814BC" w:rsidR="000479AC" w:rsidRDefault="00786E55" w:rsidP="00C23B4E">
      <w:pPr>
        <w:rPr>
          <w:rStyle w:val="Hyperlink"/>
        </w:rPr>
      </w:pPr>
      <w:r w:rsidRPr="00786E55">
        <w:rPr>
          <w:rStyle w:val="Hyperlink"/>
          <w:color w:val="auto"/>
          <w:u w:val="none"/>
        </w:rPr>
        <w:t>changed to</w:t>
      </w:r>
      <w:r w:rsidRPr="00786E55">
        <w:rPr>
          <w:rStyle w:val="Hyperlink"/>
          <w:color w:val="auto"/>
        </w:rPr>
        <w:t xml:space="preserve"> </w:t>
      </w:r>
      <w:hyperlink r:id="rId123" w:history="1">
        <w:r w:rsidRPr="008C314C">
          <w:rPr>
            <w:rStyle w:val="Hyperlink"/>
          </w:rPr>
          <w:t>https://archivesspace.mit.edu/repositories/2/resources/1157</w:t>
        </w:r>
      </w:hyperlink>
    </w:p>
    <w:p w14:paraId="79907333" w14:textId="632036E0" w:rsidR="00786E55" w:rsidRDefault="000479AC" w:rsidP="00C23B4E">
      <w:pPr>
        <w:rPr>
          <w:rStyle w:val="Hyperlink"/>
          <w:color w:val="auto"/>
          <w:u w:val="none"/>
        </w:rPr>
      </w:pPr>
      <w:r w:rsidRPr="000479AC">
        <w:rPr>
          <w:rStyle w:val="Hyperlink"/>
          <w:color w:val="auto"/>
          <w:u w:val="none"/>
        </w:rPr>
        <w:t>The find</w:t>
      </w:r>
      <w:r>
        <w:rPr>
          <w:rStyle w:val="Hyperlink"/>
          <w:color w:val="auto"/>
          <w:u w:val="none"/>
        </w:rPr>
        <w:t>ing aid seems to be only visible on the Wayback Machine</w:t>
      </w:r>
    </w:p>
    <w:p w14:paraId="65E60C22" w14:textId="7BC8D14E" w:rsidR="000479AC" w:rsidRDefault="000479AC" w:rsidP="00C23B4E">
      <w:pPr>
        <w:rPr>
          <w:rStyle w:val="Hyperlink"/>
          <w:color w:val="auto"/>
          <w:u w:val="none"/>
        </w:rPr>
      </w:pPr>
      <w:hyperlink r:id="rId124" w:history="1">
        <w:r w:rsidRPr="006077B1">
          <w:rPr>
            <w:rStyle w:val="Hyperlink"/>
          </w:rPr>
          <w:t>https://wayback.archive-it.org/7963/20190701173719/https://libraries.mit.edu/archives/research/collections/collections-mc/mc665.html</w:t>
        </w:r>
      </w:hyperlink>
    </w:p>
    <w:p w14:paraId="2DF166BB" w14:textId="77777777" w:rsidR="000479AC" w:rsidRPr="000479AC" w:rsidRDefault="000479AC" w:rsidP="00C23B4E">
      <w:pPr>
        <w:rPr>
          <w:rStyle w:val="Hyperlink"/>
          <w:color w:val="auto"/>
          <w:u w:val="none"/>
        </w:rPr>
      </w:pPr>
    </w:p>
    <w:p w14:paraId="7789CA76" w14:textId="77777777" w:rsidR="000479AC" w:rsidRPr="000479AC" w:rsidRDefault="000479AC" w:rsidP="00C23B4E">
      <w:pPr>
        <w:rPr>
          <w:rStyle w:val="Hyperlink"/>
          <w:color w:val="auto"/>
          <w:u w:val="none"/>
        </w:rPr>
      </w:pPr>
    </w:p>
    <w:p w14:paraId="321FE0BF" w14:textId="77777777" w:rsidR="00C23B4E" w:rsidRDefault="00C23B4E" w:rsidP="00C23B4E">
      <w:pPr>
        <w:pStyle w:val="ListParagraph"/>
        <w:numPr>
          <w:ilvl w:val="0"/>
          <w:numId w:val="10"/>
        </w:numPr>
      </w:pPr>
      <w:r>
        <w:t>Gives the summary of contents of the 160+ boxes of docs in the MIT archive</w:t>
      </w:r>
    </w:p>
    <w:p w14:paraId="0BFDE059" w14:textId="77777777" w:rsidR="00C23B4E" w:rsidRDefault="00C23B4E" w:rsidP="00C23B4E">
      <w:r>
        <w:t>[I wonder if “Brata 222 log (1 book</w:t>
      </w:r>
      <w:proofErr w:type="gramStart"/>
      <w:r>
        <w:t>) ,</w:t>
      </w:r>
      <w:proofErr w:type="gramEnd"/>
      <w:r>
        <w:t xml:space="preserve"> Box 1.72” might contain the log for who was drafting what on which day?  I think 222 was the room where drawings were stored]</w:t>
      </w:r>
    </w:p>
    <w:p w14:paraId="25946B75" w14:textId="77777777" w:rsidR="00C23B4E" w:rsidRDefault="00C23B4E" w:rsidP="00C23B4E">
      <w:r>
        <w:t>Boxes 25.01 and 25.02 contain the MITRE finding aids for the rest of the 160+ boxes</w:t>
      </w:r>
    </w:p>
    <w:p w14:paraId="49EB3907" w14:textId="4CAD3BC2" w:rsidR="00C23B4E" w:rsidRDefault="00C23B4E" w:rsidP="00C23B4E">
      <w:r>
        <w:t>Boxes 15.01 to 15.24 contain microfilms of drawings and drawing indices</w:t>
      </w:r>
    </w:p>
    <w:p w14:paraId="2CDA589F" w14:textId="61586D8C" w:rsidR="003F5B7C" w:rsidRDefault="003F5B7C" w:rsidP="00C23B4E"/>
    <w:p w14:paraId="186F73EC" w14:textId="31BA63BC" w:rsidR="004728DD" w:rsidRDefault="004728DD" w:rsidP="00C23B4E">
      <w:r>
        <w:t xml:space="preserve">A partial listing of the archive holdings is shown in Section </w:t>
      </w:r>
      <w:r>
        <w:fldChar w:fldCharType="begin"/>
      </w:r>
      <w:r>
        <w:instrText xml:space="preserve"> REF _Ref97271365 \r \h </w:instrText>
      </w:r>
      <w:r>
        <w:fldChar w:fldCharType="separate"/>
      </w:r>
      <w:r w:rsidR="00407A01">
        <w:t>22.1</w:t>
      </w:r>
      <w:r>
        <w:fldChar w:fldCharType="end"/>
      </w:r>
      <w:r>
        <w:t>.  (This list scraped from an archive index drop-down menu)</w:t>
      </w:r>
    </w:p>
    <w:p w14:paraId="5861ECE8" w14:textId="7052F4C2" w:rsidR="00C23B4E" w:rsidRDefault="00C23B4E" w:rsidP="005741B3"/>
    <w:p w14:paraId="39849CD4" w14:textId="4B843CE0" w:rsidR="00C23B4E" w:rsidRDefault="00C23B4E" w:rsidP="00C23B4E">
      <w:pPr>
        <w:pStyle w:val="Heading2"/>
      </w:pPr>
      <w:bookmarkStart w:id="77" w:name="_Toc193914356"/>
      <w:r>
        <w:t>Archive visit, Dec 17</w:t>
      </w:r>
      <w:r w:rsidR="008C1CB3">
        <w:t xml:space="preserve"> &amp; 20</w:t>
      </w:r>
      <w:r>
        <w:t>, 2018</w:t>
      </w:r>
      <w:bookmarkEnd w:id="77"/>
    </w:p>
    <w:p w14:paraId="1EF450A9" w14:textId="3BDE4F40" w:rsidR="00444C21" w:rsidRDefault="00444C21" w:rsidP="00095665">
      <w:pPr>
        <w:pStyle w:val="Heading3"/>
      </w:pPr>
      <w:bookmarkStart w:id="78" w:name="_Toc193914357"/>
      <w:r>
        <w:t>Notebooks</w:t>
      </w:r>
      <w:bookmarkEnd w:id="78"/>
    </w:p>
    <w:p w14:paraId="5669DFBB" w14:textId="44AE3F4F" w:rsidR="00444C21" w:rsidRDefault="00444C21" w:rsidP="00444C21">
      <w:pPr>
        <w:pStyle w:val="Heading4"/>
      </w:pPr>
      <w:r>
        <w:t>Notebooks MC 665 Series I, Box 1</w:t>
      </w:r>
    </w:p>
    <w:p w14:paraId="6BBF91F6" w14:textId="461141CC" w:rsidR="00444C21" w:rsidRDefault="00444C21" w:rsidP="00444C21">
      <w:r>
        <w:t>Notebooks are in 12” by 10” by 5” file boxes</w:t>
      </w:r>
    </w:p>
    <w:p w14:paraId="1F161670" w14:textId="0CBA2D34" w:rsidR="00444C21" w:rsidRDefault="00444C21" w:rsidP="00444C21">
      <w:r w:rsidRPr="00730480">
        <w:rPr>
          <w:b/>
        </w:rPr>
        <w:t>Charles W Adams, Thesis, Aug 13, 1948</w:t>
      </w:r>
      <w:r>
        <w:t xml:space="preserve"> – notebook for thesis work, probably on Intact Stability problem.  Lots of algebra, Lagrange Integrals, </w:t>
      </w:r>
      <w:proofErr w:type="spellStart"/>
      <w:r>
        <w:t>etc</w:t>
      </w:r>
      <w:proofErr w:type="spellEnd"/>
      <w:r>
        <w:t>, followed by what must have passed for flow charts, and then hand written code for Whirlwind</w:t>
      </w:r>
      <w:r w:rsidR="00BC1109">
        <w:t>.</w:t>
      </w:r>
    </w:p>
    <w:p w14:paraId="5D64E633" w14:textId="33ABCE1C" w:rsidR="00BC1109" w:rsidRDefault="00BC1109" w:rsidP="00444C21">
      <w:r>
        <w:t>Reference to “von Neumann’s code” translated to WWI</w:t>
      </w:r>
    </w:p>
    <w:p w14:paraId="610EC982" w14:textId="03EC85B6" w:rsidR="00BC1109" w:rsidRDefault="00BC1109" w:rsidP="00444C21">
      <w:r>
        <w:t xml:space="preserve">Fewer than 40 pages of the book </w:t>
      </w:r>
      <w:r w:rsidR="00196170">
        <w:t>were</w:t>
      </w:r>
      <w:r>
        <w:t xml:space="preserve"> used</w:t>
      </w:r>
      <w:r w:rsidR="00196170">
        <w:t>, the rest was blank</w:t>
      </w:r>
      <w:r>
        <w:t>.</w:t>
      </w:r>
    </w:p>
    <w:p w14:paraId="147886E1" w14:textId="049B2034" w:rsidR="00BC1109" w:rsidRDefault="00BC1109" w:rsidP="00444C21"/>
    <w:p w14:paraId="4E2F0D9F" w14:textId="0B5BC24B" w:rsidR="00C532DA" w:rsidRDefault="00C532DA" w:rsidP="00444C21">
      <w:r w:rsidRPr="00C532DA">
        <w:rPr>
          <w:b/>
        </w:rPr>
        <w:t>Robert R Adams, Whirlwind DIC 6345, 22 January, 1951</w:t>
      </w:r>
      <w:r>
        <w:t xml:space="preserve"> – a different Adams, this one working on storage tubes.</w:t>
      </w:r>
    </w:p>
    <w:p w14:paraId="5A397B5B" w14:textId="6A3E302B" w:rsidR="00C532DA" w:rsidRDefault="00C532DA" w:rsidP="00444C21"/>
    <w:p w14:paraId="55C72454" w14:textId="4B5C9992" w:rsidR="00C532DA" w:rsidRDefault="00C532DA" w:rsidP="00444C21">
      <w:r w:rsidRPr="00C532DA">
        <w:rPr>
          <w:b/>
        </w:rPr>
        <w:t>Robert B Angus Jr, Project Whirlwind</w:t>
      </w:r>
      <w:r w:rsidR="00474428">
        <w:rPr>
          <w:b/>
        </w:rPr>
        <w:t xml:space="preserve"> No. 1</w:t>
      </w:r>
      <w:r w:rsidRPr="00C532DA">
        <w:rPr>
          <w:b/>
        </w:rPr>
        <w:t>, 3 May 1948 to 30 Nov 1948</w:t>
      </w:r>
      <w:r>
        <w:t xml:space="preserve"> </w:t>
      </w:r>
    </w:p>
    <w:p w14:paraId="77D5A6F9" w14:textId="66850866" w:rsidR="00C532DA" w:rsidRDefault="00C532DA" w:rsidP="00C532DA">
      <w:r w:rsidRPr="00C532DA">
        <w:rPr>
          <w:b/>
        </w:rPr>
        <w:t>Robert B Angus Jr, Project Whirlwind</w:t>
      </w:r>
      <w:r w:rsidR="00474428" w:rsidRPr="00474428">
        <w:rPr>
          <w:b/>
        </w:rPr>
        <w:t xml:space="preserve"> </w:t>
      </w:r>
      <w:r w:rsidR="00474428">
        <w:rPr>
          <w:b/>
        </w:rPr>
        <w:t>No. 2</w:t>
      </w:r>
      <w:r w:rsidRPr="00C532DA">
        <w:rPr>
          <w:b/>
        </w:rPr>
        <w:t>, 3</w:t>
      </w:r>
      <w:r>
        <w:rPr>
          <w:b/>
        </w:rPr>
        <w:t>0</w:t>
      </w:r>
      <w:r w:rsidRPr="00C532DA">
        <w:rPr>
          <w:b/>
        </w:rPr>
        <w:t xml:space="preserve"> </w:t>
      </w:r>
      <w:r>
        <w:rPr>
          <w:b/>
        </w:rPr>
        <w:t>Nov</w:t>
      </w:r>
      <w:r w:rsidRPr="00C532DA">
        <w:rPr>
          <w:b/>
        </w:rPr>
        <w:t xml:space="preserve"> 1948 to </w:t>
      </w:r>
      <w:r>
        <w:rPr>
          <w:b/>
        </w:rPr>
        <w:t>7 April</w:t>
      </w:r>
      <w:r w:rsidRPr="00C532DA">
        <w:rPr>
          <w:b/>
        </w:rPr>
        <w:t xml:space="preserve"> 194</w:t>
      </w:r>
      <w:r>
        <w:rPr>
          <w:b/>
        </w:rPr>
        <w:t>9</w:t>
      </w:r>
      <w:r>
        <w:t xml:space="preserve"> </w:t>
      </w:r>
    </w:p>
    <w:p w14:paraId="0E72FF68" w14:textId="599BE672" w:rsidR="00474428" w:rsidRDefault="00474428" w:rsidP="00474428">
      <w:r w:rsidRPr="00C532DA">
        <w:rPr>
          <w:b/>
        </w:rPr>
        <w:t>Robert B Angus Jr, Project Whirlwind</w:t>
      </w:r>
      <w:r w:rsidRPr="00474428">
        <w:rPr>
          <w:b/>
        </w:rPr>
        <w:t xml:space="preserve"> </w:t>
      </w:r>
      <w:r>
        <w:rPr>
          <w:b/>
        </w:rPr>
        <w:t>No. 5</w:t>
      </w:r>
      <w:r w:rsidRPr="00C532DA">
        <w:rPr>
          <w:b/>
        </w:rPr>
        <w:t xml:space="preserve">, </w:t>
      </w:r>
      <w:r>
        <w:rPr>
          <w:b/>
        </w:rPr>
        <w:t>8 Feb 1950</w:t>
      </w:r>
      <w:r w:rsidRPr="00C532DA">
        <w:rPr>
          <w:b/>
        </w:rPr>
        <w:t xml:space="preserve"> to </w:t>
      </w:r>
      <w:r>
        <w:rPr>
          <w:b/>
        </w:rPr>
        <w:t>13 July 1950</w:t>
      </w:r>
      <w:r>
        <w:t xml:space="preserve"> </w:t>
      </w:r>
    </w:p>
    <w:p w14:paraId="6ECAC0DA" w14:textId="57D64B29" w:rsidR="00C532DA" w:rsidRDefault="00C532DA" w:rsidP="00444C21">
      <w:r>
        <w:t xml:space="preserve">– </w:t>
      </w:r>
      <w:proofErr w:type="spellStart"/>
      <w:r>
        <w:t>Mr</w:t>
      </w:r>
      <w:proofErr w:type="spellEnd"/>
      <w:r>
        <w:t xml:space="preserve"> Angus must have been a vacuum tube lab tech.  Notes are very carefully kept, even with an index at the front of the notebook.  All kinds of lab issues; experimental measurements plus stuff like “We need a new tank of Nitrogen”</w:t>
      </w:r>
    </w:p>
    <w:p w14:paraId="530E369D" w14:textId="7263568A" w:rsidR="00C532DA" w:rsidRDefault="00C532DA" w:rsidP="00444C21">
      <w:r>
        <w:lastRenderedPageBreak/>
        <w:t>Book 2, page 95 contains an Interoffice Memo ranting about someone not returning someone’s tools to his tool box, and how if this doesn’t stop, he’ll be Doing Something about it.  Signed by “WEP”.  No date.  Other notes indicate WEP might have been a superior of some sort.</w:t>
      </w:r>
    </w:p>
    <w:p w14:paraId="67FBCE5D" w14:textId="77777777" w:rsidR="00C532DA" w:rsidRDefault="00C532DA" w:rsidP="00444C21"/>
    <w:p w14:paraId="1D69618D" w14:textId="273507F6" w:rsidR="00D91188" w:rsidRDefault="00D91188" w:rsidP="00D91188">
      <w:pPr>
        <w:pStyle w:val="Heading4"/>
      </w:pPr>
      <w:r>
        <w:t>Notebooks MC 665 Series I, Box 25</w:t>
      </w:r>
    </w:p>
    <w:p w14:paraId="5BB82479" w14:textId="77777777" w:rsidR="00D91188" w:rsidRPr="00D91188" w:rsidRDefault="00D91188" w:rsidP="00444C21">
      <w:pPr>
        <w:rPr>
          <w:b/>
        </w:rPr>
      </w:pPr>
      <w:r w:rsidRPr="00D91188">
        <w:rPr>
          <w:b/>
        </w:rPr>
        <w:t xml:space="preserve">George H Graff, DIC 6345, No. 1 Nov 26, 1945 </w:t>
      </w:r>
    </w:p>
    <w:p w14:paraId="60DC9685" w14:textId="13E3548F" w:rsidR="00D91188" w:rsidRPr="00D91188" w:rsidRDefault="00D91188" w:rsidP="00D91188">
      <w:pPr>
        <w:rPr>
          <w:b/>
        </w:rPr>
      </w:pPr>
      <w:r w:rsidRPr="00D91188">
        <w:rPr>
          <w:b/>
        </w:rPr>
        <w:t xml:space="preserve">George H Graff, DIC 6345, No. </w:t>
      </w:r>
      <w:r>
        <w:rPr>
          <w:b/>
        </w:rPr>
        <w:t>2</w:t>
      </w:r>
      <w:r w:rsidRPr="00D91188">
        <w:rPr>
          <w:b/>
        </w:rPr>
        <w:t xml:space="preserve"> </w:t>
      </w:r>
      <w:r>
        <w:rPr>
          <w:b/>
        </w:rPr>
        <w:t>July 1</w:t>
      </w:r>
      <w:r w:rsidRPr="00D91188">
        <w:rPr>
          <w:b/>
        </w:rPr>
        <w:t>, 194</w:t>
      </w:r>
      <w:r>
        <w:rPr>
          <w:b/>
        </w:rPr>
        <w:t>7</w:t>
      </w:r>
      <w:r w:rsidRPr="00D91188">
        <w:rPr>
          <w:b/>
        </w:rPr>
        <w:t xml:space="preserve"> </w:t>
      </w:r>
    </w:p>
    <w:p w14:paraId="4CD665F6" w14:textId="7DC3CDB9" w:rsidR="00C532DA" w:rsidRDefault="00D91188" w:rsidP="00444C21">
      <w:r>
        <w:t>– Must have been a mechanical designer – notes cover springs, pumps, disks, etc.  Maybe did some work on differential analyzers?</w:t>
      </w:r>
    </w:p>
    <w:p w14:paraId="4496163A" w14:textId="37465C4D" w:rsidR="00606D1E" w:rsidRDefault="00606D1E" w:rsidP="00444C21">
      <w:r w:rsidRPr="00606D1E">
        <w:rPr>
          <w:b/>
        </w:rPr>
        <w:t>Samuel Richard Goldstone, Project Whirlwind, No. 2, 4 October 1949</w:t>
      </w:r>
      <w:r>
        <w:t xml:space="preserve"> </w:t>
      </w:r>
    </w:p>
    <w:p w14:paraId="0A075CBA" w14:textId="1F684A72" w:rsidR="00606D1E" w:rsidRDefault="00606D1E" w:rsidP="00606D1E">
      <w:r w:rsidRPr="00606D1E">
        <w:rPr>
          <w:b/>
        </w:rPr>
        <w:t xml:space="preserve">Samuel Richard Goldstone, Project Whirlwind, No. </w:t>
      </w:r>
      <w:r>
        <w:rPr>
          <w:b/>
        </w:rPr>
        <w:t>1</w:t>
      </w:r>
      <w:r w:rsidRPr="00606D1E">
        <w:rPr>
          <w:b/>
        </w:rPr>
        <w:t xml:space="preserve">, </w:t>
      </w:r>
      <w:r>
        <w:rPr>
          <w:b/>
        </w:rPr>
        <w:t>26 August</w:t>
      </w:r>
      <w:r w:rsidRPr="00606D1E">
        <w:rPr>
          <w:b/>
        </w:rPr>
        <w:t xml:space="preserve"> 194</w:t>
      </w:r>
      <w:r>
        <w:rPr>
          <w:b/>
        </w:rPr>
        <w:t>8 to 30 September, 1949</w:t>
      </w:r>
    </w:p>
    <w:p w14:paraId="4B7634F9" w14:textId="627F3160" w:rsidR="00D91188" w:rsidRDefault="00606D1E" w:rsidP="00444C21">
      <w:r>
        <w:t>– must be a peer to RBA (Robert B Angus) above; lab tech notes on tube projects</w:t>
      </w:r>
    </w:p>
    <w:p w14:paraId="230F9FFF" w14:textId="77777777" w:rsidR="00606D1E" w:rsidRPr="00606D1E" w:rsidRDefault="00606D1E" w:rsidP="00606D1E">
      <w:pPr>
        <w:rPr>
          <w:b/>
        </w:rPr>
      </w:pPr>
      <w:r w:rsidRPr="00606D1E">
        <w:rPr>
          <w:b/>
        </w:rPr>
        <w:t>David F. Foster, No. LL 1602, 13 June 1958 to 6 Feb, 1964</w:t>
      </w:r>
    </w:p>
    <w:p w14:paraId="59FB6553" w14:textId="4E0FDC06" w:rsidR="00BC1109" w:rsidRPr="00606D1E" w:rsidRDefault="00606D1E" w:rsidP="00444C21">
      <w:pPr>
        <w:rPr>
          <w:b/>
        </w:rPr>
      </w:pPr>
      <w:r w:rsidRPr="00606D1E">
        <w:rPr>
          <w:b/>
        </w:rPr>
        <w:t>David F. Foster, No. LL 1</w:t>
      </w:r>
      <w:r>
        <w:rPr>
          <w:b/>
        </w:rPr>
        <w:t>505</w:t>
      </w:r>
      <w:r w:rsidRPr="00606D1E">
        <w:rPr>
          <w:b/>
        </w:rPr>
        <w:t xml:space="preserve">, </w:t>
      </w:r>
      <w:r w:rsidR="00B57568">
        <w:rPr>
          <w:b/>
        </w:rPr>
        <w:t>Feb 28</w:t>
      </w:r>
      <w:r w:rsidRPr="00606D1E">
        <w:rPr>
          <w:b/>
        </w:rPr>
        <w:t xml:space="preserve"> 1958 to Feb</w:t>
      </w:r>
      <w:r w:rsidR="00B57568">
        <w:rPr>
          <w:b/>
        </w:rPr>
        <w:t xml:space="preserve"> 7</w:t>
      </w:r>
      <w:r w:rsidRPr="00606D1E">
        <w:rPr>
          <w:b/>
        </w:rPr>
        <w:t>, 1964</w:t>
      </w:r>
    </w:p>
    <w:p w14:paraId="4F9BCEE7" w14:textId="263244B1" w:rsidR="00BC1109" w:rsidRDefault="00606D1E" w:rsidP="00606D1E">
      <w:pPr>
        <w:pStyle w:val="ListParagraph"/>
        <w:numPr>
          <w:ilvl w:val="0"/>
          <w:numId w:val="10"/>
        </w:numPr>
      </w:pPr>
      <w:r>
        <w:t>Looks like an electronics designer, maybe a radar guy, working on SAGE.  Antenna Isolation, 20 kW Noise Measurements, Klystrons, etc.  Mentions XD-1 Truro Tape Recording</w:t>
      </w:r>
    </w:p>
    <w:p w14:paraId="4054CA78" w14:textId="2C5D2917" w:rsidR="00BC1109" w:rsidRDefault="00DA2374" w:rsidP="00444C21">
      <w:r w:rsidRPr="00DA2374">
        <w:rPr>
          <w:b/>
        </w:rPr>
        <w:t>F. Foss, Input and Output, No.1 Jan 23, 1950</w:t>
      </w:r>
      <w:r>
        <w:t xml:space="preserve"> – Circuit designer; pages of relay schematics for tape punch, etc.</w:t>
      </w:r>
    </w:p>
    <w:p w14:paraId="0CFE0F1B" w14:textId="60773FD9" w:rsidR="00DA2374" w:rsidRDefault="00DA2374" w:rsidP="00444C21">
      <w:r w:rsidRPr="00DA2374">
        <w:rPr>
          <w:b/>
        </w:rPr>
        <w:t>G. Donald Forbes, Servo Mechanisms Laboratory, Jan 14, 1946</w:t>
      </w:r>
      <w:r>
        <w:t xml:space="preserve"> – A completely blank notebook, with a dozen scraps of vacuum tube schematics folded into the back </w:t>
      </w:r>
      <w:r w:rsidR="005755C4">
        <w:t>of the book</w:t>
      </w:r>
      <w:r>
        <w:t>.</w:t>
      </w:r>
    </w:p>
    <w:p w14:paraId="59D95C7E" w14:textId="2CDE8353" w:rsidR="00AC3C27" w:rsidRDefault="00AC3C27" w:rsidP="00444C21"/>
    <w:p w14:paraId="6F60D2FB" w14:textId="5052C5A7" w:rsidR="00AC3C27" w:rsidRDefault="00AC3C27" w:rsidP="00444C21">
      <w:r>
        <w:t xml:space="preserve">[no Frankovich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w:t>
      </w:r>
    </w:p>
    <w:p w14:paraId="58B12DC7" w14:textId="2B2040A8" w:rsidR="00AC3C27" w:rsidRDefault="00AC3C27" w:rsidP="00444C21"/>
    <w:p w14:paraId="0F5D3A5C" w14:textId="1AF42378" w:rsidR="008C1CB3" w:rsidRDefault="008C1CB3" w:rsidP="008C1CB3">
      <w:pPr>
        <w:pStyle w:val="Heading3"/>
      </w:pPr>
      <w:bookmarkStart w:id="79" w:name="_Ref13658680"/>
      <w:bookmarkStart w:id="80" w:name="_Toc193914358"/>
      <w:r>
        <w:t>MTC Memoranda</w:t>
      </w:r>
      <w:bookmarkEnd w:id="79"/>
      <w:bookmarkEnd w:id="80"/>
    </w:p>
    <w:p w14:paraId="5F67A098" w14:textId="23A382A3" w:rsidR="00DA2374" w:rsidRDefault="00AC3C27" w:rsidP="008C1CB3">
      <w:r w:rsidRPr="00AC3C27">
        <w:t>Series 10 Memory Test Computer Memoranda 1952-1958</w:t>
      </w:r>
      <w:r>
        <w:t>, Box 1</w:t>
      </w:r>
    </w:p>
    <w:p w14:paraId="2EBB7C10" w14:textId="211953FA" w:rsidR="00AC3C27" w:rsidRDefault="00AC3C27" w:rsidP="00AC3C27">
      <w:r>
        <w:t>File Folders in 12” by 10” by 5” file boxes</w:t>
      </w:r>
    </w:p>
    <w:p w14:paraId="651DB376" w14:textId="573F9DD7" w:rsidR="00DA2374" w:rsidRDefault="008C1CB3" w:rsidP="00444C21">
      <w:r>
        <w:t>This box contains about 28 folders, identified with d</w:t>
      </w:r>
      <w:r w:rsidR="00AC3C27">
        <w:t>ate</w:t>
      </w:r>
      <w:r>
        <w:t>s</w:t>
      </w:r>
      <w:r w:rsidR="00AC3C27">
        <w:t xml:space="preserve"> </w:t>
      </w:r>
      <w:r>
        <w:t>(</w:t>
      </w:r>
      <w:r w:rsidR="00AC3C27">
        <w:t>July 1952 through Nov 1955</w:t>
      </w:r>
      <w:r>
        <w:t>).  Each folder contains an M- or E- series doc, often with attached (oversize) drawings.</w:t>
      </w:r>
    </w:p>
    <w:p w14:paraId="3E971866" w14:textId="76C43BDD" w:rsidR="008C1CB3" w:rsidRDefault="008C1CB3" w:rsidP="00444C21">
      <w:r>
        <w:t>Looks like these might be first-generation copies, as distributed to recipients.  Attached drawings are often bluelines.</w:t>
      </w:r>
    </w:p>
    <w:p w14:paraId="61398E63" w14:textId="745B0147" w:rsidR="008C1CB3" w:rsidRDefault="008C1CB3" w:rsidP="00444C21">
      <w:r>
        <w:t>I just looked at a few folders, and not all the docs in those selected folders.</w:t>
      </w:r>
    </w:p>
    <w:p w14:paraId="624CF827" w14:textId="3ACBDE7F" w:rsidR="00A87D17" w:rsidRDefault="00A87D17" w:rsidP="00444C21">
      <w:r>
        <w:t>Series 10, Box 2 contains “</w:t>
      </w:r>
      <w:r w:rsidRPr="00A87D17">
        <w:t>Engineering notes and memoranda 1956 January to 1958 March</w:t>
      </w:r>
      <w:r>
        <w:t>”, indicating that MTC was still actively used well past 1955.</w:t>
      </w:r>
    </w:p>
    <w:p w14:paraId="6F677D0A" w14:textId="5A63AA46" w:rsidR="002B106D" w:rsidRDefault="002B106D" w:rsidP="00444C21">
      <w:pPr>
        <w:rPr>
          <w:b/>
        </w:rPr>
      </w:pPr>
    </w:p>
    <w:p w14:paraId="3C882A47" w14:textId="57F5B0D6" w:rsidR="003F5B7C" w:rsidRPr="003F5B7C" w:rsidRDefault="003F5B7C" w:rsidP="00444C21">
      <w:pPr>
        <w:rPr>
          <w:bCs/>
        </w:rPr>
      </w:pPr>
      <w:r w:rsidRPr="003F5B7C">
        <w:rPr>
          <w:bCs/>
        </w:rPr>
        <w:t xml:space="preserve">The scanned </w:t>
      </w:r>
      <w:r>
        <w:rPr>
          <w:bCs/>
        </w:rPr>
        <w:t>doc at this URL contains an index of all the Memory Test Computer documents</w:t>
      </w:r>
    </w:p>
    <w:p w14:paraId="2D8BFF08" w14:textId="65A086E3" w:rsidR="003F5B7C" w:rsidRDefault="003F5B7C" w:rsidP="003F5B7C">
      <w:hyperlink r:id="rId125" w:history="1">
        <w:r w:rsidRPr="008F56F5">
          <w:rPr>
            <w:rStyle w:val="Hyperlink"/>
          </w:rPr>
          <w:t>https://libraries.mit.edu/archives/exhibits/whirlwind/pdf/AC023_Memory_Test_Computer_MTC.pdf</w:t>
        </w:r>
      </w:hyperlink>
    </w:p>
    <w:p w14:paraId="5FBDA7B9" w14:textId="77777777" w:rsidR="003F5B7C" w:rsidRDefault="003F5B7C" w:rsidP="003F5B7C"/>
    <w:p w14:paraId="22C2FDB6" w14:textId="77777777" w:rsidR="003F5B7C" w:rsidRDefault="003F5B7C" w:rsidP="00444C21">
      <w:pPr>
        <w:rPr>
          <w:b/>
        </w:rPr>
      </w:pPr>
    </w:p>
    <w:p w14:paraId="4763C16E" w14:textId="77777777" w:rsidR="002B106D" w:rsidRDefault="002B106D" w:rsidP="008C1CB3">
      <w:pPr>
        <w:pStyle w:val="Heading4"/>
      </w:pPr>
      <w:r>
        <w:t>Folder July 1952</w:t>
      </w:r>
    </w:p>
    <w:p w14:paraId="7BC9A3BB" w14:textId="59006B15" w:rsidR="00AC3C27" w:rsidRDefault="002B106D" w:rsidP="00444C21">
      <w:r w:rsidRPr="002B106D">
        <w:rPr>
          <w:b/>
        </w:rPr>
        <w:t>Memorandum M-1547 – W. A. Hosier, July 7, 1952</w:t>
      </w:r>
      <w:r>
        <w:t xml:space="preserve"> – </w:t>
      </w:r>
      <w:proofErr w:type="gramStart"/>
      <w:r>
        <w:t>three page</w:t>
      </w:r>
      <w:proofErr w:type="gramEnd"/>
      <w:r>
        <w:t xml:space="preserve"> outline of memory test computer (aka WW1A) plan</w:t>
      </w:r>
    </w:p>
    <w:p w14:paraId="0018E178" w14:textId="41046AE2" w:rsidR="002B106D" w:rsidRDefault="002B106D" w:rsidP="008C1CB3">
      <w:pPr>
        <w:pStyle w:val="Heading4"/>
      </w:pPr>
      <w:r>
        <w:lastRenderedPageBreak/>
        <w:t>Folder May 1953</w:t>
      </w:r>
    </w:p>
    <w:p w14:paraId="36A24FB1" w14:textId="2DA675E3" w:rsidR="002B106D" w:rsidRDefault="002B106D" w:rsidP="00444C21">
      <w:r>
        <w:t>Engineering Note E-542 Timing Diagrams for MTC Control, N. H Taylor, May 5, 1953 – only six pages of memo, but several B and D sized blueline drawings attached showing timing and cycle descriptions.</w:t>
      </w:r>
    </w:p>
    <w:p w14:paraId="66053E2F" w14:textId="66113B31" w:rsidR="002B106D" w:rsidRDefault="002B106D" w:rsidP="00444C21">
      <w:r>
        <w:t xml:space="preserve">M-2131 Memory Test Computer Fuse Alarm System, Robert </w:t>
      </w:r>
      <w:proofErr w:type="spellStart"/>
      <w:r>
        <w:t>vonBuelow</w:t>
      </w:r>
      <w:proofErr w:type="spellEnd"/>
      <w:r>
        <w:t>, May 5, 1953</w:t>
      </w:r>
    </w:p>
    <w:p w14:paraId="7BC399DF" w14:textId="314691F3" w:rsidR="002B106D" w:rsidRDefault="002B106D" w:rsidP="00444C21">
      <w:r>
        <w:t>M-2134 MTC Tests on Magnetic Memory – Load and Check for All Ones or Zeroes, R J Pfaff, May 5, 1953 – includes a coding sheet</w:t>
      </w:r>
      <w:r w:rsidR="008C7BC9">
        <w:t>.  The coding sheet is a blueline, with a drafting-room number (SA-54940 (probably; there’s a hole punched through the number!))</w:t>
      </w:r>
    </w:p>
    <w:p w14:paraId="7B59DFF5" w14:textId="5F363737" w:rsidR="008C7BC9" w:rsidRDefault="008C7BC9" w:rsidP="00444C21">
      <w:r>
        <w:t xml:space="preserve">M-2148 Memory Test Computer Start Stop Panel, Robert </w:t>
      </w:r>
      <w:proofErr w:type="spellStart"/>
      <w:r>
        <w:t>vonBuelow</w:t>
      </w:r>
      <w:proofErr w:type="spellEnd"/>
      <w:r>
        <w:t>, May 11, 1953 – two pages on the control panel, plus attached A-size physical layout and C-size blueline schematic (SC-54151).</w:t>
      </w:r>
    </w:p>
    <w:p w14:paraId="3DF116DE" w14:textId="495851E8" w:rsidR="008C7BC9" w:rsidRDefault="008C7BC9" w:rsidP="00444C21">
      <w:r>
        <w:t>M-2204 Memory Test Computer Toggle Switch Storage and Toggle Switch Storage Switch, John D. Crane, May 29, 1953, with attached drawing SD-55005.  The note seems to describe how the TSR works for MTC.  Similar to WW, it’s 32, 16-bit words, but with only one “Flip Flop” register to switch in, replacing one bank of switches.</w:t>
      </w:r>
    </w:p>
    <w:p w14:paraId="181A6AD0" w14:textId="6CEF260D" w:rsidR="008C7BC9" w:rsidRDefault="008C7BC9" w:rsidP="00444C21">
      <w:r>
        <w:t>… and many more…</w:t>
      </w:r>
    </w:p>
    <w:p w14:paraId="2D93B7C9" w14:textId="02206EC8" w:rsidR="008C7BC9" w:rsidRDefault="008C7BC9" w:rsidP="00444C21">
      <w:r>
        <w:t>These memos seem to be all approved by K Olsen</w:t>
      </w:r>
    </w:p>
    <w:p w14:paraId="342CAEA7" w14:textId="5367C2E1" w:rsidR="00444C21" w:rsidRPr="00444C21" w:rsidRDefault="008C1CB3" w:rsidP="008C1CB3">
      <w:pPr>
        <w:pStyle w:val="Heading4"/>
      </w:pPr>
      <w:r>
        <w:t xml:space="preserve"> Folder May 1955</w:t>
      </w:r>
    </w:p>
    <w:p w14:paraId="5A930D16" w14:textId="62310547" w:rsidR="00444C21" w:rsidRDefault="008C1CB3" w:rsidP="00444C21">
      <w:r>
        <w:t>The first memorandum in this folder, dated 9 May 1955, invites recipients to register to receive updates to the Memory Test Computer Programming Reference Manual, 6M-2547-2, signed Philip R. Bagley.  This memo has a Lincoln Labs address in Lexington on the cover.</w:t>
      </w:r>
    </w:p>
    <w:p w14:paraId="0DA4500F" w14:textId="028622FB" w:rsidR="00D36184" w:rsidRDefault="00D36184" w:rsidP="00444C21">
      <w:r>
        <w:t>Attached is the document itself – 70 pages, dated 9 May 1955, From Philip R. Bagley, approved by WA Hosier.</w:t>
      </w:r>
    </w:p>
    <w:p w14:paraId="6EF8A9C2" w14:textId="0BEFD4F0" w:rsidR="00D36184" w:rsidRDefault="00D36184" w:rsidP="00444C21">
      <w:r>
        <w:t>MTC apparently had a large “</w:t>
      </w:r>
      <w:proofErr w:type="spellStart"/>
      <w:r>
        <w:t>Charactron</w:t>
      </w:r>
      <w:proofErr w:type="spellEnd"/>
      <w:r>
        <w:t>” display by this time, plus IBM Card Reader, camera, drum, printer, etc.</w:t>
      </w:r>
    </w:p>
    <w:p w14:paraId="0AC8B0D7" w14:textId="308DD950" w:rsidR="00D36184" w:rsidRDefault="00D36184" w:rsidP="00444C21">
      <w:r>
        <w:t xml:space="preserve">The drum is memory-mapped (!? See </w:t>
      </w:r>
      <w:proofErr w:type="spellStart"/>
      <w:r>
        <w:t>pg</w:t>
      </w:r>
      <w:proofErr w:type="spellEnd"/>
      <w:r>
        <w:t xml:space="preserve"> 11)</w:t>
      </w:r>
    </w:p>
    <w:p w14:paraId="5D431C5C" w14:textId="4CD6A768" w:rsidR="00D36184" w:rsidRDefault="00D36184" w:rsidP="00444C21">
      <w:r>
        <w:t>The manual describes paper tape encoding</w:t>
      </w:r>
    </w:p>
    <w:p w14:paraId="61E11659" w14:textId="20376BD0" w:rsidR="00D36184" w:rsidRDefault="00D36184" w:rsidP="00444C21">
      <w:r>
        <w:t>Pg 48 and on describes programming workflow and Conversion Programs</w:t>
      </w:r>
    </w:p>
    <w:p w14:paraId="092FCDA1" w14:textId="2DFF0844" w:rsidR="00AE6FA7" w:rsidRDefault="00AE6FA7" w:rsidP="00444C21">
      <w:r>
        <w:t>Pg 61 gives the 4-4-6 tape input program (i.e., the paper tape loader)</w:t>
      </w:r>
    </w:p>
    <w:p w14:paraId="2BECE668" w14:textId="44D9666D" w:rsidR="00AE6FA7" w:rsidRDefault="00AE6FA7" w:rsidP="00444C21">
      <w:proofErr w:type="gramStart"/>
      <w:r>
        <w:t>Apparently</w:t>
      </w:r>
      <w:proofErr w:type="gramEnd"/>
      <w:r>
        <w:t xml:space="preserve"> there was a 32-word plugboard, eliminating the need to set hundreds of toggle switch registers.</w:t>
      </w:r>
    </w:p>
    <w:p w14:paraId="633B2A07" w14:textId="140DB8E4" w:rsidR="00AE6FA7" w:rsidRDefault="00AE6FA7" w:rsidP="00444C21">
      <w:r>
        <w:t>The doc mentions features specifically for interaction with XD-1</w:t>
      </w:r>
    </w:p>
    <w:p w14:paraId="6D7AADE9" w14:textId="166EAE7F" w:rsidR="00AE6FA7" w:rsidRDefault="00AE6FA7" w:rsidP="00444C21"/>
    <w:p w14:paraId="2F28F283" w14:textId="00AB907D" w:rsidR="00AE6FA7" w:rsidRDefault="00AE6FA7" w:rsidP="00444C21">
      <w:r>
        <w:t>6M-3896 in the same folder describes a programmer’s debug aid tool “MTC Analysis Program”</w:t>
      </w:r>
    </w:p>
    <w:p w14:paraId="38D18F68" w14:textId="023A727F" w:rsidR="00D36184" w:rsidRDefault="00D36184" w:rsidP="00444C21"/>
    <w:p w14:paraId="174713DB" w14:textId="0CDFCC01" w:rsidR="00FF5639" w:rsidRDefault="00FF5639" w:rsidP="00FF5639">
      <w:pPr>
        <w:pStyle w:val="Heading4"/>
      </w:pPr>
      <w:r>
        <w:t>Folder November 1955</w:t>
      </w:r>
    </w:p>
    <w:p w14:paraId="00A20487" w14:textId="7E8DCF9B" w:rsidR="00FF5639" w:rsidRDefault="00FF5639" w:rsidP="00444C21">
      <w:r>
        <w:t>(The last one in this box)</w:t>
      </w:r>
    </w:p>
    <w:p w14:paraId="216273BB" w14:textId="738098AB" w:rsidR="00FF5639" w:rsidRDefault="00FF5639" w:rsidP="00444C21">
      <w:r w:rsidRPr="00A87D17">
        <w:rPr>
          <w:b/>
        </w:rPr>
        <w:t>6M-3974 Proposed MTC In-Out Block Transfer Instruction</w:t>
      </w:r>
      <w:r>
        <w:t xml:space="preserve">, from B. G. Farley, November 4, 1955, Approved by W. A. Hosier.  “Plans are now under way for installing XD-1 tape units on </w:t>
      </w:r>
      <w:proofErr w:type="gramStart"/>
      <w:r>
        <w:t>MTC”…</w:t>
      </w:r>
      <w:proofErr w:type="gramEnd"/>
    </w:p>
    <w:p w14:paraId="194A13F9" w14:textId="5E4B823D" w:rsidR="00FF5639" w:rsidRDefault="00FF5639" w:rsidP="00444C21">
      <w:r w:rsidRPr="00A87D17">
        <w:rPr>
          <w:b/>
        </w:rPr>
        <w:t>6M-3999 MTC Deflection Amplifiers,</w:t>
      </w:r>
      <w:r>
        <w:t xml:space="preserve"> from J. I. Woolf, Approved </w:t>
      </w:r>
      <w:r w:rsidR="00A87D17">
        <w:t>C. L. Corderman, 18 November, 1955.  Something about linearity of DC amplifiers used for display beam deflection (I think)</w:t>
      </w:r>
    </w:p>
    <w:p w14:paraId="63FD2DEC" w14:textId="00AFD3BF" w:rsidR="00FF5639" w:rsidRPr="00444C21" w:rsidRDefault="00FF5639" w:rsidP="00444C21"/>
    <w:p w14:paraId="0067B415" w14:textId="77777777" w:rsidR="00444C21" w:rsidRPr="00444C21" w:rsidRDefault="00444C21" w:rsidP="00444C21"/>
    <w:p w14:paraId="14AA440D" w14:textId="785DECD8" w:rsidR="00095665" w:rsidRDefault="00A270A4" w:rsidP="00095665">
      <w:pPr>
        <w:pStyle w:val="Heading3"/>
      </w:pPr>
      <w:bookmarkStart w:id="81" w:name="_Toc193914359"/>
      <w:r>
        <w:t xml:space="preserve">Drafting Department </w:t>
      </w:r>
      <w:r w:rsidR="00095665">
        <w:t>Microfilm reels</w:t>
      </w:r>
      <w:bookmarkEnd w:id="81"/>
    </w:p>
    <w:p w14:paraId="5A8D74BA" w14:textId="0B4D1306" w:rsidR="00095665" w:rsidRDefault="00095665" w:rsidP="00095665">
      <w:r>
        <w:t>Microfilm is 35 mm film on 3½” reels.</w:t>
      </w:r>
    </w:p>
    <w:p w14:paraId="03E60830" w14:textId="27A6F66F" w:rsidR="00095665" w:rsidRDefault="00095665" w:rsidP="00095665">
      <w:pPr>
        <w:pStyle w:val="ListParagraph"/>
        <w:numPr>
          <w:ilvl w:val="0"/>
          <w:numId w:val="10"/>
        </w:numPr>
      </w:pPr>
      <w:r>
        <w:lastRenderedPageBreak/>
        <w:t>Six reels to a Metal-Edge box, six Metal-Edge boxes to an archive box.</w:t>
      </w:r>
    </w:p>
    <w:p w14:paraId="4B48C735" w14:textId="6970C5AE" w:rsidR="00095665" w:rsidRDefault="00095665" w:rsidP="00095665">
      <w:proofErr w:type="gramStart"/>
      <w:r>
        <w:t>So</w:t>
      </w:r>
      <w:proofErr w:type="gramEnd"/>
      <w:r>
        <w:t xml:space="preserve"> Archive Series 15, Box 20 contains Metal-Edge boxes 1 to 6, which together contain reels </w:t>
      </w:r>
      <w:r w:rsidR="00DA4013">
        <w:t xml:space="preserve">numbered </w:t>
      </w:r>
      <w:r>
        <w:t>1 through</w:t>
      </w:r>
      <w:r w:rsidR="00DA4013">
        <w:t xml:space="preserve"> 34 (with one Negative and one Destroy roll)</w:t>
      </w:r>
    </w:p>
    <w:p w14:paraId="265C84DF" w14:textId="5DE93FBD" w:rsidR="00CA3DF4" w:rsidRDefault="00CA3DF4" w:rsidP="00095665">
      <w:r>
        <w:t>Each frame is 1¼” wide (35 mm) and 1</w:t>
      </w:r>
      <w:r w:rsidR="002D1F69">
        <w:t>¾</w:t>
      </w:r>
      <w:r>
        <w:t>” long</w:t>
      </w:r>
      <w:r w:rsidR="002D1F69">
        <w:t>, with two-inch spacing (i.e., 6 frames per foot of film)</w:t>
      </w:r>
    </w:p>
    <w:p w14:paraId="20D637C7" w14:textId="77777777" w:rsidR="00DA4013" w:rsidRDefault="00DA4013" w:rsidP="00095665"/>
    <w:p w14:paraId="6237E54B" w14:textId="77777777" w:rsidR="00DA4013" w:rsidRPr="00095665" w:rsidRDefault="00DA4013" w:rsidP="00095665"/>
    <w:p w14:paraId="05AC34F1" w14:textId="053EB3E0" w:rsidR="00DA4013" w:rsidRDefault="00DA4013" w:rsidP="00DA4013">
      <w:pPr>
        <w:pStyle w:val="Heading4"/>
      </w:pPr>
      <w:r>
        <w:t>Microfilm MC 665 Series XV, Reel 1</w:t>
      </w:r>
    </w:p>
    <w:p w14:paraId="518748B4" w14:textId="13503BD8" w:rsidR="00DA4013" w:rsidRDefault="00DA4013" w:rsidP="00DA4013">
      <w:pPr>
        <w:pStyle w:val="ListParagraph"/>
        <w:numPr>
          <w:ilvl w:val="0"/>
          <w:numId w:val="10"/>
        </w:numPr>
      </w:pPr>
      <w:r>
        <w:t>First drawing A-30024 “Tube Characteristic Test Circuit for 2050 Tube”</w:t>
      </w:r>
    </w:p>
    <w:p w14:paraId="08148153" w14:textId="501DB3F4" w:rsidR="00DA4013" w:rsidRDefault="00DA4013" w:rsidP="00DA4013">
      <w:pPr>
        <w:pStyle w:val="ListParagraph"/>
        <w:numPr>
          <w:ilvl w:val="1"/>
          <w:numId w:val="10"/>
        </w:numPr>
      </w:pPr>
      <w:r>
        <w:t>Drawn and checked 12/26/45 (!!)</w:t>
      </w:r>
    </w:p>
    <w:p w14:paraId="1E8D84F7" w14:textId="48805124" w:rsidR="00DA4013" w:rsidRDefault="00DA4013" w:rsidP="00DA4013">
      <w:pPr>
        <w:pStyle w:val="ListParagraph"/>
        <w:numPr>
          <w:ilvl w:val="1"/>
          <w:numId w:val="10"/>
        </w:numPr>
      </w:pPr>
      <w:r>
        <w:t xml:space="preserve">One tube, three </w:t>
      </w:r>
      <w:r w:rsidR="00A90FE6">
        <w:t>potentiometers</w:t>
      </w:r>
      <w:r>
        <w:t xml:space="preserve">, </w:t>
      </w:r>
      <w:r w:rsidR="00A90FE6">
        <w:t>three voltage sources</w:t>
      </w:r>
    </w:p>
    <w:p w14:paraId="7DB5BBCC" w14:textId="0E0C79DA" w:rsidR="00A90FE6" w:rsidRDefault="00A90FE6" w:rsidP="00A90FE6">
      <w:pPr>
        <w:pStyle w:val="ListParagraph"/>
        <w:numPr>
          <w:ilvl w:val="0"/>
          <w:numId w:val="10"/>
        </w:numPr>
      </w:pPr>
      <w:r>
        <w:t xml:space="preserve">Snap Rings, Threaded Rods, pages of carefully-written equations, </w:t>
      </w:r>
      <w:proofErr w:type="spellStart"/>
      <w:r>
        <w:t>etc</w:t>
      </w:r>
      <w:proofErr w:type="spellEnd"/>
    </w:p>
    <w:p w14:paraId="0FAB6A9A" w14:textId="5E858603" w:rsidR="00A90FE6" w:rsidRDefault="00A90FE6" w:rsidP="00A90FE6">
      <w:pPr>
        <w:pStyle w:val="ListParagraph"/>
        <w:numPr>
          <w:ilvl w:val="0"/>
          <w:numId w:val="10"/>
        </w:numPr>
      </w:pPr>
      <w:r>
        <w:t>Some simple tube schematics</w:t>
      </w:r>
    </w:p>
    <w:p w14:paraId="43730113" w14:textId="77777777" w:rsidR="00A90FE6" w:rsidRPr="00DA4013" w:rsidRDefault="00A90FE6" w:rsidP="00A90FE6">
      <w:pPr>
        <w:ind w:left="360"/>
      </w:pPr>
    </w:p>
    <w:p w14:paraId="5FBE7225" w14:textId="275443EB" w:rsidR="00C23B4E" w:rsidRDefault="00C23B4E" w:rsidP="00095665">
      <w:pPr>
        <w:pStyle w:val="Heading4"/>
      </w:pPr>
      <w:r>
        <w:t>Microfilm MC 665 Series XV, Reel 11</w:t>
      </w:r>
    </w:p>
    <w:p w14:paraId="1BCEB7BB" w14:textId="6021E133" w:rsidR="00BE2751" w:rsidRDefault="00BE2751" w:rsidP="00C23B4E">
      <w:pPr>
        <w:pStyle w:val="ListParagraph"/>
        <w:numPr>
          <w:ilvl w:val="0"/>
          <w:numId w:val="10"/>
        </w:numPr>
      </w:pPr>
      <w:r>
        <w:t>Microfilm leader says Sept 1960</w:t>
      </w:r>
    </w:p>
    <w:p w14:paraId="177D1398" w14:textId="2ABC7B30" w:rsidR="00C23B4E" w:rsidRDefault="00C23B4E" w:rsidP="00C23B4E">
      <w:pPr>
        <w:pStyle w:val="ListParagraph"/>
        <w:numPr>
          <w:ilvl w:val="0"/>
          <w:numId w:val="10"/>
        </w:numPr>
      </w:pPr>
      <w:r>
        <w:t>A-size drawings, easy to read.  Sample drawing number: A-47254 C60-579</w:t>
      </w:r>
    </w:p>
    <w:p w14:paraId="7FCCA95F" w14:textId="3587AD84" w:rsidR="00BE2751" w:rsidRPr="00C23B4E" w:rsidRDefault="00BE2751" w:rsidP="00C23B4E">
      <w:pPr>
        <w:pStyle w:val="ListParagraph"/>
        <w:numPr>
          <w:ilvl w:val="0"/>
          <w:numId w:val="10"/>
        </w:numPr>
      </w:pPr>
      <w:r>
        <w:t xml:space="preserve">The appear to be sorted in order of drawing numbers, not topic or category.  </w:t>
      </w:r>
      <w:proofErr w:type="gramStart"/>
      <w:r>
        <w:t>So</w:t>
      </w:r>
      <w:proofErr w:type="gramEnd"/>
      <w:r>
        <w:t xml:space="preserve"> height-finding radar is followed by a series on ferrite permeability.</w:t>
      </w:r>
    </w:p>
    <w:p w14:paraId="61B039C1" w14:textId="18E1D531" w:rsidR="00BE2751" w:rsidRDefault="00BE2751" w:rsidP="00BE2751">
      <w:pPr>
        <w:pStyle w:val="ListParagraph"/>
        <w:numPr>
          <w:ilvl w:val="0"/>
          <w:numId w:val="10"/>
        </w:numPr>
      </w:pPr>
      <w:r>
        <w:t>E.g., Block diagrams for SAGE radar system; “South Truro Heavy Radars Site”, “Lincoln FGD Equipment” to “ESS Direction Center”, “AN/FSQ-7 (XD-1)”</w:t>
      </w:r>
    </w:p>
    <w:p w14:paraId="40A47C14" w14:textId="0BA4F268" w:rsidR="00BE2751" w:rsidRDefault="00BE2751" w:rsidP="00BE2751">
      <w:pPr>
        <w:pStyle w:val="ListParagraph"/>
        <w:numPr>
          <w:ilvl w:val="1"/>
          <w:numId w:val="10"/>
        </w:numPr>
      </w:pPr>
      <w:r>
        <w:t>Unclassified by approval of David Israel, Apr 26, 1960</w:t>
      </w:r>
    </w:p>
    <w:p w14:paraId="5F004FCD" w14:textId="5CCA1D8E" w:rsidR="00555082" w:rsidRDefault="00555082" w:rsidP="00095665">
      <w:pPr>
        <w:pStyle w:val="Heading4"/>
      </w:pPr>
      <w:r>
        <w:t>Microfilm MC 665 Series XV, Reel 34</w:t>
      </w:r>
    </w:p>
    <w:p w14:paraId="51F443D1" w14:textId="2FF1C276" w:rsidR="00EE7CDB" w:rsidRDefault="00555082" w:rsidP="00555082">
      <w:pPr>
        <w:pStyle w:val="ListParagraph"/>
        <w:numPr>
          <w:ilvl w:val="0"/>
          <w:numId w:val="10"/>
        </w:numPr>
      </w:pPr>
      <w:r>
        <w:t>First drawing: B-64776 – it’s a chart labeled “digital display summary chart”.  Maybe 60 columns by 30 rows.  Legible, but not easily.</w:t>
      </w:r>
    </w:p>
    <w:p w14:paraId="68BE022E" w14:textId="50D352D1" w:rsidR="00555082" w:rsidRDefault="00555082" w:rsidP="00555082">
      <w:pPr>
        <w:pStyle w:val="ListParagraph"/>
        <w:numPr>
          <w:ilvl w:val="0"/>
          <w:numId w:val="10"/>
        </w:numPr>
      </w:pPr>
      <w:r>
        <w:t>Every kind of drawing; mechanical, org-chart, measurements of core permeability</w:t>
      </w:r>
    </w:p>
    <w:p w14:paraId="561CED26" w14:textId="3C2D90DD" w:rsidR="00555082" w:rsidRDefault="00555082" w:rsidP="00555082">
      <w:pPr>
        <w:pStyle w:val="ListParagraph"/>
        <w:numPr>
          <w:ilvl w:val="0"/>
          <w:numId w:val="10"/>
        </w:numPr>
      </w:pPr>
      <w:r>
        <w:t xml:space="preserve">Transistor schematic for “PETR Asynchronous Pulse </w:t>
      </w:r>
      <w:proofErr w:type="gramStart"/>
      <w:r>
        <w:t>Generator”  Philco</w:t>
      </w:r>
      <w:proofErr w:type="gramEnd"/>
      <w:r>
        <w:t xml:space="preserve"> </w:t>
      </w:r>
      <w:r w:rsidR="00977FAD">
        <w:t>5106 transistors.</w:t>
      </w:r>
    </w:p>
    <w:p w14:paraId="3B1B35C4" w14:textId="241A2F0C" w:rsidR="00977FAD" w:rsidRDefault="00977FAD" w:rsidP="00555082">
      <w:pPr>
        <w:pStyle w:val="ListParagraph"/>
        <w:numPr>
          <w:ilvl w:val="0"/>
          <w:numId w:val="10"/>
        </w:numPr>
      </w:pPr>
      <w:r>
        <w:t>Many drawings have no title block, date or draftsman</w:t>
      </w:r>
    </w:p>
    <w:p w14:paraId="52026BE1" w14:textId="56C73407" w:rsidR="00977FAD" w:rsidRDefault="00977FAD" w:rsidP="00AC3C27">
      <w:pPr>
        <w:pStyle w:val="ListParagraph"/>
        <w:numPr>
          <w:ilvl w:val="0"/>
          <w:numId w:val="10"/>
        </w:numPr>
      </w:pPr>
      <w:r>
        <w:t>SB-64910 Experimental Flip Flop transistor schematic, Dec 30, 1955.  ENG: B Gurley, DR: MLSTORM.  (Engineer and draftsman, I assume)</w:t>
      </w:r>
    </w:p>
    <w:p w14:paraId="57B9D9F8" w14:textId="5671D8B4" w:rsidR="00C23B4E" w:rsidRDefault="00C23B4E" w:rsidP="005741B3"/>
    <w:p w14:paraId="76E7BA86" w14:textId="08B78C5B" w:rsidR="00EA711F" w:rsidRDefault="00EA711F" w:rsidP="00EA711F">
      <w:pPr>
        <w:pStyle w:val="Heading4"/>
      </w:pPr>
      <w:r>
        <w:t>Microfilm MC 665 Series XV, Reel 37</w:t>
      </w:r>
    </w:p>
    <w:p w14:paraId="68935318" w14:textId="46691838" w:rsidR="00EA711F" w:rsidRDefault="00EA711F" w:rsidP="005741B3">
      <w:r>
        <w:t>This reel was wound inside out, so it’s all backwards!</w:t>
      </w:r>
    </w:p>
    <w:p w14:paraId="6B03D768" w14:textId="57A8FEF7" w:rsidR="003D3E25" w:rsidRDefault="003D3E25" w:rsidP="003D3E25">
      <w:pPr>
        <w:pStyle w:val="Heading4"/>
      </w:pPr>
      <w:r>
        <w:t>Microfilm MC 665 Series XV, Reel 38</w:t>
      </w:r>
    </w:p>
    <w:p w14:paraId="094A3E8C" w14:textId="5F70EE26" w:rsidR="003D3E25" w:rsidRDefault="00470B4B" w:rsidP="003D3E25">
      <w:r>
        <w:t>Starts with a series of drawings for Ferrite Die and Punch, around B-85884</w:t>
      </w:r>
    </w:p>
    <w:p w14:paraId="0A6D01A6" w14:textId="32E66A58" w:rsidR="00470B4B" w:rsidRDefault="00470B4B" w:rsidP="003D3E25">
      <w:r>
        <w:t>Many small mechanical parts; flanges, shafts, couplings, etc.</w:t>
      </w:r>
    </w:p>
    <w:p w14:paraId="4C8A8211" w14:textId="5DD66703" w:rsidR="00470B4B" w:rsidRPr="003D3E25" w:rsidRDefault="00470B4B" w:rsidP="003D3E25">
      <w:proofErr w:type="gramStart"/>
      <w:r>
        <w:t>Generally</w:t>
      </w:r>
      <w:proofErr w:type="gramEnd"/>
      <w:r>
        <w:t xml:space="preserve"> quite legible</w:t>
      </w:r>
    </w:p>
    <w:p w14:paraId="48D2E7F2" w14:textId="77777777" w:rsidR="00EA711F" w:rsidRDefault="00EA711F" w:rsidP="005741B3"/>
    <w:p w14:paraId="716300B8" w14:textId="7A39153E" w:rsidR="00224531" w:rsidRDefault="00224531" w:rsidP="00224531">
      <w:pPr>
        <w:pStyle w:val="Heading4"/>
      </w:pPr>
      <w:r>
        <w:t>Microfilm MC 665 Series XV, Reel 49</w:t>
      </w:r>
    </w:p>
    <w:p w14:paraId="7AF0E1E8" w14:textId="2296EDAE" w:rsidR="009E18CB" w:rsidRDefault="009E18CB" w:rsidP="009E18CB">
      <w:r>
        <w:t>Film header says R. D. Drawings</w:t>
      </w:r>
    </w:p>
    <w:p w14:paraId="1328DF3D" w14:textId="1C020A4D" w:rsidR="009E18CB" w:rsidRDefault="009E18CB" w:rsidP="009E18CB">
      <w:r>
        <w:t>E-size sheets, e.g., E-64278 “Hoist Trolley” (!) mechanical drawing.  (Really, it looks like a thing that rides on rails)</w:t>
      </w:r>
    </w:p>
    <w:p w14:paraId="09167002" w14:textId="2EC91F91" w:rsidR="009E18CB" w:rsidRDefault="009E18CB" w:rsidP="009E18CB">
      <w:r>
        <w:t>E-64288, “Block Schematic Control ???” – circuit diagram.  The diagram itself is easy enough to read, but the lettering is very small, and title block printing even smaller.</w:t>
      </w:r>
    </w:p>
    <w:p w14:paraId="74CCC1EF" w14:textId="6E38D9DE" w:rsidR="009E18CB" w:rsidRDefault="009E18CB" w:rsidP="009E18CB"/>
    <w:p w14:paraId="6FFDDC1D" w14:textId="78F23A3F" w:rsidR="00470B4B" w:rsidRDefault="009E18CB" w:rsidP="009E18CB">
      <w:r>
        <w:t>E-64330 “</w:t>
      </w:r>
      <w:r w:rsidR="008A0B19">
        <w:t>Circuit Schematic, 190 Volt 15 Amp Power Supply, TX-2”, probably dated 10-12-56, Engineer S Coffin(!)</w:t>
      </w:r>
      <w:r w:rsidR="00EA711F">
        <w:t xml:space="preserve"> – three-phase vacuum tube </w:t>
      </w:r>
      <w:r w:rsidR="00470B4B">
        <w:t>rectifiers</w:t>
      </w:r>
    </w:p>
    <w:p w14:paraId="0602C14D" w14:textId="77777777" w:rsidR="009E18CB" w:rsidRPr="009E18CB" w:rsidRDefault="009E18CB" w:rsidP="009E18CB"/>
    <w:p w14:paraId="2773541F" w14:textId="507E34A8" w:rsidR="00224531" w:rsidRDefault="00224531" w:rsidP="00224531">
      <w:pPr>
        <w:pStyle w:val="Heading4"/>
      </w:pPr>
      <w:r>
        <w:t>Microfilm MC 665 Series XV, Reel 53</w:t>
      </w:r>
    </w:p>
    <w:p w14:paraId="30F44E79" w14:textId="49A68616" w:rsidR="00224531" w:rsidRDefault="00224531" w:rsidP="005741B3">
      <w:r>
        <w:t>The reel header claims this roll contains Parts Lists.  Hundreds of parts lists., e.g. PL-75190, 4/7/55 “BSS and CFF for Test Monitor, XD-1”, referencing “Assembly Drawing #E-75190”</w:t>
      </w:r>
    </w:p>
    <w:p w14:paraId="6FFEE045" w14:textId="77777777" w:rsidR="00224531" w:rsidRDefault="00224531" w:rsidP="005741B3"/>
    <w:p w14:paraId="3DCCC3F2" w14:textId="152993DA" w:rsidR="002D1F69" w:rsidRDefault="002D1F69" w:rsidP="002D1F69">
      <w:pPr>
        <w:pStyle w:val="Heading4"/>
      </w:pPr>
      <w:r>
        <w:t>Microfilm MC 665 Series XV, Reel 59</w:t>
      </w:r>
    </w:p>
    <w:p w14:paraId="002BD6DD" w14:textId="7EA64282" w:rsidR="00AC3C27" w:rsidRDefault="002D1F69" w:rsidP="005741B3">
      <w:r>
        <w:t>This reel shows pages that uses a C-size title block, but the drawings don’t look like the right aspect ratio.</w:t>
      </w:r>
    </w:p>
    <w:p w14:paraId="4B52743B" w14:textId="297F7065" w:rsidR="002D1F69" w:rsidRDefault="002D1F69" w:rsidP="005741B3">
      <w:r>
        <w:t>The start of the film is in the range of C-851</w:t>
      </w:r>
      <w:r w:rsidR="0044545F">
        <w:t>38</w:t>
      </w:r>
      <w:r>
        <w:t>, and shows a series of “dynamic flow diagrams” for something.   I can’t tell if it’s hardware or software!  (ok, they’re almost certainly flow charts, something to do with Track and Intercept)</w:t>
      </w:r>
    </w:p>
    <w:p w14:paraId="4DBF9D2D" w14:textId="19078B08" w:rsidR="002D1F69" w:rsidRDefault="002D1F69" w:rsidP="005741B3">
      <w:r>
        <w:t>The film is scaled in to a size that’s readily legible, although the contrast is poor.</w:t>
      </w:r>
    </w:p>
    <w:p w14:paraId="516D6CE9" w14:textId="0E681D00" w:rsidR="0044545F" w:rsidRDefault="0044545F" w:rsidP="005741B3">
      <w:r>
        <w:t>The header of this film claims it’s The End of the series.</w:t>
      </w:r>
    </w:p>
    <w:p w14:paraId="0973576F" w14:textId="7FB16A82" w:rsidR="002D1F69" w:rsidRDefault="002D1F69" w:rsidP="005741B3"/>
    <w:p w14:paraId="54500585" w14:textId="388D6942" w:rsidR="00470B4B" w:rsidRDefault="00470B4B" w:rsidP="00470B4B">
      <w:pPr>
        <w:pStyle w:val="Heading4"/>
      </w:pPr>
      <w:r>
        <w:t>Indices</w:t>
      </w:r>
    </w:p>
    <w:p w14:paraId="240BE511" w14:textId="08F5A91F" w:rsidR="00470B4B" w:rsidRDefault="00470B4B" w:rsidP="005741B3">
      <w:r>
        <w:t xml:space="preserve">I haven’t seen these, </w:t>
      </w:r>
      <w:r w:rsidRPr="000B745C">
        <w:rPr>
          <w:color w:val="948A54" w:themeColor="background2" w:themeShade="80"/>
        </w:rPr>
        <w:t>but they’re probably boxes of paper, not film</w:t>
      </w:r>
      <w:r w:rsidR="000B745C">
        <w:rPr>
          <w:color w:val="948A54" w:themeColor="background2" w:themeShade="80"/>
        </w:rPr>
        <w:t>(?)</w:t>
      </w:r>
      <w:r>
        <w:t>:</w:t>
      </w:r>
    </w:p>
    <w:tbl>
      <w:tblPr>
        <w:tblW w:w="0" w:type="auto"/>
        <w:tblCellSpacing w:w="15" w:type="dxa"/>
        <w:tblInd w:w="885" w:type="dxa"/>
        <w:tblCellMar>
          <w:top w:w="15" w:type="dxa"/>
          <w:left w:w="15" w:type="dxa"/>
          <w:bottom w:w="15" w:type="dxa"/>
          <w:right w:w="15" w:type="dxa"/>
        </w:tblCellMar>
        <w:tblLook w:val="04A0" w:firstRow="1" w:lastRow="0" w:firstColumn="1" w:lastColumn="0" w:noHBand="0" w:noVBand="1"/>
      </w:tblPr>
      <w:tblGrid>
        <w:gridCol w:w="3497"/>
        <w:gridCol w:w="555"/>
        <w:gridCol w:w="81"/>
      </w:tblGrid>
      <w:tr w:rsidR="00470B4B" w:rsidRPr="00470B4B" w14:paraId="6A5B656E" w14:textId="77777777" w:rsidTr="00470B4B">
        <w:trPr>
          <w:tblCellSpacing w:w="15" w:type="dxa"/>
        </w:trPr>
        <w:tc>
          <w:tcPr>
            <w:tcW w:w="0" w:type="auto"/>
            <w:vAlign w:val="center"/>
            <w:hideMark/>
          </w:tcPr>
          <w:p w14:paraId="54633E44"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Drawing Logbook for 30000 to 37999 </w:t>
            </w:r>
          </w:p>
        </w:tc>
        <w:tc>
          <w:tcPr>
            <w:tcW w:w="0" w:type="auto"/>
            <w:vAlign w:val="center"/>
            <w:hideMark/>
          </w:tcPr>
          <w:p w14:paraId="7E58ABAA"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15.14</w:t>
            </w:r>
          </w:p>
        </w:tc>
        <w:tc>
          <w:tcPr>
            <w:tcW w:w="0" w:type="auto"/>
            <w:vAlign w:val="center"/>
            <w:hideMark/>
          </w:tcPr>
          <w:p w14:paraId="2ABE875B" w14:textId="77777777" w:rsidR="00470B4B" w:rsidRPr="007F4B9D" w:rsidRDefault="00470B4B" w:rsidP="00470B4B">
            <w:pPr>
              <w:spacing w:before="0" w:after="0"/>
              <w:rPr>
                <w:rFonts w:ascii="Times New Roman" w:hAnsi="Times New Roman"/>
                <w:sz w:val="22"/>
                <w:szCs w:val="22"/>
              </w:rPr>
            </w:pPr>
          </w:p>
        </w:tc>
      </w:tr>
      <w:tr w:rsidR="00470B4B" w:rsidRPr="00470B4B" w14:paraId="5F78CDBB" w14:textId="77777777" w:rsidTr="00470B4B">
        <w:trPr>
          <w:tblCellSpacing w:w="15" w:type="dxa"/>
        </w:trPr>
        <w:tc>
          <w:tcPr>
            <w:tcW w:w="0" w:type="auto"/>
            <w:vAlign w:val="center"/>
            <w:hideMark/>
          </w:tcPr>
          <w:p w14:paraId="4F4F0FB7"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Drawing Logbook for 38000 to 48878 </w:t>
            </w:r>
          </w:p>
        </w:tc>
        <w:tc>
          <w:tcPr>
            <w:tcW w:w="0" w:type="auto"/>
            <w:vAlign w:val="center"/>
            <w:hideMark/>
          </w:tcPr>
          <w:p w14:paraId="271AC8C2"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15.15</w:t>
            </w:r>
          </w:p>
        </w:tc>
        <w:tc>
          <w:tcPr>
            <w:tcW w:w="0" w:type="auto"/>
            <w:vAlign w:val="center"/>
            <w:hideMark/>
          </w:tcPr>
          <w:p w14:paraId="499475D2" w14:textId="77777777" w:rsidR="00470B4B" w:rsidRPr="007F4B9D" w:rsidRDefault="00470B4B" w:rsidP="00470B4B">
            <w:pPr>
              <w:spacing w:before="0" w:after="0"/>
              <w:rPr>
                <w:rFonts w:ascii="Times New Roman" w:hAnsi="Times New Roman"/>
                <w:sz w:val="22"/>
                <w:szCs w:val="22"/>
              </w:rPr>
            </w:pPr>
          </w:p>
        </w:tc>
      </w:tr>
      <w:tr w:rsidR="00470B4B" w:rsidRPr="00470B4B" w14:paraId="5E4E6112" w14:textId="77777777" w:rsidTr="00470B4B">
        <w:trPr>
          <w:tblCellSpacing w:w="15" w:type="dxa"/>
        </w:trPr>
        <w:tc>
          <w:tcPr>
            <w:tcW w:w="0" w:type="auto"/>
            <w:vAlign w:val="center"/>
            <w:hideMark/>
          </w:tcPr>
          <w:p w14:paraId="387973F9"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Drawing Logbook for 50000 to 55001 </w:t>
            </w:r>
          </w:p>
        </w:tc>
        <w:tc>
          <w:tcPr>
            <w:tcW w:w="0" w:type="auto"/>
            <w:vAlign w:val="center"/>
            <w:hideMark/>
          </w:tcPr>
          <w:p w14:paraId="2662E6A8"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15.16</w:t>
            </w:r>
          </w:p>
        </w:tc>
        <w:tc>
          <w:tcPr>
            <w:tcW w:w="0" w:type="auto"/>
            <w:vAlign w:val="center"/>
            <w:hideMark/>
          </w:tcPr>
          <w:p w14:paraId="3B3794A5" w14:textId="77777777" w:rsidR="00470B4B" w:rsidRPr="007F4B9D" w:rsidRDefault="00470B4B" w:rsidP="00470B4B">
            <w:pPr>
              <w:spacing w:before="0" w:after="0"/>
              <w:rPr>
                <w:rFonts w:ascii="Times New Roman" w:hAnsi="Times New Roman"/>
                <w:sz w:val="22"/>
                <w:szCs w:val="22"/>
              </w:rPr>
            </w:pPr>
          </w:p>
        </w:tc>
      </w:tr>
      <w:tr w:rsidR="00470B4B" w:rsidRPr="00470B4B" w14:paraId="7686A29A" w14:textId="77777777" w:rsidTr="00470B4B">
        <w:trPr>
          <w:tblCellSpacing w:w="15" w:type="dxa"/>
        </w:trPr>
        <w:tc>
          <w:tcPr>
            <w:tcW w:w="0" w:type="auto"/>
            <w:vAlign w:val="center"/>
            <w:hideMark/>
          </w:tcPr>
          <w:p w14:paraId="7FEED54A"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Drawing Logbook for 55002 to 62099 </w:t>
            </w:r>
          </w:p>
        </w:tc>
        <w:tc>
          <w:tcPr>
            <w:tcW w:w="0" w:type="auto"/>
            <w:vAlign w:val="center"/>
            <w:hideMark/>
          </w:tcPr>
          <w:p w14:paraId="08796B5A"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15.17</w:t>
            </w:r>
          </w:p>
        </w:tc>
        <w:tc>
          <w:tcPr>
            <w:tcW w:w="0" w:type="auto"/>
            <w:vAlign w:val="center"/>
            <w:hideMark/>
          </w:tcPr>
          <w:p w14:paraId="35180BBA" w14:textId="77777777" w:rsidR="00470B4B" w:rsidRPr="007F4B9D" w:rsidRDefault="00470B4B" w:rsidP="00470B4B">
            <w:pPr>
              <w:spacing w:before="0" w:after="0"/>
              <w:rPr>
                <w:rFonts w:ascii="Times New Roman" w:hAnsi="Times New Roman"/>
                <w:sz w:val="22"/>
                <w:szCs w:val="22"/>
              </w:rPr>
            </w:pPr>
          </w:p>
        </w:tc>
      </w:tr>
      <w:tr w:rsidR="00470B4B" w:rsidRPr="00470B4B" w14:paraId="1794B4F0" w14:textId="77777777" w:rsidTr="00470B4B">
        <w:trPr>
          <w:tblCellSpacing w:w="15" w:type="dxa"/>
        </w:trPr>
        <w:tc>
          <w:tcPr>
            <w:tcW w:w="0" w:type="auto"/>
            <w:vAlign w:val="center"/>
            <w:hideMark/>
          </w:tcPr>
          <w:p w14:paraId="2618EB74"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Drawing Logbook for 62100 to 78000 </w:t>
            </w:r>
          </w:p>
        </w:tc>
        <w:tc>
          <w:tcPr>
            <w:tcW w:w="0" w:type="auto"/>
            <w:vAlign w:val="center"/>
            <w:hideMark/>
          </w:tcPr>
          <w:p w14:paraId="250D7E36"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15.18</w:t>
            </w:r>
          </w:p>
        </w:tc>
        <w:tc>
          <w:tcPr>
            <w:tcW w:w="0" w:type="auto"/>
            <w:vAlign w:val="center"/>
            <w:hideMark/>
          </w:tcPr>
          <w:p w14:paraId="11AF9285" w14:textId="77777777" w:rsidR="00470B4B" w:rsidRPr="007F4B9D" w:rsidRDefault="00470B4B" w:rsidP="00470B4B">
            <w:pPr>
              <w:spacing w:before="0" w:after="0"/>
              <w:rPr>
                <w:rFonts w:ascii="Times New Roman" w:hAnsi="Times New Roman"/>
                <w:sz w:val="22"/>
                <w:szCs w:val="22"/>
              </w:rPr>
            </w:pPr>
          </w:p>
        </w:tc>
      </w:tr>
      <w:tr w:rsidR="00470B4B" w:rsidRPr="00470B4B" w14:paraId="4159DF72" w14:textId="77777777" w:rsidTr="00470B4B">
        <w:trPr>
          <w:tblCellSpacing w:w="15" w:type="dxa"/>
        </w:trPr>
        <w:tc>
          <w:tcPr>
            <w:tcW w:w="0" w:type="auto"/>
            <w:vAlign w:val="center"/>
            <w:hideMark/>
          </w:tcPr>
          <w:p w14:paraId="3EEE0CA4"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Drawing Logbook for 80000 to 89318 </w:t>
            </w:r>
          </w:p>
        </w:tc>
        <w:tc>
          <w:tcPr>
            <w:tcW w:w="0" w:type="auto"/>
            <w:vAlign w:val="center"/>
            <w:hideMark/>
          </w:tcPr>
          <w:p w14:paraId="4D67C4EC"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15.19</w:t>
            </w:r>
          </w:p>
        </w:tc>
        <w:tc>
          <w:tcPr>
            <w:tcW w:w="0" w:type="auto"/>
            <w:vAlign w:val="center"/>
            <w:hideMark/>
          </w:tcPr>
          <w:p w14:paraId="20FA674E" w14:textId="77777777" w:rsidR="00470B4B" w:rsidRPr="007F4B9D" w:rsidRDefault="00470B4B" w:rsidP="00470B4B">
            <w:pPr>
              <w:spacing w:before="0" w:after="0"/>
              <w:rPr>
                <w:rFonts w:ascii="Times New Roman" w:hAnsi="Times New Roman"/>
                <w:sz w:val="22"/>
                <w:szCs w:val="22"/>
              </w:rPr>
            </w:pPr>
          </w:p>
        </w:tc>
      </w:tr>
      <w:tr w:rsidR="00470B4B" w:rsidRPr="00470B4B" w14:paraId="48AA4D23" w14:textId="77777777" w:rsidTr="00470B4B">
        <w:trPr>
          <w:tblCellSpacing w:w="15" w:type="dxa"/>
        </w:trPr>
        <w:tc>
          <w:tcPr>
            <w:tcW w:w="0" w:type="auto"/>
            <w:vAlign w:val="center"/>
            <w:hideMark/>
          </w:tcPr>
          <w:p w14:paraId="4845A986"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Lists of drawings on reels 1-54 </w:t>
            </w:r>
          </w:p>
        </w:tc>
        <w:tc>
          <w:tcPr>
            <w:tcW w:w="0" w:type="auto"/>
            <w:vAlign w:val="center"/>
            <w:hideMark/>
          </w:tcPr>
          <w:p w14:paraId="338544C3"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15.23</w:t>
            </w:r>
          </w:p>
        </w:tc>
        <w:tc>
          <w:tcPr>
            <w:tcW w:w="0" w:type="auto"/>
            <w:vAlign w:val="center"/>
            <w:hideMark/>
          </w:tcPr>
          <w:p w14:paraId="1AABB779" w14:textId="77777777" w:rsidR="00470B4B" w:rsidRPr="007F4B9D" w:rsidRDefault="00470B4B" w:rsidP="00470B4B">
            <w:pPr>
              <w:spacing w:before="0" w:after="0"/>
              <w:rPr>
                <w:rFonts w:ascii="Times New Roman" w:hAnsi="Times New Roman"/>
                <w:sz w:val="22"/>
                <w:szCs w:val="22"/>
              </w:rPr>
            </w:pPr>
          </w:p>
        </w:tc>
      </w:tr>
      <w:tr w:rsidR="00470B4B" w:rsidRPr="00470B4B" w14:paraId="03779E16" w14:textId="77777777" w:rsidTr="00470B4B">
        <w:trPr>
          <w:tblCellSpacing w:w="15" w:type="dxa"/>
        </w:trPr>
        <w:tc>
          <w:tcPr>
            <w:tcW w:w="0" w:type="auto"/>
            <w:vAlign w:val="center"/>
            <w:hideMark/>
          </w:tcPr>
          <w:p w14:paraId="485E09B0" w14:textId="77777777" w:rsidR="00470B4B" w:rsidRPr="007F4B9D" w:rsidRDefault="00470B4B" w:rsidP="00470B4B">
            <w:pPr>
              <w:spacing w:before="100" w:beforeAutospacing="1" w:after="100" w:afterAutospacing="1"/>
              <w:rPr>
                <w:rFonts w:ascii="Times New Roman" w:hAnsi="Times New Roman"/>
                <w:sz w:val="22"/>
                <w:szCs w:val="22"/>
              </w:rPr>
            </w:pPr>
            <w:r w:rsidRPr="007F4B9D">
              <w:rPr>
                <w:rFonts w:ascii="Times New Roman" w:hAnsi="Times New Roman"/>
                <w:sz w:val="22"/>
                <w:szCs w:val="22"/>
              </w:rPr>
              <w:t>Lists of drawings on reels 55-69 </w:t>
            </w:r>
          </w:p>
        </w:tc>
        <w:tc>
          <w:tcPr>
            <w:tcW w:w="0" w:type="auto"/>
            <w:vAlign w:val="center"/>
            <w:hideMark/>
          </w:tcPr>
          <w:p w14:paraId="5AA673D6" w14:textId="77777777" w:rsidR="00470B4B" w:rsidRPr="007F4B9D" w:rsidRDefault="00470B4B" w:rsidP="00470B4B">
            <w:pPr>
              <w:spacing w:before="0" w:after="0"/>
              <w:rPr>
                <w:rFonts w:ascii="Times New Roman" w:hAnsi="Times New Roman"/>
                <w:sz w:val="22"/>
                <w:szCs w:val="22"/>
              </w:rPr>
            </w:pPr>
            <w:r w:rsidRPr="007F4B9D">
              <w:rPr>
                <w:rFonts w:ascii="Times New Roman" w:hAnsi="Times New Roman"/>
                <w:sz w:val="22"/>
                <w:szCs w:val="22"/>
              </w:rPr>
              <w:t>15.24</w:t>
            </w:r>
          </w:p>
        </w:tc>
        <w:tc>
          <w:tcPr>
            <w:tcW w:w="0" w:type="auto"/>
            <w:vAlign w:val="center"/>
            <w:hideMark/>
          </w:tcPr>
          <w:p w14:paraId="3EB6BCD9" w14:textId="77777777" w:rsidR="00470B4B" w:rsidRPr="007F4B9D" w:rsidRDefault="00470B4B" w:rsidP="00470B4B">
            <w:pPr>
              <w:spacing w:before="0" w:after="0"/>
              <w:rPr>
                <w:rFonts w:ascii="Times New Roman" w:hAnsi="Times New Roman"/>
                <w:sz w:val="22"/>
                <w:szCs w:val="22"/>
              </w:rPr>
            </w:pPr>
          </w:p>
        </w:tc>
      </w:tr>
    </w:tbl>
    <w:p w14:paraId="57864A4D" w14:textId="63D41A7D" w:rsidR="00470B4B" w:rsidRDefault="000B745C" w:rsidP="005741B3">
      <w:r>
        <w:t>(Compare to MITRE scanned microfilm reel 25)</w:t>
      </w:r>
    </w:p>
    <w:p w14:paraId="0F53B119" w14:textId="375E464F" w:rsidR="000B745C" w:rsidRDefault="000B745C" w:rsidP="000B745C">
      <w:pPr>
        <w:pStyle w:val="Heading4"/>
      </w:pPr>
      <w:r>
        <w:t>MITRE Finding Aid for Drawings</w:t>
      </w:r>
    </w:p>
    <w:p w14:paraId="72540C06" w14:textId="4048A7D6" w:rsidR="00A27A0E" w:rsidRPr="00A27A0E" w:rsidRDefault="00A27A0E" w:rsidP="00A27A0E">
      <w:r w:rsidRPr="00A27A0E">
        <w:t>https://archivesspace.mit.edu/repositories/2/archival_objects/277039</w:t>
      </w:r>
    </w:p>
    <w:p w14:paraId="4308BB82" w14:textId="393E80BD" w:rsidR="000B745C" w:rsidRDefault="000B745C" w:rsidP="005741B3">
      <w:r w:rsidRPr="000B745C">
        <w:t>dome.mit.edu/bitstream/handle/1721.3/189539/ref277_fsp.pdf?sequence=1&amp;isAllowed=y</w:t>
      </w:r>
    </w:p>
    <w:p w14:paraId="2CBF35B5" w14:textId="0AA52E5C" w:rsidR="000B745C" w:rsidRDefault="000B745C" w:rsidP="005741B3">
      <w:r w:rsidRPr="000B745C">
        <w:rPr>
          <w:noProof/>
        </w:rPr>
        <w:lastRenderedPageBreak/>
        <w:drawing>
          <wp:inline distT="0" distB="0" distL="0" distR="0" wp14:anchorId="7DF02B1A" wp14:editId="01B280AE">
            <wp:extent cx="5531134" cy="3397425"/>
            <wp:effectExtent l="0" t="0" r="0" b="0"/>
            <wp:docPr id="18533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6882" name=""/>
                    <pic:cNvPicPr/>
                  </pic:nvPicPr>
                  <pic:blipFill>
                    <a:blip r:embed="rId126"/>
                    <a:stretch>
                      <a:fillRect/>
                    </a:stretch>
                  </pic:blipFill>
                  <pic:spPr>
                    <a:xfrm>
                      <a:off x="0" y="0"/>
                      <a:ext cx="5531134" cy="3397425"/>
                    </a:xfrm>
                    <a:prstGeom prst="rect">
                      <a:avLst/>
                    </a:prstGeom>
                  </pic:spPr>
                </pic:pic>
              </a:graphicData>
            </a:graphic>
          </wp:inline>
        </w:drawing>
      </w:r>
    </w:p>
    <w:p w14:paraId="6D33002D" w14:textId="77777777" w:rsidR="000B745C" w:rsidRDefault="000B745C" w:rsidP="005741B3"/>
    <w:p w14:paraId="01CDC618" w14:textId="7130B2AF" w:rsidR="000B745C" w:rsidRDefault="000B745C" w:rsidP="005741B3">
      <w:r>
        <w:t>[here’s the same table in unformatted but searchable text]</w:t>
      </w:r>
    </w:p>
    <w:p w14:paraId="54FEBF74" w14:textId="77777777" w:rsidR="000B745C" w:rsidRPr="000B745C" w:rsidRDefault="000B745C" w:rsidP="000B745C">
      <w:pPr>
        <w:rPr>
          <w:sz w:val="12"/>
          <w:szCs w:val="12"/>
        </w:rPr>
      </w:pPr>
      <w:r w:rsidRPr="000B745C">
        <w:rPr>
          <w:sz w:val="12"/>
          <w:szCs w:val="12"/>
        </w:rPr>
        <w:t>Drawing Size and Numbers Roll No. Drawing Size and Numbers Roll No. Drawing Size and Numbers Roll No.</w:t>
      </w:r>
    </w:p>
    <w:p w14:paraId="4C039550" w14:textId="77777777" w:rsidR="000B745C" w:rsidRPr="000B745C" w:rsidRDefault="000B745C" w:rsidP="000B745C">
      <w:pPr>
        <w:rPr>
          <w:sz w:val="12"/>
          <w:szCs w:val="12"/>
        </w:rPr>
      </w:pPr>
      <w:r w:rsidRPr="000B745C">
        <w:rPr>
          <w:sz w:val="12"/>
          <w:szCs w:val="12"/>
        </w:rPr>
        <w:t>Drawings B-39427 to B-47059 29 C-68823 to C-80769 56</w:t>
      </w:r>
    </w:p>
    <w:p w14:paraId="4084058A" w14:textId="77777777" w:rsidR="000B745C" w:rsidRPr="000B745C" w:rsidRDefault="000B745C" w:rsidP="000B745C">
      <w:pPr>
        <w:rPr>
          <w:sz w:val="12"/>
          <w:szCs w:val="12"/>
        </w:rPr>
      </w:pPr>
      <w:r w:rsidRPr="000B745C">
        <w:rPr>
          <w:sz w:val="12"/>
          <w:szCs w:val="12"/>
        </w:rPr>
        <w:t>A-30024 to A-30522 1 B-47062 to SB-52816 30 C-80770 to C-82789 57</w:t>
      </w:r>
    </w:p>
    <w:p w14:paraId="23D5530E" w14:textId="77777777" w:rsidR="000B745C" w:rsidRPr="000B745C" w:rsidRDefault="000B745C" w:rsidP="000B745C">
      <w:pPr>
        <w:rPr>
          <w:sz w:val="12"/>
          <w:szCs w:val="12"/>
        </w:rPr>
      </w:pPr>
      <w:r w:rsidRPr="000B745C">
        <w:rPr>
          <w:sz w:val="12"/>
          <w:szCs w:val="12"/>
        </w:rPr>
        <w:t>A-30523 to A-31469 2 B-52848 to B-58615 31 C-82790 to C-83858 58</w:t>
      </w:r>
    </w:p>
    <w:p w14:paraId="49E00458" w14:textId="77777777" w:rsidR="000B745C" w:rsidRPr="000B745C" w:rsidRDefault="000B745C" w:rsidP="000B745C">
      <w:pPr>
        <w:rPr>
          <w:sz w:val="12"/>
          <w:szCs w:val="12"/>
        </w:rPr>
      </w:pPr>
      <w:r w:rsidRPr="000B745C">
        <w:rPr>
          <w:sz w:val="12"/>
          <w:szCs w:val="12"/>
        </w:rPr>
        <w:t>A-31470 to A-32829 3 SB-58625-4 to SB-61697 32 C-83860 to C-85138 59</w:t>
      </w:r>
    </w:p>
    <w:p w14:paraId="32139004" w14:textId="77777777" w:rsidR="000B745C" w:rsidRPr="000B745C" w:rsidRDefault="000B745C" w:rsidP="000B745C">
      <w:pPr>
        <w:rPr>
          <w:sz w:val="12"/>
          <w:szCs w:val="12"/>
        </w:rPr>
      </w:pPr>
      <w:r w:rsidRPr="000B745C">
        <w:rPr>
          <w:sz w:val="12"/>
          <w:szCs w:val="12"/>
        </w:rPr>
        <w:t>A-32831 to SA-34613 4 SB-61698 to B-64759 33 C-85139 to C-85099 60</w:t>
      </w:r>
    </w:p>
    <w:p w14:paraId="3388C072" w14:textId="77777777" w:rsidR="000B745C" w:rsidRPr="000B745C" w:rsidRDefault="000B745C" w:rsidP="000B745C">
      <w:pPr>
        <w:rPr>
          <w:sz w:val="12"/>
          <w:szCs w:val="12"/>
        </w:rPr>
      </w:pPr>
      <w:r w:rsidRPr="000B745C">
        <w:rPr>
          <w:sz w:val="12"/>
          <w:szCs w:val="12"/>
        </w:rPr>
        <w:t>SA-34614 to SA-36077 5 B-64776 to B-67975 34 Obsolete:</w:t>
      </w:r>
    </w:p>
    <w:p w14:paraId="204BAAD6" w14:textId="77777777" w:rsidR="000B745C" w:rsidRPr="000B745C" w:rsidRDefault="000B745C" w:rsidP="000B745C">
      <w:pPr>
        <w:rPr>
          <w:sz w:val="12"/>
          <w:szCs w:val="12"/>
        </w:rPr>
      </w:pPr>
      <w:r w:rsidRPr="000B745C">
        <w:rPr>
          <w:sz w:val="12"/>
          <w:szCs w:val="12"/>
        </w:rPr>
        <w:t>SA-36078 to A-37622 6 B-67979 to B-76250 35 C-30028-6 to SA-50584 61</w:t>
      </w:r>
    </w:p>
    <w:p w14:paraId="11E589EB" w14:textId="77777777" w:rsidR="000B745C" w:rsidRPr="000B745C" w:rsidRDefault="000B745C" w:rsidP="000B745C">
      <w:pPr>
        <w:rPr>
          <w:sz w:val="12"/>
          <w:szCs w:val="12"/>
        </w:rPr>
      </w:pPr>
      <w:r w:rsidRPr="000B745C">
        <w:rPr>
          <w:sz w:val="12"/>
          <w:szCs w:val="12"/>
        </w:rPr>
        <w:t>A-38003-6 to A-38723 7 B-76254 to SB-82343 36 SB-50639 to E-53578 62</w:t>
      </w:r>
    </w:p>
    <w:p w14:paraId="2DE8BC5C" w14:textId="77777777" w:rsidR="000B745C" w:rsidRPr="000B745C" w:rsidRDefault="000B745C" w:rsidP="000B745C">
      <w:pPr>
        <w:rPr>
          <w:sz w:val="12"/>
          <w:szCs w:val="12"/>
        </w:rPr>
      </w:pPr>
      <w:r w:rsidRPr="000B745C">
        <w:rPr>
          <w:sz w:val="12"/>
          <w:szCs w:val="12"/>
        </w:rPr>
        <w:t>A-38724-G to SA-39589-1 8 B-82345 to B-85846 37 SB-53699 to D-57581 63</w:t>
      </w:r>
    </w:p>
    <w:p w14:paraId="548EF3E8" w14:textId="77777777" w:rsidR="000B745C" w:rsidRPr="000B745C" w:rsidRDefault="000B745C" w:rsidP="000B745C">
      <w:pPr>
        <w:rPr>
          <w:sz w:val="12"/>
          <w:szCs w:val="12"/>
        </w:rPr>
      </w:pPr>
      <w:r w:rsidRPr="000B745C">
        <w:rPr>
          <w:sz w:val="12"/>
          <w:szCs w:val="12"/>
        </w:rPr>
        <w:t>SA-39590 to A-40463 9 B-85854 to C-32193 38 D-57602 to SA-63118 64</w:t>
      </w:r>
    </w:p>
    <w:p w14:paraId="0B2FE6FF" w14:textId="77777777" w:rsidR="000B745C" w:rsidRPr="000B745C" w:rsidRDefault="000B745C" w:rsidP="000B745C">
      <w:pPr>
        <w:rPr>
          <w:sz w:val="12"/>
          <w:szCs w:val="12"/>
        </w:rPr>
      </w:pPr>
      <w:r w:rsidRPr="000B745C">
        <w:rPr>
          <w:sz w:val="12"/>
          <w:szCs w:val="12"/>
        </w:rPr>
        <w:t>A-40464 to A-47215 10 C-32194 to C-50927 39 SC-63128 to A-65090 65</w:t>
      </w:r>
    </w:p>
    <w:p w14:paraId="47BD84B3" w14:textId="77777777" w:rsidR="000B745C" w:rsidRPr="000B745C" w:rsidRDefault="000B745C" w:rsidP="000B745C">
      <w:pPr>
        <w:rPr>
          <w:sz w:val="12"/>
          <w:szCs w:val="12"/>
        </w:rPr>
      </w:pPr>
      <w:r w:rsidRPr="000B745C">
        <w:rPr>
          <w:sz w:val="12"/>
          <w:szCs w:val="12"/>
        </w:rPr>
        <w:t>A-47219-1 to SA-48737-2G 11 C-51000 to SC-59203 40 SA-65111-1 to A-66845 66</w:t>
      </w:r>
    </w:p>
    <w:p w14:paraId="4C98AC7B" w14:textId="77777777" w:rsidR="000B745C" w:rsidRPr="000B745C" w:rsidRDefault="000B745C" w:rsidP="000B745C">
      <w:pPr>
        <w:rPr>
          <w:sz w:val="12"/>
          <w:szCs w:val="12"/>
        </w:rPr>
      </w:pPr>
      <w:r w:rsidRPr="000B745C">
        <w:rPr>
          <w:sz w:val="12"/>
          <w:szCs w:val="12"/>
        </w:rPr>
        <w:t>SA-48738-1-G to A-51088 12 SC-59204 to C-65496 41 A-66846 to A-69571 67</w:t>
      </w:r>
    </w:p>
    <w:p w14:paraId="181DC247" w14:textId="77777777" w:rsidR="000B745C" w:rsidRPr="000B745C" w:rsidRDefault="000B745C" w:rsidP="000B745C">
      <w:pPr>
        <w:rPr>
          <w:sz w:val="12"/>
          <w:szCs w:val="12"/>
        </w:rPr>
      </w:pPr>
      <w:r w:rsidRPr="000B745C">
        <w:rPr>
          <w:sz w:val="12"/>
          <w:szCs w:val="12"/>
        </w:rPr>
        <w:t>A-51089 to A-52193 13 C-65506 to C-80231 42 SE-75068 to B-83487 68</w:t>
      </w:r>
    </w:p>
    <w:p w14:paraId="48B2DE3B" w14:textId="77777777" w:rsidR="000B745C" w:rsidRPr="000B745C" w:rsidRDefault="000B745C" w:rsidP="000B745C">
      <w:pPr>
        <w:rPr>
          <w:sz w:val="12"/>
          <w:szCs w:val="12"/>
        </w:rPr>
      </w:pPr>
      <w:r w:rsidRPr="000B745C">
        <w:rPr>
          <w:sz w:val="12"/>
          <w:szCs w:val="12"/>
        </w:rPr>
        <w:t>A-52194 to SA-53759 14 C-80236 to C-87599 43 A-83615 to SD-81680 69</w:t>
      </w:r>
    </w:p>
    <w:p w14:paraId="11045F5E" w14:textId="77777777" w:rsidR="000B745C" w:rsidRPr="000B745C" w:rsidRDefault="000B745C" w:rsidP="000B745C">
      <w:pPr>
        <w:rPr>
          <w:sz w:val="12"/>
          <w:szCs w:val="12"/>
        </w:rPr>
      </w:pPr>
      <w:r w:rsidRPr="000B745C">
        <w:rPr>
          <w:sz w:val="12"/>
          <w:szCs w:val="12"/>
        </w:rPr>
        <w:t xml:space="preserve">A-53760 to SA-55592 15 C-87602 to D-47066 44 </w:t>
      </w:r>
      <w:proofErr w:type="spellStart"/>
      <w:r w:rsidRPr="000B745C">
        <w:rPr>
          <w:sz w:val="12"/>
          <w:szCs w:val="12"/>
        </w:rPr>
        <w:t>Reshots</w:t>
      </w:r>
      <w:proofErr w:type="spellEnd"/>
      <w:r w:rsidRPr="000B745C">
        <w:rPr>
          <w:sz w:val="12"/>
          <w:szCs w:val="12"/>
        </w:rPr>
        <w:t>:</w:t>
      </w:r>
    </w:p>
    <w:p w14:paraId="6FCB5C22" w14:textId="77777777" w:rsidR="000B745C" w:rsidRPr="000B745C" w:rsidRDefault="000B745C" w:rsidP="000B745C">
      <w:pPr>
        <w:rPr>
          <w:sz w:val="12"/>
          <w:szCs w:val="12"/>
        </w:rPr>
      </w:pPr>
      <w:r w:rsidRPr="000B745C">
        <w:rPr>
          <w:sz w:val="12"/>
          <w:szCs w:val="12"/>
        </w:rPr>
        <w:t>SA-55611 to A-57515 16 D-47070 to SD-61035 45 Rolls 1-15 70</w:t>
      </w:r>
    </w:p>
    <w:p w14:paraId="679A6D06" w14:textId="77777777" w:rsidR="000B745C" w:rsidRPr="000B745C" w:rsidRDefault="000B745C" w:rsidP="000B745C">
      <w:pPr>
        <w:rPr>
          <w:sz w:val="12"/>
          <w:szCs w:val="12"/>
        </w:rPr>
      </w:pPr>
      <w:r w:rsidRPr="000B745C">
        <w:rPr>
          <w:sz w:val="12"/>
          <w:szCs w:val="12"/>
        </w:rPr>
        <w:t>SA-57530-1 to SA-59130-1 17 D-61061 to D-69388 46 Rolls 16-29 71</w:t>
      </w:r>
    </w:p>
    <w:p w14:paraId="2A5575F1" w14:textId="77777777" w:rsidR="000B745C" w:rsidRPr="000B745C" w:rsidRDefault="000B745C" w:rsidP="000B745C">
      <w:pPr>
        <w:rPr>
          <w:sz w:val="12"/>
          <w:szCs w:val="12"/>
        </w:rPr>
      </w:pPr>
      <w:r w:rsidRPr="000B745C">
        <w:rPr>
          <w:sz w:val="12"/>
          <w:szCs w:val="12"/>
        </w:rPr>
        <w:t>SA-59131-1 to A-60499 18 D-69388 to D-87511 47 Rolls 40, 43, 44, 45, 46, 48, 49, 69 72</w:t>
      </w:r>
    </w:p>
    <w:p w14:paraId="2B9A7492" w14:textId="77777777" w:rsidR="000B745C" w:rsidRPr="000B745C" w:rsidRDefault="000B745C" w:rsidP="000B745C">
      <w:pPr>
        <w:rPr>
          <w:sz w:val="12"/>
          <w:szCs w:val="12"/>
        </w:rPr>
      </w:pPr>
      <w:r w:rsidRPr="000B745C">
        <w:rPr>
          <w:sz w:val="12"/>
          <w:szCs w:val="12"/>
        </w:rPr>
        <w:t>SA-60505 to A-61978 19 D-87513 to E-64090 48 Rolls 2, 4, 5, 6, 10, 12 73</w:t>
      </w:r>
    </w:p>
    <w:p w14:paraId="5F76CC98" w14:textId="77777777" w:rsidR="000B745C" w:rsidRPr="000B745C" w:rsidRDefault="000B745C" w:rsidP="000B745C">
      <w:pPr>
        <w:rPr>
          <w:sz w:val="12"/>
          <w:szCs w:val="12"/>
        </w:rPr>
      </w:pPr>
      <w:r w:rsidRPr="000B745C">
        <w:rPr>
          <w:sz w:val="12"/>
          <w:szCs w:val="12"/>
        </w:rPr>
        <w:t>A-61979 to A-63428 20 E-64230 to E-89022 49 Drawing Log Books:</w:t>
      </w:r>
    </w:p>
    <w:p w14:paraId="6B93CEF7" w14:textId="77777777" w:rsidR="000B745C" w:rsidRPr="000B745C" w:rsidRDefault="000B745C" w:rsidP="000B745C">
      <w:pPr>
        <w:rPr>
          <w:sz w:val="12"/>
          <w:szCs w:val="12"/>
        </w:rPr>
      </w:pPr>
      <w:r w:rsidRPr="000B745C">
        <w:rPr>
          <w:sz w:val="12"/>
          <w:szCs w:val="12"/>
        </w:rPr>
        <w:t>SA-63434 to A-65099-1 21 Parts Lists: 30000 to 62099 (Hard Copy) Shelf</w:t>
      </w:r>
    </w:p>
    <w:p w14:paraId="2077BB37" w14:textId="77777777" w:rsidR="000B745C" w:rsidRPr="000B745C" w:rsidRDefault="000B745C" w:rsidP="000B745C">
      <w:pPr>
        <w:rPr>
          <w:sz w:val="12"/>
          <w:szCs w:val="12"/>
        </w:rPr>
      </w:pPr>
      <w:r w:rsidRPr="000B745C">
        <w:rPr>
          <w:sz w:val="12"/>
          <w:szCs w:val="12"/>
        </w:rPr>
        <w:t>A-65100 to A-67089 22 A-30784 to A-53651 50 62100 to 78000 (Hard Copy) Box 15</w:t>
      </w:r>
    </w:p>
    <w:p w14:paraId="2C55EC99" w14:textId="77777777" w:rsidR="000B745C" w:rsidRPr="000B745C" w:rsidRDefault="000B745C" w:rsidP="000B745C">
      <w:pPr>
        <w:rPr>
          <w:sz w:val="12"/>
          <w:szCs w:val="12"/>
        </w:rPr>
      </w:pPr>
      <w:r w:rsidRPr="000B745C">
        <w:rPr>
          <w:sz w:val="12"/>
          <w:szCs w:val="12"/>
        </w:rPr>
        <w:t>A-67090 to A-75462 23 A-53686 to A-61559 51 80000 to 89318 (Hard Copy) Box 16</w:t>
      </w:r>
    </w:p>
    <w:p w14:paraId="77626539" w14:textId="77777777" w:rsidR="000B745C" w:rsidRPr="000B745C" w:rsidRDefault="000B745C" w:rsidP="000B745C">
      <w:pPr>
        <w:rPr>
          <w:sz w:val="12"/>
          <w:szCs w:val="12"/>
        </w:rPr>
      </w:pPr>
      <w:r w:rsidRPr="000B745C">
        <w:rPr>
          <w:sz w:val="12"/>
          <w:szCs w:val="12"/>
        </w:rPr>
        <w:t>A-75463 to A-81521 24 A-61599 to A-75140 52 Microfilm Work Sheets:</w:t>
      </w:r>
    </w:p>
    <w:p w14:paraId="14D22C07" w14:textId="77777777" w:rsidR="000B745C" w:rsidRPr="000B745C" w:rsidRDefault="000B745C" w:rsidP="000B745C">
      <w:pPr>
        <w:rPr>
          <w:sz w:val="12"/>
          <w:szCs w:val="12"/>
        </w:rPr>
      </w:pPr>
      <w:r w:rsidRPr="000B745C">
        <w:rPr>
          <w:sz w:val="12"/>
          <w:szCs w:val="12"/>
        </w:rPr>
        <w:t>A-81524 to A-85298 25 A-75144 to A-85227 53 30000 to 89325 (Hard Copy) Box 17</w:t>
      </w:r>
    </w:p>
    <w:p w14:paraId="5DEFC6CF" w14:textId="77777777" w:rsidR="000B745C" w:rsidRPr="000B745C" w:rsidRDefault="000B745C" w:rsidP="000B745C">
      <w:pPr>
        <w:rPr>
          <w:sz w:val="12"/>
          <w:szCs w:val="12"/>
        </w:rPr>
      </w:pPr>
      <w:r w:rsidRPr="000B745C">
        <w:rPr>
          <w:sz w:val="12"/>
          <w:szCs w:val="12"/>
        </w:rPr>
        <w:t>SA-85338 to A-88389-1 26 A-85267 to A-89100 54</w:t>
      </w:r>
    </w:p>
    <w:p w14:paraId="52AACADD" w14:textId="77777777" w:rsidR="000B745C" w:rsidRPr="000B745C" w:rsidRDefault="000B745C" w:rsidP="000B745C">
      <w:pPr>
        <w:rPr>
          <w:sz w:val="12"/>
          <w:szCs w:val="12"/>
        </w:rPr>
      </w:pPr>
      <w:r w:rsidRPr="000B745C">
        <w:rPr>
          <w:sz w:val="12"/>
          <w:szCs w:val="12"/>
        </w:rPr>
        <w:t>A-88390 to B-33427-1 27 Flow Diagrams:</w:t>
      </w:r>
    </w:p>
    <w:p w14:paraId="4070BCDE" w14:textId="7D356E0D" w:rsidR="000B745C" w:rsidRPr="000B745C" w:rsidRDefault="000B745C" w:rsidP="000B745C">
      <w:pPr>
        <w:rPr>
          <w:sz w:val="12"/>
          <w:szCs w:val="12"/>
        </w:rPr>
      </w:pPr>
      <w:r w:rsidRPr="000B745C">
        <w:rPr>
          <w:sz w:val="12"/>
          <w:szCs w:val="12"/>
        </w:rPr>
        <w:t>B-33429-1 to B-39426 28 C-67301 to C-68822 55</w:t>
      </w:r>
    </w:p>
    <w:p w14:paraId="7922B694" w14:textId="77777777" w:rsidR="000B745C" w:rsidRDefault="000B745C" w:rsidP="005741B3"/>
    <w:p w14:paraId="482F9B01" w14:textId="7AF8ABB8" w:rsidR="004620A0" w:rsidRDefault="00A87D17" w:rsidP="00A87D17">
      <w:pPr>
        <w:pStyle w:val="Heading3"/>
      </w:pPr>
      <w:bookmarkStart w:id="82" w:name="_Ref53160144"/>
      <w:bookmarkStart w:id="83" w:name="_Toc193914360"/>
      <w:r>
        <w:t>Charles W. Adams’ Thesis</w:t>
      </w:r>
      <w:bookmarkEnd w:id="82"/>
      <w:bookmarkEnd w:id="83"/>
    </w:p>
    <w:p w14:paraId="4D8AC008" w14:textId="2B168754" w:rsidR="00A87D17" w:rsidRDefault="00A87D17" w:rsidP="00A87D17">
      <w:r>
        <w:t>INTACT STABILITY STUDY PROGRAMMED FOR A DIGITAL COMPUTER, submitted Jan 15, 1949, to Prof Philip Franklin</w:t>
      </w:r>
    </w:p>
    <w:p w14:paraId="1A525F7C" w14:textId="0C6000CC" w:rsidR="007715CE" w:rsidRDefault="007715CE" w:rsidP="00A87D17">
      <w:r>
        <w:t>Mr. Adams notes in his introduction that digital computers are making rapid progress, and unless we wake up and get working, we’re going to have computers but no software to run on them (a situation he clearly plans to negate).</w:t>
      </w:r>
    </w:p>
    <w:p w14:paraId="5A0B50C0" w14:textId="5DCE1F66" w:rsidR="007715CE" w:rsidRDefault="007715CE" w:rsidP="00A87D17">
      <w:r>
        <w:t>There’s no doubt this is about ships; the work is funded by the Navy, and is full of nautical terms.  Adams cites current practice in solving the problem manually by “numerical-graphical” techniques, and wants to use the problem as a vehicle to explore the applicability of digital computing techniques.</w:t>
      </w:r>
    </w:p>
    <w:p w14:paraId="479770FC" w14:textId="6F3C14B4" w:rsidR="00F106D4" w:rsidRDefault="00F106D4" w:rsidP="00A87D17">
      <w:r>
        <w:t xml:space="preserve">From the introduction, </w:t>
      </w:r>
      <w:proofErr w:type="spellStart"/>
      <w:r>
        <w:t>pg</w:t>
      </w:r>
      <w:proofErr w:type="spellEnd"/>
      <w:r>
        <w:t xml:space="preserve"> 3</w:t>
      </w:r>
    </w:p>
    <w:p w14:paraId="348FC5BE" w14:textId="0217937E" w:rsidR="007715CE" w:rsidRPr="00F106D4" w:rsidRDefault="007715CE" w:rsidP="00F106D4">
      <w:pPr>
        <w:ind w:left="720"/>
        <w:rPr>
          <w:i/>
        </w:rPr>
      </w:pPr>
      <w:r w:rsidRPr="00F106D4">
        <w:rPr>
          <w:i/>
        </w:rPr>
        <w:t>The set of calculations by which the so-called curves of form showing the stability characteristics of a ship are computed from the shape of the hull of the ship is called “intact stability study”</w:t>
      </w:r>
      <w:r w:rsidR="00F106D4" w:rsidRPr="00F106D4">
        <w:rPr>
          <w:i/>
        </w:rPr>
        <w:t>, the term “intact” being used to differentiate the study from a “damaged” study, in which various types of hull damage (e.g. flooded compartments arising through accidents or combat) are considered.</w:t>
      </w:r>
    </w:p>
    <w:p w14:paraId="5D81F62E" w14:textId="65E65458" w:rsidR="00F106D4" w:rsidRDefault="00F106D4" w:rsidP="00A87D17">
      <w:r>
        <w:t>I don’t understand the problem</w:t>
      </w:r>
      <w:r w:rsidR="00CD258F">
        <w:t xml:space="preserve"> very well</w:t>
      </w:r>
      <w:r>
        <w:t>, but I assume they want to calculate how strongly the ship wants to return to upright when pushed off the straight and level along its longitudinal axis</w:t>
      </w:r>
    </w:p>
    <w:p w14:paraId="79DEEA32" w14:textId="77777777" w:rsidR="00F106D4" w:rsidRDefault="00F106D4" w:rsidP="00A87D17"/>
    <w:p w14:paraId="6EEB0205" w14:textId="1C636059" w:rsidR="007715CE" w:rsidRDefault="007715CE" w:rsidP="00A87D17">
      <w:r>
        <w:t>Heavily annotated WW code is given in pages 52-105 of the thesis.</w:t>
      </w:r>
    </w:p>
    <w:p w14:paraId="2B73FCB1" w14:textId="1B712C38" w:rsidR="00F106D4" w:rsidRDefault="00F106D4" w:rsidP="00A87D17">
      <w:r>
        <w:t>“The program requires 758 storage orders” (instructions) and a number of blocks for data and constants, but the total fits in 1600 words.</w:t>
      </w:r>
    </w:p>
    <w:p w14:paraId="5FBA31A4" w14:textId="53964CAC" w:rsidR="00CD258F" w:rsidRDefault="00CD258F" w:rsidP="00A87D17">
      <w:r>
        <w:t>There’s no indication of whether he actually got to try the code.  If it needs 1600 words of memory, it surely wasn’t run in 1949 (as the ESS memory wasn’t working very well then).</w:t>
      </w:r>
    </w:p>
    <w:p w14:paraId="480853C7" w14:textId="77777777" w:rsidR="000F0F34" w:rsidRDefault="000F0F34" w:rsidP="00A87D17"/>
    <w:p w14:paraId="17345679" w14:textId="7B4B4D1A" w:rsidR="000F0F34" w:rsidRDefault="000F0F34" w:rsidP="00A87D17">
      <w:r>
        <w:t>Jul 8, 2021 – Debbie finds notes [at CHM] from Adams saying that the thesis program was never run.</w:t>
      </w:r>
    </w:p>
    <w:p w14:paraId="12D9D37D" w14:textId="3521BA5D" w:rsidR="000F0F34" w:rsidRDefault="000F0F34" w:rsidP="00A87D17">
      <w:r>
        <w:t>Also:</w:t>
      </w:r>
    </w:p>
    <w:p w14:paraId="3E2C1B90" w14:textId="69F75541" w:rsidR="00196170" w:rsidRDefault="000F0F34" w:rsidP="00A87D17">
      <w:r w:rsidRPr="000F0F34">
        <w:t>Adams_A_Batch_Processing_System_for_the_Whirlwind_I_Computer_1987.pdf</w:t>
      </w:r>
      <w:r>
        <w:t xml:space="preserve"> -- National Computer Conference, 1987</w:t>
      </w:r>
    </w:p>
    <w:p w14:paraId="508E85CA" w14:textId="4A446775" w:rsidR="000F0F34" w:rsidRDefault="000F0F34" w:rsidP="00A87D17">
      <w:r w:rsidRPr="000F0F34">
        <w:t>adams-smithsonian-interiview-with-ocr.pdf</w:t>
      </w:r>
      <w:r>
        <w:t xml:space="preserve"> – Interview by Richard Mertz</w:t>
      </w:r>
    </w:p>
    <w:p w14:paraId="3D41D3DD" w14:textId="6F5A3FF5" w:rsidR="000F0F34" w:rsidRDefault="000F0F34" w:rsidP="00A87D17"/>
    <w:p w14:paraId="74548CA4" w14:textId="77777777" w:rsidR="000F0F34" w:rsidRDefault="000F0F34" w:rsidP="00A87D17"/>
    <w:p w14:paraId="69AEBB74" w14:textId="77777777" w:rsidR="000F0F34" w:rsidRDefault="000F0F34" w:rsidP="00A87D17"/>
    <w:p w14:paraId="617C5EBC" w14:textId="77777777" w:rsidR="000F0F34" w:rsidRDefault="000F0F34" w:rsidP="00A87D17"/>
    <w:p w14:paraId="5F4E8E82" w14:textId="77777777" w:rsidR="000F0F34" w:rsidRDefault="000F0F34" w:rsidP="00A87D17"/>
    <w:p w14:paraId="685EAAFB" w14:textId="63392360" w:rsidR="001D2C7E" w:rsidRDefault="001D2C7E" w:rsidP="00196170">
      <w:pPr>
        <w:pStyle w:val="Heading2"/>
      </w:pPr>
      <w:bookmarkStart w:id="84" w:name="_Toc193914361"/>
      <w:r>
        <w:t>Archive Visit, Jan 24, 2019</w:t>
      </w:r>
      <w:bookmarkEnd w:id="84"/>
    </w:p>
    <w:p w14:paraId="3DB8DCE0" w14:textId="77777777" w:rsidR="00876E35" w:rsidRDefault="00876E35" w:rsidP="001D2C7E"/>
    <w:p w14:paraId="220F18A8" w14:textId="6472E3DA" w:rsidR="001D2C7E" w:rsidRDefault="00876E35" w:rsidP="00C2485C">
      <w:pPr>
        <w:pStyle w:val="Heading3"/>
      </w:pPr>
      <w:bookmarkStart w:id="85" w:name="_Toc193914362"/>
      <w:r>
        <w:t>Collection MC-0665, Series 15, Boxes 23 &amp; 24</w:t>
      </w:r>
      <w:r w:rsidR="00C2485C">
        <w:t>, Microfilm Worksheets</w:t>
      </w:r>
      <w:bookmarkEnd w:id="85"/>
    </w:p>
    <w:p w14:paraId="09D5C451" w14:textId="7881025A" w:rsidR="00876E35" w:rsidRDefault="00876E35" w:rsidP="001D2C7E">
      <w:r>
        <w:t>~5” thick document box</w:t>
      </w:r>
      <w:r w:rsidR="00AB0609">
        <w:t xml:space="preserve"> and ~2” thick box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5"/>
        <w:gridCol w:w="620"/>
        <w:gridCol w:w="101"/>
      </w:tblGrid>
      <w:tr w:rsidR="00876E35" w:rsidRPr="00876E35" w14:paraId="33D94705" w14:textId="77777777" w:rsidTr="00876E35">
        <w:trPr>
          <w:tblCellSpacing w:w="15" w:type="dxa"/>
        </w:trPr>
        <w:tc>
          <w:tcPr>
            <w:tcW w:w="0" w:type="auto"/>
            <w:vAlign w:val="center"/>
            <w:hideMark/>
          </w:tcPr>
          <w:p w14:paraId="5795EB37" w14:textId="77777777" w:rsidR="00876E35" w:rsidRPr="00876E35" w:rsidRDefault="00876E35" w:rsidP="00876E35">
            <w:pPr>
              <w:spacing w:before="100" w:beforeAutospacing="1" w:after="100" w:afterAutospacing="1"/>
              <w:rPr>
                <w:rFonts w:ascii="Times New Roman" w:hAnsi="Times New Roman"/>
                <w:sz w:val="24"/>
              </w:rPr>
            </w:pPr>
            <w:r w:rsidRPr="00876E35">
              <w:rPr>
                <w:rFonts w:ascii="Times New Roman" w:hAnsi="Times New Roman"/>
                <w:sz w:val="24"/>
              </w:rPr>
              <w:t>Lists of drawings on reels 1-54 </w:t>
            </w:r>
          </w:p>
        </w:tc>
        <w:tc>
          <w:tcPr>
            <w:tcW w:w="0" w:type="auto"/>
            <w:vAlign w:val="center"/>
            <w:hideMark/>
          </w:tcPr>
          <w:p w14:paraId="2D6D6F1A" w14:textId="77777777" w:rsidR="00876E35" w:rsidRPr="00876E35" w:rsidRDefault="00876E35" w:rsidP="00876E35">
            <w:pPr>
              <w:spacing w:before="0" w:after="0"/>
              <w:rPr>
                <w:rFonts w:ascii="Times New Roman" w:hAnsi="Times New Roman"/>
                <w:sz w:val="24"/>
              </w:rPr>
            </w:pPr>
            <w:r w:rsidRPr="00876E35">
              <w:rPr>
                <w:rFonts w:ascii="Times New Roman" w:hAnsi="Times New Roman"/>
                <w:sz w:val="24"/>
              </w:rPr>
              <w:t>15.23</w:t>
            </w:r>
          </w:p>
        </w:tc>
        <w:tc>
          <w:tcPr>
            <w:tcW w:w="0" w:type="auto"/>
            <w:vAlign w:val="center"/>
            <w:hideMark/>
          </w:tcPr>
          <w:p w14:paraId="5A4C1548" w14:textId="77777777" w:rsidR="00876E35" w:rsidRPr="00876E35" w:rsidRDefault="00876E35" w:rsidP="00876E35">
            <w:pPr>
              <w:spacing w:before="0" w:after="0"/>
              <w:rPr>
                <w:rFonts w:ascii="Times New Roman" w:hAnsi="Times New Roman"/>
                <w:sz w:val="24"/>
              </w:rPr>
            </w:pPr>
          </w:p>
        </w:tc>
      </w:tr>
      <w:tr w:rsidR="00876E35" w:rsidRPr="00876E35" w14:paraId="19CEF2D9" w14:textId="77777777" w:rsidTr="00876E35">
        <w:trPr>
          <w:tblCellSpacing w:w="15" w:type="dxa"/>
        </w:trPr>
        <w:tc>
          <w:tcPr>
            <w:tcW w:w="0" w:type="auto"/>
            <w:vAlign w:val="center"/>
            <w:hideMark/>
          </w:tcPr>
          <w:p w14:paraId="318658D1" w14:textId="77777777" w:rsidR="00876E35" w:rsidRPr="00876E35" w:rsidRDefault="00876E35" w:rsidP="00876E35">
            <w:pPr>
              <w:spacing w:before="100" w:beforeAutospacing="1" w:after="100" w:afterAutospacing="1"/>
              <w:rPr>
                <w:rFonts w:ascii="Times New Roman" w:hAnsi="Times New Roman"/>
                <w:sz w:val="24"/>
              </w:rPr>
            </w:pPr>
            <w:r w:rsidRPr="00876E35">
              <w:rPr>
                <w:rFonts w:ascii="Times New Roman" w:hAnsi="Times New Roman"/>
                <w:sz w:val="24"/>
              </w:rPr>
              <w:t>Lists of drawings on reels 55-69 </w:t>
            </w:r>
          </w:p>
        </w:tc>
        <w:tc>
          <w:tcPr>
            <w:tcW w:w="0" w:type="auto"/>
            <w:vAlign w:val="center"/>
            <w:hideMark/>
          </w:tcPr>
          <w:p w14:paraId="0A0A2724" w14:textId="77777777" w:rsidR="00876E35" w:rsidRPr="00876E35" w:rsidRDefault="00876E35" w:rsidP="00876E35">
            <w:pPr>
              <w:spacing w:before="0" w:after="0"/>
              <w:rPr>
                <w:rFonts w:ascii="Times New Roman" w:hAnsi="Times New Roman"/>
                <w:sz w:val="24"/>
              </w:rPr>
            </w:pPr>
            <w:r w:rsidRPr="00876E35">
              <w:rPr>
                <w:rFonts w:ascii="Times New Roman" w:hAnsi="Times New Roman"/>
                <w:sz w:val="24"/>
              </w:rPr>
              <w:t>15.24</w:t>
            </w:r>
          </w:p>
        </w:tc>
        <w:tc>
          <w:tcPr>
            <w:tcW w:w="0" w:type="auto"/>
            <w:vAlign w:val="center"/>
            <w:hideMark/>
          </w:tcPr>
          <w:p w14:paraId="428C420E" w14:textId="77777777" w:rsidR="00876E35" w:rsidRPr="00876E35" w:rsidRDefault="00876E35" w:rsidP="00876E35">
            <w:pPr>
              <w:spacing w:before="0" w:after="0"/>
              <w:rPr>
                <w:rFonts w:ascii="Times New Roman" w:hAnsi="Times New Roman"/>
                <w:szCs w:val="20"/>
              </w:rPr>
            </w:pPr>
          </w:p>
        </w:tc>
      </w:tr>
    </w:tbl>
    <w:p w14:paraId="4F96EF13" w14:textId="251B8387" w:rsidR="00876E35" w:rsidRDefault="00876E35" w:rsidP="001D2C7E">
      <w:r>
        <w:t>Ugh.  These all seem to be Microfilm Worksheets</w:t>
      </w:r>
    </w:p>
    <w:p w14:paraId="000729AB" w14:textId="6CA16BE5" w:rsidR="00876E35" w:rsidRDefault="00876E35" w:rsidP="001D2C7E">
      <w:r>
        <w:lastRenderedPageBreak/>
        <w:t>The whole box is one big chart, indexed by WW Drawing Number, giving the drawing size, date and film roll number, plus a couple of codes I’m not getting.</w:t>
      </w:r>
      <w:r w:rsidR="00D025D9">
        <w:t xml:space="preserve">  The chart does not include titles or authors.</w:t>
      </w:r>
    </w:p>
    <w:p w14:paraId="18ACD67E" w14:textId="0C3B4833" w:rsidR="00D61472" w:rsidRDefault="00AB0609" w:rsidP="001D2C7E">
      <w:r>
        <w:rPr>
          <w:noProof/>
        </w:rPr>
        <w:drawing>
          <wp:inline distT="0" distB="0" distL="0" distR="0" wp14:anchorId="594D7E34" wp14:editId="1EF854A3">
            <wp:extent cx="5943600" cy="1793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1793875"/>
                    </a:xfrm>
                    <a:prstGeom prst="rect">
                      <a:avLst/>
                    </a:prstGeom>
                  </pic:spPr>
                </pic:pic>
              </a:graphicData>
            </a:graphic>
          </wp:inline>
        </w:drawing>
      </w:r>
    </w:p>
    <w:p w14:paraId="4D33C3D2" w14:textId="157A5EFC" w:rsidR="00D61472" w:rsidRPr="00AB0609" w:rsidRDefault="00AB0609" w:rsidP="001D2C7E">
      <w:pPr>
        <w:rPr>
          <w:color w:val="7030A0"/>
        </w:rPr>
      </w:pPr>
      <w:r w:rsidRPr="00AB0609">
        <w:rPr>
          <w:color w:val="7030A0"/>
        </w:rPr>
        <w:t xml:space="preserve">(and so on for 1,026 </w:t>
      </w:r>
      <w:r w:rsidR="00C2485C">
        <w:rPr>
          <w:color w:val="7030A0"/>
        </w:rPr>
        <w:t xml:space="preserve">purple </w:t>
      </w:r>
      <w:r w:rsidRPr="00AB0609">
        <w:rPr>
          <w:color w:val="7030A0"/>
        </w:rPr>
        <w:t xml:space="preserve">pages </w:t>
      </w:r>
      <w:proofErr w:type="gramStart"/>
      <w:r w:rsidRPr="00AB0609">
        <w:rPr>
          <mc:AlternateContent>
            <mc:Choice Requires="w16se"/>
            <mc:Fallback>
              <w:rFonts w:ascii="Segoe UI Emoji" w:eastAsia="Segoe UI Emoji" w:hAnsi="Segoe UI Emoji" w:cs="Segoe UI Emoji"/>
            </mc:Fallback>
          </mc:AlternateContent>
          <w:color w:val="7030A0"/>
        </w:rPr>
        <mc:AlternateContent>
          <mc:Choice Requires="w16se">
            <w16se:symEx w16se:font="Segoe UI Emoji" w16se:char="2639"/>
          </mc:Choice>
          <mc:Fallback>
            <w:t>☹</w:t>
          </mc:Fallback>
        </mc:AlternateContent>
      </w:r>
      <w:r w:rsidRPr="00AB0609">
        <w:rPr>
          <w:color w:val="7030A0"/>
        </w:rPr>
        <w:t xml:space="preserve"> )</w:t>
      </w:r>
      <w:proofErr w:type="gramEnd"/>
    </w:p>
    <w:p w14:paraId="6E3C0E4C" w14:textId="77777777" w:rsidR="00AB0609" w:rsidRDefault="00AB0609" w:rsidP="001D2C7E"/>
    <w:p w14:paraId="6200B0FE" w14:textId="1B7AB9C4" w:rsidR="00D61472" w:rsidRDefault="00D61472" w:rsidP="001D2C7E">
      <w:r>
        <w:t>The first two folders (one small, one medium size) hold about 150 pages; there are six more large folders, so the first box is probably 7*150 = 1,050 pages.</w:t>
      </w:r>
      <w:r w:rsidR="00AB0609">
        <w:t xml:space="preserve">  (The last page number is 850, but I don’t know if they’re all one sequential series.)</w:t>
      </w:r>
    </w:p>
    <w:p w14:paraId="4154E51D" w14:textId="08442152" w:rsidR="00D61472" w:rsidRDefault="00D61472" w:rsidP="001D2C7E">
      <w:r>
        <w:t xml:space="preserve">The first box covers film rolls 1 through </w:t>
      </w:r>
      <w:r w:rsidR="00AB0609">
        <w:t>55.  Mostly A-size, with quite a few B, C and D size as well.</w:t>
      </w:r>
    </w:p>
    <w:p w14:paraId="38BF0C8C" w14:textId="66BCDD7C" w:rsidR="00AB0609" w:rsidRDefault="00AB0609" w:rsidP="001D2C7E">
      <w:r>
        <w:t>The second box has only two folders for the rest of the film reels.  Same format.  The last page number is 1026.</w:t>
      </w:r>
    </w:p>
    <w:p w14:paraId="7689DD1F" w14:textId="21F4F0DD" w:rsidR="008152E5" w:rsidRDefault="008152E5" w:rsidP="001D2C7E"/>
    <w:p w14:paraId="4CC918D7" w14:textId="43982301" w:rsidR="008152E5" w:rsidRDefault="008152E5" w:rsidP="001D2C7E">
      <w:r>
        <w:t xml:space="preserve">Drawings are supposed to be sorted by size, and the first half of the collection shows A-size only.  But the </w:t>
      </w:r>
      <w:r w:rsidR="00DC0923">
        <w:t>final folder has every size, A-E (but mostly A-D).</w:t>
      </w:r>
    </w:p>
    <w:p w14:paraId="3E83B4BB" w14:textId="129AAF4F" w:rsidR="00DC0923" w:rsidRDefault="00DC0923" w:rsidP="001D2C7E"/>
    <w:p w14:paraId="5344214C" w14:textId="2FDB6F2F" w:rsidR="00C2485C" w:rsidRDefault="00C2485C" w:rsidP="001D2C7E">
      <w:r>
        <w:t>The list would be useful to confirm that a particular drawing number is on a particular reel, without having to wind through 50 feet of film to find out.</w:t>
      </w:r>
    </w:p>
    <w:p w14:paraId="104539B7" w14:textId="4369DA8C" w:rsidR="00A408F1" w:rsidRDefault="00A408F1" w:rsidP="001D2C7E">
      <w:r>
        <w:t>[Update, Aug 31, 2022: Looking at Box 23 again, I can find cases where the hand-written drafting-department drawing index aligns</w:t>
      </w:r>
      <w:r w:rsidR="00D025D9">
        <w:t xml:space="preserve"> (all there is to ‘align’ is the number and date)</w:t>
      </w:r>
      <w:r>
        <w:t xml:space="preserve"> with the microfilm worksheets.</w:t>
      </w:r>
      <w:r w:rsidR="00D025D9">
        <w:t xml:space="preserve">  E.g. 58,654</w:t>
      </w:r>
      <w:r w:rsidR="0071254F">
        <w:t xml:space="preserve">, 58,470, 60,012.  </w:t>
      </w:r>
      <w:r w:rsidR="00937350">
        <w:t>Given that the microfilm list is sorted first by drawing size, and the drafting-dept list is indexed first by number, it’s very hard to tell how much overlap there is.</w:t>
      </w:r>
    </w:p>
    <w:p w14:paraId="4EF21708" w14:textId="7EE21FB2" w:rsidR="00937350" w:rsidRDefault="00937350" w:rsidP="001D2C7E">
      <w:r>
        <w:t xml:space="preserve">The microfilm worksheet list </w:t>
      </w:r>
      <w:r w:rsidRPr="00937350">
        <w:rPr>
          <w:i/>
          <w:iCs/>
        </w:rPr>
        <w:t>presumably</w:t>
      </w:r>
      <w:r>
        <w:t xml:space="preserve"> lines up perfectly with the film, so it might provide a way to tell what’s on the film without spooling through reels.]</w:t>
      </w:r>
    </w:p>
    <w:p w14:paraId="40520328" w14:textId="77777777" w:rsidR="00C2485C" w:rsidRDefault="00C2485C" w:rsidP="001D2C7E"/>
    <w:p w14:paraId="0BF03229" w14:textId="7CC9B235" w:rsidR="00876E35" w:rsidRDefault="00AB0609" w:rsidP="001D2C7E">
      <w:r>
        <w:t>Ugh.</w:t>
      </w:r>
    </w:p>
    <w:p w14:paraId="60C69F33" w14:textId="4FC41160" w:rsidR="00A408F1" w:rsidRDefault="00A408F1" w:rsidP="001D2C7E"/>
    <w:p w14:paraId="2FCC2081" w14:textId="254FE8B4" w:rsidR="00AB0609" w:rsidRDefault="00AB0609" w:rsidP="001D2C7E"/>
    <w:p w14:paraId="059F0CB3" w14:textId="0D421528" w:rsidR="00C2485C" w:rsidRDefault="00C2485C" w:rsidP="00C2485C">
      <w:pPr>
        <w:pStyle w:val="Heading3"/>
      </w:pPr>
      <w:bookmarkStart w:id="86" w:name="_Ref83290611"/>
      <w:bookmarkStart w:id="87" w:name="_Toc193914363"/>
      <w:r>
        <w:t>Collection MC-0665, Series 25, Box</w:t>
      </w:r>
      <w:r w:rsidR="00364DA3">
        <w:t xml:space="preserve"> 1</w:t>
      </w:r>
      <w:r>
        <w:t>, MITRE Finding Aids</w:t>
      </w:r>
      <w:bookmarkEnd w:id="86"/>
      <w:bookmarkEnd w:id="87"/>
    </w:p>
    <w:p w14:paraId="35506DF3" w14:textId="138DCC93" w:rsidR="00C2485C" w:rsidRDefault="00C2485C" w:rsidP="00C2485C">
      <w:r>
        <w:t>Six slender notebooks (probably) prepared by MITRE to index various series of technical reports.  The docs seem to be type-written originals (or printed with an impact printer like a Daisy Wheel)</w:t>
      </w:r>
    </w:p>
    <w:p w14:paraId="41EDED5B" w14:textId="2DD11F40" w:rsidR="00C2485C" w:rsidRDefault="00C2485C" w:rsidP="00C2485C">
      <w:r>
        <w:t>Using MITRE numbering, there’s:</w:t>
      </w:r>
    </w:p>
    <w:p w14:paraId="4AA8B763" w14:textId="73AEA87D" w:rsidR="00C2485C" w:rsidRDefault="00C2485C" w:rsidP="00A94B69">
      <w:pPr>
        <w:pStyle w:val="Heading4"/>
      </w:pPr>
      <w:r>
        <w:lastRenderedPageBreak/>
        <w:t>Collection 24: Lincoln Labs Division VI</w:t>
      </w:r>
      <w:r w:rsidR="00A94B69">
        <w:t xml:space="preserve"> Biweekly Reports</w:t>
      </w:r>
    </w:p>
    <w:p w14:paraId="0E82C0EB" w14:textId="44073D34" w:rsidR="00A94B69" w:rsidRDefault="00A94B69" w:rsidP="00C2485C">
      <w:r>
        <w:t xml:space="preserve">This doc indexes Joint reports covering 22 May 1953 through Sept 1957.  The opening pages outlines the group structure, but the rest of the doc lists </w:t>
      </w:r>
      <w:r w:rsidR="00132E25">
        <w:t>doc-numbers</w:t>
      </w:r>
      <w:r>
        <w:t xml:space="preserve"> and dates only for each report.</w:t>
      </w:r>
      <w:r w:rsidR="00132E25">
        <w:t xml:space="preserve">  Most docs are “M” series.</w:t>
      </w:r>
    </w:p>
    <w:p w14:paraId="09685B8F" w14:textId="6F9533EB" w:rsidR="00A94B69" w:rsidRDefault="00A94B69" w:rsidP="004B6E57">
      <w:pPr>
        <w:pStyle w:val="ListParagraph"/>
        <w:numPr>
          <w:ilvl w:val="0"/>
          <w:numId w:val="16"/>
        </w:numPr>
      </w:pPr>
      <w:r>
        <w:t>Group 60: Administrative</w:t>
      </w:r>
    </w:p>
    <w:p w14:paraId="73554AEE" w14:textId="213F476A" w:rsidR="00A94B69" w:rsidRDefault="00A94B69" w:rsidP="004B6E57">
      <w:pPr>
        <w:pStyle w:val="ListParagraph"/>
        <w:numPr>
          <w:ilvl w:val="0"/>
          <w:numId w:val="16"/>
        </w:numPr>
      </w:pPr>
      <w:r>
        <w:t>Group 61: Air Defense</w:t>
      </w:r>
    </w:p>
    <w:p w14:paraId="13A377FD" w14:textId="6E2AC7E9" w:rsidR="00A94B69" w:rsidRDefault="00A94B69" w:rsidP="004B6E57">
      <w:pPr>
        <w:pStyle w:val="ListParagraph"/>
        <w:numPr>
          <w:ilvl w:val="0"/>
          <w:numId w:val="16"/>
        </w:numPr>
      </w:pPr>
      <w:r>
        <w:t>Group 62: Whirlwind II and SAGE</w:t>
      </w:r>
    </w:p>
    <w:p w14:paraId="7A4431F3" w14:textId="3F5F4137" w:rsidR="00A94B69" w:rsidRDefault="00A94B69" w:rsidP="004B6E57">
      <w:pPr>
        <w:pStyle w:val="ListParagraph"/>
        <w:numPr>
          <w:ilvl w:val="0"/>
          <w:numId w:val="16"/>
        </w:numPr>
      </w:pPr>
      <w:r>
        <w:t>Group 63: Magnetic Materials</w:t>
      </w:r>
    </w:p>
    <w:p w14:paraId="4455B558" w14:textId="5B8DD102" w:rsidR="00A94B69" w:rsidRDefault="00A94B69" w:rsidP="004B6E57">
      <w:pPr>
        <w:pStyle w:val="ListParagraph"/>
        <w:numPr>
          <w:ilvl w:val="0"/>
          <w:numId w:val="16"/>
        </w:numPr>
      </w:pPr>
      <w:r>
        <w:t>Group 64: Whirlwind I (1953)</w:t>
      </w:r>
    </w:p>
    <w:p w14:paraId="5E6B91F2" w14:textId="77777777" w:rsidR="00A94B69" w:rsidRDefault="00A94B69" w:rsidP="00A94B69">
      <w:pPr>
        <w:ind w:left="360" w:firstLine="720"/>
      </w:pPr>
      <w:r>
        <w:t xml:space="preserve">Including </w:t>
      </w:r>
    </w:p>
    <w:p w14:paraId="423583DE" w14:textId="3C994151" w:rsidR="00A94B69" w:rsidRDefault="00A94B69" w:rsidP="004B6E57">
      <w:pPr>
        <w:pStyle w:val="ListParagraph"/>
        <w:numPr>
          <w:ilvl w:val="1"/>
          <w:numId w:val="16"/>
        </w:numPr>
      </w:pPr>
      <w:r>
        <w:t>AN/FSQ-7 Duplex and WWI (1954)</w:t>
      </w:r>
    </w:p>
    <w:p w14:paraId="4D8F4267" w14:textId="7EEF4538" w:rsidR="00A94B69" w:rsidRDefault="00A94B69" w:rsidP="004B6E57">
      <w:pPr>
        <w:pStyle w:val="ListParagraph"/>
        <w:numPr>
          <w:ilvl w:val="1"/>
          <w:numId w:val="16"/>
        </w:numPr>
      </w:pPr>
      <w:r>
        <w:t>Production AN/FSQ-7 and Cape Cod Direction Center (1955)</w:t>
      </w:r>
    </w:p>
    <w:p w14:paraId="6704EB9F" w14:textId="0CC319E9" w:rsidR="00A94B69" w:rsidRDefault="00A94B69" w:rsidP="004B6E57">
      <w:pPr>
        <w:pStyle w:val="ListParagraph"/>
        <w:numPr>
          <w:ilvl w:val="0"/>
          <w:numId w:val="16"/>
        </w:numPr>
      </w:pPr>
      <w:r>
        <w:t>Group 65: Storage Tubes and Vacuum Tubes</w:t>
      </w:r>
    </w:p>
    <w:p w14:paraId="5625A031" w14:textId="77777777" w:rsidR="00A94B69" w:rsidRDefault="00A94B69" w:rsidP="004B6E57">
      <w:pPr>
        <w:pStyle w:val="ListParagraph"/>
        <w:numPr>
          <w:ilvl w:val="0"/>
          <w:numId w:val="16"/>
        </w:numPr>
      </w:pPr>
      <w:r>
        <w:t xml:space="preserve">Group 66: Production Coordination Office (1955) </w:t>
      </w:r>
    </w:p>
    <w:p w14:paraId="33C5B359" w14:textId="7C7F5A07" w:rsidR="00A94B69" w:rsidRPr="00C2485C" w:rsidRDefault="00A94B69" w:rsidP="004B6E57">
      <w:pPr>
        <w:pStyle w:val="ListParagraph"/>
        <w:numPr>
          <w:ilvl w:val="1"/>
          <w:numId w:val="16"/>
        </w:numPr>
      </w:pPr>
      <w:r>
        <w:t>SAGE</w:t>
      </w:r>
    </w:p>
    <w:p w14:paraId="5F7DD7F4" w14:textId="59E38068" w:rsidR="00C2485C" w:rsidRDefault="00A94B69" w:rsidP="004B6E57">
      <w:pPr>
        <w:pStyle w:val="ListParagraph"/>
        <w:numPr>
          <w:ilvl w:val="0"/>
          <w:numId w:val="16"/>
        </w:numPr>
      </w:pPr>
      <w:r>
        <w:t>Group 67: Computer Program Production (1956)</w:t>
      </w:r>
    </w:p>
    <w:p w14:paraId="0F54AC19" w14:textId="027DA745" w:rsidR="00132E25" w:rsidRDefault="00132E25" w:rsidP="00132E25">
      <w:pPr>
        <w:pStyle w:val="Heading4"/>
      </w:pPr>
      <w:r>
        <w:t>Collection 26: Scientific and Engineering Group Biweekly Reports</w:t>
      </w:r>
    </w:p>
    <w:p w14:paraId="713C0E8A" w14:textId="2B762BD7" w:rsidR="00A94B69" w:rsidRDefault="00132E25" w:rsidP="00C2485C">
      <w:r>
        <w:t>M- series and DCL-series docs, from 1953 to 1957.</w:t>
      </w:r>
    </w:p>
    <w:p w14:paraId="7B8B34AF" w14:textId="33B338B2" w:rsidR="00132E25" w:rsidRDefault="00132E25" w:rsidP="00C2485C">
      <w:r>
        <w:t>(This box contains a letter from Jay Forrester saying that their group was henceforth called the Digital Computer Lab (DCL), dated September 20, 1951, but the DCL- series of docs starts with DCL-3 on July 25, 1954.  Go figure.)</w:t>
      </w:r>
    </w:p>
    <w:p w14:paraId="0A2D37F8" w14:textId="12E6D82C" w:rsidR="00132E25" w:rsidRDefault="00132E25" w:rsidP="00C2485C"/>
    <w:p w14:paraId="3A567EE9" w14:textId="60FD9BA0" w:rsidR="00132E25" w:rsidRDefault="00132E25" w:rsidP="00132E25">
      <w:pPr>
        <w:pStyle w:val="Heading4"/>
      </w:pPr>
      <w:r>
        <w:t>Collection 31: TX-0 and TX-2</w:t>
      </w:r>
    </w:p>
    <w:p w14:paraId="3CFFBF31" w14:textId="31F48CE0" w:rsidR="00132E25" w:rsidRDefault="00132E25" w:rsidP="00C2485C">
      <w:r>
        <w:t>This short index covers 20 reports on various TX-0 &amp; TX-2 named topics.  Drawing numbers come from a “6M</w:t>
      </w:r>
      <w:proofErr w:type="gramStart"/>
      <w:r>
        <w:t>-“ series</w:t>
      </w:r>
      <w:proofErr w:type="gramEnd"/>
      <w:r>
        <w:t>.</w:t>
      </w:r>
    </w:p>
    <w:p w14:paraId="0DCD4711" w14:textId="12921092" w:rsidR="00132E25" w:rsidRDefault="00132E25" w:rsidP="00C2485C">
      <w:r>
        <w:t xml:space="preserve">The first one covers TX-0 Toggle Switch Registers.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8926066" w14:textId="08F4806C" w:rsidR="00132E25" w:rsidRDefault="00132E25" w:rsidP="00C2485C"/>
    <w:p w14:paraId="46A54911" w14:textId="369512B7" w:rsidR="00C30603" w:rsidRDefault="00C30603" w:rsidP="00C30603">
      <w:pPr>
        <w:pStyle w:val="Heading4"/>
      </w:pPr>
      <w:r>
        <w:t>Collection 39: Division VI Quarterly Reports</w:t>
      </w:r>
    </w:p>
    <w:p w14:paraId="0FFBCFF3" w14:textId="1DFE3927" w:rsidR="00C30603" w:rsidRDefault="00C30603" w:rsidP="00C30603">
      <w:r>
        <w:t>Doc number and title for quarterly reports from June 1952 to December 1958, covering the same groups as Collection 24 above.</w:t>
      </w:r>
    </w:p>
    <w:p w14:paraId="3CE3510E" w14:textId="77777777" w:rsidR="00C30603" w:rsidRPr="00C30603" w:rsidRDefault="00C30603" w:rsidP="00C30603"/>
    <w:p w14:paraId="3553B57B" w14:textId="2EFDCD0C" w:rsidR="00C30603" w:rsidRDefault="00C30603" w:rsidP="00C30603">
      <w:pPr>
        <w:pStyle w:val="Heading4"/>
      </w:pPr>
      <w:r>
        <w:t>Collection 101: Whirlwind Log Books</w:t>
      </w:r>
    </w:p>
    <w:p w14:paraId="26EF553A" w14:textId="39216C02" w:rsidR="00C30603" w:rsidRDefault="00C30603" w:rsidP="00C2485C">
      <w:r>
        <w:t>The introduction to this finding aid includes incidental notes on the Navy contracts</w:t>
      </w:r>
    </w:p>
    <w:p w14:paraId="52396CD4" w14:textId="1CDBD2F4" w:rsidR="00C30603" w:rsidRDefault="00C30603" w:rsidP="004B6E57">
      <w:pPr>
        <w:pStyle w:val="ListParagraph"/>
        <w:numPr>
          <w:ilvl w:val="0"/>
          <w:numId w:val="17"/>
        </w:numPr>
      </w:pPr>
      <w:r>
        <w:t xml:space="preserve">WW Development: Navy contract N5 </w:t>
      </w:r>
      <w:proofErr w:type="spellStart"/>
      <w:r>
        <w:t>ori</w:t>
      </w:r>
      <w:proofErr w:type="spellEnd"/>
      <w:r>
        <w:t xml:space="preserve"> 60</w:t>
      </w:r>
    </w:p>
    <w:p w14:paraId="38388A5F" w14:textId="231A5453" w:rsidR="00C30603" w:rsidRDefault="00C30603" w:rsidP="004B6E57">
      <w:pPr>
        <w:pStyle w:val="ListParagraph"/>
        <w:numPr>
          <w:ilvl w:val="0"/>
          <w:numId w:val="17"/>
        </w:numPr>
      </w:pPr>
      <w:r>
        <w:t>Wolf Engineering transfer: Navy Contract Nonr-2950(00) in 1963</w:t>
      </w:r>
    </w:p>
    <w:p w14:paraId="0BCF07FE" w14:textId="772568AD" w:rsidR="00A94B69" w:rsidRDefault="00C30603" w:rsidP="00C2485C">
      <w:r>
        <w:t>Original hand-written log books are “whereabouts unknown”.  This index refers to a set of typed copies, some of which were water-damaged along the way</w:t>
      </w:r>
    </w:p>
    <w:p w14:paraId="712D9AE6" w14:textId="7AE3AA88" w:rsidR="00C30603" w:rsidRDefault="00C30603" w:rsidP="00C2485C">
      <w:r>
        <w:t>This collection goes 1948 to 1952.</w:t>
      </w:r>
    </w:p>
    <w:p w14:paraId="0B121CDE" w14:textId="50EA350F" w:rsidR="00C30603" w:rsidRDefault="00C30603" w:rsidP="00C2485C"/>
    <w:p w14:paraId="2860054A" w14:textId="0A72FA20" w:rsidR="00C30603" w:rsidRDefault="00C30603" w:rsidP="00C30603">
      <w:pPr>
        <w:pStyle w:val="Heading4"/>
      </w:pPr>
      <w:r>
        <w:t>Collection 1</w:t>
      </w:r>
      <w:r w:rsidR="00740386">
        <w:t>33</w:t>
      </w:r>
      <w:r>
        <w:t xml:space="preserve">: </w:t>
      </w:r>
      <w:r w:rsidR="00740386">
        <w:t>Division VI Lincoln Laboratory Engineering Drawings</w:t>
      </w:r>
    </w:p>
    <w:p w14:paraId="77F254B2" w14:textId="712400E3" w:rsidR="00740386" w:rsidRDefault="00740386" w:rsidP="00740386">
      <w:r>
        <w:t>Page two gives the range of drawing numbers on each film reel.</w:t>
      </w:r>
    </w:p>
    <w:p w14:paraId="0D42EC9E" w14:textId="1FFDA594" w:rsidR="00740386" w:rsidRDefault="008F64A0" w:rsidP="00740386">
      <w:r>
        <w:t>Page three gives the classification of drawings by number range</w:t>
      </w:r>
    </w:p>
    <w:p w14:paraId="60C5E8F1" w14:textId="2E36EEB3" w:rsidR="008F64A0" w:rsidRDefault="008F64A0" w:rsidP="00740386">
      <w:r>
        <w:lastRenderedPageBreak/>
        <w:t xml:space="preserve">(The 1951 floor plan doc has pages numbered in the 35,000 and 36,000 range, with a few in the “new series” of 50,000.  </w:t>
      </w:r>
      <w:proofErr w:type="gramStart"/>
      <w:r>
        <w:t>So</w:t>
      </w:r>
      <w:proofErr w:type="gramEnd"/>
      <w:r>
        <w:t xml:space="preserve"> if there’s a 1954 floor plan, it might be in the 50,000 range.)</w:t>
      </w:r>
    </w:p>
    <w:p w14:paraId="15746AEE" w14:textId="7AA579D2" w:rsidR="008F64A0" w:rsidRDefault="008F64A0" w:rsidP="00740386">
      <w:r>
        <w:t>The actual hard-copy drawing log books are probably in Series 15</w:t>
      </w:r>
    </w:p>
    <w:tbl>
      <w:tblPr>
        <w:tblW w:w="0" w:type="auto"/>
        <w:tblCellSpacing w:w="15" w:type="dxa"/>
        <w:tblBorders>
          <w:top w:val="single" w:sz="4" w:space="0" w:color="auto"/>
          <w:left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620"/>
        <w:gridCol w:w="91"/>
      </w:tblGrid>
      <w:tr w:rsidR="008F64A0" w:rsidRPr="008F64A0" w14:paraId="21E1BC7C" w14:textId="77777777" w:rsidTr="008F64A0">
        <w:trPr>
          <w:tblCellSpacing w:w="15" w:type="dxa"/>
        </w:trPr>
        <w:tc>
          <w:tcPr>
            <w:tcW w:w="0" w:type="auto"/>
            <w:vAlign w:val="center"/>
            <w:hideMark/>
          </w:tcPr>
          <w:p w14:paraId="2F3B8EFD" w14:textId="77777777" w:rsidR="008F64A0" w:rsidRPr="008F64A0" w:rsidRDefault="008F64A0" w:rsidP="008F64A0">
            <w:pPr>
              <w:spacing w:before="100" w:beforeAutospacing="1" w:after="100" w:afterAutospacing="1"/>
              <w:rPr>
                <w:rFonts w:ascii="Times New Roman" w:hAnsi="Times New Roman"/>
                <w:sz w:val="24"/>
              </w:rPr>
            </w:pPr>
            <w:r w:rsidRPr="008F64A0">
              <w:rPr>
                <w:rFonts w:ascii="Times New Roman" w:hAnsi="Times New Roman"/>
                <w:sz w:val="24"/>
              </w:rPr>
              <w:t>Drawing Logbook for 30000 to 37999 </w:t>
            </w:r>
          </w:p>
        </w:tc>
        <w:tc>
          <w:tcPr>
            <w:tcW w:w="0" w:type="auto"/>
            <w:vAlign w:val="center"/>
            <w:hideMark/>
          </w:tcPr>
          <w:p w14:paraId="1AE9587A" w14:textId="77777777" w:rsidR="008F64A0" w:rsidRPr="008F64A0" w:rsidRDefault="008F64A0" w:rsidP="008F64A0">
            <w:pPr>
              <w:spacing w:before="0" w:after="0"/>
              <w:rPr>
                <w:rFonts w:ascii="Times New Roman" w:hAnsi="Times New Roman"/>
                <w:sz w:val="24"/>
              </w:rPr>
            </w:pPr>
            <w:r w:rsidRPr="008F64A0">
              <w:rPr>
                <w:rFonts w:ascii="Times New Roman" w:hAnsi="Times New Roman"/>
                <w:sz w:val="24"/>
              </w:rPr>
              <w:t>15.14</w:t>
            </w:r>
          </w:p>
        </w:tc>
        <w:tc>
          <w:tcPr>
            <w:tcW w:w="0" w:type="auto"/>
            <w:vAlign w:val="center"/>
            <w:hideMark/>
          </w:tcPr>
          <w:p w14:paraId="04F40EA0" w14:textId="77777777" w:rsidR="008F64A0" w:rsidRPr="008F64A0" w:rsidRDefault="008F64A0" w:rsidP="008F64A0">
            <w:pPr>
              <w:spacing w:before="0" w:after="0"/>
              <w:rPr>
                <w:rFonts w:ascii="Times New Roman" w:hAnsi="Times New Roman"/>
                <w:sz w:val="24"/>
              </w:rPr>
            </w:pPr>
          </w:p>
        </w:tc>
      </w:tr>
      <w:tr w:rsidR="008F64A0" w:rsidRPr="008F64A0" w14:paraId="59EDC91C" w14:textId="77777777" w:rsidTr="008F64A0">
        <w:trPr>
          <w:tblCellSpacing w:w="15" w:type="dxa"/>
        </w:trPr>
        <w:tc>
          <w:tcPr>
            <w:tcW w:w="0" w:type="auto"/>
            <w:vAlign w:val="center"/>
            <w:hideMark/>
          </w:tcPr>
          <w:p w14:paraId="6C08A8E7" w14:textId="77777777" w:rsidR="008F64A0" w:rsidRPr="008F64A0" w:rsidRDefault="008F64A0" w:rsidP="008F64A0">
            <w:pPr>
              <w:spacing w:before="100" w:beforeAutospacing="1" w:after="100" w:afterAutospacing="1"/>
              <w:rPr>
                <w:rFonts w:ascii="Times New Roman" w:hAnsi="Times New Roman"/>
                <w:sz w:val="24"/>
              </w:rPr>
            </w:pPr>
            <w:r w:rsidRPr="008F64A0">
              <w:rPr>
                <w:rFonts w:ascii="Times New Roman" w:hAnsi="Times New Roman"/>
                <w:sz w:val="24"/>
              </w:rPr>
              <w:t>Drawing Logbook for 38000 to 48878 </w:t>
            </w:r>
          </w:p>
        </w:tc>
        <w:tc>
          <w:tcPr>
            <w:tcW w:w="0" w:type="auto"/>
            <w:vAlign w:val="center"/>
            <w:hideMark/>
          </w:tcPr>
          <w:p w14:paraId="2344872D" w14:textId="77777777" w:rsidR="008F64A0" w:rsidRPr="008F64A0" w:rsidRDefault="008F64A0" w:rsidP="008F64A0">
            <w:pPr>
              <w:spacing w:before="0" w:after="0"/>
              <w:rPr>
                <w:rFonts w:ascii="Times New Roman" w:hAnsi="Times New Roman"/>
                <w:sz w:val="24"/>
              </w:rPr>
            </w:pPr>
            <w:r w:rsidRPr="008F64A0">
              <w:rPr>
                <w:rFonts w:ascii="Times New Roman" w:hAnsi="Times New Roman"/>
                <w:sz w:val="24"/>
              </w:rPr>
              <w:t>15.15</w:t>
            </w:r>
          </w:p>
        </w:tc>
        <w:tc>
          <w:tcPr>
            <w:tcW w:w="0" w:type="auto"/>
            <w:vAlign w:val="center"/>
            <w:hideMark/>
          </w:tcPr>
          <w:p w14:paraId="17029A7F" w14:textId="77777777" w:rsidR="008F64A0" w:rsidRPr="008F64A0" w:rsidRDefault="008F64A0" w:rsidP="008F64A0">
            <w:pPr>
              <w:spacing w:before="0" w:after="0"/>
              <w:rPr>
                <w:rFonts w:ascii="Times New Roman" w:hAnsi="Times New Roman"/>
                <w:sz w:val="24"/>
              </w:rPr>
            </w:pPr>
          </w:p>
        </w:tc>
      </w:tr>
      <w:tr w:rsidR="008F64A0" w:rsidRPr="008F64A0" w14:paraId="66EDF74B" w14:textId="77777777" w:rsidTr="008F64A0">
        <w:trPr>
          <w:tblCellSpacing w:w="15" w:type="dxa"/>
        </w:trPr>
        <w:tc>
          <w:tcPr>
            <w:tcW w:w="0" w:type="auto"/>
            <w:vAlign w:val="center"/>
            <w:hideMark/>
          </w:tcPr>
          <w:p w14:paraId="1249223F" w14:textId="77777777" w:rsidR="008F64A0" w:rsidRPr="008F64A0" w:rsidRDefault="008F64A0" w:rsidP="008F64A0">
            <w:pPr>
              <w:spacing w:before="100" w:beforeAutospacing="1" w:after="100" w:afterAutospacing="1"/>
              <w:rPr>
                <w:rFonts w:ascii="Times New Roman" w:hAnsi="Times New Roman"/>
                <w:sz w:val="24"/>
              </w:rPr>
            </w:pPr>
            <w:r w:rsidRPr="008F64A0">
              <w:rPr>
                <w:rFonts w:ascii="Times New Roman" w:hAnsi="Times New Roman"/>
                <w:sz w:val="24"/>
              </w:rPr>
              <w:t>Drawing Logbook for 50000 to 55001 </w:t>
            </w:r>
          </w:p>
        </w:tc>
        <w:tc>
          <w:tcPr>
            <w:tcW w:w="0" w:type="auto"/>
            <w:vAlign w:val="center"/>
            <w:hideMark/>
          </w:tcPr>
          <w:p w14:paraId="1AB39405" w14:textId="77777777" w:rsidR="008F64A0" w:rsidRPr="008F64A0" w:rsidRDefault="008F64A0" w:rsidP="008F64A0">
            <w:pPr>
              <w:spacing w:before="0" w:after="0"/>
              <w:rPr>
                <w:rFonts w:ascii="Times New Roman" w:hAnsi="Times New Roman"/>
                <w:sz w:val="24"/>
              </w:rPr>
            </w:pPr>
            <w:r w:rsidRPr="008F64A0">
              <w:rPr>
                <w:rFonts w:ascii="Times New Roman" w:hAnsi="Times New Roman"/>
                <w:sz w:val="24"/>
              </w:rPr>
              <w:t>15.16</w:t>
            </w:r>
          </w:p>
        </w:tc>
        <w:tc>
          <w:tcPr>
            <w:tcW w:w="0" w:type="auto"/>
            <w:vAlign w:val="center"/>
            <w:hideMark/>
          </w:tcPr>
          <w:p w14:paraId="76424214" w14:textId="77777777" w:rsidR="008F64A0" w:rsidRPr="008F64A0" w:rsidRDefault="008F64A0" w:rsidP="008F64A0">
            <w:pPr>
              <w:spacing w:before="0" w:after="0"/>
              <w:rPr>
                <w:rFonts w:ascii="Times New Roman" w:hAnsi="Times New Roman"/>
                <w:szCs w:val="20"/>
              </w:rPr>
            </w:pPr>
          </w:p>
        </w:tc>
      </w:tr>
    </w:tbl>
    <w:p w14:paraId="4BD92951" w14:textId="393F66D3" w:rsidR="008F64A0" w:rsidRDefault="008F64A0" w:rsidP="00740386"/>
    <w:p w14:paraId="5058781B" w14:textId="5FD3C0CB" w:rsidR="008F64A0" w:rsidRPr="00740386" w:rsidRDefault="008F64A0" w:rsidP="00740386">
      <w:r>
        <w:rPr>
          <w:noProof/>
        </w:rPr>
        <w:drawing>
          <wp:inline distT="0" distB="0" distL="0" distR="0" wp14:anchorId="59982534" wp14:editId="61D95522">
            <wp:extent cx="4057650" cy="36461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1173.JPG"/>
                    <pic:cNvPicPr/>
                  </pic:nvPicPr>
                  <pic:blipFill rotWithShape="1">
                    <a:blip r:embed="rId128">
                      <a:extLst>
                        <a:ext uri="{28A0092B-C50C-407E-A947-70E740481C1C}">
                          <a14:useLocalDpi xmlns:a14="http://schemas.microsoft.com/office/drawing/2010/main" val="0"/>
                        </a:ext>
                      </a:extLst>
                    </a:blip>
                    <a:srcRect l="9820" r="6716"/>
                    <a:stretch/>
                  </pic:blipFill>
                  <pic:spPr bwMode="auto">
                    <a:xfrm>
                      <a:off x="0" y="0"/>
                      <a:ext cx="4064634" cy="3652399"/>
                    </a:xfrm>
                    <a:prstGeom prst="rect">
                      <a:avLst/>
                    </a:prstGeom>
                    <a:ln>
                      <a:noFill/>
                    </a:ln>
                    <a:extLst>
                      <a:ext uri="{53640926-AAD7-44D8-BBD7-CCE9431645EC}">
                        <a14:shadowObscured xmlns:a14="http://schemas.microsoft.com/office/drawing/2010/main"/>
                      </a:ext>
                    </a:extLst>
                  </pic:spPr>
                </pic:pic>
              </a:graphicData>
            </a:graphic>
          </wp:inline>
        </w:drawing>
      </w:r>
    </w:p>
    <w:p w14:paraId="44025412" w14:textId="69A3E6BF" w:rsidR="00C30603" w:rsidRDefault="00C30603" w:rsidP="00C2485C"/>
    <w:p w14:paraId="4FD80EB8" w14:textId="2EB980D0" w:rsidR="005F466B" w:rsidRDefault="005F466B" w:rsidP="00C2485C"/>
    <w:p w14:paraId="5C2061F3" w14:textId="69967C5E" w:rsidR="00364DA3" w:rsidRDefault="00364DA3" w:rsidP="00364DA3">
      <w:pPr>
        <w:pStyle w:val="Heading3"/>
      </w:pPr>
      <w:bookmarkStart w:id="88" w:name="_Toc193914364"/>
      <w:r>
        <w:t>Collection MC-0665, Series 25, Box 2, MITRE Finding Aids</w:t>
      </w:r>
      <w:bookmarkEnd w:id="88"/>
    </w:p>
    <w:p w14:paraId="7C30DC27" w14:textId="7C7811E4" w:rsidR="00364DA3" w:rsidRDefault="00364DA3" w:rsidP="00364DA3">
      <w:pPr>
        <w:pStyle w:val="Heading4"/>
      </w:pPr>
      <w:r>
        <w:t>Collection 1: Aircraft Stability and Control Analyzer</w:t>
      </w:r>
    </w:p>
    <w:p w14:paraId="25534E24" w14:textId="5EE6F064" w:rsidR="00364DA3" w:rsidRDefault="00364DA3" w:rsidP="00364DA3">
      <w:r>
        <w:t xml:space="preserve">This Aid covers a series of reports and a slew of hundreds of drawings for </w:t>
      </w:r>
    </w:p>
    <w:p w14:paraId="5CA10258" w14:textId="074192EE" w:rsidR="00364DA3" w:rsidRDefault="00364DA3" w:rsidP="00364DA3">
      <w:pPr>
        <w:ind w:left="720"/>
      </w:pPr>
      <w:r>
        <w:t xml:space="preserve">Navy Contract </w:t>
      </w:r>
      <w:proofErr w:type="spellStart"/>
      <w:r>
        <w:t>NOa</w:t>
      </w:r>
      <w:proofErr w:type="spellEnd"/>
      <w:r>
        <w:t>(S) 5216, Project 6295</w:t>
      </w:r>
    </w:p>
    <w:p w14:paraId="79AE57D3" w14:textId="771CE7F1" w:rsidR="00364DA3" w:rsidRPr="00364DA3" w:rsidRDefault="00364DA3" w:rsidP="00364DA3">
      <w:pPr>
        <w:ind w:left="720"/>
      </w:pPr>
      <w:r>
        <w:t>November 1944 to December 1945</w:t>
      </w:r>
    </w:p>
    <w:p w14:paraId="7C0A202B" w14:textId="7BF6FB2F" w:rsidR="00364DA3" w:rsidRDefault="00364DA3" w:rsidP="00364DA3">
      <w:pPr>
        <w:pStyle w:val="Heading4"/>
      </w:pPr>
      <w:r>
        <w:t>Collection 2: Navy Fire Control</w:t>
      </w:r>
    </w:p>
    <w:p w14:paraId="30CBABCB" w14:textId="34849C06" w:rsidR="00364DA3" w:rsidRDefault="00364DA3" w:rsidP="00364DA3">
      <w:r>
        <w:t xml:space="preserve">This Aid covers a series of reports for </w:t>
      </w:r>
    </w:p>
    <w:p w14:paraId="108A457E" w14:textId="77C3AE66" w:rsidR="00364DA3" w:rsidRDefault="00364DA3" w:rsidP="00364DA3">
      <w:pPr>
        <w:ind w:left="720"/>
      </w:pPr>
      <w:r>
        <w:t>Navy Contract N5ori-06002, Project NR-232-001</w:t>
      </w:r>
    </w:p>
    <w:p w14:paraId="29066F39" w14:textId="065D3D02" w:rsidR="00CF1DE7" w:rsidRDefault="00CF1DE7" w:rsidP="00364DA3">
      <w:pPr>
        <w:ind w:left="720"/>
      </w:pPr>
      <w:r>
        <w:t>MIT project 6782</w:t>
      </w:r>
    </w:p>
    <w:p w14:paraId="2398B5D6" w14:textId="6C251BDD" w:rsidR="00364DA3" w:rsidRPr="00364DA3" w:rsidRDefault="00364DA3" w:rsidP="00364DA3">
      <w:pPr>
        <w:ind w:left="720"/>
      </w:pPr>
      <w:r>
        <w:t xml:space="preserve">July 1950 to </w:t>
      </w:r>
      <w:r w:rsidR="00CF1DE7">
        <w:t>June 1952</w:t>
      </w:r>
    </w:p>
    <w:p w14:paraId="1D8F687B" w14:textId="69C307E4" w:rsidR="005F466B" w:rsidRDefault="00CF1DE7" w:rsidP="00C2485C">
      <w:r>
        <w:t>The titles mostly just say Biweekly Report or Quarterly Report</w:t>
      </w:r>
    </w:p>
    <w:p w14:paraId="7A129A3B" w14:textId="324B4140" w:rsidR="00CF1DE7" w:rsidRDefault="00CF1DE7" w:rsidP="00C2485C"/>
    <w:p w14:paraId="4E13E7F0" w14:textId="442626A1" w:rsidR="00CF1DE7" w:rsidRDefault="00CF1DE7" w:rsidP="00CF1DE7">
      <w:pPr>
        <w:pStyle w:val="Heading4"/>
      </w:pPr>
      <w:r>
        <w:t>Collection 3: MIT and Lincoln Laboratory Computation Notebooks</w:t>
      </w:r>
    </w:p>
    <w:p w14:paraId="0C12F37E" w14:textId="40306F80" w:rsidR="00CF1DE7" w:rsidRDefault="001618D6" w:rsidP="00C2485C">
      <w:r>
        <w:t>Listing of hundred(s) of notebooks, mostly indexed by name</w:t>
      </w:r>
    </w:p>
    <w:p w14:paraId="1D325798" w14:textId="2F5730BF" w:rsidR="001618D6" w:rsidRDefault="001618D6" w:rsidP="00C2485C"/>
    <w:p w14:paraId="2C26D147" w14:textId="756F831E" w:rsidR="001618D6" w:rsidRDefault="001618D6" w:rsidP="001618D6">
      <w:pPr>
        <w:pStyle w:val="Heading4"/>
      </w:pPr>
      <w:r>
        <w:t>Collection 4: MIT and Lincoln Laboratory Theses</w:t>
      </w:r>
    </w:p>
    <w:p w14:paraId="520619B2" w14:textId="0521EA77" w:rsidR="001618D6" w:rsidRDefault="001618D6" w:rsidP="001618D6">
      <w:r>
        <w:t>Listing of all theses for Servo Lab and DCL</w:t>
      </w:r>
    </w:p>
    <w:p w14:paraId="012C8038" w14:textId="60F7C709" w:rsidR="001618D6" w:rsidRPr="001618D6" w:rsidRDefault="001618D6" w:rsidP="001618D6">
      <w:r>
        <w:t>Including F. E. Heart, Applications of Self-Checking and Self-Correcting Codes to Digital Computers, Masters of Science, 1952</w:t>
      </w:r>
    </w:p>
    <w:p w14:paraId="3EF5D0A6" w14:textId="77777777" w:rsidR="001618D6" w:rsidRDefault="001618D6" w:rsidP="00C2485C"/>
    <w:p w14:paraId="16DCABD8" w14:textId="07E5290D" w:rsidR="001618D6" w:rsidRDefault="001618D6" w:rsidP="001618D6">
      <w:pPr>
        <w:pStyle w:val="Heading4"/>
      </w:pPr>
      <w:r>
        <w:t>Collection 6: Whirlwind I Computer, MIT Project 6345</w:t>
      </w:r>
    </w:p>
    <w:p w14:paraId="7D648A72" w14:textId="22A9EBAD" w:rsidR="001618D6" w:rsidRPr="001618D6" w:rsidRDefault="001618D6" w:rsidP="001618D6">
      <w:r>
        <w:t xml:space="preserve">This </w:t>
      </w:r>
      <w:proofErr w:type="gramStart"/>
      <w:r>
        <w:t>192 page</w:t>
      </w:r>
      <w:proofErr w:type="gramEnd"/>
      <w:r>
        <w:t xml:space="preserve"> book appears to list a </w:t>
      </w:r>
      <w:r w:rsidR="006B4A2F">
        <w:t>2,516</w:t>
      </w:r>
      <w:r>
        <w:t xml:space="preserve"> </w:t>
      </w:r>
      <w:proofErr w:type="spellStart"/>
      <w:r>
        <w:t>Whilrwind</w:t>
      </w:r>
      <w:proofErr w:type="spellEnd"/>
      <w:r>
        <w:t xml:space="preserve"> letters, documents, memos, notes, </w:t>
      </w:r>
      <w:proofErr w:type="spellStart"/>
      <w:r>
        <w:t>etc</w:t>
      </w:r>
      <w:proofErr w:type="spellEnd"/>
      <w:r>
        <w:t>, all of which were sent to the “Smithsonian Museum of History and Technology, Division of Mathematics, Electronic Computers History Collection File (#68)</w:t>
      </w:r>
      <w:r w:rsidR="006B4A2F">
        <w:t xml:space="preserve"> (29 boxes)</w:t>
      </w:r>
      <w:r>
        <w:t>”</w:t>
      </w:r>
    </w:p>
    <w:p w14:paraId="26D5EBCC" w14:textId="07928A71" w:rsidR="00CF1DE7" w:rsidRDefault="006B4A2F" w:rsidP="00C2485C">
      <w:r>
        <w:t>The introduction is dated April 1965, so whatever was sent, must have gone before then.</w:t>
      </w:r>
    </w:p>
    <w:p w14:paraId="71EFD4B3" w14:textId="5AAFFB9B" w:rsidR="006B4A2F" w:rsidRPr="0049477B" w:rsidRDefault="006B4A2F" w:rsidP="006B4A2F">
      <w:pPr>
        <w:rPr>
          <w:b/>
          <w:color w:val="365F91" w:themeColor="accent1" w:themeShade="BF"/>
        </w:rPr>
      </w:pPr>
      <w:r w:rsidRPr="0049477B">
        <w:rPr>
          <w:b/>
          <w:color w:val="365F91" w:themeColor="accent1" w:themeShade="BF"/>
        </w:rPr>
        <w:t>This document could be helpful as it seems like the most complete index of stuff the team wrote from November 1947 to Jan 1959.</w:t>
      </w:r>
    </w:p>
    <w:p w14:paraId="1BD5B804" w14:textId="33D84080" w:rsidR="006B4A2F" w:rsidRDefault="006B4A2F" w:rsidP="00C2485C">
      <w:r>
        <w:t xml:space="preserve">The doc gives the type of each document, it’s doc num if </w:t>
      </w:r>
      <w:r w:rsidR="008917B4">
        <w:t>available, date, title and author.</w:t>
      </w:r>
    </w:p>
    <w:p w14:paraId="568D7221" w14:textId="0DFD3A62" w:rsidR="006B4A2F" w:rsidRPr="004A0092" w:rsidRDefault="006B4A2F" w:rsidP="00C2485C">
      <w:pPr>
        <w:rPr>
          <w:color w:val="365F91" w:themeColor="accent1" w:themeShade="BF"/>
        </w:rPr>
      </w:pPr>
      <w:r w:rsidRPr="004A0092">
        <w:rPr>
          <w:color w:val="365F91" w:themeColor="accent1" w:themeShade="BF"/>
        </w:rPr>
        <w:t xml:space="preserve">Look for M-2967 5 Aug 1954 </w:t>
      </w:r>
      <w:r w:rsidRPr="004A0092">
        <w:rPr>
          <w:i/>
          <w:color w:val="365F91" w:themeColor="accent1" w:themeShade="BF"/>
        </w:rPr>
        <w:t>Instruction Manual for WWI Thyratron DC Power Supplies</w:t>
      </w:r>
      <w:r w:rsidRPr="004A0092">
        <w:rPr>
          <w:color w:val="365F91" w:themeColor="accent1" w:themeShade="BF"/>
        </w:rPr>
        <w:t xml:space="preserve">, S. T. </w:t>
      </w:r>
      <w:proofErr w:type="gramStart"/>
      <w:r w:rsidRPr="004A0092">
        <w:rPr>
          <w:color w:val="365F91" w:themeColor="accent1" w:themeShade="BF"/>
        </w:rPr>
        <w:t>Coffin  [</w:t>
      </w:r>
      <w:proofErr w:type="gramEnd"/>
      <w:r w:rsidRPr="004A0092">
        <w:rPr>
          <w:color w:val="365F91" w:themeColor="accent1" w:themeShade="BF"/>
        </w:rPr>
        <w:t xml:space="preserve">not on </w:t>
      </w:r>
      <w:proofErr w:type="spellStart"/>
      <w:r w:rsidRPr="004A0092">
        <w:rPr>
          <w:color w:val="365F91" w:themeColor="accent1" w:themeShade="BF"/>
        </w:rPr>
        <w:t>bitsavers</w:t>
      </w:r>
      <w:proofErr w:type="spellEnd"/>
      <w:r w:rsidRPr="004A0092">
        <w:rPr>
          <w:color w:val="365F91" w:themeColor="accent1" w:themeShade="BF"/>
        </w:rPr>
        <w:t>]</w:t>
      </w:r>
    </w:p>
    <w:p w14:paraId="167330B6" w14:textId="2193DE9A" w:rsidR="00364DA3" w:rsidRDefault="00364DA3" w:rsidP="00C2485C"/>
    <w:p w14:paraId="40CF7D62" w14:textId="6DBDD6F7" w:rsidR="00BB57A8" w:rsidRDefault="00BB57A8" w:rsidP="003E1A59">
      <w:pPr>
        <w:pStyle w:val="Heading4"/>
      </w:pPr>
      <w:r>
        <w:t>Collection 8: MIT and Lincoln Laboratory (Division VI) Administrative Memoranda</w:t>
      </w:r>
    </w:p>
    <w:p w14:paraId="25C7804A" w14:textId="2FFFEFDB" w:rsidR="00BB57A8" w:rsidRDefault="00BB57A8" w:rsidP="00BB57A8">
      <w:r>
        <w:t xml:space="preserve">A collection of 256 docs on topics such as not overloading the phone system, lining up at the time-clock, bus schedule to Lexington, Fire Drills, </w:t>
      </w:r>
      <w:proofErr w:type="spellStart"/>
      <w:proofErr w:type="gramStart"/>
      <w:r>
        <w:t>etc</w:t>
      </w:r>
      <w:proofErr w:type="spellEnd"/>
      <w:r>
        <w:t xml:space="preserve">  Really</w:t>
      </w:r>
      <w:proofErr w:type="gramEnd"/>
      <w:r>
        <w:t>.</w:t>
      </w:r>
    </w:p>
    <w:p w14:paraId="575D443D" w14:textId="73661EF1" w:rsidR="001A43D6" w:rsidRDefault="001A43D6" w:rsidP="00BB57A8">
      <w:r>
        <w:t xml:space="preserve">Memo A-147, 26-May-1953, is named </w:t>
      </w:r>
      <w:r w:rsidRPr="001A43D6">
        <w:rPr>
          <w:i/>
        </w:rPr>
        <w:t>Division 6 Move to Lexington</w:t>
      </w:r>
      <w:r>
        <w:t>, H. Wainwright</w:t>
      </w:r>
    </w:p>
    <w:p w14:paraId="2FBDEFAC" w14:textId="11DA4046" w:rsidR="001A43D6" w:rsidRDefault="001A43D6" w:rsidP="00BB57A8">
      <w:r>
        <w:t xml:space="preserve">Memo A-160, 14-April-1954, is named </w:t>
      </w:r>
      <w:r w:rsidRPr="001A43D6">
        <w:rPr>
          <w:i/>
        </w:rPr>
        <w:t>Bus Service to Lexington</w:t>
      </w:r>
      <w:r>
        <w:t>, J.C. Proctor</w:t>
      </w:r>
    </w:p>
    <w:p w14:paraId="07637B3B" w14:textId="02C5D47F" w:rsidR="00BB57A8" w:rsidRDefault="00BB57A8" w:rsidP="00BB57A8">
      <w:pPr>
        <w:pStyle w:val="Heading4"/>
      </w:pPr>
      <w:r>
        <w:t>Collection 9: MIT and Lincoln Laboratory (Division VI) Group Leaders’ Meetings</w:t>
      </w:r>
    </w:p>
    <w:p w14:paraId="4CC8B9B7" w14:textId="127F377C" w:rsidR="00BB57A8" w:rsidRDefault="00BB57A8" w:rsidP="00BB57A8">
      <w:r>
        <w:t>This doc indexes L-Series meeting notes, starting with L-34 27-Mar 1952 through 6L-358 on 11 Sep 1958</w:t>
      </w:r>
    </w:p>
    <w:p w14:paraId="16631512" w14:textId="54DA62CC" w:rsidR="00BB57A8" w:rsidRDefault="00BB57A8" w:rsidP="00BB57A8">
      <w:pPr>
        <w:pStyle w:val="Heading4"/>
      </w:pPr>
      <w:r>
        <w:t>Collection 12: Seminar on Magnetism</w:t>
      </w:r>
    </w:p>
    <w:p w14:paraId="0DB4B8E9" w14:textId="1A7629F4" w:rsidR="00BB57A8" w:rsidRDefault="00BB57A8" w:rsidP="00BB57A8">
      <w:pPr>
        <w:pStyle w:val="Heading4"/>
      </w:pPr>
      <w:r>
        <w:t>Collection 13: Test Equipment Committee Minutes</w:t>
      </w:r>
    </w:p>
    <w:p w14:paraId="1376CDCA" w14:textId="775CA5F6" w:rsidR="00BB57A8" w:rsidRDefault="00BB57A8" w:rsidP="00BB57A8">
      <w:pPr>
        <w:pStyle w:val="Heading4"/>
      </w:pPr>
      <w:r>
        <w:t>Collection 19: Transistor Studies</w:t>
      </w:r>
    </w:p>
    <w:p w14:paraId="692670E0" w14:textId="54214928" w:rsidR="00BB57A8" w:rsidRPr="00BB57A8" w:rsidRDefault="00E55E69" w:rsidP="00BB57A8">
      <w:r>
        <w:t>[yup, K H Olsen is listed a couple times]</w:t>
      </w:r>
    </w:p>
    <w:p w14:paraId="544FFF97" w14:textId="41B603A5" w:rsidR="00E55E69" w:rsidRDefault="00E55E69" w:rsidP="00E55E69">
      <w:pPr>
        <w:pStyle w:val="Heading4"/>
      </w:pPr>
      <w:r>
        <w:t>Collection 19: Magnetic Materials Studies</w:t>
      </w:r>
    </w:p>
    <w:p w14:paraId="590D1528" w14:textId="77777777" w:rsidR="00BB57A8" w:rsidRPr="00BB57A8" w:rsidRDefault="00BB57A8" w:rsidP="00BB57A8"/>
    <w:p w14:paraId="7EB69A11" w14:textId="6DCA26B8" w:rsidR="00E55E69" w:rsidRDefault="00E55E69" w:rsidP="00E55E69">
      <w:pPr>
        <w:pStyle w:val="Heading4"/>
      </w:pPr>
      <w:r>
        <w:t>Collection 23: Memory Test Computer (MTC)</w:t>
      </w:r>
    </w:p>
    <w:p w14:paraId="7F3C5607" w14:textId="5280D4C6" w:rsidR="00E55E69" w:rsidRDefault="00E55E69" w:rsidP="00E55E69">
      <w:r>
        <w:t>This index of documents starts with</w:t>
      </w:r>
    </w:p>
    <w:p w14:paraId="336FA2DF" w14:textId="621C7B76" w:rsidR="00E55E69" w:rsidRDefault="00E55E69" w:rsidP="004B6E57">
      <w:pPr>
        <w:pStyle w:val="ListParagraph"/>
        <w:numPr>
          <w:ilvl w:val="0"/>
          <w:numId w:val="18"/>
        </w:numPr>
      </w:pPr>
      <w:r>
        <w:t xml:space="preserve">July 1952 M-1547 </w:t>
      </w:r>
      <w:r w:rsidRPr="00E55E69">
        <w:rPr>
          <w:i/>
        </w:rPr>
        <w:t>Initial Decisions on WWIA Block Diagrams</w:t>
      </w:r>
      <w:r>
        <w:t>, W.A. Hosier</w:t>
      </w:r>
    </w:p>
    <w:p w14:paraId="79B94B56" w14:textId="61E72C2B" w:rsidR="00E55E69" w:rsidRDefault="00E55E69" w:rsidP="00E55E69">
      <w:r>
        <w:t xml:space="preserve">And ends with </w:t>
      </w:r>
    </w:p>
    <w:p w14:paraId="7C9647E8" w14:textId="06204134" w:rsidR="00E55E69" w:rsidRDefault="00E55E69" w:rsidP="004B6E57">
      <w:pPr>
        <w:pStyle w:val="ListParagraph"/>
        <w:numPr>
          <w:ilvl w:val="0"/>
          <w:numId w:val="18"/>
        </w:numPr>
      </w:pPr>
      <w:r>
        <w:lastRenderedPageBreak/>
        <w:t xml:space="preserve">March 1958 6M-5450 #11 </w:t>
      </w:r>
      <w:r w:rsidRPr="00E55E69">
        <w:rPr>
          <w:i/>
        </w:rPr>
        <w:t>Reliability Analysis of MTC Computer</w:t>
      </w:r>
      <w:r w:rsidRPr="00E55E69">
        <w:t>, D.</w:t>
      </w:r>
      <w:r>
        <w:t>S</w:t>
      </w:r>
      <w:r w:rsidRPr="00E55E69">
        <w:t>. Duncklee</w:t>
      </w:r>
    </w:p>
    <w:p w14:paraId="1E720FFB" w14:textId="779FE646" w:rsidR="00E55E69" w:rsidRDefault="00E55E69" w:rsidP="00E55E69">
      <w:r>
        <w:t>The MTC programming manual is identified as M-2527-2</w:t>
      </w:r>
    </w:p>
    <w:p w14:paraId="4C51FD9F" w14:textId="39935D55" w:rsidR="00E55E69" w:rsidRDefault="00E55E69" w:rsidP="00E55E69">
      <w:r>
        <w:t xml:space="preserve">Obviously the MTC acquired a </w:t>
      </w:r>
      <w:r w:rsidR="001A43D6">
        <w:t>punched-card reader and punch later in life (those SAGE guys)</w:t>
      </w:r>
    </w:p>
    <w:p w14:paraId="657054DA" w14:textId="7A2D1EB5" w:rsidR="001A43D6" w:rsidRPr="00E55E69" w:rsidRDefault="001A43D6" w:rsidP="00E55E69">
      <w:r>
        <w:t>There were a number of technician training manuals in early 1955, but no obvious clue as to how or when core was added to WW-I in the Barta building.</w:t>
      </w:r>
    </w:p>
    <w:p w14:paraId="122E278C" w14:textId="77777777" w:rsidR="00E55E69" w:rsidRPr="00E55E69" w:rsidRDefault="00E55E69" w:rsidP="00E55E69"/>
    <w:p w14:paraId="73A8F1D4" w14:textId="77777777" w:rsidR="00BB57A8" w:rsidRPr="00BB57A8" w:rsidRDefault="00BB57A8" w:rsidP="00BB57A8"/>
    <w:p w14:paraId="7AAC8DB8" w14:textId="3BC0429A" w:rsidR="00D9525A" w:rsidRDefault="00D9525A" w:rsidP="00196170">
      <w:pPr>
        <w:pStyle w:val="Heading2"/>
      </w:pPr>
      <w:bookmarkStart w:id="89" w:name="_Toc193914365"/>
      <w:r>
        <w:t>Archive Visit, July 10</w:t>
      </w:r>
      <w:r w:rsidR="00567B46">
        <w:t xml:space="preserve"> &amp; 11</w:t>
      </w:r>
      <w:r>
        <w:t>, 2019</w:t>
      </w:r>
      <w:bookmarkEnd w:id="89"/>
    </w:p>
    <w:p w14:paraId="73B4C24A" w14:textId="76D1DCD1" w:rsidR="00D9525A" w:rsidRDefault="00D9525A" w:rsidP="00D9525A">
      <w:pPr>
        <w:pStyle w:val="Heading3"/>
      </w:pPr>
      <w:bookmarkStart w:id="90" w:name="_Toc193914366"/>
      <w:r>
        <w:t>Collection MC-0665, Series 10, Boxes 1 &amp; 2</w:t>
      </w:r>
      <w:bookmarkEnd w:id="90"/>
    </w:p>
    <w:p w14:paraId="6C11307D" w14:textId="4D9BC704" w:rsidR="00D9525A" w:rsidRDefault="00D9525A" w:rsidP="00D9525A">
      <w:r>
        <w:t>(</w:t>
      </w:r>
      <w:proofErr w:type="gramStart"/>
      <w:r>
        <w:t>and</w:t>
      </w:r>
      <w:proofErr w:type="gramEnd"/>
      <w:r>
        <w:t xml:space="preserve"> there are only two in the series</w:t>
      </w:r>
      <w:r w:rsidR="004106E5">
        <w:t>…</w:t>
      </w:r>
      <w:r>
        <w:t xml:space="preserve">  Both are 5”-thick doc boxes.)</w:t>
      </w:r>
    </w:p>
    <w:p w14:paraId="56EE15F7" w14:textId="589BBF8F" w:rsidR="00D9525A" w:rsidRDefault="00D9525A" w:rsidP="00D9525A">
      <w:r>
        <w:t>These two boxes contain documents related to the Memory Test Computer, organized by date.  The fi</w:t>
      </w:r>
      <w:r w:rsidR="00F2364B">
        <w:t>r</w:t>
      </w:r>
      <w:r>
        <w:t xml:space="preserve">st box runs from July 1952 to November 1955, the second from </w:t>
      </w:r>
      <w:r w:rsidR="00175F7F">
        <w:t>January 1956</w:t>
      </w:r>
      <w:r>
        <w:t xml:space="preserve"> to </w:t>
      </w:r>
      <w:r w:rsidR="00175F7F">
        <w:t>March 1958</w:t>
      </w:r>
      <w:r>
        <w:t>.</w:t>
      </w:r>
    </w:p>
    <w:p w14:paraId="3675FEF2" w14:textId="31F7CB05" w:rsidR="00F2364B" w:rsidRDefault="00F2364B" w:rsidP="00D9525A">
      <w:r>
        <w:t>Box 1 contains 28 folders</w:t>
      </w:r>
      <w:r w:rsidR="00175F7F">
        <w:t>, box 2 is 23 folders.</w:t>
      </w:r>
    </w:p>
    <w:p w14:paraId="3F88D2DC" w14:textId="6CAA8530" w:rsidR="00D9525A" w:rsidRDefault="00D9525A" w:rsidP="00D9525A">
      <w:r>
        <w:t>Each folder contains memos</w:t>
      </w:r>
      <w:r w:rsidR="004106E5">
        <w:t xml:space="preserve"> and documents</w:t>
      </w:r>
      <w:r>
        <w:t>, often with attached blueline engineering drawings.</w:t>
      </w:r>
      <w:r w:rsidR="006340E1">
        <w:t xml:space="preserve">  They all look like first-generation copies, i.e., the copies that would have been distributed </w:t>
      </w:r>
      <w:r w:rsidR="004106E5">
        <w:t xml:space="preserve">to staff </w:t>
      </w:r>
      <w:r w:rsidR="006340E1">
        <w:t xml:space="preserve">at the time.  </w:t>
      </w:r>
    </w:p>
    <w:p w14:paraId="1AEA3F4D" w14:textId="13155BD9" w:rsidR="00320487" w:rsidRDefault="00320487" w:rsidP="00D9525A">
      <w:r>
        <w:t xml:space="preserve">See also Section </w:t>
      </w:r>
      <w:r>
        <w:fldChar w:fldCharType="begin"/>
      </w:r>
      <w:r>
        <w:instrText xml:space="preserve"> REF _Ref13658680 \r \h </w:instrText>
      </w:r>
      <w:r>
        <w:fldChar w:fldCharType="separate"/>
      </w:r>
      <w:r w:rsidR="00407A01">
        <w:t>10.2.2</w:t>
      </w:r>
      <w:r>
        <w:fldChar w:fldCharType="end"/>
      </w:r>
      <w:r w:rsidR="004106E5">
        <w:t xml:space="preserve"> for other notes on this series.</w:t>
      </w:r>
    </w:p>
    <w:p w14:paraId="0514FE63" w14:textId="021B7117" w:rsidR="00320487" w:rsidRDefault="00320487" w:rsidP="00D9525A">
      <w:r>
        <w:t>Some, but not all, of the docs in this box are among the scanned docs from MITRE.</w:t>
      </w:r>
    </w:p>
    <w:p w14:paraId="71CE2950" w14:textId="6713CB29" w:rsidR="005343E0" w:rsidRDefault="005343E0" w:rsidP="00D9525A">
      <w:r>
        <w:t xml:space="preserve">This MITRE finding aid </w:t>
      </w:r>
      <w:r w:rsidRPr="005343E0">
        <w:rPr>
          <w:i/>
          <w:iCs/>
        </w:rPr>
        <w:t>might</w:t>
      </w:r>
      <w:r>
        <w:t xml:space="preserve"> list the documents in this collection</w:t>
      </w:r>
    </w:p>
    <w:p w14:paraId="6DDE02D2" w14:textId="053F3DFC" w:rsidR="005343E0" w:rsidRDefault="005343E0" w:rsidP="00D9525A">
      <w:hyperlink r:id="rId129" w:history="1">
        <w:r w:rsidRPr="00FA727F">
          <w:rPr>
            <w:rStyle w:val="Hyperlink"/>
          </w:rPr>
          <w:t>https://libraries.mit.edu/archives/exhibits/whirlwind/pdf/AC023_Memory_Test_Computer_MTC.pdf</w:t>
        </w:r>
      </w:hyperlink>
    </w:p>
    <w:p w14:paraId="4AA7976D" w14:textId="77777777" w:rsidR="005343E0" w:rsidRDefault="005343E0" w:rsidP="00D9525A"/>
    <w:p w14:paraId="1575634D" w14:textId="2A1A6F58" w:rsidR="00C65E6D" w:rsidRDefault="00C65E6D" w:rsidP="0019277A">
      <w:pPr>
        <w:pStyle w:val="Heading4"/>
      </w:pPr>
      <w:r>
        <w:t>March 1953</w:t>
      </w:r>
    </w:p>
    <w:p w14:paraId="2703166A" w14:textId="086AD90C" w:rsidR="00C65E6D" w:rsidRDefault="00C65E6D" w:rsidP="00C65E6D">
      <w:r>
        <w:t xml:space="preserve">M-1881 – Memory Test Computer: Guide to coding and MTC Operation Code, Philip R. Bagley, 9 </w:t>
      </w:r>
      <w:proofErr w:type="spellStart"/>
      <w:r>
        <w:t>pgs</w:t>
      </w:r>
      <w:proofErr w:type="spellEnd"/>
    </w:p>
    <w:p w14:paraId="532E45CE" w14:textId="4FC11E34" w:rsidR="00C65E6D" w:rsidRDefault="00813194" w:rsidP="00C65E6D">
      <w:r>
        <w:t xml:space="preserve">M-1888 – Preliminary MTC System Test, Harlan E. Anderson, 2 pgs.  The doc briefly summarizes incremental test strategy, with the first test done in December of 1952.  This test computes sine and cosine, and uses the results to draw a circle on the CRT display.  No description of the code they used.  (Although there’s an MTC software-library document listed below </w:t>
      </w:r>
      <w:r w:rsidR="00D32643">
        <w:t xml:space="preserve">under June 1955 </w:t>
      </w:r>
      <w:r>
        <w:t>that does include a listing for sine and cosine functions).</w:t>
      </w:r>
    </w:p>
    <w:p w14:paraId="61C3673C" w14:textId="5D2E75C0" w:rsidR="00813194" w:rsidRDefault="00813194" w:rsidP="00C65E6D">
      <w:r>
        <w:t xml:space="preserve">E-533 – Effect of Current Pulse Duration on the Pulse Response of MTC Memory Cores, P. K. Baltzer, 5 </w:t>
      </w:r>
      <w:proofErr w:type="spellStart"/>
      <w:r>
        <w:t>pgs</w:t>
      </w:r>
      <w:proofErr w:type="spellEnd"/>
      <w:r>
        <w:t>, plus quite a few charts.</w:t>
      </w:r>
    </w:p>
    <w:p w14:paraId="5A682828" w14:textId="6C92EA24" w:rsidR="00813194" w:rsidRPr="00C65E6D" w:rsidRDefault="00813194" w:rsidP="00C65E6D">
      <w:r>
        <w:t>M-1887 – MTC Accumulator Test, Harlan E. Anderson, 2 pgs.  The doc describes an accumulator test used in the MTC.  The doc lists 10 steps in a kind of pseudo-code, but doesn’t give the actual code.</w:t>
      </w:r>
    </w:p>
    <w:p w14:paraId="4D7540AA" w14:textId="0E1D4F3C" w:rsidR="00C65E6D" w:rsidRDefault="00C65E6D" w:rsidP="0019277A">
      <w:pPr>
        <w:pStyle w:val="Heading4"/>
      </w:pPr>
      <w:r>
        <w:t>April 1953</w:t>
      </w:r>
    </w:p>
    <w:p w14:paraId="29CE7D23" w14:textId="3BAA2DA5" w:rsidR="00C65E6D" w:rsidRDefault="00C65E6D" w:rsidP="00C65E6D">
      <w:r>
        <w:t xml:space="preserve">M-1957 – Procedure for Preparing and Stripping Wires for MTC Memory Planes, E. A. </w:t>
      </w:r>
      <w:proofErr w:type="spellStart"/>
      <w:r>
        <w:t>Guditz</w:t>
      </w:r>
      <w:proofErr w:type="spellEnd"/>
      <w:r>
        <w:t xml:space="preserve">, 2 </w:t>
      </w:r>
      <w:proofErr w:type="spellStart"/>
      <w:r>
        <w:t>pgs</w:t>
      </w:r>
      <w:proofErr w:type="spellEnd"/>
    </w:p>
    <w:p w14:paraId="0AA5D5C8" w14:textId="27038C26" w:rsidR="00C65E6D" w:rsidRDefault="00C65E6D" w:rsidP="00C65E6D">
      <w:r>
        <w:t xml:space="preserve">M-1881-1 – Memory Test Computer: Guide to coding and MTC Operation Code, Philip R. Bagley, 9 </w:t>
      </w:r>
      <w:proofErr w:type="spellStart"/>
      <w:r>
        <w:t>pgs</w:t>
      </w:r>
      <w:proofErr w:type="spellEnd"/>
    </w:p>
    <w:p w14:paraId="4E244F24" w14:textId="16C4EE00" w:rsidR="00C65E6D" w:rsidRDefault="00C65E6D" w:rsidP="00C65E6D">
      <w:r>
        <w:t xml:space="preserve">E-540 – A Fast Core-Tube Register, Kenneth Olsen, R Pfaff, 1 </w:t>
      </w:r>
      <w:proofErr w:type="spellStart"/>
      <w:r>
        <w:t>pg</w:t>
      </w:r>
      <w:proofErr w:type="spellEnd"/>
      <w:r>
        <w:t>, plus two pages of schematics</w:t>
      </w:r>
    </w:p>
    <w:p w14:paraId="1BEB2B34" w14:textId="1CB60653" w:rsidR="00C65E6D" w:rsidRDefault="00C65E6D" w:rsidP="00C65E6D">
      <w:r>
        <w:t>M-2124 – DC Flip-Flop Tester, MTC, H. Henegar</w:t>
      </w:r>
    </w:p>
    <w:p w14:paraId="3C904819" w14:textId="77777777" w:rsidR="00C65E6D" w:rsidRPr="00C65E6D" w:rsidRDefault="00C65E6D" w:rsidP="00C65E6D"/>
    <w:p w14:paraId="7AF29E92" w14:textId="57F0D702" w:rsidR="00D9525A" w:rsidRDefault="00D9525A" w:rsidP="0019277A">
      <w:pPr>
        <w:pStyle w:val="Heading4"/>
      </w:pPr>
      <w:r>
        <w:t>May 1953</w:t>
      </w:r>
    </w:p>
    <w:p w14:paraId="493478CC" w14:textId="5A607261" w:rsidR="00D9525A" w:rsidRDefault="00D9525A" w:rsidP="00D9525A">
      <w:r>
        <w:t>E-542 - Timing Diagrams for MTC Control, R. C. Hopkins</w:t>
      </w:r>
    </w:p>
    <w:p w14:paraId="3F1DA69F" w14:textId="0F0DAB4A" w:rsidR="00D9525A" w:rsidRDefault="00D9525A" w:rsidP="00D9525A">
      <w:r>
        <w:t xml:space="preserve">M-2131 – Memory Test Computer Fuse Alarm System, Robert </w:t>
      </w:r>
      <w:proofErr w:type="spellStart"/>
      <w:r>
        <w:t>vonBuelow</w:t>
      </w:r>
      <w:proofErr w:type="spellEnd"/>
    </w:p>
    <w:p w14:paraId="1A508068" w14:textId="784AD359" w:rsidR="00D9525A" w:rsidRDefault="00D9525A" w:rsidP="00D9525A">
      <w:r>
        <w:lastRenderedPageBreak/>
        <w:t xml:space="preserve">M-2133 – MTC Tests on Magnetic Memory – Automatic Memory Display, Harlan </w:t>
      </w:r>
      <w:proofErr w:type="gramStart"/>
      <w:r>
        <w:t>Anderson  (</w:t>
      </w:r>
      <w:proofErr w:type="gramEnd"/>
      <w:r>
        <w:t>This doc seems to describe a memory diagnostic program</w:t>
      </w:r>
      <w:r w:rsidR="0019277A">
        <w:t>)</w:t>
      </w:r>
    </w:p>
    <w:p w14:paraId="699B0147" w14:textId="11E43D1E" w:rsidR="0019277A" w:rsidRDefault="0019277A" w:rsidP="00D9525A">
      <w:r>
        <w:t xml:space="preserve">M-2134 – MTC Tests on Magnetic Memory – Load and Check Program for All Ones or Zeroes, R. J. Pfaff.  (This doc is another memory </w:t>
      </w:r>
      <w:r w:rsidR="00175F7F">
        <w:t>diagnostic</w:t>
      </w:r>
      <w:r>
        <w:t xml:space="preserve">, this one with a blueline drawing giving the program source code, drafting </w:t>
      </w:r>
      <w:proofErr w:type="spellStart"/>
      <w:r>
        <w:t>dep’t</w:t>
      </w:r>
      <w:proofErr w:type="spellEnd"/>
      <w:r>
        <w:t xml:space="preserve"> number SA-54940.  (ah, interesting, programs maybe were documented not by M-series docs, but by the drafting department…)</w:t>
      </w:r>
    </w:p>
    <w:p w14:paraId="4C5979FB" w14:textId="62D899E5" w:rsidR="0019277A" w:rsidRDefault="0019277A" w:rsidP="00D9525A">
      <w:r>
        <w:t>Other docs on MTC magnetic core selection, Start-Stop Control Panel, Pulse Transformers and the Marginal Checking system</w:t>
      </w:r>
    </w:p>
    <w:p w14:paraId="654D99D1" w14:textId="77777777" w:rsidR="00320487" w:rsidRDefault="00320487" w:rsidP="00320487">
      <w:r>
        <w:t>[M-2131, 2133, 2134 are all on the MITRE scanned document CDs]</w:t>
      </w:r>
    </w:p>
    <w:p w14:paraId="2A94E246" w14:textId="2CB9697A" w:rsidR="0019277A" w:rsidRDefault="0019277A" w:rsidP="00D9525A"/>
    <w:p w14:paraId="667B2B86" w14:textId="6908A30F" w:rsidR="00567B46" w:rsidRDefault="00567B46" w:rsidP="00320487">
      <w:pPr>
        <w:pStyle w:val="Heading4"/>
      </w:pPr>
      <w:r>
        <w:t>July 1953</w:t>
      </w:r>
    </w:p>
    <w:p w14:paraId="0B645E27" w14:textId="36C2B3F2" w:rsidR="00567B46" w:rsidRDefault="00567B46" w:rsidP="00567B46">
      <w:r>
        <w:t xml:space="preserve">M-2316 – Proposed Sense Winding for a 64x64 Memory Plane, W. J. Canty, 2 </w:t>
      </w:r>
      <w:proofErr w:type="spellStart"/>
      <w:r>
        <w:t>pgs</w:t>
      </w:r>
      <w:proofErr w:type="spellEnd"/>
    </w:p>
    <w:p w14:paraId="667E2ECB" w14:textId="04B71A6A" w:rsidR="00567B46" w:rsidRDefault="00567B46" w:rsidP="00567B46">
      <w:r>
        <w:t>M-1881-2 – Memory Test Computer: Guide to Coding and MTC Operation Code</w:t>
      </w:r>
    </w:p>
    <w:p w14:paraId="7F7D0B0D" w14:textId="15741E8F" w:rsidR="00567B46" w:rsidRDefault="00567B46" w:rsidP="00567B46">
      <w:r>
        <w:t xml:space="preserve">M-2282 – MTC Bootstrap Type Programs, H. E. Anderson, 2 pgs.  This doc describes three memory test computer memory diagnostics, one of which is called </w:t>
      </w:r>
      <w:proofErr w:type="spellStart"/>
      <w:r>
        <w:t>InchWorm</w:t>
      </w:r>
      <w:proofErr w:type="spellEnd"/>
      <w:r>
        <w:t xml:space="preserve">.  </w:t>
      </w:r>
      <w:r w:rsidR="00A9671D">
        <w:t>We note that there is a “super inchworm” binary among the CHM paper tapes.</w:t>
      </w:r>
    </w:p>
    <w:p w14:paraId="22C50BEC" w14:textId="2311A359" w:rsidR="00A9671D" w:rsidRDefault="00A9671D" w:rsidP="00567B46">
      <w:r>
        <w:t xml:space="preserve">M-2310 – MTC Power Supply Control – Operating Instructions, R. C. Hopkins, 10 </w:t>
      </w:r>
      <w:proofErr w:type="spellStart"/>
      <w:r>
        <w:t>pgs</w:t>
      </w:r>
      <w:proofErr w:type="spellEnd"/>
    </w:p>
    <w:p w14:paraId="4A9301C1" w14:textId="77777777" w:rsidR="00567B46" w:rsidRPr="00567B46" w:rsidRDefault="00567B46" w:rsidP="00567B46"/>
    <w:p w14:paraId="7FF4AF1E" w14:textId="59C7F126" w:rsidR="00EF16DE" w:rsidRDefault="00EF16DE" w:rsidP="00320487">
      <w:pPr>
        <w:pStyle w:val="Heading4"/>
      </w:pPr>
      <w:r>
        <w:t>August 1953</w:t>
      </w:r>
    </w:p>
    <w:p w14:paraId="769228F0" w14:textId="022286B2" w:rsidR="00EF16DE" w:rsidRDefault="00EF16DE" w:rsidP="00EF16DE">
      <w:r>
        <w:t>M-2361 – Four Alternative Proposals for Accommodating the 64x64 Memory in MTC, W. A. Hosier.  The doc implies that they’re thinking hard about switching out the two 1K core banks and adding in the single 4K-word bank.</w:t>
      </w:r>
    </w:p>
    <w:p w14:paraId="019618A2" w14:textId="5D77AC2B" w:rsidR="00567B46" w:rsidRDefault="00567B46" w:rsidP="00EF16DE">
      <w:r>
        <w:t>[Note that this is the month in which it is said that the first 1K core unit was attached to Whirlwind.  But they’re still designing the 4K unit??  Is MTC out of operation?]</w:t>
      </w:r>
    </w:p>
    <w:p w14:paraId="3C478D14" w14:textId="5E6B55C6" w:rsidR="00EF16DE" w:rsidRDefault="00EF16DE" w:rsidP="00EF16DE">
      <w:r>
        <w:t xml:space="preserve">M-2376 – Minutes of meeting on </w:t>
      </w:r>
      <w:proofErr w:type="spellStart"/>
      <w:r>
        <w:t>Charactron</w:t>
      </w:r>
      <w:proofErr w:type="spellEnd"/>
      <w:r>
        <w:t xml:space="preserve"> Evaluation Program, R. von Buelow.  (This doc is not in the MITRE CD list)</w:t>
      </w:r>
    </w:p>
    <w:p w14:paraId="56C664AB" w14:textId="224A3B86" w:rsidR="00EF16DE" w:rsidRPr="00EF16DE" w:rsidRDefault="00EF16DE" w:rsidP="00EF16DE">
      <w:r>
        <w:t>These docs, and many others, seem to list A. Falcione as the owner, that is, they look like first-generation copies with an original name written in the top corner of the doc</w:t>
      </w:r>
    </w:p>
    <w:p w14:paraId="3C608400" w14:textId="7A441A0D" w:rsidR="00EF16DE" w:rsidRDefault="00EF16DE" w:rsidP="00EF16DE">
      <w:pPr>
        <w:pStyle w:val="Heading4"/>
      </w:pPr>
      <w:r>
        <w:t>September 1953</w:t>
      </w:r>
    </w:p>
    <w:p w14:paraId="21A8715E" w14:textId="76B459FB" w:rsidR="00EF16DE" w:rsidRDefault="00EF16DE" w:rsidP="00EF16DE">
      <w:r>
        <w:t xml:space="preserve">M-2383 – Testing the Magnetic-Core Memory System in a Computer, B. </w:t>
      </w:r>
      <w:proofErr w:type="spellStart"/>
      <w:r>
        <w:t>Widrow</w:t>
      </w:r>
      <w:proofErr w:type="spellEnd"/>
      <w:r>
        <w:t xml:space="preserve">.  Looks like a discussion of </w:t>
      </w:r>
      <w:r w:rsidR="00F2364B">
        <w:t>margining the electrical parameters to find the optimal operating point.</w:t>
      </w:r>
    </w:p>
    <w:p w14:paraId="7FECEB6A" w14:textId="6422258F" w:rsidR="00A9671D" w:rsidRDefault="00A9671D" w:rsidP="00EF16DE">
      <w:r>
        <w:t>M-2414 – Meeting to Decide MTC Memory Selection Scheme, Sept 16, 1953, W. A. Hosier, P. R. Bagley, 4 pgs.  Notes from a meeting make a decision to add bank selection (Option One in M-2361) to MTC to accommodate 4K words of memory.  [huh?  They’re still designing it at this point??  Is MTC out of service, or were there more core units around?]</w:t>
      </w:r>
    </w:p>
    <w:p w14:paraId="0D07DE55" w14:textId="4A75E8D0" w:rsidR="00A9671D" w:rsidRPr="00EF16DE" w:rsidRDefault="00A9671D" w:rsidP="00EF16DE">
      <w:r>
        <w:t>An interesting point is that they apparently resolved to make four 2K banks, two of which were to be core, and two of which were to be the drum, actually mapped into address space.  (Not sure if they did this)</w:t>
      </w:r>
    </w:p>
    <w:p w14:paraId="17DDED84" w14:textId="4BB35A04" w:rsidR="00EF16DE" w:rsidRDefault="00EF16DE" w:rsidP="00320487">
      <w:pPr>
        <w:pStyle w:val="Heading4"/>
      </w:pPr>
      <w:r>
        <w:t>October</w:t>
      </w:r>
    </w:p>
    <w:p w14:paraId="34B1001A" w14:textId="5DB4C05A" w:rsidR="00EF16DE" w:rsidRPr="00EF16DE" w:rsidRDefault="00EF16DE" w:rsidP="00EF16DE">
      <w:r>
        <w:t>Surprise!  There is no October.  Nothing happened.  Not. A. Thing.</w:t>
      </w:r>
    </w:p>
    <w:p w14:paraId="01709BE4" w14:textId="055DB95E" w:rsidR="00011F2E" w:rsidRDefault="00011F2E" w:rsidP="00320487">
      <w:pPr>
        <w:pStyle w:val="Heading4"/>
      </w:pPr>
      <w:r>
        <w:t>November 1953</w:t>
      </w:r>
    </w:p>
    <w:p w14:paraId="2A442C44" w14:textId="60ED050F" w:rsidR="00011F2E" w:rsidRDefault="00011F2E" w:rsidP="00011F2E">
      <w:r>
        <w:t>M-2533 Proposed Drum Write Circuit</w:t>
      </w:r>
    </w:p>
    <w:p w14:paraId="7FE80ACE" w14:textId="55F4916E" w:rsidR="00011F2E" w:rsidRDefault="00011F2E" w:rsidP="00011F2E">
      <w:r>
        <w:t>M-2527 MTC programming manual (version one)</w:t>
      </w:r>
      <w:r w:rsidR="00EF16DE">
        <w:t xml:space="preserve">; see notes section </w:t>
      </w:r>
      <w:r w:rsidR="00EF16DE">
        <w:fldChar w:fldCharType="begin"/>
      </w:r>
      <w:r w:rsidR="00EF16DE">
        <w:instrText xml:space="preserve"> REF _Ref13660416 \r \h </w:instrText>
      </w:r>
      <w:r w:rsidR="00EF16DE">
        <w:fldChar w:fldCharType="separate"/>
      </w:r>
      <w:r w:rsidR="00407A01">
        <w:t>10.4.1.9</w:t>
      </w:r>
      <w:r w:rsidR="00EF16DE">
        <w:fldChar w:fldCharType="end"/>
      </w:r>
      <w:r w:rsidR="00EF16DE">
        <w:t>.</w:t>
      </w:r>
    </w:p>
    <w:p w14:paraId="5F8B1F50" w14:textId="77777777" w:rsidR="00EF16DE" w:rsidRPr="00011F2E" w:rsidRDefault="00EF16DE" w:rsidP="00011F2E"/>
    <w:p w14:paraId="65B63A72" w14:textId="218188FA" w:rsidR="00320487" w:rsidRDefault="00320487" w:rsidP="00320487">
      <w:pPr>
        <w:pStyle w:val="Heading4"/>
      </w:pPr>
      <w:bookmarkStart w:id="91" w:name="_Ref13660416"/>
      <w:r>
        <w:lastRenderedPageBreak/>
        <w:t>April 1954</w:t>
      </w:r>
      <w:bookmarkEnd w:id="91"/>
    </w:p>
    <w:p w14:paraId="57BA3F4A" w14:textId="0D8FD02F" w:rsidR="00011F2E" w:rsidRPr="00011F2E" w:rsidRDefault="00011F2E" w:rsidP="00011F2E">
      <w:r>
        <w:t xml:space="preserve">This folder contains one document with corrigenda. </w:t>
      </w:r>
    </w:p>
    <w:p w14:paraId="282DCC23" w14:textId="04FA5E44" w:rsidR="00320487" w:rsidRDefault="00320487" w:rsidP="00320487">
      <w:r>
        <w:t>M-2527-1 – Memory Test Computer: Programming Manual, Philip R. Bagley, revised Apr 23, 1954.  The introduction to this doc mentions that the MTC was equipped with “over 8,000 registers of magnetic core and drum memory”.</w:t>
      </w:r>
      <w:r w:rsidR="006340E1">
        <w:t xml:space="preserve">  Reading a bit further implies that there was one 4K memory bank attached to MTC in April 1954, the two 1K banks having already been transferred to WWI.</w:t>
      </w:r>
    </w:p>
    <w:p w14:paraId="13FF071C" w14:textId="66FA7AAF" w:rsidR="006340E1" w:rsidRDefault="006340E1" w:rsidP="00320487">
      <w:r>
        <w:t>This doc seems to be the parallel to 2M-0277 for WW, giving opcodes and stuff, but with less on “here’s how binary works”, and more on how to use the machine.</w:t>
      </w:r>
    </w:p>
    <w:p w14:paraId="32417D9E" w14:textId="5315F325" w:rsidR="006340E1" w:rsidRDefault="006340E1" w:rsidP="00320487">
      <w:r>
        <w:t>It includes their sample Read In program</w:t>
      </w:r>
      <w:r w:rsidR="00011F2E">
        <w:t xml:space="preserve"> (</w:t>
      </w:r>
      <w:proofErr w:type="spellStart"/>
      <w:r w:rsidR="00011F2E">
        <w:t>pg</w:t>
      </w:r>
      <w:proofErr w:type="spellEnd"/>
      <w:r w:rsidR="00011F2E">
        <w:t xml:space="preserve"> 47), and notes that the program “is also available as SA55786-2”, i.e., from the drafting department.</w:t>
      </w:r>
    </w:p>
    <w:p w14:paraId="0C1DC024" w14:textId="12934A76" w:rsidR="00011F2E" w:rsidRDefault="00011F2E" w:rsidP="00320487">
      <w:r>
        <w:t>The Read In program is to be installed on a plug-board, at locations 40-77 (i.e., it’s not in the toggle switches – they added some other semi-programmable read only memory.)</w:t>
      </w:r>
    </w:p>
    <w:p w14:paraId="379C58CD" w14:textId="2B1448E5" w:rsidR="00011F2E" w:rsidRDefault="00011F2E" w:rsidP="00320487">
      <w:r>
        <w:t>MTC tapes are “4-6-6”, i.e. not the same as WWI.</w:t>
      </w:r>
    </w:p>
    <w:p w14:paraId="443D3B47" w14:textId="02EAF0F0" w:rsidR="00011F2E" w:rsidRPr="00011F2E" w:rsidRDefault="00011F2E" w:rsidP="00320487">
      <w:pPr>
        <w:rPr>
          <w:color w:val="31849B" w:themeColor="accent5" w:themeShade="BF"/>
        </w:rPr>
      </w:pPr>
      <w:r w:rsidRPr="00011F2E">
        <w:rPr>
          <w:color w:val="31849B" w:themeColor="accent5" w:themeShade="BF"/>
        </w:rPr>
        <w:t xml:space="preserve">M-2527 does </w:t>
      </w:r>
      <w:r w:rsidRPr="00011F2E">
        <w:rPr>
          <w:i/>
          <w:iCs/>
          <w:color w:val="31849B" w:themeColor="accent5" w:themeShade="BF"/>
        </w:rPr>
        <w:t>not</w:t>
      </w:r>
      <w:r w:rsidRPr="00011F2E">
        <w:rPr>
          <w:color w:val="31849B" w:themeColor="accent5" w:themeShade="BF"/>
        </w:rPr>
        <w:t xml:space="preserve"> seem to be on the MITRE CDs.</w:t>
      </w:r>
    </w:p>
    <w:p w14:paraId="0A29CA42" w14:textId="77777777" w:rsidR="00011F2E" w:rsidRDefault="00011F2E" w:rsidP="00320487"/>
    <w:p w14:paraId="5428B6D6" w14:textId="77777777" w:rsidR="00320487" w:rsidRPr="00320487" w:rsidRDefault="00320487" w:rsidP="00320487"/>
    <w:p w14:paraId="60104330" w14:textId="7E0A218E" w:rsidR="0019277A" w:rsidRDefault="0019277A" w:rsidP="00320487">
      <w:pPr>
        <w:pStyle w:val="Heading4"/>
      </w:pPr>
      <w:r>
        <w:t>June 1955</w:t>
      </w:r>
    </w:p>
    <w:p w14:paraId="35450231" w14:textId="62733934" w:rsidR="00382F40" w:rsidRDefault="0019277A" w:rsidP="00D9525A">
      <w:r>
        <w:t xml:space="preserve">6M-3497 – MTC Subroutine Library, H.D. Neumann, W. F. Holst.  This doc gives the programming interface for eleven general-purpose subroutines, including Special Add, Scale Factor, Square Root, Sine-Cosine, etc.  Looks like it includes the source code for each routine (a </w:t>
      </w:r>
      <w:r w:rsidR="00382F40">
        <w:t>few as long as ~50 lines).  The library also includes a Random Number Generator, with notes warning the reader that it’s only sort-of random, has a relatively short cycle period, etc.  The RNG is about 20 lines of code.</w:t>
      </w:r>
    </w:p>
    <w:p w14:paraId="79665F1F" w14:textId="323C10CD" w:rsidR="00382F40" w:rsidRDefault="00382F40" w:rsidP="00D9525A"/>
    <w:p w14:paraId="455D6276" w14:textId="6B9B87DD" w:rsidR="00F2364B" w:rsidRDefault="00F2364B" w:rsidP="00F2364B">
      <w:pPr>
        <w:pStyle w:val="Heading4"/>
      </w:pPr>
      <w:r>
        <w:t>November 1955</w:t>
      </w:r>
    </w:p>
    <w:p w14:paraId="48B81568" w14:textId="7C095740" w:rsidR="00F2364B" w:rsidRDefault="00F2364B" w:rsidP="00D9525A">
      <w:r>
        <w:t>6M-3974 – Proposed MTC In-Out Block Transfer Instruction</w:t>
      </w:r>
    </w:p>
    <w:p w14:paraId="0D652AAA" w14:textId="1253742F" w:rsidR="00175F7F" w:rsidRDefault="00175F7F" w:rsidP="00D9525A">
      <w:r>
        <w:t>i.e., they were still enhancing the feature set.</w:t>
      </w:r>
    </w:p>
    <w:p w14:paraId="269CF6DB" w14:textId="6EB709D8" w:rsidR="00175F7F" w:rsidRDefault="00175F7F" w:rsidP="00D9525A"/>
    <w:p w14:paraId="7F019EF2" w14:textId="2370CF7D" w:rsidR="00175F7F" w:rsidRPr="00175F7F" w:rsidRDefault="00FA7691" w:rsidP="00D9525A">
      <w:pPr>
        <w:rPr>
          <w:rFonts w:ascii="Old English Text MT" w:hAnsi="Old English Text MT"/>
          <w:color w:val="31849B" w:themeColor="accent5" w:themeShade="BF"/>
        </w:rPr>
      </w:pPr>
      <w:r>
        <w:rPr>
          <w:rFonts w:ascii="Old English Text MT" w:hAnsi="Old English Text MT"/>
          <w:color w:val="31849B" w:themeColor="accent5" w:themeShade="BF"/>
        </w:rPr>
        <w:t>H</w:t>
      </w:r>
      <w:r w:rsidR="00175F7F" w:rsidRPr="00175F7F">
        <w:rPr>
          <w:rFonts w:ascii="Old English Text MT" w:hAnsi="Old English Text MT"/>
          <w:color w:val="31849B" w:themeColor="accent5" w:themeShade="BF"/>
        </w:rPr>
        <w:t xml:space="preserve">ere </w:t>
      </w:r>
      <w:r>
        <w:rPr>
          <w:rFonts w:ascii="Old English Text MT" w:hAnsi="Old English Text MT"/>
          <w:color w:val="31849B" w:themeColor="accent5" w:themeShade="BF"/>
        </w:rPr>
        <w:t>B</w:t>
      </w:r>
      <w:r w:rsidR="00175F7F" w:rsidRPr="00175F7F">
        <w:rPr>
          <w:rFonts w:ascii="Old English Text MT" w:hAnsi="Old English Text MT"/>
          <w:color w:val="31849B" w:themeColor="accent5" w:themeShade="BF"/>
        </w:rPr>
        <w:t>egins Box 2</w:t>
      </w:r>
    </w:p>
    <w:p w14:paraId="23CC3B48" w14:textId="3509C52F" w:rsidR="00175F7F" w:rsidRDefault="00175F7F" w:rsidP="00D9525A"/>
    <w:p w14:paraId="78D6389B" w14:textId="5984AFEE" w:rsidR="009D19F8" w:rsidRDefault="009D19F8" w:rsidP="009D19F8">
      <w:pPr>
        <w:pStyle w:val="Heading4"/>
      </w:pPr>
      <w:r>
        <w:t>January 1956</w:t>
      </w:r>
    </w:p>
    <w:p w14:paraId="525E24F0" w14:textId="15AA5A3B" w:rsidR="009D19F8" w:rsidRPr="009D19F8" w:rsidRDefault="009D19F8" w:rsidP="009D19F8">
      <w:r>
        <w:t xml:space="preserve">6M-3834 – MTC Utility Programs, </w:t>
      </w:r>
      <w:r w:rsidR="004F1A78">
        <w:t xml:space="preserve">A. Vanderburgh, 11 pgs.  The doc gives brief instructions on using eight ‘utility’ programs.  </w:t>
      </w:r>
    </w:p>
    <w:p w14:paraId="0CF65717" w14:textId="7DB3E146" w:rsidR="009D19F8" w:rsidRDefault="009D19F8" w:rsidP="009D19F8">
      <w:pPr>
        <w:pStyle w:val="Heading4"/>
      </w:pPr>
      <w:r>
        <w:t>February 1956</w:t>
      </w:r>
    </w:p>
    <w:p w14:paraId="7BCB5DED" w14:textId="3824FABC" w:rsidR="009D19F8" w:rsidRPr="009D19F8" w:rsidRDefault="009D19F8" w:rsidP="009D19F8">
      <w:r>
        <w:t xml:space="preserve">6M-4117 – Display Group Equipment in MTC, J. Woolf.  The doc covers evaluation of </w:t>
      </w:r>
      <w:proofErr w:type="spellStart"/>
      <w:r>
        <w:t>Charactron</w:t>
      </w:r>
      <w:proofErr w:type="spellEnd"/>
      <w:r>
        <w:t xml:space="preserve"> and </w:t>
      </w:r>
      <w:proofErr w:type="spellStart"/>
      <w:r>
        <w:t>Typotron</w:t>
      </w:r>
      <w:proofErr w:type="spellEnd"/>
      <w:r>
        <w:t xml:space="preserve"> tubes, and emulation of XD-1</w:t>
      </w:r>
    </w:p>
    <w:p w14:paraId="52DE6F78" w14:textId="0E73D671" w:rsidR="009D19F8" w:rsidRDefault="009D19F8" w:rsidP="009D19F8">
      <w:pPr>
        <w:pStyle w:val="Heading4"/>
      </w:pPr>
      <w:r>
        <w:t>March 1956</w:t>
      </w:r>
    </w:p>
    <w:p w14:paraId="529C385C" w14:textId="214FD38F" w:rsidR="009D19F8" w:rsidRDefault="009D19F8" w:rsidP="00D9525A">
      <w:r>
        <w:t xml:space="preserve">6M-4109 – High Speed Flip Flop, Norman J. </w:t>
      </w:r>
      <w:proofErr w:type="spellStart"/>
      <w:r>
        <w:t>Ockene</w:t>
      </w:r>
      <w:proofErr w:type="spellEnd"/>
      <w:r>
        <w:t>.  Building a better flip-flop module</w:t>
      </w:r>
    </w:p>
    <w:p w14:paraId="6C600792" w14:textId="50D261A5" w:rsidR="00175F7F" w:rsidRDefault="00FA7691" w:rsidP="00FA7691">
      <w:pPr>
        <w:pStyle w:val="Heading4"/>
      </w:pPr>
      <w:r>
        <w:t>July 1956</w:t>
      </w:r>
    </w:p>
    <w:p w14:paraId="5A56EA1E" w14:textId="4C132F0F" w:rsidR="00425F68" w:rsidRDefault="00FA7691" w:rsidP="00D9525A">
      <w:r>
        <w:t>OMG!</w:t>
      </w:r>
      <w:r w:rsidR="00425F68">
        <w:t xml:space="preserve">  Software Docs</w:t>
      </w:r>
    </w:p>
    <w:p w14:paraId="2F0406E2" w14:textId="73BD378B" w:rsidR="00FA7691" w:rsidRDefault="00FA7691" w:rsidP="00D9525A">
      <w:r>
        <w:lastRenderedPageBreak/>
        <w:t>6M-4391 and 6M-4392 are what we might call software functional and design specs…  They contain a short description of the purpose of the program, flow diagrams, and the program source code with comments.</w:t>
      </w:r>
    </w:p>
    <w:p w14:paraId="3D08D505" w14:textId="30479AC5" w:rsidR="00FA7691" w:rsidRDefault="00FA7691" w:rsidP="00D9525A">
      <w:r>
        <w:t>6M-4391 – Memory Test Computer – Program for Punching Cards for Test Pattern Tables, M. O., Fichter, BTL (sic; who’s BTL?  The name is listed along with Western Electric and Rand; must be a SAGE contractor</w:t>
      </w:r>
      <w:r w:rsidR="00425F68">
        <w:t>; ah, it’s probably Bell Telephone Labs.</w:t>
      </w:r>
      <w:r>
        <w:t>)</w:t>
      </w:r>
    </w:p>
    <w:p w14:paraId="0392EDD0" w14:textId="5D67FF71" w:rsidR="00FA7691" w:rsidRDefault="00FA7691" w:rsidP="00FA7691">
      <w:r>
        <w:t>6M-4392 – Memory Test Computer – Program for Print Out of Test Pattern Tables Via Punched Cards, M. O., Fichter, BTL</w:t>
      </w:r>
    </w:p>
    <w:p w14:paraId="09B644E7" w14:textId="2708B7A2" w:rsidR="00425F68" w:rsidRDefault="00425F68" w:rsidP="00425F68">
      <w:r>
        <w:t>6M-4393 – Memory Test Computer – Program for Manipulation of Test Pattern Tables, M. O., Fichter, BTL</w:t>
      </w:r>
    </w:p>
    <w:p w14:paraId="79BF6871" w14:textId="46093695" w:rsidR="00FA7691" w:rsidRDefault="00FA7691" w:rsidP="00FA7691">
      <w:r>
        <w:t>6M-4394 – Proposed Visual Utility Equipment for MTC, R. P. Mayer.  The doc seems to describe a number of devices, displays or proposals for observing the state of the MTC while programs were running.</w:t>
      </w:r>
    </w:p>
    <w:p w14:paraId="6A7FC2C0" w14:textId="19DF0FC9" w:rsidR="00425F68" w:rsidRDefault="00425F68" w:rsidP="00FA7691">
      <w:r>
        <w:t>6M-4400 - Memory Test Computer – Program for Read-In of Binary Cards, M. O., Fichter</w:t>
      </w:r>
    </w:p>
    <w:p w14:paraId="4942792D" w14:textId="1D6D5FCC" w:rsidR="00FA7691" w:rsidRDefault="00FA7691" w:rsidP="00D9525A"/>
    <w:p w14:paraId="0800DD6B" w14:textId="575E1F7F" w:rsidR="00425F68" w:rsidRDefault="00425F68" w:rsidP="00D9525A">
      <w:r>
        <w:t>6M-4403 – MTC Floating Address Assembler Program, D. R. Israel. This doc seems to describe the use of the assembler, not its design or internal structure.</w:t>
      </w:r>
    </w:p>
    <w:p w14:paraId="50EB3B14" w14:textId="6B465657" w:rsidR="00425F68" w:rsidRDefault="00425F68" w:rsidP="00D9525A"/>
    <w:p w14:paraId="046B2CEA" w14:textId="774D25C3" w:rsidR="00425F68" w:rsidRDefault="00425F68" w:rsidP="00D9525A">
      <w:r>
        <w:t>6M-4416 – MTC Purchase of a Closed-Circuit TV System, H. L. Ziegler.  The doc proposes that they add a CCTV camera to MTC as an input device.  Doesn’t say they’re actually doing, but rather it outlines in four pages how it could be done.</w:t>
      </w:r>
    </w:p>
    <w:p w14:paraId="65AEABD7" w14:textId="617489AE" w:rsidR="00425F68" w:rsidRDefault="00425F68" w:rsidP="00D9525A"/>
    <w:p w14:paraId="59320263" w14:textId="1D851B57" w:rsidR="009D19F8" w:rsidRDefault="009D19F8" w:rsidP="002556B1">
      <w:pPr>
        <w:pStyle w:val="Heading4"/>
      </w:pPr>
      <w:r>
        <w:t>November 1956</w:t>
      </w:r>
    </w:p>
    <w:p w14:paraId="054FD4D3" w14:textId="512BE1CC" w:rsidR="009D19F8" w:rsidRDefault="009D19F8" w:rsidP="009D19F8">
      <w:r>
        <w:t>6M-4764 Results of Investigation to Improve Reliability of the MTC Tape System, T. C. Stockebrand.  They’re working with IBM to figure out why MTC and XD-1 tape drives are having reliability problems.</w:t>
      </w:r>
    </w:p>
    <w:p w14:paraId="348C0491" w14:textId="3F54D8B1" w:rsidR="009D19F8" w:rsidRDefault="009D19F8" w:rsidP="009D19F8">
      <w:r>
        <w:t>And more Reliability reports</w:t>
      </w:r>
    </w:p>
    <w:p w14:paraId="1676AB54" w14:textId="77777777" w:rsidR="009D19F8" w:rsidRPr="009D19F8" w:rsidRDefault="009D19F8" w:rsidP="009D19F8"/>
    <w:p w14:paraId="4ED2BAE4" w14:textId="6E309787" w:rsidR="002556B1" w:rsidRDefault="002556B1" w:rsidP="002556B1">
      <w:pPr>
        <w:pStyle w:val="Heading4"/>
      </w:pPr>
      <w:r>
        <w:t xml:space="preserve">February 1957 </w:t>
      </w:r>
    </w:p>
    <w:p w14:paraId="61A3A2D9" w14:textId="2B450424" w:rsidR="002556B1" w:rsidRDefault="002556B1" w:rsidP="00D9525A">
      <w:r>
        <w:t>Reliability reports</w:t>
      </w:r>
    </w:p>
    <w:p w14:paraId="449B30A6" w14:textId="10A6231B" w:rsidR="002556B1" w:rsidRDefault="002556B1" w:rsidP="00D9525A"/>
    <w:p w14:paraId="509D6B45" w14:textId="10BB13F3" w:rsidR="002556B1" w:rsidRDefault="002556B1" w:rsidP="002556B1">
      <w:pPr>
        <w:pStyle w:val="Heading4"/>
      </w:pPr>
      <w:r>
        <w:t>March 1958</w:t>
      </w:r>
    </w:p>
    <w:p w14:paraId="73F902CD" w14:textId="1EDE3986" w:rsidR="002556B1" w:rsidRDefault="002556B1" w:rsidP="00D9525A">
      <w:r>
        <w:t xml:space="preserve">Four different </w:t>
      </w:r>
      <w:r w:rsidRPr="002556B1">
        <w:rPr>
          <w:i/>
          <w:iCs/>
        </w:rPr>
        <w:t>Reliability Analysis of MTC Computer Time</w:t>
      </w:r>
      <w:r>
        <w:t xml:space="preserve"> documents, i.e., a summary of uptime, list of major issues, etc.  e.g., 6M-5450</w:t>
      </w:r>
    </w:p>
    <w:p w14:paraId="29C88565" w14:textId="4CC24074" w:rsidR="00425F68" w:rsidRDefault="002556B1" w:rsidP="00D9525A">
      <w:r>
        <w:t>There’s also a mimeographed memo dated March 4, 1958 saying the planned shutdown is March 21, 1958, after which staff will be reassigned (possibly to IBM 704 work).  The doc says that “all equipment in MTC including rental machines and any other physical plant necessary for computer operation will be left intact for an indefinite period as a precautionary measure”</w:t>
      </w:r>
    </w:p>
    <w:p w14:paraId="532F87AB" w14:textId="77777777" w:rsidR="002556B1" w:rsidRDefault="002556B1" w:rsidP="00D9525A"/>
    <w:p w14:paraId="22F5E597" w14:textId="748D7208" w:rsidR="00425F68" w:rsidRDefault="00425F68" w:rsidP="00D9525A">
      <w:r>
        <w:t>None of these are on the MITRE CD</w:t>
      </w:r>
    </w:p>
    <w:p w14:paraId="4F3B4583" w14:textId="29839276" w:rsidR="00FA7691" w:rsidRDefault="00FA7691" w:rsidP="00D9525A"/>
    <w:p w14:paraId="3796830C" w14:textId="14395B9C" w:rsidR="008E1FF7" w:rsidRDefault="008E1FF7" w:rsidP="008E1FF7">
      <w:pPr>
        <w:pStyle w:val="Heading4"/>
      </w:pPr>
      <w:r>
        <w:t>Summary</w:t>
      </w:r>
    </w:p>
    <w:p w14:paraId="777C36DA" w14:textId="3A7DE727" w:rsidR="008E1FF7" w:rsidRPr="008E1FF7" w:rsidRDefault="008E1FF7" w:rsidP="00D9525A">
      <w:pPr>
        <w:rPr>
          <w:color w:val="365F91" w:themeColor="accent1" w:themeShade="BF"/>
          <w:sz w:val="18"/>
          <w:szCs w:val="22"/>
        </w:rPr>
      </w:pPr>
      <w:r w:rsidRPr="008E1FF7">
        <w:rPr>
          <w:color w:val="365F91" w:themeColor="accent1" w:themeShade="BF"/>
          <w:sz w:val="18"/>
          <w:szCs w:val="22"/>
        </w:rPr>
        <w:t>hi Debbie,</w:t>
      </w:r>
      <w:r w:rsidRPr="008E1FF7">
        <w:rPr>
          <w:color w:val="365F91" w:themeColor="accent1" w:themeShade="BF"/>
          <w:sz w:val="18"/>
          <w:szCs w:val="22"/>
        </w:rPr>
        <w:br/>
        <w:t xml:space="preserve">  I've been going through the Memory Test Computer folders in the MIT Archive, and came across a couple things </w:t>
      </w:r>
      <w:r w:rsidRPr="008E1FF7">
        <w:rPr>
          <w:color w:val="365F91" w:themeColor="accent1" w:themeShade="BF"/>
          <w:sz w:val="18"/>
          <w:szCs w:val="22"/>
        </w:rPr>
        <w:lastRenderedPageBreak/>
        <w:t>related to the sequencing of the various projects.  Apologies for the length of this message, but I wanted to write it down before I forget...</w:t>
      </w:r>
      <w:r w:rsidRPr="008E1FF7">
        <w:rPr>
          <w:color w:val="365F91" w:themeColor="accent1" w:themeShade="BF"/>
          <w:sz w:val="18"/>
          <w:szCs w:val="22"/>
        </w:rPr>
        <w:br/>
      </w:r>
      <w:r w:rsidRPr="008E1FF7">
        <w:rPr>
          <w:color w:val="365F91" w:themeColor="accent1" w:themeShade="BF"/>
          <w:sz w:val="18"/>
          <w:szCs w:val="22"/>
        </w:rPr>
        <w:br/>
        <w:t>  We know MTC design started in the summer of 1952.</w:t>
      </w:r>
      <w:r w:rsidRPr="008E1FF7">
        <w:rPr>
          <w:color w:val="365F91" w:themeColor="accent1" w:themeShade="BF"/>
          <w:sz w:val="18"/>
          <w:szCs w:val="22"/>
        </w:rPr>
        <w:br/>
        <w:t>  Redmond and Smith say the first Core Memory was attached to Whirlwind a year later, in Aug 1953</w:t>
      </w:r>
      <w:r w:rsidRPr="008E1FF7">
        <w:rPr>
          <w:color w:val="365F91" w:themeColor="accent1" w:themeShade="BF"/>
          <w:sz w:val="18"/>
          <w:szCs w:val="22"/>
        </w:rPr>
        <w:br/>
        <w:t>  There's a memo saying they were just starting to plan the move from Whittmore to Lexington in May of 1953.  Oddly, the list of Administrative Memos doesn't contain a batch of actual moving instructions and orders, so I don't know when they actually moved.  But they did have a memo on bus service by Apr 1954, by which time I can only assume they were well and truly moved.  That would mean the MTC moved too.</w:t>
      </w:r>
      <w:r w:rsidRPr="008E1FF7">
        <w:rPr>
          <w:color w:val="365F91" w:themeColor="accent1" w:themeShade="BF"/>
          <w:sz w:val="18"/>
          <w:szCs w:val="22"/>
        </w:rPr>
        <w:br/>
      </w:r>
      <w:r w:rsidRPr="008E1FF7">
        <w:rPr>
          <w:color w:val="365F91" w:themeColor="accent1" w:themeShade="BF"/>
          <w:sz w:val="18"/>
          <w:szCs w:val="22"/>
        </w:rPr>
        <w:br/>
        <w:t>  In August of 1953, the time the first core unit was attached to Whirlwind, the MTC guys were still designing their 4K memory bank.</w:t>
      </w:r>
      <w:r w:rsidRPr="008E1FF7">
        <w:rPr>
          <w:color w:val="365F91" w:themeColor="accent1" w:themeShade="BF"/>
          <w:sz w:val="18"/>
          <w:szCs w:val="22"/>
        </w:rPr>
        <w:br/>
      </w:r>
      <w:r w:rsidRPr="008E1FF7">
        <w:rPr>
          <w:color w:val="365F91" w:themeColor="accent1" w:themeShade="BF"/>
          <w:sz w:val="18"/>
          <w:szCs w:val="22"/>
        </w:rPr>
        <w:br/>
        <w:t>  The MTC continued in operation until March of 1958, with a total of 4K words of core memory attached.  The machine was clearly running "production" jobs in its last few years, i.e., not testing memory.</w:t>
      </w:r>
      <w:r w:rsidRPr="008E1FF7">
        <w:rPr>
          <w:color w:val="365F91" w:themeColor="accent1" w:themeShade="BF"/>
          <w:sz w:val="18"/>
          <w:szCs w:val="22"/>
        </w:rPr>
        <w:br/>
      </w:r>
      <w:r w:rsidRPr="008E1FF7">
        <w:rPr>
          <w:color w:val="365F91" w:themeColor="accent1" w:themeShade="BF"/>
          <w:sz w:val="18"/>
          <w:szCs w:val="22"/>
        </w:rPr>
        <w:br/>
        <w:t>  Nothing I've seen so far indicates anyone was planning for an extended period with the MTC out of service, although clearly it must have been out long enough to move.  But no one would have got much work done during the move anyway.</w:t>
      </w:r>
      <w:r w:rsidRPr="008E1FF7">
        <w:rPr>
          <w:color w:val="365F91" w:themeColor="accent1" w:themeShade="BF"/>
          <w:sz w:val="18"/>
          <w:szCs w:val="22"/>
        </w:rPr>
        <w:br/>
      </w:r>
      <w:r w:rsidRPr="008E1FF7">
        <w:rPr>
          <w:color w:val="365F91" w:themeColor="accent1" w:themeShade="BF"/>
          <w:sz w:val="18"/>
          <w:szCs w:val="22"/>
        </w:rPr>
        <w:br/>
        <w:t>  Anyway, this is leading me to hypothesize (warning!  Amateur on the loose!)</w:t>
      </w:r>
      <w:r w:rsidRPr="008E1FF7">
        <w:rPr>
          <w:color w:val="365F91" w:themeColor="accent1" w:themeShade="BF"/>
          <w:sz w:val="18"/>
          <w:szCs w:val="22"/>
        </w:rPr>
        <w:br/>
        <w:t>  - they built the MTC in Whittmore</w:t>
      </w:r>
      <w:r w:rsidRPr="008E1FF7">
        <w:rPr>
          <w:color w:val="365F91" w:themeColor="accent1" w:themeShade="BF"/>
          <w:sz w:val="18"/>
          <w:szCs w:val="22"/>
        </w:rPr>
        <w:br/>
        <w:t>  - around the time they went to Lexington, the original two core units might have been left behind in Cambridge, and attached to WW to support Cape Cod work.</w:t>
      </w:r>
      <w:r w:rsidRPr="008E1FF7">
        <w:rPr>
          <w:color w:val="365F91" w:themeColor="accent1" w:themeShade="BF"/>
          <w:sz w:val="18"/>
          <w:szCs w:val="22"/>
        </w:rPr>
        <w:br/>
        <w:t>  - here's the puzzle...  maybe they moved the MTC and got the 4K memory unit working both in one disruption.</w:t>
      </w:r>
      <w:r w:rsidRPr="008E1FF7">
        <w:rPr>
          <w:color w:val="365F91" w:themeColor="accent1" w:themeShade="BF"/>
          <w:sz w:val="18"/>
          <w:szCs w:val="22"/>
        </w:rPr>
        <w:br/>
        <w:t>  - or -- they made two more 1K memory units and attached them to MTC in Lexington before making the first 4K unit.</w:t>
      </w:r>
      <w:r w:rsidRPr="008E1FF7">
        <w:rPr>
          <w:color w:val="365F91" w:themeColor="accent1" w:themeShade="BF"/>
          <w:sz w:val="18"/>
          <w:szCs w:val="22"/>
        </w:rPr>
        <w:br/>
        <w:t>    Leaving the 1K units in Cambridge and bringing MTC up again with the first 4K unit seems to make more sense to me, but I haven't found the evidence yet.</w:t>
      </w:r>
      <w:r w:rsidRPr="008E1FF7">
        <w:rPr>
          <w:color w:val="365F91" w:themeColor="accent1" w:themeShade="BF"/>
          <w:sz w:val="18"/>
          <w:szCs w:val="22"/>
        </w:rPr>
        <w:br/>
      </w:r>
      <w:r w:rsidRPr="008E1FF7">
        <w:rPr>
          <w:color w:val="365F91" w:themeColor="accent1" w:themeShade="BF"/>
          <w:sz w:val="18"/>
          <w:szCs w:val="22"/>
        </w:rPr>
        <w:br/>
        <w:t xml:space="preserve">  - Somewhere around 1956 (I think) they attached your 4K Bank C to Whirlwind.  That could have been a hand-me-down from MTC, moved back from Lexington to Barta, or it might have been purpose-built.  But there must have been two of them, </w:t>
      </w:r>
      <w:proofErr w:type="spellStart"/>
      <w:r w:rsidRPr="008E1FF7">
        <w:rPr>
          <w:color w:val="365F91" w:themeColor="accent1" w:themeShade="BF"/>
          <w:sz w:val="18"/>
          <w:szCs w:val="22"/>
        </w:rPr>
        <w:t>'cause</w:t>
      </w:r>
      <w:proofErr w:type="spellEnd"/>
      <w:r w:rsidRPr="008E1FF7">
        <w:rPr>
          <w:color w:val="365F91" w:themeColor="accent1" w:themeShade="BF"/>
          <w:sz w:val="18"/>
          <w:szCs w:val="22"/>
        </w:rPr>
        <w:t xml:space="preserve"> both WW and MTC had 4K memory banks in 1958.</w:t>
      </w:r>
      <w:r w:rsidRPr="008E1FF7">
        <w:rPr>
          <w:color w:val="365F91" w:themeColor="accent1" w:themeShade="BF"/>
          <w:sz w:val="18"/>
          <w:szCs w:val="22"/>
        </w:rPr>
        <w:br/>
      </w:r>
      <w:r w:rsidRPr="008E1FF7">
        <w:rPr>
          <w:color w:val="365F91" w:themeColor="accent1" w:themeShade="BF"/>
          <w:sz w:val="18"/>
          <w:szCs w:val="22"/>
        </w:rPr>
        <w:br/>
        <w:t>   - I wouldn't be surprise if there were quite a few more memory banks around than we know of.  Dr Forrester made it clear that he didn't think having to round up more cash was a good reason to stop doing something, and they were building stuff all the time.  MTC could have gone through several generations of 4K memory units as they developed XD-1 with IBM.</w:t>
      </w:r>
      <w:r w:rsidRPr="008E1FF7">
        <w:rPr>
          <w:color w:val="365F91" w:themeColor="accent1" w:themeShade="BF"/>
          <w:sz w:val="18"/>
          <w:szCs w:val="22"/>
        </w:rPr>
        <w:br/>
      </w:r>
      <w:r w:rsidRPr="008E1FF7">
        <w:rPr>
          <w:color w:val="365F91" w:themeColor="accent1" w:themeShade="BF"/>
          <w:sz w:val="18"/>
          <w:szCs w:val="22"/>
        </w:rPr>
        <w:br/>
        <w:t>  - I will further guess that we don't have any (or at least not many) physical objects directly from MTC.  I'm guessing that the MTC technology we have, both at MIT and CHM, is the memory controller logic that went with the shower stalls attached to Whirlwind, and that the MTC was simply scrapped in 1958 as they moved on to real SAGE hardware.</w:t>
      </w:r>
      <w:r w:rsidRPr="008E1FF7">
        <w:rPr>
          <w:color w:val="365F91" w:themeColor="accent1" w:themeShade="BF"/>
          <w:sz w:val="18"/>
          <w:szCs w:val="22"/>
        </w:rPr>
        <w:br/>
        <w:t>  But the MTC file in archives isn't going to provide easy clues to that.</w:t>
      </w:r>
      <w:r w:rsidRPr="008E1FF7">
        <w:rPr>
          <w:color w:val="365F91" w:themeColor="accent1" w:themeShade="BF"/>
          <w:sz w:val="18"/>
          <w:szCs w:val="22"/>
        </w:rPr>
        <w:br/>
      </w:r>
      <w:r w:rsidRPr="008E1FF7">
        <w:rPr>
          <w:color w:val="365F91" w:themeColor="accent1" w:themeShade="BF"/>
          <w:sz w:val="18"/>
          <w:szCs w:val="22"/>
        </w:rPr>
        <w:br/>
        <w:t xml:space="preserve">  A couple more things came up; </w:t>
      </w:r>
      <w:r w:rsidRPr="008E1FF7">
        <w:rPr>
          <w:color w:val="365F91" w:themeColor="accent1" w:themeShade="BF"/>
          <w:sz w:val="18"/>
          <w:szCs w:val="22"/>
        </w:rPr>
        <w:br/>
        <w:t>  - Most of the documents in the MTC series archive have Whirlwind M-xxx or E-xxx document numbers, and are listed in the master index, but many of them are not among the MITRE scanned documents.  I'm still thinking about how to make a "union catalog" of who has which doc.</w:t>
      </w:r>
      <w:r w:rsidRPr="008E1FF7">
        <w:rPr>
          <w:color w:val="365F91" w:themeColor="accent1" w:themeShade="BF"/>
          <w:sz w:val="18"/>
          <w:szCs w:val="22"/>
        </w:rPr>
        <w:br/>
        <w:t>  - I spent some time talking with the software-history researcher Kim Tracey, and he noted that a lot of software in those days was documented as flow charts.  That's no surprise.  But flow charts probably come from the drafting department, not the written-reports department.  And sure enough, attached to a memo on some software project was a blueline drawing describing the software, complete with a drafting-department number.  So at least some of the software documentation may be among those 20,000 images on microfilm, among the bolts, valves, schematics, hoists, air conditioning ducts, sheet metal, power supplies, and all the other stuff that went through that department.</w:t>
      </w:r>
      <w:r w:rsidRPr="008E1FF7">
        <w:rPr>
          <w:color w:val="365F91" w:themeColor="accent1" w:themeShade="BF"/>
          <w:sz w:val="18"/>
          <w:szCs w:val="22"/>
        </w:rPr>
        <w:br/>
        <w:t>  I've seen the master index for the drafting department, but it's hand-written, with crummy image quality.  ugh.</w:t>
      </w:r>
      <w:r w:rsidRPr="008E1FF7">
        <w:rPr>
          <w:color w:val="365F91" w:themeColor="accent1" w:themeShade="BF"/>
          <w:sz w:val="18"/>
          <w:szCs w:val="22"/>
        </w:rPr>
        <w:br/>
        <w:t>  - My newest hero is M. O. Fichter of Bell Telephone Laboratory.  He was stationed at Lincoln on SAGE, but wrote MTC software.  He actually wrote down what his software did, how it did it, and followed that with the actual code.  Too bad it's all MTC utility code.</w:t>
      </w:r>
      <w:r w:rsidRPr="008E1FF7">
        <w:rPr>
          <w:color w:val="365F91" w:themeColor="accent1" w:themeShade="BF"/>
          <w:sz w:val="18"/>
          <w:szCs w:val="22"/>
        </w:rPr>
        <w:br/>
      </w:r>
      <w:r w:rsidRPr="008E1FF7">
        <w:rPr>
          <w:color w:val="365F91" w:themeColor="accent1" w:themeShade="BF"/>
          <w:sz w:val="18"/>
          <w:szCs w:val="22"/>
        </w:rPr>
        <w:br/>
        <w:t>  Anyway, that's the news for this week.</w:t>
      </w:r>
    </w:p>
    <w:p w14:paraId="1BEBEAD7" w14:textId="77777777" w:rsidR="008E1FF7" w:rsidRPr="00D9525A" w:rsidRDefault="008E1FF7" w:rsidP="00D9525A"/>
    <w:p w14:paraId="4C52195D" w14:textId="77777777" w:rsidR="004728DD" w:rsidRPr="004728DD" w:rsidRDefault="004728DD" w:rsidP="004728DD"/>
    <w:p w14:paraId="05CED00A" w14:textId="5BD31FF3" w:rsidR="006F748E" w:rsidRDefault="006F748E" w:rsidP="00196170">
      <w:pPr>
        <w:pStyle w:val="Heading2"/>
      </w:pPr>
      <w:bookmarkStart w:id="92" w:name="_Toc193914367"/>
      <w:r>
        <w:t>Archive Visit, Mar 24, 2022</w:t>
      </w:r>
      <w:r w:rsidR="00A270A4">
        <w:t>, Mar 31, 2022</w:t>
      </w:r>
      <w:bookmarkEnd w:id="92"/>
    </w:p>
    <w:p w14:paraId="0DE896E5" w14:textId="5B1C89D5" w:rsidR="006F748E" w:rsidRDefault="00A270A4" w:rsidP="006F748E">
      <w:r>
        <w:t>These visits were intended to determine if there are reports that are on microfilm, but not on Dome.</w:t>
      </w:r>
    </w:p>
    <w:p w14:paraId="70E09528" w14:textId="7F865411" w:rsidR="00A270A4" w:rsidRDefault="00A270A4" w:rsidP="006F748E">
      <w:r>
        <w:t xml:space="preserve">The Dome finding aid says that there were 35 rolls of microfilm covering documents, log books, reports, </w:t>
      </w:r>
      <w:proofErr w:type="spellStart"/>
      <w:r>
        <w:t>etc</w:t>
      </w:r>
      <w:proofErr w:type="spellEnd"/>
      <w:r>
        <w:t xml:space="preserve"> (drafting department drawings and illustrations are in a different series).  The finding aid goes on to say that “30” reels were digitized and put up on Dome.</w:t>
      </w:r>
    </w:p>
    <w:p w14:paraId="5F5404EA" w14:textId="654AECBA" w:rsidR="00A270A4" w:rsidRDefault="00A270A4" w:rsidP="006F748E">
      <w:r>
        <w:t>Huh?</w:t>
      </w:r>
    </w:p>
    <w:p w14:paraId="066889CB" w14:textId="114B64FB" w:rsidR="00A270A4" w:rsidRDefault="00A270A4" w:rsidP="006F748E"/>
    <w:p w14:paraId="146DA603" w14:textId="4D8676BD" w:rsidR="0099145C" w:rsidRDefault="0099145C" w:rsidP="006F748E"/>
    <w:p w14:paraId="439E1E8D" w14:textId="1757D291" w:rsidR="0099145C" w:rsidRDefault="0099145C" w:rsidP="0099145C">
      <w:pPr>
        <w:pStyle w:val="Heading4"/>
      </w:pPr>
      <w:r>
        <w:t>Microfilm: Collection MC665, Series XVI, Reel 25</w:t>
      </w:r>
    </w:p>
    <w:p w14:paraId="2406E050" w14:textId="76685372" w:rsidR="0099145C" w:rsidRDefault="0099145C" w:rsidP="0099145C">
      <w:pPr>
        <w:ind w:left="720"/>
      </w:pPr>
      <w:r>
        <w:t>Filmed at General Microfilm Company, 100 Inman St, Cambridge 39, MA on 1.29.60</w:t>
      </w:r>
    </w:p>
    <w:p w14:paraId="36D835C7" w14:textId="381E3122" w:rsidR="0099145C" w:rsidRDefault="0099145C" w:rsidP="0099145C">
      <w:pPr>
        <w:ind w:left="720"/>
      </w:pPr>
      <w:r>
        <w:t xml:space="preserve">Film Title: “MITRE CORP 58107 thru 48699” </w:t>
      </w:r>
      <w:r w:rsidR="008E023D">
        <w:t>[see notes below!]</w:t>
      </w:r>
    </w:p>
    <w:p w14:paraId="0958FEE3" w14:textId="283C8ED1" w:rsidR="0099145C" w:rsidRDefault="0099145C" w:rsidP="0099145C"/>
    <w:p w14:paraId="30841AF9" w14:textId="77777777" w:rsidR="008E023D" w:rsidRDefault="0099145C" w:rsidP="0099145C">
      <w:r>
        <w:t xml:space="preserve">Log book of drawing numbers, </w:t>
      </w:r>
    </w:p>
    <w:p w14:paraId="363F9D20" w14:textId="04759950" w:rsidR="0099145C" w:rsidRDefault="0099145C" w:rsidP="008E023D">
      <w:pPr>
        <w:pStyle w:val="ListParagraph"/>
        <w:numPr>
          <w:ilvl w:val="0"/>
          <w:numId w:val="10"/>
        </w:numPr>
      </w:pPr>
      <w:r>
        <w:t>starting at B-size drawing 58107</w:t>
      </w:r>
      <w:proofErr w:type="gramStart"/>
      <w:r>
        <w:t>,”Rack</w:t>
      </w:r>
      <w:proofErr w:type="gramEnd"/>
      <w:r>
        <w:t xml:space="preserve"> Terminal Assignments”, dated [</w:t>
      </w:r>
      <w:proofErr w:type="spellStart"/>
      <w:r>
        <w:t>some day</w:t>
      </w:r>
      <w:proofErr w:type="spellEnd"/>
      <w:r>
        <w:t>/month] 1954.</w:t>
      </w:r>
    </w:p>
    <w:p w14:paraId="2E875413" w14:textId="4DF18E35" w:rsidR="008E023D" w:rsidRDefault="008E023D" w:rsidP="008E023D">
      <w:pPr>
        <w:pStyle w:val="ListParagraph"/>
        <w:numPr>
          <w:ilvl w:val="0"/>
          <w:numId w:val="10"/>
        </w:numPr>
      </w:pPr>
      <w:r>
        <w:t>Ending at 59995 “Criteria for displaying to monitor”, dated 8-26-1954</w:t>
      </w:r>
    </w:p>
    <w:p w14:paraId="46E96344" w14:textId="49FE7940" w:rsidR="0004414F" w:rsidRDefault="0004414F" w:rsidP="008E023D">
      <w:pPr>
        <w:pStyle w:val="ListParagraph"/>
        <w:numPr>
          <w:ilvl w:val="0"/>
          <w:numId w:val="10"/>
        </w:numPr>
      </w:pPr>
      <w:r>
        <w:t>Aligns with “Reel_25/</w:t>
      </w:r>
      <w:r w:rsidRPr="0004414F">
        <w:t xml:space="preserve"> General Drawings and Sketches- 58,107 thru </w:t>
      </w:r>
      <w:proofErr w:type="gramStart"/>
      <w:r w:rsidRPr="0004414F">
        <w:t>59,995.pdf</w:t>
      </w:r>
      <w:proofErr w:type="gramEnd"/>
      <w:r>
        <w:t>”</w:t>
      </w:r>
    </w:p>
    <w:p w14:paraId="7E666CFF" w14:textId="2B8486B4" w:rsidR="008E023D" w:rsidRDefault="008E023D" w:rsidP="008E023D">
      <w:r>
        <w:t>Then a new book, starting at A 42101 “Master video cabling schedule”, around 3-30-1950</w:t>
      </w:r>
    </w:p>
    <w:p w14:paraId="163079AA" w14:textId="19CFA4CA" w:rsidR="0004414F" w:rsidRDefault="0004414F" w:rsidP="0004414F">
      <w:pPr>
        <w:pStyle w:val="ListParagraph"/>
        <w:numPr>
          <w:ilvl w:val="0"/>
          <w:numId w:val="10"/>
        </w:numPr>
      </w:pPr>
      <w:r>
        <w:t>Aligns with “Reel_25/</w:t>
      </w:r>
      <w:r w:rsidRPr="0004414F">
        <w:t xml:space="preserve"> Video Cabling Master Schedules- 42,101 thru </w:t>
      </w:r>
      <w:proofErr w:type="gramStart"/>
      <w:r w:rsidRPr="0004414F">
        <w:t>43,854.pdf</w:t>
      </w:r>
      <w:proofErr w:type="gramEnd"/>
      <w:r>
        <w:t>”</w:t>
      </w:r>
    </w:p>
    <w:p w14:paraId="12DB1078" w14:textId="6DA74161" w:rsidR="0099145C" w:rsidRDefault="0004414F" w:rsidP="0099145C">
      <w:proofErr w:type="spellStart"/>
      <w:r>
        <w:t>Etc</w:t>
      </w:r>
      <w:proofErr w:type="spellEnd"/>
      <w:r>
        <w:t>…</w:t>
      </w:r>
    </w:p>
    <w:p w14:paraId="44841163" w14:textId="4B884C6C" w:rsidR="0004414F" w:rsidRDefault="0004414F" w:rsidP="0099145C">
      <w:r>
        <w:t>[guy stopped winding]</w:t>
      </w:r>
    </w:p>
    <w:p w14:paraId="3A860C99" w14:textId="1BC269A3" w:rsidR="0099145C" w:rsidRDefault="0099145C" w:rsidP="006F748E"/>
    <w:p w14:paraId="26173742" w14:textId="64D20E63" w:rsidR="00C547D0" w:rsidRDefault="00C547D0" w:rsidP="00C547D0">
      <w:pPr>
        <w:pStyle w:val="Heading4"/>
      </w:pPr>
      <w:r>
        <w:t>Microfilm: Collection MC665, Series XVI, Reel 26</w:t>
      </w:r>
    </w:p>
    <w:p w14:paraId="63A52437" w14:textId="77777777" w:rsidR="00C547D0" w:rsidRDefault="00C547D0" w:rsidP="00C547D0">
      <w:pPr>
        <w:ind w:left="720"/>
      </w:pPr>
      <w:r>
        <w:t>Filmed at General Microfilm Company, 100 Inman St, Cambridge 39, MA</w:t>
      </w:r>
    </w:p>
    <w:p w14:paraId="63AF9CDE" w14:textId="30E3692F" w:rsidR="00C547D0" w:rsidRDefault="00C547D0" w:rsidP="00C547D0">
      <w:pPr>
        <w:ind w:left="720"/>
      </w:pPr>
      <w:r>
        <w:t>Date 5.26.60</w:t>
      </w:r>
    </w:p>
    <w:p w14:paraId="6321CBD6" w14:textId="1C14962B" w:rsidR="00C547D0" w:rsidRDefault="00C547D0" w:rsidP="00C547D0">
      <w:pPr>
        <w:ind w:left="720"/>
      </w:pPr>
      <w:r>
        <w:t>Film Title: “Supplements and Various L Series Notes and bi-</w:t>
      </w:r>
      <w:proofErr w:type="spellStart"/>
      <w:r>
        <w:t>weeklys</w:t>
      </w:r>
      <w:proofErr w:type="spellEnd"/>
      <w:r>
        <w:t>”</w:t>
      </w:r>
      <w:r w:rsidR="00950A98">
        <w:t xml:space="preserve"> [sic]</w:t>
      </w:r>
    </w:p>
    <w:p w14:paraId="0C5B4FF6" w14:textId="3A33D680" w:rsidR="00C547D0" w:rsidRDefault="00C547D0" w:rsidP="006F748E">
      <w:r>
        <w:t xml:space="preserve">The film starts with a memo from C.W. Farr to F.P. Hazel listing a series of docs </w:t>
      </w:r>
      <w:r w:rsidR="00950A98">
        <w:t>that have been</w:t>
      </w:r>
      <w:r>
        <w:t xml:space="preserve"> ‘downgraded’ from Secret to Unclassified.</w:t>
      </w:r>
      <w:r w:rsidR="0002078F">
        <w:t xml:space="preserve">  Aligns with “Reel_26/</w:t>
      </w:r>
      <w:r w:rsidR="0002078F" w:rsidRPr="0002078F">
        <w:t xml:space="preserve"> Downgrading of Classified Material.pdf</w:t>
      </w:r>
      <w:r w:rsidR="0002078F">
        <w:t>”</w:t>
      </w:r>
    </w:p>
    <w:p w14:paraId="1B217F11" w14:textId="66C536C6" w:rsidR="00C547D0" w:rsidRDefault="0002078F" w:rsidP="0002078F">
      <w:pPr>
        <w:pStyle w:val="ListParagraph"/>
        <w:numPr>
          <w:ilvl w:val="0"/>
          <w:numId w:val="10"/>
        </w:numPr>
      </w:pPr>
      <w:r>
        <w:t>L64 “ADEE Steering Committee at Colorado Springs, Oct 7, 8, 1952”</w:t>
      </w:r>
    </w:p>
    <w:p w14:paraId="75E019A4" w14:textId="15FA40F0" w:rsidR="0002078F" w:rsidRDefault="00651F15" w:rsidP="0002078F">
      <w:pPr>
        <w:pStyle w:val="ListParagraph"/>
        <w:numPr>
          <w:ilvl w:val="1"/>
          <w:numId w:val="10"/>
        </w:numPr>
      </w:pPr>
      <w:r>
        <w:t>It looks like L64 is merged with the introductory memo above, i.e., there’s no separate file for L64</w:t>
      </w:r>
    </w:p>
    <w:p w14:paraId="3C99E4F8" w14:textId="1158E9C6" w:rsidR="00651F15" w:rsidRDefault="00651F15" w:rsidP="00651F15">
      <w:r>
        <w:t>The film then continues with L64 “Transition System for Air Defense”, 18 Feb 1953, aligning with “Reel_26/</w:t>
      </w:r>
      <w:r w:rsidRPr="00651F15">
        <w:t>L-84.pdf</w:t>
      </w:r>
      <w:r>
        <w:t>”</w:t>
      </w:r>
    </w:p>
    <w:p w14:paraId="1B0D199D" w14:textId="609C56DA" w:rsidR="00C862F1" w:rsidRDefault="00C862F1" w:rsidP="00651F15"/>
    <w:p w14:paraId="68BCD996" w14:textId="04251988" w:rsidR="00C862F1" w:rsidRDefault="00C862F1" w:rsidP="00651F15">
      <w:r>
        <w:t>It looks like this reel is a batch of stuff that was declassified separately from the rest of the corpus.</w:t>
      </w:r>
    </w:p>
    <w:p w14:paraId="3F494D0F" w14:textId="5AD5619E" w:rsidR="00651F15" w:rsidRDefault="00651F15" w:rsidP="00651F15">
      <w:r>
        <w:t>[guy stopped cranking]</w:t>
      </w:r>
    </w:p>
    <w:p w14:paraId="470EC8BC" w14:textId="1D37A213" w:rsidR="00C862F1" w:rsidRDefault="00C862F1" w:rsidP="00651F15"/>
    <w:p w14:paraId="22F084F6" w14:textId="680A69D3" w:rsidR="00C862F1" w:rsidRDefault="00C862F1" w:rsidP="00C862F1">
      <w:pPr>
        <w:pStyle w:val="Heading4"/>
      </w:pPr>
      <w:r>
        <w:t>Microfilm: Collection MC665, Series XVI, Reel 27</w:t>
      </w:r>
    </w:p>
    <w:p w14:paraId="002989A4" w14:textId="77777777" w:rsidR="00C862F1" w:rsidRDefault="00C862F1" w:rsidP="00C862F1">
      <w:pPr>
        <w:ind w:left="720"/>
      </w:pPr>
      <w:r>
        <w:t>Filmed at General Microfilm Company, 100 Inman St, Cambridge 39, MA</w:t>
      </w:r>
    </w:p>
    <w:p w14:paraId="54921BDD" w14:textId="08A668B7" w:rsidR="00C862F1" w:rsidRDefault="00C862F1" w:rsidP="00C862F1">
      <w:pPr>
        <w:ind w:left="720"/>
      </w:pPr>
      <w:r>
        <w:t>Date 1/27/60</w:t>
      </w:r>
    </w:p>
    <w:p w14:paraId="0443CB7A" w14:textId="2429DC00" w:rsidR="00C862F1" w:rsidRDefault="00C862F1" w:rsidP="00C862F1">
      <w:pPr>
        <w:ind w:left="720"/>
      </w:pPr>
      <w:r>
        <w:lastRenderedPageBreak/>
        <w:t>Film Title: “Start Document Run and Perpetual List 6D-52-1”</w:t>
      </w:r>
    </w:p>
    <w:p w14:paraId="74E9A086" w14:textId="26FCDAC9" w:rsidR="002005EE" w:rsidRDefault="002005EE" w:rsidP="002005EE">
      <w:r>
        <w:t>Looks like “Reel_27/</w:t>
      </w:r>
      <w:r w:rsidRPr="002005EE">
        <w:t xml:space="preserve"> 6D-52-1 Page 1 thru Page 245.pdf</w:t>
      </w:r>
      <w:r>
        <w:t>”</w:t>
      </w:r>
      <w:r w:rsidR="00B77E52">
        <w:t>, i.e., it seems to align with Reel 27 in the PDF collection.</w:t>
      </w:r>
    </w:p>
    <w:p w14:paraId="4D621355" w14:textId="77777777" w:rsidR="00B77E52" w:rsidRDefault="00B77E52" w:rsidP="002005EE"/>
    <w:p w14:paraId="5A7FCC5F" w14:textId="2E6C3D8E" w:rsidR="00A44EF0" w:rsidRDefault="00A44EF0" w:rsidP="00A44EF0">
      <w:pPr>
        <w:pStyle w:val="Heading4"/>
      </w:pPr>
      <w:r>
        <w:t>Microfilm: Collection MC665, Series XVI, Reel 28</w:t>
      </w:r>
    </w:p>
    <w:p w14:paraId="73D03B90" w14:textId="77777777" w:rsidR="00A44EF0" w:rsidRDefault="00A44EF0" w:rsidP="00A44EF0">
      <w:pPr>
        <w:ind w:left="720"/>
      </w:pPr>
      <w:r>
        <w:t>Filmed at General Microfilm Company, 100 Inman St, Cambridge 39, MA</w:t>
      </w:r>
    </w:p>
    <w:p w14:paraId="168A0877" w14:textId="338DB80B" w:rsidR="00A44EF0" w:rsidRDefault="00A44EF0" w:rsidP="00A44EF0">
      <w:pPr>
        <w:ind w:left="720"/>
      </w:pPr>
      <w:r>
        <w:t>Date 3/28/60</w:t>
      </w:r>
    </w:p>
    <w:p w14:paraId="4873682A" w14:textId="7D0A6BA4" w:rsidR="00A44EF0" w:rsidRDefault="00A44EF0" w:rsidP="00A44EF0">
      <w:pPr>
        <w:ind w:left="720"/>
      </w:pPr>
      <w:r>
        <w:t>Film Title: “L Series Memoranda L1-L266 plus &lt;???</w:t>
      </w:r>
      <w:proofErr w:type="gramStart"/>
      <w:r>
        <w:t>&gt;  Start</w:t>
      </w:r>
      <w:proofErr w:type="gramEnd"/>
      <w:r>
        <w:t xml:space="preserve"> L-345 Memorandum M-108 Changed to L-1”</w:t>
      </w:r>
    </w:p>
    <w:p w14:paraId="775D8473" w14:textId="625D1910" w:rsidR="00A44EF0" w:rsidRDefault="0009403A" w:rsidP="00A44EF0">
      <w:r>
        <w:t>First file is L1/M108 “Digital Computation for Anti-Submarine Problem”, Oct 1, 1947</w:t>
      </w:r>
    </w:p>
    <w:p w14:paraId="28975CF8" w14:textId="3C880676" w:rsidR="0009403A" w:rsidRDefault="0009403A" w:rsidP="00A44EF0">
      <w:r>
        <w:t>Aligns with “Reel_28/L-1.pdf”</w:t>
      </w:r>
    </w:p>
    <w:p w14:paraId="7A517B34" w14:textId="0016C4A0" w:rsidR="00C862F1" w:rsidRDefault="00C862F1" w:rsidP="00651F15"/>
    <w:p w14:paraId="045CD245" w14:textId="2EB89704" w:rsidR="0009403A" w:rsidRDefault="0009403A" w:rsidP="0009403A">
      <w:pPr>
        <w:pStyle w:val="Heading4"/>
      </w:pPr>
      <w:r>
        <w:t>Microfilm: Collection MC665, Series XVI, Reel 29</w:t>
      </w:r>
    </w:p>
    <w:p w14:paraId="77FB61AC" w14:textId="77777777" w:rsidR="0009403A" w:rsidRDefault="0009403A" w:rsidP="0009403A">
      <w:pPr>
        <w:ind w:left="720"/>
      </w:pPr>
      <w:r>
        <w:t>Filmed at General Microfilm Company, 100 Inman St, Cambridge 39, MA</w:t>
      </w:r>
    </w:p>
    <w:p w14:paraId="01DEEB82" w14:textId="68931E0C" w:rsidR="0009403A" w:rsidRDefault="0009403A" w:rsidP="0009403A">
      <w:pPr>
        <w:ind w:left="720"/>
      </w:pPr>
      <w:r>
        <w:t>Date 3/30/60</w:t>
      </w:r>
    </w:p>
    <w:p w14:paraId="0481D88A" w14:textId="0C8AA8F2" w:rsidR="0009403A" w:rsidRDefault="0009403A" w:rsidP="0009403A">
      <w:r>
        <w:t>Film Title: “L-Series Memoranda, Start 6L-268”</w:t>
      </w:r>
    </w:p>
    <w:p w14:paraId="3E801651" w14:textId="0F42C383" w:rsidR="00F22E07" w:rsidRDefault="00F22E07" w:rsidP="0009403A">
      <w:r>
        <w:t xml:space="preserve">First file: “6L-268 </w:t>
      </w:r>
      <w:proofErr w:type="gramStart"/>
      <w:r>
        <w:t>Group  Leader’s</w:t>
      </w:r>
      <w:proofErr w:type="gramEnd"/>
      <w:r>
        <w:t xml:space="preserve"> Meeting”, July 9, 1956, (which started with a discussion of expanding WW-I to 34 memory planes).</w:t>
      </w:r>
    </w:p>
    <w:p w14:paraId="0F532FE4" w14:textId="6645844C" w:rsidR="00F22E07" w:rsidRDefault="00A719F8" w:rsidP="0009403A">
      <w:r>
        <w:t>Aligns with Reel_29 pdf files</w:t>
      </w:r>
    </w:p>
    <w:p w14:paraId="6BB115E6" w14:textId="79EAB15A" w:rsidR="0002078F" w:rsidRDefault="00A719F8" w:rsidP="006F748E">
      <w:r>
        <w:t>Note that there’s a lengthy “Reel_29/</w:t>
      </w:r>
      <w:r w:rsidRPr="00A719F8">
        <w:t xml:space="preserve"> Miscellaneous.pdf</w:t>
      </w:r>
      <w:r>
        <w:t>” at the end of the reel that contains what looks like a notebook recording who signed for which L-Series report</w:t>
      </w:r>
    </w:p>
    <w:p w14:paraId="3BA2C660" w14:textId="77777777" w:rsidR="00A719F8" w:rsidRDefault="00A719F8" w:rsidP="006F748E"/>
    <w:p w14:paraId="4DAEC393" w14:textId="4F6E5216" w:rsidR="00A270A4" w:rsidRDefault="00A270A4" w:rsidP="00A270A4">
      <w:pPr>
        <w:pStyle w:val="Heading4"/>
      </w:pPr>
      <w:r>
        <w:t>Microfilm: Collection MC665, Series XVI, Reel 30</w:t>
      </w:r>
    </w:p>
    <w:p w14:paraId="564FE8F0" w14:textId="55BEF4A9" w:rsidR="00A270A4" w:rsidRDefault="00A270A4" w:rsidP="00722257">
      <w:pPr>
        <w:ind w:left="720"/>
      </w:pPr>
      <w:r>
        <w:t>Filmed at General Microfilm Company, 100 Inman St, Cambridge 39, MA on 3.8.60</w:t>
      </w:r>
    </w:p>
    <w:p w14:paraId="19BCE684" w14:textId="391E1C20" w:rsidR="00A270A4" w:rsidRDefault="00A270A4" w:rsidP="00722257">
      <w:pPr>
        <w:ind w:left="720"/>
      </w:pPr>
      <w:r>
        <w:t>Film Title: “Barta Visitors, Start #2”</w:t>
      </w:r>
    </w:p>
    <w:p w14:paraId="5329BD9B" w14:textId="75EAC90D" w:rsidR="00A270A4" w:rsidRDefault="00722257" w:rsidP="00722257">
      <w:pPr>
        <w:ind w:left="720"/>
      </w:pPr>
      <w:r>
        <w:t>Purchase Order MITRE CORP 73940, Feb 26, 1960</w:t>
      </w:r>
    </w:p>
    <w:p w14:paraId="4B2FDC5A" w14:textId="06254071" w:rsidR="00722257" w:rsidRDefault="00722257" w:rsidP="00722257"/>
    <w:p w14:paraId="5E25D710" w14:textId="32DFC380" w:rsidR="00722257" w:rsidRDefault="00722257" w:rsidP="00722257">
      <w:r>
        <w:t>Barta visitor log book #2, starting Mon Jan 3, 1949</w:t>
      </w:r>
    </w:p>
    <w:p w14:paraId="61EBDA03" w14:textId="60353DEC" w:rsidR="00722257" w:rsidRDefault="00722257" w:rsidP="00722257">
      <w:r>
        <w:t xml:space="preserve">Barta visitor log book #3, starting </w:t>
      </w:r>
      <w:r w:rsidR="00C91CB4">
        <w:t xml:space="preserve">Sun </w:t>
      </w:r>
      <w:r>
        <w:t>Jan 1, 1950</w:t>
      </w:r>
    </w:p>
    <w:p w14:paraId="03EADC6D" w14:textId="4F5262B0" w:rsidR="00C91CB4" w:rsidRDefault="00C91CB4" w:rsidP="00C91CB4">
      <w:r>
        <w:t>Barta visitor log book #4, starting Oct 10, 1950</w:t>
      </w:r>
    </w:p>
    <w:p w14:paraId="4D5BDD04" w14:textId="7FA374FA" w:rsidR="00722257" w:rsidRDefault="00C91CB4" w:rsidP="00722257">
      <w:r>
        <w:t>[and guy got tired of winding film here]</w:t>
      </w:r>
    </w:p>
    <w:p w14:paraId="36DF2A54" w14:textId="7403C2BB" w:rsidR="00C91CB4" w:rsidRDefault="00C91CB4" w:rsidP="00C91CB4">
      <w:r>
        <w:t>The MITRE CD set has these logs on Reel 30</w:t>
      </w:r>
    </w:p>
    <w:p w14:paraId="2A67B474" w14:textId="77777777" w:rsidR="00C91CB4" w:rsidRPr="00592B67" w:rsidRDefault="00C91CB4" w:rsidP="00C91CB4">
      <w:pPr>
        <w:autoSpaceDE w:val="0"/>
        <w:autoSpaceDN w:val="0"/>
        <w:adjustRightInd w:val="0"/>
        <w:spacing w:before="0" w:after="0"/>
        <w:rPr>
          <w:rFonts w:ascii="Lucida Console" w:hAnsi="Lucida Console" w:cs="Lucida Console"/>
          <w:color w:val="BFBF00"/>
          <w:sz w:val="16"/>
          <w:szCs w:val="16"/>
        </w:rPr>
      </w:pPr>
      <w:r w:rsidRPr="00592B67">
        <w:rPr>
          <w:rFonts w:ascii="Lucida Console" w:hAnsi="Lucida Console" w:cs="Lucida Console"/>
          <w:color w:val="00BF00"/>
          <w:sz w:val="16"/>
          <w:szCs w:val="16"/>
        </w:rPr>
        <w:t xml:space="preserve">gfedorkow@gfedorkow-SFP7 </w:t>
      </w:r>
      <w:r w:rsidRPr="00592B67">
        <w:rPr>
          <w:rFonts w:ascii="Lucida Console" w:hAnsi="Lucida Console" w:cs="Lucida Console"/>
          <w:color w:val="BFBF00"/>
          <w:sz w:val="16"/>
          <w:szCs w:val="16"/>
        </w:rPr>
        <w:t>~/WW/Static-Document-Files/MITRE-scanned-docs/Reel_30</w:t>
      </w:r>
    </w:p>
    <w:p w14:paraId="67829B1B"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 ls -</w:t>
      </w:r>
      <w:proofErr w:type="spellStart"/>
      <w:r w:rsidRPr="00592B67">
        <w:rPr>
          <w:rFonts w:ascii="Lucida Console" w:hAnsi="Lucida Console" w:cs="Lucida Console"/>
          <w:sz w:val="16"/>
          <w:szCs w:val="16"/>
        </w:rPr>
        <w:t>lt</w:t>
      </w:r>
      <w:proofErr w:type="spellEnd"/>
    </w:p>
    <w:p w14:paraId="18855A44"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total 161904</w:t>
      </w:r>
    </w:p>
    <w:p w14:paraId="4EE4950E" w14:textId="77777777" w:rsidR="00C91CB4" w:rsidRPr="00592B67" w:rsidRDefault="00C91CB4" w:rsidP="00C91CB4">
      <w:pPr>
        <w:autoSpaceDE w:val="0"/>
        <w:autoSpaceDN w:val="0"/>
        <w:adjustRightInd w:val="0"/>
        <w:spacing w:before="0" w:after="0"/>
        <w:rPr>
          <w:rFonts w:ascii="Lucida Console" w:hAnsi="Lucida Console" w:cs="Lucida Console"/>
          <w:color w:val="BFBFFF"/>
          <w:sz w:val="16"/>
          <w:szCs w:val="16"/>
        </w:rPr>
      </w:pPr>
      <w:proofErr w:type="spellStart"/>
      <w:r w:rsidRPr="00592B67">
        <w:rPr>
          <w:rFonts w:ascii="Lucida Console" w:hAnsi="Lucida Console" w:cs="Lucida Console"/>
          <w:sz w:val="16"/>
          <w:szCs w:val="16"/>
        </w:rPr>
        <w:t>drwxr</w:t>
      </w:r>
      <w:proofErr w:type="spellEnd"/>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xr</w:t>
      </w:r>
      <w:proofErr w:type="spellEnd"/>
      <w:r w:rsidRPr="00592B67">
        <w:rPr>
          <w:rFonts w:ascii="Lucida Console" w:hAnsi="Lucida Console" w:cs="Lucida Console"/>
          <w:sz w:val="16"/>
          <w:szCs w:val="16"/>
        </w:rPr>
        <w:t xml:space="preserve">-x 1 0 Aug </w:t>
      </w:r>
      <w:proofErr w:type="gramStart"/>
      <w:r w:rsidRPr="00592B67">
        <w:rPr>
          <w:rFonts w:ascii="Lucida Console" w:hAnsi="Lucida Console" w:cs="Lucida Console"/>
          <w:sz w:val="16"/>
          <w:szCs w:val="16"/>
        </w:rPr>
        <w:t>16  2021</w:t>
      </w:r>
      <w:proofErr w:type="gramEnd"/>
      <w:r w:rsidRPr="00592B67">
        <w:rPr>
          <w:rFonts w:ascii="Lucida Console" w:hAnsi="Lucida Console" w:cs="Lucida Console"/>
          <w:sz w:val="16"/>
          <w:szCs w:val="16"/>
        </w:rPr>
        <w:t xml:space="preserve">  </w:t>
      </w:r>
      <w:r w:rsidRPr="00592B67">
        <w:rPr>
          <w:rFonts w:ascii="Lucida Console" w:hAnsi="Lucida Console" w:cs="Lucida Console"/>
          <w:color w:val="BFBFFF"/>
          <w:sz w:val="16"/>
          <w:szCs w:val="16"/>
        </w:rPr>
        <w:t>TXT</w:t>
      </w:r>
    </w:p>
    <w:p w14:paraId="32371653"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32214893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#9, October 6, 1952 - March 16, 1653.pdf'</w:t>
      </w:r>
    </w:p>
    <w:p w14:paraId="066038A3"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16572349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#8, July 1, 1952 - October 6, 1952.pdf'</w:t>
      </w:r>
    </w:p>
    <w:p w14:paraId="34696775"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18575928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#7, March 17, 1952 - July 1, 1952.pdf'</w:t>
      </w:r>
    </w:p>
    <w:p w14:paraId="4AB2CDB8"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17990693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#6, December 3, 1951 - March 17, 1952.pdf'</w:t>
      </w:r>
    </w:p>
    <w:p w14:paraId="488AD9FE"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20394923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#5, June 4, 1951 - December 3, 1951.pdf'</w:t>
      </w:r>
    </w:p>
    <w:p w14:paraId="11D9D06D"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20753166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#4, October 10, 1950 - June 4, 1951.pdf'</w:t>
      </w:r>
    </w:p>
    <w:p w14:paraId="6C1D8F55"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20364101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#3, January 1, 1950 - October 10, 1950.pdf'</w:t>
      </w:r>
    </w:p>
    <w:p w14:paraId="45109063" w14:textId="77777777" w:rsidR="00C91CB4" w:rsidRPr="00592B67" w:rsidRDefault="00C91CB4" w:rsidP="00C91CB4">
      <w:pPr>
        <w:autoSpaceDE w:val="0"/>
        <w:autoSpaceDN w:val="0"/>
        <w:adjustRightInd w:val="0"/>
        <w:spacing w:before="0" w:after="0"/>
        <w:rPr>
          <w:rFonts w:ascii="Lucida Console" w:hAnsi="Lucida Console" w:cs="Lucida Console"/>
          <w:sz w:val="16"/>
          <w:szCs w:val="16"/>
        </w:rPr>
      </w:pPr>
      <w:r w:rsidRPr="00592B67">
        <w:rPr>
          <w:rFonts w:ascii="Lucida Console" w:hAnsi="Lucida Console" w:cs="Lucida Console"/>
          <w:sz w:val="16"/>
          <w:szCs w:val="16"/>
        </w:rPr>
        <w:t>-</w:t>
      </w:r>
      <w:proofErr w:type="spellStart"/>
      <w:r w:rsidRPr="00592B67">
        <w:rPr>
          <w:rFonts w:ascii="Lucida Console" w:hAnsi="Lucida Console" w:cs="Lucida Console"/>
          <w:sz w:val="16"/>
          <w:szCs w:val="16"/>
        </w:rPr>
        <w:t>rw</w:t>
      </w:r>
      <w:proofErr w:type="spellEnd"/>
      <w:r w:rsidRPr="00592B67">
        <w:rPr>
          <w:rFonts w:ascii="Lucida Console" w:hAnsi="Lucida Console" w:cs="Lucida Console"/>
          <w:sz w:val="16"/>
          <w:szCs w:val="16"/>
        </w:rPr>
        <w:t xml:space="preserve">-r--r-- 1 18865100 </w:t>
      </w:r>
      <w:proofErr w:type="gramStart"/>
      <w:r w:rsidRPr="00592B67">
        <w:rPr>
          <w:rFonts w:ascii="Lucida Console" w:hAnsi="Lucida Console" w:cs="Lucida Console"/>
          <w:sz w:val="16"/>
          <w:szCs w:val="16"/>
        </w:rPr>
        <w:t>Jan  8</w:t>
      </w:r>
      <w:proofErr w:type="gramEnd"/>
      <w:r w:rsidRPr="00592B67">
        <w:rPr>
          <w:rFonts w:ascii="Lucida Console" w:hAnsi="Lucida Console" w:cs="Lucida Console"/>
          <w:sz w:val="16"/>
          <w:szCs w:val="16"/>
        </w:rPr>
        <w:t xml:space="preserve">  2008 'Barta Visitors #2, January 3, 1949 - </w:t>
      </w:r>
      <w:proofErr w:type="spellStart"/>
      <w:r w:rsidRPr="00592B67">
        <w:rPr>
          <w:rFonts w:ascii="Lucida Console" w:hAnsi="Lucida Console" w:cs="Lucida Console"/>
          <w:sz w:val="16"/>
          <w:szCs w:val="16"/>
        </w:rPr>
        <w:t>Decenber</w:t>
      </w:r>
      <w:proofErr w:type="spellEnd"/>
      <w:r w:rsidRPr="00592B67">
        <w:rPr>
          <w:rFonts w:ascii="Lucida Console" w:hAnsi="Lucida Console" w:cs="Lucida Console"/>
          <w:sz w:val="16"/>
          <w:szCs w:val="16"/>
        </w:rPr>
        <w:t xml:space="preserve"> </w:t>
      </w:r>
      <w:proofErr w:type="gramStart"/>
      <w:r w:rsidRPr="00592B67">
        <w:rPr>
          <w:rFonts w:ascii="Lucida Console" w:hAnsi="Lucida Console" w:cs="Lucida Console"/>
          <w:sz w:val="16"/>
          <w:szCs w:val="16"/>
        </w:rPr>
        <w:t>30,1949.pdf</w:t>
      </w:r>
      <w:proofErr w:type="gramEnd"/>
      <w:r w:rsidRPr="00592B67">
        <w:rPr>
          <w:rFonts w:ascii="Lucida Console" w:hAnsi="Lucida Console" w:cs="Lucida Console"/>
          <w:sz w:val="16"/>
          <w:szCs w:val="16"/>
        </w:rPr>
        <w:t>'</w:t>
      </w:r>
    </w:p>
    <w:p w14:paraId="277FFE02" w14:textId="77777777" w:rsidR="00C91CB4" w:rsidRDefault="00C91CB4" w:rsidP="00C91CB4"/>
    <w:p w14:paraId="7FBDFEA6" w14:textId="77777777" w:rsidR="00C91CB4" w:rsidRPr="00A270A4" w:rsidRDefault="00C91CB4" w:rsidP="00722257"/>
    <w:p w14:paraId="28A97C8E" w14:textId="737AEBA3" w:rsidR="006E259E" w:rsidRDefault="006E259E" w:rsidP="006E259E">
      <w:pPr>
        <w:pStyle w:val="Heading4"/>
      </w:pPr>
      <w:r>
        <w:lastRenderedPageBreak/>
        <w:t>Microfilm: Collection MC665, Series XVI, Reel 31</w:t>
      </w:r>
    </w:p>
    <w:p w14:paraId="7B887ACB" w14:textId="70864652" w:rsidR="00795E7E" w:rsidRPr="00795E7E" w:rsidRDefault="00795E7E" w:rsidP="00795E7E">
      <w:r>
        <w:t>[Archive Reel 31 doesn’t seem to be in the MITRE CD collection]</w:t>
      </w:r>
    </w:p>
    <w:p w14:paraId="7B199C00" w14:textId="175D158D" w:rsidR="003D34AE" w:rsidRPr="003D34AE" w:rsidRDefault="003D34AE" w:rsidP="003D34AE">
      <w:r>
        <w:t>These are all images of hand-written visitor logs, i.e., the book kept at the reception desk to sign visitors into the building.</w:t>
      </w:r>
    </w:p>
    <w:p w14:paraId="68BFFF13" w14:textId="041126F1" w:rsidR="006E259E" w:rsidRDefault="006E259E" w:rsidP="006F748E">
      <w:r>
        <w:t>Visitor Log #10, Mar 17, 1953 to Aug 28, 1953</w:t>
      </w:r>
    </w:p>
    <w:p w14:paraId="6CBC9F16" w14:textId="113E709F" w:rsidR="006E259E" w:rsidRDefault="006E259E" w:rsidP="006E259E">
      <w:r>
        <w:t>Visitor Log #11, Aug 29, 1953 to Feb 1, 1954</w:t>
      </w:r>
    </w:p>
    <w:p w14:paraId="23734F37" w14:textId="3DBAB514" w:rsidR="006E259E" w:rsidRDefault="003D34AE" w:rsidP="006E259E">
      <w:r>
        <w:t>Visitor Log #1, Nov 20, 1951 to Jun 29, 1952</w:t>
      </w:r>
    </w:p>
    <w:p w14:paraId="2133F2A9" w14:textId="73B97C3A" w:rsidR="003D34AE" w:rsidRDefault="003D34AE" w:rsidP="003D34AE">
      <w:r>
        <w:t>Visitor Log #2, Jun 30, 1952 to Oct 6, 1952</w:t>
      </w:r>
    </w:p>
    <w:p w14:paraId="3A2C46EC" w14:textId="6D4B89B2" w:rsidR="003D34AE" w:rsidRDefault="003D34AE" w:rsidP="003D34AE">
      <w:r>
        <w:t>Visitor Log #3, Oct 6, 1952 to Apr 3, 1953</w:t>
      </w:r>
    </w:p>
    <w:p w14:paraId="3F6E6F51" w14:textId="3D81A1A0" w:rsidR="00A0733D" w:rsidRDefault="00A0733D" w:rsidP="00A0733D">
      <w:r>
        <w:t xml:space="preserve">Visitor Log #4, Apr 4, 1953 to Sep 27, 1954 (Apr 11, 1953: Ned LENSON, </w:t>
      </w:r>
      <w:proofErr w:type="spellStart"/>
      <w:r>
        <w:t>Mgr</w:t>
      </w:r>
      <w:proofErr w:type="spellEnd"/>
      <w:r>
        <w:t>, 9:00 am to 9:30 AM was the only visitor!)</w:t>
      </w:r>
    </w:p>
    <w:p w14:paraId="31224773" w14:textId="2011F970" w:rsidR="00A0733D" w:rsidRDefault="00A0733D" w:rsidP="00A0733D">
      <w:r>
        <w:t>[and I stopped winding at this point</w:t>
      </w:r>
      <w:r w:rsidR="005A5F95">
        <w:t>, but this was most of the way through the reel]</w:t>
      </w:r>
    </w:p>
    <w:p w14:paraId="67CB5243" w14:textId="77777777" w:rsidR="00592B67" w:rsidRDefault="00592B67" w:rsidP="00A0733D"/>
    <w:p w14:paraId="24A1498B" w14:textId="77777777" w:rsidR="003D34AE" w:rsidRDefault="003D34AE" w:rsidP="006E259E"/>
    <w:p w14:paraId="2976C969" w14:textId="085FD5A4" w:rsidR="005D7C22" w:rsidRDefault="005D7C22" w:rsidP="005D7C22">
      <w:pPr>
        <w:pStyle w:val="Heading4"/>
      </w:pPr>
      <w:r>
        <w:t>Microfilm: Collection MC665, Series XVI, Reel 32</w:t>
      </w:r>
    </w:p>
    <w:p w14:paraId="68EBE1AC" w14:textId="1F286628" w:rsidR="00795E7E" w:rsidRPr="00795E7E" w:rsidRDefault="00795E7E" w:rsidP="00795E7E">
      <w:r>
        <w:t>[Archive Reel 32 doesn’t seem to be in the MITRE CD collection]</w:t>
      </w:r>
    </w:p>
    <w:p w14:paraId="4D197AD7" w14:textId="77777777" w:rsidR="005D7C22" w:rsidRPr="003D34AE" w:rsidRDefault="005D7C22" w:rsidP="005D7C22">
      <w:r>
        <w:t>These are all images of hand-written visitor logs, i.e., the book kept at the reception desk to sign visitors into the building.</w:t>
      </w:r>
    </w:p>
    <w:p w14:paraId="210F8DB8" w14:textId="1AA52A0C" w:rsidR="006E259E" w:rsidRDefault="005D7C22" w:rsidP="006F748E">
      <w:r>
        <w:t>Whittemore Visitor Log #4, Apr 3, 1953 to Sep 27, 1953</w:t>
      </w:r>
    </w:p>
    <w:p w14:paraId="4D4AC31C" w14:textId="764FB1D0" w:rsidR="005D7C22" w:rsidRDefault="005D7C22" w:rsidP="006F748E">
      <w:r>
        <w:t>[And I’m not winding through the rest of this reel]</w:t>
      </w:r>
    </w:p>
    <w:p w14:paraId="55F8C40A" w14:textId="77777777" w:rsidR="005D7C22" w:rsidRDefault="005D7C22" w:rsidP="006F748E"/>
    <w:p w14:paraId="04AFAEF5" w14:textId="05958104" w:rsidR="006F748E" w:rsidRDefault="006F748E" w:rsidP="00B16D0F">
      <w:pPr>
        <w:pStyle w:val="Heading4"/>
      </w:pPr>
      <w:r>
        <w:t>Microfilm: Collection MC665, Series XVI, Reel 33</w:t>
      </w:r>
    </w:p>
    <w:p w14:paraId="68E6CCE6" w14:textId="77777777" w:rsidR="00795E7E" w:rsidRDefault="00795E7E" w:rsidP="00795E7E">
      <w:r>
        <w:t>The MITRE CD collection lists this material as Reel 31 (not 33)</w:t>
      </w:r>
    </w:p>
    <w:p w14:paraId="5383231C" w14:textId="77777777" w:rsidR="00795E7E" w:rsidRPr="00795E7E" w:rsidRDefault="00795E7E" w:rsidP="00795E7E"/>
    <w:p w14:paraId="5DB9DCD7" w14:textId="3684DB01" w:rsidR="006F748E" w:rsidRDefault="00B16D0F" w:rsidP="006F748E">
      <w:r>
        <w:t>Computation Notebook – David R Brown, starting Oct 22, 1953</w:t>
      </w:r>
    </w:p>
    <w:p w14:paraId="21D293ED" w14:textId="00972EE5" w:rsidR="00B16D0F" w:rsidRDefault="00B16D0F" w:rsidP="006F748E">
      <w:r>
        <w:t>(The film is a negative image, showing white handwriting on a black background)</w:t>
      </w:r>
    </w:p>
    <w:p w14:paraId="42EEAEAE" w14:textId="1FD1DC2B" w:rsidR="00B16D0F" w:rsidRDefault="00602B02" w:rsidP="006F748E">
      <w:r>
        <w:t>Daily notes – combination of work on WW-I 1K core planes measurement and debug, plus meeting notes.  Also notes from XD-1 and Poughkeepsie discussions.</w:t>
      </w:r>
    </w:p>
    <w:p w14:paraId="50F82AA6" w14:textId="78DCF9AA" w:rsidR="00602B02" w:rsidRDefault="00602B02" w:rsidP="006F748E">
      <w:r>
        <w:t>Jan 20, 1954 - Some tests on a 4K plane</w:t>
      </w:r>
    </w:p>
    <w:p w14:paraId="05653E29" w14:textId="3A1D8795" w:rsidR="006F748E" w:rsidRDefault="006F748E" w:rsidP="006F748E"/>
    <w:p w14:paraId="5764698C" w14:textId="0860CF43" w:rsidR="00D65CF9" w:rsidRDefault="00D65CF9" w:rsidP="00D65CF9">
      <w:r w:rsidRPr="000E0313">
        <w:rPr>
          <w:b/>
          <w:bCs/>
        </w:rPr>
        <w:t>Computation Notebook – David R Brown</w:t>
      </w:r>
      <w:r>
        <w:t>, starting Sep 20, 1951</w:t>
      </w:r>
    </w:p>
    <w:p w14:paraId="19E73EE4" w14:textId="6AA779E3" w:rsidR="00D65CF9" w:rsidRDefault="00D65CF9" w:rsidP="006F748E">
      <w:r>
        <w:t>Magnetic Core Meetings</w:t>
      </w:r>
      <w:r w:rsidR="00204EB7">
        <w:t>… all about core dimensions, ceramic, H-B curves, plus logistics on receiving and testing core samples.</w:t>
      </w:r>
      <w:r w:rsidR="00E1494D">
        <w:t xml:space="preserve">  The notebook ends with a hand-written index of all the meetings (!!), giving the page number in the notebook.  The index itself covers quite a few pages at the end of the </w:t>
      </w:r>
      <w:proofErr w:type="gramStart"/>
      <w:r w:rsidR="00E1494D">
        <w:t>165 page</w:t>
      </w:r>
      <w:proofErr w:type="gramEnd"/>
      <w:r w:rsidR="00E1494D">
        <w:t xml:space="preserve"> notebook.</w:t>
      </w:r>
    </w:p>
    <w:p w14:paraId="19C09F2F" w14:textId="56E5D0C4" w:rsidR="00E1494D" w:rsidRDefault="00E1494D" w:rsidP="00E1494D">
      <w:r w:rsidRPr="000E0313">
        <w:rPr>
          <w:b/>
          <w:bCs/>
        </w:rPr>
        <w:t>Computation Notebook – David R Brown</w:t>
      </w:r>
      <w:r>
        <w:t>, starting Mar 21, 1952, “General Ceramics”</w:t>
      </w:r>
    </w:p>
    <w:p w14:paraId="4986CB71" w14:textId="3D238B0D" w:rsidR="00E1494D" w:rsidRDefault="00E1494D" w:rsidP="00E1494D">
      <w:r>
        <w:t>Pulse Tests</w:t>
      </w:r>
      <w:r w:rsidR="000E0313">
        <w:t>, i.e., measurements of properties of cores</w:t>
      </w:r>
    </w:p>
    <w:p w14:paraId="5F69F360" w14:textId="5FB046F4" w:rsidR="00E1494D" w:rsidRDefault="00E1494D" w:rsidP="00E1494D">
      <w:r>
        <w:t>Group Leader’s Meeting, Apr 7, 1952</w:t>
      </w:r>
      <w:r w:rsidR="000E0313">
        <w:t>, and others through Apr 6, 1953 – hand-written minutes for Group Leader Meetings</w:t>
      </w:r>
    </w:p>
    <w:p w14:paraId="55F9DDC5" w14:textId="1C051B06" w:rsidR="000E0313" w:rsidRDefault="000E0313" w:rsidP="000E0313">
      <w:r w:rsidRPr="000E0313">
        <w:rPr>
          <w:b/>
          <w:bCs/>
        </w:rPr>
        <w:t>Computation Notebook – David R Brown</w:t>
      </w:r>
      <w:r>
        <w:t>, starting Sep 25, 1952</w:t>
      </w:r>
    </w:p>
    <w:p w14:paraId="63829AB4" w14:textId="77777777" w:rsidR="000E0313" w:rsidRDefault="000E0313" w:rsidP="00E1494D"/>
    <w:p w14:paraId="6230137D" w14:textId="36990AB8" w:rsidR="00512104" w:rsidRDefault="00512104" w:rsidP="00512104">
      <w:r w:rsidRPr="000E0313">
        <w:rPr>
          <w:b/>
          <w:bCs/>
        </w:rPr>
        <w:t>Computation Notebook – David R Brown</w:t>
      </w:r>
      <w:r>
        <w:t>, starting Mar 31, 1953 to Oct 14, 1953</w:t>
      </w:r>
    </w:p>
    <w:p w14:paraId="034D6ADE" w14:textId="3D66A71D" w:rsidR="00E1494D" w:rsidRDefault="00E1494D" w:rsidP="00E1494D"/>
    <w:p w14:paraId="4EF09219" w14:textId="77777777" w:rsidR="008B6EC8" w:rsidRDefault="008B6EC8" w:rsidP="00E1494D"/>
    <w:p w14:paraId="4977E50C" w14:textId="2EF8F06C" w:rsidR="002E002F" w:rsidRDefault="002E002F" w:rsidP="002E002F">
      <w:pPr>
        <w:pStyle w:val="Heading4"/>
      </w:pPr>
      <w:r>
        <w:t>Microfilm: Collection MC665, Series XVI, Reel 34</w:t>
      </w:r>
    </w:p>
    <w:p w14:paraId="79D67647" w14:textId="77777777" w:rsidR="00795E7E" w:rsidRDefault="00795E7E" w:rsidP="00795E7E">
      <w:r>
        <w:t>The MITRE CD collection lists this material as Reel 32 (not 34)</w:t>
      </w:r>
    </w:p>
    <w:p w14:paraId="1F2C1962" w14:textId="77777777" w:rsidR="00795E7E" w:rsidRPr="00795E7E" w:rsidRDefault="00795E7E" w:rsidP="00795E7E"/>
    <w:p w14:paraId="00236F49" w14:textId="27B2889B" w:rsidR="002E002F" w:rsidRPr="002E002F" w:rsidRDefault="002E002F" w:rsidP="002E002F">
      <w:pPr>
        <w:rPr>
          <w:b/>
          <w:bCs/>
        </w:rPr>
      </w:pPr>
      <w:r w:rsidRPr="002E002F">
        <w:rPr>
          <w:b/>
          <w:bCs/>
        </w:rPr>
        <w:t>Recent Advances in Coincident Current Magnetic Memory Techniques</w:t>
      </w:r>
    </w:p>
    <w:p w14:paraId="072F7495" w14:textId="43E25992" w:rsidR="002E002F" w:rsidRDefault="002E002F" w:rsidP="002E002F">
      <w:r>
        <w:t>International Telemeter Corporation, 2000 Stoner Ave, Los Angeles</w:t>
      </w:r>
    </w:p>
    <w:p w14:paraId="5D931A37" w14:textId="18298EB5" w:rsidR="002E002F" w:rsidRDefault="002E002F" w:rsidP="002E002F">
      <w:r>
        <w:t>No date</w:t>
      </w:r>
    </w:p>
    <w:p w14:paraId="0D547DC3" w14:textId="225069F6" w:rsidR="002E002F" w:rsidRDefault="002E002F" w:rsidP="002E002F">
      <w:r>
        <w:t>Looks like a company “white paper” report; well-produced, typewritten with figures.  About core materials and memory systems, I think.</w:t>
      </w:r>
    </w:p>
    <w:p w14:paraId="01FDBA31" w14:textId="7DDCA9A3" w:rsidR="002E002F" w:rsidRDefault="002E002F" w:rsidP="002E002F"/>
    <w:p w14:paraId="1564C922" w14:textId="40452AA8" w:rsidR="002E002F" w:rsidRDefault="002E002F" w:rsidP="002E002F">
      <w:r w:rsidRPr="000E0313">
        <w:rPr>
          <w:b/>
          <w:bCs/>
        </w:rPr>
        <w:t xml:space="preserve">Computation Notebook – </w:t>
      </w:r>
      <w:r>
        <w:rPr>
          <w:b/>
          <w:bCs/>
        </w:rPr>
        <w:t>Rollin P. Mayer, Whirlwind-II Preliminary Ideas</w:t>
      </w:r>
      <w:r>
        <w:t xml:space="preserve">, starting Mar 7, 1952 </w:t>
      </w:r>
    </w:p>
    <w:p w14:paraId="3882407B" w14:textId="23618A04" w:rsidR="00B71DDC" w:rsidRDefault="00B71DDC" w:rsidP="002E002F">
      <w:r>
        <w:t>Looks like a hand-written draft for a report, i.e. written out in prose, with figures, but many crossings-out and editorial markup.</w:t>
      </w:r>
      <w:r w:rsidR="00964D48">
        <w:t xml:space="preserve">  The notebook cover page says WW-II, but the text is about WW-1½, which I </w:t>
      </w:r>
      <w:r w:rsidR="00964D48" w:rsidRPr="00964D48">
        <w:rPr>
          <w:i/>
          <w:iCs/>
        </w:rPr>
        <w:t>think</w:t>
      </w:r>
      <w:r w:rsidR="00964D48">
        <w:t xml:space="preserve"> turned into MTC. </w:t>
      </w:r>
    </w:p>
    <w:p w14:paraId="6FF891C5" w14:textId="3A881418" w:rsidR="00964D48" w:rsidRDefault="00964D48" w:rsidP="002E002F">
      <w:r>
        <w:t>Seems to contain notes on programming, i.e., scraps of code, in an unfamiliar notation that might actually represent dataflow through registers, etc.</w:t>
      </w:r>
    </w:p>
    <w:p w14:paraId="2629606D" w14:textId="2DA62B45" w:rsidR="002B3136" w:rsidRDefault="002B3136" w:rsidP="002B3136"/>
    <w:p w14:paraId="5AD6BDEC" w14:textId="7E8D8BF9" w:rsidR="008B6EC8" w:rsidRDefault="008B6EC8" w:rsidP="002B3136">
      <w:r>
        <w:t>Famous Last Words:</w:t>
      </w:r>
    </w:p>
    <w:p w14:paraId="1C650C4B" w14:textId="77777777" w:rsidR="002B3136" w:rsidRPr="002E002F" w:rsidRDefault="002B3136" w:rsidP="008B6EC8">
      <w:pPr>
        <w:ind w:left="720"/>
      </w:pPr>
      <w:r>
        <w:t>“</w:t>
      </w:r>
      <w:r w:rsidRPr="00B71DDC">
        <w:rPr>
          <w:i/>
          <w:iCs/>
          <w:color w:val="31849B" w:themeColor="accent5" w:themeShade="BF"/>
        </w:rPr>
        <w:t>Since WW 1½ is not going to be particularly fast or easy to program, we should not worry too much about saving time or programming complexity</w:t>
      </w:r>
      <w:r>
        <w:t>.”</w:t>
      </w:r>
    </w:p>
    <w:p w14:paraId="5BA23E92" w14:textId="77777777" w:rsidR="008B6EC8" w:rsidRDefault="008B6EC8" w:rsidP="002E002F"/>
    <w:p w14:paraId="6C41D0E4" w14:textId="77777777" w:rsidR="00F97AF7" w:rsidRDefault="00F97AF7" w:rsidP="00F97AF7">
      <w:r w:rsidRPr="000E0313">
        <w:rPr>
          <w:b/>
          <w:bCs/>
        </w:rPr>
        <w:t xml:space="preserve">Computation Notebook – </w:t>
      </w:r>
      <w:r>
        <w:rPr>
          <w:b/>
          <w:bCs/>
        </w:rPr>
        <w:t>Robert Everett, Block Diagrams</w:t>
      </w:r>
      <w:r>
        <w:t>, starting Oct 2, 1949</w:t>
      </w:r>
    </w:p>
    <w:p w14:paraId="1F94D18E" w14:textId="77777777" w:rsidR="003A545D" w:rsidRDefault="00F97AF7" w:rsidP="00F97AF7">
      <w:r>
        <w:t>[this book could be tough sledding; Everett has an ornate long-hand style]</w:t>
      </w:r>
    </w:p>
    <w:p w14:paraId="52B2EFFF" w14:textId="7D451880" w:rsidR="00F97AF7" w:rsidRDefault="003A545D" w:rsidP="00F97AF7">
      <w:r>
        <w:t>“Checking Typewriter”</w:t>
      </w:r>
      <w:r w:rsidR="00F97AF7">
        <w:t xml:space="preserve"> </w:t>
      </w:r>
      <w:r>
        <w:t>– some kind of machine that reads tapes, has relays and switches, and punches new, ‘corrected’ tapes.</w:t>
      </w:r>
    </w:p>
    <w:p w14:paraId="5EC9E99F" w14:textId="6C2118EA" w:rsidR="003A545D" w:rsidRDefault="003A545D" w:rsidP="00F97AF7">
      <w:r>
        <w:t xml:space="preserve">Pg 126 gives a block diagram of a computer(?) with separate Order Memory and Number Memory, plus the usual registers; PC, AR, AC, BR; </w:t>
      </w:r>
      <w:proofErr w:type="spellStart"/>
      <w:r>
        <w:t>pg</w:t>
      </w:r>
      <w:proofErr w:type="spellEnd"/>
      <w:r>
        <w:t xml:space="preserve"> 125 has a question “How valuable is Order Memory”, i.e., implying a questioning of the von-Neumann orthodoxy.</w:t>
      </w:r>
    </w:p>
    <w:p w14:paraId="4CFD6836" w14:textId="2572D1C9" w:rsidR="00F97AF7" w:rsidRDefault="00F97AF7" w:rsidP="002E002F"/>
    <w:p w14:paraId="34D77A34" w14:textId="77777777" w:rsidR="002E002F" w:rsidRDefault="002E002F" w:rsidP="00E1494D"/>
    <w:p w14:paraId="2AA29A4B" w14:textId="7A31AB59" w:rsidR="005A5F95" w:rsidRDefault="005A5F95" w:rsidP="005A5F95">
      <w:pPr>
        <w:pStyle w:val="Heading4"/>
      </w:pPr>
      <w:r>
        <w:t>Microfilm: Collection MC665, Series XVI, Reel 35</w:t>
      </w:r>
    </w:p>
    <w:p w14:paraId="0CB5061B" w14:textId="77777777" w:rsidR="00795E7E" w:rsidRDefault="00795E7E" w:rsidP="00795E7E">
      <w:r>
        <w:t>The MITRE CD collection lists this material as Reel 33 (not 35)</w:t>
      </w:r>
    </w:p>
    <w:p w14:paraId="5E876EDD" w14:textId="77777777" w:rsidR="00795E7E" w:rsidRPr="00795E7E" w:rsidRDefault="00795E7E" w:rsidP="00795E7E"/>
    <w:p w14:paraId="7BA815D2" w14:textId="24C6F345" w:rsidR="005A5F95" w:rsidRDefault="005A5F95" w:rsidP="005A5F95">
      <w:r>
        <w:t>M. K. Haynes, Aug 28, 1953</w:t>
      </w:r>
    </w:p>
    <w:p w14:paraId="7F6F5DC0" w14:textId="395B6ACA" w:rsidR="005A5F95" w:rsidRDefault="005A5F95" w:rsidP="005A5F95">
      <w:r w:rsidRPr="00D77C92">
        <w:rPr>
          <w:b/>
          <w:bCs/>
        </w:rPr>
        <w:t>Technical Report to the Office of Naval Research</w:t>
      </w:r>
      <w:r>
        <w:t>, Contract N6ori-71 Task Order XXIV (?)</w:t>
      </w:r>
    </w:p>
    <w:p w14:paraId="031C996F" w14:textId="49A73314" w:rsidR="005A5F95" w:rsidRDefault="005A5F95" w:rsidP="005A5F95">
      <w:r>
        <w:t>Project ONR NR 048 094</w:t>
      </w:r>
    </w:p>
    <w:p w14:paraId="2E5F5F95" w14:textId="5807AE44" w:rsidR="005A5F95" w:rsidRDefault="005A5F95" w:rsidP="005A5F95">
      <w:r>
        <w:t>Electronic Digital Computer University Research Board, University of Illinois, Urbana, Illinois</w:t>
      </w:r>
    </w:p>
    <w:p w14:paraId="39B5536D" w14:textId="2411D81D" w:rsidR="005A5F95" w:rsidRDefault="00435542" w:rsidP="005A5F95">
      <w:r>
        <w:t xml:space="preserve">This technical report describes techniques to build computational devices out of </w:t>
      </w:r>
      <w:proofErr w:type="spellStart"/>
      <w:r>
        <w:t>DeltaMax</w:t>
      </w:r>
      <w:proofErr w:type="spellEnd"/>
      <w:r>
        <w:t xml:space="preserve"> magnetic cores, as a means to reduce the number of vacuum tubes and cut the power consumption.  The result of the study was an arithmetic unit with fifteen vacuum tubes and 16 cores per bit of ALU.</w:t>
      </w:r>
    </w:p>
    <w:p w14:paraId="5B9C9013" w14:textId="55076E02" w:rsidR="00435542" w:rsidRDefault="00AF1EB6" w:rsidP="005A5F95">
      <w:r>
        <w:t>They predict (measure?) a</w:t>
      </w:r>
      <w:r w:rsidR="00D77C92">
        <w:t>bout 10 msec to multiply two 40-bit numbers.</w:t>
      </w:r>
    </w:p>
    <w:p w14:paraId="56A554D9" w14:textId="2FCAF07B" w:rsidR="00D77C92" w:rsidRDefault="00D77C92" w:rsidP="005A5F95">
      <w:r>
        <w:lastRenderedPageBreak/>
        <w:t>68 pages</w:t>
      </w:r>
    </w:p>
    <w:p w14:paraId="177864E5" w14:textId="00C36BBE" w:rsidR="00D77C92" w:rsidRDefault="00D77C92" w:rsidP="005A5F95"/>
    <w:p w14:paraId="1792560C" w14:textId="330C0BB2" w:rsidR="00D77C92" w:rsidRDefault="00D77C92" w:rsidP="00D77C92">
      <w:r w:rsidRPr="000E0313">
        <w:rPr>
          <w:b/>
          <w:bCs/>
        </w:rPr>
        <w:t xml:space="preserve">Computation Notebook – </w:t>
      </w:r>
      <w:r>
        <w:rPr>
          <w:b/>
          <w:bCs/>
        </w:rPr>
        <w:t>L. C Sanford</w:t>
      </w:r>
      <w:r>
        <w:t xml:space="preserve">, starting Oct 1, 1947 </w:t>
      </w:r>
    </w:p>
    <w:p w14:paraId="70298580" w14:textId="5A185F39" w:rsidR="00D77C92" w:rsidRDefault="00D77C92" w:rsidP="00D77C92">
      <w:r>
        <w:t xml:space="preserve">Hand-written index of </w:t>
      </w:r>
      <w:r w:rsidRPr="00AF1EB6">
        <w:rPr>
          <w:b/>
          <w:bCs/>
        </w:rPr>
        <w:t>photographs by L. C. Sanford</w:t>
      </w:r>
      <w:r>
        <w:t>, Photographer</w:t>
      </w:r>
    </w:p>
    <w:p w14:paraId="5197C872" w14:textId="77777777" w:rsidR="00FF46ED" w:rsidRDefault="00D77C92" w:rsidP="00D77C92">
      <w:r>
        <w:t>Each entry includes date, photo number, description</w:t>
      </w:r>
      <w:r w:rsidR="00FF46ED">
        <w:t xml:space="preserve">, e.g. </w:t>
      </w:r>
    </w:p>
    <w:p w14:paraId="7409ECDE" w14:textId="798A8185" w:rsidR="00D77C92" w:rsidRDefault="00FF46ED" w:rsidP="00FF46ED">
      <w:pPr>
        <w:ind w:firstLine="720"/>
      </w:pPr>
      <w:r>
        <w:t>“FB-292 Lecture Room, Showing Engineers’ Faces”</w:t>
      </w:r>
    </w:p>
    <w:p w14:paraId="6408F8E1" w14:textId="39EB9E33" w:rsidR="00D77C92" w:rsidRDefault="00FF46ED" w:rsidP="005A5F95">
      <w:r>
        <w:t>Many have drafting-room numbers, e.g. A-30397, so I’m guessing these are viewgraph negatives.</w:t>
      </w:r>
    </w:p>
    <w:p w14:paraId="1F20EBC9" w14:textId="6F3887AD" w:rsidR="00FF46ED" w:rsidRDefault="00D55965" w:rsidP="005A5F95">
      <w:r>
        <w:t xml:space="preserve">Photo numbers seem sequential and go as high as F-3865 on </w:t>
      </w:r>
      <w:proofErr w:type="spellStart"/>
      <w:r>
        <w:t>pg</w:t>
      </w:r>
      <w:proofErr w:type="spellEnd"/>
      <w:r>
        <w:t xml:space="preserve"> 100, F4979 on </w:t>
      </w:r>
      <w:proofErr w:type="spellStart"/>
      <w:r>
        <w:t>pg</w:t>
      </w:r>
      <w:proofErr w:type="spellEnd"/>
      <w:r>
        <w:t xml:space="preserve"> 139</w:t>
      </w:r>
    </w:p>
    <w:p w14:paraId="778CA5ED" w14:textId="328B9996" w:rsidR="00D55965" w:rsidRDefault="00D55965" w:rsidP="005A5F95">
      <w:r>
        <w:t>Many other notes on photo and film technique interspersed.</w:t>
      </w:r>
    </w:p>
    <w:p w14:paraId="75AD39D6" w14:textId="14B08FDD" w:rsidR="00D55965" w:rsidRDefault="002B71E3" w:rsidP="005A5F95">
      <w:r>
        <w:t>[this may be the source for the MITRE photo index, “</w:t>
      </w:r>
      <w:r w:rsidRPr="002B71E3">
        <w:t>MITRE-Legacy Negative Collection</w:t>
      </w:r>
      <w:r>
        <w:t>.xlsx”]</w:t>
      </w:r>
    </w:p>
    <w:p w14:paraId="79B92E88" w14:textId="59E2011B" w:rsidR="00D77C92" w:rsidRPr="005A5F95" w:rsidRDefault="00E6170C" w:rsidP="005A5F95">
      <w:r>
        <w:t>[spurious note – Doc 6L-293 Group Leaders Meeting 28 Jan 1957 lists the resignation of one Lloyd Sanford, but doesn’t say what said Sanford’s job was]</w:t>
      </w:r>
    </w:p>
    <w:p w14:paraId="41271EC1" w14:textId="77777777" w:rsidR="00E1494D" w:rsidRDefault="00E1494D" w:rsidP="006F748E"/>
    <w:p w14:paraId="5185E5C2" w14:textId="77777777" w:rsidR="00D65CF9" w:rsidRPr="006F748E" w:rsidRDefault="00D65CF9" w:rsidP="006F748E"/>
    <w:p w14:paraId="2C837609" w14:textId="1E2AA9C7" w:rsidR="00883C6D" w:rsidRDefault="00CF6F90" w:rsidP="00883C6D">
      <w:pPr>
        <w:pStyle w:val="Heading2"/>
      </w:pPr>
      <w:bookmarkStart w:id="93" w:name="_Toc193914368"/>
      <w:r>
        <w:t xml:space="preserve">MIT </w:t>
      </w:r>
      <w:r w:rsidR="00883C6D">
        <w:t>Archive Visit, Jun 9, 2022</w:t>
      </w:r>
      <w:r w:rsidR="00427139">
        <w:t>, Jun 17, 2022</w:t>
      </w:r>
      <w:bookmarkEnd w:id="93"/>
    </w:p>
    <w:p w14:paraId="5A0381B1" w14:textId="44F905EC" w:rsidR="00883C6D" w:rsidRDefault="00883C6D" w:rsidP="00883C6D">
      <w:r>
        <w:t xml:space="preserve">This visit </w:t>
      </w:r>
      <w:r w:rsidR="00A16C24">
        <w:t>was made</w:t>
      </w:r>
      <w:r>
        <w:t xml:space="preserve"> to</w:t>
      </w:r>
      <w:r w:rsidR="00A16C24">
        <w:t>:</w:t>
      </w:r>
      <w:r>
        <w:t xml:space="preserve"> </w:t>
      </w:r>
    </w:p>
    <w:p w14:paraId="0023E3A7" w14:textId="7F898136" w:rsidR="00883C6D" w:rsidRDefault="00883C6D" w:rsidP="00883C6D">
      <w:pPr>
        <w:pStyle w:val="ListParagraph"/>
        <w:numPr>
          <w:ilvl w:val="0"/>
          <w:numId w:val="10"/>
        </w:numPr>
      </w:pPr>
      <w:r>
        <w:t>Check to see if there are reports in the paper archive that are not on film or Dome</w:t>
      </w:r>
    </w:p>
    <w:p w14:paraId="592EF0D9" w14:textId="1FB478B2" w:rsidR="00883C6D" w:rsidRDefault="00883C6D" w:rsidP="00883C6D">
      <w:pPr>
        <w:pStyle w:val="ListParagraph"/>
        <w:numPr>
          <w:ilvl w:val="0"/>
          <w:numId w:val="10"/>
        </w:numPr>
      </w:pPr>
      <w:r>
        <w:t xml:space="preserve">See if there’s any rhyme or reason detectable on how to locate drawings on the drafting </w:t>
      </w:r>
      <w:proofErr w:type="spellStart"/>
      <w:r>
        <w:t>dep’t</w:t>
      </w:r>
      <w:proofErr w:type="spellEnd"/>
      <w:r>
        <w:t xml:space="preserve"> microfilm</w:t>
      </w:r>
    </w:p>
    <w:p w14:paraId="69871309" w14:textId="719410F8" w:rsidR="00F35CA5" w:rsidRDefault="00F35CA5" w:rsidP="00F35CA5">
      <w:r>
        <w:t>None of the following is a complete listing of what’s in any of the boxes – I just sampled enough to develop a guess for what’s in the series, in addition to looking for a couple specific documents.</w:t>
      </w:r>
    </w:p>
    <w:p w14:paraId="585BDB59" w14:textId="1F3A33C1" w:rsidR="00427139" w:rsidRDefault="00427139" w:rsidP="00427139">
      <w:pPr>
        <w:pStyle w:val="Heading3"/>
      </w:pPr>
      <w:bookmarkStart w:id="94" w:name="_Toc193914369"/>
      <w:r>
        <w:t>Paper Records, Jun 9, 2022</w:t>
      </w:r>
      <w:bookmarkEnd w:id="94"/>
    </w:p>
    <w:p w14:paraId="0BAEC359" w14:textId="27D537CC" w:rsidR="00883C6D" w:rsidRDefault="008272CB" w:rsidP="008272CB">
      <w:pPr>
        <w:pStyle w:val="Heading4"/>
      </w:pPr>
      <w:r>
        <w:t>MC-0665 Series 21 Box 6</w:t>
      </w:r>
    </w:p>
    <w:p w14:paraId="39CA4562" w14:textId="630D4A42" w:rsidR="00697106" w:rsidRDefault="005C4443" w:rsidP="00697106">
      <w:r>
        <w:t>Some of the m</w:t>
      </w:r>
      <w:r w:rsidR="00697106">
        <w:t>aterial in Box 6 is “original” mimeograph, not xerox-of-xerox</w:t>
      </w:r>
      <w:r>
        <w:t>; most of the docs are very clean, i.e., either good mimeograph or good xerox copies.</w:t>
      </w:r>
    </w:p>
    <w:p w14:paraId="2F9FBF26" w14:textId="77777777" w:rsidR="00697106" w:rsidRPr="00697106" w:rsidRDefault="00697106" w:rsidP="00697106"/>
    <w:p w14:paraId="2502BB0E" w14:textId="5D887246" w:rsidR="008272CB" w:rsidRDefault="00697106" w:rsidP="00883C6D">
      <w:r>
        <w:t>Unless marked as [D]</w:t>
      </w:r>
      <w:r w:rsidR="004118D2">
        <w:t xml:space="preserve"> </w:t>
      </w:r>
      <w:r w:rsidR="00A16C24">
        <w:t>(</w:t>
      </w:r>
      <w:r w:rsidR="004118D2">
        <w:t>for Dome) or [S] (for Smithsonian)</w:t>
      </w:r>
      <w:r>
        <w:t xml:space="preserve">, these docs are </w:t>
      </w:r>
      <w:r w:rsidRPr="004118D2">
        <w:rPr>
          <w:i/>
          <w:iCs/>
        </w:rPr>
        <w:t>n</w:t>
      </w:r>
      <w:r w:rsidR="008272CB" w:rsidRPr="004118D2">
        <w:rPr>
          <w:i/>
          <w:iCs/>
        </w:rPr>
        <w:t>ot</w:t>
      </w:r>
      <w:r w:rsidR="008272CB">
        <w:t xml:space="preserve"> in Guy’s index/spreadsheet</w:t>
      </w:r>
      <w:r w:rsidR="004118D2">
        <w:t xml:space="preserve"> (i.e., not on microfilm, in Dome, at the Smithsonian or on </w:t>
      </w:r>
      <w:proofErr w:type="spellStart"/>
      <w:r w:rsidR="004118D2">
        <w:t>Bitsavers</w:t>
      </w:r>
      <w:proofErr w:type="spellEnd"/>
      <w:r w:rsidR="004118D2">
        <w:t>)</w:t>
      </w:r>
      <w:r w:rsidR="008272CB">
        <w:t>:</w:t>
      </w:r>
    </w:p>
    <w:p w14:paraId="6E186446" w14:textId="52EFF700" w:rsidR="00883C6D" w:rsidRDefault="004118D2" w:rsidP="008272CB">
      <w:pPr>
        <w:pStyle w:val="ListParagraph"/>
        <w:numPr>
          <w:ilvl w:val="0"/>
          <w:numId w:val="10"/>
        </w:numPr>
      </w:pPr>
      <w:r>
        <w:t xml:space="preserve">[S] </w:t>
      </w:r>
      <w:r w:rsidR="008272CB">
        <w:t xml:space="preserve">M-992 </w:t>
      </w:r>
      <w:r w:rsidR="00697106">
        <w:t>–</w:t>
      </w:r>
      <w:r w:rsidR="008272CB">
        <w:t xml:space="preserve"> </w:t>
      </w:r>
      <w:r w:rsidR="00697106">
        <w:t>Storage Tube Report – Feb 28, 1950</w:t>
      </w:r>
    </w:p>
    <w:p w14:paraId="57C8FBB7" w14:textId="5D9EBC2B" w:rsidR="008272CB" w:rsidRDefault="004118D2" w:rsidP="008272CB">
      <w:pPr>
        <w:pStyle w:val="ListParagraph"/>
        <w:numPr>
          <w:ilvl w:val="0"/>
          <w:numId w:val="10"/>
        </w:numPr>
      </w:pPr>
      <w:r>
        <w:t xml:space="preserve">[D] </w:t>
      </w:r>
      <w:r w:rsidR="008272CB">
        <w:t xml:space="preserve">M-993 – </w:t>
      </w:r>
      <w:r>
        <w:t>Personnel List</w:t>
      </w:r>
    </w:p>
    <w:p w14:paraId="54564083" w14:textId="2DA5AA91" w:rsidR="008272CB" w:rsidRDefault="008272CB" w:rsidP="008272CB">
      <w:pPr>
        <w:pStyle w:val="ListParagraph"/>
        <w:numPr>
          <w:ilvl w:val="0"/>
          <w:numId w:val="10"/>
        </w:numPr>
      </w:pPr>
      <w:r>
        <w:t>M-995 - Thesis report</w:t>
      </w:r>
    </w:p>
    <w:p w14:paraId="478D5A90" w14:textId="12F33B50" w:rsidR="004118D2" w:rsidRDefault="004118D2" w:rsidP="008272CB">
      <w:pPr>
        <w:pStyle w:val="ListParagraph"/>
        <w:numPr>
          <w:ilvl w:val="0"/>
          <w:numId w:val="10"/>
        </w:numPr>
      </w:pPr>
      <w:r>
        <w:t>[M-996 is listed in AC006, but not in the MIT Archive]</w:t>
      </w:r>
    </w:p>
    <w:p w14:paraId="0988EC82" w14:textId="0A56880D" w:rsidR="008272CB" w:rsidRDefault="004118D2" w:rsidP="008272CB">
      <w:pPr>
        <w:pStyle w:val="ListParagraph"/>
        <w:numPr>
          <w:ilvl w:val="0"/>
          <w:numId w:val="10"/>
        </w:numPr>
      </w:pPr>
      <w:r>
        <w:t xml:space="preserve">[D] </w:t>
      </w:r>
      <w:r w:rsidR="008272CB">
        <w:t>M-997 – Thesis report</w:t>
      </w:r>
      <w:r w:rsidR="008F5498">
        <w:tab/>
      </w:r>
    </w:p>
    <w:p w14:paraId="17F1BE25" w14:textId="6F8A0391" w:rsidR="008272CB" w:rsidRDefault="004118D2" w:rsidP="008272CB">
      <w:pPr>
        <w:pStyle w:val="ListParagraph"/>
        <w:numPr>
          <w:ilvl w:val="0"/>
          <w:numId w:val="10"/>
        </w:numPr>
      </w:pPr>
      <w:r>
        <w:t xml:space="preserve">[D] </w:t>
      </w:r>
      <w:r w:rsidR="008272CB">
        <w:t>M-998 – Biweekly – Mar 3, 1950</w:t>
      </w:r>
    </w:p>
    <w:p w14:paraId="043F40C9" w14:textId="65977CAD" w:rsidR="00697106" w:rsidRDefault="00697106" w:rsidP="008272CB">
      <w:pPr>
        <w:pStyle w:val="ListParagraph"/>
        <w:numPr>
          <w:ilvl w:val="0"/>
          <w:numId w:val="10"/>
        </w:numPr>
      </w:pPr>
      <w:r>
        <w:t>M-1001 – “SR-1407 Development” – Mar 7, 1950</w:t>
      </w:r>
    </w:p>
    <w:p w14:paraId="7F96EC29" w14:textId="5A2992DE" w:rsidR="00697106" w:rsidRDefault="00697106" w:rsidP="008272CB">
      <w:pPr>
        <w:pStyle w:val="ListParagraph"/>
        <w:numPr>
          <w:ilvl w:val="0"/>
          <w:numId w:val="10"/>
        </w:numPr>
      </w:pPr>
      <w:r>
        <w:t>[D] M-1004 – Biweekly Report – Mar 17, 1950</w:t>
      </w:r>
    </w:p>
    <w:p w14:paraId="07F438FA" w14:textId="5AFCB5E2" w:rsidR="00697106" w:rsidRDefault="00697106" w:rsidP="008272CB">
      <w:pPr>
        <w:pStyle w:val="ListParagraph"/>
        <w:numPr>
          <w:ilvl w:val="0"/>
          <w:numId w:val="10"/>
        </w:numPr>
      </w:pPr>
      <w:r>
        <w:t>M-1007 – Thesis Report</w:t>
      </w:r>
    </w:p>
    <w:p w14:paraId="2BDA77F8" w14:textId="61F1CFC4" w:rsidR="00697106" w:rsidRDefault="00697106" w:rsidP="008272CB">
      <w:pPr>
        <w:pStyle w:val="ListParagraph"/>
        <w:numPr>
          <w:ilvl w:val="0"/>
          <w:numId w:val="10"/>
        </w:numPr>
      </w:pPr>
      <w:r>
        <w:t>M-1010 – Scheduling of Computer Time – Mar 24, 1950</w:t>
      </w:r>
    </w:p>
    <w:p w14:paraId="6D9E479A" w14:textId="09843C04" w:rsidR="00883C6D" w:rsidRDefault="004118D2" w:rsidP="00883C6D">
      <w:r>
        <w:t>(new folder)</w:t>
      </w:r>
    </w:p>
    <w:p w14:paraId="6E4AB1F2" w14:textId="2E897EE7" w:rsidR="00B84C46" w:rsidRDefault="004118D2" w:rsidP="00B84C46">
      <w:pPr>
        <w:pStyle w:val="ListParagraph"/>
        <w:numPr>
          <w:ilvl w:val="0"/>
          <w:numId w:val="10"/>
        </w:numPr>
      </w:pPr>
      <w:r>
        <w:t xml:space="preserve">[D] </w:t>
      </w:r>
      <w:r w:rsidR="00B84C46">
        <w:t>M-1051 – Personnel List – Jun 1, 1950</w:t>
      </w:r>
    </w:p>
    <w:p w14:paraId="0030E195" w14:textId="05EA1B6A" w:rsidR="00B84C46" w:rsidRDefault="004118D2" w:rsidP="00B84C46">
      <w:pPr>
        <w:pStyle w:val="ListParagraph"/>
        <w:numPr>
          <w:ilvl w:val="0"/>
          <w:numId w:val="10"/>
        </w:numPr>
      </w:pPr>
      <w:r>
        <w:t xml:space="preserve">[S] </w:t>
      </w:r>
      <w:r w:rsidR="00B84C46">
        <w:t>M-1052-1 – May 1950 Research and Storage Tube Summary – Jun 12, 1950</w:t>
      </w:r>
    </w:p>
    <w:p w14:paraId="4798A842" w14:textId="0E6718B4" w:rsidR="00B84C46" w:rsidRDefault="00B84C46" w:rsidP="00B84C46">
      <w:pPr>
        <w:pStyle w:val="ListParagraph"/>
        <w:numPr>
          <w:ilvl w:val="0"/>
          <w:numId w:val="10"/>
        </w:numPr>
      </w:pPr>
      <w:r>
        <w:t xml:space="preserve">[D] M-1053 -- </w:t>
      </w:r>
      <w:r w:rsidRPr="00B84C46">
        <w:t>Bi-weekly Report, June 9, 1950</w:t>
      </w:r>
    </w:p>
    <w:p w14:paraId="242B7940" w14:textId="44F0EDF8" w:rsidR="00B84C46" w:rsidRDefault="00B84C46" w:rsidP="00B84C46">
      <w:pPr>
        <w:pStyle w:val="ListParagraph"/>
        <w:numPr>
          <w:ilvl w:val="0"/>
          <w:numId w:val="10"/>
        </w:numPr>
      </w:pPr>
      <w:r>
        <w:t>M-1054 – Thesis Report – Jun 9, 1950</w:t>
      </w:r>
    </w:p>
    <w:p w14:paraId="69E623D3" w14:textId="2B569176" w:rsidR="00B84C46" w:rsidRDefault="004118D2" w:rsidP="00B84C46">
      <w:pPr>
        <w:pStyle w:val="ListParagraph"/>
        <w:numPr>
          <w:ilvl w:val="0"/>
          <w:numId w:val="10"/>
        </w:numPr>
      </w:pPr>
      <w:r>
        <w:t xml:space="preserve">[D] </w:t>
      </w:r>
      <w:r w:rsidR="00B84C46">
        <w:t>M-1055 – Meeting of the Mathematical Computing Advisory Panel, Jun 8, 1950</w:t>
      </w:r>
    </w:p>
    <w:p w14:paraId="164954E4" w14:textId="65F212F9" w:rsidR="00B84C46" w:rsidRDefault="004118D2" w:rsidP="00B84C46">
      <w:pPr>
        <w:pStyle w:val="ListParagraph"/>
        <w:numPr>
          <w:ilvl w:val="0"/>
          <w:numId w:val="10"/>
        </w:numPr>
      </w:pPr>
      <w:r>
        <w:t xml:space="preserve">[S] </w:t>
      </w:r>
      <w:r w:rsidR="00B84C46">
        <w:t>M-1056 – Development of SR-1407 Vacuum Tube, Jun 20, 1950</w:t>
      </w:r>
    </w:p>
    <w:p w14:paraId="03B3EA92" w14:textId="368AF8D3" w:rsidR="00B84C46" w:rsidRDefault="00B84C46" w:rsidP="00B84C46">
      <w:pPr>
        <w:pStyle w:val="ListParagraph"/>
        <w:numPr>
          <w:ilvl w:val="0"/>
          <w:numId w:val="10"/>
        </w:numPr>
      </w:pPr>
      <w:r>
        <w:lastRenderedPageBreak/>
        <w:t xml:space="preserve">[D] M-1057 - </w:t>
      </w:r>
      <w:r w:rsidRPr="00B84C46">
        <w:t>Bi-weekly Report, June 23, 1950</w:t>
      </w:r>
    </w:p>
    <w:p w14:paraId="0C7885B5" w14:textId="26C5E52E" w:rsidR="00B84C46" w:rsidRDefault="004118D2" w:rsidP="00B84C46">
      <w:pPr>
        <w:pStyle w:val="ListParagraph"/>
        <w:numPr>
          <w:ilvl w:val="0"/>
          <w:numId w:val="10"/>
        </w:numPr>
      </w:pPr>
      <w:r>
        <w:t xml:space="preserve">[S] </w:t>
      </w:r>
      <w:r w:rsidR="00B84C46">
        <w:t>M-1058 – Staff Indoctrination Program, July 5, 1950 – (including a reading list for new staff members</w:t>
      </w:r>
      <w:r w:rsidR="002B36A2">
        <w:t>)</w:t>
      </w:r>
    </w:p>
    <w:p w14:paraId="0D92C777" w14:textId="316EA7F4" w:rsidR="002B36A2" w:rsidRPr="00742D7A" w:rsidRDefault="004118D2" w:rsidP="00B84C46">
      <w:pPr>
        <w:pStyle w:val="ListParagraph"/>
        <w:numPr>
          <w:ilvl w:val="0"/>
          <w:numId w:val="10"/>
        </w:numPr>
        <w:rPr>
          <w:color w:val="31849B" w:themeColor="accent5" w:themeShade="BF"/>
        </w:rPr>
      </w:pPr>
      <w:r>
        <w:rPr>
          <w:color w:val="31849B" w:themeColor="accent5" w:themeShade="BF"/>
        </w:rPr>
        <w:t xml:space="preserve">[S] </w:t>
      </w:r>
      <w:r w:rsidR="002B36A2" w:rsidRPr="00742D7A">
        <w:rPr>
          <w:color w:val="31849B" w:themeColor="accent5" w:themeShade="BF"/>
        </w:rPr>
        <w:t>M-1059 – Detailed Coding of the Initial Program – May 11, 1950</w:t>
      </w:r>
    </w:p>
    <w:p w14:paraId="32923760" w14:textId="5120E5A9" w:rsidR="002B36A2" w:rsidRDefault="002B36A2" w:rsidP="002B36A2">
      <w:pPr>
        <w:pStyle w:val="ListParagraph"/>
        <w:numPr>
          <w:ilvl w:val="1"/>
          <w:numId w:val="10"/>
        </w:numPr>
      </w:pPr>
      <w:proofErr w:type="spellStart"/>
      <w:r>
        <w:t>Xref</w:t>
      </w:r>
      <w:proofErr w:type="spellEnd"/>
      <w:r>
        <w:t xml:space="preserve"> to E-356, “</w:t>
      </w:r>
      <w:r w:rsidRPr="002B36A2">
        <w:t>Equipment and Techniques for Inserting Information into WWI</w:t>
      </w:r>
      <w:r>
        <w:t>”</w:t>
      </w:r>
    </w:p>
    <w:p w14:paraId="761759F6" w14:textId="64306C6B" w:rsidR="00742D7A" w:rsidRDefault="00742D7A" w:rsidP="002B36A2">
      <w:pPr>
        <w:pStyle w:val="ListParagraph"/>
        <w:numPr>
          <w:ilvl w:val="1"/>
          <w:numId w:val="10"/>
        </w:numPr>
      </w:pPr>
      <w:r>
        <w:t>This doc really is a detailed description of the starting point for their load-and-go assembler.  The doc appears to contain the actual code, as well as flow diagrams and descriptions.</w:t>
      </w:r>
    </w:p>
    <w:p w14:paraId="30BC3497" w14:textId="79641BD1" w:rsidR="00742D7A" w:rsidRDefault="004118D2" w:rsidP="00742D7A">
      <w:pPr>
        <w:pStyle w:val="ListParagraph"/>
        <w:numPr>
          <w:ilvl w:val="0"/>
          <w:numId w:val="10"/>
        </w:numPr>
      </w:pPr>
      <w:r>
        <w:t xml:space="preserve">[S] </w:t>
      </w:r>
      <w:r w:rsidR="00742D7A">
        <w:t>M-1060 – Marginal Checking – Summary and Recommendations – Jun 30, 1950</w:t>
      </w:r>
    </w:p>
    <w:p w14:paraId="108C2A59" w14:textId="181D5533" w:rsidR="00FC5A14" w:rsidRDefault="00FC5A14" w:rsidP="00FC5A14">
      <w:r>
        <w:t>(new folder)</w:t>
      </w:r>
    </w:p>
    <w:p w14:paraId="385A4B96" w14:textId="75E7CAF4" w:rsidR="00FC5A14" w:rsidRDefault="00FC5A14" w:rsidP="00FC5A14">
      <w:pPr>
        <w:pStyle w:val="ListParagraph"/>
        <w:numPr>
          <w:ilvl w:val="0"/>
          <w:numId w:val="10"/>
        </w:numPr>
      </w:pPr>
      <w:r>
        <w:t xml:space="preserve">M-1063 – </w:t>
      </w:r>
      <w:proofErr w:type="spellStart"/>
      <w:r>
        <w:t>Masters</w:t>
      </w:r>
      <w:proofErr w:type="spellEnd"/>
      <w:r>
        <w:t xml:space="preserve"> Thesis Proposal – “Scheduling Games for the Whirlwind Computer”- July 7, 1950, Herbert D Benington.</w:t>
      </w:r>
    </w:p>
    <w:p w14:paraId="5861E8E0" w14:textId="00293F75" w:rsidR="00FC5A14" w:rsidRDefault="00FC5A14" w:rsidP="00FC5A14">
      <w:pPr>
        <w:pStyle w:val="ListParagraph"/>
        <w:numPr>
          <w:ilvl w:val="1"/>
          <w:numId w:val="10"/>
        </w:numPr>
      </w:pPr>
      <w:r>
        <w:t>Proposes to extend work by von Neuman on solving game problems for Bridge, Chess or Poker.</w:t>
      </w:r>
    </w:p>
    <w:p w14:paraId="49742E7D" w14:textId="4B371148" w:rsidR="00143A5B" w:rsidRDefault="00143A5B" w:rsidP="00143A5B">
      <w:pPr>
        <w:pStyle w:val="ListParagraph"/>
        <w:numPr>
          <w:ilvl w:val="0"/>
          <w:numId w:val="10"/>
        </w:numPr>
      </w:pPr>
      <w:r>
        <w:t>[</w:t>
      </w:r>
      <w:r w:rsidR="00CB3FD5">
        <w:t>guy-</w:t>
      </w:r>
      <w:r>
        <w:t xml:space="preserve">scanned] M-1067 – Temporary Operation </w:t>
      </w:r>
      <w:proofErr w:type="spellStart"/>
      <w:r>
        <w:t>qr</w:t>
      </w:r>
      <w:proofErr w:type="spellEnd"/>
      <w:r>
        <w:t>: Read/Shift Right, C.W. Adams, July 17, 1950</w:t>
      </w:r>
    </w:p>
    <w:p w14:paraId="49C3801E" w14:textId="50115050" w:rsidR="00143A5B" w:rsidRDefault="00143A5B" w:rsidP="00143A5B">
      <w:pPr>
        <w:pStyle w:val="ListParagraph"/>
        <w:numPr>
          <w:ilvl w:val="1"/>
          <w:numId w:val="10"/>
        </w:numPr>
      </w:pPr>
      <w:r>
        <w:t xml:space="preserve">New instruction to make it easier to read 16-bit values from paper tape, for </w:t>
      </w:r>
      <w:proofErr w:type="spellStart"/>
      <w:r>
        <w:t>readin</w:t>
      </w:r>
      <w:proofErr w:type="spellEnd"/>
      <w:r>
        <w:t xml:space="preserve"> program.</w:t>
      </w:r>
    </w:p>
    <w:p w14:paraId="4342F118" w14:textId="318B1A6B" w:rsidR="000976DD" w:rsidRDefault="000976DD" w:rsidP="000976DD">
      <w:pPr>
        <w:pStyle w:val="ListParagraph"/>
        <w:numPr>
          <w:ilvl w:val="0"/>
          <w:numId w:val="10"/>
        </w:numPr>
      </w:pPr>
      <w:r>
        <w:t>M-1073 Terminal Equipment and Manual Control Devices Using Flip-Flop Storage – Present Status and Future Plans, C.W. Adams, Jul 26, 1950</w:t>
      </w:r>
    </w:p>
    <w:p w14:paraId="408136AA" w14:textId="70009DCB" w:rsidR="000976DD" w:rsidRDefault="000976DD" w:rsidP="000976DD">
      <w:pPr>
        <w:pStyle w:val="ListParagraph"/>
        <w:numPr>
          <w:ilvl w:val="1"/>
          <w:numId w:val="10"/>
        </w:numPr>
      </w:pPr>
      <w:r>
        <w:t>Outlines a _proposal_ for attaching “interim paper tape terminal equipment” by hijacking FF Registers.</w:t>
      </w:r>
    </w:p>
    <w:p w14:paraId="62B279D1" w14:textId="394A847E" w:rsidR="00F24D4B" w:rsidRDefault="00F24D4B" w:rsidP="000976DD">
      <w:pPr>
        <w:pStyle w:val="ListParagraph"/>
        <w:numPr>
          <w:ilvl w:val="1"/>
          <w:numId w:val="10"/>
        </w:numPr>
      </w:pPr>
      <w:r>
        <w:t>Among other things, this note proposes the attachment of a “two-gimbal joystick”</w:t>
      </w:r>
    </w:p>
    <w:p w14:paraId="7AC9A006" w14:textId="63B437BD" w:rsidR="00F24D4B" w:rsidRDefault="00F24D4B" w:rsidP="000976DD">
      <w:pPr>
        <w:pStyle w:val="ListParagraph"/>
        <w:numPr>
          <w:ilvl w:val="1"/>
          <w:numId w:val="10"/>
        </w:numPr>
      </w:pPr>
      <w:r>
        <w:t>The doc might yield insight into how they thought about attaching tape punch, tape reader, plus ‘manual intervention’ registers.</w:t>
      </w:r>
    </w:p>
    <w:p w14:paraId="13CB3FDB" w14:textId="489F3151" w:rsidR="002B3A7C" w:rsidRDefault="002B3A7C" w:rsidP="002B3A7C">
      <w:pPr>
        <w:pStyle w:val="ListParagraph"/>
        <w:numPr>
          <w:ilvl w:val="0"/>
          <w:numId w:val="10"/>
        </w:numPr>
      </w:pPr>
      <w:r>
        <w:t xml:space="preserve">M-1078 </w:t>
      </w:r>
      <w:proofErr w:type="spellStart"/>
      <w:r>
        <w:t>BiWeekly</w:t>
      </w:r>
      <w:proofErr w:type="spellEnd"/>
      <w:r>
        <w:t>, Aug 4, 1950</w:t>
      </w:r>
    </w:p>
    <w:p w14:paraId="1E33CA44" w14:textId="7D25BA53" w:rsidR="002B3A7C" w:rsidRDefault="002B3A7C" w:rsidP="002B3A7C">
      <w:pPr>
        <w:pStyle w:val="ListParagraph"/>
        <w:numPr>
          <w:ilvl w:val="1"/>
          <w:numId w:val="10"/>
        </w:numPr>
      </w:pPr>
      <w:r>
        <w:t>Outlines their starting point on Navy Fire Control</w:t>
      </w:r>
    </w:p>
    <w:p w14:paraId="2B69F971" w14:textId="48378A3D" w:rsidR="002B3A7C" w:rsidRDefault="00CB3FD5" w:rsidP="002B3A7C">
      <w:pPr>
        <w:pStyle w:val="ListParagraph"/>
        <w:numPr>
          <w:ilvl w:val="0"/>
          <w:numId w:val="10"/>
        </w:numPr>
      </w:pPr>
      <w:r>
        <w:t xml:space="preserve">[guy-scanned] M-1083 – Interim Display Equipment and Temporary Operation </w:t>
      </w:r>
      <w:proofErr w:type="spellStart"/>
      <w:r>
        <w:t>qf</w:t>
      </w:r>
      <w:proofErr w:type="spellEnd"/>
      <w:r>
        <w:t>: F-Scope Display, C.W. Adams, Aug 7, 1950</w:t>
      </w:r>
    </w:p>
    <w:p w14:paraId="1910A09C" w14:textId="15BF2F23" w:rsidR="00CB3FD5" w:rsidRDefault="00CB3FD5" w:rsidP="002B3A7C">
      <w:pPr>
        <w:pStyle w:val="ListParagraph"/>
        <w:numPr>
          <w:ilvl w:val="0"/>
          <w:numId w:val="10"/>
        </w:numPr>
      </w:pPr>
      <w:r>
        <w:t xml:space="preserve">[guy-scanned] M-1084 – Temporary Operation </w:t>
      </w:r>
      <w:proofErr w:type="spellStart"/>
      <w:r>
        <w:t>qp</w:t>
      </w:r>
      <w:proofErr w:type="spellEnd"/>
      <w:r>
        <w:t xml:space="preserve">: Punch/Shift Right, </w:t>
      </w:r>
      <w:proofErr w:type="spellStart"/>
      <w:r>
        <w:t>C.w.</w:t>
      </w:r>
      <w:proofErr w:type="spellEnd"/>
      <w:r>
        <w:t xml:space="preserve"> Adams, Aug 10, 1950</w:t>
      </w:r>
    </w:p>
    <w:p w14:paraId="7EDFE32C" w14:textId="733C1831" w:rsidR="00AD4227" w:rsidRDefault="00AD4227" w:rsidP="00AD4227"/>
    <w:p w14:paraId="7B5F252D" w14:textId="3CD3AD84" w:rsidR="00AD4227" w:rsidRDefault="00AD4227" w:rsidP="00AD4227">
      <w:pPr>
        <w:pStyle w:val="Heading4"/>
      </w:pPr>
      <w:r>
        <w:t xml:space="preserve">MC-0665 Series 21 Box </w:t>
      </w:r>
      <w:r w:rsidR="00F35CA5">
        <w:t>19</w:t>
      </w:r>
    </w:p>
    <w:p w14:paraId="63790703" w14:textId="2666180F" w:rsidR="00AD4227" w:rsidRDefault="00F35CA5" w:rsidP="00F35CA5">
      <w:pPr>
        <w:pStyle w:val="ListParagraph"/>
        <w:numPr>
          <w:ilvl w:val="0"/>
          <w:numId w:val="10"/>
        </w:numPr>
      </w:pPr>
      <w:r>
        <w:t>[D] M-2831 – Progress Report for AN/FSQ-7 – May 20, 1954</w:t>
      </w:r>
    </w:p>
    <w:p w14:paraId="4DB004C5" w14:textId="4B7CDB74" w:rsidR="00F35CA5" w:rsidRDefault="004118D2" w:rsidP="00F35CA5">
      <w:pPr>
        <w:pStyle w:val="ListParagraph"/>
        <w:numPr>
          <w:ilvl w:val="0"/>
          <w:numId w:val="10"/>
        </w:numPr>
      </w:pPr>
      <w:r>
        <w:t xml:space="preserve">[S] </w:t>
      </w:r>
      <w:r w:rsidR="00F35CA5">
        <w:t>M-2833 – Programming Procedure for CS-II – May 24, 1954</w:t>
      </w:r>
    </w:p>
    <w:p w14:paraId="0B15E873" w14:textId="77D79196" w:rsidR="003460E9" w:rsidRDefault="003460E9" w:rsidP="00F35CA5">
      <w:pPr>
        <w:pStyle w:val="ListParagraph"/>
        <w:numPr>
          <w:ilvl w:val="1"/>
          <w:numId w:val="10"/>
        </w:numPr>
      </w:pPr>
      <w:r>
        <w:t>This memo introduces CS-II</w:t>
      </w:r>
    </w:p>
    <w:p w14:paraId="65F91C65" w14:textId="1CD3D5B1" w:rsidR="00F35CA5" w:rsidRDefault="003460E9" w:rsidP="00F35CA5">
      <w:pPr>
        <w:pStyle w:val="ListParagraph"/>
        <w:numPr>
          <w:ilvl w:val="1"/>
          <w:numId w:val="10"/>
        </w:numPr>
      </w:pPr>
      <w:r>
        <w:t>Notes that Comprehensive System (version one) has been in use since ‘fall of 1952’, which will hereafter be known as CS-I</w:t>
      </w:r>
    </w:p>
    <w:p w14:paraId="05B9AA84" w14:textId="4691CB90" w:rsidR="003460E9" w:rsidRDefault="003460E9" w:rsidP="00F35CA5">
      <w:pPr>
        <w:pStyle w:val="ListParagraph"/>
        <w:numPr>
          <w:ilvl w:val="1"/>
          <w:numId w:val="10"/>
        </w:numPr>
      </w:pPr>
      <w:r>
        <w:t>CS-II is billed as offering additions to CS-I, not a radical change</w:t>
      </w:r>
    </w:p>
    <w:p w14:paraId="623B2BA7" w14:textId="59C3EB6C" w:rsidR="003460E9" w:rsidRDefault="003460E9" w:rsidP="003460E9">
      <w:pPr>
        <w:pStyle w:val="ListParagraph"/>
        <w:numPr>
          <w:ilvl w:val="2"/>
          <w:numId w:val="10"/>
        </w:numPr>
      </w:pPr>
      <w:r>
        <w:t>Faster floating point</w:t>
      </w:r>
    </w:p>
    <w:p w14:paraId="4C2B6407" w14:textId="1C415606" w:rsidR="003460E9" w:rsidRDefault="003460E9" w:rsidP="003460E9">
      <w:pPr>
        <w:pStyle w:val="ListParagraph"/>
        <w:numPr>
          <w:ilvl w:val="2"/>
          <w:numId w:val="10"/>
        </w:numPr>
      </w:pPr>
      <w:r>
        <w:t>Better Programmed Arithmetic Post Mortems</w:t>
      </w:r>
    </w:p>
    <w:p w14:paraId="118DF1A9" w14:textId="6816D859" w:rsidR="008F2B03" w:rsidRDefault="008F2B03" w:rsidP="003460E9">
      <w:pPr>
        <w:pStyle w:val="ListParagraph"/>
        <w:numPr>
          <w:ilvl w:val="2"/>
          <w:numId w:val="10"/>
        </w:numPr>
      </w:pPr>
      <w:r>
        <w:t>New interpreted instructions</w:t>
      </w:r>
    </w:p>
    <w:p w14:paraId="3291C4E7" w14:textId="529BF8F8" w:rsidR="003460E9" w:rsidRDefault="003460E9" w:rsidP="003460E9">
      <w:pPr>
        <w:pStyle w:val="ListParagraph"/>
        <w:numPr>
          <w:ilvl w:val="2"/>
          <w:numId w:val="10"/>
        </w:numPr>
      </w:pPr>
      <w:r>
        <w:t xml:space="preserve">More logging, </w:t>
      </w:r>
      <w:proofErr w:type="spellStart"/>
      <w:r>
        <w:t>etc</w:t>
      </w:r>
      <w:proofErr w:type="spellEnd"/>
    </w:p>
    <w:p w14:paraId="44AB29CB" w14:textId="4F76B835" w:rsidR="008F2B03" w:rsidRDefault="008F2B03" w:rsidP="008F2B03">
      <w:pPr>
        <w:pStyle w:val="ListParagraph"/>
        <w:numPr>
          <w:ilvl w:val="1"/>
          <w:numId w:val="10"/>
        </w:numPr>
      </w:pPr>
      <w:r>
        <w:t>CS-II reserves 226 + 42 + 77 words of core memory (not much different from CS-I)</w:t>
      </w:r>
    </w:p>
    <w:p w14:paraId="188595FC" w14:textId="7541A71E" w:rsidR="008F2B03" w:rsidRDefault="00BD4642" w:rsidP="008F2B03">
      <w:pPr>
        <w:pStyle w:val="ListParagraph"/>
        <w:numPr>
          <w:ilvl w:val="1"/>
          <w:numId w:val="10"/>
        </w:numPr>
      </w:pPr>
      <w:r>
        <w:t>Much verbiage on generating post-mortems.</w:t>
      </w:r>
    </w:p>
    <w:p w14:paraId="72B51741" w14:textId="00E34436" w:rsidR="00BD4642" w:rsidRDefault="004118D2" w:rsidP="00BD4642">
      <w:pPr>
        <w:pStyle w:val="ListParagraph"/>
        <w:numPr>
          <w:ilvl w:val="0"/>
          <w:numId w:val="10"/>
        </w:numPr>
      </w:pPr>
      <w:r>
        <w:t xml:space="preserve">[D] </w:t>
      </w:r>
      <w:r w:rsidR="00BD4642">
        <w:t>M-2834 – Proposed Memory Address Selection System – May 26, 1954</w:t>
      </w:r>
    </w:p>
    <w:p w14:paraId="17A5DCCC" w14:textId="3D368DA3" w:rsidR="00BD4642" w:rsidRDefault="00BD4642" w:rsidP="00BD4642">
      <w:pPr>
        <w:pStyle w:val="ListParagraph"/>
        <w:numPr>
          <w:ilvl w:val="0"/>
          <w:numId w:val="10"/>
        </w:numPr>
      </w:pPr>
      <w:r>
        <w:t xml:space="preserve">[D] M-2835 - </w:t>
      </w:r>
      <w:r w:rsidRPr="00BD4642">
        <w:t>Biweekly Report for May 21, 1954</w:t>
      </w:r>
      <w:r>
        <w:t xml:space="preserve"> (45 pages; lots to report!)</w:t>
      </w:r>
    </w:p>
    <w:p w14:paraId="4BC4C001" w14:textId="7148B35A" w:rsidR="00BD4642" w:rsidRDefault="00BD4642" w:rsidP="00BD4642">
      <w:pPr>
        <w:pStyle w:val="ListParagraph"/>
        <w:numPr>
          <w:ilvl w:val="1"/>
          <w:numId w:val="10"/>
        </w:numPr>
      </w:pPr>
      <w:r>
        <w:t>Which notes that they’re “checking out XD-1 code with the IBM XD-1 Simulation Program”</w:t>
      </w:r>
    </w:p>
    <w:p w14:paraId="0D158028" w14:textId="727E5ECA" w:rsidR="00341C74" w:rsidRDefault="00341C74" w:rsidP="00341C74">
      <w:pPr>
        <w:pStyle w:val="ListParagraph"/>
        <w:numPr>
          <w:ilvl w:val="0"/>
          <w:numId w:val="10"/>
        </w:numPr>
      </w:pPr>
      <w:r>
        <w:t>[D] M-2836 – Personnel list – June 1, 1954</w:t>
      </w:r>
    </w:p>
    <w:p w14:paraId="75077074" w14:textId="2920F9ED" w:rsidR="00341C74" w:rsidRDefault="00341C74" w:rsidP="00341C74">
      <w:pPr>
        <w:pStyle w:val="ListParagraph"/>
        <w:numPr>
          <w:ilvl w:val="0"/>
          <w:numId w:val="10"/>
        </w:numPr>
      </w:pPr>
      <w:r>
        <w:t xml:space="preserve">[D] M-2837 - </w:t>
      </w:r>
      <w:r w:rsidRPr="00341C74">
        <w:t>Group 62 Section Leaders Meeting 24 May, 1954</w:t>
      </w:r>
    </w:p>
    <w:p w14:paraId="7120D003" w14:textId="525E4BD8" w:rsidR="00341C74" w:rsidRDefault="00341C74" w:rsidP="00341C74">
      <w:pPr>
        <w:pStyle w:val="ListParagraph"/>
        <w:numPr>
          <w:ilvl w:val="0"/>
          <w:numId w:val="10"/>
        </w:numPr>
      </w:pPr>
      <w:r>
        <w:t xml:space="preserve">[D] M-2839 - </w:t>
      </w:r>
      <w:r w:rsidRPr="00341C74">
        <w:t xml:space="preserve">One </w:t>
      </w:r>
      <w:proofErr w:type="spellStart"/>
      <w:r w:rsidRPr="00341C74">
        <w:t>One</w:t>
      </w:r>
      <w:proofErr w:type="spellEnd"/>
      <w:r w:rsidRPr="00341C74">
        <w:t xml:space="preserve"> or the Other</w:t>
      </w:r>
      <w:r>
        <w:t xml:space="preserve"> – May 28, 1954</w:t>
      </w:r>
    </w:p>
    <w:p w14:paraId="069090F0" w14:textId="4271F5C5" w:rsidR="00341C74" w:rsidRDefault="00341C74" w:rsidP="00341C74">
      <w:pPr>
        <w:pStyle w:val="ListParagraph"/>
        <w:numPr>
          <w:ilvl w:val="1"/>
          <w:numId w:val="10"/>
        </w:numPr>
      </w:pPr>
      <w:r>
        <w:t>Humor piece on ONE vs one</w:t>
      </w:r>
    </w:p>
    <w:p w14:paraId="28EE6CFF" w14:textId="0B68F51B" w:rsidR="00341C74" w:rsidRDefault="00341C74" w:rsidP="00341C74">
      <w:pPr>
        <w:pStyle w:val="ListParagraph"/>
        <w:numPr>
          <w:ilvl w:val="0"/>
          <w:numId w:val="10"/>
        </w:numPr>
      </w:pPr>
      <w:r>
        <w:t xml:space="preserve">[D] M-2840 - </w:t>
      </w:r>
      <w:r w:rsidRPr="00341C74">
        <w:t>Test Results on the DCL Memory Plane</w:t>
      </w:r>
      <w:r>
        <w:t xml:space="preserve"> – May 28, 1954</w:t>
      </w:r>
    </w:p>
    <w:p w14:paraId="548FD4F7" w14:textId="7E644A00" w:rsidR="00BF135A" w:rsidRDefault="00BF135A" w:rsidP="00BF135A"/>
    <w:p w14:paraId="31E4EBED" w14:textId="5938BC15" w:rsidR="00BF135A" w:rsidRDefault="004118D2" w:rsidP="00BF135A">
      <w:pPr>
        <w:pStyle w:val="ListParagraph"/>
        <w:numPr>
          <w:ilvl w:val="0"/>
          <w:numId w:val="10"/>
        </w:numPr>
      </w:pPr>
      <w:r>
        <w:t xml:space="preserve">[D] </w:t>
      </w:r>
      <w:r w:rsidR="00BF135A">
        <w:t>M-2911 – Biweekly Report for Jul 16, 1954</w:t>
      </w:r>
    </w:p>
    <w:p w14:paraId="139BEA81" w14:textId="5970DAEF" w:rsidR="00BF135A" w:rsidRDefault="00BF135A" w:rsidP="00BF135A">
      <w:pPr>
        <w:pStyle w:val="ListParagraph"/>
        <w:numPr>
          <w:ilvl w:val="1"/>
          <w:numId w:val="10"/>
        </w:numPr>
      </w:pPr>
      <w:r>
        <w:t>Cape Cod is behind schedule</w:t>
      </w:r>
    </w:p>
    <w:p w14:paraId="194CB910" w14:textId="7880D042" w:rsidR="00BF135A" w:rsidRDefault="004118D2" w:rsidP="00BF135A">
      <w:pPr>
        <w:pStyle w:val="ListParagraph"/>
        <w:numPr>
          <w:ilvl w:val="0"/>
          <w:numId w:val="10"/>
        </w:numPr>
      </w:pPr>
      <w:r>
        <w:t xml:space="preserve">[D] </w:t>
      </w:r>
      <w:r w:rsidR="00BF135A">
        <w:t>M-2912 – Secret Supplement to Biweekly Report for Jul 16, 1954</w:t>
      </w:r>
    </w:p>
    <w:p w14:paraId="4D38B59B" w14:textId="7C32ECB7" w:rsidR="00BF135A" w:rsidRPr="00BF135A" w:rsidRDefault="00BF135A" w:rsidP="00BF135A">
      <w:pPr>
        <w:pStyle w:val="ListParagraph"/>
        <w:numPr>
          <w:ilvl w:val="0"/>
          <w:numId w:val="10"/>
        </w:numPr>
        <w:rPr>
          <w:color w:val="31849B" w:themeColor="accent5" w:themeShade="BF"/>
        </w:rPr>
      </w:pPr>
      <w:r w:rsidRPr="00BF135A">
        <w:rPr>
          <w:color w:val="31849B" w:themeColor="accent5" w:themeShade="BF"/>
        </w:rPr>
        <w:t>M-2913 – The Programmed Synthesis of Digital Computers within Digital Computers – Jul 20, 1954</w:t>
      </w:r>
    </w:p>
    <w:p w14:paraId="48B0108E" w14:textId="7B2F4459" w:rsidR="00BF135A" w:rsidRDefault="00BF135A" w:rsidP="00BF135A">
      <w:pPr>
        <w:pStyle w:val="ListParagraph"/>
        <w:numPr>
          <w:ilvl w:val="1"/>
          <w:numId w:val="10"/>
        </w:numPr>
      </w:pPr>
      <w:r>
        <w:t>ACM paper presented in June 1954</w:t>
      </w:r>
    </w:p>
    <w:p w14:paraId="5F5DF388" w14:textId="5059192F" w:rsidR="00BF135A" w:rsidRDefault="00BF135A" w:rsidP="00BF135A">
      <w:pPr>
        <w:pStyle w:val="ListParagraph"/>
        <w:numPr>
          <w:ilvl w:val="1"/>
          <w:numId w:val="10"/>
        </w:numPr>
      </w:pPr>
      <w:r>
        <w:t>Memo from Frank Heart</w:t>
      </w:r>
    </w:p>
    <w:p w14:paraId="2D05573C" w14:textId="3F8D5258" w:rsidR="00341C74" w:rsidRDefault="00BF135A" w:rsidP="00BF135A">
      <w:pPr>
        <w:pStyle w:val="ListParagraph"/>
        <w:numPr>
          <w:ilvl w:val="0"/>
          <w:numId w:val="10"/>
        </w:numPr>
      </w:pPr>
      <w:r>
        <w:t xml:space="preserve">[D] M-2919 - </w:t>
      </w:r>
      <w:r w:rsidRPr="00BF135A">
        <w:t>Sensing Winding Geometry and Information Patterns</w:t>
      </w:r>
      <w:r>
        <w:t>, Jul 22, 1954</w:t>
      </w:r>
    </w:p>
    <w:p w14:paraId="649384B7" w14:textId="77777777" w:rsidR="00BD4642" w:rsidRDefault="00BD4642" w:rsidP="00BD4642"/>
    <w:p w14:paraId="318BA250" w14:textId="77777777" w:rsidR="00AD4227" w:rsidRDefault="00AD4227" w:rsidP="00AD4227">
      <w:pPr>
        <w:pStyle w:val="Heading4"/>
      </w:pPr>
      <w:r>
        <w:t>MC-0665 Series 21 Box 25</w:t>
      </w:r>
    </w:p>
    <w:p w14:paraId="157317A7" w14:textId="6690DA11" w:rsidR="00AD4227" w:rsidRPr="00F35CA5" w:rsidRDefault="004118D2" w:rsidP="00AD4227">
      <w:pPr>
        <w:pStyle w:val="ListParagraph"/>
        <w:numPr>
          <w:ilvl w:val="0"/>
          <w:numId w:val="10"/>
        </w:numPr>
        <w:rPr>
          <w:color w:val="31849B" w:themeColor="accent5" w:themeShade="BF"/>
        </w:rPr>
      </w:pPr>
      <w:r>
        <w:rPr>
          <w:color w:val="31849B" w:themeColor="accent5" w:themeShade="BF"/>
        </w:rPr>
        <w:t xml:space="preserve">[S] </w:t>
      </w:r>
      <w:r w:rsidR="00AD4227" w:rsidRPr="00F35CA5">
        <w:rPr>
          <w:color w:val="31849B" w:themeColor="accent5" w:themeShade="BF"/>
        </w:rPr>
        <w:t>6M-4420-1 – The Expanded WWI High Speed Memory – Aug 20, 1956</w:t>
      </w:r>
      <w:r w:rsidR="00FC2640">
        <w:rPr>
          <w:rStyle w:val="FootnoteReference"/>
          <w:color w:val="31849B" w:themeColor="accent5" w:themeShade="BF"/>
        </w:rPr>
        <w:footnoteReference w:id="13"/>
      </w:r>
    </w:p>
    <w:p w14:paraId="3F23A9F3" w14:textId="5C407B8C" w:rsidR="005C4B74" w:rsidRDefault="005C4B74" w:rsidP="005C4B74">
      <w:pPr>
        <w:pStyle w:val="ListParagraph"/>
        <w:numPr>
          <w:ilvl w:val="1"/>
          <w:numId w:val="10"/>
        </w:numPr>
      </w:pPr>
      <w:r>
        <w:t>This memo seems to introduce the CF instruction (i.e., not a modification of it)</w:t>
      </w:r>
      <w:r w:rsidR="00FC2640">
        <w:rPr>
          <w:rStyle w:val="FootnoteReference"/>
        </w:rPr>
        <w:footnoteReference w:id="14"/>
      </w:r>
    </w:p>
    <w:p w14:paraId="361A94E1" w14:textId="11235D77" w:rsidR="009D4002" w:rsidRDefault="009D4002" w:rsidP="005C4B74">
      <w:pPr>
        <w:pStyle w:val="ListParagraph"/>
        <w:numPr>
          <w:ilvl w:val="1"/>
          <w:numId w:val="10"/>
        </w:numPr>
      </w:pPr>
      <w:r>
        <w:t>The doc explicitly calls out the additional 4K memory as a “Modified MTC memory unit”.</w:t>
      </w:r>
    </w:p>
    <w:p w14:paraId="03D5FFB2" w14:textId="77777777" w:rsidR="00D049FD" w:rsidRDefault="005C4B74" w:rsidP="005C4B74">
      <w:pPr>
        <w:pStyle w:val="ListParagraph"/>
        <w:numPr>
          <w:ilvl w:val="1"/>
          <w:numId w:val="10"/>
        </w:numPr>
      </w:pPr>
      <w:r>
        <w:t>The instruction format seems to align with M-0277, i.e., bits 5 and 6 are ‘spare’</w:t>
      </w:r>
    </w:p>
    <w:p w14:paraId="368F1BFC" w14:textId="00AEA093" w:rsidR="005C4B74" w:rsidRDefault="00D049FD" w:rsidP="005C4B74">
      <w:pPr>
        <w:pStyle w:val="ListParagraph"/>
        <w:numPr>
          <w:ilvl w:val="1"/>
          <w:numId w:val="10"/>
        </w:numPr>
      </w:pPr>
      <w:r>
        <w:t>The doc confirms that the TSR switch register remains in force no matter which bank is selected for Group A (i.e., address 0 is always Toggle Switch Zero.</w:t>
      </w:r>
    </w:p>
    <w:p w14:paraId="4652D8EE" w14:textId="3D1B7D74" w:rsidR="00D049FD" w:rsidRDefault="00D049FD" w:rsidP="005C4B74">
      <w:pPr>
        <w:pStyle w:val="ListParagraph"/>
        <w:numPr>
          <w:ilvl w:val="1"/>
          <w:numId w:val="10"/>
        </w:numPr>
      </w:pPr>
      <w:r>
        <w:t xml:space="preserve">Read-In Programmers are on their own for figuring out how to </w:t>
      </w:r>
      <w:r w:rsidR="00CF6F90">
        <w:t>manage</w:t>
      </w:r>
      <w:r>
        <w:t xml:space="preserve"> banks, i.e., if something is to be loaded into another back, it’s the Read-In program that has to do the bank switch.</w:t>
      </w:r>
    </w:p>
    <w:p w14:paraId="0A600CE0" w14:textId="2D9E5F0D" w:rsidR="00D049FD" w:rsidRDefault="00D049FD" w:rsidP="005C4B74">
      <w:pPr>
        <w:pStyle w:val="ListParagraph"/>
        <w:numPr>
          <w:ilvl w:val="1"/>
          <w:numId w:val="10"/>
        </w:numPr>
      </w:pPr>
      <w:r>
        <w:t>The document notes that “Start at 3</w:t>
      </w:r>
      <w:r w:rsidR="00CF6F90">
        <w:t>7</w:t>
      </w:r>
      <w:r>
        <w:t xml:space="preserve">75” means “Stop the </w:t>
      </w:r>
      <w:r w:rsidR="005C4443">
        <w:t>R</w:t>
      </w:r>
      <w:r>
        <w:t>ead</w:t>
      </w:r>
      <w:r w:rsidR="005C4443">
        <w:t>-I</w:t>
      </w:r>
      <w:r>
        <w:t xml:space="preserve">n program” (potentially to make </w:t>
      </w:r>
      <w:r w:rsidR="005C4443">
        <w:t>memory-bank</w:t>
      </w:r>
      <w:r>
        <w:t xml:space="preserve"> changes</w:t>
      </w:r>
      <w:r w:rsidR="005C4443">
        <w:t xml:space="preserve"> before reading the next program segment</w:t>
      </w:r>
      <w:r>
        <w:t>.</w:t>
      </w:r>
    </w:p>
    <w:p w14:paraId="0D442A8F" w14:textId="7FDCFE67" w:rsidR="009D4002" w:rsidRDefault="009D4002" w:rsidP="009D4002">
      <w:pPr>
        <w:pStyle w:val="ListParagraph"/>
        <w:numPr>
          <w:ilvl w:val="2"/>
          <w:numId w:val="10"/>
        </w:numPr>
      </w:pPr>
      <w:r>
        <w:t>They suggest that at this address there should be:</w:t>
      </w:r>
    </w:p>
    <w:p w14:paraId="5C18A343" w14:textId="5621C32E" w:rsidR="009D4002" w:rsidRDefault="009D4002" w:rsidP="009D4002">
      <w:pPr>
        <w:ind w:left="2880"/>
      </w:pPr>
      <w:r>
        <w:t>3775| ca 32</w:t>
      </w:r>
    </w:p>
    <w:p w14:paraId="6849A6EE" w14:textId="498864D6" w:rsidR="009D4002" w:rsidRDefault="009D4002" w:rsidP="009D4002">
      <w:pPr>
        <w:ind w:left="2880"/>
      </w:pPr>
      <w:r>
        <w:t xml:space="preserve">3776| </w:t>
      </w:r>
      <w:proofErr w:type="spellStart"/>
      <w:r>
        <w:t>cf</w:t>
      </w:r>
      <w:proofErr w:type="spellEnd"/>
      <w:r>
        <w:t xml:space="preserve"> 734</w:t>
      </w:r>
    </w:p>
    <w:p w14:paraId="4A006F8E" w14:textId="6FEDEE66" w:rsidR="005C4B74" w:rsidRDefault="009D4002" w:rsidP="005C4B74">
      <w:pPr>
        <w:pStyle w:val="ListParagraph"/>
        <w:numPr>
          <w:ilvl w:val="1"/>
          <w:numId w:val="10"/>
        </w:numPr>
      </w:pPr>
      <w:r>
        <w:t>The doc notes that they ‘will’ add an SI I/O operation to examine the results of a CF instruction for diagnostic use.</w:t>
      </w:r>
    </w:p>
    <w:p w14:paraId="15DFA017" w14:textId="28989FAC" w:rsidR="009D4002" w:rsidRDefault="009D4002" w:rsidP="005C4B74">
      <w:pPr>
        <w:pStyle w:val="ListParagraph"/>
        <w:numPr>
          <w:ilvl w:val="1"/>
          <w:numId w:val="10"/>
        </w:numPr>
      </w:pPr>
      <w:r>
        <w:t>The document goes on to give detailed timing charts for operation of the bank switch</w:t>
      </w:r>
    </w:p>
    <w:p w14:paraId="023261C1" w14:textId="245C9544" w:rsidR="002E68B9" w:rsidRDefault="002E68B9" w:rsidP="005C4B74">
      <w:pPr>
        <w:pStyle w:val="ListParagraph"/>
        <w:numPr>
          <w:ilvl w:val="1"/>
          <w:numId w:val="10"/>
        </w:numPr>
      </w:pPr>
      <w:r>
        <w:t>The MITRE AC006 inventory lists four versions of this doc, dated Aug 20 1956 (the MIT copy), Dec 14 1956, Feb 27 1957 and 19 Mar 1957.</w:t>
      </w:r>
    </w:p>
    <w:p w14:paraId="5F592DE3" w14:textId="6FFDC140" w:rsidR="009D4002" w:rsidRDefault="004118D2" w:rsidP="009D4002">
      <w:pPr>
        <w:pStyle w:val="ListParagraph"/>
        <w:numPr>
          <w:ilvl w:val="0"/>
          <w:numId w:val="10"/>
        </w:numPr>
      </w:pPr>
      <w:r>
        <w:t xml:space="preserve">[S] </w:t>
      </w:r>
      <w:r w:rsidR="009D4002">
        <w:t>6M-4539 – Proposal to Shorten WWI Core Memory Access Time – Aug 15, 1956</w:t>
      </w:r>
    </w:p>
    <w:p w14:paraId="437BEED7" w14:textId="262D0800" w:rsidR="002E68B9" w:rsidRDefault="002E68B9" w:rsidP="002E68B9">
      <w:pPr>
        <w:pStyle w:val="ListParagraph"/>
        <w:ind w:left="720"/>
      </w:pPr>
      <w:r>
        <w:t>(a dozen docs in this series are listed as Smithsonian, but not in the MIT Archive)</w:t>
      </w:r>
    </w:p>
    <w:p w14:paraId="49625728" w14:textId="6080AD0E" w:rsidR="009D4002" w:rsidRDefault="009D4002" w:rsidP="009D4002">
      <w:pPr>
        <w:pStyle w:val="ListParagraph"/>
        <w:numPr>
          <w:ilvl w:val="0"/>
          <w:numId w:val="10"/>
        </w:numPr>
      </w:pPr>
      <w:r>
        <w:t>6M-4785 – A Transistorized Sensing Amplifier for the 256x256 Core Memory – Nov 16, 1956</w:t>
      </w:r>
    </w:p>
    <w:p w14:paraId="43F7224D" w14:textId="72ADC85A" w:rsidR="009D4002" w:rsidRDefault="009D4002" w:rsidP="009D4002"/>
    <w:p w14:paraId="0FEC0AE7" w14:textId="053CEBF5" w:rsidR="00F35CA5" w:rsidRDefault="00427139" w:rsidP="00427139">
      <w:pPr>
        <w:pStyle w:val="Heading3"/>
      </w:pPr>
      <w:bookmarkStart w:id="95" w:name="_Toc193914370"/>
      <w:r>
        <w:t>Microfilm – June 16, 2022</w:t>
      </w:r>
      <w:bookmarkEnd w:id="95"/>
    </w:p>
    <w:p w14:paraId="1E7973DD" w14:textId="7B246373" w:rsidR="00724D90" w:rsidRDefault="00724D90" w:rsidP="00671FB4">
      <w:pPr>
        <w:pStyle w:val="NormalWeb"/>
        <w:spacing w:before="0" w:beforeAutospacing="0" w:after="0" w:afterAutospacing="0"/>
        <w:rPr>
          <w:sz w:val="20"/>
          <w:szCs w:val="20"/>
        </w:rPr>
      </w:pPr>
      <w:r>
        <w:rPr>
          <w:sz w:val="20"/>
          <w:szCs w:val="20"/>
        </w:rPr>
        <w:t>The index of which range of drawings is on what reel is here:</w:t>
      </w:r>
    </w:p>
    <w:p w14:paraId="3E083DC5" w14:textId="3B341559" w:rsidR="00724D90" w:rsidRDefault="00724D90" w:rsidP="00671FB4">
      <w:pPr>
        <w:pStyle w:val="NormalWeb"/>
        <w:spacing w:before="0" w:beforeAutospacing="0" w:after="0" w:afterAutospacing="0"/>
        <w:rPr>
          <w:sz w:val="20"/>
          <w:szCs w:val="20"/>
        </w:rPr>
      </w:pPr>
      <w:hyperlink r:id="rId130" w:history="1">
        <w:r w:rsidRPr="008005A1">
          <w:rPr>
            <w:rStyle w:val="Hyperlink"/>
            <w:sz w:val="20"/>
            <w:szCs w:val="20"/>
          </w:rPr>
          <w:t>https://dome.mit.edu/bitstream/handle/1721.3/189539/ref277_fsp.pdf</w:t>
        </w:r>
      </w:hyperlink>
    </w:p>
    <w:p w14:paraId="68854BE7" w14:textId="77777777" w:rsidR="00724D90" w:rsidRDefault="00724D90" w:rsidP="00671FB4">
      <w:pPr>
        <w:pStyle w:val="NormalWeb"/>
        <w:spacing w:before="0" w:beforeAutospacing="0" w:after="0" w:afterAutospacing="0"/>
        <w:rPr>
          <w:sz w:val="20"/>
          <w:szCs w:val="20"/>
        </w:rPr>
      </w:pPr>
    </w:p>
    <w:p w14:paraId="7C49F74C" w14:textId="77777777" w:rsidR="00724D90" w:rsidRDefault="00724D90" w:rsidP="00671FB4">
      <w:pPr>
        <w:pStyle w:val="NormalWeb"/>
        <w:spacing w:before="0" w:beforeAutospacing="0" w:after="0" w:afterAutospacing="0"/>
        <w:rPr>
          <w:sz w:val="20"/>
          <w:szCs w:val="20"/>
        </w:rPr>
      </w:pPr>
    </w:p>
    <w:p w14:paraId="6EFBB2DF" w14:textId="3EDE96BF" w:rsidR="00671FB4" w:rsidRPr="00427139" w:rsidRDefault="00671FB4" w:rsidP="00671FB4">
      <w:pPr>
        <w:pStyle w:val="NormalWeb"/>
        <w:spacing w:before="0" w:beforeAutospacing="0" w:after="0" w:afterAutospacing="0"/>
        <w:rPr>
          <w:rFonts w:ascii="Calibri" w:hAnsi="Calibri" w:cs="Calibri"/>
          <w:color w:val="000000"/>
          <w:sz w:val="20"/>
          <w:szCs w:val="20"/>
        </w:rPr>
      </w:pPr>
      <w:r w:rsidRPr="00427139">
        <w:rPr>
          <w:sz w:val="20"/>
          <w:szCs w:val="20"/>
        </w:rPr>
        <w:t xml:space="preserve">[Search for: </w:t>
      </w:r>
      <w:r w:rsidRPr="00427139">
        <w:rPr>
          <w:rFonts w:ascii="Calibri" w:hAnsi="Calibri" w:cs="Calibri"/>
          <w:color w:val="000000"/>
          <w:sz w:val="20"/>
          <w:szCs w:val="20"/>
        </w:rPr>
        <w:t xml:space="preserve">A-45018 "Read </w:t>
      </w:r>
      <w:proofErr w:type="gramStart"/>
      <w:r w:rsidRPr="00427139">
        <w:rPr>
          <w:rFonts w:ascii="Calibri" w:hAnsi="Calibri" w:cs="Calibri"/>
          <w:color w:val="000000"/>
          <w:sz w:val="20"/>
          <w:szCs w:val="20"/>
        </w:rPr>
        <w:t>In</w:t>
      </w:r>
      <w:proofErr w:type="gramEnd"/>
      <w:r w:rsidRPr="00427139">
        <w:rPr>
          <w:rFonts w:ascii="Calibri" w:hAnsi="Calibri" w:cs="Calibri"/>
          <w:color w:val="000000"/>
          <w:sz w:val="20"/>
          <w:szCs w:val="20"/>
        </w:rPr>
        <w:t xml:space="preserve"> Block Schematic", C. R. Wieser [this is supposed to be connected with air traffic control; See biweekly M-2051]</w:t>
      </w:r>
    </w:p>
    <w:p w14:paraId="490A0E9F" w14:textId="77777777" w:rsidR="00671FB4" w:rsidRPr="00427139" w:rsidRDefault="00671FB4" w:rsidP="00671FB4">
      <w:pPr>
        <w:pStyle w:val="NormalWeb"/>
        <w:spacing w:before="0" w:beforeAutospacing="0" w:after="0" w:afterAutospacing="0"/>
        <w:rPr>
          <w:rFonts w:ascii="Calibri" w:hAnsi="Calibri" w:cs="Calibri"/>
          <w:color w:val="000000"/>
          <w:sz w:val="20"/>
          <w:szCs w:val="20"/>
        </w:rPr>
      </w:pPr>
      <w:r w:rsidRPr="00427139">
        <w:rPr>
          <w:rFonts w:ascii="Calibri" w:hAnsi="Calibri" w:cs="Calibri"/>
          <w:color w:val="000000"/>
          <w:sz w:val="20"/>
          <w:szCs w:val="20"/>
        </w:rPr>
        <w:t>A-45222 through A-45230 - Jack Gilmore on Input Programs and "Flexowriter-to-556 Conversion"]</w:t>
      </w:r>
    </w:p>
    <w:p w14:paraId="0D34DBFE" w14:textId="77B6585B" w:rsidR="00427139" w:rsidRDefault="00427139" w:rsidP="00427139"/>
    <w:p w14:paraId="296891E6" w14:textId="000C9685" w:rsidR="00671FB4" w:rsidRDefault="00571D6D" w:rsidP="00671FB4">
      <w:pPr>
        <w:pStyle w:val="Heading4"/>
      </w:pPr>
      <w:r>
        <w:lastRenderedPageBreak/>
        <w:t xml:space="preserve">MC-0665 </w:t>
      </w:r>
      <w:r w:rsidR="00671FB4">
        <w:t>Series XV Box 1, Reel 1</w:t>
      </w:r>
    </w:p>
    <w:p w14:paraId="53EBFD44" w14:textId="69DF9CC1" w:rsidR="00671FB4" w:rsidRDefault="00671FB4" w:rsidP="00427139">
      <w:r>
        <w:t xml:space="preserve">A-30024 – </w:t>
      </w:r>
      <w:r w:rsidR="00AE2A94">
        <w:t xml:space="preserve">12-26-45 - </w:t>
      </w:r>
      <w:r>
        <w:t>schematic: Tube Characteristics Test Circuit for 2050 Tube</w:t>
      </w:r>
    </w:p>
    <w:p w14:paraId="0F8CB11E" w14:textId="271D9BB7" w:rsidR="00671FB4" w:rsidRDefault="00671FB4" w:rsidP="00427139">
      <w:r>
        <w:t>A-30030 – mechanical: Damping Disc</w:t>
      </w:r>
    </w:p>
    <w:p w14:paraId="35EB86B6" w14:textId="4A9449B8" w:rsidR="00671FB4" w:rsidRDefault="00671FB4" w:rsidP="00427139">
      <w:r>
        <w:t>A-30037 – mechanical: Die</w:t>
      </w:r>
    </w:p>
    <w:p w14:paraId="792863FF" w14:textId="34F25AC4" w:rsidR="00671FB4" w:rsidRDefault="00671FB4" w:rsidP="00671FB4">
      <w:r>
        <w:t>A-30038 – mechanical: Punch (matching A-30037)</w:t>
      </w:r>
      <w:r w:rsidR="00AE2A94">
        <w:t xml:space="preserve"> (for punching a small square hole of unspecified size!)</w:t>
      </w:r>
    </w:p>
    <w:p w14:paraId="5090F156" w14:textId="5B2FB85B" w:rsidR="00AE2A94" w:rsidRDefault="00AE2A94" w:rsidP="00671FB4">
      <w:r>
        <w:t>A-30085 – 6-26-46 - schematic: Oscilloscope Reader Pictorial Schematic (!?  Photo multiplier pointed at a scope?)</w:t>
      </w:r>
    </w:p>
    <w:p w14:paraId="7EF6725A" w14:textId="77777777" w:rsidR="00AE2A94" w:rsidRDefault="00AE2A94" w:rsidP="00671FB4"/>
    <w:p w14:paraId="185751E4" w14:textId="6B290E32" w:rsidR="005E159D" w:rsidRDefault="00571D6D" w:rsidP="005E159D">
      <w:pPr>
        <w:pStyle w:val="Heading4"/>
      </w:pPr>
      <w:r>
        <w:t xml:space="preserve">MC-0665 </w:t>
      </w:r>
      <w:r w:rsidR="005E159D">
        <w:t>Series XV Box 2, Reel 6</w:t>
      </w:r>
    </w:p>
    <w:p w14:paraId="35DCF8BA" w14:textId="68B20033" w:rsidR="00671FB4" w:rsidRDefault="005E159D" w:rsidP="00427139">
      <w:r>
        <w:t>SA-36708 – 9-12-50 - Notebook page: vacuum tube curves</w:t>
      </w:r>
    </w:p>
    <w:p w14:paraId="0FBE9DE1" w14:textId="42671838" w:rsidR="005E159D" w:rsidRDefault="00C176B8" w:rsidP="00427139">
      <w:r>
        <w:t>A-36081-1 – schematic: Voltage Variation Circuit (must be early marginal checking) (no date)</w:t>
      </w:r>
    </w:p>
    <w:p w14:paraId="7686B1DF" w14:textId="0818E361" w:rsidR="00C176B8" w:rsidRDefault="00C176B8" w:rsidP="00C176B8">
      <w:r>
        <w:t>A-36084-1 – schematic: Stepping Switch Selection Circuit</w:t>
      </w:r>
    </w:p>
    <w:p w14:paraId="3DD7BB35" w14:textId="3838909A" w:rsidR="00C176B8" w:rsidRDefault="00C176B8" w:rsidP="00C176B8">
      <w:r>
        <w:tab/>
        <w:t>Half a dozen schematics for selection of marginal checking</w:t>
      </w:r>
    </w:p>
    <w:p w14:paraId="6D10231C" w14:textId="67B08A83" w:rsidR="00C176B8" w:rsidRDefault="00C176B8" w:rsidP="00C176B8">
      <w:r>
        <w:t>SA-36091-1 – 9-13-50 – mechanical: Retainer Clip for Translator Relay</w:t>
      </w:r>
    </w:p>
    <w:p w14:paraId="7ABE9FD3" w14:textId="615BF91C" w:rsidR="00C176B8" w:rsidRDefault="00C176B8" w:rsidP="00C176B8"/>
    <w:p w14:paraId="1C5EE4B9" w14:textId="004D8D7B" w:rsidR="007328B4" w:rsidRDefault="00571D6D" w:rsidP="007328B4">
      <w:pPr>
        <w:pStyle w:val="Heading4"/>
      </w:pPr>
      <w:r>
        <w:t xml:space="preserve">MC-0665 </w:t>
      </w:r>
      <w:r w:rsidR="007328B4">
        <w:t>Series XV Box 2, Reel 10</w:t>
      </w:r>
    </w:p>
    <w:p w14:paraId="18763A51" w14:textId="3B503444" w:rsidR="007328B4" w:rsidRDefault="007328B4" w:rsidP="007328B4">
      <w:r>
        <w:t>A-40464 – chart: Tube Characteristics (no date)</w:t>
      </w:r>
    </w:p>
    <w:p w14:paraId="152490AA" w14:textId="3B2C8A1B" w:rsidR="007328B4" w:rsidRDefault="007328B4" w:rsidP="007328B4">
      <w:r>
        <w:t>A-40469 – chart: Tube Characteristics (no date)</w:t>
      </w:r>
    </w:p>
    <w:p w14:paraId="3D66BC67" w14:textId="01E26F6C" w:rsidR="007328B4" w:rsidRDefault="007328B4" w:rsidP="007328B4">
      <w:r>
        <w:t>A-40474 – chart: Tube Characteristics (no date)</w:t>
      </w:r>
    </w:p>
    <w:p w14:paraId="66D941EC" w14:textId="0AFA0E8B" w:rsidR="007328B4" w:rsidRDefault="007328B4" w:rsidP="007328B4">
      <w:r>
        <w:tab/>
        <w:t>(many of these charts)</w:t>
      </w:r>
    </w:p>
    <w:p w14:paraId="360C9F65" w14:textId="31D0C908" w:rsidR="000653CC" w:rsidRDefault="000653CC" w:rsidP="007328B4">
      <w:r>
        <w:t>A-40547 – chart: Tube Characteristics (no date)</w:t>
      </w:r>
    </w:p>
    <w:p w14:paraId="31BD144B" w14:textId="3DC059A9" w:rsidR="000653CC" w:rsidRDefault="000653CC" w:rsidP="007328B4"/>
    <w:p w14:paraId="173C8F20" w14:textId="13887DA3" w:rsidR="000653CC" w:rsidRDefault="000653CC" w:rsidP="007328B4">
      <w:r>
        <w:t>A-42011 – 4-30-47 – mechanical: Magnetic Core Center (looks like a series of tools for making cores)</w:t>
      </w:r>
    </w:p>
    <w:p w14:paraId="76488D6F" w14:textId="5866D681" w:rsidR="000653CC" w:rsidRDefault="000653CC" w:rsidP="007328B4"/>
    <w:p w14:paraId="7C400460" w14:textId="3FCEFF53" w:rsidR="000653CC" w:rsidRDefault="000653CC" w:rsidP="007328B4">
      <w:r>
        <w:t xml:space="preserve">A-45001 – M-2003 Figure 5, </w:t>
      </w:r>
      <w:proofErr w:type="spellStart"/>
      <w:r>
        <w:t>Teleran</w:t>
      </w:r>
      <w:proofErr w:type="spellEnd"/>
      <w:r>
        <w:t xml:space="preserve"> Display (figure illustrating something about a radar display)</w:t>
      </w:r>
    </w:p>
    <w:p w14:paraId="0325F1B7" w14:textId="29C40E6E" w:rsidR="00F36307" w:rsidRDefault="00F36307" w:rsidP="007328B4">
      <w:r>
        <w:t>A-45006 – Flight Introduction Subprogram (high level software block diagram) – must be Air Traffic Control (no date)</w:t>
      </w:r>
    </w:p>
    <w:p w14:paraId="616A57CB" w14:textId="2F58DC3D" w:rsidR="00F36307" w:rsidRDefault="00F36307" w:rsidP="007328B4">
      <w:r>
        <w:t>A-45015 – Fig 9 – Loss of Information by Sampling a Signal with Frequency Components Greater than ½ the Sampling Frequency</w:t>
      </w:r>
    </w:p>
    <w:p w14:paraId="7F05E13B" w14:textId="1C1B77FD" w:rsidR="00F36307" w:rsidRDefault="00F36307" w:rsidP="007328B4">
      <w:r>
        <w:t>A-45018 – schematic: Read-In Block Schematic (attaching radar to WWI Flip-Flop Register)</w:t>
      </w:r>
    </w:p>
    <w:p w14:paraId="64D6F036" w14:textId="60582662" w:rsidR="000A45FC" w:rsidRDefault="000A45FC" w:rsidP="007328B4">
      <w:r>
        <w:tab/>
        <w:t>(many block diagrams for radar interface and air traffic control; no dates)</w:t>
      </w:r>
    </w:p>
    <w:p w14:paraId="30C565E7" w14:textId="62B5B57C" w:rsidR="000A45FC" w:rsidRDefault="000A45FC" w:rsidP="007328B4">
      <w:r>
        <w:t>SA-45222-1 schematic: Buffer and Phase Inverter for 16 in. Scope (hand-drawn schematic, no date)</w:t>
      </w:r>
    </w:p>
    <w:p w14:paraId="700047B6" w14:textId="24CA2E5F" w:rsidR="00A40C31" w:rsidRDefault="00A40C31" w:rsidP="007328B4">
      <w:r>
        <w:t xml:space="preserve">A-45225-1 – List of </w:t>
      </w:r>
      <w:proofErr w:type="spellStart"/>
      <w:r>
        <w:t>Flexowriter</w:t>
      </w:r>
      <w:proofErr w:type="spellEnd"/>
      <w:r>
        <w:t xml:space="preserve"> Characters Associated with the case and Order tables (this must have something to do with an assembler/</w:t>
      </w:r>
      <w:proofErr w:type="spellStart"/>
      <w:r>
        <w:t>readin</w:t>
      </w:r>
      <w:proofErr w:type="spellEnd"/>
      <w:r>
        <w:t xml:space="preserve"> program) (no date)</w:t>
      </w:r>
    </w:p>
    <w:p w14:paraId="7B61BC63" w14:textId="0F918D32" w:rsidR="00A40C31" w:rsidRDefault="00A40C31" w:rsidP="007328B4">
      <w:r>
        <w:tab/>
        <w:t>(A series of drawings figuring out how to map instructions into 556 code)</w:t>
      </w:r>
    </w:p>
    <w:p w14:paraId="5E98EFEB" w14:textId="5D93854D" w:rsidR="00F36307" w:rsidRPr="00394224" w:rsidRDefault="00A40C31" w:rsidP="007328B4">
      <w:pPr>
        <w:rPr>
          <w:color w:val="31849B" w:themeColor="accent5" w:themeShade="BF"/>
        </w:rPr>
      </w:pPr>
      <w:r w:rsidRPr="00394224">
        <w:rPr>
          <w:color w:val="31849B" w:themeColor="accent5" w:themeShade="BF"/>
        </w:rPr>
        <w:t xml:space="preserve">A-45231 – (no date, no title) – looks like a mapping taking WW instructions typed in character codes and converting them to 556 (i.e. a spec for a very basic </w:t>
      </w:r>
      <w:proofErr w:type="spellStart"/>
      <w:r w:rsidRPr="00394224">
        <w:rPr>
          <w:color w:val="31849B" w:themeColor="accent5" w:themeShade="BF"/>
        </w:rPr>
        <w:t>readin</w:t>
      </w:r>
      <w:proofErr w:type="spellEnd"/>
      <w:r w:rsidRPr="00394224">
        <w:rPr>
          <w:color w:val="31849B" w:themeColor="accent5" w:themeShade="BF"/>
        </w:rPr>
        <w:t xml:space="preserve"> program)</w:t>
      </w:r>
    </w:p>
    <w:p w14:paraId="0EF1DFB6" w14:textId="74793C57" w:rsidR="007328B4" w:rsidRDefault="007328B4" w:rsidP="007328B4"/>
    <w:p w14:paraId="6A0CD2A9" w14:textId="1BB21913" w:rsidR="00394224" w:rsidRDefault="00394224" w:rsidP="007328B4">
      <w:r>
        <w:t xml:space="preserve">A-45234 – Flexo Conversion Program; T-138 </w:t>
      </w:r>
      <w:proofErr w:type="spellStart"/>
      <w:r>
        <w:t>pg</w:t>
      </w:r>
      <w:proofErr w:type="spellEnd"/>
      <w:r>
        <w:t xml:space="preserve"> 1 of 6; CW Adams, JT Gilmore – Feb 20, 1951</w:t>
      </w:r>
    </w:p>
    <w:p w14:paraId="1A78C0C7" w14:textId="4EC08330" w:rsidR="00394224" w:rsidRDefault="00394224" w:rsidP="007328B4">
      <w:r>
        <w:tab/>
        <w:t xml:space="preserve">A series of six pages of actual WW code for a </w:t>
      </w:r>
      <w:proofErr w:type="spellStart"/>
      <w:r>
        <w:t>readin</w:t>
      </w:r>
      <w:proofErr w:type="spellEnd"/>
      <w:r>
        <w:t xml:space="preserve"> program</w:t>
      </w:r>
    </w:p>
    <w:p w14:paraId="4A75B276" w14:textId="204C3388" w:rsidR="00394224" w:rsidRDefault="00394224" w:rsidP="007328B4"/>
    <w:p w14:paraId="2661BA01" w14:textId="3F21C6E7" w:rsidR="00394224" w:rsidRDefault="00394224" w:rsidP="007328B4">
      <w:r>
        <w:lastRenderedPageBreak/>
        <w:t>A-45235 – 3-14-51 - schematic: Circuit Schematic, Automatic Camera</w:t>
      </w:r>
    </w:p>
    <w:p w14:paraId="00175F5D" w14:textId="77777777" w:rsidR="00394224" w:rsidRDefault="00394224" w:rsidP="007328B4"/>
    <w:p w14:paraId="3CDACFD4" w14:textId="3A3946A1" w:rsidR="00C23E4D" w:rsidRDefault="00571D6D" w:rsidP="00C23E4D">
      <w:pPr>
        <w:pStyle w:val="Heading4"/>
      </w:pPr>
      <w:r>
        <w:t xml:space="preserve">MC-0665 </w:t>
      </w:r>
      <w:r w:rsidR="00C23E4D">
        <w:t>Series XV Box 2, Reel 11</w:t>
      </w:r>
    </w:p>
    <w:p w14:paraId="2B24C65E" w14:textId="6061001B" w:rsidR="00C23E4D" w:rsidRDefault="00C23E4D" w:rsidP="007328B4">
      <w:r>
        <w:t>A-47219-1 – Simplified Block Diagram of Track Monitoring Procedures (no date)</w:t>
      </w:r>
    </w:p>
    <w:p w14:paraId="044DEDD2" w14:textId="6B9A5259" w:rsidR="00C23E4D" w:rsidRDefault="00C23E4D" w:rsidP="007328B4">
      <w:r>
        <w:t>C-47221 – SAGE System Block Diagram (no date!)</w:t>
      </w:r>
    </w:p>
    <w:p w14:paraId="1A561945" w14:textId="7EBB355D" w:rsidR="00C23E4D" w:rsidRDefault="00C23E4D" w:rsidP="007328B4">
      <w:r>
        <w:t>A-47224 – Block Diagram, Long Range Radar Input Subsystem to Direction Center from South Truro Site</w:t>
      </w:r>
    </w:p>
    <w:p w14:paraId="6EFB25F8" w14:textId="2E3FFAFB" w:rsidR="00C23E4D" w:rsidRDefault="00C23E4D" w:rsidP="007328B4">
      <w:r>
        <w:t>A-47233 – Block Diagram, Error Detecting and Driving Logic</w:t>
      </w:r>
    </w:p>
    <w:p w14:paraId="678C3431" w14:textId="6EAB2003" w:rsidR="00C23E4D" w:rsidRDefault="00C23E4D" w:rsidP="007328B4">
      <w:r>
        <w:t>A-47234 – Block Diagram, PETR Logic</w:t>
      </w:r>
    </w:p>
    <w:p w14:paraId="35F80907" w14:textId="077F27CA" w:rsidR="00C23E4D" w:rsidRDefault="00C23E4D" w:rsidP="007328B4"/>
    <w:p w14:paraId="3426267B" w14:textId="77777777" w:rsidR="00C23E4D" w:rsidRDefault="00C23E4D" w:rsidP="007328B4"/>
    <w:p w14:paraId="1467069E" w14:textId="77777777" w:rsidR="00C23E4D" w:rsidRPr="007328B4" w:rsidRDefault="00C23E4D" w:rsidP="007328B4"/>
    <w:p w14:paraId="2070A461" w14:textId="77777777" w:rsidR="007328B4" w:rsidRDefault="007328B4" w:rsidP="00C176B8"/>
    <w:p w14:paraId="5235993F" w14:textId="42576901" w:rsidR="00FF33B8" w:rsidRDefault="00571D6D" w:rsidP="00FF33B8">
      <w:pPr>
        <w:pStyle w:val="Heading4"/>
      </w:pPr>
      <w:r>
        <w:t xml:space="preserve">MC-0665 </w:t>
      </w:r>
      <w:r w:rsidR="00FF33B8">
        <w:t>Series XV Box 3, Reel 12</w:t>
      </w:r>
    </w:p>
    <w:p w14:paraId="69BBC98F" w14:textId="33E9826A" w:rsidR="00671FB4" w:rsidRDefault="00FF33B8" w:rsidP="00427139">
      <w:r>
        <w:t>SA-48738-1-G – 6-apr-56 – Marginal Check Curve #2</w:t>
      </w:r>
    </w:p>
    <w:p w14:paraId="203CF8BF" w14:textId="3EDE8BB3" w:rsidR="00FF33B8" w:rsidRDefault="00FF33B8" w:rsidP="00427139">
      <w:r>
        <w:t>SA-48740-1-G – 22-mar-56 – Marginal Check Curve</w:t>
      </w:r>
    </w:p>
    <w:p w14:paraId="23CE5268" w14:textId="679B94F2" w:rsidR="0020345A" w:rsidRDefault="0020345A" w:rsidP="0020345A">
      <w:r>
        <w:t>SA-48760-1-G – 11-Apr-56 – Marginal Check Curve</w:t>
      </w:r>
    </w:p>
    <w:p w14:paraId="56ADF023" w14:textId="23AD54D2" w:rsidR="0020345A" w:rsidRDefault="0020345A" w:rsidP="0020345A">
      <w:r>
        <w:tab/>
        <w:t>(many charts for marginal checking measurements)</w:t>
      </w:r>
    </w:p>
    <w:p w14:paraId="4B9BBED3" w14:textId="77777777" w:rsidR="0020345A" w:rsidRDefault="0020345A" w:rsidP="0020345A"/>
    <w:p w14:paraId="1DC7CDCE" w14:textId="77777777" w:rsidR="00FF33B8" w:rsidRDefault="00FF33B8" w:rsidP="00427139"/>
    <w:p w14:paraId="4E95C0CE" w14:textId="2E641D69" w:rsidR="00FF33B8" w:rsidRPr="00FF33B8" w:rsidRDefault="00571D6D" w:rsidP="00FF33B8">
      <w:pPr>
        <w:pStyle w:val="Heading4"/>
      </w:pPr>
      <w:r>
        <w:t xml:space="preserve">MC-0665 </w:t>
      </w:r>
      <w:r w:rsidR="00427139">
        <w:t>Series XV Box 4, Reel 17</w:t>
      </w:r>
    </w:p>
    <w:p w14:paraId="6C85190C" w14:textId="788CD61A" w:rsidR="00427139" w:rsidRDefault="007F2910" w:rsidP="00427139">
      <w:r>
        <w:t>A-57530-1 – mechanical part</w:t>
      </w:r>
    </w:p>
    <w:p w14:paraId="4DFE993B" w14:textId="5A9E22DA" w:rsidR="007F2910" w:rsidRDefault="007F2910" w:rsidP="00427139">
      <w:r>
        <w:t>A-57547 – photo: Mullite Muffle</w:t>
      </w:r>
    </w:p>
    <w:p w14:paraId="2CB1AEAB" w14:textId="6625E5C8" w:rsidR="007F2910" w:rsidRDefault="007F2910" w:rsidP="00427139">
      <w:r>
        <w:t>A-57549 – photo: Catenary Kiln Construction</w:t>
      </w:r>
    </w:p>
    <w:p w14:paraId="56ED049E" w14:textId="7B56DE66" w:rsidR="007F2910" w:rsidRDefault="007F2910" w:rsidP="00427139">
      <w:r>
        <w:t>A-57555 – chart: Hysteresis Loop Data for Reacted Magnesium Ferrite</w:t>
      </w:r>
    </w:p>
    <w:p w14:paraId="01120943" w14:textId="51FA8110" w:rsidR="00427139" w:rsidRDefault="00427139" w:rsidP="00427139"/>
    <w:p w14:paraId="429C9154" w14:textId="472AADCF" w:rsidR="007D2221" w:rsidRDefault="007D2221" w:rsidP="007D2221">
      <w:pPr>
        <w:pStyle w:val="Heading3"/>
      </w:pPr>
      <w:bookmarkStart w:id="96" w:name="_Toc193914371"/>
      <w:r>
        <w:t>Microfilm – Oct 13, 2022</w:t>
      </w:r>
      <w:bookmarkEnd w:id="96"/>
    </w:p>
    <w:p w14:paraId="4B5AB8CA" w14:textId="15111567" w:rsidR="007D2221" w:rsidRDefault="007D2221" w:rsidP="007D2221">
      <w:r>
        <w:t>Back to the Archive to check out microfilms.</w:t>
      </w:r>
    </w:p>
    <w:p w14:paraId="4B6EDB6C" w14:textId="52521A9F" w:rsidR="007D2221" w:rsidRDefault="007D2221" w:rsidP="007D2221">
      <w:r>
        <w:t>I noticed a series of 6 reels that claim to have Flow Diagrams</w:t>
      </w:r>
    </w:p>
    <w:p w14:paraId="32D4358E" w14:textId="5FF9632B" w:rsidR="007D2221" w:rsidRDefault="007D2221" w:rsidP="007D2221">
      <w:r>
        <w:t>All the ones I’ve seen are dated late 1956 (starting November?) or into 1957.</w:t>
      </w:r>
    </w:p>
    <w:p w14:paraId="7D5E5111" w14:textId="49C263F6" w:rsidR="007D2221" w:rsidRDefault="007D2221" w:rsidP="007D2221">
      <w:r>
        <w:t>These seem to form a complete set of something to do with air defense.</w:t>
      </w:r>
    </w:p>
    <w:p w14:paraId="4181A7C3" w14:textId="3AA993C4" w:rsidR="00C306FD" w:rsidRDefault="00C306FD" w:rsidP="007D2221">
      <w:r>
        <w:t>Definitely ‘typed’, not hand-written, but not in a typewriter font; they look like they might all come from a printed manual.</w:t>
      </w:r>
    </w:p>
    <w:p w14:paraId="169693C2" w14:textId="3FA3B37D" w:rsidR="00C306FD" w:rsidRDefault="00C306FD" w:rsidP="007D2221">
      <w:r>
        <w:t xml:space="preserve">I don’t see a clue yet as to whether it’s Whirlwind or SAGE; </w:t>
      </w:r>
      <w:proofErr w:type="spellStart"/>
      <w:r>
        <w:t>kinda</w:t>
      </w:r>
      <w:proofErr w:type="spellEnd"/>
      <w:r>
        <w:t xml:space="preserve"> looks more SAGE-</w:t>
      </w:r>
      <w:proofErr w:type="spellStart"/>
      <w:r>
        <w:t>ish</w:t>
      </w:r>
      <w:proofErr w:type="spellEnd"/>
      <w:r>
        <w:t xml:space="preserve"> at the moment…</w:t>
      </w:r>
    </w:p>
    <w:p w14:paraId="7E19FE5F" w14:textId="77777777" w:rsidR="007D2221" w:rsidRPr="007D2221" w:rsidRDefault="007D2221" w:rsidP="007D2221"/>
    <w:p w14:paraId="05FFF36F" w14:textId="35A91842" w:rsidR="007D2221" w:rsidRDefault="007D2221" w:rsidP="007D2221">
      <w:pPr>
        <w:pStyle w:val="Heading4"/>
      </w:pPr>
      <w:r>
        <w:t>MC-0665 Series XV Box 21, Sub-Box 10, Reel 55</w:t>
      </w:r>
    </w:p>
    <w:p w14:paraId="33145F6A" w14:textId="2EF88541" w:rsidR="007D2221" w:rsidRDefault="007D2221" w:rsidP="007D2221">
      <w:r>
        <w:t>These all seem to be indices to drawings.</w:t>
      </w:r>
    </w:p>
    <w:p w14:paraId="0F1CDC9E" w14:textId="19386BAF" w:rsidR="007D2221" w:rsidRDefault="007D2221" w:rsidP="007D2221">
      <w:r>
        <w:t>Each group gives the title of a ‘sub program’, a short description, a list of “items”, which might be data structures, and then a list of drawing numbers for flow diagrams.  The description sometimes gives numbers of words and/or run time.</w:t>
      </w:r>
    </w:p>
    <w:p w14:paraId="2487CF80" w14:textId="57074E9E" w:rsidR="00C306FD" w:rsidRDefault="00C306FD" w:rsidP="007D2221">
      <w:r>
        <w:lastRenderedPageBreak/>
        <w:t>I didn’t crank long enough to see if these were the whole reel</w:t>
      </w:r>
    </w:p>
    <w:p w14:paraId="02203A2C" w14:textId="77777777" w:rsidR="00C306FD" w:rsidRDefault="00C306FD" w:rsidP="007D2221"/>
    <w:p w14:paraId="6F14373C" w14:textId="77777777" w:rsidR="007D2221" w:rsidRDefault="007D2221" w:rsidP="007D2221"/>
    <w:p w14:paraId="09F50E76" w14:textId="51D37B02" w:rsidR="00C306FD" w:rsidRDefault="00C306FD" w:rsidP="00C306FD">
      <w:pPr>
        <w:pStyle w:val="Heading4"/>
      </w:pPr>
      <w:r>
        <w:t>MC-0665 Series XV Box 21, Sub-Box 10, Reel 56</w:t>
      </w:r>
    </w:p>
    <w:p w14:paraId="735D8A22" w14:textId="552C2F06" w:rsidR="007D2221" w:rsidRDefault="00C306FD" w:rsidP="007D2221">
      <w:r>
        <w:t>This reel seems to pick up in the middle of a series of actual flow diagrams.</w:t>
      </w:r>
    </w:p>
    <w:p w14:paraId="1B14D3D8" w14:textId="56368639" w:rsidR="00C306FD" w:rsidRDefault="00C306FD" w:rsidP="007D2221">
      <w:r>
        <w:t>Quite different from WW diagrams.  Hand drawn, but more formulaic format.</w:t>
      </w:r>
    </w:p>
    <w:p w14:paraId="04C81D57" w14:textId="183DB852" w:rsidR="00C306FD" w:rsidRDefault="00C306FD" w:rsidP="007D2221">
      <w:r>
        <w:t>Must be SAGE; it has Index Registers and Punch Cards</w:t>
      </w:r>
    </w:p>
    <w:p w14:paraId="12D4D69E" w14:textId="11AD63D7" w:rsidR="00C306FD" w:rsidRDefault="00664556" w:rsidP="007D2221">
      <w:r>
        <w:t>The flow diagrams are interspersed with more Program Descriptions, like those that start Reel 55.</w:t>
      </w:r>
    </w:p>
    <w:p w14:paraId="43DBE49B" w14:textId="618879C1" w:rsidR="00664556" w:rsidRDefault="00664556" w:rsidP="007D2221">
      <w:r>
        <w:t>Each diagram seems to be tagged with a three-letter “program name” acronym, e.g., ASP or KLG, which lines up with the name in the description pages.</w:t>
      </w:r>
    </w:p>
    <w:p w14:paraId="4BB3D2B4" w14:textId="5D68F6BB" w:rsidR="00664556" w:rsidRPr="007D2221" w:rsidRDefault="00664556" w:rsidP="007D2221">
      <w:r>
        <w:t>There are “short form” flow diagrams and detailed “dynamic” flow diagrams.</w:t>
      </w:r>
    </w:p>
    <w:p w14:paraId="123627AB" w14:textId="77777777" w:rsidR="007D2221" w:rsidRPr="00427139" w:rsidRDefault="007D2221" w:rsidP="00427139"/>
    <w:p w14:paraId="39A3CB66" w14:textId="77777777" w:rsidR="00F35CA5" w:rsidRDefault="00F35CA5" w:rsidP="009D4002"/>
    <w:p w14:paraId="703393FB" w14:textId="11B5B4DF" w:rsidR="00C62DD9" w:rsidRDefault="00C62DD9" w:rsidP="00196170">
      <w:pPr>
        <w:pStyle w:val="Heading2"/>
      </w:pPr>
      <w:bookmarkStart w:id="97" w:name="_Ref152317294"/>
      <w:bookmarkStart w:id="98" w:name="_Toc193914372"/>
      <w:r>
        <w:t>Microfilm Drawing Notes</w:t>
      </w:r>
      <w:bookmarkEnd w:id="97"/>
      <w:bookmarkEnd w:id="98"/>
    </w:p>
    <w:p w14:paraId="2735C5B9" w14:textId="77777777" w:rsidR="00C62DD9" w:rsidRDefault="00C62DD9" w:rsidP="00C62DD9">
      <w:r>
        <w:t>MITRE Microfilm Reel 25 contains drawing indices for many (but not all) drawings from the drafting department.  For example:</w:t>
      </w:r>
    </w:p>
    <w:p w14:paraId="54EF14E9" w14:textId="77777777" w:rsidR="00C62DD9" w:rsidRDefault="00C62DD9" w:rsidP="00C62DD9">
      <w:r w:rsidRPr="00B416BB">
        <w:rPr>
          <w:noProof/>
        </w:rPr>
        <w:drawing>
          <wp:inline distT="0" distB="0" distL="0" distR="0" wp14:anchorId="7EAF06F2" wp14:editId="1BAA7FD5">
            <wp:extent cx="5943600" cy="802005"/>
            <wp:effectExtent l="0" t="0" r="0" b="0"/>
            <wp:docPr id="1296962551" name="Picture 129696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802005"/>
                    </a:xfrm>
                    <a:prstGeom prst="rect">
                      <a:avLst/>
                    </a:prstGeom>
                  </pic:spPr>
                </pic:pic>
              </a:graphicData>
            </a:graphic>
          </wp:inline>
        </w:drawing>
      </w:r>
    </w:p>
    <w:p w14:paraId="73020C27" w14:textId="77777777" w:rsidR="00C62DD9" w:rsidRDefault="00C62DD9" w:rsidP="00C62DD9"/>
    <w:p w14:paraId="30992862" w14:textId="77777777" w:rsidR="00C62DD9" w:rsidRDefault="00C62DD9" w:rsidP="00C62DD9">
      <w:r w:rsidRPr="00B416BB">
        <w:rPr>
          <w:noProof/>
        </w:rPr>
        <w:drawing>
          <wp:inline distT="0" distB="0" distL="0" distR="0" wp14:anchorId="76F6C30D" wp14:editId="73A5BE29">
            <wp:extent cx="5943600" cy="1481455"/>
            <wp:effectExtent l="0" t="0" r="0" b="4445"/>
            <wp:docPr id="265945685" name="Picture 26594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481455"/>
                    </a:xfrm>
                    <a:prstGeom prst="rect">
                      <a:avLst/>
                    </a:prstGeom>
                  </pic:spPr>
                </pic:pic>
              </a:graphicData>
            </a:graphic>
          </wp:inline>
        </w:drawing>
      </w:r>
    </w:p>
    <w:p w14:paraId="7A1BA892" w14:textId="77777777" w:rsidR="00C62DD9" w:rsidRDefault="00C62DD9" w:rsidP="00C62DD9"/>
    <w:p w14:paraId="55692F4C" w14:textId="77777777" w:rsidR="00950C23" w:rsidRDefault="00950C23" w:rsidP="00C62DD9"/>
    <w:p w14:paraId="563A26D1" w14:textId="77777777" w:rsidR="00950C23" w:rsidRDefault="00950C23" w:rsidP="00C62DD9"/>
    <w:p w14:paraId="4FEC5954" w14:textId="77777777" w:rsidR="00950C23" w:rsidRDefault="00950C23" w:rsidP="00C62DD9"/>
    <w:p w14:paraId="5577B588" w14:textId="77777777" w:rsidR="00950C23" w:rsidRDefault="00950C23" w:rsidP="00C62DD9"/>
    <w:p w14:paraId="1C5E70A6" w14:textId="77777777" w:rsidR="00950C23" w:rsidRDefault="00950C23" w:rsidP="00C62DD9"/>
    <w:p w14:paraId="431FD0F6" w14:textId="77777777" w:rsidR="00950C23" w:rsidRDefault="00950C23" w:rsidP="00C62DD9"/>
    <w:p w14:paraId="0B21073C" w14:textId="77777777" w:rsidR="00950C23" w:rsidRDefault="00950C23" w:rsidP="00C62DD9"/>
    <w:p w14:paraId="568F004D" w14:textId="77777777" w:rsidR="00950C23" w:rsidRDefault="00950C23" w:rsidP="00C62DD9"/>
    <w:p w14:paraId="35D43EBF" w14:textId="77777777" w:rsidR="00950C23" w:rsidRDefault="00950C23" w:rsidP="00C62DD9"/>
    <w:p w14:paraId="4BCC5BFB" w14:textId="77777777" w:rsidR="00950C23" w:rsidRDefault="00950C23" w:rsidP="00C62DD9"/>
    <w:p w14:paraId="05243FF0" w14:textId="77777777" w:rsidR="00950C23" w:rsidRDefault="00950C23" w:rsidP="00C62DD9"/>
    <w:p w14:paraId="48315279" w14:textId="6725D7F2" w:rsidR="00C62DD9" w:rsidRDefault="00C62DD9" w:rsidP="00C62DD9">
      <w:pPr>
        <w:pStyle w:val="Heading3"/>
      </w:pPr>
      <w:bookmarkStart w:id="99" w:name="_Toc193914373"/>
      <w:r>
        <w:t>Light Gun Drawings</w:t>
      </w:r>
      <w:bookmarkEnd w:id="99"/>
    </w:p>
    <w:p w14:paraId="1FAB48A7" w14:textId="77777777" w:rsidR="00C62DD9" w:rsidRDefault="00C62DD9" w:rsidP="00C62DD9"/>
    <w:tbl>
      <w:tblPr>
        <w:tblStyle w:val="TableGrid"/>
        <w:tblW w:w="0" w:type="auto"/>
        <w:tblLook w:val="04A0" w:firstRow="1" w:lastRow="0" w:firstColumn="1" w:lastColumn="0" w:noHBand="0" w:noVBand="1"/>
      </w:tblPr>
      <w:tblGrid>
        <w:gridCol w:w="1345"/>
        <w:gridCol w:w="4320"/>
        <w:gridCol w:w="1347"/>
        <w:gridCol w:w="2338"/>
      </w:tblGrid>
      <w:tr w:rsidR="00EE4B8E" w14:paraId="006B6EE9" w14:textId="77777777" w:rsidTr="006C3FA4">
        <w:tc>
          <w:tcPr>
            <w:tcW w:w="1345" w:type="dxa"/>
            <w:shd w:val="clear" w:color="auto" w:fill="DAEEF3" w:themeFill="accent5" w:themeFillTint="33"/>
          </w:tcPr>
          <w:p w14:paraId="7CFADE8D" w14:textId="77777777" w:rsidR="00EE4B8E" w:rsidRDefault="00EE4B8E" w:rsidP="00C62DD9">
            <w:r>
              <w:t xml:space="preserve">Drawing </w:t>
            </w:r>
          </w:p>
          <w:p w14:paraId="1FB26FF0" w14:textId="0EF58BA4" w:rsidR="00EE4B8E" w:rsidRDefault="00EE4B8E" w:rsidP="00C62DD9">
            <w:r>
              <w:t>Number</w:t>
            </w:r>
          </w:p>
        </w:tc>
        <w:tc>
          <w:tcPr>
            <w:tcW w:w="4320" w:type="dxa"/>
            <w:shd w:val="clear" w:color="auto" w:fill="DAEEF3" w:themeFill="accent5" w:themeFillTint="33"/>
          </w:tcPr>
          <w:p w14:paraId="1B7CFD4B" w14:textId="64676A09" w:rsidR="00EE4B8E" w:rsidRDefault="00EE4B8E" w:rsidP="00C62DD9">
            <w:r>
              <w:t>Title</w:t>
            </w:r>
          </w:p>
        </w:tc>
        <w:tc>
          <w:tcPr>
            <w:tcW w:w="1347" w:type="dxa"/>
            <w:shd w:val="clear" w:color="auto" w:fill="DAEEF3" w:themeFill="accent5" w:themeFillTint="33"/>
          </w:tcPr>
          <w:p w14:paraId="250DD514" w14:textId="46FD5369" w:rsidR="00EE4B8E" w:rsidRDefault="00EE4B8E" w:rsidP="00C62DD9">
            <w:r>
              <w:t>Date</w:t>
            </w:r>
            <w:r>
              <w:br/>
              <w:t>(m-d-y)</w:t>
            </w:r>
          </w:p>
        </w:tc>
        <w:tc>
          <w:tcPr>
            <w:tcW w:w="2338" w:type="dxa"/>
            <w:shd w:val="clear" w:color="auto" w:fill="DAEEF3" w:themeFill="accent5" w:themeFillTint="33"/>
          </w:tcPr>
          <w:p w14:paraId="1EB427E6" w14:textId="56174D02" w:rsidR="00EE4B8E" w:rsidRDefault="00EE4B8E" w:rsidP="00C62DD9">
            <w:r>
              <w:t>Probable Reel</w:t>
            </w:r>
          </w:p>
        </w:tc>
      </w:tr>
      <w:tr w:rsidR="00EE4B8E" w14:paraId="192E4DA2" w14:textId="77777777" w:rsidTr="00EE4B8E">
        <w:tc>
          <w:tcPr>
            <w:tcW w:w="1345" w:type="dxa"/>
          </w:tcPr>
          <w:p w14:paraId="348A97A5" w14:textId="7D993F70" w:rsidR="00EE4B8E" w:rsidRDefault="00EE4B8E" w:rsidP="00C62DD9">
            <w:r>
              <w:t>B-45284</w:t>
            </w:r>
          </w:p>
        </w:tc>
        <w:tc>
          <w:tcPr>
            <w:tcW w:w="4320" w:type="dxa"/>
          </w:tcPr>
          <w:p w14:paraId="43E854DB" w14:textId="21B069B4" w:rsidR="00EE4B8E" w:rsidRDefault="00EE4B8E" w:rsidP="00C62DD9">
            <w:r>
              <w:t>Block Schematic, Light Gun + Amplifier</w:t>
            </w:r>
          </w:p>
        </w:tc>
        <w:tc>
          <w:tcPr>
            <w:tcW w:w="1347" w:type="dxa"/>
          </w:tcPr>
          <w:p w14:paraId="430C3894" w14:textId="057B0D67" w:rsidR="00EE4B8E" w:rsidRDefault="00EE4B8E" w:rsidP="00C62DD9">
            <w:r>
              <w:t>2-4-51</w:t>
            </w:r>
          </w:p>
        </w:tc>
        <w:tc>
          <w:tcPr>
            <w:tcW w:w="2338" w:type="dxa"/>
          </w:tcPr>
          <w:p w14:paraId="46E34DD9" w14:textId="08CE3F97" w:rsidR="00EE4B8E" w:rsidRDefault="00950C23" w:rsidP="00C62DD9">
            <w:r w:rsidRPr="00950C23">
              <w:t>B-39427 to B-</w:t>
            </w:r>
            <w:proofErr w:type="gramStart"/>
            <w:r w:rsidRPr="00950C23">
              <w:t xml:space="preserve">47059 </w:t>
            </w:r>
            <w:r>
              <w:t>reel</w:t>
            </w:r>
            <w:proofErr w:type="gramEnd"/>
            <w:r>
              <w:t xml:space="preserve"> </w:t>
            </w:r>
            <w:r w:rsidRPr="00950C23">
              <w:t>29</w:t>
            </w:r>
          </w:p>
        </w:tc>
      </w:tr>
      <w:tr w:rsidR="00EE4B8E" w14:paraId="130669C7" w14:textId="77777777" w:rsidTr="00EE4B8E">
        <w:tc>
          <w:tcPr>
            <w:tcW w:w="1345" w:type="dxa"/>
          </w:tcPr>
          <w:p w14:paraId="2065047D" w14:textId="655F3B5B" w:rsidR="00EE4B8E" w:rsidRDefault="00EE4B8E" w:rsidP="00C62DD9">
            <w:r>
              <w:t>C-45285</w:t>
            </w:r>
          </w:p>
        </w:tc>
        <w:tc>
          <w:tcPr>
            <w:tcW w:w="4320" w:type="dxa"/>
          </w:tcPr>
          <w:p w14:paraId="5E69F192" w14:textId="6A84A7A7" w:rsidR="00EE4B8E" w:rsidRDefault="00EE4B8E" w:rsidP="00C62DD9">
            <w:r>
              <w:t>Circuit Schematic, Light Gun + Amplifier</w:t>
            </w:r>
            <w:r w:rsidR="00950C23">
              <w:t>, E-2024</w:t>
            </w:r>
          </w:p>
        </w:tc>
        <w:tc>
          <w:tcPr>
            <w:tcW w:w="1347" w:type="dxa"/>
          </w:tcPr>
          <w:p w14:paraId="216556CA" w14:textId="2B6F5209" w:rsidR="00EE4B8E" w:rsidRDefault="00EE4B8E" w:rsidP="00C62DD9">
            <w:r>
              <w:t>2-4-51</w:t>
            </w:r>
          </w:p>
        </w:tc>
        <w:tc>
          <w:tcPr>
            <w:tcW w:w="2338" w:type="dxa"/>
          </w:tcPr>
          <w:p w14:paraId="47BF5AAD" w14:textId="1E405F96" w:rsidR="00EE4B8E" w:rsidRDefault="00950C23" w:rsidP="00C62DD9">
            <w:r w:rsidRPr="00950C23">
              <w:t>C-32194 to C-</w:t>
            </w:r>
            <w:proofErr w:type="gramStart"/>
            <w:r w:rsidRPr="00950C23">
              <w:t>50927</w:t>
            </w:r>
            <w:r>
              <w:t xml:space="preserve"> reel</w:t>
            </w:r>
            <w:proofErr w:type="gramEnd"/>
            <w:r w:rsidRPr="00950C23">
              <w:t xml:space="preserve"> 39</w:t>
            </w:r>
          </w:p>
        </w:tc>
      </w:tr>
      <w:tr w:rsidR="00950C23" w14:paraId="235105B2" w14:textId="77777777" w:rsidTr="00EE4B8E">
        <w:tc>
          <w:tcPr>
            <w:tcW w:w="1345" w:type="dxa"/>
          </w:tcPr>
          <w:p w14:paraId="1300DE32" w14:textId="445C9CF2" w:rsidR="00950C23" w:rsidRDefault="00950C23" w:rsidP="00C62DD9">
            <w:r>
              <w:t>A-45283</w:t>
            </w:r>
          </w:p>
        </w:tc>
        <w:tc>
          <w:tcPr>
            <w:tcW w:w="4320" w:type="dxa"/>
          </w:tcPr>
          <w:p w14:paraId="2358E4E7" w14:textId="001BBC7F" w:rsidR="00950C23" w:rsidRDefault="00950C23" w:rsidP="00C62DD9">
            <w:r>
              <w:t>Circuit Schematic Chime Indicator</w:t>
            </w:r>
          </w:p>
        </w:tc>
        <w:tc>
          <w:tcPr>
            <w:tcW w:w="1347" w:type="dxa"/>
          </w:tcPr>
          <w:p w14:paraId="2452495C" w14:textId="0B72F22E" w:rsidR="00950C23" w:rsidRDefault="00950C23" w:rsidP="00C62DD9">
            <w:r>
              <w:t>5-4-51</w:t>
            </w:r>
          </w:p>
        </w:tc>
        <w:tc>
          <w:tcPr>
            <w:tcW w:w="2338" w:type="dxa"/>
            <w:vMerge w:val="restart"/>
          </w:tcPr>
          <w:p w14:paraId="03D5274A" w14:textId="0E89B966" w:rsidR="00950C23" w:rsidRPr="00950C23" w:rsidRDefault="00950C23" w:rsidP="00C62DD9">
            <w:r w:rsidRPr="00950C23">
              <w:t>A-40464 to A-</w:t>
            </w:r>
            <w:proofErr w:type="gramStart"/>
            <w:r w:rsidRPr="00950C23">
              <w:t xml:space="preserve">47215 </w:t>
            </w:r>
            <w:r>
              <w:t>reel</w:t>
            </w:r>
            <w:proofErr w:type="gramEnd"/>
            <w:r>
              <w:t xml:space="preserve"> </w:t>
            </w:r>
            <w:r w:rsidRPr="00950C23">
              <w:t>10</w:t>
            </w:r>
          </w:p>
        </w:tc>
      </w:tr>
      <w:tr w:rsidR="00950C23" w14:paraId="07A9C17F" w14:textId="77777777" w:rsidTr="00EE4B8E">
        <w:tc>
          <w:tcPr>
            <w:tcW w:w="1345" w:type="dxa"/>
          </w:tcPr>
          <w:p w14:paraId="7814C358" w14:textId="69B41248" w:rsidR="00950C23" w:rsidRDefault="00950C23" w:rsidP="00C62DD9">
            <w:r>
              <w:t>A-45298</w:t>
            </w:r>
          </w:p>
        </w:tc>
        <w:tc>
          <w:tcPr>
            <w:tcW w:w="4320" w:type="dxa"/>
          </w:tcPr>
          <w:p w14:paraId="4F96EED2" w14:textId="3D1B20EA" w:rsidR="00950C23" w:rsidRDefault="00950C23" w:rsidP="00C62DD9">
            <w:r>
              <w:t>Light Gun</w:t>
            </w:r>
          </w:p>
        </w:tc>
        <w:tc>
          <w:tcPr>
            <w:tcW w:w="1347" w:type="dxa"/>
          </w:tcPr>
          <w:p w14:paraId="6C54BED6" w14:textId="64D5A91E" w:rsidR="00950C23" w:rsidRDefault="00950C23" w:rsidP="00C62DD9">
            <w:r>
              <w:t>6-12-51</w:t>
            </w:r>
          </w:p>
        </w:tc>
        <w:tc>
          <w:tcPr>
            <w:tcW w:w="2338" w:type="dxa"/>
            <w:vMerge/>
          </w:tcPr>
          <w:p w14:paraId="0A29FBB3" w14:textId="6B78A61E" w:rsidR="00950C23" w:rsidRDefault="00950C23" w:rsidP="00C62DD9"/>
        </w:tc>
      </w:tr>
      <w:tr w:rsidR="00950C23" w14:paraId="19098493" w14:textId="77777777" w:rsidTr="00EE4B8E">
        <w:tc>
          <w:tcPr>
            <w:tcW w:w="1345" w:type="dxa"/>
          </w:tcPr>
          <w:p w14:paraId="2F121D6C" w14:textId="064B0EDA" w:rsidR="00950C23" w:rsidRDefault="00950C23" w:rsidP="00C62DD9">
            <w:r>
              <w:t>A-45299</w:t>
            </w:r>
          </w:p>
        </w:tc>
        <w:tc>
          <w:tcPr>
            <w:tcW w:w="4320" w:type="dxa"/>
          </w:tcPr>
          <w:p w14:paraId="64FF76F3" w14:textId="56C455DF" w:rsidR="00950C23" w:rsidRDefault="00950C23" w:rsidP="00C62DD9">
            <w:r>
              <w:t>Light Gun, Covers off</w:t>
            </w:r>
          </w:p>
        </w:tc>
        <w:tc>
          <w:tcPr>
            <w:tcW w:w="1347" w:type="dxa"/>
          </w:tcPr>
          <w:p w14:paraId="37832364" w14:textId="3AD269AC" w:rsidR="00950C23" w:rsidRDefault="00950C23" w:rsidP="00C62DD9">
            <w:r>
              <w:t>6-12-51</w:t>
            </w:r>
          </w:p>
        </w:tc>
        <w:tc>
          <w:tcPr>
            <w:tcW w:w="2338" w:type="dxa"/>
            <w:vMerge/>
          </w:tcPr>
          <w:p w14:paraId="3CF1885F" w14:textId="77777777" w:rsidR="00950C23" w:rsidRDefault="00950C23" w:rsidP="00C62DD9"/>
        </w:tc>
      </w:tr>
      <w:tr w:rsidR="00950C23" w14:paraId="6F3129FA" w14:textId="77777777" w:rsidTr="00EE4B8E">
        <w:tc>
          <w:tcPr>
            <w:tcW w:w="1345" w:type="dxa"/>
          </w:tcPr>
          <w:p w14:paraId="7CD1CD77" w14:textId="11B2F3EF" w:rsidR="00950C23" w:rsidRDefault="00950C23" w:rsidP="00EE4B8E">
            <w:r>
              <w:t>A-45300</w:t>
            </w:r>
          </w:p>
        </w:tc>
        <w:tc>
          <w:tcPr>
            <w:tcW w:w="4320" w:type="dxa"/>
          </w:tcPr>
          <w:p w14:paraId="17C4599A" w14:textId="47B0F163" w:rsidR="00950C23" w:rsidRDefault="00950C23" w:rsidP="00EE4B8E">
            <w:r>
              <w:t>Light Gun Amplifier</w:t>
            </w:r>
          </w:p>
        </w:tc>
        <w:tc>
          <w:tcPr>
            <w:tcW w:w="1347" w:type="dxa"/>
          </w:tcPr>
          <w:p w14:paraId="62AE16BA" w14:textId="67FA6325" w:rsidR="00950C23" w:rsidRDefault="00950C23" w:rsidP="00EE4B8E">
            <w:r>
              <w:t>6-12-51</w:t>
            </w:r>
          </w:p>
        </w:tc>
        <w:tc>
          <w:tcPr>
            <w:tcW w:w="2338" w:type="dxa"/>
            <w:vMerge/>
          </w:tcPr>
          <w:p w14:paraId="4BAAB6BC" w14:textId="77777777" w:rsidR="00950C23" w:rsidRDefault="00950C23" w:rsidP="00EE4B8E"/>
        </w:tc>
      </w:tr>
    </w:tbl>
    <w:p w14:paraId="1B1C7482" w14:textId="77777777" w:rsidR="00EE4B8E" w:rsidRDefault="00EE4B8E" w:rsidP="00C62DD9"/>
    <w:p w14:paraId="1DE37623" w14:textId="77777777" w:rsidR="00C62DD9" w:rsidRDefault="00C62DD9" w:rsidP="00C62DD9"/>
    <w:p w14:paraId="0DA77208" w14:textId="20B93470" w:rsidR="00C62DD9" w:rsidRDefault="00C62DD9" w:rsidP="00C62DD9">
      <w:pPr>
        <w:pStyle w:val="Heading3"/>
      </w:pPr>
      <w:bookmarkStart w:id="100" w:name="_Toc193914374"/>
      <w:r>
        <w:t>Software Program Drawings</w:t>
      </w:r>
      <w:bookmarkEnd w:id="100"/>
    </w:p>
    <w:p w14:paraId="248659EA" w14:textId="4DA325DB" w:rsidR="00C62DD9" w:rsidRDefault="00921875" w:rsidP="006C3FA4">
      <w:pPr>
        <w:pStyle w:val="Heading4"/>
      </w:pPr>
      <w:r>
        <w:t xml:space="preserve">Air Traffic / </w:t>
      </w:r>
      <w:r w:rsidR="006C3FA4">
        <w:t>David Israel</w:t>
      </w:r>
    </w:p>
    <w:p w14:paraId="22958C7A" w14:textId="21BB127D" w:rsidR="006C3FA4" w:rsidRPr="006C3FA4" w:rsidRDefault="006C3FA4" w:rsidP="006C3FA4">
      <w:r>
        <w:t>The following are a few of the drawings originated by David Israel.</w:t>
      </w:r>
    </w:p>
    <w:tbl>
      <w:tblPr>
        <w:tblStyle w:val="TableGrid"/>
        <w:tblW w:w="0" w:type="auto"/>
        <w:tblLook w:val="04A0" w:firstRow="1" w:lastRow="0" w:firstColumn="1" w:lastColumn="0" w:noHBand="0" w:noVBand="1"/>
      </w:tblPr>
      <w:tblGrid>
        <w:gridCol w:w="1345"/>
        <w:gridCol w:w="4320"/>
        <w:gridCol w:w="1347"/>
        <w:gridCol w:w="2338"/>
      </w:tblGrid>
      <w:tr w:rsidR="006C3FA4" w14:paraId="5E9C6C6C" w14:textId="77777777" w:rsidTr="006C3FA4">
        <w:tc>
          <w:tcPr>
            <w:tcW w:w="1345" w:type="dxa"/>
            <w:shd w:val="clear" w:color="auto" w:fill="DAEEF3" w:themeFill="accent5" w:themeFillTint="33"/>
          </w:tcPr>
          <w:p w14:paraId="62F19666" w14:textId="77777777" w:rsidR="006C3FA4" w:rsidRDefault="006C3FA4" w:rsidP="00E01975">
            <w:r>
              <w:t xml:space="preserve">Drawing </w:t>
            </w:r>
          </w:p>
          <w:p w14:paraId="6923B99E" w14:textId="77777777" w:rsidR="006C3FA4" w:rsidRDefault="006C3FA4" w:rsidP="00E01975">
            <w:r>
              <w:t>Number</w:t>
            </w:r>
          </w:p>
        </w:tc>
        <w:tc>
          <w:tcPr>
            <w:tcW w:w="4320" w:type="dxa"/>
            <w:shd w:val="clear" w:color="auto" w:fill="DAEEF3" w:themeFill="accent5" w:themeFillTint="33"/>
          </w:tcPr>
          <w:p w14:paraId="1A94D830" w14:textId="77777777" w:rsidR="006C3FA4" w:rsidRDefault="006C3FA4" w:rsidP="00E01975">
            <w:r>
              <w:t>Title</w:t>
            </w:r>
          </w:p>
        </w:tc>
        <w:tc>
          <w:tcPr>
            <w:tcW w:w="1347" w:type="dxa"/>
            <w:shd w:val="clear" w:color="auto" w:fill="DAEEF3" w:themeFill="accent5" w:themeFillTint="33"/>
          </w:tcPr>
          <w:p w14:paraId="5B367198" w14:textId="77777777" w:rsidR="006C3FA4" w:rsidRDefault="006C3FA4" w:rsidP="00E01975">
            <w:r>
              <w:t>Date</w:t>
            </w:r>
            <w:r>
              <w:br/>
              <w:t>(m-d-y)</w:t>
            </w:r>
          </w:p>
        </w:tc>
        <w:tc>
          <w:tcPr>
            <w:tcW w:w="2338" w:type="dxa"/>
            <w:shd w:val="clear" w:color="auto" w:fill="DAEEF3" w:themeFill="accent5" w:themeFillTint="33"/>
          </w:tcPr>
          <w:p w14:paraId="52B0AAFC" w14:textId="77777777" w:rsidR="006C3FA4" w:rsidRDefault="006C3FA4" w:rsidP="00E01975">
            <w:r>
              <w:t>Probable Reel</w:t>
            </w:r>
          </w:p>
        </w:tc>
      </w:tr>
      <w:tr w:rsidR="006C3FA4" w14:paraId="77F87160" w14:textId="77777777" w:rsidTr="006C3FA4">
        <w:tc>
          <w:tcPr>
            <w:tcW w:w="1345" w:type="dxa"/>
          </w:tcPr>
          <w:p w14:paraId="31F85423" w14:textId="365B5D84" w:rsidR="006C3FA4" w:rsidRDefault="006C3FA4" w:rsidP="00E01975">
            <w:r>
              <w:t>A-45062</w:t>
            </w:r>
          </w:p>
        </w:tc>
        <w:tc>
          <w:tcPr>
            <w:tcW w:w="4320" w:type="dxa"/>
          </w:tcPr>
          <w:p w14:paraId="1EC08195" w14:textId="33C46215" w:rsidR="006C3FA4" w:rsidRDefault="006C3FA4" w:rsidP="00E01975">
            <w:r>
              <w:t>6673 Summary Report [probably Air Traffic Control]</w:t>
            </w:r>
          </w:p>
        </w:tc>
        <w:tc>
          <w:tcPr>
            <w:tcW w:w="1347" w:type="dxa"/>
          </w:tcPr>
          <w:p w14:paraId="5A37F3D0" w14:textId="646269C7" w:rsidR="006C3FA4" w:rsidRDefault="006C3FA4" w:rsidP="00E01975">
            <w:r>
              <w:t>6-28-50</w:t>
            </w:r>
          </w:p>
        </w:tc>
        <w:tc>
          <w:tcPr>
            <w:tcW w:w="2338" w:type="dxa"/>
          </w:tcPr>
          <w:p w14:paraId="2F9165BB" w14:textId="77777777" w:rsidR="006C3FA4" w:rsidRDefault="006C3FA4" w:rsidP="00E01975"/>
        </w:tc>
      </w:tr>
      <w:tr w:rsidR="006C3FA4" w14:paraId="2951F275" w14:textId="77777777" w:rsidTr="006C3FA4">
        <w:tc>
          <w:tcPr>
            <w:tcW w:w="1345" w:type="dxa"/>
          </w:tcPr>
          <w:p w14:paraId="112263CB" w14:textId="0B0E61E7" w:rsidR="006C3FA4" w:rsidRDefault="006C3FA4" w:rsidP="00E01975">
            <w:r>
              <w:t>B-45064 – B-45090</w:t>
            </w:r>
          </w:p>
        </w:tc>
        <w:tc>
          <w:tcPr>
            <w:tcW w:w="4320" w:type="dxa"/>
          </w:tcPr>
          <w:p w14:paraId="6F5B1638" w14:textId="066E2D6A" w:rsidR="006C3FA4" w:rsidRDefault="006C3FA4" w:rsidP="00E01975">
            <w:r>
              <w:t xml:space="preserve">[approach paths, helical descent pattern, </w:t>
            </w:r>
            <w:proofErr w:type="spellStart"/>
            <w:r>
              <w:t>etc</w:t>
            </w:r>
            <w:proofErr w:type="spellEnd"/>
            <w:r w:rsidR="00921875">
              <w:t>]</w:t>
            </w:r>
          </w:p>
        </w:tc>
        <w:tc>
          <w:tcPr>
            <w:tcW w:w="1347" w:type="dxa"/>
          </w:tcPr>
          <w:p w14:paraId="14705A62" w14:textId="01D115DE" w:rsidR="006C3FA4" w:rsidRDefault="006C3FA4" w:rsidP="00E01975">
            <w:r>
              <w:t>6-25-50</w:t>
            </w:r>
          </w:p>
        </w:tc>
        <w:tc>
          <w:tcPr>
            <w:tcW w:w="2338" w:type="dxa"/>
          </w:tcPr>
          <w:p w14:paraId="354814C7" w14:textId="77777777" w:rsidR="006C3FA4" w:rsidRDefault="006C3FA4" w:rsidP="00E01975"/>
        </w:tc>
      </w:tr>
      <w:tr w:rsidR="006C3FA4" w14:paraId="68113673" w14:textId="77777777" w:rsidTr="006C3FA4">
        <w:tc>
          <w:tcPr>
            <w:tcW w:w="1345" w:type="dxa"/>
          </w:tcPr>
          <w:p w14:paraId="47CF3604" w14:textId="04145E9B" w:rsidR="006C3FA4" w:rsidRDefault="006C3FA4" w:rsidP="00E01975"/>
        </w:tc>
        <w:tc>
          <w:tcPr>
            <w:tcW w:w="4320" w:type="dxa"/>
          </w:tcPr>
          <w:p w14:paraId="7358042D" w14:textId="79A6839F" w:rsidR="006C3FA4" w:rsidRDefault="006C3FA4" w:rsidP="00E01975"/>
        </w:tc>
        <w:tc>
          <w:tcPr>
            <w:tcW w:w="1347" w:type="dxa"/>
          </w:tcPr>
          <w:p w14:paraId="12A5328E" w14:textId="641E4E16" w:rsidR="006C3FA4" w:rsidRDefault="006C3FA4" w:rsidP="00E01975"/>
        </w:tc>
        <w:tc>
          <w:tcPr>
            <w:tcW w:w="2338" w:type="dxa"/>
          </w:tcPr>
          <w:p w14:paraId="66911CF8" w14:textId="77777777" w:rsidR="006C3FA4" w:rsidRDefault="006C3FA4" w:rsidP="00E01975"/>
        </w:tc>
      </w:tr>
      <w:tr w:rsidR="00A813CD" w14:paraId="365E782C" w14:textId="77777777" w:rsidTr="006C3FA4">
        <w:tc>
          <w:tcPr>
            <w:tcW w:w="1345" w:type="dxa"/>
          </w:tcPr>
          <w:p w14:paraId="75A75EDD" w14:textId="231DB3D6" w:rsidR="00A813CD" w:rsidRDefault="00A813CD" w:rsidP="00E01975">
            <w:r>
              <w:t>SD-45382</w:t>
            </w:r>
          </w:p>
        </w:tc>
        <w:tc>
          <w:tcPr>
            <w:tcW w:w="4320" w:type="dxa"/>
          </w:tcPr>
          <w:p w14:paraId="30EF4025" w14:textId="54C7F7CA" w:rsidR="00A813CD" w:rsidRDefault="00A813CD" w:rsidP="00E01975">
            <w:r>
              <w:t>Flow Diagram for Interception Program (M-1343)</w:t>
            </w:r>
          </w:p>
        </w:tc>
        <w:tc>
          <w:tcPr>
            <w:tcW w:w="1347" w:type="dxa"/>
          </w:tcPr>
          <w:p w14:paraId="657C88A8" w14:textId="5A02B283" w:rsidR="00A813CD" w:rsidRDefault="00A813CD" w:rsidP="00E01975">
            <w:r>
              <w:t>12-21-51</w:t>
            </w:r>
          </w:p>
        </w:tc>
        <w:tc>
          <w:tcPr>
            <w:tcW w:w="2338" w:type="dxa"/>
          </w:tcPr>
          <w:p w14:paraId="75937E3A" w14:textId="77777777" w:rsidR="00A813CD" w:rsidRDefault="00A813CD" w:rsidP="00E01975"/>
        </w:tc>
      </w:tr>
      <w:tr w:rsidR="00A813CD" w14:paraId="3655E7AD" w14:textId="77777777" w:rsidTr="006C3FA4">
        <w:tc>
          <w:tcPr>
            <w:tcW w:w="1345" w:type="dxa"/>
          </w:tcPr>
          <w:p w14:paraId="57C3EF9E" w14:textId="3B8376D2" w:rsidR="00A813CD" w:rsidRDefault="00A813CD" w:rsidP="00E01975">
            <w:r>
              <w:t>A-45385</w:t>
            </w:r>
          </w:p>
        </w:tc>
        <w:tc>
          <w:tcPr>
            <w:tcW w:w="4320" w:type="dxa"/>
          </w:tcPr>
          <w:p w14:paraId="12CC7238" w14:textId="0EB8830D" w:rsidR="00A813CD" w:rsidRDefault="00A813CD" w:rsidP="00E01975">
            <w:r>
              <w:t>Flow Diagram for Interception Computation</w:t>
            </w:r>
          </w:p>
        </w:tc>
        <w:tc>
          <w:tcPr>
            <w:tcW w:w="1347" w:type="dxa"/>
          </w:tcPr>
          <w:p w14:paraId="48467E73" w14:textId="43FDFBED" w:rsidR="00A813CD" w:rsidRDefault="00A813CD" w:rsidP="00E01975">
            <w:r>
              <w:t>8-14-51</w:t>
            </w:r>
          </w:p>
        </w:tc>
        <w:tc>
          <w:tcPr>
            <w:tcW w:w="2338" w:type="dxa"/>
          </w:tcPr>
          <w:p w14:paraId="536DCCC8" w14:textId="77777777" w:rsidR="00A813CD" w:rsidRDefault="00A813CD" w:rsidP="00E01975"/>
        </w:tc>
      </w:tr>
    </w:tbl>
    <w:p w14:paraId="57A8184C" w14:textId="77777777" w:rsidR="00C62DD9" w:rsidRDefault="00C62DD9" w:rsidP="00C62DD9"/>
    <w:p w14:paraId="1D58CBF6" w14:textId="0F81A945" w:rsidR="00921875" w:rsidRDefault="00921875" w:rsidP="00921875">
      <w:pPr>
        <w:pStyle w:val="Heading4"/>
      </w:pPr>
      <w:r>
        <w:t>Conversion Programs</w:t>
      </w:r>
    </w:p>
    <w:p w14:paraId="64F6E535" w14:textId="77777777" w:rsidR="00921875" w:rsidRDefault="00921875" w:rsidP="00C62DD9"/>
    <w:tbl>
      <w:tblPr>
        <w:tblStyle w:val="TableGrid"/>
        <w:tblW w:w="0" w:type="auto"/>
        <w:tblLook w:val="04A0" w:firstRow="1" w:lastRow="0" w:firstColumn="1" w:lastColumn="0" w:noHBand="0" w:noVBand="1"/>
      </w:tblPr>
      <w:tblGrid>
        <w:gridCol w:w="1271"/>
        <w:gridCol w:w="3625"/>
        <w:gridCol w:w="1147"/>
        <w:gridCol w:w="1215"/>
        <w:gridCol w:w="2092"/>
      </w:tblGrid>
      <w:tr w:rsidR="00921875" w14:paraId="5E01A0EF" w14:textId="77777777" w:rsidTr="00921875">
        <w:tc>
          <w:tcPr>
            <w:tcW w:w="1271" w:type="dxa"/>
            <w:shd w:val="clear" w:color="auto" w:fill="DAEEF3" w:themeFill="accent5" w:themeFillTint="33"/>
          </w:tcPr>
          <w:p w14:paraId="0B700EB0" w14:textId="77777777" w:rsidR="00921875" w:rsidRDefault="00921875" w:rsidP="00E01975">
            <w:r>
              <w:t xml:space="preserve">Drawing </w:t>
            </w:r>
          </w:p>
          <w:p w14:paraId="64F038FF" w14:textId="77777777" w:rsidR="00921875" w:rsidRDefault="00921875" w:rsidP="00E01975">
            <w:r>
              <w:t>Number</w:t>
            </w:r>
          </w:p>
        </w:tc>
        <w:tc>
          <w:tcPr>
            <w:tcW w:w="3625" w:type="dxa"/>
            <w:shd w:val="clear" w:color="auto" w:fill="DAEEF3" w:themeFill="accent5" w:themeFillTint="33"/>
          </w:tcPr>
          <w:p w14:paraId="6EC77E47" w14:textId="77777777" w:rsidR="00921875" w:rsidRDefault="00921875" w:rsidP="00E01975">
            <w:r>
              <w:t>Title</w:t>
            </w:r>
          </w:p>
        </w:tc>
        <w:tc>
          <w:tcPr>
            <w:tcW w:w="1147" w:type="dxa"/>
            <w:shd w:val="clear" w:color="auto" w:fill="DAEEF3" w:themeFill="accent5" w:themeFillTint="33"/>
          </w:tcPr>
          <w:p w14:paraId="087B2930" w14:textId="3E56C1D2" w:rsidR="00921875" w:rsidRDefault="00921875" w:rsidP="00E01975">
            <w:r>
              <w:t>Originator</w:t>
            </w:r>
          </w:p>
        </w:tc>
        <w:tc>
          <w:tcPr>
            <w:tcW w:w="1215" w:type="dxa"/>
            <w:shd w:val="clear" w:color="auto" w:fill="DAEEF3" w:themeFill="accent5" w:themeFillTint="33"/>
          </w:tcPr>
          <w:p w14:paraId="76445C5B" w14:textId="4FEB146B" w:rsidR="00921875" w:rsidRDefault="00921875" w:rsidP="00E01975">
            <w:r>
              <w:t>Date</w:t>
            </w:r>
            <w:r>
              <w:br/>
              <w:t>(m-d-y)</w:t>
            </w:r>
          </w:p>
        </w:tc>
        <w:tc>
          <w:tcPr>
            <w:tcW w:w="2092" w:type="dxa"/>
            <w:shd w:val="clear" w:color="auto" w:fill="DAEEF3" w:themeFill="accent5" w:themeFillTint="33"/>
          </w:tcPr>
          <w:p w14:paraId="379804EC" w14:textId="77777777" w:rsidR="00921875" w:rsidRDefault="00921875" w:rsidP="00E01975">
            <w:r>
              <w:t>Probable Reel</w:t>
            </w:r>
          </w:p>
        </w:tc>
      </w:tr>
      <w:tr w:rsidR="00921875" w14:paraId="555F0D6B" w14:textId="77777777" w:rsidTr="00921875">
        <w:tc>
          <w:tcPr>
            <w:tcW w:w="1271" w:type="dxa"/>
          </w:tcPr>
          <w:p w14:paraId="7F87CA6F" w14:textId="2C6CD88A" w:rsidR="00921875" w:rsidRDefault="00921875" w:rsidP="00E01975">
            <w:r>
              <w:t>B-45224</w:t>
            </w:r>
          </w:p>
        </w:tc>
        <w:tc>
          <w:tcPr>
            <w:tcW w:w="3625" w:type="dxa"/>
          </w:tcPr>
          <w:p w14:paraId="176E0DD2" w14:textId="754340A3" w:rsidR="00921875" w:rsidRDefault="00921875" w:rsidP="00E01975">
            <w:r>
              <w:t>Arrangement of Case Table, Order Sub-Tables, + Order Table in Storage</w:t>
            </w:r>
          </w:p>
        </w:tc>
        <w:tc>
          <w:tcPr>
            <w:tcW w:w="1147" w:type="dxa"/>
          </w:tcPr>
          <w:p w14:paraId="10F7F62B" w14:textId="0A4780AA" w:rsidR="00921875" w:rsidRDefault="00921875" w:rsidP="00E01975">
            <w:r>
              <w:t>J. Gilmore</w:t>
            </w:r>
          </w:p>
        </w:tc>
        <w:tc>
          <w:tcPr>
            <w:tcW w:w="1215" w:type="dxa"/>
          </w:tcPr>
          <w:p w14:paraId="7414F0C0" w14:textId="3BA94A65" w:rsidR="00921875" w:rsidRDefault="00921875" w:rsidP="00E01975">
            <w:r>
              <w:t>3-12-51</w:t>
            </w:r>
          </w:p>
        </w:tc>
        <w:tc>
          <w:tcPr>
            <w:tcW w:w="2092" w:type="dxa"/>
          </w:tcPr>
          <w:p w14:paraId="6264F02E" w14:textId="77777777" w:rsidR="00921875" w:rsidRDefault="00921875" w:rsidP="00E01975"/>
        </w:tc>
      </w:tr>
      <w:tr w:rsidR="00921875" w14:paraId="12D806FF" w14:textId="77777777" w:rsidTr="00921875">
        <w:tc>
          <w:tcPr>
            <w:tcW w:w="1271" w:type="dxa"/>
          </w:tcPr>
          <w:p w14:paraId="3A92B39D" w14:textId="550481AC" w:rsidR="00921875" w:rsidRDefault="00921875" w:rsidP="00921875">
            <w:r>
              <w:lastRenderedPageBreak/>
              <w:t>A-45225 – A-45228</w:t>
            </w:r>
          </w:p>
        </w:tc>
        <w:tc>
          <w:tcPr>
            <w:tcW w:w="3625" w:type="dxa"/>
          </w:tcPr>
          <w:p w14:paraId="29015D89" w14:textId="2B5C948F" w:rsidR="00921875" w:rsidRDefault="00921875" w:rsidP="00921875">
            <w:r>
              <w:t>[</w:t>
            </w:r>
            <w:proofErr w:type="spellStart"/>
            <w:r>
              <w:t>Flexowriter</w:t>
            </w:r>
            <w:proofErr w:type="spellEnd"/>
            <w:r>
              <w:t xml:space="preserve"> to 556 Conversion]</w:t>
            </w:r>
          </w:p>
        </w:tc>
        <w:tc>
          <w:tcPr>
            <w:tcW w:w="1147" w:type="dxa"/>
          </w:tcPr>
          <w:p w14:paraId="35F3A634" w14:textId="1F8DD91A" w:rsidR="00921875" w:rsidRDefault="00921875" w:rsidP="00921875">
            <w:r>
              <w:t>J. Gilmore</w:t>
            </w:r>
          </w:p>
        </w:tc>
        <w:tc>
          <w:tcPr>
            <w:tcW w:w="1215" w:type="dxa"/>
          </w:tcPr>
          <w:p w14:paraId="346E1FE5" w14:textId="483BF878" w:rsidR="00921875" w:rsidRDefault="00921875" w:rsidP="00921875">
            <w:r>
              <w:t>3-12-51</w:t>
            </w:r>
          </w:p>
        </w:tc>
        <w:tc>
          <w:tcPr>
            <w:tcW w:w="2092" w:type="dxa"/>
          </w:tcPr>
          <w:p w14:paraId="7FCA66D5" w14:textId="77777777" w:rsidR="00921875" w:rsidRDefault="00921875" w:rsidP="00921875"/>
        </w:tc>
      </w:tr>
      <w:tr w:rsidR="00921875" w14:paraId="0F9FE6F1" w14:textId="77777777" w:rsidTr="00921875">
        <w:tc>
          <w:tcPr>
            <w:tcW w:w="1271" w:type="dxa"/>
          </w:tcPr>
          <w:p w14:paraId="049123CE" w14:textId="5B073806" w:rsidR="00921875" w:rsidRDefault="00921875" w:rsidP="00921875">
            <w:r>
              <w:t>B-45229</w:t>
            </w:r>
          </w:p>
        </w:tc>
        <w:tc>
          <w:tcPr>
            <w:tcW w:w="3625" w:type="dxa"/>
          </w:tcPr>
          <w:p w14:paraId="4F174E08" w14:textId="16272F8C" w:rsidR="00921875" w:rsidRDefault="00921875" w:rsidP="00921875">
            <w:r>
              <w:t>5-5-6 Input or Check Program</w:t>
            </w:r>
          </w:p>
        </w:tc>
        <w:tc>
          <w:tcPr>
            <w:tcW w:w="1147" w:type="dxa"/>
          </w:tcPr>
          <w:p w14:paraId="18211586" w14:textId="4C827EFE" w:rsidR="00921875" w:rsidRDefault="00921875" w:rsidP="00921875">
            <w:r>
              <w:t>J. Gilmore</w:t>
            </w:r>
          </w:p>
        </w:tc>
        <w:tc>
          <w:tcPr>
            <w:tcW w:w="1215" w:type="dxa"/>
          </w:tcPr>
          <w:p w14:paraId="4C196B96" w14:textId="4A594F47" w:rsidR="00921875" w:rsidRDefault="00921875" w:rsidP="00921875">
            <w:r>
              <w:t>3-12-51</w:t>
            </w:r>
          </w:p>
        </w:tc>
        <w:tc>
          <w:tcPr>
            <w:tcW w:w="2092" w:type="dxa"/>
          </w:tcPr>
          <w:p w14:paraId="06413BCD" w14:textId="77777777" w:rsidR="00921875" w:rsidRDefault="00921875" w:rsidP="00921875"/>
        </w:tc>
      </w:tr>
      <w:tr w:rsidR="00921875" w14:paraId="7D37ED12" w14:textId="77777777" w:rsidTr="00921875">
        <w:tc>
          <w:tcPr>
            <w:tcW w:w="1271" w:type="dxa"/>
          </w:tcPr>
          <w:p w14:paraId="046B5943" w14:textId="67AB9BDC" w:rsidR="00921875" w:rsidRDefault="00921875" w:rsidP="00921875">
            <w:r>
              <w:t>C-45230</w:t>
            </w:r>
          </w:p>
        </w:tc>
        <w:tc>
          <w:tcPr>
            <w:tcW w:w="3625" w:type="dxa"/>
          </w:tcPr>
          <w:p w14:paraId="254C0B2D" w14:textId="59E5B7BF" w:rsidR="00921875" w:rsidRDefault="00921875" w:rsidP="00921875">
            <w:r>
              <w:t>Flow Diagram for “</w:t>
            </w:r>
            <w:proofErr w:type="spellStart"/>
            <w:r>
              <w:t>Flexowriter</w:t>
            </w:r>
            <w:proofErr w:type="spellEnd"/>
            <w:r>
              <w:t xml:space="preserve"> to 5-5-6 Conversion Program T-138</w:t>
            </w:r>
          </w:p>
        </w:tc>
        <w:tc>
          <w:tcPr>
            <w:tcW w:w="1147" w:type="dxa"/>
          </w:tcPr>
          <w:p w14:paraId="6033D206" w14:textId="538ADE8D" w:rsidR="00921875" w:rsidRDefault="00921875" w:rsidP="00921875">
            <w:r>
              <w:t>J. Gilmore</w:t>
            </w:r>
          </w:p>
        </w:tc>
        <w:tc>
          <w:tcPr>
            <w:tcW w:w="1215" w:type="dxa"/>
          </w:tcPr>
          <w:p w14:paraId="71557AC9" w14:textId="0D21D7B8" w:rsidR="00921875" w:rsidRDefault="00921875" w:rsidP="00921875">
            <w:r>
              <w:t>3-12-51</w:t>
            </w:r>
          </w:p>
        </w:tc>
        <w:tc>
          <w:tcPr>
            <w:tcW w:w="2092" w:type="dxa"/>
          </w:tcPr>
          <w:p w14:paraId="77546F1F" w14:textId="77777777" w:rsidR="00921875" w:rsidRDefault="00921875" w:rsidP="00921875"/>
        </w:tc>
      </w:tr>
      <w:tr w:rsidR="00921875" w14:paraId="09BBCCF8" w14:textId="77777777" w:rsidTr="00921875">
        <w:tc>
          <w:tcPr>
            <w:tcW w:w="1271" w:type="dxa"/>
          </w:tcPr>
          <w:p w14:paraId="658ED2A2" w14:textId="77777777" w:rsidR="00921875" w:rsidRDefault="00921875" w:rsidP="00921875"/>
        </w:tc>
        <w:tc>
          <w:tcPr>
            <w:tcW w:w="3625" w:type="dxa"/>
          </w:tcPr>
          <w:p w14:paraId="33337DE0" w14:textId="77777777" w:rsidR="00921875" w:rsidRDefault="00921875" w:rsidP="00921875"/>
        </w:tc>
        <w:tc>
          <w:tcPr>
            <w:tcW w:w="1147" w:type="dxa"/>
          </w:tcPr>
          <w:p w14:paraId="76B2C088" w14:textId="77777777" w:rsidR="00921875" w:rsidRDefault="00921875" w:rsidP="00921875"/>
        </w:tc>
        <w:tc>
          <w:tcPr>
            <w:tcW w:w="1215" w:type="dxa"/>
          </w:tcPr>
          <w:p w14:paraId="5970B8DD" w14:textId="3F0D278A" w:rsidR="00921875" w:rsidRDefault="00921875" w:rsidP="00921875"/>
        </w:tc>
        <w:tc>
          <w:tcPr>
            <w:tcW w:w="2092" w:type="dxa"/>
          </w:tcPr>
          <w:p w14:paraId="5470E2DB" w14:textId="77777777" w:rsidR="00921875" w:rsidRDefault="00921875" w:rsidP="00921875"/>
        </w:tc>
      </w:tr>
    </w:tbl>
    <w:p w14:paraId="73C14750" w14:textId="77777777" w:rsidR="00921875" w:rsidRPr="00C62DD9" w:rsidRDefault="00921875" w:rsidP="00C62DD9"/>
    <w:p w14:paraId="1514B9E6" w14:textId="7718098E" w:rsidR="00196170" w:rsidRDefault="00196170" w:rsidP="00196170">
      <w:pPr>
        <w:pStyle w:val="Heading2"/>
      </w:pPr>
      <w:bookmarkStart w:id="101" w:name="_Toc193914375"/>
      <w:r>
        <w:t>Whirlwind Theses</w:t>
      </w:r>
      <w:bookmarkEnd w:id="101"/>
    </w:p>
    <w:p w14:paraId="4BD165AB" w14:textId="76834C9A" w:rsidR="00196170" w:rsidRDefault="00196170" w:rsidP="00A87D17">
      <w:r>
        <w:t>A number of student projects were done using Whirlwind.  Some theses are scanned and online, others must be seen in the Archive</w:t>
      </w:r>
    </w:p>
    <w:p w14:paraId="261EB6E5" w14:textId="035B27EB" w:rsidR="00196170" w:rsidRDefault="00196170" w:rsidP="00A87D17"/>
    <w:p w14:paraId="5B1702BD" w14:textId="2E2BC7AB" w:rsidR="00196170" w:rsidRDefault="00196170" w:rsidP="00196170">
      <w:pPr>
        <w:pStyle w:val="Heading3"/>
      </w:pPr>
      <w:bookmarkStart w:id="102" w:name="_Toc193914376"/>
      <w:r>
        <w:t>A Checkers Playing Program, Harold Schapiro</w:t>
      </w:r>
      <w:bookmarkEnd w:id="102"/>
    </w:p>
    <w:p w14:paraId="352AA148" w14:textId="115873B4" w:rsidR="00CD258F" w:rsidRDefault="00196170" w:rsidP="00A87D17">
      <w:r>
        <w:t>The archive “Call Number” is “Schapiro, 1954, B.S., E.E.”</w:t>
      </w:r>
    </w:p>
    <w:p w14:paraId="095B6F73" w14:textId="434A962B" w:rsidR="00196170" w:rsidRDefault="00196170" w:rsidP="00A87D17"/>
    <w:p w14:paraId="1F6FD60D" w14:textId="71F290AF" w:rsidR="00196170" w:rsidRDefault="00196170" w:rsidP="00A87D17">
      <w:r w:rsidRPr="00196170">
        <w:rPr>
          <w:i/>
        </w:rPr>
        <w:t>A Checkers Playing Program for the Whirlwind I Computer</w:t>
      </w:r>
      <w:r w:rsidRPr="00196170">
        <w:t xml:space="preserve">, Harold </w:t>
      </w:r>
      <w:r>
        <w:t xml:space="preserve">A. </w:t>
      </w:r>
      <w:r w:rsidRPr="00196170">
        <w:t>Schapiro</w:t>
      </w:r>
      <w:r>
        <w:t>, May 24, 1954</w:t>
      </w:r>
      <w:r w:rsidR="000832CD">
        <w:t>, 31 pages</w:t>
      </w:r>
    </w:p>
    <w:p w14:paraId="01A584E9" w14:textId="7E6EB28C" w:rsidR="000832CD" w:rsidRDefault="000832CD" w:rsidP="00A87D17">
      <w:r>
        <w:t xml:space="preserve">Schapiro claims that a “mathematical” solution to a checkers game could be made, but would be impractical, and one that made a mathematical solution looking only “three to four” moves ahead would not take a sufficiently strategic view to win.  </w:t>
      </w:r>
      <w:proofErr w:type="gramStart"/>
      <w:r>
        <w:t>So</w:t>
      </w:r>
      <w:proofErr w:type="gramEnd"/>
      <w:r>
        <w:t xml:space="preserve"> we’re going to try heuristics.</w:t>
      </w:r>
    </w:p>
    <w:p w14:paraId="77C49A6B" w14:textId="7130C6BF" w:rsidR="000832CD" w:rsidRDefault="000832CD" w:rsidP="00A87D17">
      <w:r>
        <w:t>He thought about an “automatic learning” approach based on work on EDSAC by the Harvard Computational Group (footnote 3), but decided that there wasn’t time to investigate.</w:t>
      </w:r>
    </w:p>
    <w:p w14:paraId="77458F3C" w14:textId="298B07F1" w:rsidR="000832CD" w:rsidRDefault="000832CD" w:rsidP="00A87D17">
      <w:r>
        <w:t>Oops, and in fact he never got as far as playing a complete game, only testing the code for “forced jumps”.</w:t>
      </w:r>
    </w:p>
    <w:p w14:paraId="55BC7367" w14:textId="1273A460" w:rsidR="000832CD" w:rsidRDefault="0034126E" w:rsidP="00A87D17">
      <w:r>
        <w:t>The initial position of men on the board is set in Toggle Switch Registers.  Two registers (32 bits) store the bit-map of which squares are occupied by “men”.  Two more registers give positions of Kings.</w:t>
      </w:r>
    </w:p>
    <w:p w14:paraId="7975B37D" w14:textId="3373C097" w:rsidR="0034126E" w:rsidRDefault="0034126E" w:rsidP="00A87D17"/>
    <w:p w14:paraId="7AB03632" w14:textId="496DE6F6" w:rsidR="0034126E" w:rsidRDefault="0034126E" w:rsidP="00A87D17">
      <w:r>
        <w:t xml:space="preserve">Fourteen pages of WW source code, </w:t>
      </w:r>
      <w:r w:rsidR="005051F2">
        <w:t xml:space="preserve">three more pages of constants and assigned variables.  Not a SINGLE FREAKIN’ COMMENT for </w:t>
      </w:r>
      <w:proofErr w:type="spellStart"/>
      <w:r w:rsidR="005051F2">
        <w:t>pete</w:t>
      </w:r>
      <w:r w:rsidR="00BB2856">
        <w:t>’</w:t>
      </w:r>
      <w:r w:rsidR="005051F2">
        <w:t>s</w:t>
      </w:r>
      <w:proofErr w:type="spellEnd"/>
      <w:r w:rsidR="005051F2">
        <w:t xml:space="preserve"> sake.  Although the archive copy has been annotated in pencil as someone tried to follow the program flow.</w:t>
      </w:r>
    </w:p>
    <w:p w14:paraId="221FF239" w14:textId="3E9C39F1" w:rsidR="005051F2" w:rsidRDefault="005051F2" w:rsidP="00A87D17">
      <w:r>
        <w:t>Instructions look like the “later” instruction set, i.e., SI, CLC, SRH, etc.</w:t>
      </w:r>
    </w:p>
    <w:p w14:paraId="6BF76511" w14:textId="27D6DDDD" w:rsidR="005051F2" w:rsidRDefault="005051F2" w:rsidP="00A87D17">
      <w:r>
        <w:t xml:space="preserve">Each page is two columns, each column about 48 instructions.  </w:t>
      </w:r>
      <w:proofErr w:type="gramStart"/>
      <w:r>
        <w:t>So</w:t>
      </w:r>
      <w:proofErr w:type="gramEnd"/>
      <w:r>
        <w:t xml:space="preserve"> the total is about 14 * 2 * 50 = 1400 instructions, plus 150 more constants and variables (with a bit more code mixed in I think)</w:t>
      </w:r>
      <w:r w:rsidR="00D755D9">
        <w:t>.  No absolute addresses are given, jumps all go to labels, not numbers.  References to data use labels of the form “5c1”, where the data block has a label “c1”.</w:t>
      </w:r>
    </w:p>
    <w:p w14:paraId="7B8E2C23" w14:textId="347C5734" w:rsidR="005051F2" w:rsidRDefault="005051F2" w:rsidP="00A87D17">
      <w:r>
        <w:t xml:space="preserve">The bibliography lists M-2539 </w:t>
      </w:r>
      <w:r w:rsidRPr="005051F2">
        <w:rPr>
          <w:i/>
        </w:rPr>
        <w:t>Comprehensive System Manual</w:t>
      </w:r>
      <w:r>
        <w:t>, Dec 1, 1953 as the programming reference doc.</w:t>
      </w:r>
    </w:p>
    <w:p w14:paraId="212A352B" w14:textId="0288F780" w:rsidR="005051F2" w:rsidRDefault="005051F2" w:rsidP="00A87D17">
      <w:r>
        <w:t xml:space="preserve">The Archive copy of the doc </w:t>
      </w:r>
      <w:r w:rsidR="00827DE9">
        <w:t>look</w:t>
      </w:r>
      <w:r>
        <w:t>s</w:t>
      </w:r>
      <w:r w:rsidR="00D61472">
        <w:t xml:space="preserve"> (and feels)</w:t>
      </w:r>
      <w:r w:rsidR="00827DE9">
        <w:t xml:space="preserve"> like</w:t>
      </w:r>
      <w:r>
        <w:t xml:space="preserve"> a</w:t>
      </w:r>
      <w:r w:rsidR="00D61472">
        <w:t xml:space="preserve"> Diazo print, i.e., ammonia-based contact-print process with purple ink</w:t>
      </w:r>
      <w:r w:rsidR="00827DE9">
        <w:t xml:space="preserve">.  Most pages are fairly clear, but some on some pages, the contrast is very low </w:t>
      </w:r>
      <w:r w:rsidR="00D61472">
        <w:t xml:space="preserve">with a very prominent image of the original’s watermark </w:t>
      </w:r>
      <w:r w:rsidR="00827DE9">
        <w:t>(i.e., might be hard to OCR).</w:t>
      </w:r>
    </w:p>
    <w:p w14:paraId="03449068" w14:textId="59410E63" w:rsidR="005051F2" w:rsidRDefault="005051F2" w:rsidP="00A87D17"/>
    <w:p w14:paraId="2FD1DD42" w14:textId="545CA415" w:rsidR="00CF1DE7" w:rsidRDefault="00CF1DE7" w:rsidP="00CF1DE7">
      <w:pPr>
        <w:pStyle w:val="Heading3"/>
      </w:pPr>
      <w:bookmarkStart w:id="103" w:name="_Toc193914377"/>
      <w:r>
        <w:t>Hawley Rising’s Thesis</w:t>
      </w:r>
      <w:bookmarkEnd w:id="103"/>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2130"/>
        <w:gridCol w:w="7230"/>
      </w:tblGrid>
      <w:tr w:rsidR="00CF1DE7" w14:paraId="2D255E5E" w14:textId="77777777" w:rsidTr="00CF1DE7">
        <w:trPr>
          <w:tblCellSpacing w:w="7" w:type="dxa"/>
        </w:trPr>
        <w:tc>
          <w:tcPr>
            <w:tcW w:w="750" w:type="pct"/>
            <w:noWrap/>
            <w:hideMark/>
          </w:tcPr>
          <w:p w14:paraId="5B1EF5CE" w14:textId="77777777" w:rsidR="00CF1DE7" w:rsidRDefault="00CF1DE7">
            <w:pPr>
              <w:spacing w:before="0" w:after="0"/>
              <w:jc w:val="right"/>
              <w:rPr>
                <w:rFonts w:ascii="Times New Roman" w:hAnsi="Times New Roman"/>
              </w:rPr>
            </w:pPr>
            <w:r>
              <w:t xml:space="preserve">Author   </w:t>
            </w:r>
          </w:p>
        </w:tc>
        <w:tc>
          <w:tcPr>
            <w:tcW w:w="0" w:type="auto"/>
            <w:hideMark/>
          </w:tcPr>
          <w:p w14:paraId="4DC8D878" w14:textId="23824FED" w:rsidR="00CF1DE7" w:rsidRDefault="00CF1DE7">
            <w:r>
              <w:rPr>
                <w:noProof/>
              </w:rPr>
              <w:drawing>
                <wp:inline distT="0" distB="0" distL="0" distR="0" wp14:anchorId="09C163D1" wp14:editId="37FA9712">
                  <wp:extent cx="9525" cy="9525"/>
                  <wp:effectExtent l="0" t="0" r="0" b="0"/>
                  <wp:docPr id="14" name="Picture 14"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k"/>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hyperlink r:id="rId134" w:history="1">
              <w:r>
                <w:rPr>
                  <w:rStyle w:val="text3"/>
                  <w:color w:val="0000FF"/>
                  <w:u w:val="single"/>
                </w:rPr>
                <w:t>Rising</w:t>
              </w:r>
              <w:r>
                <w:rPr>
                  <w:rStyle w:val="Hyperlink"/>
                </w:rPr>
                <w:t xml:space="preserve">, </w:t>
              </w:r>
              <w:r>
                <w:rPr>
                  <w:rStyle w:val="text3"/>
                  <w:color w:val="0000FF"/>
                  <w:u w:val="single"/>
                </w:rPr>
                <w:t>Hawley</w:t>
              </w:r>
              <w:r>
                <w:rPr>
                  <w:rStyle w:val="Hyperlink"/>
                </w:rPr>
                <w:t xml:space="preserve"> K.</w:t>
              </w:r>
            </w:hyperlink>
            <w:r>
              <w:t xml:space="preserve"> </w:t>
            </w:r>
          </w:p>
        </w:tc>
      </w:tr>
      <w:tr w:rsidR="00CF1DE7" w14:paraId="4C424498" w14:textId="77777777" w:rsidTr="00CF1DE7">
        <w:trPr>
          <w:tblCellSpacing w:w="7" w:type="dxa"/>
        </w:trPr>
        <w:tc>
          <w:tcPr>
            <w:tcW w:w="750" w:type="pct"/>
            <w:noWrap/>
            <w:hideMark/>
          </w:tcPr>
          <w:p w14:paraId="0DA20FC6" w14:textId="77777777" w:rsidR="00CF1DE7" w:rsidRDefault="00CF1DE7">
            <w:pPr>
              <w:jc w:val="right"/>
            </w:pPr>
            <w:r>
              <w:lastRenderedPageBreak/>
              <w:t xml:space="preserve">Title   </w:t>
            </w:r>
          </w:p>
        </w:tc>
        <w:tc>
          <w:tcPr>
            <w:tcW w:w="0" w:type="auto"/>
            <w:hideMark/>
          </w:tcPr>
          <w:p w14:paraId="1D43C752" w14:textId="77777777" w:rsidR="00CF1DE7" w:rsidRDefault="00CF1DE7">
            <w:r>
              <w:t xml:space="preserve">Magnetic-core pulse amplifiers for digital computer applications / by </w:t>
            </w:r>
            <w:r>
              <w:rPr>
                <w:rStyle w:val="text3"/>
              </w:rPr>
              <w:t>Hawley</w:t>
            </w:r>
            <w:r>
              <w:t xml:space="preserve"> K. </w:t>
            </w:r>
            <w:r>
              <w:rPr>
                <w:rStyle w:val="text3"/>
              </w:rPr>
              <w:t>Rising</w:t>
            </w:r>
            <w:r>
              <w:t xml:space="preserve"> </w:t>
            </w:r>
          </w:p>
        </w:tc>
      </w:tr>
      <w:tr w:rsidR="00CF1DE7" w14:paraId="3A5E6AFE" w14:textId="77777777" w:rsidTr="00CF1DE7">
        <w:trPr>
          <w:tblCellSpacing w:w="7" w:type="dxa"/>
        </w:trPr>
        <w:tc>
          <w:tcPr>
            <w:tcW w:w="750" w:type="pct"/>
            <w:noWrap/>
            <w:hideMark/>
          </w:tcPr>
          <w:p w14:paraId="254E50B7" w14:textId="77777777" w:rsidR="00CF1DE7" w:rsidRDefault="00CF1DE7">
            <w:pPr>
              <w:jc w:val="right"/>
            </w:pPr>
            <w:r>
              <w:t xml:space="preserve">Shelf Access   </w:t>
            </w:r>
          </w:p>
        </w:tc>
        <w:tc>
          <w:tcPr>
            <w:tcW w:w="0" w:type="auto"/>
            <w:hideMark/>
          </w:tcPr>
          <w:p w14:paraId="487B399F" w14:textId="77777777" w:rsidR="00CF1DE7" w:rsidRDefault="00CF1DE7">
            <w:hyperlink r:id="rId135" w:history="1">
              <w:r>
                <w:rPr>
                  <w:rStyle w:val="Hyperlink"/>
                </w:rPr>
                <w:t>Find it in the library/Request item</w:t>
              </w:r>
            </w:hyperlink>
            <w:r>
              <w:t xml:space="preserve"> </w:t>
            </w:r>
          </w:p>
        </w:tc>
      </w:tr>
      <w:tr w:rsidR="00CF1DE7" w14:paraId="255E8F52" w14:textId="77777777" w:rsidTr="00CF1DE7">
        <w:trPr>
          <w:tblCellSpacing w:w="7" w:type="dxa"/>
        </w:trPr>
        <w:tc>
          <w:tcPr>
            <w:tcW w:w="750" w:type="pct"/>
            <w:noWrap/>
            <w:hideMark/>
          </w:tcPr>
          <w:p w14:paraId="533B7122" w14:textId="77777777" w:rsidR="00CF1DE7" w:rsidRDefault="00CF1DE7">
            <w:pPr>
              <w:jc w:val="right"/>
            </w:pPr>
            <w:r>
              <w:t xml:space="preserve">Shelf Location   </w:t>
            </w:r>
          </w:p>
        </w:tc>
        <w:tc>
          <w:tcPr>
            <w:tcW w:w="0" w:type="auto"/>
            <w:hideMark/>
          </w:tcPr>
          <w:p w14:paraId="2A6FFD8B" w14:textId="77777777" w:rsidR="00CF1DE7" w:rsidRDefault="00CF1DE7">
            <w:hyperlink r:id="rId136" w:history="1">
              <w:r>
                <w:rPr>
                  <w:rStyle w:val="Hyperlink"/>
                </w:rPr>
                <w:t>Institute Archives - Noncirculating Collection 3 | Thesis E.E. 1953 M.S.</w:t>
              </w:r>
            </w:hyperlink>
            <w:r>
              <w:t xml:space="preserve"> </w:t>
            </w:r>
          </w:p>
        </w:tc>
      </w:tr>
      <w:tr w:rsidR="00CF1DE7" w14:paraId="5A3DDA95" w14:textId="77777777" w:rsidTr="00CF1DE7">
        <w:trPr>
          <w:tblCellSpacing w:w="7" w:type="dxa"/>
        </w:trPr>
        <w:tc>
          <w:tcPr>
            <w:tcW w:w="750" w:type="pct"/>
            <w:noWrap/>
            <w:hideMark/>
          </w:tcPr>
          <w:p w14:paraId="37ACFDC1" w14:textId="77777777" w:rsidR="00CF1DE7" w:rsidRDefault="00CF1DE7">
            <w:pPr>
              <w:jc w:val="right"/>
            </w:pPr>
            <w:r>
              <w:t xml:space="preserve">Shelf Location   </w:t>
            </w:r>
          </w:p>
        </w:tc>
        <w:tc>
          <w:tcPr>
            <w:tcW w:w="0" w:type="auto"/>
            <w:hideMark/>
          </w:tcPr>
          <w:p w14:paraId="028F9B1A" w14:textId="77777777" w:rsidR="00CF1DE7" w:rsidRDefault="00CF1DE7">
            <w:hyperlink r:id="rId137" w:history="1">
              <w:r>
                <w:rPr>
                  <w:rStyle w:val="Hyperlink"/>
                </w:rPr>
                <w:t>Barker Library - Microforms | Thesis E.E. 1953 M.S.</w:t>
              </w:r>
            </w:hyperlink>
            <w:r>
              <w:t xml:space="preserve"> </w:t>
            </w:r>
          </w:p>
        </w:tc>
      </w:tr>
      <w:tr w:rsidR="00CF1DE7" w14:paraId="6679D769" w14:textId="77777777" w:rsidTr="00CF1DE7">
        <w:trPr>
          <w:tblCellSpacing w:w="7" w:type="dxa"/>
        </w:trPr>
        <w:tc>
          <w:tcPr>
            <w:tcW w:w="750" w:type="pct"/>
            <w:noWrap/>
            <w:hideMark/>
          </w:tcPr>
          <w:p w14:paraId="11F7716F" w14:textId="77777777" w:rsidR="00CF1DE7" w:rsidRDefault="00CF1DE7">
            <w:pPr>
              <w:jc w:val="right"/>
            </w:pPr>
            <w:r>
              <w:t xml:space="preserve">  </w:t>
            </w:r>
          </w:p>
        </w:tc>
        <w:tc>
          <w:tcPr>
            <w:tcW w:w="0" w:type="auto"/>
            <w:hideMark/>
          </w:tcPr>
          <w:p w14:paraId="5CC757A2" w14:textId="77777777" w:rsidR="00CF1DE7" w:rsidRDefault="00CF1DE7"/>
        </w:tc>
      </w:tr>
      <w:tr w:rsidR="00CF1DE7" w14:paraId="345F1928" w14:textId="77777777" w:rsidTr="00CF1DE7">
        <w:trPr>
          <w:tblCellSpacing w:w="7" w:type="dxa"/>
        </w:trPr>
        <w:tc>
          <w:tcPr>
            <w:tcW w:w="750" w:type="pct"/>
            <w:noWrap/>
            <w:hideMark/>
          </w:tcPr>
          <w:p w14:paraId="6B49D71F" w14:textId="77777777" w:rsidR="00CF1DE7" w:rsidRDefault="00CF1DE7">
            <w:pPr>
              <w:jc w:val="right"/>
            </w:pPr>
            <w:r>
              <w:t xml:space="preserve">Published   </w:t>
            </w:r>
          </w:p>
        </w:tc>
        <w:tc>
          <w:tcPr>
            <w:tcW w:w="0" w:type="auto"/>
            <w:hideMark/>
          </w:tcPr>
          <w:p w14:paraId="0ACEA365" w14:textId="77777777" w:rsidR="00CF1DE7" w:rsidRDefault="00CF1DE7">
            <w:r>
              <w:t xml:space="preserve">[1953] </w:t>
            </w:r>
          </w:p>
        </w:tc>
      </w:tr>
      <w:tr w:rsidR="00CF1DE7" w14:paraId="0C7535E3" w14:textId="77777777" w:rsidTr="00CF1DE7">
        <w:trPr>
          <w:tblCellSpacing w:w="7" w:type="dxa"/>
        </w:trPr>
        <w:tc>
          <w:tcPr>
            <w:tcW w:w="750" w:type="pct"/>
            <w:noWrap/>
            <w:hideMark/>
          </w:tcPr>
          <w:p w14:paraId="3F54E79A" w14:textId="77777777" w:rsidR="00CF1DE7" w:rsidRDefault="00CF1DE7">
            <w:pPr>
              <w:jc w:val="right"/>
            </w:pPr>
            <w:r>
              <w:t xml:space="preserve">Description   </w:t>
            </w:r>
          </w:p>
        </w:tc>
        <w:tc>
          <w:tcPr>
            <w:tcW w:w="0" w:type="auto"/>
            <w:hideMark/>
          </w:tcPr>
          <w:p w14:paraId="3745D124" w14:textId="77777777" w:rsidR="00CF1DE7" w:rsidRDefault="00CF1DE7">
            <w:r>
              <w:t xml:space="preserve">iii, 37 leaves, [14] leaves of </w:t>
            </w:r>
            <w:proofErr w:type="gramStart"/>
            <w:r>
              <w:t>plates :</w:t>
            </w:r>
            <w:proofErr w:type="gramEnd"/>
            <w:r>
              <w:t> ill</w:t>
            </w:r>
            <w:proofErr w:type="gramStart"/>
            <w:r>
              <w:t>. ;</w:t>
            </w:r>
            <w:proofErr w:type="gramEnd"/>
            <w:r>
              <w:t xml:space="preserve"> 30 cm. </w:t>
            </w:r>
          </w:p>
        </w:tc>
      </w:tr>
      <w:tr w:rsidR="00CF1DE7" w14:paraId="0C1D5A29" w14:textId="77777777" w:rsidTr="00CF1DE7">
        <w:trPr>
          <w:tblCellSpacing w:w="7" w:type="dxa"/>
        </w:trPr>
        <w:tc>
          <w:tcPr>
            <w:tcW w:w="750" w:type="pct"/>
            <w:noWrap/>
            <w:hideMark/>
          </w:tcPr>
          <w:p w14:paraId="07A0F6D9" w14:textId="77777777" w:rsidR="00CF1DE7" w:rsidRDefault="00CF1DE7">
            <w:pPr>
              <w:jc w:val="right"/>
            </w:pPr>
            <w:r>
              <w:t xml:space="preserve">Format   </w:t>
            </w:r>
          </w:p>
        </w:tc>
        <w:tc>
          <w:tcPr>
            <w:tcW w:w="0" w:type="auto"/>
            <w:hideMark/>
          </w:tcPr>
          <w:p w14:paraId="452A8AD8" w14:textId="77777777" w:rsidR="00CF1DE7" w:rsidRDefault="00CF1DE7">
            <w:r>
              <w:t>Book</w:t>
            </w:r>
          </w:p>
        </w:tc>
      </w:tr>
      <w:tr w:rsidR="00CF1DE7" w14:paraId="1DD216BD" w14:textId="77777777" w:rsidTr="00CF1DE7">
        <w:trPr>
          <w:tblCellSpacing w:w="7" w:type="dxa"/>
        </w:trPr>
        <w:tc>
          <w:tcPr>
            <w:tcW w:w="750" w:type="pct"/>
            <w:noWrap/>
            <w:hideMark/>
          </w:tcPr>
          <w:p w14:paraId="5D189AA1" w14:textId="77777777" w:rsidR="00CF1DE7" w:rsidRDefault="00CF1DE7">
            <w:pPr>
              <w:jc w:val="right"/>
            </w:pPr>
            <w:r>
              <w:t xml:space="preserve">Thesis Note   </w:t>
            </w:r>
          </w:p>
        </w:tc>
        <w:tc>
          <w:tcPr>
            <w:tcW w:w="0" w:type="auto"/>
            <w:hideMark/>
          </w:tcPr>
          <w:p w14:paraId="13F0F41F" w14:textId="77777777" w:rsidR="00CF1DE7" w:rsidRDefault="00CF1DE7">
            <w:r>
              <w:t>Thesis (</w:t>
            </w:r>
            <w:proofErr w:type="gramStart"/>
            <w:r>
              <w:t>M.S.)--</w:t>
            </w:r>
            <w:proofErr w:type="gramEnd"/>
            <w:r>
              <w:t xml:space="preserve">Massachusetts Institute of Technology, Dept. of Electrical Engineering, 1953. </w:t>
            </w:r>
          </w:p>
        </w:tc>
      </w:tr>
      <w:tr w:rsidR="00CF1DE7" w14:paraId="1CF289A7" w14:textId="77777777" w:rsidTr="00CF1DE7">
        <w:trPr>
          <w:tblCellSpacing w:w="7" w:type="dxa"/>
        </w:trPr>
        <w:tc>
          <w:tcPr>
            <w:tcW w:w="750" w:type="pct"/>
            <w:noWrap/>
            <w:hideMark/>
          </w:tcPr>
          <w:p w14:paraId="1FBF2375" w14:textId="77777777" w:rsidR="00CF1DE7" w:rsidRDefault="00CF1DE7">
            <w:pPr>
              <w:jc w:val="right"/>
            </w:pPr>
            <w:r>
              <w:t xml:space="preserve">Thesis Supervisor   </w:t>
            </w:r>
          </w:p>
        </w:tc>
        <w:tc>
          <w:tcPr>
            <w:tcW w:w="0" w:type="auto"/>
            <w:hideMark/>
          </w:tcPr>
          <w:p w14:paraId="02C00E55" w14:textId="77777777" w:rsidR="00CF1DE7" w:rsidRDefault="00CF1DE7">
            <w:r>
              <w:t xml:space="preserve">Supervised by William K. Linvill. </w:t>
            </w:r>
          </w:p>
        </w:tc>
      </w:tr>
      <w:tr w:rsidR="00CF1DE7" w14:paraId="75723498" w14:textId="77777777" w:rsidTr="00CF1DE7">
        <w:trPr>
          <w:tblCellSpacing w:w="7" w:type="dxa"/>
        </w:trPr>
        <w:tc>
          <w:tcPr>
            <w:tcW w:w="750" w:type="pct"/>
            <w:noWrap/>
            <w:hideMark/>
          </w:tcPr>
          <w:p w14:paraId="1F979D0B" w14:textId="77777777" w:rsidR="00CF1DE7" w:rsidRDefault="00CF1DE7">
            <w:pPr>
              <w:jc w:val="right"/>
            </w:pPr>
            <w:r>
              <w:t xml:space="preserve">Bibliography   </w:t>
            </w:r>
          </w:p>
        </w:tc>
        <w:tc>
          <w:tcPr>
            <w:tcW w:w="0" w:type="auto"/>
            <w:hideMark/>
          </w:tcPr>
          <w:p w14:paraId="16708385" w14:textId="77777777" w:rsidR="00CF1DE7" w:rsidRDefault="00CF1DE7">
            <w:r>
              <w:t xml:space="preserve">Includes bibliographical references (leaf 14). </w:t>
            </w:r>
          </w:p>
        </w:tc>
      </w:tr>
      <w:tr w:rsidR="00CF1DE7" w14:paraId="786C23F3" w14:textId="77777777" w:rsidTr="00CF1DE7">
        <w:trPr>
          <w:tblCellSpacing w:w="7" w:type="dxa"/>
        </w:trPr>
        <w:tc>
          <w:tcPr>
            <w:tcW w:w="750" w:type="pct"/>
            <w:noWrap/>
            <w:hideMark/>
          </w:tcPr>
          <w:p w14:paraId="39589CA9" w14:textId="77777777" w:rsidR="00CF1DE7" w:rsidRDefault="00CF1DE7">
            <w:pPr>
              <w:jc w:val="right"/>
            </w:pPr>
            <w:r>
              <w:t xml:space="preserve">Local System Number   </w:t>
            </w:r>
          </w:p>
        </w:tc>
        <w:tc>
          <w:tcPr>
            <w:tcW w:w="0" w:type="auto"/>
            <w:hideMark/>
          </w:tcPr>
          <w:p w14:paraId="177ED989" w14:textId="77777777" w:rsidR="00CF1DE7" w:rsidRDefault="00CF1DE7">
            <w:r>
              <w:t xml:space="preserve">000689333 </w:t>
            </w:r>
          </w:p>
        </w:tc>
      </w:tr>
    </w:tbl>
    <w:p w14:paraId="3504A6EF" w14:textId="158DC9B6" w:rsidR="0034126E" w:rsidRDefault="0034126E" w:rsidP="00A87D17"/>
    <w:p w14:paraId="7B80082E" w14:textId="3CA88C00" w:rsidR="00135265" w:rsidRDefault="00135265" w:rsidP="00135265">
      <w:pPr>
        <w:pStyle w:val="Heading3"/>
      </w:pPr>
      <w:bookmarkStart w:id="104" w:name="_Toc193914378"/>
      <w:r w:rsidRPr="00135265">
        <w:t>THE OPTIMUM USE OF WATER STORAGE</w:t>
      </w:r>
      <w:r>
        <w:t xml:space="preserve"> </w:t>
      </w:r>
      <w:r w:rsidRPr="00135265">
        <w:t>IN HYDRO-THERMAL ELECTRIC SYSTEMS</w:t>
      </w:r>
      <w:bookmarkEnd w:id="104"/>
    </w:p>
    <w:p w14:paraId="70217A12" w14:textId="77777777" w:rsidR="00BF06AA" w:rsidRDefault="00135265" w:rsidP="00A87D17">
      <w:r w:rsidRPr="00135265">
        <w:t>THE OPTIMUM USE OF WATER STORAGE</w:t>
      </w:r>
      <w:r>
        <w:t xml:space="preserve"> </w:t>
      </w:r>
      <w:r w:rsidRPr="00135265">
        <w:t>IN HYDRO-THERMAL ELECTRIC SYSTEMS</w:t>
      </w:r>
      <w:r>
        <w:t xml:space="preserve"> </w:t>
      </w:r>
    </w:p>
    <w:p w14:paraId="5AE69C5F" w14:textId="2A0A81C7" w:rsidR="00135265" w:rsidRDefault="00135265" w:rsidP="00A87D17">
      <w:r w:rsidRPr="00135265">
        <w:t>by</w:t>
      </w:r>
      <w:r>
        <w:t xml:space="preserve"> </w:t>
      </w:r>
      <w:r w:rsidRPr="00135265">
        <w:t>RUDOLPH JOHN CYPSER</w:t>
      </w:r>
    </w:p>
    <w:p w14:paraId="2A40FA8A" w14:textId="4F54E904" w:rsidR="00BF06AA" w:rsidRDefault="00BF06AA" w:rsidP="00A87D17">
      <w:r w:rsidRPr="00BF06AA">
        <w:t>MASSACHUSETTS INSTITUTE OF TECHNOLOGY</w:t>
      </w:r>
      <w:r>
        <w:t xml:space="preserve"> </w:t>
      </w:r>
      <w:r w:rsidRPr="00BF06AA">
        <w:t>(1953)</w:t>
      </w:r>
    </w:p>
    <w:p w14:paraId="516A6874" w14:textId="3D454505" w:rsidR="00196170" w:rsidRDefault="00135265" w:rsidP="00A87D17">
      <w:hyperlink r:id="rId138" w:history="1">
        <w:r w:rsidRPr="00A24EA0">
          <w:rPr>
            <w:rStyle w:val="Hyperlink"/>
          </w:rPr>
          <w:t>http://www.bitsavers.org/pdf/mit/whirlwind/ww_programming_projects/104_Cypser_-_Hydro_Thermal_Power_System/Cypser_The_Optimum_Use_of_Water_Storage_In_Hydro-Thermal_Electric_Systems_1953.pdf</w:t>
        </w:r>
      </w:hyperlink>
    </w:p>
    <w:p w14:paraId="1CA8A212" w14:textId="5ECB2771" w:rsidR="00135265" w:rsidRDefault="00135265" w:rsidP="00135265">
      <w:r>
        <w:t>(Including code written in what looks like CS-II)</w:t>
      </w:r>
    </w:p>
    <w:p w14:paraId="05EDBC5D" w14:textId="3B648254" w:rsidR="007715CE" w:rsidRDefault="007715CE" w:rsidP="00A87D17"/>
    <w:p w14:paraId="19E8959A" w14:textId="118F81EF" w:rsidR="00EA2DF1" w:rsidRDefault="00EA2DF1" w:rsidP="00A87D17">
      <w:r>
        <w:t>This doc contains the Whirlwind Short Guide to Coding as an appendix.</w:t>
      </w:r>
    </w:p>
    <w:p w14:paraId="49785E27" w14:textId="7ABB6815" w:rsidR="00EA2DF1" w:rsidRDefault="00EA2DF1" w:rsidP="00A87D17"/>
    <w:p w14:paraId="5168A331" w14:textId="6533EB74" w:rsidR="00FF3688" w:rsidRDefault="00FF3688" w:rsidP="000E6E52">
      <w:pPr>
        <w:pStyle w:val="Heading2"/>
      </w:pPr>
      <w:bookmarkStart w:id="105" w:name="_Toc193914379"/>
      <w:r>
        <w:t>Servo-Mechanisms Lab at the MIT Archive</w:t>
      </w:r>
      <w:bookmarkEnd w:id="105"/>
    </w:p>
    <w:p w14:paraId="507CE59E" w14:textId="77777777" w:rsidR="00FF3688" w:rsidRDefault="00FF3688" w:rsidP="00FF3688"/>
    <w:p w14:paraId="27C793D7" w14:textId="126A67D3" w:rsidR="00FF3688" w:rsidRDefault="00FF3688" w:rsidP="00FF3688">
      <w:hyperlink r:id="rId139" w:history="1">
        <w:r w:rsidRPr="00A709C2">
          <w:rPr>
            <w:rStyle w:val="Hyperlink"/>
          </w:rPr>
          <w:t>https://archivesspace.mit.edu/repositories/2/archival_objects/52411</w:t>
        </w:r>
      </w:hyperlink>
    </w:p>
    <w:p w14:paraId="21CC0E05" w14:textId="77777777" w:rsidR="00FF3688" w:rsidRDefault="00FF3688" w:rsidP="00FF3688"/>
    <w:p w14:paraId="25829972" w14:textId="77777777" w:rsidR="00FF3688" w:rsidRDefault="00FF3688" w:rsidP="00FF3688"/>
    <w:p w14:paraId="1E457C63" w14:textId="77777777" w:rsidR="00FF3688" w:rsidRPr="00FF3688" w:rsidRDefault="00FF3688" w:rsidP="00FF3688">
      <w:pPr>
        <w:rPr>
          <w:sz w:val="14"/>
          <w:szCs w:val="14"/>
        </w:rPr>
      </w:pPr>
      <w:r w:rsidRPr="00FF3688">
        <w:rPr>
          <w:sz w:val="14"/>
          <w:szCs w:val="14"/>
        </w:rPr>
        <w:t>Project Files of Robert R. Everett, 1941-1947</w:t>
      </w:r>
    </w:p>
    <w:p w14:paraId="6AC1B0DD" w14:textId="77777777" w:rsidR="00FF3688" w:rsidRPr="00FF3688" w:rsidRDefault="00FF3688" w:rsidP="00FF3688">
      <w:pPr>
        <w:rPr>
          <w:sz w:val="14"/>
          <w:szCs w:val="14"/>
        </w:rPr>
      </w:pPr>
      <w:r w:rsidRPr="00FF3688">
        <w:rPr>
          <w:sz w:val="14"/>
          <w:szCs w:val="14"/>
        </w:rPr>
        <w:t>Project Files, 1940-1959</w:t>
      </w:r>
    </w:p>
    <w:p w14:paraId="23AAF264" w14:textId="77777777" w:rsidR="00FF3688" w:rsidRPr="00FF3688" w:rsidRDefault="00FF3688" w:rsidP="00FF3688">
      <w:pPr>
        <w:rPr>
          <w:sz w:val="14"/>
          <w:szCs w:val="14"/>
        </w:rPr>
      </w:pPr>
      <w:r w:rsidRPr="00FF3688">
        <w:rPr>
          <w:sz w:val="14"/>
          <w:szCs w:val="14"/>
        </w:rPr>
        <w:t>Project 5955A, Report, The Development of MIT Torque Motors for the Period March 1941 to March 1942, 1941-1942</w:t>
      </w:r>
    </w:p>
    <w:p w14:paraId="7021B394" w14:textId="77777777" w:rsidR="00FF3688" w:rsidRPr="00FF3688" w:rsidRDefault="00FF3688" w:rsidP="00FF3688">
      <w:pPr>
        <w:rPr>
          <w:sz w:val="14"/>
          <w:szCs w:val="14"/>
        </w:rPr>
      </w:pPr>
      <w:r w:rsidRPr="00FF3688">
        <w:rPr>
          <w:sz w:val="14"/>
          <w:szCs w:val="14"/>
        </w:rPr>
        <w:t xml:space="preserve">Project 5955A, Memorandum, Tests to Determine Characteristics of </w:t>
      </w:r>
      <w:proofErr w:type="gramStart"/>
      <w:r w:rsidRPr="00FF3688">
        <w:rPr>
          <w:sz w:val="14"/>
          <w:szCs w:val="14"/>
        </w:rPr>
        <w:t>an</w:t>
      </w:r>
      <w:proofErr w:type="gramEnd"/>
      <w:r w:rsidRPr="00FF3688">
        <w:rPr>
          <w:sz w:val="14"/>
          <w:szCs w:val="14"/>
        </w:rPr>
        <w:t xml:space="preserve"> Hydraulic Power Transmission, 1941 June 24</w:t>
      </w:r>
    </w:p>
    <w:p w14:paraId="57F31905" w14:textId="77777777" w:rsidR="00FF3688" w:rsidRPr="00FF3688" w:rsidRDefault="00FF3688" w:rsidP="00FF3688">
      <w:pPr>
        <w:rPr>
          <w:sz w:val="14"/>
          <w:szCs w:val="14"/>
        </w:rPr>
      </w:pPr>
      <w:r w:rsidRPr="00FF3688">
        <w:rPr>
          <w:sz w:val="14"/>
          <w:szCs w:val="14"/>
        </w:rPr>
        <w:t xml:space="preserve">Project 6041, Report, Automatic </w:t>
      </w:r>
      <w:proofErr w:type="gramStart"/>
      <w:r w:rsidRPr="00FF3688">
        <w:rPr>
          <w:sz w:val="14"/>
          <w:szCs w:val="14"/>
        </w:rPr>
        <w:t>Remote Control</w:t>
      </w:r>
      <w:proofErr w:type="gramEnd"/>
      <w:r w:rsidRPr="00FF3688">
        <w:rPr>
          <w:sz w:val="14"/>
          <w:szCs w:val="14"/>
        </w:rPr>
        <w:t xml:space="preserve"> Systems for the T-35 Gun Motor Carriage, 1942 August 11</w:t>
      </w:r>
    </w:p>
    <w:p w14:paraId="2413B028" w14:textId="77777777" w:rsidR="00FF3688" w:rsidRPr="00FF3688" w:rsidRDefault="00FF3688" w:rsidP="00FF3688">
      <w:pPr>
        <w:rPr>
          <w:sz w:val="14"/>
          <w:szCs w:val="14"/>
        </w:rPr>
      </w:pPr>
      <w:r w:rsidRPr="00FF3688">
        <w:rPr>
          <w:sz w:val="14"/>
          <w:szCs w:val="14"/>
        </w:rPr>
        <w:t>Project 6041, Report, Description and Operating Instructions for Remote Control System T-8 for the T-62 Gun Motor Carriage, 1942 November 23</w:t>
      </w:r>
    </w:p>
    <w:p w14:paraId="2259B21E" w14:textId="77777777" w:rsidR="00FF3688" w:rsidRPr="00FF3688" w:rsidRDefault="00FF3688" w:rsidP="00FF3688">
      <w:pPr>
        <w:rPr>
          <w:sz w:val="14"/>
          <w:szCs w:val="14"/>
        </w:rPr>
      </w:pPr>
      <w:r w:rsidRPr="00FF3688">
        <w:rPr>
          <w:sz w:val="14"/>
          <w:szCs w:val="14"/>
        </w:rPr>
        <w:lastRenderedPageBreak/>
        <w:t>Project 6043, Report, SG3 Antenna Stabilizing System, Advanced Technical Release, 1944 April</w:t>
      </w:r>
    </w:p>
    <w:p w14:paraId="6612FC97" w14:textId="77777777" w:rsidR="00FF3688" w:rsidRPr="00FF3688" w:rsidRDefault="00FF3688" w:rsidP="00FF3688">
      <w:pPr>
        <w:rPr>
          <w:sz w:val="14"/>
          <w:szCs w:val="14"/>
        </w:rPr>
      </w:pPr>
      <w:r w:rsidRPr="00FF3688">
        <w:rPr>
          <w:sz w:val="14"/>
          <w:szCs w:val="14"/>
        </w:rPr>
        <w:t>Project 6043, Report, Antenna Hydraulic Servo Units Designed for Raytheon Manufacturing Company, 1945 March</w:t>
      </w:r>
    </w:p>
    <w:p w14:paraId="017128F1" w14:textId="77777777" w:rsidR="00FF3688" w:rsidRPr="00FF3688" w:rsidRDefault="00FF3688" w:rsidP="00FF3688">
      <w:pPr>
        <w:rPr>
          <w:sz w:val="14"/>
          <w:szCs w:val="14"/>
        </w:rPr>
      </w:pPr>
      <w:r w:rsidRPr="00FF3688">
        <w:rPr>
          <w:sz w:val="14"/>
          <w:szCs w:val="14"/>
        </w:rPr>
        <w:t>Project 6043, Report, Design and Test of a Hydraulic Transmission for Raytheon Manufacturing Company, 1945-1945</w:t>
      </w:r>
    </w:p>
    <w:p w14:paraId="6D3C513B" w14:textId="77777777" w:rsidR="00FF3688" w:rsidRPr="00FF3688" w:rsidRDefault="00FF3688" w:rsidP="00FF3688">
      <w:pPr>
        <w:rPr>
          <w:sz w:val="14"/>
          <w:szCs w:val="14"/>
        </w:rPr>
      </w:pPr>
      <w:r w:rsidRPr="00FF3688">
        <w:rPr>
          <w:sz w:val="14"/>
          <w:szCs w:val="14"/>
        </w:rPr>
        <w:t>Project 6043A, Report, Preliminary Report – Investigation of Causes of ‘Spoking’ in Raytheon Remote PP1 (VD-2), 1944 October 10</w:t>
      </w:r>
    </w:p>
    <w:p w14:paraId="3E0540AB" w14:textId="77777777" w:rsidR="00FF3688" w:rsidRPr="00FF3688" w:rsidRDefault="00FF3688" w:rsidP="00FF3688">
      <w:pPr>
        <w:rPr>
          <w:sz w:val="14"/>
          <w:szCs w:val="14"/>
        </w:rPr>
      </w:pPr>
      <w:r w:rsidRPr="00FF3688">
        <w:rPr>
          <w:sz w:val="14"/>
          <w:szCs w:val="14"/>
        </w:rPr>
        <w:t>Project 6047, Memorandum, Cold Tests on Two Oil Units for 40 M/M Gun, 1942 July 29</w:t>
      </w:r>
    </w:p>
    <w:p w14:paraId="6A8EA547" w14:textId="77777777" w:rsidR="00FF3688" w:rsidRPr="00FF3688" w:rsidRDefault="00FF3688" w:rsidP="00FF3688">
      <w:pPr>
        <w:rPr>
          <w:sz w:val="14"/>
          <w:szCs w:val="14"/>
        </w:rPr>
      </w:pPr>
      <w:r w:rsidRPr="00FF3688">
        <w:rPr>
          <w:sz w:val="14"/>
          <w:szCs w:val="14"/>
        </w:rPr>
        <w:t>Project 6047, Report, Description and Operating Instructions – Sperry MIT Automatic Remote Control System T-15 for the 37 MM and 40 MM Cartridges, 1942 August 31</w:t>
      </w:r>
    </w:p>
    <w:p w14:paraId="7D6787BB" w14:textId="77777777" w:rsidR="00FF3688" w:rsidRPr="00FF3688" w:rsidRDefault="00FF3688" w:rsidP="00FF3688">
      <w:pPr>
        <w:rPr>
          <w:sz w:val="14"/>
          <w:szCs w:val="14"/>
        </w:rPr>
      </w:pPr>
      <w:r w:rsidRPr="00FF3688">
        <w:rPr>
          <w:sz w:val="14"/>
          <w:szCs w:val="14"/>
        </w:rPr>
        <w:t>Project 6047, Report, Supplement to Instruction Guide – Remote Control System M-1, 1942 September 28</w:t>
      </w:r>
    </w:p>
    <w:p w14:paraId="07CF0334" w14:textId="77777777" w:rsidR="00FF3688" w:rsidRPr="00FF3688" w:rsidRDefault="00FF3688" w:rsidP="00FF3688">
      <w:pPr>
        <w:rPr>
          <w:sz w:val="14"/>
          <w:szCs w:val="14"/>
        </w:rPr>
      </w:pPr>
      <w:r w:rsidRPr="00FF3688">
        <w:rPr>
          <w:sz w:val="14"/>
          <w:szCs w:val="14"/>
        </w:rPr>
        <w:t xml:space="preserve">Project 6047, Report, Report of Studies on the </w:t>
      </w:r>
      <w:proofErr w:type="gramStart"/>
      <w:r w:rsidRPr="00FF3688">
        <w:rPr>
          <w:sz w:val="14"/>
          <w:szCs w:val="14"/>
        </w:rPr>
        <w:t>Remote Control</w:t>
      </w:r>
      <w:proofErr w:type="gramEnd"/>
      <w:r w:rsidRPr="00FF3688">
        <w:rPr>
          <w:sz w:val="14"/>
          <w:szCs w:val="14"/>
        </w:rPr>
        <w:t xml:space="preserve"> Systems M-1 and M-5, 1942 November</w:t>
      </w:r>
    </w:p>
    <w:p w14:paraId="2BBA9585" w14:textId="77777777" w:rsidR="00FF3688" w:rsidRPr="00FF3688" w:rsidRDefault="00FF3688" w:rsidP="00FF3688">
      <w:pPr>
        <w:rPr>
          <w:sz w:val="14"/>
          <w:szCs w:val="14"/>
        </w:rPr>
      </w:pPr>
      <w:r w:rsidRPr="00FF3688">
        <w:rPr>
          <w:sz w:val="14"/>
          <w:szCs w:val="14"/>
        </w:rPr>
        <w:t>Project 6047, Report, Installation Instruction for the T-29 Director with the T-15 Remote Controls, 1942 December 7</w:t>
      </w:r>
    </w:p>
    <w:p w14:paraId="3006C890" w14:textId="77777777" w:rsidR="00FF3688" w:rsidRPr="00FF3688" w:rsidRDefault="00FF3688" w:rsidP="00FF3688">
      <w:pPr>
        <w:rPr>
          <w:sz w:val="14"/>
          <w:szCs w:val="14"/>
        </w:rPr>
      </w:pPr>
      <w:r w:rsidRPr="00FF3688">
        <w:rPr>
          <w:sz w:val="14"/>
          <w:szCs w:val="14"/>
        </w:rPr>
        <w:t>Project 6047, Report, Report on Remote Control System T-15, 1943 June 1</w:t>
      </w:r>
    </w:p>
    <w:p w14:paraId="0F490D77" w14:textId="77777777" w:rsidR="00FF3688" w:rsidRPr="00FF3688" w:rsidRDefault="00FF3688" w:rsidP="00FF3688">
      <w:pPr>
        <w:rPr>
          <w:sz w:val="14"/>
          <w:szCs w:val="14"/>
        </w:rPr>
      </w:pPr>
      <w:r w:rsidRPr="00FF3688">
        <w:rPr>
          <w:sz w:val="14"/>
          <w:szCs w:val="14"/>
        </w:rPr>
        <w:t>Project 6060, Technical Note 57-159, Gradient Methods for the Computer Solution of System Optimization Problems, 1957 September</w:t>
      </w:r>
    </w:p>
    <w:p w14:paraId="009636D9" w14:textId="77777777" w:rsidR="00FF3688" w:rsidRPr="00FF3688" w:rsidRDefault="00FF3688" w:rsidP="00FF3688">
      <w:pPr>
        <w:rPr>
          <w:sz w:val="14"/>
          <w:szCs w:val="14"/>
        </w:rPr>
      </w:pPr>
      <w:r w:rsidRPr="00FF3688">
        <w:rPr>
          <w:sz w:val="14"/>
          <w:szCs w:val="14"/>
        </w:rPr>
        <w:t xml:space="preserve">Project 6097, Report, Instruction Manual – Servomechanism for 90 MM Combination </w:t>
      </w:r>
      <w:proofErr w:type="spellStart"/>
      <w:r w:rsidRPr="00FF3688">
        <w:rPr>
          <w:sz w:val="14"/>
          <w:szCs w:val="14"/>
        </w:rPr>
        <w:t>Fuze</w:t>
      </w:r>
      <w:proofErr w:type="spellEnd"/>
      <w:r w:rsidRPr="00FF3688">
        <w:rPr>
          <w:sz w:val="14"/>
          <w:szCs w:val="14"/>
        </w:rPr>
        <w:t>-Setter, Rammer T7, 1943 February 1943</w:t>
      </w:r>
    </w:p>
    <w:p w14:paraId="1DC2C12E" w14:textId="77777777" w:rsidR="00FF3688" w:rsidRPr="00FF3688" w:rsidRDefault="00FF3688" w:rsidP="00FF3688">
      <w:pPr>
        <w:rPr>
          <w:sz w:val="14"/>
          <w:szCs w:val="14"/>
        </w:rPr>
      </w:pPr>
      <w:r w:rsidRPr="00FF3688">
        <w:rPr>
          <w:sz w:val="14"/>
          <w:szCs w:val="14"/>
        </w:rPr>
        <w:t xml:space="preserve">Project 6117, Report, Description and Operating Instructions for the Oil Gears M3B1 When Used with the </w:t>
      </w:r>
      <w:proofErr w:type="gramStart"/>
      <w:r w:rsidRPr="00FF3688">
        <w:rPr>
          <w:sz w:val="14"/>
          <w:szCs w:val="14"/>
        </w:rPr>
        <w:t>Remote Control</w:t>
      </w:r>
      <w:proofErr w:type="gramEnd"/>
      <w:r w:rsidRPr="00FF3688">
        <w:rPr>
          <w:sz w:val="14"/>
          <w:szCs w:val="14"/>
        </w:rPr>
        <w:t xml:space="preserve"> System M9 or M10, 1943 March 1</w:t>
      </w:r>
    </w:p>
    <w:p w14:paraId="5379CAD7" w14:textId="77777777" w:rsidR="00FF3688" w:rsidRPr="00FF3688" w:rsidRDefault="00FF3688" w:rsidP="00FF3688">
      <w:pPr>
        <w:rPr>
          <w:sz w:val="14"/>
          <w:szCs w:val="14"/>
        </w:rPr>
      </w:pPr>
      <w:r w:rsidRPr="00FF3688">
        <w:rPr>
          <w:sz w:val="14"/>
          <w:szCs w:val="14"/>
        </w:rPr>
        <w:t>Project 6117, Report, Specifications and Test Procedure for Oil Gear M3, 1943 May 4</w:t>
      </w:r>
    </w:p>
    <w:p w14:paraId="02678A3D" w14:textId="77777777" w:rsidR="00FF3688" w:rsidRPr="00FF3688" w:rsidRDefault="00FF3688" w:rsidP="00FF3688">
      <w:pPr>
        <w:rPr>
          <w:sz w:val="14"/>
          <w:szCs w:val="14"/>
        </w:rPr>
      </w:pPr>
      <w:r w:rsidRPr="00FF3688">
        <w:rPr>
          <w:sz w:val="14"/>
          <w:szCs w:val="14"/>
        </w:rPr>
        <w:t xml:space="preserve">Project 6132, Report, Description and Operating Instructions for the </w:t>
      </w:r>
      <w:proofErr w:type="gramStart"/>
      <w:r w:rsidRPr="00FF3688">
        <w:rPr>
          <w:sz w:val="14"/>
          <w:szCs w:val="14"/>
        </w:rPr>
        <w:t>Remote Control</w:t>
      </w:r>
      <w:proofErr w:type="gramEnd"/>
      <w:r w:rsidRPr="00FF3688">
        <w:rPr>
          <w:sz w:val="14"/>
          <w:szCs w:val="14"/>
        </w:rPr>
        <w:t xml:space="preserve"> System T6E1 When Used with the 75 MM Gun Carriage T8E1, 1943 March 16</w:t>
      </w:r>
    </w:p>
    <w:p w14:paraId="592F0626" w14:textId="77777777" w:rsidR="00FF3688" w:rsidRPr="00FF3688" w:rsidRDefault="00FF3688" w:rsidP="00FF3688">
      <w:pPr>
        <w:rPr>
          <w:sz w:val="14"/>
          <w:szCs w:val="14"/>
        </w:rPr>
      </w:pPr>
      <w:r w:rsidRPr="00FF3688">
        <w:rPr>
          <w:sz w:val="14"/>
          <w:szCs w:val="14"/>
        </w:rPr>
        <w:t>Project 6145, Report, Description and Operating Instructions for Control System and Oil Gears M3B1 as Modified for T-65-1 Gun Carriage, Preliminary, undated</w:t>
      </w:r>
    </w:p>
    <w:p w14:paraId="7C0BBE4A" w14:textId="77777777" w:rsidR="00FF3688" w:rsidRPr="00FF3688" w:rsidRDefault="00FF3688" w:rsidP="00FF3688">
      <w:pPr>
        <w:rPr>
          <w:sz w:val="14"/>
          <w:szCs w:val="14"/>
        </w:rPr>
      </w:pPr>
      <w:r w:rsidRPr="00FF3688">
        <w:rPr>
          <w:sz w:val="14"/>
          <w:szCs w:val="14"/>
        </w:rPr>
        <w:t>Project 6145, Report, Description and Operating Instructions for Control System and Oil Gears M3B1 as Modified for T-65 Gun Carriage Motor, 1943 October</w:t>
      </w:r>
    </w:p>
    <w:p w14:paraId="69900F99" w14:textId="77777777" w:rsidR="00FF3688" w:rsidRPr="00FF3688" w:rsidRDefault="00FF3688" w:rsidP="00FF3688">
      <w:pPr>
        <w:rPr>
          <w:sz w:val="14"/>
          <w:szCs w:val="14"/>
        </w:rPr>
      </w:pPr>
      <w:r w:rsidRPr="00FF3688">
        <w:rPr>
          <w:sz w:val="14"/>
          <w:szCs w:val="14"/>
        </w:rPr>
        <w:t>Project 6146, Report, On-Carriage Manually-Controlled Power Drive System for a 40 MM Antiaircraft Gun Mount, 1943 November 25</w:t>
      </w:r>
    </w:p>
    <w:p w14:paraId="56B33E04" w14:textId="77777777" w:rsidR="00FF3688" w:rsidRPr="00FF3688" w:rsidRDefault="00FF3688" w:rsidP="00FF3688">
      <w:pPr>
        <w:rPr>
          <w:sz w:val="14"/>
          <w:szCs w:val="14"/>
        </w:rPr>
      </w:pPr>
      <w:r w:rsidRPr="00FF3688">
        <w:rPr>
          <w:sz w:val="14"/>
          <w:szCs w:val="14"/>
        </w:rPr>
        <w:t>Project 6146, Report, Notes on Installation and Operation of 7-10 Drive Controller as a Local Control System for 40 MM. Gun M2 with Oil Gears M3, 1944 March</w:t>
      </w:r>
    </w:p>
    <w:p w14:paraId="355F0CB3" w14:textId="77777777" w:rsidR="00FF3688" w:rsidRPr="00FF3688" w:rsidRDefault="00FF3688" w:rsidP="00FF3688">
      <w:pPr>
        <w:rPr>
          <w:sz w:val="14"/>
          <w:szCs w:val="14"/>
        </w:rPr>
      </w:pPr>
      <w:r w:rsidRPr="00FF3688">
        <w:rPr>
          <w:sz w:val="14"/>
          <w:szCs w:val="14"/>
        </w:rPr>
        <w:t>Project 6151, Report, Report on DIC Project 6151, 1943 September 28</w:t>
      </w:r>
    </w:p>
    <w:p w14:paraId="1A77026D" w14:textId="77777777" w:rsidR="00FF3688" w:rsidRPr="00FF3688" w:rsidRDefault="00FF3688" w:rsidP="00FF3688">
      <w:pPr>
        <w:rPr>
          <w:sz w:val="14"/>
          <w:szCs w:val="14"/>
        </w:rPr>
      </w:pPr>
      <w:r w:rsidRPr="00FF3688">
        <w:rPr>
          <w:sz w:val="14"/>
          <w:szCs w:val="14"/>
        </w:rPr>
        <w:t xml:space="preserve">Project 6152, Report, Automatic Control Characteristics of a 0.682 Cubic Inch Per Revolution </w:t>
      </w:r>
      <w:proofErr w:type="spellStart"/>
      <w:r w:rsidRPr="00FF3688">
        <w:rPr>
          <w:sz w:val="14"/>
          <w:szCs w:val="14"/>
        </w:rPr>
        <w:t>Oilgear</w:t>
      </w:r>
      <w:proofErr w:type="spellEnd"/>
      <w:r w:rsidRPr="00FF3688">
        <w:rPr>
          <w:sz w:val="14"/>
          <w:szCs w:val="14"/>
        </w:rPr>
        <w:t xml:space="preserve"> Hydraulic Transmission, 1943 June</w:t>
      </w:r>
    </w:p>
    <w:p w14:paraId="62A4C971" w14:textId="77777777" w:rsidR="00FF3688" w:rsidRPr="00FF3688" w:rsidRDefault="00FF3688" w:rsidP="00FF3688">
      <w:pPr>
        <w:rPr>
          <w:sz w:val="14"/>
          <w:szCs w:val="14"/>
        </w:rPr>
      </w:pPr>
      <w:r w:rsidRPr="00FF3688">
        <w:rPr>
          <w:sz w:val="14"/>
          <w:szCs w:val="14"/>
        </w:rPr>
        <w:t>Project 6152, Report, Variable-Speed A-C Operation of a Stunt Motor, 1943 October</w:t>
      </w:r>
    </w:p>
    <w:p w14:paraId="66D0D694" w14:textId="77777777" w:rsidR="00FF3688" w:rsidRPr="00FF3688" w:rsidRDefault="00FF3688" w:rsidP="00FF3688">
      <w:pPr>
        <w:rPr>
          <w:sz w:val="14"/>
          <w:szCs w:val="14"/>
        </w:rPr>
      </w:pPr>
      <w:r w:rsidRPr="00FF3688">
        <w:rPr>
          <w:sz w:val="14"/>
          <w:szCs w:val="14"/>
        </w:rPr>
        <w:t>Project 6152, Report, Notes on Materiel – Description and Operating Instructions for the ‘Servotraverse’ Mechanism for Medium Tanks M4 and Modifications, 1943 December</w:t>
      </w:r>
    </w:p>
    <w:p w14:paraId="74C4E67F" w14:textId="77777777" w:rsidR="00FF3688" w:rsidRPr="00FF3688" w:rsidRDefault="00FF3688" w:rsidP="00FF3688">
      <w:pPr>
        <w:rPr>
          <w:sz w:val="14"/>
          <w:szCs w:val="14"/>
        </w:rPr>
      </w:pPr>
      <w:r w:rsidRPr="00FF3688">
        <w:rPr>
          <w:sz w:val="14"/>
          <w:szCs w:val="14"/>
        </w:rPr>
        <w:t>Project 6152, Report, Experimental and Design Studies of the Servotraverse Mechanism for Medium Tanks M4 and Modifications, 1944 February</w:t>
      </w:r>
    </w:p>
    <w:p w14:paraId="40CB8435" w14:textId="77777777" w:rsidR="00FF3688" w:rsidRPr="00FF3688" w:rsidRDefault="00FF3688" w:rsidP="00FF3688">
      <w:pPr>
        <w:rPr>
          <w:sz w:val="14"/>
          <w:szCs w:val="14"/>
        </w:rPr>
      </w:pPr>
      <w:r w:rsidRPr="00FF3688">
        <w:rPr>
          <w:sz w:val="14"/>
          <w:szCs w:val="14"/>
        </w:rPr>
        <w:t>Project 6168, Report, Development of a Servo Control System for Guided Missiles – Preliminary Report, 1945 July 2</w:t>
      </w:r>
    </w:p>
    <w:p w14:paraId="5A9BB8A6" w14:textId="77777777" w:rsidR="00FF3688" w:rsidRPr="00FF3688" w:rsidRDefault="00FF3688" w:rsidP="00FF3688">
      <w:pPr>
        <w:rPr>
          <w:sz w:val="14"/>
          <w:szCs w:val="14"/>
        </w:rPr>
      </w:pPr>
      <w:r w:rsidRPr="00FF3688">
        <w:rPr>
          <w:sz w:val="14"/>
          <w:szCs w:val="14"/>
        </w:rPr>
        <w:t>Project 6168, Report, Development of a Servo Control System for Guided Missiles, 1945 October 31</w:t>
      </w:r>
    </w:p>
    <w:p w14:paraId="23079884" w14:textId="77777777" w:rsidR="00FF3688" w:rsidRPr="00FF3688" w:rsidRDefault="00FF3688" w:rsidP="00FF3688">
      <w:pPr>
        <w:rPr>
          <w:sz w:val="14"/>
          <w:szCs w:val="14"/>
        </w:rPr>
      </w:pPr>
      <w:r w:rsidRPr="00FF3688">
        <w:rPr>
          <w:sz w:val="14"/>
          <w:szCs w:val="14"/>
        </w:rPr>
        <w:t>Project 6172, Report, Description and Operating Instructions for Experimental Navy Quad Mount Director, 1945 July 23</w:t>
      </w:r>
    </w:p>
    <w:p w14:paraId="7572BC1E" w14:textId="77777777" w:rsidR="00FF3688" w:rsidRPr="00FF3688" w:rsidRDefault="00FF3688" w:rsidP="00FF3688">
      <w:pPr>
        <w:rPr>
          <w:sz w:val="14"/>
          <w:szCs w:val="14"/>
        </w:rPr>
      </w:pPr>
      <w:r w:rsidRPr="00FF3688">
        <w:rPr>
          <w:sz w:val="14"/>
          <w:szCs w:val="14"/>
        </w:rPr>
        <w:t>Project 6175, Report, Report on Tests on Army Director Mount T75 Equipped with T30B1, T30B2 and T4E1 Sights, 1943 November 12</w:t>
      </w:r>
    </w:p>
    <w:p w14:paraId="4DA7C5A1" w14:textId="77777777" w:rsidR="00FF3688" w:rsidRPr="00FF3688" w:rsidRDefault="00FF3688" w:rsidP="00FF3688">
      <w:pPr>
        <w:rPr>
          <w:sz w:val="14"/>
          <w:szCs w:val="14"/>
        </w:rPr>
      </w:pPr>
      <w:r w:rsidRPr="00FF3688">
        <w:rPr>
          <w:sz w:val="14"/>
          <w:szCs w:val="14"/>
        </w:rPr>
        <w:t xml:space="preserve">Project 6179, Report, Tests and Recommended Modifications of </w:t>
      </w:r>
      <w:proofErr w:type="spellStart"/>
      <w:r w:rsidRPr="00FF3688">
        <w:rPr>
          <w:sz w:val="14"/>
          <w:szCs w:val="14"/>
        </w:rPr>
        <w:t>Fuze</w:t>
      </w:r>
      <w:proofErr w:type="spellEnd"/>
      <w:r w:rsidRPr="00FF3688">
        <w:rPr>
          <w:sz w:val="14"/>
          <w:szCs w:val="14"/>
        </w:rPr>
        <w:t xml:space="preserve"> Setter, 733, 1943 June 21</w:t>
      </w:r>
    </w:p>
    <w:p w14:paraId="38559FB5" w14:textId="77777777" w:rsidR="00FF3688" w:rsidRPr="00FF3688" w:rsidRDefault="00FF3688" w:rsidP="00FF3688">
      <w:pPr>
        <w:rPr>
          <w:sz w:val="14"/>
          <w:szCs w:val="14"/>
        </w:rPr>
      </w:pPr>
      <w:r w:rsidRPr="00FF3688">
        <w:rPr>
          <w:sz w:val="14"/>
          <w:szCs w:val="14"/>
        </w:rPr>
        <w:t xml:space="preserve">Project 6182, Report, Report on Work Performed Under OSRD Contract </w:t>
      </w:r>
      <w:proofErr w:type="spellStart"/>
      <w:r w:rsidRPr="00FF3688">
        <w:rPr>
          <w:sz w:val="14"/>
          <w:szCs w:val="14"/>
        </w:rPr>
        <w:t>OEMsr</w:t>
      </w:r>
      <w:proofErr w:type="spellEnd"/>
      <w:r w:rsidRPr="00FF3688">
        <w:rPr>
          <w:sz w:val="14"/>
          <w:szCs w:val="14"/>
        </w:rPr>
        <w:t xml:space="preserve"> 1167, 1944 July 11</w:t>
      </w:r>
    </w:p>
    <w:p w14:paraId="47DCC403" w14:textId="77777777" w:rsidR="00FF3688" w:rsidRPr="00FF3688" w:rsidRDefault="00FF3688" w:rsidP="00FF3688">
      <w:pPr>
        <w:rPr>
          <w:sz w:val="14"/>
          <w:szCs w:val="14"/>
        </w:rPr>
      </w:pPr>
      <w:r w:rsidRPr="00FF3688">
        <w:rPr>
          <w:sz w:val="14"/>
          <w:szCs w:val="14"/>
        </w:rPr>
        <w:t>Project 6198, Report, Description and Operating Instructions for H2K Indicator Servo, 1944 April</w:t>
      </w:r>
    </w:p>
    <w:p w14:paraId="7B587816" w14:textId="77777777" w:rsidR="00FF3688" w:rsidRPr="00FF3688" w:rsidRDefault="00FF3688" w:rsidP="00FF3688">
      <w:pPr>
        <w:rPr>
          <w:sz w:val="14"/>
          <w:szCs w:val="14"/>
        </w:rPr>
      </w:pPr>
      <w:r w:rsidRPr="00FF3688">
        <w:rPr>
          <w:sz w:val="14"/>
          <w:szCs w:val="14"/>
        </w:rPr>
        <w:t xml:space="preserve">Project 6206, Report, Description and Operating Instructions for </w:t>
      </w:r>
      <w:proofErr w:type="gramStart"/>
      <w:r w:rsidRPr="00FF3688">
        <w:rPr>
          <w:sz w:val="14"/>
          <w:szCs w:val="14"/>
        </w:rPr>
        <w:t>An</w:t>
      </w:r>
      <w:proofErr w:type="gramEnd"/>
      <w:r w:rsidRPr="00FF3688">
        <w:rPr>
          <w:sz w:val="14"/>
          <w:szCs w:val="14"/>
        </w:rPr>
        <w:t>/APS-I Indicator Servo, 1944 February 3</w:t>
      </w:r>
    </w:p>
    <w:p w14:paraId="0C03CB66" w14:textId="77777777" w:rsidR="00FF3688" w:rsidRPr="00FF3688" w:rsidRDefault="00FF3688" w:rsidP="00FF3688">
      <w:pPr>
        <w:rPr>
          <w:sz w:val="14"/>
          <w:szCs w:val="14"/>
        </w:rPr>
      </w:pPr>
      <w:r w:rsidRPr="00FF3688">
        <w:rPr>
          <w:sz w:val="14"/>
          <w:szCs w:val="14"/>
        </w:rPr>
        <w:t>Project 6208, Report, Life Test Studies on Oil Gears M3B1, 1943 November</w:t>
      </w:r>
    </w:p>
    <w:p w14:paraId="089EAEA5" w14:textId="77777777" w:rsidR="00FF3688" w:rsidRPr="00FF3688" w:rsidRDefault="00FF3688" w:rsidP="00FF3688">
      <w:pPr>
        <w:rPr>
          <w:sz w:val="14"/>
          <w:szCs w:val="14"/>
        </w:rPr>
      </w:pPr>
      <w:r w:rsidRPr="00FF3688">
        <w:rPr>
          <w:sz w:val="14"/>
          <w:szCs w:val="14"/>
        </w:rPr>
        <w:t>Project 6208, Report, Installation and Alignment of Oil Gears M3 – 40MM, Antiaircraft Gun Material M2, 1944 January 17</w:t>
      </w:r>
    </w:p>
    <w:p w14:paraId="4A9EB852" w14:textId="77777777" w:rsidR="00FF3688" w:rsidRPr="00FF3688" w:rsidRDefault="00FF3688" w:rsidP="00FF3688">
      <w:pPr>
        <w:rPr>
          <w:sz w:val="14"/>
          <w:szCs w:val="14"/>
        </w:rPr>
      </w:pPr>
      <w:r w:rsidRPr="00FF3688">
        <w:rPr>
          <w:sz w:val="14"/>
          <w:szCs w:val="14"/>
        </w:rPr>
        <w:t>Project 6209, Report, Description and Operating Instructions for Drive Controller T-14 and Modified Oil Gears M3B1 on T-65-E1 Gun Motor Carriage, 1943 December</w:t>
      </w:r>
    </w:p>
    <w:p w14:paraId="46120D76" w14:textId="77777777" w:rsidR="00FF3688" w:rsidRPr="00FF3688" w:rsidRDefault="00FF3688" w:rsidP="00FF3688">
      <w:pPr>
        <w:rPr>
          <w:sz w:val="14"/>
          <w:szCs w:val="14"/>
        </w:rPr>
      </w:pPr>
      <w:r w:rsidRPr="00FF3688">
        <w:rPr>
          <w:sz w:val="14"/>
          <w:szCs w:val="14"/>
        </w:rPr>
        <w:t>Project 6209, Report, Description and Operating Instructions for Drive Controller T-14 and Modified Oil Gears M3B1 on Gun Mount T-98, 1944 March</w:t>
      </w:r>
    </w:p>
    <w:p w14:paraId="3D9B4262" w14:textId="77777777" w:rsidR="00FF3688" w:rsidRPr="00FF3688" w:rsidRDefault="00FF3688" w:rsidP="00FF3688">
      <w:pPr>
        <w:rPr>
          <w:sz w:val="14"/>
          <w:szCs w:val="14"/>
        </w:rPr>
      </w:pPr>
      <w:r w:rsidRPr="00FF3688">
        <w:rPr>
          <w:sz w:val="14"/>
          <w:szCs w:val="14"/>
        </w:rPr>
        <w:t xml:space="preserve">Project 6219, Report, Report of Test on Slide Block Bearing Assembly of M3 </w:t>
      </w:r>
      <w:proofErr w:type="spellStart"/>
      <w:r w:rsidRPr="00FF3688">
        <w:rPr>
          <w:sz w:val="14"/>
          <w:szCs w:val="14"/>
        </w:rPr>
        <w:t>Oilgear</w:t>
      </w:r>
      <w:proofErr w:type="spellEnd"/>
      <w:r w:rsidRPr="00FF3688">
        <w:rPr>
          <w:sz w:val="14"/>
          <w:szCs w:val="14"/>
        </w:rPr>
        <w:t>, 1944 January 15</w:t>
      </w:r>
    </w:p>
    <w:p w14:paraId="084E6D44" w14:textId="77777777" w:rsidR="00FF3688" w:rsidRPr="00FF3688" w:rsidRDefault="00FF3688" w:rsidP="00FF3688">
      <w:pPr>
        <w:rPr>
          <w:sz w:val="14"/>
          <w:szCs w:val="14"/>
        </w:rPr>
      </w:pPr>
      <w:r w:rsidRPr="00FF3688">
        <w:rPr>
          <w:sz w:val="14"/>
          <w:szCs w:val="14"/>
        </w:rPr>
        <w:t>Project 6219, Report, Description of Local-Remote Power Control System for 40 MM. Gun Mount M3, 1944 August</w:t>
      </w:r>
    </w:p>
    <w:p w14:paraId="43C27E01" w14:textId="77777777" w:rsidR="00FF3688" w:rsidRPr="00FF3688" w:rsidRDefault="00FF3688" w:rsidP="00FF3688">
      <w:pPr>
        <w:rPr>
          <w:sz w:val="14"/>
          <w:szCs w:val="14"/>
        </w:rPr>
      </w:pPr>
      <w:r w:rsidRPr="00FF3688">
        <w:rPr>
          <w:sz w:val="14"/>
          <w:szCs w:val="14"/>
        </w:rPr>
        <w:t>Project 6221, Report, Investigation of Power Drives for Gun Director, MK 49, 1945 May</w:t>
      </w:r>
    </w:p>
    <w:p w14:paraId="1768BDF7" w14:textId="77777777" w:rsidR="00FF3688" w:rsidRPr="00FF3688" w:rsidRDefault="00FF3688" w:rsidP="00FF3688">
      <w:pPr>
        <w:rPr>
          <w:sz w:val="14"/>
          <w:szCs w:val="14"/>
        </w:rPr>
      </w:pPr>
      <w:r w:rsidRPr="00FF3688">
        <w:rPr>
          <w:sz w:val="14"/>
          <w:szCs w:val="14"/>
        </w:rPr>
        <w:t>Project 6234, Report, Description of Servo-Stabilized 40 MM. Power Drive for Single 40 MM. Gun Mount M3, 1944 August</w:t>
      </w:r>
    </w:p>
    <w:p w14:paraId="284C58CA" w14:textId="77777777" w:rsidR="00FF3688" w:rsidRPr="00FF3688" w:rsidRDefault="00FF3688" w:rsidP="00FF3688">
      <w:pPr>
        <w:rPr>
          <w:sz w:val="14"/>
          <w:szCs w:val="14"/>
        </w:rPr>
      </w:pPr>
      <w:r w:rsidRPr="00FF3688">
        <w:rPr>
          <w:sz w:val="14"/>
          <w:szCs w:val="14"/>
        </w:rPr>
        <w:t>Project 6234, Report, Report on Development of Servo Stabilized Drive for Single 40 MM Gun Mount and Adaptation of the Drive to Remote Control, 1945 August</w:t>
      </w:r>
    </w:p>
    <w:p w14:paraId="13F70FBB" w14:textId="77777777" w:rsidR="00FF3688" w:rsidRPr="00FF3688" w:rsidRDefault="00FF3688" w:rsidP="00FF3688">
      <w:pPr>
        <w:rPr>
          <w:sz w:val="14"/>
          <w:szCs w:val="14"/>
        </w:rPr>
      </w:pPr>
      <w:r w:rsidRPr="00FF3688">
        <w:rPr>
          <w:sz w:val="14"/>
          <w:szCs w:val="14"/>
        </w:rPr>
        <w:t>Project 6234, Report, Performance Specifications for Servo Stabilized 40 MM. Power Drive, 1945 October 2</w:t>
      </w:r>
    </w:p>
    <w:p w14:paraId="08234451" w14:textId="77777777" w:rsidR="00FF3688" w:rsidRPr="00FF3688" w:rsidRDefault="00FF3688" w:rsidP="00FF3688">
      <w:pPr>
        <w:rPr>
          <w:sz w:val="14"/>
          <w:szCs w:val="14"/>
        </w:rPr>
      </w:pPr>
      <w:r w:rsidRPr="00FF3688">
        <w:rPr>
          <w:sz w:val="14"/>
          <w:szCs w:val="14"/>
        </w:rPr>
        <w:t xml:space="preserve">Project 6235, Report, Report on the Investigation of Field Troubles Encountered in </w:t>
      </w:r>
      <w:proofErr w:type="spellStart"/>
      <w:r w:rsidRPr="00FF3688">
        <w:rPr>
          <w:sz w:val="14"/>
          <w:szCs w:val="14"/>
        </w:rPr>
        <w:t>Fuze</w:t>
      </w:r>
      <w:proofErr w:type="spellEnd"/>
      <w:r w:rsidRPr="00FF3688">
        <w:rPr>
          <w:sz w:val="14"/>
          <w:szCs w:val="14"/>
        </w:rPr>
        <w:t xml:space="preserve"> Setter Amplifier M1A1, 1945 July 6</w:t>
      </w:r>
    </w:p>
    <w:p w14:paraId="4C008090" w14:textId="77777777" w:rsidR="00FF3688" w:rsidRPr="00FF3688" w:rsidRDefault="00FF3688" w:rsidP="00FF3688">
      <w:pPr>
        <w:rPr>
          <w:sz w:val="14"/>
          <w:szCs w:val="14"/>
        </w:rPr>
      </w:pPr>
      <w:r w:rsidRPr="00FF3688">
        <w:rPr>
          <w:sz w:val="14"/>
          <w:szCs w:val="14"/>
        </w:rPr>
        <w:t>Project 6248, Report, Feasibility of an On-Carriage Lead-Computing Sight for the 90 MM Antiaircraft Gun, 1944 September</w:t>
      </w:r>
    </w:p>
    <w:p w14:paraId="4A50E370" w14:textId="77777777" w:rsidR="00FF3688" w:rsidRPr="00FF3688" w:rsidRDefault="00FF3688" w:rsidP="00FF3688">
      <w:pPr>
        <w:rPr>
          <w:sz w:val="14"/>
          <w:szCs w:val="14"/>
        </w:rPr>
      </w:pPr>
      <w:r w:rsidRPr="00FF3688">
        <w:rPr>
          <w:sz w:val="14"/>
          <w:szCs w:val="14"/>
        </w:rPr>
        <w:t>Project 6256, Report, Description and Operation of the Stabilized Damper System and the Stabilized Power Tracking System for Handstand Directors, 1945 January 29</w:t>
      </w:r>
    </w:p>
    <w:p w14:paraId="1C321256" w14:textId="77777777" w:rsidR="00FF3688" w:rsidRPr="00FF3688" w:rsidRDefault="00FF3688" w:rsidP="00FF3688">
      <w:pPr>
        <w:rPr>
          <w:sz w:val="14"/>
          <w:szCs w:val="14"/>
        </w:rPr>
      </w:pPr>
      <w:r w:rsidRPr="00FF3688">
        <w:rPr>
          <w:sz w:val="14"/>
          <w:szCs w:val="14"/>
        </w:rPr>
        <w:lastRenderedPageBreak/>
        <w:t>Project 6269, 6270, 6271, Report, 40 MM Gun Carriage M241 Equipped with MK 14 Gun Sight, T23 Drive Controller, T1E1 Target Selector, and an M3E1 Azimuth Oil Gear, 1945 June 20</w:t>
      </w:r>
    </w:p>
    <w:p w14:paraId="47F62E21" w14:textId="77777777" w:rsidR="00FF3688" w:rsidRPr="00FF3688" w:rsidRDefault="00FF3688" w:rsidP="00FF3688">
      <w:pPr>
        <w:rPr>
          <w:sz w:val="14"/>
          <w:szCs w:val="14"/>
        </w:rPr>
      </w:pPr>
      <w:r w:rsidRPr="00FF3688">
        <w:rPr>
          <w:sz w:val="14"/>
          <w:szCs w:val="14"/>
        </w:rPr>
        <w:t>Project 6288, Report, Specifications for Pilot Models of Servotraverse Mechanism, Model #2 for the Heavy Turret, 1945 January 20</w:t>
      </w:r>
    </w:p>
    <w:p w14:paraId="4A548D5E" w14:textId="77777777" w:rsidR="00FF3688" w:rsidRPr="00FF3688" w:rsidRDefault="00FF3688" w:rsidP="00FF3688">
      <w:pPr>
        <w:rPr>
          <w:sz w:val="14"/>
          <w:szCs w:val="14"/>
        </w:rPr>
      </w:pPr>
      <w:r w:rsidRPr="00FF3688">
        <w:rPr>
          <w:sz w:val="14"/>
          <w:szCs w:val="14"/>
        </w:rPr>
        <w:t>Project 6288, Report, Requirements of a Tank Stabilization System, 1945 March 6</w:t>
      </w:r>
    </w:p>
    <w:p w14:paraId="28C01FC6" w14:textId="77777777" w:rsidR="00FF3688" w:rsidRPr="00FF3688" w:rsidRDefault="00FF3688" w:rsidP="00FF3688">
      <w:pPr>
        <w:rPr>
          <w:sz w:val="14"/>
          <w:szCs w:val="14"/>
        </w:rPr>
      </w:pPr>
      <w:r w:rsidRPr="00FF3688">
        <w:rPr>
          <w:sz w:val="14"/>
          <w:szCs w:val="14"/>
        </w:rPr>
        <w:t>Project 6288, Report, Description of Stroke Control for Elevating Mechanism, 1945 September 14</w:t>
      </w:r>
    </w:p>
    <w:p w14:paraId="6D8FB37D" w14:textId="77777777" w:rsidR="00FF3688" w:rsidRPr="00FF3688" w:rsidRDefault="00FF3688" w:rsidP="00FF3688">
      <w:pPr>
        <w:rPr>
          <w:sz w:val="14"/>
          <w:szCs w:val="14"/>
        </w:rPr>
      </w:pPr>
      <w:r w:rsidRPr="00FF3688">
        <w:rPr>
          <w:sz w:val="14"/>
          <w:szCs w:val="14"/>
        </w:rPr>
        <w:t>Project 6288, Memorandum, Compensatory Network for Power Cylinder Elevating Mechanism, 1946 January 6</w:t>
      </w:r>
    </w:p>
    <w:p w14:paraId="3CE5A3F8" w14:textId="77777777" w:rsidR="00FF3688" w:rsidRPr="00FF3688" w:rsidRDefault="00FF3688" w:rsidP="00FF3688">
      <w:pPr>
        <w:rPr>
          <w:sz w:val="14"/>
          <w:szCs w:val="14"/>
        </w:rPr>
      </w:pPr>
      <w:r w:rsidRPr="00FF3688">
        <w:rPr>
          <w:sz w:val="14"/>
          <w:szCs w:val="14"/>
        </w:rPr>
        <w:t>Project 6288, Report, Description and Operating Instructions for MIT Fire Control System for the Heavy Tank T29, 1946 May</w:t>
      </w:r>
    </w:p>
    <w:p w14:paraId="50D027C0" w14:textId="77777777" w:rsidR="00FF3688" w:rsidRPr="00FF3688" w:rsidRDefault="00FF3688" w:rsidP="00FF3688">
      <w:pPr>
        <w:rPr>
          <w:sz w:val="14"/>
          <w:szCs w:val="14"/>
        </w:rPr>
      </w:pPr>
      <w:r w:rsidRPr="00FF3688">
        <w:rPr>
          <w:sz w:val="14"/>
          <w:szCs w:val="14"/>
        </w:rPr>
        <w:t>Project 6288, Report, The Open Cycle Frequency Response Tests of the Heavy Tank T29 Elevating Mechanism, 1947 May 13</w:t>
      </w:r>
    </w:p>
    <w:p w14:paraId="5C91D59A" w14:textId="77777777" w:rsidR="00FF3688" w:rsidRPr="00FF3688" w:rsidRDefault="00FF3688" w:rsidP="00FF3688">
      <w:pPr>
        <w:rPr>
          <w:sz w:val="14"/>
          <w:szCs w:val="14"/>
        </w:rPr>
      </w:pPr>
      <w:r w:rsidRPr="00FF3688">
        <w:rPr>
          <w:sz w:val="14"/>
          <w:szCs w:val="14"/>
        </w:rPr>
        <w:t>Project 6295, Report 22, Preliminary Investigation of Summing Circuits, 1945 February 22</w:t>
      </w:r>
    </w:p>
    <w:p w14:paraId="61BC6184" w14:textId="77777777" w:rsidR="00FF3688" w:rsidRPr="00FF3688" w:rsidRDefault="00FF3688" w:rsidP="00FF3688">
      <w:pPr>
        <w:rPr>
          <w:sz w:val="14"/>
          <w:szCs w:val="14"/>
        </w:rPr>
      </w:pPr>
      <w:r w:rsidRPr="00FF3688">
        <w:rPr>
          <w:sz w:val="14"/>
          <w:szCs w:val="14"/>
        </w:rPr>
        <w:t>Project 6295, Report 44, Detectors, Phase-Sensitive, Full-Wave, 1945 April 20</w:t>
      </w:r>
    </w:p>
    <w:p w14:paraId="12F5E65D" w14:textId="77777777" w:rsidR="00FF3688" w:rsidRPr="00FF3688" w:rsidRDefault="00FF3688" w:rsidP="00FF3688">
      <w:pPr>
        <w:rPr>
          <w:sz w:val="14"/>
          <w:szCs w:val="14"/>
        </w:rPr>
      </w:pPr>
      <w:r w:rsidRPr="00FF3688">
        <w:rPr>
          <w:sz w:val="14"/>
          <w:szCs w:val="14"/>
        </w:rPr>
        <w:t>Project 6305, Memorandum, Amplidyne Tests – Summary of, 1946 January 25</w:t>
      </w:r>
    </w:p>
    <w:p w14:paraId="7E93365A" w14:textId="77777777" w:rsidR="00FF3688" w:rsidRPr="00FF3688" w:rsidRDefault="00FF3688" w:rsidP="00FF3688">
      <w:pPr>
        <w:rPr>
          <w:sz w:val="14"/>
          <w:szCs w:val="14"/>
        </w:rPr>
      </w:pPr>
      <w:r w:rsidRPr="00FF3688">
        <w:rPr>
          <w:sz w:val="14"/>
          <w:szCs w:val="14"/>
        </w:rPr>
        <w:t>Project 6305, Report, Manual of Operation and Maintenance Instructions for the Modified A-31 Aircraft Turret, 1947 January 1</w:t>
      </w:r>
    </w:p>
    <w:p w14:paraId="70992037" w14:textId="77777777" w:rsidR="00FF3688" w:rsidRPr="00FF3688" w:rsidRDefault="00FF3688" w:rsidP="00FF3688">
      <w:pPr>
        <w:rPr>
          <w:sz w:val="14"/>
          <w:szCs w:val="14"/>
        </w:rPr>
      </w:pPr>
      <w:r w:rsidRPr="00FF3688">
        <w:rPr>
          <w:sz w:val="14"/>
          <w:szCs w:val="14"/>
        </w:rPr>
        <w:t>Project 6345, Engineering Note E-84, Model Two Crystal Tester, 1947 December 16</w:t>
      </w:r>
    </w:p>
    <w:p w14:paraId="3D75D232" w14:textId="77777777" w:rsidR="00FF3688" w:rsidRPr="00FF3688" w:rsidRDefault="00FF3688" w:rsidP="00FF3688">
      <w:pPr>
        <w:rPr>
          <w:sz w:val="14"/>
          <w:szCs w:val="14"/>
        </w:rPr>
      </w:pPr>
      <w:r w:rsidRPr="00FF3688">
        <w:rPr>
          <w:sz w:val="14"/>
          <w:szCs w:val="14"/>
        </w:rPr>
        <w:t>Project 6345, Engineering Note E-121, Gate and Delay Unit, 1948 May 14</w:t>
      </w:r>
    </w:p>
    <w:p w14:paraId="6C0D9783" w14:textId="77777777" w:rsidR="00FF3688" w:rsidRPr="00FF3688" w:rsidRDefault="00FF3688" w:rsidP="00FF3688">
      <w:pPr>
        <w:rPr>
          <w:sz w:val="14"/>
          <w:szCs w:val="14"/>
        </w:rPr>
      </w:pPr>
      <w:r w:rsidRPr="00FF3688">
        <w:rPr>
          <w:sz w:val="14"/>
          <w:szCs w:val="14"/>
        </w:rPr>
        <w:t xml:space="preserve">Project 6345, Engineering Note E-126, Scope </w:t>
      </w:r>
      <w:proofErr w:type="spellStart"/>
      <w:r w:rsidRPr="00FF3688">
        <w:rPr>
          <w:sz w:val="14"/>
          <w:szCs w:val="14"/>
        </w:rPr>
        <w:t>Synchroniser</w:t>
      </w:r>
      <w:proofErr w:type="spellEnd"/>
      <w:r w:rsidRPr="00FF3688">
        <w:rPr>
          <w:sz w:val="14"/>
          <w:szCs w:val="14"/>
        </w:rPr>
        <w:t>, 1948 July 21</w:t>
      </w:r>
    </w:p>
    <w:p w14:paraId="607A6424" w14:textId="77777777" w:rsidR="00FF3688" w:rsidRPr="00FF3688" w:rsidRDefault="00FF3688" w:rsidP="00FF3688">
      <w:pPr>
        <w:rPr>
          <w:sz w:val="14"/>
          <w:szCs w:val="14"/>
        </w:rPr>
      </w:pPr>
      <w:r w:rsidRPr="00FF3688">
        <w:rPr>
          <w:sz w:val="14"/>
          <w:szCs w:val="14"/>
        </w:rPr>
        <w:t>Project 6345, Engineering Note E-137, Performance of Chains of Gate Tubes, 1948 August 5</w:t>
      </w:r>
    </w:p>
    <w:p w14:paraId="5260941D" w14:textId="77777777" w:rsidR="00FF3688" w:rsidRPr="00FF3688" w:rsidRDefault="00FF3688" w:rsidP="00FF3688">
      <w:pPr>
        <w:rPr>
          <w:sz w:val="14"/>
          <w:szCs w:val="14"/>
        </w:rPr>
      </w:pPr>
      <w:r w:rsidRPr="00FF3688">
        <w:rPr>
          <w:sz w:val="14"/>
          <w:szCs w:val="14"/>
        </w:rPr>
        <w:t>Project 6345, Engineering Note E-144, Basic Circuits – Revisions, 1948 September 16</w:t>
      </w:r>
    </w:p>
    <w:p w14:paraId="5E1F10F9" w14:textId="77777777" w:rsidR="00FF3688" w:rsidRPr="00FF3688" w:rsidRDefault="00FF3688" w:rsidP="00FF3688">
      <w:pPr>
        <w:rPr>
          <w:sz w:val="14"/>
          <w:szCs w:val="14"/>
        </w:rPr>
      </w:pPr>
      <w:r w:rsidRPr="00FF3688">
        <w:rPr>
          <w:sz w:val="14"/>
          <w:szCs w:val="14"/>
        </w:rPr>
        <w:t>Project 6345, Engineering Note E-232, Results of Tests of RT47, RT47-1 and RT-50, Beam-Analyzer Tubes, 1949 May 2</w:t>
      </w:r>
    </w:p>
    <w:p w14:paraId="68DB04A2" w14:textId="77777777" w:rsidR="00FF3688" w:rsidRPr="00FF3688" w:rsidRDefault="00FF3688" w:rsidP="00FF3688">
      <w:pPr>
        <w:rPr>
          <w:sz w:val="14"/>
          <w:szCs w:val="14"/>
        </w:rPr>
      </w:pPr>
      <w:r w:rsidRPr="00FF3688">
        <w:rPr>
          <w:sz w:val="14"/>
          <w:szCs w:val="14"/>
        </w:rPr>
        <w:t>Project 6345, Engineering Note E-245, Calculation of Correlation Functions by WWI, 1949 June 1</w:t>
      </w:r>
    </w:p>
    <w:p w14:paraId="354DB56F" w14:textId="77777777" w:rsidR="00FF3688" w:rsidRPr="00FF3688" w:rsidRDefault="00FF3688" w:rsidP="00FF3688">
      <w:pPr>
        <w:rPr>
          <w:sz w:val="14"/>
          <w:szCs w:val="14"/>
        </w:rPr>
      </w:pPr>
      <w:r w:rsidRPr="00FF3688">
        <w:rPr>
          <w:sz w:val="14"/>
          <w:szCs w:val="14"/>
        </w:rPr>
        <w:t>Project 6345, Engineering Note E-264, The History of the Development of High-Vacuum, Hot-Cathode, Electrostatic Electron Guns, 1949 July 25</w:t>
      </w:r>
    </w:p>
    <w:p w14:paraId="01364376" w14:textId="77777777" w:rsidR="00FF3688" w:rsidRPr="00FF3688" w:rsidRDefault="00FF3688" w:rsidP="00FF3688">
      <w:pPr>
        <w:rPr>
          <w:sz w:val="14"/>
          <w:szCs w:val="14"/>
        </w:rPr>
      </w:pPr>
      <w:r w:rsidRPr="00FF3688">
        <w:rPr>
          <w:sz w:val="14"/>
          <w:szCs w:val="14"/>
        </w:rPr>
        <w:t>Project 6345, Engineering Note E-281, Multivibrator Frequency Divider, 1949 August 22</w:t>
      </w:r>
    </w:p>
    <w:p w14:paraId="19C6BB12" w14:textId="77777777" w:rsidR="00FF3688" w:rsidRPr="00FF3688" w:rsidRDefault="00FF3688" w:rsidP="00FF3688">
      <w:pPr>
        <w:rPr>
          <w:sz w:val="14"/>
          <w:szCs w:val="14"/>
        </w:rPr>
      </w:pPr>
      <w:r w:rsidRPr="00FF3688">
        <w:rPr>
          <w:sz w:val="14"/>
          <w:szCs w:val="14"/>
        </w:rPr>
        <w:t>Project 6345, Engineering Note E-317, Flip-Flop Balance Checking in WWI, 1950 February 23</w:t>
      </w:r>
    </w:p>
    <w:p w14:paraId="780353AA" w14:textId="77777777" w:rsidR="00FF3688" w:rsidRPr="00FF3688" w:rsidRDefault="00FF3688" w:rsidP="00FF3688">
      <w:pPr>
        <w:rPr>
          <w:sz w:val="14"/>
          <w:szCs w:val="14"/>
        </w:rPr>
      </w:pPr>
      <w:r w:rsidRPr="00FF3688">
        <w:rPr>
          <w:sz w:val="14"/>
          <w:szCs w:val="14"/>
        </w:rPr>
        <w:t>Project 6345, Engineering Note E-323, Standard Operating Conditions for 100-Series Whirlwind Electrostatic Storage Tubes, 1950 January 19</w:t>
      </w:r>
    </w:p>
    <w:p w14:paraId="32AD99F5" w14:textId="77777777" w:rsidR="00FF3688" w:rsidRPr="00FF3688" w:rsidRDefault="00FF3688" w:rsidP="00FF3688">
      <w:pPr>
        <w:rPr>
          <w:sz w:val="14"/>
          <w:szCs w:val="14"/>
        </w:rPr>
      </w:pPr>
      <w:r w:rsidRPr="00FF3688">
        <w:rPr>
          <w:sz w:val="14"/>
          <w:szCs w:val="14"/>
        </w:rPr>
        <w:t xml:space="preserve">Project 6345, Engineering Note E-328, Pulse Transformers and Interstage Coupling in Whirlwind I, 1950 </w:t>
      </w:r>
      <w:proofErr w:type="spellStart"/>
      <w:r w:rsidRPr="00FF3688">
        <w:rPr>
          <w:sz w:val="14"/>
          <w:szCs w:val="14"/>
        </w:rPr>
        <w:t>Januar</w:t>
      </w:r>
      <w:proofErr w:type="spellEnd"/>
      <w:r w:rsidRPr="00FF3688">
        <w:rPr>
          <w:sz w:val="14"/>
          <w:szCs w:val="14"/>
        </w:rPr>
        <w:t xml:space="preserve"> 31</w:t>
      </w:r>
    </w:p>
    <w:p w14:paraId="48F80B2B" w14:textId="77777777" w:rsidR="00FF3688" w:rsidRPr="00FF3688" w:rsidRDefault="00FF3688" w:rsidP="00FF3688">
      <w:pPr>
        <w:rPr>
          <w:sz w:val="14"/>
          <w:szCs w:val="14"/>
        </w:rPr>
      </w:pPr>
      <w:r w:rsidRPr="00FF3688">
        <w:rPr>
          <w:sz w:val="14"/>
          <w:szCs w:val="14"/>
        </w:rPr>
        <w:t>Project 6345, Engineering Note E-329, Techniques for Using Standard Automatic Subroutines, 1950 February 10</w:t>
      </w:r>
    </w:p>
    <w:p w14:paraId="6ED14F2E" w14:textId="77777777" w:rsidR="00FF3688" w:rsidRPr="00FF3688" w:rsidRDefault="00FF3688" w:rsidP="00FF3688">
      <w:pPr>
        <w:rPr>
          <w:sz w:val="14"/>
          <w:szCs w:val="14"/>
        </w:rPr>
      </w:pPr>
      <w:r w:rsidRPr="00FF3688">
        <w:rPr>
          <w:sz w:val="14"/>
          <w:szCs w:val="14"/>
        </w:rPr>
        <w:t>Project 6345, Engineering Note E-337, Accelerated Life Test for Cathode Interface in Receiving Type Tubes (A paper presented at the MIT Conference on Physical Electronics, March 30, 1950), 1950 April 3</w:t>
      </w:r>
    </w:p>
    <w:p w14:paraId="6ED77A64" w14:textId="77777777" w:rsidR="00FF3688" w:rsidRPr="00FF3688" w:rsidRDefault="00FF3688" w:rsidP="00FF3688">
      <w:pPr>
        <w:rPr>
          <w:sz w:val="14"/>
          <w:szCs w:val="14"/>
        </w:rPr>
      </w:pPr>
      <w:r w:rsidRPr="00FF3688">
        <w:rPr>
          <w:sz w:val="14"/>
          <w:szCs w:val="14"/>
        </w:rPr>
        <w:t>Project 6345, Engineering Note E-338, Test Results of L9B and F8B Productions of TAD7 Tubes, 1950 April 11</w:t>
      </w:r>
    </w:p>
    <w:p w14:paraId="5B7F30B5" w14:textId="77777777" w:rsidR="00FF3688" w:rsidRPr="00FF3688" w:rsidRDefault="00FF3688" w:rsidP="00FF3688">
      <w:pPr>
        <w:rPr>
          <w:sz w:val="14"/>
          <w:szCs w:val="14"/>
        </w:rPr>
      </w:pPr>
      <w:r w:rsidRPr="00FF3688">
        <w:rPr>
          <w:sz w:val="14"/>
          <w:szCs w:val="14"/>
        </w:rPr>
        <w:t>Project 6345, Engineering Note E-345, The Transition Region between Negative and Positive Regions of Storage Tube Surfaces, 1950 June 15</w:t>
      </w:r>
    </w:p>
    <w:p w14:paraId="397C7CA0" w14:textId="77777777" w:rsidR="00FF3688" w:rsidRPr="00FF3688" w:rsidRDefault="00FF3688" w:rsidP="00FF3688">
      <w:pPr>
        <w:rPr>
          <w:sz w:val="14"/>
          <w:szCs w:val="14"/>
        </w:rPr>
      </w:pPr>
      <w:r w:rsidRPr="00FF3688">
        <w:rPr>
          <w:sz w:val="14"/>
          <w:szCs w:val="14"/>
        </w:rPr>
        <w:t>Project 6345, Engineering Note E-352, Compensation of Deflection Defocusing in Storage Tubes, 1950 June 15</w:t>
      </w:r>
    </w:p>
    <w:p w14:paraId="77C5DD0A" w14:textId="77777777" w:rsidR="00FF3688" w:rsidRPr="00FF3688" w:rsidRDefault="00FF3688" w:rsidP="00FF3688">
      <w:pPr>
        <w:rPr>
          <w:sz w:val="14"/>
          <w:szCs w:val="14"/>
        </w:rPr>
      </w:pPr>
      <w:r w:rsidRPr="00FF3688">
        <w:rPr>
          <w:sz w:val="14"/>
          <w:szCs w:val="14"/>
        </w:rPr>
        <w:t>Project 6345, Engineering Note E-356, Equipment and Techniques for Inserting Information into WWI, 1950 July 12</w:t>
      </w:r>
    </w:p>
    <w:p w14:paraId="7CBDBD71" w14:textId="77777777" w:rsidR="00FF3688" w:rsidRPr="00FF3688" w:rsidRDefault="00FF3688" w:rsidP="00FF3688">
      <w:pPr>
        <w:rPr>
          <w:sz w:val="14"/>
          <w:szCs w:val="14"/>
        </w:rPr>
      </w:pPr>
      <w:r w:rsidRPr="00FF3688">
        <w:rPr>
          <w:sz w:val="14"/>
          <w:szCs w:val="14"/>
        </w:rPr>
        <w:t>Project 6345, Engineering Note E-380, Operation of Interim Tape Reader Equipment, 1950 September 12</w:t>
      </w:r>
    </w:p>
    <w:p w14:paraId="16199F26" w14:textId="77777777" w:rsidR="00FF3688" w:rsidRPr="00FF3688" w:rsidRDefault="00FF3688" w:rsidP="00FF3688">
      <w:pPr>
        <w:rPr>
          <w:sz w:val="14"/>
          <w:szCs w:val="14"/>
        </w:rPr>
      </w:pPr>
      <w:r w:rsidRPr="00FF3688">
        <w:rPr>
          <w:sz w:val="14"/>
          <w:szCs w:val="14"/>
        </w:rPr>
        <w:t>Project 6345, Engineering Note E-392, Crystal Diode Investigation – Initial Results, 1950 November 2</w:t>
      </w:r>
    </w:p>
    <w:p w14:paraId="6FFB3B76" w14:textId="77777777" w:rsidR="00FF3688" w:rsidRPr="00FF3688" w:rsidRDefault="00FF3688" w:rsidP="00FF3688">
      <w:pPr>
        <w:rPr>
          <w:sz w:val="14"/>
          <w:szCs w:val="14"/>
        </w:rPr>
      </w:pPr>
      <w:r w:rsidRPr="00FF3688">
        <w:rPr>
          <w:sz w:val="14"/>
          <w:szCs w:val="14"/>
        </w:rPr>
        <w:t>Project 6345, Engineering Note E-393, Marginal Checking System, WWI, 1950 December 2</w:t>
      </w:r>
    </w:p>
    <w:p w14:paraId="142502B9" w14:textId="77777777" w:rsidR="00FF3688" w:rsidRPr="00FF3688" w:rsidRDefault="00FF3688" w:rsidP="00FF3688">
      <w:pPr>
        <w:rPr>
          <w:sz w:val="14"/>
          <w:szCs w:val="14"/>
        </w:rPr>
      </w:pPr>
      <w:r w:rsidRPr="00FF3688">
        <w:rPr>
          <w:sz w:val="14"/>
          <w:szCs w:val="14"/>
        </w:rPr>
        <w:t>Project 6345, Engineering Note E-395, Cathode Interface Impedance and its Effects in Aged Vacuum Tubes (Paper delivered at conference on electron tubes for computers in Atlantic City, New Jersey, December 11, 12, 1950), 1951 January 2</w:t>
      </w:r>
    </w:p>
    <w:p w14:paraId="6AE63990" w14:textId="77777777" w:rsidR="00FF3688" w:rsidRPr="00FF3688" w:rsidRDefault="00FF3688" w:rsidP="00FF3688">
      <w:pPr>
        <w:rPr>
          <w:sz w:val="14"/>
          <w:szCs w:val="14"/>
        </w:rPr>
      </w:pPr>
      <w:r w:rsidRPr="00FF3688">
        <w:rPr>
          <w:sz w:val="14"/>
          <w:szCs w:val="14"/>
        </w:rPr>
        <w:t>Project 6345, Engineering Note E-396, Crystal Diode Life Experience in WWI Computer Circuits (Paper delivered at conference on electron tubes for computers in Atlantic City, New Jersey, December 11, 12, 1950), 1951 January 2</w:t>
      </w:r>
    </w:p>
    <w:p w14:paraId="1D3B38A9" w14:textId="77777777" w:rsidR="00FF3688" w:rsidRPr="00FF3688" w:rsidRDefault="00FF3688" w:rsidP="00FF3688">
      <w:pPr>
        <w:rPr>
          <w:sz w:val="14"/>
          <w:szCs w:val="14"/>
        </w:rPr>
      </w:pPr>
      <w:r w:rsidRPr="00FF3688">
        <w:rPr>
          <w:sz w:val="14"/>
          <w:szCs w:val="14"/>
        </w:rPr>
        <w:t>Project 6345, Engineering Note E-397, Some Basic Relay Pulse Circuits of General Interest, 1951 January 18</w:t>
      </w:r>
    </w:p>
    <w:p w14:paraId="03F95BE1" w14:textId="77777777" w:rsidR="00FF3688" w:rsidRPr="00FF3688" w:rsidRDefault="00FF3688" w:rsidP="00FF3688">
      <w:pPr>
        <w:rPr>
          <w:sz w:val="14"/>
          <w:szCs w:val="14"/>
        </w:rPr>
      </w:pPr>
      <w:r w:rsidRPr="00FF3688">
        <w:rPr>
          <w:sz w:val="14"/>
          <w:szCs w:val="14"/>
        </w:rPr>
        <w:t>Project 6345, Engineering Note E-400, Vacuum Tube Pulse Current Tester, 1951 March 15</w:t>
      </w:r>
    </w:p>
    <w:p w14:paraId="104667DC" w14:textId="77777777" w:rsidR="00FF3688" w:rsidRPr="00FF3688" w:rsidRDefault="00FF3688" w:rsidP="00FF3688">
      <w:pPr>
        <w:rPr>
          <w:sz w:val="14"/>
          <w:szCs w:val="14"/>
        </w:rPr>
      </w:pPr>
      <w:r w:rsidRPr="00FF3688">
        <w:rPr>
          <w:sz w:val="14"/>
          <w:szCs w:val="14"/>
        </w:rPr>
        <w:t>Project 6345, Engineering Note E-406, Preliminary Tests on the Four-Core Magnetic-Memory Array, 1951 June 18</w:t>
      </w:r>
    </w:p>
    <w:p w14:paraId="780B2156" w14:textId="77777777" w:rsidR="00FF3688" w:rsidRPr="00FF3688" w:rsidRDefault="00FF3688" w:rsidP="00FF3688">
      <w:pPr>
        <w:rPr>
          <w:sz w:val="14"/>
          <w:szCs w:val="14"/>
        </w:rPr>
      </w:pPr>
      <w:r w:rsidRPr="00FF3688">
        <w:rPr>
          <w:sz w:val="14"/>
          <w:szCs w:val="14"/>
        </w:rPr>
        <w:t>Project 6345, Engineering Note E-407, Electrolytic Corrosion as a Possible Future Source of Trouble Affecting WWI Reliability, 1951 June 25</w:t>
      </w:r>
    </w:p>
    <w:p w14:paraId="5E0AC5D8" w14:textId="77777777" w:rsidR="00FF3688" w:rsidRPr="00FF3688" w:rsidRDefault="00FF3688" w:rsidP="00FF3688">
      <w:pPr>
        <w:rPr>
          <w:sz w:val="14"/>
          <w:szCs w:val="14"/>
        </w:rPr>
      </w:pPr>
      <w:r w:rsidRPr="00FF3688">
        <w:rPr>
          <w:sz w:val="14"/>
          <w:szCs w:val="14"/>
        </w:rPr>
        <w:t>Project 6345, Engineering Note E-408, Transistor Conference, June 12, 1951, 1951 July 3</w:t>
      </w:r>
    </w:p>
    <w:p w14:paraId="5E54D4FF" w14:textId="77777777" w:rsidR="00FF3688" w:rsidRPr="00FF3688" w:rsidRDefault="00FF3688" w:rsidP="00FF3688">
      <w:pPr>
        <w:rPr>
          <w:sz w:val="14"/>
          <w:szCs w:val="14"/>
        </w:rPr>
      </w:pPr>
      <w:r w:rsidRPr="00FF3688">
        <w:rPr>
          <w:sz w:val="14"/>
          <w:szCs w:val="14"/>
        </w:rPr>
        <w:t>Project 6345, Engineering Note E-410, The Complimentary Circuit Method for Determination of Interface Resistance, 1951 July 23</w:t>
      </w:r>
    </w:p>
    <w:p w14:paraId="777C1931" w14:textId="77777777" w:rsidR="00FF3688" w:rsidRPr="00FF3688" w:rsidRDefault="00FF3688" w:rsidP="00FF3688">
      <w:pPr>
        <w:rPr>
          <w:sz w:val="14"/>
          <w:szCs w:val="14"/>
        </w:rPr>
      </w:pPr>
      <w:r w:rsidRPr="00FF3688">
        <w:rPr>
          <w:sz w:val="14"/>
          <w:szCs w:val="14"/>
        </w:rPr>
        <w:t>Project 6345, Memorandum M-62, M-63, M-64, M-66, M-69, M-76, Lectures by Project Whirlwind Staff on Electronic Digital Computers, 1947 March and April</w:t>
      </w:r>
    </w:p>
    <w:p w14:paraId="6EDF75D8" w14:textId="77777777" w:rsidR="00FF3688" w:rsidRPr="00FF3688" w:rsidRDefault="00FF3688" w:rsidP="00FF3688">
      <w:pPr>
        <w:rPr>
          <w:sz w:val="14"/>
          <w:szCs w:val="14"/>
        </w:rPr>
      </w:pPr>
      <w:r w:rsidRPr="00FF3688">
        <w:rPr>
          <w:sz w:val="14"/>
          <w:szCs w:val="14"/>
        </w:rPr>
        <w:t>Project 6345, Memorandum M-77, Use of a D.C. Restorer Circuits as a Means of Eliminating D.C. Coupling in Digital Computer Circuits, 1947 May 28</w:t>
      </w:r>
    </w:p>
    <w:p w14:paraId="0DB8C1DA" w14:textId="77777777" w:rsidR="00FF3688" w:rsidRPr="00FF3688" w:rsidRDefault="00FF3688" w:rsidP="00FF3688">
      <w:pPr>
        <w:rPr>
          <w:sz w:val="14"/>
          <w:szCs w:val="14"/>
        </w:rPr>
      </w:pPr>
      <w:r w:rsidRPr="00FF3688">
        <w:rPr>
          <w:sz w:val="14"/>
          <w:szCs w:val="14"/>
        </w:rPr>
        <w:t>Project 6345, Memorandum M-103, Gate-Tube Development, 1947 September 17</w:t>
      </w:r>
    </w:p>
    <w:p w14:paraId="03F18EB5" w14:textId="77777777" w:rsidR="00FF3688" w:rsidRPr="00FF3688" w:rsidRDefault="00FF3688" w:rsidP="00FF3688">
      <w:pPr>
        <w:rPr>
          <w:sz w:val="14"/>
          <w:szCs w:val="14"/>
        </w:rPr>
      </w:pPr>
      <w:r w:rsidRPr="00FF3688">
        <w:rPr>
          <w:sz w:val="14"/>
          <w:szCs w:val="14"/>
        </w:rPr>
        <w:t>Project 6345, Memorandum M-207, Meeting of Electronics Group, January 7, 1948, 1948 January 9</w:t>
      </w:r>
    </w:p>
    <w:p w14:paraId="64FC664E" w14:textId="77777777" w:rsidR="00FF3688" w:rsidRPr="00FF3688" w:rsidRDefault="00FF3688" w:rsidP="00FF3688">
      <w:pPr>
        <w:rPr>
          <w:sz w:val="14"/>
          <w:szCs w:val="14"/>
        </w:rPr>
      </w:pPr>
      <w:r w:rsidRPr="00FF3688">
        <w:rPr>
          <w:sz w:val="14"/>
          <w:szCs w:val="14"/>
        </w:rPr>
        <w:t>Project 6345, Memorandum M-769, Tube Characteristic Drawings, 1949 February 1</w:t>
      </w:r>
    </w:p>
    <w:p w14:paraId="41EDB326" w14:textId="77777777" w:rsidR="00FF3688" w:rsidRPr="00FF3688" w:rsidRDefault="00FF3688" w:rsidP="00FF3688">
      <w:pPr>
        <w:rPr>
          <w:sz w:val="14"/>
          <w:szCs w:val="14"/>
        </w:rPr>
      </w:pPr>
      <w:r w:rsidRPr="00FF3688">
        <w:rPr>
          <w:sz w:val="14"/>
          <w:szCs w:val="14"/>
        </w:rPr>
        <w:t>Project 6345, Memorandum M-788-1, Suggestions for Mental or Manual Binary Conversion, 1949 February 16</w:t>
      </w:r>
    </w:p>
    <w:p w14:paraId="56FE9976" w14:textId="77777777" w:rsidR="00FF3688" w:rsidRPr="00FF3688" w:rsidRDefault="00FF3688" w:rsidP="00FF3688">
      <w:pPr>
        <w:rPr>
          <w:sz w:val="14"/>
          <w:szCs w:val="14"/>
        </w:rPr>
      </w:pPr>
      <w:r w:rsidRPr="00FF3688">
        <w:rPr>
          <w:sz w:val="14"/>
          <w:szCs w:val="14"/>
        </w:rPr>
        <w:t>Project 6345, Memorandum M-969, Accelerated Life Test for Cathode Interface, 1950 January 19</w:t>
      </w:r>
    </w:p>
    <w:p w14:paraId="005229D9" w14:textId="77777777" w:rsidR="00FF3688" w:rsidRPr="00FF3688" w:rsidRDefault="00FF3688" w:rsidP="00FF3688">
      <w:pPr>
        <w:rPr>
          <w:sz w:val="14"/>
          <w:szCs w:val="14"/>
        </w:rPr>
      </w:pPr>
      <w:r w:rsidRPr="00FF3688">
        <w:rPr>
          <w:sz w:val="14"/>
          <w:szCs w:val="14"/>
        </w:rPr>
        <w:t>Project 6345, Memorandum M-1000, A Proposed Binary to Analog Convertor, 1950 March 6</w:t>
      </w:r>
    </w:p>
    <w:p w14:paraId="6B1C2579" w14:textId="77777777" w:rsidR="00FF3688" w:rsidRPr="00FF3688" w:rsidRDefault="00FF3688" w:rsidP="00FF3688">
      <w:pPr>
        <w:rPr>
          <w:sz w:val="14"/>
          <w:szCs w:val="14"/>
        </w:rPr>
      </w:pPr>
      <w:r w:rsidRPr="00FF3688">
        <w:rPr>
          <w:sz w:val="14"/>
          <w:szCs w:val="14"/>
        </w:rPr>
        <w:t>Project 6345, Memorandum M-1020, Conference on Automatic Computing Machinery, Rutgers University (March 28-29, 1950), 1950 April 6</w:t>
      </w:r>
    </w:p>
    <w:p w14:paraId="31D68347" w14:textId="77777777" w:rsidR="00FF3688" w:rsidRPr="00FF3688" w:rsidRDefault="00FF3688" w:rsidP="00FF3688">
      <w:pPr>
        <w:rPr>
          <w:sz w:val="14"/>
          <w:szCs w:val="14"/>
        </w:rPr>
      </w:pPr>
      <w:r w:rsidRPr="00FF3688">
        <w:rPr>
          <w:sz w:val="14"/>
          <w:szCs w:val="14"/>
        </w:rPr>
        <w:lastRenderedPageBreak/>
        <w:t>Project 6345, Memorandum M-1036, The Differential Analyzer Approach in Digital Computers, 1950 May 3</w:t>
      </w:r>
    </w:p>
    <w:p w14:paraId="0D770773" w14:textId="77777777" w:rsidR="00FF3688" w:rsidRPr="00FF3688" w:rsidRDefault="00FF3688" w:rsidP="00FF3688">
      <w:pPr>
        <w:rPr>
          <w:sz w:val="14"/>
          <w:szCs w:val="14"/>
        </w:rPr>
      </w:pPr>
      <w:r w:rsidRPr="00FF3688">
        <w:rPr>
          <w:sz w:val="14"/>
          <w:szCs w:val="14"/>
        </w:rPr>
        <w:t>Project 6345, Memorandum M-1038, Checking the Holding Ability of Flip-Flops, 1950 May 9</w:t>
      </w:r>
    </w:p>
    <w:p w14:paraId="2A657349" w14:textId="77777777" w:rsidR="00FF3688" w:rsidRPr="00FF3688" w:rsidRDefault="00FF3688" w:rsidP="00FF3688">
      <w:pPr>
        <w:rPr>
          <w:sz w:val="14"/>
          <w:szCs w:val="14"/>
        </w:rPr>
      </w:pPr>
      <w:r w:rsidRPr="00FF3688">
        <w:rPr>
          <w:sz w:val="14"/>
          <w:szCs w:val="14"/>
        </w:rPr>
        <w:t>Project 6345, Memorandum M-1045, Data on Electron Gun Currents in MIT Storage Tubes, 1950 May 18</w:t>
      </w:r>
    </w:p>
    <w:p w14:paraId="11048D51" w14:textId="77777777" w:rsidR="00FF3688" w:rsidRPr="00FF3688" w:rsidRDefault="00FF3688" w:rsidP="00FF3688">
      <w:pPr>
        <w:rPr>
          <w:sz w:val="14"/>
          <w:szCs w:val="14"/>
        </w:rPr>
      </w:pPr>
      <w:r w:rsidRPr="00FF3688">
        <w:rPr>
          <w:sz w:val="14"/>
          <w:szCs w:val="14"/>
        </w:rPr>
        <w:t>Project 6345, Memorandum M-1056, Development of Type SR-1047 Vacuum Tubes: Tests on Lots D-2 and C-9674, 1950 June 20</w:t>
      </w:r>
    </w:p>
    <w:p w14:paraId="76AE0F13" w14:textId="77777777" w:rsidR="00FF3688" w:rsidRPr="00FF3688" w:rsidRDefault="00FF3688" w:rsidP="00FF3688">
      <w:pPr>
        <w:rPr>
          <w:sz w:val="14"/>
          <w:szCs w:val="14"/>
        </w:rPr>
      </w:pPr>
      <w:r w:rsidRPr="00FF3688">
        <w:rPr>
          <w:sz w:val="14"/>
          <w:szCs w:val="14"/>
        </w:rPr>
        <w:t>Project 6345, Memorandum M-1226, Additions to Project Reports of Current Interest, Report R-173-1, 1951 June 8</w:t>
      </w:r>
    </w:p>
    <w:p w14:paraId="0E854404" w14:textId="77777777" w:rsidR="00FF3688" w:rsidRPr="00FF3688" w:rsidRDefault="00FF3688" w:rsidP="00FF3688">
      <w:pPr>
        <w:rPr>
          <w:sz w:val="14"/>
          <w:szCs w:val="14"/>
        </w:rPr>
      </w:pPr>
      <w:r w:rsidRPr="00FF3688">
        <w:rPr>
          <w:sz w:val="14"/>
          <w:szCs w:val="14"/>
        </w:rPr>
        <w:t xml:space="preserve">Project 6345, Memorandum M-1247, The Electronic Temperature of Oxide Cathodes – Methods of Measurements and Results by Robert </w:t>
      </w:r>
      <w:proofErr w:type="spellStart"/>
      <w:r w:rsidRPr="00FF3688">
        <w:rPr>
          <w:sz w:val="14"/>
          <w:szCs w:val="14"/>
        </w:rPr>
        <w:t>Champeix</w:t>
      </w:r>
      <w:proofErr w:type="spellEnd"/>
      <w:r w:rsidRPr="00FF3688">
        <w:rPr>
          <w:sz w:val="14"/>
          <w:szCs w:val="14"/>
        </w:rPr>
        <w:t xml:space="preserve">, Doctor of Engineering, Laboratory </w:t>
      </w:r>
      <w:proofErr w:type="spellStart"/>
      <w:r w:rsidRPr="00FF3688">
        <w:rPr>
          <w:sz w:val="14"/>
          <w:szCs w:val="14"/>
        </w:rPr>
        <w:t>Heud</w:t>
      </w:r>
      <w:proofErr w:type="spellEnd"/>
      <w:r w:rsidRPr="00FF3688">
        <w:rPr>
          <w:sz w:val="14"/>
          <w:szCs w:val="14"/>
        </w:rPr>
        <w:t xml:space="preserve">, The Society La </w:t>
      </w:r>
      <w:proofErr w:type="spellStart"/>
      <w:r w:rsidRPr="00FF3688">
        <w:rPr>
          <w:sz w:val="14"/>
          <w:szCs w:val="14"/>
        </w:rPr>
        <w:t>Radiotechnique</w:t>
      </w:r>
      <w:proofErr w:type="spellEnd"/>
      <w:r w:rsidRPr="00FF3688">
        <w:rPr>
          <w:sz w:val="14"/>
          <w:szCs w:val="14"/>
        </w:rPr>
        <w:t>, 1951 July 19</w:t>
      </w:r>
    </w:p>
    <w:p w14:paraId="298F0786" w14:textId="77777777" w:rsidR="00FF3688" w:rsidRPr="00FF3688" w:rsidRDefault="00FF3688" w:rsidP="00FF3688">
      <w:pPr>
        <w:rPr>
          <w:sz w:val="14"/>
          <w:szCs w:val="14"/>
        </w:rPr>
      </w:pPr>
      <w:r w:rsidRPr="00FF3688">
        <w:rPr>
          <w:sz w:val="14"/>
          <w:szCs w:val="14"/>
        </w:rPr>
        <w:t>Project 6345, Memorandum M-1252-M-1484, Project Whirlwind – Bi-Weekly Reports, 1951 August 6 to 1952 May 9</w:t>
      </w:r>
    </w:p>
    <w:p w14:paraId="6F2070C0" w14:textId="77777777" w:rsidR="00FF3688" w:rsidRPr="00FF3688" w:rsidRDefault="00FF3688" w:rsidP="00FF3688">
      <w:pPr>
        <w:rPr>
          <w:sz w:val="14"/>
          <w:szCs w:val="14"/>
        </w:rPr>
      </w:pPr>
      <w:r w:rsidRPr="00FF3688">
        <w:rPr>
          <w:sz w:val="14"/>
          <w:szCs w:val="14"/>
        </w:rPr>
        <w:t>Project 6345, Memorandum M-2741, Operating Procedure for CSII, 1954 April 21</w:t>
      </w:r>
    </w:p>
    <w:p w14:paraId="4A92641E" w14:textId="77777777" w:rsidR="00FF3688" w:rsidRPr="00FF3688" w:rsidRDefault="00FF3688" w:rsidP="00FF3688">
      <w:pPr>
        <w:rPr>
          <w:sz w:val="14"/>
          <w:szCs w:val="14"/>
        </w:rPr>
      </w:pPr>
      <w:r w:rsidRPr="00FF3688">
        <w:rPr>
          <w:sz w:val="14"/>
          <w:szCs w:val="14"/>
        </w:rPr>
        <w:t>Project 6345, Report L-3, Forecast for Military Systems Using Electronic Digital Computers, 1948 September 17</w:t>
      </w:r>
    </w:p>
    <w:p w14:paraId="6D17C22A" w14:textId="77777777" w:rsidR="00FF3688" w:rsidRPr="00FF3688" w:rsidRDefault="00FF3688" w:rsidP="00FF3688">
      <w:pPr>
        <w:rPr>
          <w:sz w:val="14"/>
          <w:szCs w:val="14"/>
        </w:rPr>
      </w:pPr>
      <w:r w:rsidRPr="00FF3688">
        <w:rPr>
          <w:sz w:val="14"/>
          <w:szCs w:val="14"/>
        </w:rPr>
        <w:t>Project 6345, Report R-129, Conversion of Shaft Position to Binary Code, 1947 October 15</w:t>
      </w:r>
    </w:p>
    <w:p w14:paraId="4380BB58" w14:textId="77777777" w:rsidR="00FF3688" w:rsidRPr="00FF3688" w:rsidRDefault="00FF3688" w:rsidP="00FF3688">
      <w:pPr>
        <w:rPr>
          <w:sz w:val="14"/>
          <w:szCs w:val="14"/>
        </w:rPr>
      </w:pPr>
      <w:r w:rsidRPr="00FF3688">
        <w:rPr>
          <w:sz w:val="14"/>
          <w:szCs w:val="14"/>
        </w:rPr>
        <w:t>Project 6345, Report R-133, Timing of Whirlwind I, 1947 December 15</w:t>
      </w:r>
    </w:p>
    <w:p w14:paraId="3CA00300" w14:textId="77777777" w:rsidR="00FF3688" w:rsidRPr="00FF3688" w:rsidRDefault="00FF3688" w:rsidP="00FF3688">
      <w:pPr>
        <w:rPr>
          <w:sz w:val="14"/>
          <w:szCs w:val="14"/>
        </w:rPr>
      </w:pPr>
      <w:r w:rsidRPr="00FF3688">
        <w:rPr>
          <w:sz w:val="14"/>
          <w:szCs w:val="14"/>
        </w:rPr>
        <w:t>Project 6345, Report R-142, Talk Delivered by Jay W. Forrester at UCLA, 1948 July 29</w:t>
      </w:r>
    </w:p>
    <w:p w14:paraId="619FDD48" w14:textId="77777777" w:rsidR="00FF3688" w:rsidRPr="00FF3688" w:rsidRDefault="00FF3688" w:rsidP="00FF3688">
      <w:pPr>
        <w:rPr>
          <w:sz w:val="14"/>
          <w:szCs w:val="14"/>
        </w:rPr>
      </w:pPr>
      <w:r w:rsidRPr="00FF3688">
        <w:rPr>
          <w:sz w:val="14"/>
          <w:szCs w:val="14"/>
        </w:rPr>
        <w:t>Project 6345, Report R-172, The Study of Non-Linear Servomechanisms with the Aid of an Automatic Digital Computer, 1949 September 26</w:t>
      </w:r>
    </w:p>
    <w:p w14:paraId="4CF8FB88" w14:textId="77777777" w:rsidR="00FF3688" w:rsidRPr="00FF3688" w:rsidRDefault="00FF3688" w:rsidP="00FF3688">
      <w:pPr>
        <w:rPr>
          <w:sz w:val="14"/>
          <w:szCs w:val="14"/>
        </w:rPr>
      </w:pPr>
      <w:r w:rsidRPr="00FF3688">
        <w:rPr>
          <w:sz w:val="14"/>
          <w:szCs w:val="14"/>
        </w:rPr>
        <w:t>Project 6345, Report R-177, A Method of Test Checking an Electronic Digital Computer, 1950 March 15</w:t>
      </w:r>
    </w:p>
    <w:p w14:paraId="06D66B39" w14:textId="77777777" w:rsidR="00FF3688" w:rsidRPr="00FF3688" w:rsidRDefault="00FF3688" w:rsidP="00FF3688">
      <w:pPr>
        <w:rPr>
          <w:sz w:val="14"/>
          <w:szCs w:val="14"/>
        </w:rPr>
      </w:pPr>
      <w:r w:rsidRPr="00FF3688">
        <w:rPr>
          <w:sz w:val="14"/>
          <w:szCs w:val="14"/>
        </w:rPr>
        <w:t>Project 6345, Report R-185, Marginal Checking: Preventive Maintenance for Electronic Equipment, 1950 April 27</w:t>
      </w:r>
    </w:p>
    <w:p w14:paraId="6ADC22E0" w14:textId="77777777" w:rsidR="00FF3688" w:rsidRPr="00FF3688" w:rsidRDefault="00FF3688" w:rsidP="00FF3688">
      <w:pPr>
        <w:rPr>
          <w:sz w:val="14"/>
          <w:szCs w:val="14"/>
        </w:rPr>
      </w:pPr>
      <w:r w:rsidRPr="00FF3688">
        <w:rPr>
          <w:sz w:val="14"/>
          <w:szCs w:val="14"/>
        </w:rPr>
        <w:t>Project 6345, Report R-193, Selected Descriptive Material – Whirlwind I Computer – Volume 1 of 2: General, 1950 November 10</w:t>
      </w:r>
    </w:p>
    <w:p w14:paraId="1A32DBEC" w14:textId="77777777" w:rsidR="00FF3688" w:rsidRPr="00FF3688" w:rsidRDefault="00FF3688" w:rsidP="00FF3688">
      <w:pPr>
        <w:rPr>
          <w:sz w:val="14"/>
          <w:szCs w:val="14"/>
        </w:rPr>
      </w:pPr>
      <w:r w:rsidRPr="00FF3688">
        <w:rPr>
          <w:sz w:val="14"/>
          <w:szCs w:val="14"/>
        </w:rPr>
        <w:t>Project 6345, report, The Digital Computation Program at MIT, 1949 September</w:t>
      </w:r>
    </w:p>
    <w:p w14:paraId="2C2B999E" w14:textId="77777777" w:rsidR="00FF3688" w:rsidRPr="00FF3688" w:rsidRDefault="00FF3688" w:rsidP="00FF3688">
      <w:pPr>
        <w:rPr>
          <w:sz w:val="14"/>
          <w:szCs w:val="14"/>
        </w:rPr>
      </w:pPr>
      <w:r w:rsidRPr="00FF3688">
        <w:rPr>
          <w:sz w:val="14"/>
          <w:szCs w:val="14"/>
        </w:rPr>
        <w:t>Project 6345, Report, List of R-Series Reports, List of M-Series Memorandums, List of E-Series Memorandums, List of C-Series Memorandums, 1945 January 9 to 1952 April 24</w:t>
      </w:r>
    </w:p>
    <w:p w14:paraId="1FB114AC" w14:textId="77777777" w:rsidR="00FF3688" w:rsidRPr="00FF3688" w:rsidRDefault="00FF3688" w:rsidP="00FF3688">
      <w:pPr>
        <w:rPr>
          <w:sz w:val="14"/>
          <w:szCs w:val="14"/>
        </w:rPr>
      </w:pPr>
      <w:r w:rsidRPr="00FF3688">
        <w:rPr>
          <w:sz w:val="14"/>
          <w:szCs w:val="14"/>
        </w:rPr>
        <w:t>Project 6378, Report, Tests Made on the Sperry Antenna Assembly of the Apb-16 System, 1946 July 12</w:t>
      </w:r>
    </w:p>
    <w:p w14:paraId="6772CEE4" w14:textId="77777777" w:rsidR="00FF3688" w:rsidRPr="00FF3688" w:rsidRDefault="00FF3688" w:rsidP="00FF3688">
      <w:pPr>
        <w:rPr>
          <w:sz w:val="14"/>
          <w:szCs w:val="14"/>
        </w:rPr>
      </w:pPr>
      <w:r w:rsidRPr="00FF3688">
        <w:rPr>
          <w:sz w:val="14"/>
          <w:szCs w:val="14"/>
        </w:rPr>
        <w:t>Project 6383, Memorandum, Apparatus for Performing Frequency Response Tests on Servomechanism, 1946 October 25</w:t>
      </w:r>
    </w:p>
    <w:p w14:paraId="3A77FAD0" w14:textId="77777777" w:rsidR="00FF3688" w:rsidRPr="00FF3688" w:rsidRDefault="00FF3688" w:rsidP="00FF3688">
      <w:pPr>
        <w:rPr>
          <w:sz w:val="14"/>
          <w:szCs w:val="14"/>
        </w:rPr>
      </w:pPr>
      <w:r w:rsidRPr="00FF3688">
        <w:rPr>
          <w:sz w:val="14"/>
          <w:szCs w:val="14"/>
        </w:rPr>
        <w:t>Project 6383, Memorandum, Radar Characteristics, 1947 January 3</w:t>
      </w:r>
    </w:p>
    <w:p w14:paraId="27DDCC50" w14:textId="77777777" w:rsidR="00FF3688" w:rsidRPr="00FF3688" w:rsidRDefault="00FF3688" w:rsidP="00FF3688">
      <w:pPr>
        <w:rPr>
          <w:sz w:val="14"/>
          <w:szCs w:val="14"/>
        </w:rPr>
      </w:pPr>
      <w:r w:rsidRPr="00FF3688">
        <w:rPr>
          <w:sz w:val="14"/>
          <w:szCs w:val="14"/>
        </w:rPr>
        <w:t>Project 6383, Memorandum, Method of Designing Networks for Combined Proportional-plus-Integral-plus Lead Control, 1947 May 23</w:t>
      </w:r>
    </w:p>
    <w:p w14:paraId="02F3EF3C" w14:textId="77777777" w:rsidR="00FF3688" w:rsidRPr="00FF3688" w:rsidRDefault="00FF3688" w:rsidP="00FF3688">
      <w:pPr>
        <w:rPr>
          <w:sz w:val="14"/>
          <w:szCs w:val="14"/>
        </w:rPr>
      </w:pPr>
      <w:r w:rsidRPr="00FF3688">
        <w:rPr>
          <w:sz w:val="14"/>
          <w:szCs w:val="14"/>
        </w:rPr>
        <w:t>Project 6383, Engineering Memorandum 1-383, Matching Lead Controllers and Quadratic Integral Controllers using RC Elements Only, 1947 June 18</w:t>
      </w:r>
    </w:p>
    <w:p w14:paraId="632D7FED" w14:textId="77777777" w:rsidR="00FF3688" w:rsidRPr="00FF3688" w:rsidRDefault="00FF3688" w:rsidP="00FF3688">
      <w:pPr>
        <w:rPr>
          <w:sz w:val="14"/>
          <w:szCs w:val="14"/>
        </w:rPr>
      </w:pPr>
      <w:r w:rsidRPr="00FF3688">
        <w:rPr>
          <w:sz w:val="14"/>
          <w:szCs w:val="14"/>
        </w:rPr>
        <w:t>Project 6409, Engineering Report 2, Armature Inductance Compensation in a Direct Current Motor, 1946 July 19</w:t>
      </w:r>
    </w:p>
    <w:p w14:paraId="63918A9A" w14:textId="77777777" w:rsidR="00FF3688" w:rsidRPr="00FF3688" w:rsidRDefault="00FF3688" w:rsidP="00FF3688">
      <w:pPr>
        <w:rPr>
          <w:sz w:val="14"/>
          <w:szCs w:val="14"/>
        </w:rPr>
      </w:pPr>
      <w:r w:rsidRPr="00FF3688">
        <w:rPr>
          <w:sz w:val="14"/>
          <w:szCs w:val="14"/>
        </w:rPr>
        <w:t xml:space="preserve">Project 6409, Engineering Report 4, Current Response for Inductively Loaded Thyratron </w:t>
      </w:r>
      <w:proofErr w:type="spellStart"/>
      <w:r w:rsidRPr="00FF3688">
        <w:rPr>
          <w:sz w:val="14"/>
          <w:szCs w:val="14"/>
        </w:rPr>
        <w:t>Reactifier</w:t>
      </w:r>
      <w:proofErr w:type="spellEnd"/>
      <w:r w:rsidRPr="00FF3688">
        <w:rPr>
          <w:sz w:val="14"/>
          <w:szCs w:val="14"/>
        </w:rPr>
        <w:t>, 1946 October 14</w:t>
      </w:r>
    </w:p>
    <w:p w14:paraId="617F2F2D" w14:textId="77777777" w:rsidR="00FF3688" w:rsidRPr="00FF3688" w:rsidRDefault="00FF3688" w:rsidP="00FF3688">
      <w:pPr>
        <w:rPr>
          <w:sz w:val="14"/>
          <w:szCs w:val="14"/>
        </w:rPr>
      </w:pPr>
      <w:r w:rsidRPr="00FF3688">
        <w:rPr>
          <w:sz w:val="14"/>
          <w:szCs w:val="14"/>
        </w:rPr>
        <w:t>Project 6409, Engineering Report 5, Servomechanisms Using Thyratron-Controlled D-C Motor, 1947 April 4</w:t>
      </w:r>
    </w:p>
    <w:p w14:paraId="6741CD80" w14:textId="77777777" w:rsidR="00FF3688" w:rsidRPr="00FF3688" w:rsidRDefault="00FF3688" w:rsidP="00FF3688">
      <w:pPr>
        <w:rPr>
          <w:sz w:val="14"/>
          <w:szCs w:val="14"/>
        </w:rPr>
      </w:pPr>
      <w:r w:rsidRPr="00FF3688">
        <w:rPr>
          <w:sz w:val="14"/>
          <w:szCs w:val="14"/>
        </w:rPr>
        <w:t>Project 6409, Engineering Report 6, Test of 0.5 HP D-C Motor with Stator Pole-Face Compensating Winding, 1947 April 1</w:t>
      </w:r>
    </w:p>
    <w:p w14:paraId="6275A6E0" w14:textId="77777777" w:rsidR="00FF3688" w:rsidRPr="00FF3688" w:rsidRDefault="00FF3688" w:rsidP="00FF3688">
      <w:pPr>
        <w:rPr>
          <w:sz w:val="14"/>
          <w:szCs w:val="14"/>
        </w:rPr>
      </w:pPr>
      <w:r w:rsidRPr="00FF3688">
        <w:rPr>
          <w:sz w:val="14"/>
          <w:szCs w:val="14"/>
        </w:rPr>
        <w:t>Project 6409, Engineering Report 7, Final Report on Servomechanism Using Thyratron-Controlled D-C Motor, 1947 June</w:t>
      </w:r>
    </w:p>
    <w:p w14:paraId="568FD77C" w14:textId="77777777" w:rsidR="00FF3688" w:rsidRPr="00FF3688" w:rsidRDefault="00FF3688" w:rsidP="00FF3688">
      <w:pPr>
        <w:rPr>
          <w:sz w:val="14"/>
          <w:szCs w:val="14"/>
        </w:rPr>
      </w:pPr>
      <w:r w:rsidRPr="00FF3688">
        <w:rPr>
          <w:sz w:val="14"/>
          <w:szCs w:val="14"/>
        </w:rPr>
        <w:t xml:space="preserve">Project 6409, Engineering Report 8, The Dynamic Characteristics of a D-C Motor with Quadrature-Axis Compensation to Reduce Armature </w:t>
      </w:r>
      <w:proofErr w:type="spellStart"/>
      <w:r w:rsidRPr="00FF3688">
        <w:rPr>
          <w:sz w:val="14"/>
          <w:szCs w:val="14"/>
        </w:rPr>
        <w:t>Inductane</w:t>
      </w:r>
      <w:proofErr w:type="spellEnd"/>
      <w:r w:rsidRPr="00FF3688">
        <w:rPr>
          <w:sz w:val="14"/>
          <w:szCs w:val="14"/>
        </w:rPr>
        <w:t>, 1947 July 28</w:t>
      </w:r>
    </w:p>
    <w:p w14:paraId="674A9067" w14:textId="77777777" w:rsidR="00FF3688" w:rsidRPr="00FF3688" w:rsidRDefault="00FF3688" w:rsidP="00FF3688">
      <w:pPr>
        <w:rPr>
          <w:sz w:val="14"/>
          <w:szCs w:val="14"/>
        </w:rPr>
      </w:pPr>
      <w:r w:rsidRPr="00FF3688">
        <w:rPr>
          <w:sz w:val="14"/>
          <w:szCs w:val="14"/>
        </w:rPr>
        <w:t>Project 6444, Report, Universal Plastics Testing Machine – Summary, PMMA-MIT Plastics Research Project, 1947 May</w:t>
      </w:r>
    </w:p>
    <w:p w14:paraId="3292AFE3" w14:textId="77777777" w:rsidR="00FF3688" w:rsidRPr="00FF3688" w:rsidRDefault="00FF3688" w:rsidP="00FF3688">
      <w:pPr>
        <w:rPr>
          <w:sz w:val="14"/>
          <w:szCs w:val="14"/>
        </w:rPr>
      </w:pPr>
      <w:r w:rsidRPr="00FF3688">
        <w:rPr>
          <w:sz w:val="14"/>
          <w:szCs w:val="14"/>
        </w:rPr>
        <w:t>Project 6469, Engineering Report E-1, Navy Wing Tip Turret Program – Vibration Study, 1946 November 1</w:t>
      </w:r>
    </w:p>
    <w:p w14:paraId="40726398" w14:textId="77777777" w:rsidR="00FF3688" w:rsidRPr="00FF3688" w:rsidRDefault="00FF3688" w:rsidP="00FF3688">
      <w:pPr>
        <w:rPr>
          <w:sz w:val="14"/>
          <w:szCs w:val="14"/>
        </w:rPr>
      </w:pPr>
      <w:r w:rsidRPr="00FF3688">
        <w:rPr>
          <w:sz w:val="14"/>
          <w:szCs w:val="14"/>
        </w:rPr>
        <w:t>Project 6469, Engineering Report E-2, Test of Bendix, 2 Phase, 400 cps, Induction Motor, CK 3000-1-A, 1946 November 21</w:t>
      </w:r>
    </w:p>
    <w:p w14:paraId="7F6386AC" w14:textId="77777777" w:rsidR="00FF3688" w:rsidRPr="00FF3688" w:rsidRDefault="00FF3688" w:rsidP="00FF3688">
      <w:pPr>
        <w:rPr>
          <w:sz w:val="14"/>
          <w:szCs w:val="14"/>
        </w:rPr>
      </w:pPr>
      <w:r w:rsidRPr="00FF3688">
        <w:rPr>
          <w:sz w:val="14"/>
          <w:szCs w:val="14"/>
        </w:rPr>
        <w:t>Project 6469, Engineering Report E-4, Test of Bendix 2 Phase 400 Cycle Induction Motor CK 2000-1-A, 1947 April 15</w:t>
      </w:r>
    </w:p>
    <w:p w14:paraId="28326720" w14:textId="77777777" w:rsidR="00FF3688" w:rsidRPr="00FF3688" w:rsidRDefault="00FF3688" w:rsidP="00FF3688">
      <w:pPr>
        <w:rPr>
          <w:sz w:val="14"/>
          <w:szCs w:val="14"/>
        </w:rPr>
      </w:pPr>
      <w:r w:rsidRPr="00FF3688">
        <w:rPr>
          <w:sz w:val="14"/>
          <w:szCs w:val="14"/>
        </w:rPr>
        <w:t>Project 6469, Engineering Report E-5, Report on the Design and the Preliminary Testing of a Homopolar Servomotor, 1947 May 1</w:t>
      </w:r>
    </w:p>
    <w:p w14:paraId="30AB0D2B" w14:textId="77777777" w:rsidR="00FF3688" w:rsidRPr="00FF3688" w:rsidRDefault="00FF3688" w:rsidP="00FF3688">
      <w:pPr>
        <w:rPr>
          <w:sz w:val="14"/>
          <w:szCs w:val="14"/>
        </w:rPr>
      </w:pPr>
      <w:r w:rsidRPr="00FF3688">
        <w:rPr>
          <w:sz w:val="14"/>
          <w:szCs w:val="14"/>
        </w:rPr>
        <w:t>Project 6469, Engineering Report E-9, Static Tests of Homopolar Servomotor, 1947 July 29</w:t>
      </w:r>
    </w:p>
    <w:p w14:paraId="2D24FC98" w14:textId="77777777" w:rsidR="00FF3688" w:rsidRPr="00FF3688" w:rsidRDefault="00FF3688" w:rsidP="00FF3688">
      <w:pPr>
        <w:rPr>
          <w:sz w:val="14"/>
          <w:szCs w:val="14"/>
        </w:rPr>
      </w:pPr>
      <w:r w:rsidRPr="00FF3688">
        <w:rPr>
          <w:sz w:val="14"/>
          <w:szCs w:val="14"/>
        </w:rPr>
        <w:t>Project 6469, Engineering Report E-10, Summary of Induction Motor Characteristics, 1947 August 11</w:t>
      </w:r>
    </w:p>
    <w:p w14:paraId="7EFB221D" w14:textId="77777777" w:rsidR="00FF3688" w:rsidRPr="00FF3688" w:rsidRDefault="00FF3688" w:rsidP="00FF3688">
      <w:pPr>
        <w:rPr>
          <w:sz w:val="14"/>
          <w:szCs w:val="14"/>
        </w:rPr>
      </w:pPr>
      <w:r w:rsidRPr="00FF3688">
        <w:rPr>
          <w:sz w:val="14"/>
          <w:szCs w:val="14"/>
        </w:rPr>
        <w:t>Project 6469, Engineering Report E-11, Power Drive for navy Wing-Tip Turret, 1947 August 11</w:t>
      </w:r>
    </w:p>
    <w:p w14:paraId="0358BD02" w14:textId="77777777" w:rsidR="00FF3688" w:rsidRPr="00FF3688" w:rsidRDefault="00FF3688" w:rsidP="00FF3688">
      <w:pPr>
        <w:rPr>
          <w:sz w:val="14"/>
          <w:szCs w:val="14"/>
        </w:rPr>
      </w:pPr>
      <w:r w:rsidRPr="00FF3688">
        <w:rPr>
          <w:sz w:val="14"/>
          <w:szCs w:val="14"/>
        </w:rPr>
        <w:t>Project 6469, Engineering Report E-12, Three-Phase Commutating Generator, 1947 August 20</w:t>
      </w:r>
    </w:p>
    <w:p w14:paraId="7E579C9C" w14:textId="77777777" w:rsidR="00FF3688" w:rsidRPr="00FF3688" w:rsidRDefault="00FF3688" w:rsidP="00FF3688">
      <w:pPr>
        <w:rPr>
          <w:sz w:val="14"/>
          <w:szCs w:val="14"/>
        </w:rPr>
      </w:pPr>
      <w:r w:rsidRPr="00FF3688">
        <w:rPr>
          <w:sz w:val="14"/>
          <w:szCs w:val="14"/>
        </w:rPr>
        <w:t>Project 6469, Engineering Report E-13, System Design for Navy Wing Tip Turret, 1947 September 24</w:t>
      </w:r>
    </w:p>
    <w:p w14:paraId="0220174B" w14:textId="77777777" w:rsidR="00FF3688" w:rsidRPr="00FF3688" w:rsidRDefault="00FF3688" w:rsidP="00FF3688">
      <w:pPr>
        <w:rPr>
          <w:sz w:val="14"/>
          <w:szCs w:val="14"/>
        </w:rPr>
      </w:pPr>
      <w:r w:rsidRPr="00FF3688">
        <w:rPr>
          <w:sz w:val="14"/>
          <w:szCs w:val="14"/>
        </w:rPr>
        <w:t>Project 6495, Engineering Report 1, Recommendations for a Servo Development Program Originally Proposed by Toledo Scale Co., 1947 January 6</w:t>
      </w:r>
    </w:p>
    <w:p w14:paraId="242A4D39" w14:textId="77777777" w:rsidR="00FF3688" w:rsidRPr="00FF3688" w:rsidRDefault="00FF3688" w:rsidP="00FF3688">
      <w:pPr>
        <w:rPr>
          <w:sz w:val="14"/>
          <w:szCs w:val="14"/>
        </w:rPr>
      </w:pPr>
      <w:r w:rsidRPr="00FF3688">
        <w:rPr>
          <w:sz w:val="14"/>
          <w:szCs w:val="14"/>
        </w:rPr>
        <w:t>Project 6506, Classified Receipts</w:t>
      </w:r>
    </w:p>
    <w:p w14:paraId="05E1474C" w14:textId="77777777" w:rsidR="00FF3688" w:rsidRPr="00FF3688" w:rsidRDefault="00FF3688" w:rsidP="00FF3688">
      <w:pPr>
        <w:rPr>
          <w:sz w:val="14"/>
          <w:szCs w:val="14"/>
        </w:rPr>
      </w:pPr>
      <w:r w:rsidRPr="00FF3688">
        <w:rPr>
          <w:sz w:val="14"/>
          <w:szCs w:val="14"/>
        </w:rPr>
        <w:t xml:space="preserve">Design of Fire-Control Systems, by George F. Floyd, Jr. and Robert H </w:t>
      </w:r>
      <w:proofErr w:type="spellStart"/>
      <w:r w:rsidRPr="00FF3688">
        <w:rPr>
          <w:sz w:val="14"/>
          <w:szCs w:val="14"/>
        </w:rPr>
        <w:t>Eisengrein</w:t>
      </w:r>
      <w:proofErr w:type="spellEnd"/>
      <w:r w:rsidRPr="00FF3688">
        <w:rPr>
          <w:sz w:val="14"/>
          <w:szCs w:val="14"/>
        </w:rPr>
        <w:t>, 1950 June</w:t>
      </w:r>
    </w:p>
    <w:p w14:paraId="2E78F2F2" w14:textId="77777777" w:rsidR="00FF3688" w:rsidRPr="00FF3688" w:rsidRDefault="00FF3688" w:rsidP="00FF3688">
      <w:pPr>
        <w:rPr>
          <w:sz w:val="14"/>
          <w:szCs w:val="14"/>
        </w:rPr>
      </w:pPr>
      <w:r w:rsidRPr="00FF3688">
        <w:rPr>
          <w:sz w:val="14"/>
          <w:szCs w:val="14"/>
        </w:rPr>
        <w:t>Project 6506, Engineering Report Nos. 1, 2, 3, 5, 6, 7, 8, 10, 13, 14, 15</w:t>
      </w:r>
    </w:p>
    <w:p w14:paraId="710CFA90" w14:textId="77777777" w:rsidR="00FF3688" w:rsidRPr="00FF3688" w:rsidRDefault="00FF3688" w:rsidP="00FF3688">
      <w:pPr>
        <w:rPr>
          <w:sz w:val="14"/>
          <w:szCs w:val="14"/>
        </w:rPr>
      </w:pPr>
      <w:r w:rsidRPr="00FF3688">
        <w:rPr>
          <w:sz w:val="14"/>
          <w:szCs w:val="14"/>
        </w:rPr>
        <w:t>Project 6506, Engineering Report 9, Volume II, Design of a Rate-Stabilized Computer Mount, 1948 February 10</w:t>
      </w:r>
    </w:p>
    <w:p w14:paraId="19F55F8D" w14:textId="77777777" w:rsidR="00FF3688" w:rsidRPr="00FF3688" w:rsidRDefault="00FF3688" w:rsidP="00FF3688">
      <w:pPr>
        <w:rPr>
          <w:sz w:val="14"/>
          <w:szCs w:val="14"/>
        </w:rPr>
      </w:pPr>
      <w:r w:rsidRPr="00FF3688">
        <w:rPr>
          <w:sz w:val="14"/>
          <w:szCs w:val="14"/>
        </w:rPr>
        <w:t>Project 6506, Engineering Report 13, Design and Performance of the Turret Servomechanism for the Model C, A-1 Fire-Control System, 1949 October 18</w:t>
      </w:r>
    </w:p>
    <w:p w14:paraId="755F53CD" w14:textId="77777777" w:rsidR="00FF3688" w:rsidRPr="00FF3688" w:rsidRDefault="00FF3688" w:rsidP="00FF3688">
      <w:pPr>
        <w:rPr>
          <w:sz w:val="14"/>
          <w:szCs w:val="14"/>
        </w:rPr>
      </w:pPr>
      <w:r w:rsidRPr="00FF3688">
        <w:rPr>
          <w:sz w:val="14"/>
          <w:szCs w:val="14"/>
        </w:rPr>
        <w:t>Project 6506, Engineering Report 16, Analysis and Synthesis of Contractor Servomechanisms, 1949 September 1</w:t>
      </w:r>
    </w:p>
    <w:p w14:paraId="651EC66C" w14:textId="77777777" w:rsidR="00FF3688" w:rsidRPr="00FF3688" w:rsidRDefault="00FF3688" w:rsidP="00FF3688">
      <w:pPr>
        <w:rPr>
          <w:sz w:val="14"/>
          <w:szCs w:val="14"/>
        </w:rPr>
      </w:pPr>
      <w:r w:rsidRPr="00FF3688">
        <w:rPr>
          <w:sz w:val="14"/>
          <w:szCs w:val="14"/>
        </w:rPr>
        <w:t>Project 6506, Engineering Report 17, Measurement and Analysis of Noise in a Fire-Control System, 1949 October 4</w:t>
      </w:r>
    </w:p>
    <w:p w14:paraId="68AF0D40" w14:textId="77777777" w:rsidR="00FF3688" w:rsidRPr="00FF3688" w:rsidRDefault="00FF3688" w:rsidP="00FF3688">
      <w:pPr>
        <w:rPr>
          <w:sz w:val="14"/>
          <w:szCs w:val="14"/>
        </w:rPr>
      </w:pPr>
      <w:r w:rsidRPr="00FF3688">
        <w:rPr>
          <w:sz w:val="14"/>
          <w:szCs w:val="14"/>
        </w:rPr>
        <w:t>Project 6506, Engineering Report 18, Phase Lead for A-C Servo Systems with Unregulated Carrier, 1949 September</w:t>
      </w:r>
    </w:p>
    <w:p w14:paraId="1E9C3F4C" w14:textId="77777777" w:rsidR="00FF3688" w:rsidRPr="00FF3688" w:rsidRDefault="00FF3688" w:rsidP="00FF3688">
      <w:pPr>
        <w:rPr>
          <w:sz w:val="14"/>
          <w:szCs w:val="14"/>
        </w:rPr>
      </w:pPr>
      <w:r w:rsidRPr="00FF3688">
        <w:rPr>
          <w:sz w:val="14"/>
          <w:szCs w:val="14"/>
        </w:rPr>
        <w:t>Project 6506, Engineering Report 19, A Note on the Synthesis of Conditionally Stable Feedback Systems, 1950 March 17</w:t>
      </w:r>
    </w:p>
    <w:p w14:paraId="6B35016D" w14:textId="77777777" w:rsidR="00FF3688" w:rsidRPr="00FF3688" w:rsidRDefault="00FF3688" w:rsidP="00FF3688">
      <w:pPr>
        <w:rPr>
          <w:sz w:val="14"/>
          <w:szCs w:val="14"/>
        </w:rPr>
      </w:pPr>
      <w:r w:rsidRPr="00FF3688">
        <w:rPr>
          <w:sz w:val="14"/>
          <w:szCs w:val="14"/>
        </w:rPr>
        <w:lastRenderedPageBreak/>
        <w:t>Project 6506, Engineering Report 21, Design of an Integral Filter Unit to Reduce Noise Saturation Effects in the Radar-Error Amplifier of the A-1 Fire Control System, 1950 May 8</w:t>
      </w:r>
    </w:p>
    <w:p w14:paraId="6B84A2FD" w14:textId="77777777" w:rsidR="00FF3688" w:rsidRPr="00FF3688" w:rsidRDefault="00FF3688" w:rsidP="00FF3688">
      <w:pPr>
        <w:rPr>
          <w:sz w:val="14"/>
          <w:szCs w:val="14"/>
        </w:rPr>
      </w:pPr>
      <w:r w:rsidRPr="00FF3688">
        <w:rPr>
          <w:sz w:val="14"/>
          <w:szCs w:val="14"/>
        </w:rPr>
        <w:t>Project 6506, Engineering Report 22, A Compensating Network Theory for Feedback-Control Systems Subject to Saturation, 1950 June 5</w:t>
      </w:r>
    </w:p>
    <w:p w14:paraId="5A6DAF6E" w14:textId="77777777" w:rsidR="00FF3688" w:rsidRPr="00FF3688" w:rsidRDefault="00FF3688" w:rsidP="00FF3688">
      <w:pPr>
        <w:rPr>
          <w:sz w:val="14"/>
          <w:szCs w:val="14"/>
        </w:rPr>
      </w:pPr>
      <w:r w:rsidRPr="00FF3688">
        <w:rPr>
          <w:sz w:val="14"/>
          <w:szCs w:val="14"/>
        </w:rPr>
        <w:t>Project 6506, Engineering Report 23, Magnetron Operation in the A1 Fire-Control System, 1950 July 18</w:t>
      </w:r>
    </w:p>
    <w:p w14:paraId="3CF001FA" w14:textId="77777777" w:rsidR="00FF3688" w:rsidRPr="00FF3688" w:rsidRDefault="00FF3688" w:rsidP="00FF3688">
      <w:pPr>
        <w:rPr>
          <w:sz w:val="14"/>
          <w:szCs w:val="14"/>
        </w:rPr>
      </w:pPr>
      <w:r w:rsidRPr="00FF3688">
        <w:rPr>
          <w:sz w:val="14"/>
          <w:szCs w:val="14"/>
        </w:rPr>
        <w:t xml:space="preserve">Project 6506, Engineering Report 24, Investigation of Some Design </w:t>
      </w:r>
      <w:proofErr w:type="spellStart"/>
      <w:r w:rsidRPr="00FF3688">
        <w:rPr>
          <w:sz w:val="14"/>
          <w:szCs w:val="14"/>
        </w:rPr>
        <w:t>Fundementals</w:t>
      </w:r>
      <w:proofErr w:type="spellEnd"/>
      <w:r w:rsidRPr="00FF3688">
        <w:rPr>
          <w:sz w:val="14"/>
          <w:szCs w:val="14"/>
        </w:rPr>
        <w:t xml:space="preserve"> of the Magnetic Particle Clutch, 1950 July 15</w:t>
      </w:r>
    </w:p>
    <w:p w14:paraId="5E88A6B1" w14:textId="77777777" w:rsidR="00FF3688" w:rsidRPr="00FF3688" w:rsidRDefault="00FF3688" w:rsidP="00FF3688">
      <w:pPr>
        <w:rPr>
          <w:sz w:val="14"/>
          <w:szCs w:val="14"/>
        </w:rPr>
      </w:pPr>
      <w:r w:rsidRPr="00FF3688">
        <w:rPr>
          <w:sz w:val="14"/>
          <w:szCs w:val="14"/>
        </w:rPr>
        <w:t>Project 6506, Engineering Report 25, Investigation of a Flow-Valve Operating from a Constant-Volume Hydraulic Supply, 1950 November 15</w:t>
      </w:r>
    </w:p>
    <w:p w14:paraId="3B6FAA18" w14:textId="77777777" w:rsidR="00FF3688" w:rsidRPr="00FF3688" w:rsidRDefault="00FF3688" w:rsidP="00FF3688">
      <w:pPr>
        <w:rPr>
          <w:sz w:val="14"/>
          <w:szCs w:val="14"/>
        </w:rPr>
      </w:pPr>
      <w:r w:rsidRPr="00FF3688">
        <w:rPr>
          <w:sz w:val="14"/>
          <w:szCs w:val="14"/>
        </w:rPr>
        <w:t xml:space="preserve">Project 6506, Engineering Report 26, Direct-Writing </w:t>
      </w:r>
      <w:proofErr w:type="spellStart"/>
      <w:r w:rsidRPr="00FF3688">
        <w:rPr>
          <w:sz w:val="14"/>
          <w:szCs w:val="14"/>
        </w:rPr>
        <w:t>Oscielograph</w:t>
      </w:r>
      <w:proofErr w:type="spellEnd"/>
    </w:p>
    <w:p w14:paraId="45DD33BC" w14:textId="77777777" w:rsidR="00FF3688" w:rsidRPr="00FF3688" w:rsidRDefault="00FF3688" w:rsidP="00FF3688">
      <w:pPr>
        <w:rPr>
          <w:sz w:val="14"/>
          <w:szCs w:val="14"/>
        </w:rPr>
      </w:pPr>
      <w:r w:rsidRPr="00FF3688">
        <w:rPr>
          <w:sz w:val="14"/>
          <w:szCs w:val="14"/>
        </w:rPr>
        <w:t>Project 6506, Engineering Report 27, Design Investigation of Magnetic-Particle Clutch, 1950 December 13</w:t>
      </w:r>
    </w:p>
    <w:p w14:paraId="5216850B" w14:textId="77777777" w:rsidR="00FF3688" w:rsidRPr="00FF3688" w:rsidRDefault="00FF3688" w:rsidP="00FF3688">
      <w:pPr>
        <w:rPr>
          <w:sz w:val="14"/>
          <w:szCs w:val="14"/>
        </w:rPr>
      </w:pPr>
      <w:r w:rsidRPr="00FF3688">
        <w:rPr>
          <w:sz w:val="14"/>
          <w:szCs w:val="14"/>
        </w:rPr>
        <w:t xml:space="preserve">Project 6506, Engineering Report 28, Error Coefficients in </w:t>
      </w:r>
      <w:proofErr w:type="spellStart"/>
      <w:r w:rsidRPr="00FF3688">
        <w:rPr>
          <w:sz w:val="14"/>
          <w:szCs w:val="14"/>
        </w:rPr>
        <w:t>Sevomechanisms</w:t>
      </w:r>
      <w:proofErr w:type="spellEnd"/>
      <w:r w:rsidRPr="00FF3688">
        <w:rPr>
          <w:sz w:val="14"/>
          <w:szCs w:val="14"/>
        </w:rPr>
        <w:t>, 1951 April 2</w:t>
      </w:r>
    </w:p>
    <w:p w14:paraId="44FAD75B" w14:textId="77777777" w:rsidR="00FF3688" w:rsidRPr="00FF3688" w:rsidRDefault="00FF3688" w:rsidP="00FF3688">
      <w:pPr>
        <w:rPr>
          <w:sz w:val="14"/>
          <w:szCs w:val="14"/>
        </w:rPr>
      </w:pPr>
      <w:r w:rsidRPr="00FF3688">
        <w:rPr>
          <w:sz w:val="14"/>
          <w:szCs w:val="14"/>
        </w:rPr>
        <w:t>Project 6506, Engineering Report 29</w:t>
      </w:r>
    </w:p>
    <w:p w14:paraId="66248829" w14:textId="77777777" w:rsidR="00FF3688" w:rsidRPr="00FF3688" w:rsidRDefault="00FF3688" w:rsidP="00FF3688">
      <w:pPr>
        <w:rPr>
          <w:sz w:val="14"/>
          <w:szCs w:val="14"/>
        </w:rPr>
      </w:pPr>
      <w:r w:rsidRPr="00FF3688">
        <w:rPr>
          <w:sz w:val="14"/>
          <w:szCs w:val="14"/>
        </w:rPr>
        <w:t>Project 6506, Engineering Report 30, Design of Instrument Servos for Evaluation of A-2 Fire-Control System</w:t>
      </w:r>
    </w:p>
    <w:p w14:paraId="22887F63" w14:textId="77777777" w:rsidR="00FF3688" w:rsidRPr="00FF3688" w:rsidRDefault="00FF3688" w:rsidP="00FF3688">
      <w:pPr>
        <w:rPr>
          <w:sz w:val="14"/>
          <w:szCs w:val="14"/>
        </w:rPr>
      </w:pPr>
      <w:r w:rsidRPr="00FF3688">
        <w:rPr>
          <w:sz w:val="14"/>
          <w:szCs w:val="14"/>
        </w:rPr>
        <w:t>Project 6506, Engineering Report 31, Control of the A-1 Fire-Control System Turret by Elements of the G. E. Central-Station Fire-Control System, 1951 May 14</w:t>
      </w:r>
    </w:p>
    <w:p w14:paraId="698BC16B" w14:textId="77777777" w:rsidR="00FF3688" w:rsidRPr="00FF3688" w:rsidRDefault="00FF3688" w:rsidP="00FF3688">
      <w:pPr>
        <w:rPr>
          <w:sz w:val="14"/>
          <w:szCs w:val="14"/>
        </w:rPr>
      </w:pPr>
      <w:r w:rsidRPr="00FF3688">
        <w:rPr>
          <w:sz w:val="14"/>
          <w:szCs w:val="14"/>
        </w:rPr>
        <w:t>Project 6506, Engineering Report 32, The Mechanical Correlation Computer, 1951 October 11</w:t>
      </w:r>
    </w:p>
    <w:p w14:paraId="31881883" w14:textId="77777777" w:rsidR="00FF3688" w:rsidRPr="00FF3688" w:rsidRDefault="00FF3688" w:rsidP="00FF3688">
      <w:pPr>
        <w:rPr>
          <w:sz w:val="14"/>
          <w:szCs w:val="14"/>
        </w:rPr>
      </w:pPr>
      <w:r w:rsidRPr="00FF3688">
        <w:rPr>
          <w:sz w:val="14"/>
          <w:szCs w:val="14"/>
        </w:rPr>
        <w:t>Project 6506, Engineering Report 33</w:t>
      </w:r>
    </w:p>
    <w:p w14:paraId="4D212FFB" w14:textId="77777777" w:rsidR="00FF3688" w:rsidRPr="00FF3688" w:rsidRDefault="00FF3688" w:rsidP="00FF3688">
      <w:pPr>
        <w:rPr>
          <w:sz w:val="14"/>
          <w:szCs w:val="14"/>
        </w:rPr>
      </w:pPr>
      <w:r w:rsidRPr="00FF3688">
        <w:rPr>
          <w:sz w:val="14"/>
          <w:szCs w:val="14"/>
        </w:rPr>
        <w:t>Project 6506, Engineering Report 34, Theory and Operation of the MIT Servomechanisms Laboratory Sine-Drive, 1951 November 30</w:t>
      </w:r>
    </w:p>
    <w:p w14:paraId="0D3A9A96" w14:textId="77777777" w:rsidR="00FF3688" w:rsidRPr="00FF3688" w:rsidRDefault="00FF3688" w:rsidP="00FF3688">
      <w:pPr>
        <w:rPr>
          <w:sz w:val="14"/>
          <w:szCs w:val="14"/>
        </w:rPr>
      </w:pPr>
      <w:r w:rsidRPr="00FF3688">
        <w:rPr>
          <w:sz w:val="14"/>
          <w:szCs w:val="14"/>
        </w:rPr>
        <w:t>Project 6506, Engineering Report 35, A Magnetic Amplifier Controller for a Power Servomotor, 1951 December 1</w:t>
      </w:r>
    </w:p>
    <w:p w14:paraId="1C491D46" w14:textId="77777777" w:rsidR="00FF3688" w:rsidRPr="00FF3688" w:rsidRDefault="00FF3688" w:rsidP="00FF3688">
      <w:pPr>
        <w:rPr>
          <w:sz w:val="14"/>
          <w:szCs w:val="14"/>
        </w:rPr>
      </w:pPr>
      <w:r w:rsidRPr="00FF3688">
        <w:rPr>
          <w:sz w:val="14"/>
          <w:szCs w:val="14"/>
        </w:rPr>
        <w:t>Project 6506, Engineering Report 36, A Study of Magnetic Amplifier Model Theory, 1952 January 15</w:t>
      </w:r>
    </w:p>
    <w:p w14:paraId="3BF4C36C" w14:textId="77777777" w:rsidR="00FF3688" w:rsidRPr="00FF3688" w:rsidRDefault="00FF3688" w:rsidP="00FF3688">
      <w:pPr>
        <w:rPr>
          <w:sz w:val="14"/>
          <w:szCs w:val="14"/>
        </w:rPr>
      </w:pPr>
      <w:r w:rsidRPr="00FF3688">
        <w:rPr>
          <w:sz w:val="14"/>
          <w:szCs w:val="14"/>
        </w:rPr>
        <w:t>Project 6506, Engineering Report 37</w:t>
      </w:r>
    </w:p>
    <w:p w14:paraId="37F9DA88" w14:textId="77777777" w:rsidR="00FF3688" w:rsidRPr="00FF3688" w:rsidRDefault="00FF3688" w:rsidP="00FF3688">
      <w:pPr>
        <w:rPr>
          <w:sz w:val="14"/>
          <w:szCs w:val="14"/>
        </w:rPr>
      </w:pPr>
      <w:r w:rsidRPr="00FF3688">
        <w:rPr>
          <w:sz w:val="14"/>
          <w:szCs w:val="14"/>
        </w:rPr>
        <w:t>Project 6506, Engineering Report 38, Quick Methods for Evaluating the Closed-Loop Poles of Feedback-Control Systems, 1952 March 24</w:t>
      </w:r>
    </w:p>
    <w:p w14:paraId="07415426" w14:textId="77777777" w:rsidR="00FF3688" w:rsidRPr="00FF3688" w:rsidRDefault="00FF3688" w:rsidP="00FF3688">
      <w:pPr>
        <w:rPr>
          <w:sz w:val="14"/>
          <w:szCs w:val="14"/>
        </w:rPr>
      </w:pPr>
      <w:r w:rsidRPr="00FF3688">
        <w:rPr>
          <w:sz w:val="14"/>
          <w:szCs w:val="14"/>
        </w:rPr>
        <w:t>Project 6506, Engineering Report 39, Implementing the Statistical Study of Control Systems, 1952 July 22</w:t>
      </w:r>
    </w:p>
    <w:p w14:paraId="7045E6E1" w14:textId="77777777" w:rsidR="00FF3688" w:rsidRPr="00FF3688" w:rsidRDefault="00FF3688" w:rsidP="00FF3688">
      <w:pPr>
        <w:rPr>
          <w:sz w:val="14"/>
          <w:szCs w:val="14"/>
        </w:rPr>
      </w:pPr>
      <w:r w:rsidRPr="00FF3688">
        <w:rPr>
          <w:sz w:val="14"/>
          <w:szCs w:val="14"/>
        </w:rPr>
        <w:t>Project 6506, Engineering Report 40, Instruction Manual for Data Repeater System Model 4, 1952 May 16</w:t>
      </w:r>
    </w:p>
    <w:p w14:paraId="44B744F7" w14:textId="77777777" w:rsidR="00FF3688" w:rsidRPr="00FF3688" w:rsidRDefault="00FF3688" w:rsidP="00FF3688">
      <w:pPr>
        <w:rPr>
          <w:sz w:val="14"/>
          <w:szCs w:val="14"/>
        </w:rPr>
      </w:pPr>
      <w:r w:rsidRPr="00FF3688">
        <w:rPr>
          <w:sz w:val="14"/>
          <w:szCs w:val="14"/>
        </w:rPr>
        <w:t>Project 6506, Engineering Report 41, Performance of an A-2 Fire-Control System with Modified Electronics and Compensating Networks, 1952 July 18</w:t>
      </w:r>
    </w:p>
    <w:p w14:paraId="45DDA20E" w14:textId="77777777" w:rsidR="00FF3688" w:rsidRPr="00FF3688" w:rsidRDefault="00FF3688" w:rsidP="00FF3688">
      <w:pPr>
        <w:rPr>
          <w:sz w:val="14"/>
          <w:szCs w:val="14"/>
        </w:rPr>
      </w:pPr>
      <w:r w:rsidRPr="00FF3688">
        <w:rPr>
          <w:sz w:val="14"/>
          <w:szCs w:val="14"/>
        </w:rPr>
        <w:t>Project 6506, Engineering Report 42, A Proposed Basis for Specifying the Performance of a Fire-Control System, 1953 April 8</w:t>
      </w:r>
    </w:p>
    <w:p w14:paraId="629EC342" w14:textId="77777777" w:rsidR="00FF3688" w:rsidRPr="00FF3688" w:rsidRDefault="00FF3688" w:rsidP="00FF3688">
      <w:pPr>
        <w:rPr>
          <w:sz w:val="14"/>
          <w:szCs w:val="14"/>
        </w:rPr>
      </w:pPr>
      <w:r w:rsidRPr="00FF3688">
        <w:rPr>
          <w:sz w:val="14"/>
          <w:szCs w:val="14"/>
        </w:rPr>
        <w:t>Project 6506, Engineering Report 43, Preliminary Investigation of the Magnetic-Fluid Clutch as a Servomechanisms Component, 1949 February 18</w:t>
      </w:r>
    </w:p>
    <w:p w14:paraId="7FB5A273" w14:textId="77777777" w:rsidR="00FF3688" w:rsidRPr="00FF3688" w:rsidRDefault="00FF3688" w:rsidP="00FF3688">
      <w:pPr>
        <w:rPr>
          <w:sz w:val="14"/>
          <w:szCs w:val="14"/>
        </w:rPr>
      </w:pPr>
      <w:r w:rsidRPr="00FF3688">
        <w:rPr>
          <w:sz w:val="14"/>
          <w:szCs w:val="14"/>
        </w:rPr>
        <w:t xml:space="preserve">Project 6506, Engineering Report 44, </w:t>
      </w:r>
      <w:proofErr w:type="spellStart"/>
      <w:r w:rsidRPr="00FF3688">
        <w:rPr>
          <w:sz w:val="14"/>
          <w:szCs w:val="14"/>
        </w:rPr>
        <w:t>Deteminiation</w:t>
      </w:r>
      <w:proofErr w:type="spellEnd"/>
      <w:r w:rsidRPr="00FF3688">
        <w:rPr>
          <w:sz w:val="14"/>
          <w:szCs w:val="14"/>
        </w:rPr>
        <w:t xml:space="preserve"> of Dynamic Characteristics of a Magnetic-Fluid Clutch, 1949 February 18</w:t>
      </w:r>
    </w:p>
    <w:p w14:paraId="7626100F" w14:textId="77777777" w:rsidR="00FF3688" w:rsidRPr="00FF3688" w:rsidRDefault="00FF3688" w:rsidP="00FF3688">
      <w:pPr>
        <w:rPr>
          <w:sz w:val="14"/>
          <w:szCs w:val="14"/>
        </w:rPr>
      </w:pPr>
      <w:r w:rsidRPr="00FF3688">
        <w:rPr>
          <w:sz w:val="14"/>
          <w:szCs w:val="14"/>
        </w:rPr>
        <w:t>Project 6506, Engineering Report 45, Design of An Eight-Pole Magnetic-Matrix Switch, 1953 July 31</w:t>
      </w:r>
    </w:p>
    <w:p w14:paraId="2D42FA13" w14:textId="77777777" w:rsidR="00FF3688" w:rsidRPr="00FF3688" w:rsidRDefault="00FF3688" w:rsidP="00FF3688">
      <w:pPr>
        <w:rPr>
          <w:sz w:val="14"/>
          <w:szCs w:val="14"/>
        </w:rPr>
      </w:pPr>
      <w:r w:rsidRPr="00FF3688">
        <w:rPr>
          <w:sz w:val="14"/>
          <w:szCs w:val="14"/>
        </w:rPr>
        <w:t>Project 6506, Engineering Report 6506-ER-46, An Introduction to the Use of Air-Mass Ballistic Tables in Airborne Fire-Control System Evaluation, 1953 July 27</w:t>
      </w:r>
    </w:p>
    <w:p w14:paraId="7D8070A8" w14:textId="77777777" w:rsidR="00FF3688" w:rsidRPr="00FF3688" w:rsidRDefault="00FF3688" w:rsidP="00FF3688">
      <w:pPr>
        <w:rPr>
          <w:sz w:val="14"/>
          <w:szCs w:val="14"/>
        </w:rPr>
      </w:pPr>
      <w:r w:rsidRPr="00FF3688">
        <w:rPr>
          <w:sz w:val="14"/>
          <w:szCs w:val="14"/>
        </w:rPr>
        <w:t xml:space="preserve">Project 6506, Engineering Report 47, A Modified Cine Special-II Camera </w:t>
      </w:r>
      <w:proofErr w:type="gramStart"/>
      <w:r w:rsidRPr="00FF3688">
        <w:rPr>
          <w:sz w:val="14"/>
          <w:szCs w:val="14"/>
        </w:rPr>
        <w:t>For</w:t>
      </w:r>
      <w:proofErr w:type="gramEnd"/>
      <w:r w:rsidRPr="00FF3688">
        <w:rPr>
          <w:sz w:val="14"/>
          <w:szCs w:val="14"/>
        </w:rPr>
        <w:t xml:space="preserve"> In-Air Tracking Measurements, 1953 September 1</w:t>
      </w:r>
    </w:p>
    <w:p w14:paraId="436EE15B" w14:textId="77777777" w:rsidR="00FF3688" w:rsidRPr="00FF3688" w:rsidRDefault="00FF3688" w:rsidP="00FF3688">
      <w:pPr>
        <w:rPr>
          <w:sz w:val="14"/>
          <w:szCs w:val="14"/>
        </w:rPr>
      </w:pPr>
      <w:r w:rsidRPr="00FF3688">
        <w:rPr>
          <w:sz w:val="14"/>
          <w:szCs w:val="14"/>
        </w:rPr>
        <w:t>Project 6506, Engineering Report 6506-ER-48, Comparison of Two High-Power Servo Breaks, 1953 September 15</w:t>
      </w:r>
    </w:p>
    <w:p w14:paraId="0FC83182" w14:textId="77777777" w:rsidR="00FF3688" w:rsidRPr="00FF3688" w:rsidRDefault="00FF3688" w:rsidP="00FF3688">
      <w:pPr>
        <w:rPr>
          <w:sz w:val="14"/>
          <w:szCs w:val="14"/>
        </w:rPr>
      </w:pPr>
      <w:r w:rsidRPr="00FF3688">
        <w:rPr>
          <w:sz w:val="14"/>
          <w:szCs w:val="14"/>
        </w:rPr>
        <w:t>Index of Engineering Reports 6506, 6409, 6469</w:t>
      </w:r>
    </w:p>
    <w:p w14:paraId="0E200CB7" w14:textId="77777777" w:rsidR="00FF3688" w:rsidRPr="00FF3688" w:rsidRDefault="00FF3688" w:rsidP="00FF3688">
      <w:pPr>
        <w:rPr>
          <w:sz w:val="14"/>
          <w:szCs w:val="14"/>
        </w:rPr>
      </w:pPr>
      <w:r w:rsidRPr="00FF3688">
        <w:rPr>
          <w:sz w:val="14"/>
          <w:szCs w:val="14"/>
        </w:rPr>
        <w:t xml:space="preserve">Project 6506, Engineering Memorandum 1, Summary of Bendix Ay-101D </w:t>
      </w:r>
      <w:proofErr w:type="spellStart"/>
      <w:r w:rsidRPr="00FF3688">
        <w:rPr>
          <w:sz w:val="14"/>
          <w:szCs w:val="14"/>
        </w:rPr>
        <w:t>Autosyns</w:t>
      </w:r>
      <w:proofErr w:type="spellEnd"/>
      <w:r w:rsidRPr="00FF3688">
        <w:rPr>
          <w:sz w:val="14"/>
          <w:szCs w:val="14"/>
        </w:rPr>
        <w:t xml:space="preserve"> with emphasis on their application to the XB-45 system, 1947 February 14</w:t>
      </w:r>
    </w:p>
    <w:p w14:paraId="7E947CB4" w14:textId="77777777" w:rsidR="00FF3688" w:rsidRPr="00FF3688" w:rsidRDefault="00FF3688" w:rsidP="00FF3688">
      <w:pPr>
        <w:rPr>
          <w:sz w:val="14"/>
          <w:szCs w:val="14"/>
        </w:rPr>
      </w:pPr>
      <w:r w:rsidRPr="00FF3688">
        <w:rPr>
          <w:sz w:val="14"/>
          <w:szCs w:val="14"/>
        </w:rPr>
        <w:t>Project 6506, Engineering Memorandum 2, Compensation of the XB-45 Fire Control System, 1947 March 17</w:t>
      </w:r>
    </w:p>
    <w:p w14:paraId="2180F662" w14:textId="77777777" w:rsidR="00FF3688" w:rsidRPr="00FF3688" w:rsidRDefault="00FF3688" w:rsidP="00FF3688">
      <w:pPr>
        <w:rPr>
          <w:sz w:val="14"/>
          <w:szCs w:val="14"/>
        </w:rPr>
      </w:pPr>
      <w:r w:rsidRPr="00FF3688">
        <w:rPr>
          <w:sz w:val="14"/>
          <w:szCs w:val="14"/>
        </w:rPr>
        <w:t>Project 6506, Engineering Memorandum 3, Radar Gimbal System of XB-45 Fire Control System, 1947 July 15</w:t>
      </w:r>
    </w:p>
    <w:p w14:paraId="6B78E424" w14:textId="77777777" w:rsidR="00FF3688" w:rsidRPr="00FF3688" w:rsidRDefault="00FF3688" w:rsidP="00FF3688">
      <w:pPr>
        <w:rPr>
          <w:sz w:val="14"/>
          <w:szCs w:val="14"/>
        </w:rPr>
      </w:pPr>
      <w:r w:rsidRPr="00FF3688">
        <w:rPr>
          <w:sz w:val="14"/>
          <w:szCs w:val="14"/>
        </w:rPr>
        <w:t>Project 6506, Engineering Memorandum Nos. 4, 6, 7, 8, 9, 10, 11, 12, 15, 16, 17, Appendix A</w:t>
      </w:r>
    </w:p>
    <w:p w14:paraId="17D5316A" w14:textId="77777777" w:rsidR="00FF3688" w:rsidRPr="00FF3688" w:rsidRDefault="00FF3688" w:rsidP="00FF3688">
      <w:pPr>
        <w:rPr>
          <w:sz w:val="14"/>
          <w:szCs w:val="14"/>
        </w:rPr>
      </w:pPr>
      <w:r w:rsidRPr="00FF3688">
        <w:rPr>
          <w:sz w:val="14"/>
          <w:szCs w:val="14"/>
        </w:rPr>
        <w:t>Project 6506, Engineering Memorandum 5, Abstracts Listed under Servomechanisms in the Index to the Bibliography of Scientific and Industrial Reports, Vols. 1, 2, 3, January 1946 to December 1946, 1948 June 24</w:t>
      </w:r>
    </w:p>
    <w:p w14:paraId="68D57E8E" w14:textId="77777777" w:rsidR="00FF3688" w:rsidRPr="00FF3688" w:rsidRDefault="00FF3688" w:rsidP="00FF3688">
      <w:pPr>
        <w:rPr>
          <w:sz w:val="14"/>
          <w:szCs w:val="14"/>
        </w:rPr>
      </w:pPr>
      <w:r w:rsidRPr="00FF3688">
        <w:rPr>
          <w:sz w:val="14"/>
          <w:szCs w:val="14"/>
        </w:rPr>
        <w:t>Project 6506, Engineering Memorandum 11, Effect of Incorrect Radar Calibration Constants on Results Obtained in Noise Studies, 1948 December 17</w:t>
      </w:r>
    </w:p>
    <w:p w14:paraId="6164FFA0" w14:textId="77777777" w:rsidR="00FF3688" w:rsidRPr="00FF3688" w:rsidRDefault="00FF3688" w:rsidP="00FF3688">
      <w:pPr>
        <w:rPr>
          <w:sz w:val="14"/>
          <w:szCs w:val="14"/>
        </w:rPr>
      </w:pPr>
      <w:r w:rsidRPr="00FF3688">
        <w:rPr>
          <w:sz w:val="14"/>
          <w:szCs w:val="14"/>
        </w:rPr>
        <w:t>Project 6506, Engineering Memorandum, Abstracts Listed under Servomechanisms in the Index to the Bibliography of Scientific and Industrial Reports, Vol. 4, January 1946 to December 1946, 1948 July 15</w:t>
      </w:r>
    </w:p>
    <w:p w14:paraId="7AAF887E" w14:textId="77777777" w:rsidR="00FF3688" w:rsidRPr="00FF3688" w:rsidRDefault="00FF3688" w:rsidP="00FF3688">
      <w:pPr>
        <w:rPr>
          <w:sz w:val="14"/>
          <w:szCs w:val="14"/>
        </w:rPr>
      </w:pPr>
      <w:r w:rsidRPr="00FF3688">
        <w:rPr>
          <w:sz w:val="14"/>
          <w:szCs w:val="14"/>
        </w:rPr>
        <w:t>Project 6506, Engineering Memorandum 13 1/2, Optimum Design of Home Brew, 1949 September 16</w:t>
      </w:r>
    </w:p>
    <w:p w14:paraId="3B145524" w14:textId="77777777" w:rsidR="00FF3688" w:rsidRPr="00FF3688" w:rsidRDefault="00FF3688" w:rsidP="00FF3688">
      <w:pPr>
        <w:rPr>
          <w:sz w:val="14"/>
          <w:szCs w:val="14"/>
        </w:rPr>
      </w:pPr>
      <w:r w:rsidRPr="00FF3688">
        <w:rPr>
          <w:sz w:val="14"/>
          <w:szCs w:val="14"/>
        </w:rPr>
        <w:t>Project 6506, Engineering Memorandum 14, Bounding the transient response; continuation of Modification of Wiener-Lee filter theory for automatic control applications, 1949 September 7</w:t>
      </w:r>
    </w:p>
    <w:p w14:paraId="16131A3A" w14:textId="77777777" w:rsidR="00FF3688" w:rsidRPr="00FF3688" w:rsidRDefault="00FF3688" w:rsidP="00FF3688">
      <w:pPr>
        <w:rPr>
          <w:sz w:val="14"/>
          <w:szCs w:val="14"/>
        </w:rPr>
      </w:pPr>
      <w:r w:rsidRPr="00FF3688">
        <w:rPr>
          <w:sz w:val="14"/>
          <w:szCs w:val="14"/>
        </w:rPr>
        <w:t>Project 6506, Engineering Memorandum 19, Handbook, Maintenance Instructions, Radar Set AN/APG-27 (a-1 Fire-Control System) CO AN 16-30APG27-3, 1950 October 26</w:t>
      </w:r>
    </w:p>
    <w:p w14:paraId="75E1D5DE" w14:textId="77777777" w:rsidR="00FF3688" w:rsidRPr="00FF3688" w:rsidRDefault="00FF3688" w:rsidP="00FF3688">
      <w:pPr>
        <w:rPr>
          <w:sz w:val="14"/>
          <w:szCs w:val="14"/>
        </w:rPr>
      </w:pPr>
      <w:r w:rsidRPr="00FF3688">
        <w:rPr>
          <w:sz w:val="14"/>
          <w:szCs w:val="14"/>
        </w:rPr>
        <w:t>Project 6506, Engineering Memorandum 20, A Proposal for Optimizing the Performance of Servomechanisms by Continuous Variation of System Parameters in Accordance with the Character of the Input, 1950 November 21</w:t>
      </w:r>
    </w:p>
    <w:p w14:paraId="73D6ABB1" w14:textId="77777777" w:rsidR="00FF3688" w:rsidRPr="00FF3688" w:rsidRDefault="00FF3688" w:rsidP="00FF3688">
      <w:pPr>
        <w:rPr>
          <w:sz w:val="14"/>
          <w:szCs w:val="14"/>
        </w:rPr>
      </w:pPr>
      <w:r w:rsidRPr="00FF3688">
        <w:rPr>
          <w:sz w:val="14"/>
          <w:szCs w:val="14"/>
        </w:rPr>
        <w:t>Project 6506, Engineering Memorandum 21, The Emerson Combined Range and Synchronizer Panel for A-2 Fire-Control Systems, 1951 April 5</w:t>
      </w:r>
    </w:p>
    <w:p w14:paraId="0D85A3DC" w14:textId="77777777" w:rsidR="00FF3688" w:rsidRPr="00FF3688" w:rsidRDefault="00FF3688" w:rsidP="00FF3688">
      <w:pPr>
        <w:rPr>
          <w:sz w:val="14"/>
          <w:szCs w:val="14"/>
        </w:rPr>
      </w:pPr>
      <w:r w:rsidRPr="00FF3688">
        <w:rPr>
          <w:sz w:val="14"/>
          <w:szCs w:val="14"/>
        </w:rPr>
        <w:t>Project 6506, Engineering Memorandum 22, An Analytical Investigation to Determine the Feasibility of Constructing a 10 HP Magnetic-Particle Clutch, 1951 May 11</w:t>
      </w:r>
    </w:p>
    <w:p w14:paraId="5AEBDA74" w14:textId="77777777" w:rsidR="00FF3688" w:rsidRPr="00FF3688" w:rsidRDefault="00FF3688" w:rsidP="00FF3688">
      <w:pPr>
        <w:rPr>
          <w:sz w:val="14"/>
          <w:szCs w:val="14"/>
        </w:rPr>
      </w:pPr>
      <w:r w:rsidRPr="00FF3688">
        <w:rPr>
          <w:sz w:val="14"/>
          <w:szCs w:val="14"/>
        </w:rPr>
        <w:t>Project 6506, Engineering Memorandum 24, Fort Heath Tracking Records of the MIT Model-C Fire-Control System, 1951 November 6</w:t>
      </w:r>
    </w:p>
    <w:p w14:paraId="25288270" w14:textId="77777777" w:rsidR="00FF3688" w:rsidRPr="00FF3688" w:rsidRDefault="00FF3688" w:rsidP="00FF3688">
      <w:pPr>
        <w:rPr>
          <w:sz w:val="14"/>
          <w:szCs w:val="14"/>
        </w:rPr>
      </w:pPr>
      <w:r w:rsidRPr="00FF3688">
        <w:rPr>
          <w:sz w:val="14"/>
          <w:szCs w:val="14"/>
        </w:rPr>
        <w:t>Project 6506, Engineering Memorandum 25, Mirror Servo Gimbaling Errors, 1951 December 11</w:t>
      </w:r>
    </w:p>
    <w:p w14:paraId="1E20C48D" w14:textId="77777777" w:rsidR="00FF3688" w:rsidRPr="00FF3688" w:rsidRDefault="00FF3688" w:rsidP="00FF3688">
      <w:pPr>
        <w:rPr>
          <w:sz w:val="14"/>
          <w:szCs w:val="14"/>
        </w:rPr>
      </w:pPr>
      <w:r w:rsidRPr="00FF3688">
        <w:rPr>
          <w:sz w:val="14"/>
          <w:szCs w:val="14"/>
        </w:rPr>
        <w:t>Project 6506, Engineering Memorandum 26, Report of Progress in the Investigation of the Characteristics of a Water Cooled Cylindrical Magnetic Particle Clutch and Recommendations for Future Investigation, 1952 January 14</w:t>
      </w:r>
    </w:p>
    <w:p w14:paraId="6A212219" w14:textId="77777777" w:rsidR="00FF3688" w:rsidRPr="00FF3688" w:rsidRDefault="00FF3688" w:rsidP="00FF3688">
      <w:pPr>
        <w:rPr>
          <w:sz w:val="14"/>
          <w:szCs w:val="14"/>
        </w:rPr>
      </w:pPr>
      <w:r w:rsidRPr="00FF3688">
        <w:rPr>
          <w:sz w:val="14"/>
          <w:szCs w:val="14"/>
        </w:rPr>
        <w:lastRenderedPageBreak/>
        <w:t>Project 6506, Engineering Memorandum 27, Comparison of Three Basic Types of Compensation for Electric Servomechanisms, 1953 June 30</w:t>
      </w:r>
    </w:p>
    <w:p w14:paraId="142600DC" w14:textId="77777777" w:rsidR="00FF3688" w:rsidRPr="00FF3688" w:rsidRDefault="00FF3688" w:rsidP="00FF3688">
      <w:pPr>
        <w:rPr>
          <w:sz w:val="14"/>
          <w:szCs w:val="14"/>
        </w:rPr>
      </w:pPr>
      <w:r w:rsidRPr="00FF3688">
        <w:rPr>
          <w:sz w:val="14"/>
          <w:szCs w:val="14"/>
        </w:rPr>
        <w:t>Project 6506, Report, Summary of Reports and Memorandums Concerning the A-1 Fire Control System from 15 April 1948-14 April 1949, 1948 April to 1949 April</w:t>
      </w:r>
    </w:p>
    <w:p w14:paraId="10FBC15B" w14:textId="77777777" w:rsidR="00FF3688" w:rsidRPr="00FF3688" w:rsidRDefault="00FF3688" w:rsidP="00FF3688">
      <w:pPr>
        <w:rPr>
          <w:sz w:val="14"/>
          <w:szCs w:val="14"/>
        </w:rPr>
      </w:pPr>
      <w:r w:rsidRPr="00FF3688">
        <w:rPr>
          <w:sz w:val="14"/>
          <w:szCs w:val="14"/>
        </w:rPr>
        <w:t>Project 6506, Miscellaneous, 1950-1953</w:t>
      </w:r>
    </w:p>
    <w:p w14:paraId="253573D6" w14:textId="77777777" w:rsidR="00FF3688" w:rsidRPr="00FF3688" w:rsidRDefault="00FF3688" w:rsidP="00FF3688">
      <w:pPr>
        <w:rPr>
          <w:sz w:val="14"/>
          <w:szCs w:val="14"/>
        </w:rPr>
      </w:pPr>
      <w:r w:rsidRPr="00FF3688">
        <w:rPr>
          <w:sz w:val="14"/>
          <w:szCs w:val="14"/>
        </w:rPr>
        <w:t>Project 6506, Report, A Proposed Basis for Specifying the Performance of a Fire-Control System, 1947 May 21</w:t>
      </w:r>
    </w:p>
    <w:p w14:paraId="0EA99FED" w14:textId="77777777" w:rsidR="00FF3688" w:rsidRPr="00FF3688" w:rsidRDefault="00FF3688" w:rsidP="00FF3688">
      <w:pPr>
        <w:rPr>
          <w:sz w:val="14"/>
          <w:szCs w:val="14"/>
        </w:rPr>
      </w:pPr>
      <w:r w:rsidRPr="00FF3688">
        <w:rPr>
          <w:sz w:val="14"/>
          <w:szCs w:val="14"/>
        </w:rPr>
        <w:t>Project 6506, Report, Preliminary Investigation of the Magnetic-Fluid Clutch as a Servomechanisms Component, 1949 February 18</w:t>
      </w:r>
    </w:p>
    <w:p w14:paraId="1C691001" w14:textId="77777777" w:rsidR="00FF3688" w:rsidRPr="00FF3688" w:rsidRDefault="00FF3688" w:rsidP="00FF3688">
      <w:pPr>
        <w:rPr>
          <w:sz w:val="14"/>
          <w:szCs w:val="14"/>
        </w:rPr>
      </w:pPr>
      <w:r w:rsidRPr="00FF3688">
        <w:rPr>
          <w:sz w:val="14"/>
          <w:szCs w:val="14"/>
        </w:rPr>
        <w:t>Project 6506, Project Notes, Volume V, No. 9, 1950 October 1</w:t>
      </w:r>
    </w:p>
    <w:p w14:paraId="0597C617" w14:textId="77777777" w:rsidR="00FF3688" w:rsidRPr="00FF3688" w:rsidRDefault="00FF3688" w:rsidP="00FF3688">
      <w:pPr>
        <w:rPr>
          <w:sz w:val="14"/>
          <w:szCs w:val="14"/>
        </w:rPr>
      </w:pPr>
      <w:r w:rsidRPr="00FF3688">
        <w:rPr>
          <w:sz w:val="14"/>
          <w:szCs w:val="14"/>
        </w:rPr>
        <w:t>Project 6506, Progress Report, 1950 October 10 to 1951 November 30</w:t>
      </w:r>
    </w:p>
    <w:p w14:paraId="2A971E06" w14:textId="77777777" w:rsidR="00FF3688" w:rsidRPr="00FF3688" w:rsidRDefault="00FF3688" w:rsidP="00FF3688">
      <w:pPr>
        <w:rPr>
          <w:sz w:val="14"/>
          <w:szCs w:val="14"/>
        </w:rPr>
      </w:pPr>
      <w:r w:rsidRPr="00FF3688">
        <w:rPr>
          <w:sz w:val="14"/>
          <w:szCs w:val="14"/>
        </w:rPr>
        <w:t>Theory and Design of the A-1 Fire-Control System, Emerson Electric Armament Department, 1950 January</w:t>
      </w:r>
    </w:p>
    <w:p w14:paraId="02679277" w14:textId="77777777" w:rsidR="00FF3688" w:rsidRPr="00FF3688" w:rsidRDefault="00FF3688" w:rsidP="00FF3688">
      <w:pPr>
        <w:rPr>
          <w:sz w:val="14"/>
          <w:szCs w:val="14"/>
        </w:rPr>
      </w:pPr>
      <w:r w:rsidRPr="00FF3688">
        <w:rPr>
          <w:sz w:val="14"/>
          <w:szCs w:val="14"/>
        </w:rPr>
        <w:t>Project 6515, Engineering Report 1, Servo Performance of a Toledo Scale Company Torque Amplifier, Model TA-1, 1947 August 29</w:t>
      </w:r>
    </w:p>
    <w:p w14:paraId="5A6AA13E" w14:textId="77777777" w:rsidR="00FF3688" w:rsidRPr="00FF3688" w:rsidRDefault="00FF3688" w:rsidP="00FF3688">
      <w:pPr>
        <w:rPr>
          <w:sz w:val="14"/>
          <w:szCs w:val="14"/>
        </w:rPr>
      </w:pPr>
      <w:r w:rsidRPr="00FF3688">
        <w:rPr>
          <w:sz w:val="14"/>
          <w:szCs w:val="14"/>
        </w:rPr>
        <w:t xml:space="preserve">Project 6515, Engineering Report 2, </w:t>
      </w:r>
      <w:proofErr w:type="spellStart"/>
      <w:r w:rsidRPr="00FF3688">
        <w:rPr>
          <w:sz w:val="14"/>
          <w:szCs w:val="14"/>
        </w:rPr>
        <w:t>Microsyn</w:t>
      </w:r>
      <w:proofErr w:type="spellEnd"/>
      <w:r w:rsidRPr="00FF3688">
        <w:rPr>
          <w:sz w:val="14"/>
          <w:szCs w:val="14"/>
        </w:rPr>
        <w:t xml:space="preserve"> Pickoff for Toledo Scale Company Torque Amplifier, Model TA-1, 1947 June 13</w:t>
      </w:r>
    </w:p>
    <w:p w14:paraId="47B8A257" w14:textId="77777777" w:rsidR="00FF3688" w:rsidRPr="00FF3688" w:rsidRDefault="00FF3688" w:rsidP="00FF3688">
      <w:pPr>
        <w:rPr>
          <w:sz w:val="14"/>
          <w:szCs w:val="14"/>
        </w:rPr>
      </w:pPr>
      <w:r w:rsidRPr="00FF3688">
        <w:rPr>
          <w:sz w:val="14"/>
          <w:szCs w:val="14"/>
        </w:rPr>
        <w:t>Project 6515, Engineering Report 3, Electronic Unit for Toledo Scale Torque Amplifier, Model TA-1, 1947 September 29</w:t>
      </w:r>
    </w:p>
    <w:p w14:paraId="1138B3C8" w14:textId="77777777" w:rsidR="00FF3688" w:rsidRPr="00FF3688" w:rsidRDefault="00FF3688" w:rsidP="00FF3688">
      <w:pPr>
        <w:rPr>
          <w:sz w:val="14"/>
          <w:szCs w:val="14"/>
        </w:rPr>
      </w:pPr>
      <w:r w:rsidRPr="00FF3688">
        <w:rPr>
          <w:sz w:val="14"/>
          <w:szCs w:val="14"/>
        </w:rPr>
        <w:t>Project 6545, Final Engineering Report, Investigation of an Airplane Control Boost, 1948 February 13</w:t>
      </w:r>
    </w:p>
    <w:p w14:paraId="4755C0C5" w14:textId="77777777" w:rsidR="00FF3688" w:rsidRPr="00FF3688" w:rsidRDefault="00FF3688" w:rsidP="00FF3688">
      <w:pPr>
        <w:rPr>
          <w:sz w:val="14"/>
          <w:szCs w:val="14"/>
        </w:rPr>
      </w:pPr>
      <w:r w:rsidRPr="00FF3688">
        <w:rPr>
          <w:sz w:val="14"/>
          <w:szCs w:val="14"/>
        </w:rPr>
        <w:t>Project 6546, Control Value Life Tests, 1948 May 11</w:t>
      </w:r>
    </w:p>
    <w:p w14:paraId="3FD1197D" w14:textId="77777777" w:rsidR="00FF3688" w:rsidRPr="00FF3688" w:rsidRDefault="00FF3688" w:rsidP="00FF3688">
      <w:pPr>
        <w:rPr>
          <w:sz w:val="14"/>
          <w:szCs w:val="14"/>
        </w:rPr>
      </w:pPr>
      <w:r w:rsidRPr="00FF3688">
        <w:rPr>
          <w:sz w:val="14"/>
          <w:szCs w:val="14"/>
        </w:rPr>
        <w:t>Project 6546, Drawing List (3 November 1948), Revised, 1949 August 15</w:t>
      </w:r>
    </w:p>
    <w:p w14:paraId="53CB94AB" w14:textId="77777777" w:rsidR="00FF3688" w:rsidRPr="00FF3688" w:rsidRDefault="00FF3688" w:rsidP="00FF3688">
      <w:pPr>
        <w:rPr>
          <w:sz w:val="14"/>
          <w:szCs w:val="14"/>
        </w:rPr>
      </w:pPr>
      <w:r w:rsidRPr="00FF3688">
        <w:rPr>
          <w:sz w:val="14"/>
          <w:szCs w:val="14"/>
        </w:rPr>
        <w:t>Project 6546, Engineering Memorandum 2, Column Loads for Support Structure, 1947 October 20</w:t>
      </w:r>
    </w:p>
    <w:p w14:paraId="4413502B" w14:textId="77777777" w:rsidR="00FF3688" w:rsidRPr="00FF3688" w:rsidRDefault="00FF3688" w:rsidP="00FF3688">
      <w:pPr>
        <w:rPr>
          <w:sz w:val="14"/>
          <w:szCs w:val="14"/>
        </w:rPr>
      </w:pPr>
      <w:r w:rsidRPr="00FF3688">
        <w:rPr>
          <w:sz w:val="14"/>
          <w:szCs w:val="14"/>
        </w:rPr>
        <w:t>Project 6546, Engineering Memorandum 4, Coasting Time of Flywheel for Emergency Rod Operation, 1947 November 4</w:t>
      </w:r>
    </w:p>
    <w:p w14:paraId="33F7589D" w14:textId="77777777" w:rsidR="00FF3688" w:rsidRPr="00FF3688" w:rsidRDefault="00FF3688" w:rsidP="00FF3688">
      <w:pPr>
        <w:rPr>
          <w:sz w:val="14"/>
          <w:szCs w:val="14"/>
        </w:rPr>
      </w:pPr>
      <w:r w:rsidRPr="00FF3688">
        <w:rPr>
          <w:sz w:val="14"/>
          <w:szCs w:val="14"/>
        </w:rPr>
        <w:t>Project 6546, Engineering Memorandum 5, Flywheel Support Bearings, 1947 November 13</w:t>
      </w:r>
    </w:p>
    <w:p w14:paraId="330F5474" w14:textId="77777777" w:rsidR="00FF3688" w:rsidRPr="00FF3688" w:rsidRDefault="00FF3688" w:rsidP="00FF3688">
      <w:pPr>
        <w:rPr>
          <w:sz w:val="14"/>
          <w:szCs w:val="14"/>
        </w:rPr>
      </w:pPr>
      <w:r w:rsidRPr="00FF3688">
        <w:rPr>
          <w:sz w:val="14"/>
          <w:szCs w:val="14"/>
        </w:rPr>
        <w:t>Project 6546, Engineering Memorandum 6, Design Change in Support Structure, 1947 November 12</w:t>
      </w:r>
    </w:p>
    <w:p w14:paraId="6E27C2AD" w14:textId="77777777" w:rsidR="00FF3688" w:rsidRPr="00FF3688" w:rsidRDefault="00FF3688" w:rsidP="00FF3688">
      <w:pPr>
        <w:rPr>
          <w:sz w:val="14"/>
          <w:szCs w:val="14"/>
        </w:rPr>
      </w:pPr>
      <w:r w:rsidRPr="00FF3688">
        <w:rPr>
          <w:sz w:val="14"/>
          <w:szCs w:val="14"/>
        </w:rPr>
        <w:t>Project 6546, Engineering Memorandum 7, Tentative Nomenclature for Pile Equations, 1947 November 20</w:t>
      </w:r>
    </w:p>
    <w:p w14:paraId="06644D34" w14:textId="77777777" w:rsidR="00FF3688" w:rsidRPr="00FF3688" w:rsidRDefault="00FF3688" w:rsidP="00FF3688">
      <w:pPr>
        <w:rPr>
          <w:sz w:val="14"/>
          <w:szCs w:val="14"/>
        </w:rPr>
      </w:pPr>
      <w:r w:rsidRPr="00FF3688">
        <w:rPr>
          <w:sz w:val="14"/>
          <w:szCs w:val="14"/>
        </w:rPr>
        <w:t>Project 6546, Engineering Memorandum 15, Revised Nomenclature for Pile Equations, 1947 December 9</w:t>
      </w:r>
    </w:p>
    <w:p w14:paraId="50F27C29" w14:textId="77777777" w:rsidR="00FF3688" w:rsidRPr="00FF3688" w:rsidRDefault="00FF3688" w:rsidP="00FF3688">
      <w:pPr>
        <w:rPr>
          <w:sz w:val="14"/>
          <w:szCs w:val="14"/>
        </w:rPr>
      </w:pPr>
      <w:r w:rsidRPr="00FF3688">
        <w:rPr>
          <w:sz w:val="14"/>
          <w:szCs w:val="14"/>
        </w:rPr>
        <w:t>Project 6546, Engineering Memorandum 21, Starting Characteristics of Three Horsepower Motor, 1947 December 29</w:t>
      </w:r>
    </w:p>
    <w:p w14:paraId="01921A8C" w14:textId="77777777" w:rsidR="00FF3688" w:rsidRPr="00FF3688" w:rsidRDefault="00FF3688" w:rsidP="00FF3688">
      <w:pPr>
        <w:rPr>
          <w:sz w:val="14"/>
          <w:szCs w:val="14"/>
        </w:rPr>
      </w:pPr>
      <w:r w:rsidRPr="00FF3688">
        <w:rPr>
          <w:sz w:val="14"/>
          <w:szCs w:val="14"/>
        </w:rPr>
        <w:t>Project 6546, Engineering Memorandum 23, Control Room Lighting, 1947 December 22</w:t>
      </w:r>
    </w:p>
    <w:p w14:paraId="5D1124AE" w14:textId="77777777" w:rsidR="00FF3688" w:rsidRPr="00FF3688" w:rsidRDefault="00FF3688" w:rsidP="00FF3688">
      <w:pPr>
        <w:rPr>
          <w:sz w:val="14"/>
          <w:szCs w:val="14"/>
        </w:rPr>
      </w:pPr>
      <w:r w:rsidRPr="00FF3688">
        <w:rPr>
          <w:sz w:val="14"/>
          <w:szCs w:val="14"/>
        </w:rPr>
        <w:t>Project 6546, Engineering Memorandum 24, Energy Requirements of Test Flywheel Setup, 1947 December 23</w:t>
      </w:r>
    </w:p>
    <w:p w14:paraId="75B90D69" w14:textId="77777777" w:rsidR="00FF3688" w:rsidRPr="00FF3688" w:rsidRDefault="00FF3688" w:rsidP="00FF3688">
      <w:pPr>
        <w:rPr>
          <w:sz w:val="14"/>
          <w:szCs w:val="14"/>
        </w:rPr>
      </w:pPr>
      <w:r w:rsidRPr="00FF3688">
        <w:rPr>
          <w:sz w:val="14"/>
          <w:szCs w:val="14"/>
        </w:rPr>
        <w:t>Project 6546, Engineering Memorandum 36, Galvanometer Circuits, 1948 January 18</w:t>
      </w:r>
    </w:p>
    <w:p w14:paraId="57447785" w14:textId="77777777" w:rsidR="00FF3688" w:rsidRPr="00FF3688" w:rsidRDefault="00FF3688" w:rsidP="00FF3688">
      <w:pPr>
        <w:rPr>
          <w:sz w:val="14"/>
          <w:szCs w:val="14"/>
        </w:rPr>
      </w:pPr>
      <w:r w:rsidRPr="00FF3688">
        <w:rPr>
          <w:sz w:val="14"/>
          <w:szCs w:val="14"/>
        </w:rPr>
        <w:t xml:space="preserve">Project 6546, Engineering Memorandum 41, Results of Tests Performed on Weston Model 705 </w:t>
      </w:r>
      <w:proofErr w:type="spellStart"/>
      <w:r w:rsidRPr="00FF3688">
        <w:rPr>
          <w:sz w:val="14"/>
          <w:szCs w:val="14"/>
        </w:rPr>
        <w:t>Sensitrol</w:t>
      </w:r>
      <w:proofErr w:type="spellEnd"/>
      <w:r w:rsidRPr="00FF3688">
        <w:rPr>
          <w:sz w:val="14"/>
          <w:szCs w:val="14"/>
        </w:rPr>
        <w:t xml:space="preserve"> Relay, 1948 February 4</w:t>
      </w:r>
    </w:p>
    <w:p w14:paraId="78AA0540" w14:textId="77777777" w:rsidR="00FF3688" w:rsidRPr="00FF3688" w:rsidRDefault="00FF3688" w:rsidP="00FF3688">
      <w:pPr>
        <w:rPr>
          <w:sz w:val="14"/>
          <w:szCs w:val="14"/>
        </w:rPr>
      </w:pPr>
      <w:r w:rsidRPr="00FF3688">
        <w:rPr>
          <w:sz w:val="14"/>
          <w:szCs w:val="14"/>
        </w:rPr>
        <w:t>Project 6546, Engineering Memorandum 42, Emergency Shut Down and Alarm System, 1948 February 2</w:t>
      </w:r>
    </w:p>
    <w:p w14:paraId="2D986395" w14:textId="77777777" w:rsidR="00FF3688" w:rsidRPr="00FF3688" w:rsidRDefault="00FF3688" w:rsidP="00FF3688">
      <w:pPr>
        <w:rPr>
          <w:sz w:val="14"/>
          <w:szCs w:val="14"/>
        </w:rPr>
      </w:pPr>
      <w:r w:rsidRPr="00FF3688">
        <w:rPr>
          <w:sz w:val="14"/>
          <w:szCs w:val="14"/>
        </w:rPr>
        <w:t>Project 6546, Engineering Memorandum 43, List of Unclassified and Restricted Reports, 1948 February 5</w:t>
      </w:r>
    </w:p>
    <w:p w14:paraId="4A31245E" w14:textId="77777777" w:rsidR="00FF3688" w:rsidRPr="00FF3688" w:rsidRDefault="00FF3688" w:rsidP="00FF3688">
      <w:pPr>
        <w:rPr>
          <w:sz w:val="14"/>
          <w:szCs w:val="14"/>
        </w:rPr>
      </w:pPr>
      <w:r w:rsidRPr="00FF3688">
        <w:rPr>
          <w:sz w:val="14"/>
          <w:szCs w:val="14"/>
        </w:rPr>
        <w:t>Project 6546, Engineering Memorandum 44, Starting Characteristics of Three Horsepower Century Motor, 1948 February 6</w:t>
      </w:r>
    </w:p>
    <w:p w14:paraId="5A4D10CD" w14:textId="77777777" w:rsidR="00FF3688" w:rsidRPr="00FF3688" w:rsidRDefault="00FF3688" w:rsidP="00FF3688">
      <w:pPr>
        <w:rPr>
          <w:sz w:val="14"/>
          <w:szCs w:val="14"/>
        </w:rPr>
      </w:pPr>
      <w:r w:rsidRPr="00FF3688">
        <w:rPr>
          <w:sz w:val="14"/>
          <w:szCs w:val="14"/>
        </w:rPr>
        <w:t>Project 6546, Engineering Memorandum 46, Control Circuits for Regulator Rod #1, 1948 February 6</w:t>
      </w:r>
    </w:p>
    <w:p w14:paraId="598A5C77" w14:textId="77777777" w:rsidR="00FF3688" w:rsidRPr="00FF3688" w:rsidRDefault="00FF3688" w:rsidP="00FF3688">
      <w:pPr>
        <w:rPr>
          <w:sz w:val="14"/>
          <w:szCs w:val="14"/>
        </w:rPr>
      </w:pPr>
      <w:r w:rsidRPr="00FF3688">
        <w:rPr>
          <w:sz w:val="14"/>
          <w:szCs w:val="14"/>
        </w:rPr>
        <w:t>Project 6546, Engineering Memorandum 66, Inspection Test on Square D Company Pressure Switches, 1948 April 15</w:t>
      </w:r>
    </w:p>
    <w:p w14:paraId="2C0A32D3" w14:textId="77777777" w:rsidR="00FF3688" w:rsidRPr="00FF3688" w:rsidRDefault="00FF3688" w:rsidP="00FF3688">
      <w:pPr>
        <w:rPr>
          <w:sz w:val="14"/>
          <w:szCs w:val="14"/>
        </w:rPr>
      </w:pPr>
      <w:r w:rsidRPr="00FF3688">
        <w:rPr>
          <w:sz w:val="14"/>
          <w:szCs w:val="14"/>
        </w:rPr>
        <w:t>Project 6546, Engineering Memorandum 81, Operating Characteristics of Clare Type ‘M’ Relay, 1948 May 13</w:t>
      </w:r>
    </w:p>
    <w:p w14:paraId="1E4C8A38" w14:textId="77777777" w:rsidR="00FF3688" w:rsidRPr="00FF3688" w:rsidRDefault="00FF3688" w:rsidP="00FF3688">
      <w:pPr>
        <w:rPr>
          <w:sz w:val="14"/>
          <w:szCs w:val="14"/>
        </w:rPr>
      </w:pPr>
      <w:r w:rsidRPr="00FF3688">
        <w:rPr>
          <w:sz w:val="14"/>
          <w:szCs w:val="14"/>
        </w:rPr>
        <w:t>Project 6546, Engineering Memorandum 88, Operating Characteristics of Allen-Bradley Company Bulleting 200, Type 498556 Relay, 1948 May 19</w:t>
      </w:r>
    </w:p>
    <w:p w14:paraId="795F3758" w14:textId="77777777" w:rsidR="00FF3688" w:rsidRPr="00FF3688" w:rsidRDefault="00FF3688" w:rsidP="00FF3688">
      <w:pPr>
        <w:rPr>
          <w:sz w:val="14"/>
          <w:szCs w:val="14"/>
        </w:rPr>
      </w:pPr>
      <w:r w:rsidRPr="00FF3688">
        <w:rPr>
          <w:sz w:val="14"/>
          <w:szCs w:val="14"/>
        </w:rPr>
        <w:t>Project 6546, Engineering Memorandum 90, Tests to be Performed on (a) Regulating Rod Position Indicators, and (b) Emergency Rod Position Indicators, 1948 May 26</w:t>
      </w:r>
    </w:p>
    <w:p w14:paraId="54DB233A" w14:textId="77777777" w:rsidR="00FF3688" w:rsidRPr="00FF3688" w:rsidRDefault="00FF3688" w:rsidP="00FF3688">
      <w:pPr>
        <w:rPr>
          <w:sz w:val="14"/>
          <w:szCs w:val="14"/>
        </w:rPr>
      </w:pPr>
      <w:r w:rsidRPr="00FF3688">
        <w:rPr>
          <w:sz w:val="14"/>
          <w:szCs w:val="14"/>
        </w:rPr>
        <w:t>Project 6546, Engineering Memorandum 102, Leakage Resistance Measurements, 1948 June 29</w:t>
      </w:r>
    </w:p>
    <w:p w14:paraId="75E35670" w14:textId="77777777" w:rsidR="00FF3688" w:rsidRPr="00FF3688" w:rsidRDefault="00FF3688" w:rsidP="00FF3688">
      <w:pPr>
        <w:rPr>
          <w:sz w:val="14"/>
          <w:szCs w:val="14"/>
        </w:rPr>
      </w:pPr>
      <w:r w:rsidRPr="00FF3688">
        <w:rPr>
          <w:sz w:val="14"/>
          <w:szCs w:val="14"/>
        </w:rPr>
        <w:t>Project 6546, Engineering Memorandum 129, Operative Characteristics of Struthers-Dunn 112XAX174 Relay, 1948 September 24</w:t>
      </w:r>
    </w:p>
    <w:p w14:paraId="2D77F5E2" w14:textId="77777777" w:rsidR="00FF3688" w:rsidRPr="00FF3688" w:rsidRDefault="00FF3688" w:rsidP="00FF3688">
      <w:pPr>
        <w:rPr>
          <w:sz w:val="14"/>
          <w:szCs w:val="14"/>
        </w:rPr>
      </w:pPr>
      <w:r w:rsidRPr="00FF3688">
        <w:rPr>
          <w:sz w:val="14"/>
          <w:szCs w:val="14"/>
        </w:rPr>
        <w:t>Project 6546, Engineering Reports, 1947-1949</w:t>
      </w:r>
    </w:p>
    <w:p w14:paraId="6E20A7DB" w14:textId="77777777" w:rsidR="00FF3688" w:rsidRPr="00FF3688" w:rsidRDefault="00FF3688" w:rsidP="00FF3688">
      <w:pPr>
        <w:rPr>
          <w:sz w:val="14"/>
          <w:szCs w:val="14"/>
        </w:rPr>
      </w:pPr>
      <w:r w:rsidRPr="00FF3688">
        <w:rPr>
          <w:sz w:val="14"/>
          <w:szCs w:val="14"/>
        </w:rPr>
        <w:t>Project 6546, Engineering Report 1, Preliminary Procedures for the Writing of Reports and Memorandums, 29 August 1947</w:t>
      </w:r>
    </w:p>
    <w:p w14:paraId="75D464B5" w14:textId="77777777" w:rsidR="00FF3688" w:rsidRPr="00FF3688" w:rsidRDefault="00FF3688" w:rsidP="00FF3688">
      <w:pPr>
        <w:rPr>
          <w:sz w:val="14"/>
          <w:szCs w:val="14"/>
        </w:rPr>
      </w:pPr>
      <w:r w:rsidRPr="00FF3688">
        <w:rPr>
          <w:sz w:val="14"/>
          <w:szCs w:val="14"/>
        </w:rPr>
        <w:t>Project 6546, Engineering Report 2, Slippage of Motor in Transmitter-Motor Synchro System with Step Velocity Applied to Transmitter, 1947 October 9</w:t>
      </w:r>
    </w:p>
    <w:p w14:paraId="7028602C" w14:textId="77777777" w:rsidR="00FF3688" w:rsidRPr="00FF3688" w:rsidRDefault="00FF3688" w:rsidP="00FF3688">
      <w:pPr>
        <w:rPr>
          <w:sz w:val="14"/>
          <w:szCs w:val="14"/>
        </w:rPr>
      </w:pPr>
      <w:r w:rsidRPr="00FF3688">
        <w:rPr>
          <w:sz w:val="14"/>
          <w:szCs w:val="14"/>
        </w:rPr>
        <w:t>Project 6546, Engineering Report 5, Grid Current Determination, 1948 January 28</w:t>
      </w:r>
    </w:p>
    <w:p w14:paraId="57FE71E4" w14:textId="77777777" w:rsidR="00FF3688" w:rsidRPr="00FF3688" w:rsidRDefault="00FF3688" w:rsidP="00FF3688">
      <w:pPr>
        <w:rPr>
          <w:sz w:val="14"/>
          <w:szCs w:val="14"/>
        </w:rPr>
      </w:pPr>
      <w:r w:rsidRPr="00FF3688">
        <w:rPr>
          <w:sz w:val="14"/>
          <w:szCs w:val="14"/>
        </w:rPr>
        <w:t>Project 6546, Engineering Report 6, Characteristics of Diehl Motor Type FPE 25-11, 1947 December 17</w:t>
      </w:r>
    </w:p>
    <w:p w14:paraId="5764260C" w14:textId="77777777" w:rsidR="00FF3688" w:rsidRPr="00FF3688" w:rsidRDefault="00FF3688" w:rsidP="00FF3688">
      <w:pPr>
        <w:rPr>
          <w:sz w:val="14"/>
          <w:szCs w:val="14"/>
        </w:rPr>
      </w:pPr>
      <w:r w:rsidRPr="00FF3688">
        <w:rPr>
          <w:sz w:val="14"/>
          <w:szCs w:val="14"/>
        </w:rPr>
        <w:t>Project 6546, Engineering Report 8, Design and Analysis of Control Rod Support Structures, 1947 December 24</w:t>
      </w:r>
    </w:p>
    <w:p w14:paraId="38147B9E" w14:textId="77777777" w:rsidR="00FF3688" w:rsidRPr="00FF3688" w:rsidRDefault="00FF3688" w:rsidP="00FF3688">
      <w:pPr>
        <w:rPr>
          <w:sz w:val="14"/>
          <w:szCs w:val="14"/>
        </w:rPr>
      </w:pPr>
      <w:r w:rsidRPr="00FF3688">
        <w:rPr>
          <w:sz w:val="14"/>
          <w:szCs w:val="14"/>
        </w:rPr>
        <w:t>Project 6546, Engineering Report 9, Friction Coefficient between Graphite and a Metal Surface, 1948 January 14</w:t>
      </w:r>
    </w:p>
    <w:p w14:paraId="04D72D66" w14:textId="77777777" w:rsidR="00FF3688" w:rsidRPr="00FF3688" w:rsidRDefault="00FF3688" w:rsidP="00FF3688">
      <w:pPr>
        <w:rPr>
          <w:sz w:val="14"/>
          <w:szCs w:val="14"/>
        </w:rPr>
      </w:pPr>
      <w:r w:rsidRPr="00FF3688">
        <w:rPr>
          <w:sz w:val="14"/>
          <w:szCs w:val="14"/>
        </w:rPr>
        <w:t xml:space="preserve">Project 6546, Engineering Report 10, Dynamic Control Forces of the </w:t>
      </w:r>
      <w:proofErr w:type="spellStart"/>
      <w:r w:rsidRPr="00FF3688">
        <w:rPr>
          <w:sz w:val="14"/>
          <w:szCs w:val="14"/>
        </w:rPr>
        <w:t>Oilgear</w:t>
      </w:r>
      <w:proofErr w:type="spellEnd"/>
      <w:r w:rsidRPr="00FF3688">
        <w:rPr>
          <w:sz w:val="14"/>
          <w:szCs w:val="14"/>
        </w:rPr>
        <w:t xml:space="preserve"> 311 Pump, 1948 January 27</w:t>
      </w:r>
    </w:p>
    <w:p w14:paraId="4DF56318" w14:textId="77777777" w:rsidR="00FF3688" w:rsidRPr="00FF3688" w:rsidRDefault="00FF3688" w:rsidP="00FF3688">
      <w:pPr>
        <w:rPr>
          <w:sz w:val="14"/>
          <w:szCs w:val="14"/>
        </w:rPr>
      </w:pPr>
      <w:r w:rsidRPr="00FF3688">
        <w:rPr>
          <w:sz w:val="14"/>
          <w:szCs w:val="14"/>
        </w:rPr>
        <w:t>Project 6546, Engineering Report 11, Response of Network to Suppressed Carrier Inputs, 1948 February 18</w:t>
      </w:r>
    </w:p>
    <w:p w14:paraId="59E75CAB" w14:textId="77777777" w:rsidR="00FF3688" w:rsidRPr="00FF3688" w:rsidRDefault="00FF3688" w:rsidP="00FF3688">
      <w:pPr>
        <w:rPr>
          <w:sz w:val="14"/>
          <w:szCs w:val="14"/>
        </w:rPr>
      </w:pPr>
      <w:r w:rsidRPr="00FF3688">
        <w:rPr>
          <w:sz w:val="14"/>
          <w:szCs w:val="14"/>
        </w:rPr>
        <w:t>Project 6546, Engineering Report 12, Relay Switching Circuit for Synchronizing a Two-Speed Synchro Data System, 1948 February 24</w:t>
      </w:r>
    </w:p>
    <w:p w14:paraId="1BDAFADE" w14:textId="77777777" w:rsidR="00FF3688" w:rsidRPr="00FF3688" w:rsidRDefault="00FF3688" w:rsidP="00FF3688">
      <w:pPr>
        <w:rPr>
          <w:sz w:val="14"/>
          <w:szCs w:val="14"/>
        </w:rPr>
      </w:pPr>
      <w:r w:rsidRPr="00FF3688">
        <w:rPr>
          <w:sz w:val="14"/>
          <w:szCs w:val="14"/>
        </w:rPr>
        <w:t>Project 6546, Engineering Report 13, Design of Back-Bearing Supports, 1948 February 19</w:t>
      </w:r>
    </w:p>
    <w:p w14:paraId="3AD6DBF5" w14:textId="77777777" w:rsidR="00FF3688" w:rsidRPr="00FF3688" w:rsidRDefault="00FF3688" w:rsidP="00FF3688">
      <w:pPr>
        <w:rPr>
          <w:sz w:val="14"/>
          <w:szCs w:val="14"/>
        </w:rPr>
      </w:pPr>
      <w:r w:rsidRPr="00FF3688">
        <w:rPr>
          <w:sz w:val="14"/>
          <w:szCs w:val="14"/>
        </w:rPr>
        <w:t>Project 6546, Engineering Report 14, LC-Tuned Networks for Stabilizing A-C Servos, 1942 January 10</w:t>
      </w:r>
    </w:p>
    <w:p w14:paraId="5FC12084" w14:textId="77777777" w:rsidR="00FF3688" w:rsidRPr="00FF3688" w:rsidRDefault="00FF3688" w:rsidP="00FF3688">
      <w:pPr>
        <w:rPr>
          <w:sz w:val="14"/>
          <w:szCs w:val="14"/>
        </w:rPr>
      </w:pPr>
      <w:r w:rsidRPr="00FF3688">
        <w:rPr>
          <w:sz w:val="14"/>
          <w:szCs w:val="14"/>
        </w:rPr>
        <w:t>Project 6546, Engineering Report 15, Induction Motor Torque in Terms of Side-band Components of Control Voltage, 1948 March 9</w:t>
      </w:r>
    </w:p>
    <w:p w14:paraId="0F0951FB" w14:textId="77777777" w:rsidR="00FF3688" w:rsidRPr="00FF3688" w:rsidRDefault="00FF3688" w:rsidP="00FF3688">
      <w:pPr>
        <w:rPr>
          <w:sz w:val="14"/>
          <w:szCs w:val="14"/>
        </w:rPr>
      </w:pPr>
      <w:r w:rsidRPr="00FF3688">
        <w:rPr>
          <w:sz w:val="14"/>
          <w:szCs w:val="14"/>
        </w:rPr>
        <w:t>Project 6546, Engineering Report 16, Solution of Differential Equations of a Pile, 1948 March 19</w:t>
      </w:r>
    </w:p>
    <w:p w14:paraId="739ABE7B" w14:textId="77777777" w:rsidR="00FF3688" w:rsidRPr="00FF3688" w:rsidRDefault="00FF3688" w:rsidP="00FF3688">
      <w:pPr>
        <w:rPr>
          <w:sz w:val="14"/>
          <w:szCs w:val="14"/>
        </w:rPr>
      </w:pPr>
      <w:r w:rsidRPr="00FF3688">
        <w:rPr>
          <w:sz w:val="14"/>
          <w:szCs w:val="14"/>
        </w:rPr>
        <w:t>Project 6546, Engineering Report 17, Design of Crank for Manual Operation of Emergency Rods, 1948 May 12</w:t>
      </w:r>
    </w:p>
    <w:p w14:paraId="128A6CA6" w14:textId="77777777" w:rsidR="00FF3688" w:rsidRPr="00FF3688" w:rsidRDefault="00FF3688" w:rsidP="00FF3688">
      <w:pPr>
        <w:rPr>
          <w:sz w:val="14"/>
          <w:szCs w:val="14"/>
        </w:rPr>
      </w:pPr>
      <w:r w:rsidRPr="00FF3688">
        <w:rPr>
          <w:sz w:val="14"/>
          <w:szCs w:val="14"/>
        </w:rPr>
        <w:t xml:space="preserve">Project 6546, Engineering Report 19, Characteristics of Weston Model </w:t>
      </w:r>
      <w:proofErr w:type="spellStart"/>
      <w:r w:rsidRPr="00FF3688">
        <w:rPr>
          <w:sz w:val="14"/>
          <w:szCs w:val="14"/>
        </w:rPr>
        <w:t>Sensitrol</w:t>
      </w:r>
      <w:proofErr w:type="spellEnd"/>
      <w:r w:rsidRPr="00FF3688">
        <w:rPr>
          <w:sz w:val="14"/>
          <w:szCs w:val="14"/>
        </w:rPr>
        <w:t xml:space="preserve"> Relay, 1948 April 26</w:t>
      </w:r>
    </w:p>
    <w:p w14:paraId="6376C870" w14:textId="77777777" w:rsidR="00FF3688" w:rsidRPr="00FF3688" w:rsidRDefault="00FF3688" w:rsidP="00FF3688">
      <w:pPr>
        <w:rPr>
          <w:sz w:val="14"/>
          <w:szCs w:val="14"/>
        </w:rPr>
      </w:pPr>
      <w:r w:rsidRPr="00FF3688">
        <w:rPr>
          <w:sz w:val="14"/>
          <w:szCs w:val="14"/>
        </w:rPr>
        <w:lastRenderedPageBreak/>
        <w:t>Project 6546, Engineering Report 20, Design and Layout of Console, Control Panel, and Cabinets for Control Room and Equipment Room, 1948 April 9</w:t>
      </w:r>
    </w:p>
    <w:p w14:paraId="5EF44A00" w14:textId="77777777" w:rsidR="00FF3688" w:rsidRPr="00FF3688" w:rsidRDefault="00FF3688" w:rsidP="00FF3688">
      <w:pPr>
        <w:rPr>
          <w:sz w:val="14"/>
          <w:szCs w:val="14"/>
        </w:rPr>
      </w:pPr>
      <w:r w:rsidRPr="00FF3688">
        <w:rPr>
          <w:sz w:val="14"/>
          <w:szCs w:val="14"/>
        </w:rPr>
        <w:t>Project 6546, Engineering Report 21, Design of Control Rod Racks, 1948 May 17</w:t>
      </w:r>
    </w:p>
    <w:p w14:paraId="5CC7CF9E" w14:textId="77777777" w:rsidR="00FF3688" w:rsidRPr="00FF3688" w:rsidRDefault="00FF3688" w:rsidP="00FF3688">
      <w:pPr>
        <w:rPr>
          <w:sz w:val="14"/>
          <w:szCs w:val="14"/>
        </w:rPr>
      </w:pPr>
      <w:r w:rsidRPr="00FF3688">
        <w:rPr>
          <w:sz w:val="14"/>
          <w:szCs w:val="14"/>
        </w:rPr>
        <w:t>Project 6546, Engineering Report 22, Design of Coarse Rod-Position Indicator, 1948 May 11</w:t>
      </w:r>
    </w:p>
    <w:p w14:paraId="7874D6A2" w14:textId="77777777" w:rsidR="00FF3688" w:rsidRPr="00FF3688" w:rsidRDefault="00FF3688" w:rsidP="00FF3688">
      <w:pPr>
        <w:rPr>
          <w:sz w:val="14"/>
          <w:szCs w:val="14"/>
        </w:rPr>
      </w:pPr>
      <w:r w:rsidRPr="00FF3688">
        <w:rPr>
          <w:sz w:val="14"/>
          <w:szCs w:val="14"/>
        </w:rPr>
        <w:t>Project 6546, Engineering Report 23, Design of Regulating Rod Position Transmitter, 1948 June 11</w:t>
      </w:r>
    </w:p>
    <w:p w14:paraId="355AF6D2" w14:textId="77777777" w:rsidR="00FF3688" w:rsidRPr="00FF3688" w:rsidRDefault="00FF3688" w:rsidP="00FF3688">
      <w:pPr>
        <w:rPr>
          <w:sz w:val="14"/>
          <w:szCs w:val="14"/>
        </w:rPr>
      </w:pPr>
      <w:r w:rsidRPr="00FF3688">
        <w:rPr>
          <w:sz w:val="14"/>
          <w:szCs w:val="14"/>
        </w:rPr>
        <w:t>Project 6546, Engineering Report 24, Design of Emergency Rod Position Transmitter, 1948 June 11</w:t>
      </w:r>
    </w:p>
    <w:p w14:paraId="7DBB9467" w14:textId="77777777" w:rsidR="00FF3688" w:rsidRPr="00FF3688" w:rsidRDefault="00FF3688" w:rsidP="00FF3688">
      <w:pPr>
        <w:rPr>
          <w:sz w:val="14"/>
          <w:szCs w:val="14"/>
        </w:rPr>
      </w:pPr>
      <w:r w:rsidRPr="00FF3688">
        <w:rPr>
          <w:sz w:val="14"/>
          <w:szCs w:val="14"/>
        </w:rPr>
        <w:t>Project 6546, Engineering Report 25, Control Rod Overtravel, Stop and Drive Pinion, 1948 May 18</w:t>
      </w:r>
    </w:p>
    <w:p w14:paraId="20392383" w14:textId="77777777" w:rsidR="00FF3688" w:rsidRPr="00FF3688" w:rsidRDefault="00FF3688" w:rsidP="00FF3688">
      <w:pPr>
        <w:rPr>
          <w:sz w:val="14"/>
          <w:szCs w:val="14"/>
        </w:rPr>
      </w:pPr>
      <w:r w:rsidRPr="00FF3688">
        <w:rPr>
          <w:sz w:val="14"/>
          <w:szCs w:val="14"/>
        </w:rPr>
        <w:t>Project 6546, Engineering Report 26, Flywheel Design for Emergency Rods, 1948 May 10</w:t>
      </w:r>
    </w:p>
    <w:p w14:paraId="4B14283D" w14:textId="77777777" w:rsidR="00FF3688" w:rsidRPr="00FF3688" w:rsidRDefault="00FF3688" w:rsidP="00FF3688">
      <w:pPr>
        <w:rPr>
          <w:sz w:val="14"/>
          <w:szCs w:val="14"/>
        </w:rPr>
      </w:pPr>
      <w:r w:rsidRPr="00FF3688">
        <w:rPr>
          <w:sz w:val="14"/>
          <w:szCs w:val="14"/>
        </w:rPr>
        <w:t>Project 6546, Engineering Report 27, Jigs for Splicing Control Rod Assemblies, 1948 May 3</w:t>
      </w:r>
    </w:p>
    <w:p w14:paraId="5F588938" w14:textId="77777777" w:rsidR="00FF3688" w:rsidRPr="00FF3688" w:rsidRDefault="00FF3688" w:rsidP="00FF3688">
      <w:pPr>
        <w:rPr>
          <w:sz w:val="14"/>
          <w:szCs w:val="14"/>
        </w:rPr>
      </w:pPr>
      <w:r w:rsidRPr="00FF3688">
        <w:rPr>
          <w:sz w:val="14"/>
          <w:szCs w:val="14"/>
        </w:rPr>
        <w:t>Project 6546, Engineering Report 28, Regulating Rod Drives, 1948 July 23</w:t>
      </w:r>
    </w:p>
    <w:p w14:paraId="62951A1C" w14:textId="77777777" w:rsidR="00FF3688" w:rsidRPr="00FF3688" w:rsidRDefault="00FF3688" w:rsidP="00FF3688">
      <w:pPr>
        <w:rPr>
          <w:sz w:val="14"/>
          <w:szCs w:val="14"/>
        </w:rPr>
      </w:pPr>
      <w:r w:rsidRPr="00FF3688">
        <w:rPr>
          <w:sz w:val="14"/>
          <w:szCs w:val="14"/>
        </w:rPr>
        <w:t>Project 6546, Engineering Report 30, Design of Instrument Pinion Support, 1948 April 23</w:t>
      </w:r>
    </w:p>
    <w:p w14:paraId="0D178C2D" w14:textId="77777777" w:rsidR="00FF3688" w:rsidRPr="00FF3688" w:rsidRDefault="00FF3688" w:rsidP="00FF3688">
      <w:pPr>
        <w:rPr>
          <w:sz w:val="14"/>
          <w:szCs w:val="14"/>
        </w:rPr>
      </w:pPr>
      <w:r w:rsidRPr="00FF3688">
        <w:rPr>
          <w:sz w:val="14"/>
          <w:szCs w:val="14"/>
        </w:rPr>
        <w:t>Project 6546, Engineering Report 31, Emergency Shutdown and Alarm System, 1948 May 28</w:t>
      </w:r>
    </w:p>
    <w:p w14:paraId="5B695251" w14:textId="77777777" w:rsidR="00FF3688" w:rsidRPr="00FF3688" w:rsidRDefault="00FF3688" w:rsidP="00FF3688">
      <w:pPr>
        <w:rPr>
          <w:sz w:val="14"/>
          <w:szCs w:val="14"/>
        </w:rPr>
      </w:pPr>
      <w:r w:rsidRPr="00FF3688">
        <w:rPr>
          <w:sz w:val="14"/>
          <w:szCs w:val="14"/>
        </w:rPr>
        <w:t>Project 6546, Engineering Report 32, Design of Emergency Rod Drives, 1948 August 19</w:t>
      </w:r>
    </w:p>
    <w:p w14:paraId="7287E190" w14:textId="77777777" w:rsidR="00FF3688" w:rsidRPr="00FF3688" w:rsidRDefault="00FF3688" w:rsidP="00FF3688">
      <w:pPr>
        <w:rPr>
          <w:sz w:val="14"/>
          <w:szCs w:val="14"/>
        </w:rPr>
      </w:pPr>
      <w:r w:rsidRPr="00FF3688">
        <w:rPr>
          <w:sz w:val="14"/>
          <w:szCs w:val="14"/>
        </w:rPr>
        <w:t>Project 6546, Engineering Report 33, Hydraulic Pump Stroke Control and Limit Stop Gearing for Emergency Rods, 1948 August 17</w:t>
      </w:r>
    </w:p>
    <w:p w14:paraId="61E53FFB" w14:textId="77777777" w:rsidR="00FF3688" w:rsidRPr="00FF3688" w:rsidRDefault="00FF3688" w:rsidP="00FF3688">
      <w:pPr>
        <w:rPr>
          <w:sz w:val="14"/>
          <w:szCs w:val="14"/>
        </w:rPr>
      </w:pPr>
      <w:r w:rsidRPr="00FF3688">
        <w:rPr>
          <w:sz w:val="14"/>
          <w:szCs w:val="14"/>
        </w:rPr>
        <w:t>Project 6546, Engineering Report 34, Metal and Graphite Temperature Systems, 1948 May 28</w:t>
      </w:r>
    </w:p>
    <w:p w14:paraId="32D464F7" w14:textId="77777777" w:rsidR="00FF3688" w:rsidRPr="00FF3688" w:rsidRDefault="00FF3688" w:rsidP="00FF3688">
      <w:pPr>
        <w:rPr>
          <w:sz w:val="14"/>
          <w:szCs w:val="14"/>
        </w:rPr>
      </w:pPr>
      <w:r w:rsidRPr="00FF3688">
        <w:rPr>
          <w:sz w:val="14"/>
          <w:szCs w:val="14"/>
        </w:rPr>
        <w:t>Project 6546, Engineering Report 36, Rod-Position Recorders, 1948 May 20</w:t>
      </w:r>
    </w:p>
    <w:p w14:paraId="193216F9" w14:textId="77777777" w:rsidR="00FF3688" w:rsidRPr="00FF3688" w:rsidRDefault="00FF3688" w:rsidP="00FF3688">
      <w:pPr>
        <w:rPr>
          <w:sz w:val="14"/>
          <w:szCs w:val="14"/>
        </w:rPr>
      </w:pPr>
      <w:r w:rsidRPr="00FF3688">
        <w:rPr>
          <w:sz w:val="14"/>
          <w:szCs w:val="14"/>
        </w:rPr>
        <w:t>Project 6546, Engineering Report 37, Emergency Rod Electric Drive Motor, Tachometer and Motor Control, 1948 June 1</w:t>
      </w:r>
    </w:p>
    <w:p w14:paraId="31A80D9F" w14:textId="77777777" w:rsidR="00FF3688" w:rsidRPr="00FF3688" w:rsidRDefault="00FF3688" w:rsidP="00FF3688">
      <w:pPr>
        <w:rPr>
          <w:sz w:val="14"/>
          <w:szCs w:val="14"/>
        </w:rPr>
      </w:pPr>
      <w:r w:rsidRPr="00FF3688">
        <w:rPr>
          <w:sz w:val="14"/>
          <w:szCs w:val="14"/>
        </w:rPr>
        <w:t xml:space="preserve">Project 6546, Engineering Report 38, Part One: Reversal Time and Backlash of 1/6 </w:t>
      </w:r>
      <w:proofErr w:type="spellStart"/>
      <w:r w:rsidRPr="00FF3688">
        <w:rPr>
          <w:sz w:val="14"/>
          <w:szCs w:val="14"/>
        </w:rPr>
        <w:t>h.p.</w:t>
      </w:r>
      <w:proofErr w:type="spellEnd"/>
      <w:r w:rsidRPr="00FF3688">
        <w:rPr>
          <w:sz w:val="14"/>
          <w:szCs w:val="14"/>
        </w:rPr>
        <w:t xml:space="preserve"> Induction Motor Driving D.O. James Reducer under No Load Conditions; Part Two: Coasting Time and Power Consumption of above Combination under Load Conditions, 1948 July 19</w:t>
      </w:r>
    </w:p>
    <w:p w14:paraId="171F6B53" w14:textId="77777777" w:rsidR="00FF3688" w:rsidRPr="00FF3688" w:rsidRDefault="00FF3688" w:rsidP="00FF3688">
      <w:pPr>
        <w:rPr>
          <w:sz w:val="14"/>
          <w:szCs w:val="14"/>
        </w:rPr>
      </w:pPr>
      <w:r w:rsidRPr="00FF3688">
        <w:rPr>
          <w:sz w:val="14"/>
          <w:szCs w:val="14"/>
        </w:rPr>
        <w:t>Project 6546, Engineering Report 39, Trip Chamber Power Supply, 1948 December 14</w:t>
      </w:r>
    </w:p>
    <w:p w14:paraId="2B650B79" w14:textId="77777777" w:rsidR="00FF3688" w:rsidRPr="00FF3688" w:rsidRDefault="00FF3688" w:rsidP="00FF3688">
      <w:pPr>
        <w:rPr>
          <w:sz w:val="14"/>
          <w:szCs w:val="14"/>
        </w:rPr>
      </w:pPr>
      <w:r w:rsidRPr="00FF3688">
        <w:rPr>
          <w:sz w:val="14"/>
          <w:szCs w:val="14"/>
        </w:rPr>
        <w:t>Project 6546, Engineering Report 40, LC-Tuned Lead Networks for A-C Service, 1948 July 8</w:t>
      </w:r>
    </w:p>
    <w:p w14:paraId="5E75DCE6" w14:textId="77777777" w:rsidR="00FF3688" w:rsidRPr="00FF3688" w:rsidRDefault="00FF3688" w:rsidP="00FF3688">
      <w:pPr>
        <w:rPr>
          <w:sz w:val="14"/>
          <w:szCs w:val="14"/>
        </w:rPr>
      </w:pPr>
      <w:r w:rsidRPr="00FF3688">
        <w:rPr>
          <w:sz w:val="14"/>
          <w:szCs w:val="14"/>
        </w:rPr>
        <w:t>Project 6546, Engineering Report 41, Design of Emergency Rod Position Indicator System, 1948 August 11</w:t>
      </w:r>
    </w:p>
    <w:p w14:paraId="6AA84961" w14:textId="77777777" w:rsidR="00FF3688" w:rsidRPr="00FF3688" w:rsidRDefault="00FF3688" w:rsidP="00FF3688">
      <w:pPr>
        <w:rPr>
          <w:sz w:val="14"/>
          <w:szCs w:val="14"/>
        </w:rPr>
      </w:pPr>
      <w:r w:rsidRPr="00FF3688">
        <w:rPr>
          <w:sz w:val="14"/>
          <w:szCs w:val="14"/>
        </w:rPr>
        <w:t>Project 6546, Engineering Report 42, Design of Regulation-Rod Position Indicating System, 1948 August 31</w:t>
      </w:r>
    </w:p>
    <w:p w14:paraId="551408AC" w14:textId="77777777" w:rsidR="00FF3688" w:rsidRPr="00FF3688" w:rsidRDefault="00FF3688" w:rsidP="00FF3688">
      <w:pPr>
        <w:rPr>
          <w:sz w:val="14"/>
          <w:szCs w:val="14"/>
        </w:rPr>
      </w:pPr>
      <w:r w:rsidRPr="00FF3688">
        <w:rPr>
          <w:sz w:val="14"/>
          <w:szCs w:val="14"/>
        </w:rPr>
        <w:t>Project 6546, Engineering Report 43, Building Radiation Monitors, 1949 January 12</w:t>
      </w:r>
    </w:p>
    <w:p w14:paraId="7C9D80AD" w14:textId="77777777" w:rsidR="00FF3688" w:rsidRPr="00FF3688" w:rsidRDefault="00FF3688" w:rsidP="00FF3688">
      <w:pPr>
        <w:rPr>
          <w:sz w:val="14"/>
          <w:szCs w:val="14"/>
        </w:rPr>
      </w:pPr>
      <w:r w:rsidRPr="00FF3688">
        <w:rPr>
          <w:sz w:val="14"/>
          <w:szCs w:val="14"/>
        </w:rPr>
        <w:t>Project 6546, Engineering Report 50, Ion Chamber Power Supply (Negative), 1949 January 21</w:t>
      </w:r>
    </w:p>
    <w:p w14:paraId="415E7704" w14:textId="77777777" w:rsidR="00FF3688" w:rsidRPr="00FF3688" w:rsidRDefault="00FF3688" w:rsidP="00FF3688">
      <w:pPr>
        <w:rPr>
          <w:sz w:val="14"/>
          <w:szCs w:val="14"/>
        </w:rPr>
      </w:pPr>
      <w:r w:rsidRPr="00FF3688">
        <w:rPr>
          <w:sz w:val="14"/>
          <w:szCs w:val="14"/>
        </w:rPr>
        <w:t>Project 6546, Engineering Report 51, High-Level Trip-Circuit Test Meter, 1949 January 27</w:t>
      </w:r>
    </w:p>
    <w:p w14:paraId="6008AC31" w14:textId="77777777" w:rsidR="00FF3688" w:rsidRPr="00FF3688" w:rsidRDefault="00FF3688" w:rsidP="00FF3688">
      <w:pPr>
        <w:rPr>
          <w:sz w:val="14"/>
          <w:szCs w:val="14"/>
        </w:rPr>
      </w:pPr>
      <w:r w:rsidRPr="00FF3688">
        <w:rPr>
          <w:sz w:val="14"/>
          <w:szCs w:val="14"/>
        </w:rPr>
        <w:t>Project 6546, Engineering Report 53, Range-Extending Register for Beckman Amplifier, 1949 March 29</w:t>
      </w:r>
    </w:p>
    <w:p w14:paraId="47C2C88A" w14:textId="77777777" w:rsidR="00FF3688" w:rsidRPr="00FF3688" w:rsidRDefault="00FF3688" w:rsidP="00FF3688">
      <w:pPr>
        <w:rPr>
          <w:sz w:val="14"/>
          <w:szCs w:val="14"/>
        </w:rPr>
      </w:pPr>
      <w:r w:rsidRPr="00FF3688">
        <w:rPr>
          <w:sz w:val="14"/>
          <w:szCs w:val="14"/>
        </w:rPr>
        <w:t>Project 6546, Engineering Report 54, High-Level Electronic Relay, 1949 February 8</w:t>
      </w:r>
    </w:p>
    <w:p w14:paraId="16942FD3" w14:textId="77777777" w:rsidR="00FF3688" w:rsidRPr="00FF3688" w:rsidRDefault="00FF3688" w:rsidP="00FF3688">
      <w:pPr>
        <w:rPr>
          <w:sz w:val="14"/>
          <w:szCs w:val="14"/>
        </w:rPr>
      </w:pPr>
      <w:r w:rsidRPr="00FF3688">
        <w:rPr>
          <w:sz w:val="14"/>
          <w:szCs w:val="14"/>
        </w:rPr>
        <w:t>Project 6546, Engineering Report 55, Neutron-Counting and Neutron-Counting-Rate Systems, 1949 April 18</w:t>
      </w:r>
    </w:p>
    <w:p w14:paraId="4DFB7563" w14:textId="77777777" w:rsidR="00FF3688" w:rsidRPr="00FF3688" w:rsidRDefault="00FF3688" w:rsidP="00FF3688">
      <w:pPr>
        <w:rPr>
          <w:sz w:val="14"/>
          <w:szCs w:val="14"/>
        </w:rPr>
      </w:pPr>
      <w:r w:rsidRPr="00FF3688">
        <w:rPr>
          <w:sz w:val="14"/>
          <w:szCs w:val="14"/>
        </w:rPr>
        <w:t>Project 6546, Engineering Report 56, Ion Chamber Power Supply (Positive), 1949 January 26</w:t>
      </w:r>
    </w:p>
    <w:p w14:paraId="42D33899" w14:textId="77777777" w:rsidR="00FF3688" w:rsidRPr="00FF3688" w:rsidRDefault="00FF3688" w:rsidP="00FF3688">
      <w:pPr>
        <w:rPr>
          <w:sz w:val="14"/>
          <w:szCs w:val="14"/>
        </w:rPr>
      </w:pPr>
      <w:r w:rsidRPr="00FF3688">
        <w:rPr>
          <w:sz w:val="14"/>
          <w:szCs w:val="14"/>
        </w:rPr>
        <w:t>Project 6546, Engineering Report 57, Automatic Power Regulation for the Brookhaven Reactor, 1949 February 3</w:t>
      </w:r>
    </w:p>
    <w:p w14:paraId="3C2F130F" w14:textId="77777777" w:rsidR="00FF3688" w:rsidRPr="00FF3688" w:rsidRDefault="00FF3688" w:rsidP="00FF3688">
      <w:pPr>
        <w:rPr>
          <w:sz w:val="14"/>
          <w:szCs w:val="14"/>
        </w:rPr>
      </w:pPr>
      <w:r w:rsidRPr="00FF3688">
        <w:rPr>
          <w:sz w:val="14"/>
          <w:szCs w:val="14"/>
        </w:rPr>
        <w:t>Project 6546, Engineering Report 58, Alternative Plans for Instrument-System Installation, 1949 February 2</w:t>
      </w:r>
    </w:p>
    <w:p w14:paraId="74FAF93E" w14:textId="77777777" w:rsidR="00FF3688" w:rsidRPr="00FF3688" w:rsidRDefault="00FF3688" w:rsidP="00FF3688">
      <w:pPr>
        <w:rPr>
          <w:sz w:val="14"/>
          <w:szCs w:val="14"/>
        </w:rPr>
      </w:pPr>
      <w:r w:rsidRPr="00FF3688">
        <w:rPr>
          <w:sz w:val="14"/>
          <w:szCs w:val="14"/>
        </w:rPr>
        <w:t xml:space="preserve">Project 6546, Manual of </w:t>
      </w:r>
      <w:proofErr w:type="spellStart"/>
      <w:r w:rsidRPr="00FF3688">
        <w:rPr>
          <w:sz w:val="14"/>
          <w:szCs w:val="14"/>
        </w:rPr>
        <w:t>Insturments</w:t>
      </w:r>
      <w:proofErr w:type="spellEnd"/>
      <w:r w:rsidRPr="00FF3688">
        <w:rPr>
          <w:sz w:val="14"/>
          <w:szCs w:val="14"/>
        </w:rPr>
        <w:t xml:space="preserve"> and Controls for the Brookhaven Nuclear Reactor Volume I, 1949-1949</w:t>
      </w:r>
    </w:p>
    <w:p w14:paraId="5B38B4B6" w14:textId="77777777" w:rsidR="00FF3688" w:rsidRPr="00FF3688" w:rsidRDefault="00FF3688" w:rsidP="00FF3688">
      <w:pPr>
        <w:rPr>
          <w:sz w:val="14"/>
          <w:szCs w:val="14"/>
        </w:rPr>
      </w:pPr>
      <w:r w:rsidRPr="00FF3688">
        <w:rPr>
          <w:sz w:val="14"/>
          <w:szCs w:val="14"/>
        </w:rPr>
        <w:t xml:space="preserve">Project 6546, Manual of </w:t>
      </w:r>
      <w:proofErr w:type="spellStart"/>
      <w:r w:rsidRPr="00FF3688">
        <w:rPr>
          <w:sz w:val="14"/>
          <w:szCs w:val="14"/>
        </w:rPr>
        <w:t>Insturments</w:t>
      </w:r>
      <w:proofErr w:type="spellEnd"/>
      <w:r w:rsidRPr="00FF3688">
        <w:rPr>
          <w:sz w:val="14"/>
          <w:szCs w:val="14"/>
        </w:rPr>
        <w:t xml:space="preserve"> and Controls for the Brookhaven Nuclear Reactor Volume II, 1949-1949</w:t>
      </w:r>
    </w:p>
    <w:p w14:paraId="29798741" w14:textId="77777777" w:rsidR="00FF3688" w:rsidRPr="00FF3688" w:rsidRDefault="00FF3688" w:rsidP="00FF3688">
      <w:pPr>
        <w:rPr>
          <w:sz w:val="14"/>
          <w:szCs w:val="14"/>
        </w:rPr>
      </w:pPr>
      <w:r w:rsidRPr="00FF3688">
        <w:rPr>
          <w:sz w:val="14"/>
          <w:szCs w:val="14"/>
        </w:rPr>
        <w:t>Project 6546, TX-O Programming</w:t>
      </w:r>
    </w:p>
    <w:p w14:paraId="364699FC" w14:textId="77777777" w:rsidR="00FF3688" w:rsidRPr="00FF3688" w:rsidRDefault="00FF3688" w:rsidP="00FF3688">
      <w:pPr>
        <w:rPr>
          <w:sz w:val="14"/>
          <w:szCs w:val="14"/>
        </w:rPr>
      </w:pPr>
      <w:r w:rsidRPr="00FF3688">
        <w:rPr>
          <w:sz w:val="14"/>
          <w:szCs w:val="14"/>
        </w:rPr>
        <w:t>Project 6575, Engineering Report 1, Toledo Scale Company Remote-Servo Indicator, 1948 April 23</w:t>
      </w:r>
    </w:p>
    <w:p w14:paraId="4D8E3C6D" w14:textId="77777777" w:rsidR="00FF3688" w:rsidRPr="00FF3688" w:rsidRDefault="00FF3688" w:rsidP="00FF3688">
      <w:pPr>
        <w:rPr>
          <w:sz w:val="14"/>
          <w:szCs w:val="14"/>
        </w:rPr>
      </w:pPr>
      <w:r w:rsidRPr="00FF3688">
        <w:rPr>
          <w:sz w:val="14"/>
          <w:szCs w:val="14"/>
        </w:rPr>
        <w:t>Project 6613, Engineering Report 1, Considerations for the Design of Accumulating Tank, 1948 August 17</w:t>
      </w:r>
    </w:p>
    <w:p w14:paraId="64B1004E" w14:textId="77777777" w:rsidR="00FF3688" w:rsidRPr="00FF3688" w:rsidRDefault="00FF3688" w:rsidP="00FF3688">
      <w:pPr>
        <w:rPr>
          <w:sz w:val="14"/>
          <w:szCs w:val="14"/>
        </w:rPr>
      </w:pPr>
      <w:r w:rsidRPr="00FF3688">
        <w:rPr>
          <w:sz w:val="14"/>
          <w:szCs w:val="14"/>
        </w:rPr>
        <w:t>Project 6655, Engineering Report, Characteristics of Governing System for Aircraft Alternator Using Sundstrand Fifty-Horsepower Constant Speed Drive, 1949 November 1</w:t>
      </w:r>
    </w:p>
    <w:p w14:paraId="7565A0F3" w14:textId="77777777" w:rsidR="00FF3688" w:rsidRPr="00FF3688" w:rsidRDefault="00FF3688" w:rsidP="00FF3688">
      <w:pPr>
        <w:rPr>
          <w:sz w:val="14"/>
          <w:szCs w:val="14"/>
        </w:rPr>
      </w:pPr>
      <w:r w:rsidRPr="00FF3688">
        <w:rPr>
          <w:sz w:val="14"/>
          <w:szCs w:val="14"/>
        </w:rPr>
        <w:t>Project 6655, Engineering Report, Characteristics of a Modified Governor Solenoid When Used with Sundstrand Fifty-Horsepower Constant Speed Alternator Drive, 1950 January 24</w:t>
      </w:r>
    </w:p>
    <w:p w14:paraId="56DC8AB4" w14:textId="77777777" w:rsidR="00FF3688" w:rsidRPr="00FF3688" w:rsidRDefault="00FF3688" w:rsidP="00FF3688">
      <w:pPr>
        <w:rPr>
          <w:sz w:val="14"/>
          <w:szCs w:val="14"/>
        </w:rPr>
      </w:pPr>
      <w:r w:rsidRPr="00FF3688">
        <w:rPr>
          <w:sz w:val="14"/>
          <w:szCs w:val="14"/>
        </w:rPr>
        <w:t>Project 6663, Engineering Report 1, Proposed Aims for Electrical Engineering Group with Regard to High-Voltage Accelerator, 1949 May 9</w:t>
      </w:r>
    </w:p>
    <w:p w14:paraId="65C2021E" w14:textId="77777777" w:rsidR="00FF3688" w:rsidRPr="00FF3688" w:rsidRDefault="00FF3688" w:rsidP="00FF3688">
      <w:pPr>
        <w:rPr>
          <w:sz w:val="14"/>
          <w:szCs w:val="14"/>
        </w:rPr>
      </w:pPr>
      <w:r w:rsidRPr="00FF3688">
        <w:rPr>
          <w:sz w:val="14"/>
          <w:szCs w:val="14"/>
        </w:rPr>
        <w:t>Project 6663, Engineering Report, Operating Instructions for Nuclear Magnetic-Resonance Control of Magnet on Rockefeller Van De Graaff Generator, 1951 September 17</w:t>
      </w:r>
    </w:p>
    <w:p w14:paraId="5ED813DC" w14:textId="77777777" w:rsidR="00FF3688" w:rsidRPr="00FF3688" w:rsidRDefault="00FF3688" w:rsidP="00FF3688">
      <w:pPr>
        <w:rPr>
          <w:sz w:val="14"/>
          <w:szCs w:val="14"/>
        </w:rPr>
      </w:pPr>
      <w:r w:rsidRPr="00FF3688">
        <w:rPr>
          <w:sz w:val="14"/>
          <w:szCs w:val="14"/>
        </w:rPr>
        <w:t>Project 6663, Engineering Memorandum 2, Trip to University of California and Stanford University, San Francisco, California (March 25 to April 5, 1949), 1949 July 30</w:t>
      </w:r>
    </w:p>
    <w:p w14:paraId="227ECC65" w14:textId="77777777" w:rsidR="00FF3688" w:rsidRPr="00FF3688" w:rsidRDefault="00FF3688" w:rsidP="00FF3688">
      <w:pPr>
        <w:rPr>
          <w:sz w:val="14"/>
          <w:szCs w:val="14"/>
        </w:rPr>
      </w:pPr>
      <w:r w:rsidRPr="00FF3688">
        <w:rPr>
          <w:sz w:val="14"/>
          <w:szCs w:val="14"/>
        </w:rPr>
        <w:t>Project 6663, Engineering Memorandum 3, Work Accomplished in July and August of 1949, 1949 September 28</w:t>
      </w:r>
    </w:p>
    <w:p w14:paraId="757400A0" w14:textId="77777777" w:rsidR="00FF3688" w:rsidRPr="00FF3688" w:rsidRDefault="00FF3688" w:rsidP="00FF3688">
      <w:pPr>
        <w:rPr>
          <w:sz w:val="14"/>
          <w:szCs w:val="14"/>
        </w:rPr>
      </w:pPr>
      <w:r w:rsidRPr="00FF3688">
        <w:rPr>
          <w:sz w:val="14"/>
          <w:szCs w:val="14"/>
        </w:rPr>
        <w:t>Project 6663, Engineering Memorandum 4, Spherical Ionization Chamber and Area Monitor, 1949 September 28</w:t>
      </w:r>
    </w:p>
    <w:p w14:paraId="7E48F454" w14:textId="77777777" w:rsidR="00FF3688" w:rsidRPr="00FF3688" w:rsidRDefault="00FF3688" w:rsidP="00FF3688">
      <w:pPr>
        <w:rPr>
          <w:sz w:val="14"/>
          <w:szCs w:val="14"/>
        </w:rPr>
      </w:pPr>
      <w:r w:rsidRPr="00FF3688">
        <w:rPr>
          <w:sz w:val="14"/>
          <w:szCs w:val="14"/>
        </w:rPr>
        <w:t xml:space="preserve">Project 6663, Engineering Memorandum 5, Experiments with Radiation Counter Laboratories </w:t>
      </w:r>
      <w:proofErr w:type="spellStart"/>
      <w:r w:rsidRPr="00FF3688">
        <w:rPr>
          <w:sz w:val="14"/>
          <w:szCs w:val="14"/>
        </w:rPr>
        <w:t>Nucleometer</w:t>
      </w:r>
      <w:proofErr w:type="spellEnd"/>
      <w:r w:rsidRPr="00FF3688">
        <w:rPr>
          <w:sz w:val="14"/>
          <w:szCs w:val="14"/>
        </w:rPr>
        <w:t>, 1949 September 28</w:t>
      </w:r>
    </w:p>
    <w:p w14:paraId="4FD2449C" w14:textId="77777777" w:rsidR="00FF3688" w:rsidRPr="00FF3688" w:rsidRDefault="00FF3688" w:rsidP="00FF3688">
      <w:pPr>
        <w:rPr>
          <w:sz w:val="14"/>
          <w:szCs w:val="14"/>
        </w:rPr>
      </w:pPr>
      <w:r w:rsidRPr="00FF3688">
        <w:rPr>
          <w:sz w:val="14"/>
          <w:szCs w:val="14"/>
        </w:rPr>
        <w:t>Project 6663, Engineering Memorandum 6, The Detection of Nuclear Resonance and its Development for Use in the Precision and Control of Magnetic Fields, 1949 October 18</w:t>
      </w:r>
    </w:p>
    <w:p w14:paraId="509EE585" w14:textId="77777777" w:rsidR="00FF3688" w:rsidRPr="00FF3688" w:rsidRDefault="00FF3688" w:rsidP="00FF3688">
      <w:pPr>
        <w:rPr>
          <w:sz w:val="14"/>
          <w:szCs w:val="14"/>
        </w:rPr>
      </w:pPr>
      <w:r w:rsidRPr="00FF3688">
        <w:rPr>
          <w:sz w:val="14"/>
          <w:szCs w:val="14"/>
        </w:rPr>
        <w:t>Project 6663, Engineering Memorandum 7, Trip to Oak Ridge National laboratory from October 12, 1949 through October 14, 1949, 1949 November 28</w:t>
      </w:r>
    </w:p>
    <w:p w14:paraId="7AD7F8C7" w14:textId="77777777" w:rsidR="00FF3688" w:rsidRPr="00FF3688" w:rsidRDefault="00FF3688" w:rsidP="00FF3688">
      <w:pPr>
        <w:rPr>
          <w:sz w:val="14"/>
          <w:szCs w:val="14"/>
        </w:rPr>
      </w:pPr>
      <w:r w:rsidRPr="00FF3688">
        <w:rPr>
          <w:sz w:val="14"/>
          <w:szCs w:val="14"/>
        </w:rPr>
        <w:t>Project 6663, Engineering Memorandum 8, Direct-Coupled Amplifier, 1949 December 19</w:t>
      </w:r>
    </w:p>
    <w:p w14:paraId="4A6FE5D9" w14:textId="77777777" w:rsidR="00FF3688" w:rsidRPr="00FF3688" w:rsidRDefault="00FF3688" w:rsidP="00FF3688">
      <w:pPr>
        <w:rPr>
          <w:sz w:val="14"/>
          <w:szCs w:val="14"/>
        </w:rPr>
      </w:pPr>
      <w:r w:rsidRPr="00FF3688">
        <w:rPr>
          <w:sz w:val="14"/>
          <w:szCs w:val="14"/>
        </w:rPr>
        <w:t>Project 6663, Engineering Memorandum 9, Spherical Ionization Chamber Project, 1950 February 8</w:t>
      </w:r>
    </w:p>
    <w:p w14:paraId="41D1A3E7" w14:textId="77777777" w:rsidR="00FF3688" w:rsidRPr="00FF3688" w:rsidRDefault="00FF3688" w:rsidP="00FF3688">
      <w:pPr>
        <w:rPr>
          <w:sz w:val="14"/>
          <w:szCs w:val="14"/>
        </w:rPr>
      </w:pPr>
      <w:r w:rsidRPr="00FF3688">
        <w:rPr>
          <w:sz w:val="14"/>
          <w:szCs w:val="14"/>
        </w:rPr>
        <w:lastRenderedPageBreak/>
        <w:t>Project 6663, Engineering Memorandum 10, Positive High-Voltage Supply, 1950 February 3</w:t>
      </w:r>
    </w:p>
    <w:p w14:paraId="2289A83E" w14:textId="77777777" w:rsidR="00FF3688" w:rsidRPr="00FF3688" w:rsidRDefault="00FF3688" w:rsidP="00FF3688">
      <w:pPr>
        <w:rPr>
          <w:sz w:val="14"/>
          <w:szCs w:val="14"/>
        </w:rPr>
      </w:pPr>
      <w:r w:rsidRPr="00FF3688">
        <w:rPr>
          <w:sz w:val="14"/>
          <w:szCs w:val="14"/>
        </w:rPr>
        <w:t>Project 6663, Engineering Memorandum 11, Model 100 Sliding-Pulse Generator (Shielding Group No. 64), 1950 February 27</w:t>
      </w:r>
    </w:p>
    <w:p w14:paraId="16080567" w14:textId="77777777" w:rsidR="00FF3688" w:rsidRPr="00FF3688" w:rsidRDefault="00FF3688" w:rsidP="00FF3688">
      <w:pPr>
        <w:rPr>
          <w:sz w:val="14"/>
          <w:szCs w:val="14"/>
        </w:rPr>
      </w:pPr>
      <w:r w:rsidRPr="00FF3688">
        <w:rPr>
          <w:sz w:val="14"/>
          <w:szCs w:val="14"/>
        </w:rPr>
        <w:t>Project 6663, Engineering Memorandum 12, A Scintillation Counter for Fast Neutrons, 1950 March 3</w:t>
      </w:r>
    </w:p>
    <w:p w14:paraId="4CC400B5" w14:textId="77777777" w:rsidR="00FF3688" w:rsidRPr="00FF3688" w:rsidRDefault="00FF3688" w:rsidP="00FF3688">
      <w:pPr>
        <w:rPr>
          <w:sz w:val="14"/>
          <w:szCs w:val="14"/>
        </w:rPr>
      </w:pPr>
      <w:r w:rsidRPr="00FF3688">
        <w:rPr>
          <w:sz w:val="14"/>
          <w:szCs w:val="14"/>
        </w:rPr>
        <w:t>Project 6663, Engineering Memorandum 13, Nuclear Magnetic Resonance Analysis I, 1950 March 13</w:t>
      </w:r>
    </w:p>
    <w:p w14:paraId="165BF3C0" w14:textId="77777777" w:rsidR="00FF3688" w:rsidRPr="00FF3688" w:rsidRDefault="00FF3688" w:rsidP="00FF3688">
      <w:pPr>
        <w:rPr>
          <w:sz w:val="14"/>
          <w:szCs w:val="14"/>
        </w:rPr>
      </w:pPr>
      <w:r w:rsidRPr="00FF3688">
        <w:rPr>
          <w:sz w:val="14"/>
          <w:szCs w:val="14"/>
        </w:rPr>
        <w:t>Project 6663, Engineering Memorandum 14, Report on Trip to American Physical Society Conference, Saturday, February 4, 1950, 1950 March 7</w:t>
      </w:r>
    </w:p>
    <w:p w14:paraId="60A2D7FA" w14:textId="77777777" w:rsidR="00FF3688" w:rsidRPr="00FF3688" w:rsidRDefault="00FF3688" w:rsidP="00FF3688">
      <w:pPr>
        <w:rPr>
          <w:sz w:val="14"/>
          <w:szCs w:val="14"/>
        </w:rPr>
      </w:pPr>
      <w:r w:rsidRPr="00FF3688">
        <w:rPr>
          <w:sz w:val="14"/>
          <w:szCs w:val="14"/>
        </w:rPr>
        <w:t>Project 6663, Engineering Memorandum 15, Modifications of Atomic Instrument Company Model 204C Linear Amplifier, Serial No. 313, 1950 March 23</w:t>
      </w:r>
    </w:p>
    <w:p w14:paraId="624479BE" w14:textId="77777777" w:rsidR="00FF3688" w:rsidRPr="00FF3688" w:rsidRDefault="00FF3688" w:rsidP="00FF3688">
      <w:pPr>
        <w:rPr>
          <w:sz w:val="14"/>
          <w:szCs w:val="14"/>
        </w:rPr>
      </w:pPr>
      <w:r w:rsidRPr="00FF3688">
        <w:rPr>
          <w:sz w:val="14"/>
          <w:szCs w:val="14"/>
        </w:rPr>
        <w:t>Project 6663, Engineering Memorandum 16, Nuclear Magnetic Resonance Analysis II, 1950 March 20</w:t>
      </w:r>
    </w:p>
    <w:p w14:paraId="77FF6BC0" w14:textId="77777777" w:rsidR="00FF3688" w:rsidRPr="00FF3688" w:rsidRDefault="00FF3688" w:rsidP="00FF3688">
      <w:pPr>
        <w:rPr>
          <w:sz w:val="14"/>
          <w:szCs w:val="14"/>
        </w:rPr>
      </w:pPr>
      <w:r w:rsidRPr="00FF3688">
        <w:rPr>
          <w:sz w:val="14"/>
          <w:szCs w:val="14"/>
        </w:rPr>
        <w:t>Project 6663, Engineering Memorandum 17, A Methane-Filled counter for Fast Neutrons, 1950 March 24</w:t>
      </w:r>
    </w:p>
    <w:p w14:paraId="1CD59D03" w14:textId="77777777" w:rsidR="00FF3688" w:rsidRPr="00FF3688" w:rsidRDefault="00FF3688" w:rsidP="00FF3688">
      <w:pPr>
        <w:rPr>
          <w:sz w:val="14"/>
          <w:szCs w:val="14"/>
        </w:rPr>
      </w:pPr>
      <w:r w:rsidRPr="00FF3688">
        <w:rPr>
          <w:sz w:val="14"/>
          <w:szCs w:val="14"/>
        </w:rPr>
        <w:t>Project 6663, Engineering Memorandum 18, Trip Report on IRE Conference, New York, March 6-9, 1950, 1950 April 10</w:t>
      </w:r>
    </w:p>
    <w:p w14:paraId="49F54418" w14:textId="77777777" w:rsidR="00FF3688" w:rsidRPr="00FF3688" w:rsidRDefault="00FF3688" w:rsidP="00FF3688">
      <w:pPr>
        <w:rPr>
          <w:sz w:val="14"/>
          <w:szCs w:val="14"/>
        </w:rPr>
      </w:pPr>
      <w:r w:rsidRPr="00FF3688">
        <w:rPr>
          <w:sz w:val="14"/>
          <w:szCs w:val="14"/>
        </w:rPr>
        <w:t>Project 6663, Engineering Memorandum 19, Stabilizing Circuit for Amplifiers, 1950 April 14</w:t>
      </w:r>
    </w:p>
    <w:p w14:paraId="61423BE9" w14:textId="77777777" w:rsidR="00FF3688" w:rsidRPr="00FF3688" w:rsidRDefault="00FF3688" w:rsidP="00FF3688">
      <w:pPr>
        <w:rPr>
          <w:sz w:val="14"/>
          <w:szCs w:val="14"/>
        </w:rPr>
      </w:pPr>
      <w:r w:rsidRPr="00FF3688">
        <w:rPr>
          <w:sz w:val="14"/>
          <w:szCs w:val="14"/>
        </w:rPr>
        <w:t>Project 6663, Engineering Memorandum 20, Alignment Procedure for the Model 310 Pulse Analyzer, 1950 May 24</w:t>
      </w:r>
    </w:p>
    <w:p w14:paraId="450148C3" w14:textId="77777777" w:rsidR="00FF3688" w:rsidRPr="00FF3688" w:rsidRDefault="00FF3688" w:rsidP="00FF3688">
      <w:pPr>
        <w:rPr>
          <w:sz w:val="14"/>
          <w:szCs w:val="14"/>
        </w:rPr>
      </w:pPr>
      <w:r w:rsidRPr="00FF3688">
        <w:rPr>
          <w:sz w:val="14"/>
          <w:szCs w:val="14"/>
        </w:rPr>
        <w:t>Project 6663, Engineering Memorandum 21, A Study of Pulse-Amplitude Analysis in Nuclear Research, 1950 July 24</w:t>
      </w:r>
    </w:p>
    <w:p w14:paraId="5D5148FD" w14:textId="77777777" w:rsidR="00FF3688" w:rsidRPr="00FF3688" w:rsidRDefault="00FF3688" w:rsidP="00FF3688">
      <w:pPr>
        <w:rPr>
          <w:sz w:val="14"/>
          <w:szCs w:val="14"/>
        </w:rPr>
      </w:pPr>
      <w:r w:rsidRPr="00FF3688">
        <w:rPr>
          <w:sz w:val="14"/>
          <w:szCs w:val="14"/>
        </w:rPr>
        <w:t>Project 6663, Engineering Memorandum 22, Logarithmic Characteristic of Type 9004 Diode, 1950 July 20</w:t>
      </w:r>
    </w:p>
    <w:p w14:paraId="1269FE2F" w14:textId="77777777" w:rsidR="00FF3688" w:rsidRPr="00FF3688" w:rsidRDefault="00FF3688" w:rsidP="00FF3688">
      <w:pPr>
        <w:rPr>
          <w:sz w:val="14"/>
          <w:szCs w:val="14"/>
        </w:rPr>
      </w:pPr>
      <w:r w:rsidRPr="00FF3688">
        <w:rPr>
          <w:sz w:val="14"/>
          <w:szCs w:val="14"/>
        </w:rPr>
        <w:t>Project 6663, Engineering Memorandum 23, The ‘White’ Cathode Follower, 1950 November 22</w:t>
      </w:r>
    </w:p>
    <w:p w14:paraId="0749169D" w14:textId="77777777" w:rsidR="00FF3688" w:rsidRPr="00FF3688" w:rsidRDefault="00FF3688" w:rsidP="00FF3688">
      <w:pPr>
        <w:rPr>
          <w:sz w:val="14"/>
          <w:szCs w:val="14"/>
        </w:rPr>
      </w:pPr>
      <w:r w:rsidRPr="00FF3688">
        <w:rPr>
          <w:sz w:val="14"/>
          <w:szCs w:val="14"/>
        </w:rPr>
        <w:t>Project 6663, Engineering Memorandum 24, G-M Tube Quench Unit, 1951 February 20</w:t>
      </w:r>
    </w:p>
    <w:p w14:paraId="19F527BB" w14:textId="77777777" w:rsidR="00FF3688" w:rsidRPr="00FF3688" w:rsidRDefault="00FF3688" w:rsidP="00FF3688">
      <w:pPr>
        <w:rPr>
          <w:sz w:val="14"/>
          <w:szCs w:val="14"/>
        </w:rPr>
      </w:pPr>
      <w:r w:rsidRPr="00FF3688">
        <w:rPr>
          <w:sz w:val="14"/>
          <w:szCs w:val="14"/>
        </w:rPr>
        <w:t>Project 6663, Engineering Memorandum 26, Report of D-C Amplifier Symposium and Exhibits at IRE National Convention, New York, March 19-22, 1951, 1951 May 4</w:t>
      </w:r>
    </w:p>
    <w:p w14:paraId="6D01E83A" w14:textId="77777777" w:rsidR="00FF3688" w:rsidRPr="00FF3688" w:rsidRDefault="00FF3688" w:rsidP="00FF3688">
      <w:pPr>
        <w:rPr>
          <w:sz w:val="14"/>
          <w:szCs w:val="14"/>
        </w:rPr>
      </w:pPr>
      <w:r w:rsidRPr="00FF3688">
        <w:rPr>
          <w:sz w:val="14"/>
          <w:szCs w:val="14"/>
        </w:rPr>
        <w:t>Project 6663, Engineering Memorandum 27, G-M Tube Quench Unit, Model 2, 1951 May 25</w:t>
      </w:r>
    </w:p>
    <w:p w14:paraId="7D36FB38" w14:textId="77777777" w:rsidR="00FF3688" w:rsidRPr="00FF3688" w:rsidRDefault="00FF3688" w:rsidP="00FF3688">
      <w:pPr>
        <w:rPr>
          <w:sz w:val="14"/>
          <w:szCs w:val="14"/>
        </w:rPr>
      </w:pPr>
      <w:r w:rsidRPr="00FF3688">
        <w:rPr>
          <w:sz w:val="14"/>
          <w:szCs w:val="14"/>
        </w:rPr>
        <w:t>Project 6663, Engineering Memorandum 28, Report on Visit to Oak Ridge, October 15, 16 and 17, 1951, 1951 November 28</w:t>
      </w:r>
    </w:p>
    <w:p w14:paraId="415080D0" w14:textId="77777777" w:rsidR="00FF3688" w:rsidRPr="00FF3688" w:rsidRDefault="00FF3688" w:rsidP="00FF3688">
      <w:pPr>
        <w:rPr>
          <w:sz w:val="14"/>
          <w:szCs w:val="14"/>
        </w:rPr>
      </w:pPr>
      <w:r w:rsidRPr="00FF3688">
        <w:rPr>
          <w:sz w:val="14"/>
          <w:szCs w:val="14"/>
        </w:rPr>
        <w:t>Project 6663, Engineering Memorandum 29, The Construction and performance of the Recently Built High-Pressure Propane and Hydrogen Proton-Recoil Counters, 1952 March 18</w:t>
      </w:r>
    </w:p>
    <w:p w14:paraId="486A93F0" w14:textId="77777777" w:rsidR="00FF3688" w:rsidRPr="00FF3688" w:rsidRDefault="00FF3688" w:rsidP="00FF3688">
      <w:pPr>
        <w:rPr>
          <w:sz w:val="14"/>
          <w:szCs w:val="14"/>
        </w:rPr>
      </w:pPr>
      <w:r w:rsidRPr="00FF3688">
        <w:rPr>
          <w:sz w:val="14"/>
          <w:szCs w:val="14"/>
        </w:rPr>
        <w:t>Project 6663, Engineering Memorandum 30, The Electrostatic Theory of Cylindrical Ion Cambers, 1952 April 2</w:t>
      </w:r>
    </w:p>
    <w:p w14:paraId="3BBA3900" w14:textId="77777777" w:rsidR="00FF3688" w:rsidRPr="00FF3688" w:rsidRDefault="00FF3688" w:rsidP="00FF3688">
      <w:pPr>
        <w:rPr>
          <w:sz w:val="14"/>
          <w:szCs w:val="14"/>
        </w:rPr>
      </w:pPr>
      <w:r w:rsidRPr="00FF3688">
        <w:rPr>
          <w:sz w:val="14"/>
          <w:szCs w:val="14"/>
        </w:rPr>
        <w:t>Project 6663, Technical Report 1-6663, Precision Magnetic Field Regulation Using Nuclear Magnetic Resonance, 1950 December 4</w:t>
      </w:r>
    </w:p>
    <w:p w14:paraId="72299488" w14:textId="77777777" w:rsidR="00FF3688" w:rsidRPr="00FF3688" w:rsidRDefault="00FF3688" w:rsidP="00FF3688">
      <w:pPr>
        <w:rPr>
          <w:sz w:val="14"/>
          <w:szCs w:val="14"/>
        </w:rPr>
      </w:pPr>
      <w:r w:rsidRPr="00FF3688">
        <w:rPr>
          <w:sz w:val="14"/>
          <w:szCs w:val="14"/>
        </w:rPr>
        <w:t>Project 6666, Engineering Report 1, Study of Stable Base for SPS-2 Antenna, 1949 April 30</w:t>
      </w:r>
    </w:p>
    <w:p w14:paraId="403415F3" w14:textId="77777777" w:rsidR="00FF3688" w:rsidRPr="00FF3688" w:rsidRDefault="00FF3688" w:rsidP="00FF3688">
      <w:pPr>
        <w:rPr>
          <w:sz w:val="14"/>
          <w:szCs w:val="14"/>
        </w:rPr>
      </w:pPr>
      <w:r w:rsidRPr="00FF3688">
        <w:rPr>
          <w:sz w:val="14"/>
          <w:szCs w:val="14"/>
        </w:rPr>
        <w:t>Project 6673, Air Traffic Control Bibliography of Engineering Notes and Memos, 1951-1951</w:t>
      </w:r>
    </w:p>
    <w:p w14:paraId="293ADE86" w14:textId="77777777" w:rsidR="00FF3688" w:rsidRPr="00FF3688" w:rsidRDefault="00FF3688" w:rsidP="00FF3688">
      <w:pPr>
        <w:rPr>
          <w:sz w:val="14"/>
          <w:szCs w:val="14"/>
        </w:rPr>
      </w:pPr>
      <w:r w:rsidRPr="00FF3688">
        <w:rPr>
          <w:sz w:val="14"/>
          <w:szCs w:val="14"/>
        </w:rPr>
        <w:t>Project 6673, Engineering Note E-2012, Characteristics of Private-Line Communications, 1950 March 24</w:t>
      </w:r>
    </w:p>
    <w:p w14:paraId="52778CF3" w14:textId="77777777" w:rsidR="00FF3688" w:rsidRPr="00FF3688" w:rsidRDefault="00FF3688" w:rsidP="00FF3688">
      <w:pPr>
        <w:rPr>
          <w:sz w:val="14"/>
          <w:szCs w:val="14"/>
        </w:rPr>
      </w:pPr>
      <w:r w:rsidRPr="00FF3688">
        <w:rPr>
          <w:sz w:val="14"/>
          <w:szCs w:val="14"/>
        </w:rPr>
        <w:t>Project 6673, Engineering Note 2018, Subroutines Useful in Coordinate Conversion, 1951 January 10</w:t>
      </w:r>
    </w:p>
    <w:p w14:paraId="4F67310D" w14:textId="77777777" w:rsidR="00FF3688" w:rsidRPr="00FF3688" w:rsidRDefault="00FF3688" w:rsidP="00FF3688">
      <w:pPr>
        <w:rPr>
          <w:sz w:val="14"/>
          <w:szCs w:val="14"/>
        </w:rPr>
      </w:pPr>
      <w:r w:rsidRPr="00FF3688">
        <w:rPr>
          <w:sz w:val="14"/>
          <w:szCs w:val="14"/>
        </w:rPr>
        <w:t>Project 6673, Engineering Note 2020, Sampled-Data Control Systems Studied Through Comparison of Sampling with Amplitude Modulation, 1951 May 2</w:t>
      </w:r>
    </w:p>
    <w:p w14:paraId="44D19358" w14:textId="77777777" w:rsidR="00FF3688" w:rsidRPr="00FF3688" w:rsidRDefault="00FF3688" w:rsidP="00FF3688">
      <w:pPr>
        <w:rPr>
          <w:sz w:val="14"/>
          <w:szCs w:val="14"/>
        </w:rPr>
      </w:pPr>
      <w:r w:rsidRPr="00FF3688">
        <w:rPr>
          <w:sz w:val="14"/>
          <w:szCs w:val="14"/>
        </w:rPr>
        <w:t>Project 6673, Memorandum M-2047, Proposal for Connection WWI to a Pulsed Radar, 1950 May 9</w:t>
      </w:r>
    </w:p>
    <w:p w14:paraId="370E65B8" w14:textId="77777777" w:rsidR="00FF3688" w:rsidRPr="00FF3688" w:rsidRDefault="00FF3688" w:rsidP="00FF3688">
      <w:pPr>
        <w:rPr>
          <w:sz w:val="14"/>
          <w:szCs w:val="14"/>
        </w:rPr>
      </w:pPr>
      <w:r w:rsidRPr="00FF3688">
        <w:rPr>
          <w:sz w:val="14"/>
          <w:szCs w:val="14"/>
        </w:rPr>
        <w:t>Project 6673, Report R-188, Air Traffic Control, 1950 June 8</w:t>
      </w:r>
    </w:p>
    <w:p w14:paraId="3E611A03" w14:textId="77777777" w:rsidR="00FF3688" w:rsidRPr="00FF3688" w:rsidRDefault="00FF3688" w:rsidP="00FF3688">
      <w:pPr>
        <w:rPr>
          <w:sz w:val="14"/>
          <w:szCs w:val="14"/>
        </w:rPr>
      </w:pPr>
      <w:r w:rsidRPr="00FF3688">
        <w:rPr>
          <w:sz w:val="14"/>
          <w:szCs w:val="14"/>
        </w:rPr>
        <w:t>Project 6674, Engineering Report 47, Fission Chamber, 1949 July 1</w:t>
      </w:r>
    </w:p>
    <w:p w14:paraId="2E2FBA96" w14:textId="77777777" w:rsidR="00FF3688" w:rsidRPr="00FF3688" w:rsidRDefault="00FF3688" w:rsidP="00FF3688">
      <w:pPr>
        <w:rPr>
          <w:sz w:val="14"/>
          <w:szCs w:val="14"/>
        </w:rPr>
      </w:pPr>
      <w:r w:rsidRPr="00FF3688">
        <w:rPr>
          <w:sz w:val="14"/>
          <w:szCs w:val="14"/>
        </w:rPr>
        <w:t>Project 6683, Progress Reports 1-11 and Engineering Memorandums 1-7, 1949 July to 1950 June</w:t>
      </w:r>
    </w:p>
    <w:p w14:paraId="7815C9A1" w14:textId="77777777" w:rsidR="00FF3688" w:rsidRPr="00FF3688" w:rsidRDefault="00FF3688" w:rsidP="00FF3688">
      <w:pPr>
        <w:rPr>
          <w:sz w:val="14"/>
          <w:szCs w:val="14"/>
        </w:rPr>
      </w:pPr>
      <w:r w:rsidRPr="00FF3688">
        <w:rPr>
          <w:sz w:val="14"/>
          <w:szCs w:val="14"/>
        </w:rPr>
        <w:t xml:space="preserve">Project 6694, Computation Book, R. J. </w:t>
      </w:r>
      <w:proofErr w:type="spellStart"/>
      <w:r w:rsidRPr="00FF3688">
        <w:rPr>
          <w:sz w:val="14"/>
          <w:szCs w:val="14"/>
        </w:rPr>
        <w:t>Cypser</w:t>
      </w:r>
      <w:proofErr w:type="spellEnd"/>
      <w:r w:rsidRPr="00FF3688">
        <w:rPr>
          <w:sz w:val="14"/>
          <w:szCs w:val="14"/>
        </w:rPr>
        <w:t>, 1949 September 12</w:t>
      </w:r>
    </w:p>
    <w:p w14:paraId="76E52E14" w14:textId="77777777" w:rsidR="00FF3688" w:rsidRPr="00FF3688" w:rsidRDefault="00FF3688" w:rsidP="00FF3688">
      <w:pPr>
        <w:rPr>
          <w:sz w:val="14"/>
          <w:szCs w:val="14"/>
        </w:rPr>
      </w:pPr>
      <w:r w:rsidRPr="00FF3688">
        <w:rPr>
          <w:sz w:val="14"/>
          <w:szCs w:val="14"/>
        </w:rPr>
        <w:t>Project 6694, Computation Book, D. Dick, 1950 September</w:t>
      </w:r>
    </w:p>
    <w:p w14:paraId="5125BA90" w14:textId="77777777" w:rsidR="00FF3688" w:rsidRPr="00FF3688" w:rsidRDefault="00FF3688" w:rsidP="00FF3688">
      <w:pPr>
        <w:rPr>
          <w:sz w:val="14"/>
          <w:szCs w:val="14"/>
        </w:rPr>
      </w:pPr>
      <w:r w:rsidRPr="00FF3688">
        <w:rPr>
          <w:sz w:val="14"/>
          <w:szCs w:val="14"/>
        </w:rPr>
        <w:t>Project 6694, Computation Book, William L. Poland, 1950 August 25</w:t>
      </w:r>
    </w:p>
    <w:p w14:paraId="2F73058C" w14:textId="77777777" w:rsidR="00FF3688" w:rsidRPr="00FF3688" w:rsidRDefault="00FF3688" w:rsidP="00FF3688">
      <w:pPr>
        <w:rPr>
          <w:sz w:val="14"/>
          <w:szCs w:val="14"/>
        </w:rPr>
      </w:pPr>
      <w:r w:rsidRPr="00FF3688">
        <w:rPr>
          <w:sz w:val="14"/>
          <w:szCs w:val="14"/>
        </w:rPr>
        <w:t>Project 6694, Computation Book, E.S. Prohaska, 1949 November 15</w:t>
      </w:r>
    </w:p>
    <w:p w14:paraId="6AA8A087" w14:textId="77777777" w:rsidR="00FF3688" w:rsidRPr="00FF3688" w:rsidRDefault="00FF3688" w:rsidP="00FF3688">
      <w:pPr>
        <w:rPr>
          <w:sz w:val="14"/>
          <w:szCs w:val="14"/>
        </w:rPr>
      </w:pPr>
      <w:r w:rsidRPr="00FF3688">
        <w:rPr>
          <w:sz w:val="14"/>
          <w:szCs w:val="14"/>
        </w:rPr>
        <w:t xml:space="preserve">Project 6694, Computation Book, Eugene B. </w:t>
      </w:r>
      <w:proofErr w:type="spellStart"/>
      <w:r w:rsidRPr="00FF3688">
        <w:rPr>
          <w:sz w:val="14"/>
          <w:szCs w:val="14"/>
        </w:rPr>
        <w:t>Skolnikoff</w:t>
      </w:r>
      <w:proofErr w:type="spellEnd"/>
      <w:r w:rsidRPr="00FF3688">
        <w:rPr>
          <w:sz w:val="14"/>
          <w:szCs w:val="14"/>
        </w:rPr>
        <w:t>, 1950 February 6 to June 1</w:t>
      </w:r>
    </w:p>
    <w:p w14:paraId="62233E9F" w14:textId="77777777" w:rsidR="00FF3688" w:rsidRPr="00FF3688" w:rsidRDefault="00FF3688" w:rsidP="00FF3688">
      <w:pPr>
        <w:rPr>
          <w:sz w:val="14"/>
          <w:szCs w:val="14"/>
        </w:rPr>
      </w:pPr>
      <w:r w:rsidRPr="00FF3688">
        <w:rPr>
          <w:sz w:val="14"/>
          <w:szCs w:val="14"/>
        </w:rPr>
        <w:t>Project 6694, Computation Book, A. K. Susskind, 1951 May 29</w:t>
      </w:r>
    </w:p>
    <w:p w14:paraId="7D2642F5" w14:textId="77777777" w:rsidR="00FF3688" w:rsidRPr="00FF3688" w:rsidRDefault="00FF3688" w:rsidP="00FF3688">
      <w:pPr>
        <w:rPr>
          <w:sz w:val="14"/>
          <w:szCs w:val="14"/>
        </w:rPr>
      </w:pPr>
      <w:r w:rsidRPr="00FF3688">
        <w:rPr>
          <w:sz w:val="14"/>
          <w:szCs w:val="14"/>
        </w:rPr>
        <w:t>Project 6694, Computation Book, J. O. McDonough, 1949 August 18</w:t>
      </w:r>
    </w:p>
    <w:p w14:paraId="3FE3B21B" w14:textId="77777777" w:rsidR="00FF3688" w:rsidRPr="00FF3688" w:rsidRDefault="00FF3688" w:rsidP="00FF3688">
      <w:pPr>
        <w:rPr>
          <w:sz w:val="14"/>
          <w:szCs w:val="14"/>
        </w:rPr>
      </w:pPr>
      <w:r w:rsidRPr="00FF3688">
        <w:rPr>
          <w:sz w:val="14"/>
          <w:szCs w:val="14"/>
        </w:rPr>
        <w:t xml:space="preserve">Project 6694, </w:t>
      </w:r>
      <w:proofErr w:type="spellStart"/>
      <w:r w:rsidRPr="00FF3688">
        <w:rPr>
          <w:sz w:val="14"/>
          <w:szCs w:val="14"/>
        </w:rPr>
        <w:t>Compuation</w:t>
      </w:r>
      <w:proofErr w:type="spellEnd"/>
      <w:r w:rsidRPr="00FF3688">
        <w:rPr>
          <w:sz w:val="14"/>
          <w:szCs w:val="14"/>
        </w:rPr>
        <w:t xml:space="preserve"> Book, J. O. McDonough, 1950 March 7</w:t>
      </w:r>
    </w:p>
    <w:p w14:paraId="1D348E74" w14:textId="77777777" w:rsidR="00FF3688" w:rsidRPr="00FF3688" w:rsidRDefault="00FF3688" w:rsidP="00FF3688">
      <w:pPr>
        <w:rPr>
          <w:sz w:val="14"/>
          <w:szCs w:val="14"/>
        </w:rPr>
      </w:pPr>
      <w:r w:rsidRPr="00FF3688">
        <w:rPr>
          <w:sz w:val="14"/>
          <w:szCs w:val="14"/>
        </w:rPr>
        <w:t>Project 6694, Crystal History Sheets</w:t>
      </w:r>
    </w:p>
    <w:p w14:paraId="0449A70D" w14:textId="77777777" w:rsidR="00FF3688" w:rsidRPr="00FF3688" w:rsidRDefault="00FF3688" w:rsidP="00FF3688">
      <w:pPr>
        <w:rPr>
          <w:sz w:val="14"/>
          <w:szCs w:val="14"/>
        </w:rPr>
      </w:pPr>
      <w:r w:rsidRPr="00FF3688">
        <w:rPr>
          <w:sz w:val="14"/>
          <w:szCs w:val="14"/>
        </w:rPr>
        <w:t>Project 6694, contractual matters and correspondence, Parsons Machine Tool Co., 1949-1950</w:t>
      </w:r>
    </w:p>
    <w:p w14:paraId="189A45F6" w14:textId="77777777" w:rsidR="00FF3688" w:rsidRPr="00FF3688" w:rsidRDefault="00FF3688" w:rsidP="00FF3688">
      <w:pPr>
        <w:rPr>
          <w:sz w:val="14"/>
          <w:szCs w:val="14"/>
        </w:rPr>
      </w:pPr>
      <w:r w:rsidRPr="00FF3688">
        <w:rPr>
          <w:sz w:val="14"/>
          <w:szCs w:val="14"/>
        </w:rPr>
        <w:t>Project 6694, Engineering Memos #1-#20 (2 folders), 1949-1950</w:t>
      </w:r>
    </w:p>
    <w:p w14:paraId="717AB698" w14:textId="77777777" w:rsidR="00FF3688" w:rsidRPr="00FF3688" w:rsidRDefault="00FF3688" w:rsidP="00FF3688">
      <w:pPr>
        <w:rPr>
          <w:sz w:val="14"/>
          <w:szCs w:val="14"/>
        </w:rPr>
      </w:pPr>
      <w:r w:rsidRPr="00FF3688">
        <w:rPr>
          <w:sz w:val="14"/>
          <w:szCs w:val="14"/>
        </w:rPr>
        <w:t xml:space="preserve">Project 6694, Engineering Report 1, Physics of Metal Cutting and a Calculation of the </w:t>
      </w:r>
      <w:proofErr w:type="spellStart"/>
      <w:r w:rsidRPr="00FF3688">
        <w:rPr>
          <w:sz w:val="14"/>
          <w:szCs w:val="14"/>
        </w:rPr>
        <w:t>Outting</w:t>
      </w:r>
      <w:proofErr w:type="spellEnd"/>
      <w:r w:rsidRPr="00FF3688">
        <w:rPr>
          <w:sz w:val="14"/>
          <w:szCs w:val="14"/>
        </w:rPr>
        <w:t xml:space="preserve"> Forces to be Expected on the Parsons Milling Machine, 1949 October 18</w:t>
      </w:r>
    </w:p>
    <w:p w14:paraId="0BBBE952" w14:textId="77777777" w:rsidR="00FF3688" w:rsidRPr="00FF3688" w:rsidRDefault="00FF3688" w:rsidP="00FF3688">
      <w:pPr>
        <w:rPr>
          <w:sz w:val="14"/>
          <w:szCs w:val="14"/>
        </w:rPr>
      </w:pPr>
      <w:r w:rsidRPr="00FF3688">
        <w:rPr>
          <w:sz w:val="14"/>
          <w:szCs w:val="14"/>
        </w:rPr>
        <w:t>Project 6694, Engineering Report 2, Provisional Specifications for the Development of a Numerically Controlled Milling Machine, 1950 June 30</w:t>
      </w:r>
    </w:p>
    <w:p w14:paraId="42F2AB42" w14:textId="77777777" w:rsidR="00FF3688" w:rsidRPr="00FF3688" w:rsidRDefault="00FF3688" w:rsidP="00FF3688">
      <w:pPr>
        <w:rPr>
          <w:sz w:val="14"/>
          <w:szCs w:val="14"/>
        </w:rPr>
      </w:pPr>
      <w:r w:rsidRPr="00FF3688">
        <w:rPr>
          <w:sz w:val="14"/>
          <w:szCs w:val="14"/>
        </w:rPr>
        <w:t>Project 6694, general, 1950-1950</w:t>
      </w:r>
    </w:p>
    <w:p w14:paraId="72A0CCDA" w14:textId="77777777" w:rsidR="00FF3688" w:rsidRPr="00FF3688" w:rsidRDefault="00FF3688" w:rsidP="00FF3688">
      <w:pPr>
        <w:rPr>
          <w:sz w:val="14"/>
          <w:szCs w:val="14"/>
        </w:rPr>
      </w:pPr>
      <w:r w:rsidRPr="00FF3688">
        <w:rPr>
          <w:sz w:val="14"/>
          <w:szCs w:val="14"/>
        </w:rPr>
        <w:t>Project 6694, memos, 1949-1951</w:t>
      </w:r>
    </w:p>
    <w:p w14:paraId="1DDFCB25" w14:textId="77777777" w:rsidR="00FF3688" w:rsidRPr="00FF3688" w:rsidRDefault="00FF3688" w:rsidP="00FF3688">
      <w:pPr>
        <w:rPr>
          <w:sz w:val="14"/>
          <w:szCs w:val="14"/>
        </w:rPr>
      </w:pPr>
      <w:r w:rsidRPr="00FF3688">
        <w:rPr>
          <w:sz w:val="14"/>
          <w:szCs w:val="14"/>
        </w:rPr>
        <w:t>Project 6694, notes, 1950-1951</w:t>
      </w:r>
    </w:p>
    <w:p w14:paraId="2D811F56" w14:textId="77777777" w:rsidR="00FF3688" w:rsidRPr="00FF3688" w:rsidRDefault="00FF3688" w:rsidP="00FF3688">
      <w:pPr>
        <w:rPr>
          <w:sz w:val="14"/>
          <w:szCs w:val="14"/>
        </w:rPr>
      </w:pPr>
      <w:r w:rsidRPr="00FF3688">
        <w:rPr>
          <w:sz w:val="14"/>
          <w:szCs w:val="14"/>
        </w:rPr>
        <w:t>Project 6694, proposal notes, 1949 September 16</w:t>
      </w:r>
    </w:p>
    <w:p w14:paraId="4D9BF85D" w14:textId="77777777" w:rsidR="00FF3688" w:rsidRPr="00FF3688" w:rsidRDefault="00FF3688" w:rsidP="00FF3688">
      <w:pPr>
        <w:rPr>
          <w:sz w:val="14"/>
          <w:szCs w:val="14"/>
        </w:rPr>
      </w:pPr>
      <w:r w:rsidRPr="00FF3688">
        <w:rPr>
          <w:sz w:val="14"/>
          <w:szCs w:val="14"/>
        </w:rPr>
        <w:t>Project 6694, Technical Progress Reports, Marsh, 1949-1950</w:t>
      </w:r>
    </w:p>
    <w:p w14:paraId="7393E49E" w14:textId="77777777" w:rsidR="00FF3688" w:rsidRPr="00FF3688" w:rsidRDefault="00FF3688" w:rsidP="00FF3688">
      <w:pPr>
        <w:rPr>
          <w:sz w:val="14"/>
          <w:szCs w:val="14"/>
        </w:rPr>
      </w:pPr>
      <w:r w:rsidRPr="00FF3688">
        <w:rPr>
          <w:sz w:val="14"/>
          <w:szCs w:val="14"/>
        </w:rPr>
        <w:t>Project 6694, A: drawings, 1949-1955</w:t>
      </w:r>
    </w:p>
    <w:p w14:paraId="0BB683A1" w14:textId="77777777" w:rsidR="00FF3688" w:rsidRPr="00FF3688" w:rsidRDefault="00FF3688" w:rsidP="00FF3688">
      <w:pPr>
        <w:rPr>
          <w:sz w:val="14"/>
          <w:szCs w:val="14"/>
        </w:rPr>
      </w:pPr>
      <w:r w:rsidRPr="00FF3688">
        <w:rPr>
          <w:sz w:val="14"/>
          <w:szCs w:val="14"/>
        </w:rPr>
        <w:t>Project 6694, B: drawings</w:t>
      </w:r>
    </w:p>
    <w:p w14:paraId="73E45F46" w14:textId="77777777" w:rsidR="00FF3688" w:rsidRPr="00FF3688" w:rsidRDefault="00FF3688" w:rsidP="00FF3688">
      <w:pPr>
        <w:rPr>
          <w:sz w:val="14"/>
          <w:szCs w:val="14"/>
        </w:rPr>
      </w:pPr>
      <w:r w:rsidRPr="00FF3688">
        <w:rPr>
          <w:sz w:val="14"/>
          <w:szCs w:val="14"/>
        </w:rPr>
        <w:lastRenderedPageBreak/>
        <w:t>Project 6694, C, D: drawings</w:t>
      </w:r>
    </w:p>
    <w:p w14:paraId="1B27EB94" w14:textId="77777777" w:rsidR="00FF3688" w:rsidRPr="00FF3688" w:rsidRDefault="00FF3688" w:rsidP="00FF3688">
      <w:pPr>
        <w:rPr>
          <w:sz w:val="14"/>
          <w:szCs w:val="14"/>
        </w:rPr>
      </w:pPr>
      <w:r w:rsidRPr="00FF3688">
        <w:rPr>
          <w:sz w:val="14"/>
          <w:szCs w:val="14"/>
        </w:rPr>
        <w:t>Project 6694, E: drawings</w:t>
      </w:r>
    </w:p>
    <w:p w14:paraId="65855D03" w14:textId="77777777" w:rsidR="00FF3688" w:rsidRPr="00FF3688" w:rsidRDefault="00FF3688" w:rsidP="00FF3688">
      <w:pPr>
        <w:rPr>
          <w:sz w:val="14"/>
          <w:szCs w:val="14"/>
        </w:rPr>
      </w:pPr>
      <w:r w:rsidRPr="00FF3688">
        <w:rPr>
          <w:sz w:val="14"/>
          <w:szCs w:val="14"/>
        </w:rPr>
        <w:t>Project 6704, Report, Description and Operating Instructions Control System for Air Valves of Two-Dimensional Transonic Blowdown Tunnel, 1950 June</w:t>
      </w:r>
    </w:p>
    <w:p w14:paraId="484E2A89" w14:textId="77777777" w:rsidR="00FF3688" w:rsidRPr="00FF3688" w:rsidRDefault="00FF3688" w:rsidP="00FF3688">
      <w:pPr>
        <w:rPr>
          <w:sz w:val="14"/>
          <w:szCs w:val="14"/>
        </w:rPr>
      </w:pPr>
      <w:r w:rsidRPr="00FF3688">
        <w:rPr>
          <w:sz w:val="14"/>
          <w:szCs w:val="14"/>
        </w:rPr>
        <w:t>Project 6704, Engineering Report 1, Design Considerations and Test Data of Air-Valve Positioning System for NACA Langley Aeronautical Laboratory Two-Dimensional Blowdown Tunnel, 1951 January 31</w:t>
      </w:r>
    </w:p>
    <w:p w14:paraId="79C29991" w14:textId="77777777" w:rsidR="00FF3688" w:rsidRPr="00FF3688" w:rsidRDefault="00FF3688" w:rsidP="00FF3688">
      <w:pPr>
        <w:rPr>
          <w:sz w:val="14"/>
          <w:szCs w:val="14"/>
        </w:rPr>
      </w:pPr>
      <w:r w:rsidRPr="00FF3688">
        <w:rPr>
          <w:sz w:val="14"/>
          <w:szCs w:val="14"/>
        </w:rPr>
        <w:t>Project 6709, Engineering Report, Instrument Servomechanisms for Data Transmission by Radio Link, 1950 January 19</w:t>
      </w:r>
    </w:p>
    <w:p w14:paraId="398A3AAD" w14:textId="77777777" w:rsidR="00FF3688" w:rsidRPr="00FF3688" w:rsidRDefault="00FF3688" w:rsidP="00FF3688">
      <w:pPr>
        <w:rPr>
          <w:sz w:val="14"/>
          <w:szCs w:val="14"/>
        </w:rPr>
      </w:pPr>
      <w:r w:rsidRPr="00FF3688">
        <w:rPr>
          <w:sz w:val="14"/>
          <w:szCs w:val="14"/>
        </w:rPr>
        <w:t>Project 6732, Engineering Memorandum 1, Design of Linear Flow Valves, 1950 November 14</w:t>
      </w:r>
    </w:p>
    <w:p w14:paraId="06F9C103" w14:textId="77777777" w:rsidR="00FF3688" w:rsidRPr="00FF3688" w:rsidRDefault="00FF3688" w:rsidP="00FF3688">
      <w:pPr>
        <w:rPr>
          <w:sz w:val="14"/>
          <w:szCs w:val="14"/>
        </w:rPr>
      </w:pPr>
      <w:r w:rsidRPr="00FF3688">
        <w:rPr>
          <w:sz w:val="14"/>
          <w:szCs w:val="14"/>
        </w:rPr>
        <w:t>Project 6732, Engineering Memorandum 2, Maximum Sinusoidal Output as Criteria for the Design of Flow Valves, 1951 May 28</w:t>
      </w:r>
    </w:p>
    <w:p w14:paraId="366E527A" w14:textId="77777777" w:rsidR="00FF3688" w:rsidRPr="00FF3688" w:rsidRDefault="00FF3688" w:rsidP="00FF3688">
      <w:pPr>
        <w:rPr>
          <w:sz w:val="14"/>
          <w:szCs w:val="14"/>
        </w:rPr>
      </w:pPr>
      <w:r w:rsidRPr="00FF3688">
        <w:rPr>
          <w:sz w:val="14"/>
          <w:szCs w:val="14"/>
        </w:rPr>
        <w:t xml:space="preserve">Project 6732, Engineering Memorandum 3, A </w:t>
      </w:r>
      <w:proofErr w:type="gramStart"/>
      <w:r w:rsidRPr="00FF3688">
        <w:rPr>
          <w:sz w:val="14"/>
          <w:szCs w:val="14"/>
        </w:rPr>
        <w:t>High Performance</w:t>
      </w:r>
      <w:proofErr w:type="gramEnd"/>
      <w:r w:rsidRPr="00FF3688">
        <w:rPr>
          <w:sz w:val="14"/>
          <w:szCs w:val="14"/>
        </w:rPr>
        <w:t xml:space="preserve"> Band-Pass Filter for A-C Servomechanism, 1951 August 13</w:t>
      </w:r>
    </w:p>
    <w:p w14:paraId="415EE99D" w14:textId="77777777" w:rsidR="00FF3688" w:rsidRPr="00FF3688" w:rsidRDefault="00FF3688" w:rsidP="00FF3688">
      <w:pPr>
        <w:rPr>
          <w:sz w:val="14"/>
          <w:szCs w:val="14"/>
        </w:rPr>
      </w:pPr>
      <w:r w:rsidRPr="00FF3688">
        <w:rPr>
          <w:sz w:val="14"/>
          <w:szCs w:val="14"/>
        </w:rPr>
        <w:t>Project 6732, Engineering Report, Final Report on Control Valve System, 1951 June 26</w:t>
      </w:r>
    </w:p>
    <w:p w14:paraId="7134F6F6" w14:textId="77777777" w:rsidR="00FF3688" w:rsidRPr="00FF3688" w:rsidRDefault="00FF3688" w:rsidP="00FF3688">
      <w:pPr>
        <w:rPr>
          <w:sz w:val="14"/>
          <w:szCs w:val="14"/>
        </w:rPr>
      </w:pPr>
      <w:r w:rsidRPr="00FF3688">
        <w:rPr>
          <w:sz w:val="14"/>
          <w:szCs w:val="14"/>
        </w:rPr>
        <w:t>Project 6770, Engineering Memorandum 1, Temperature-Control Requirements for Cloud Chamber, 1950 December 26</w:t>
      </w:r>
    </w:p>
    <w:p w14:paraId="17F32DC9" w14:textId="77777777" w:rsidR="00FF3688" w:rsidRPr="00FF3688" w:rsidRDefault="00FF3688" w:rsidP="00FF3688">
      <w:pPr>
        <w:rPr>
          <w:sz w:val="14"/>
          <w:szCs w:val="14"/>
        </w:rPr>
      </w:pPr>
      <w:r w:rsidRPr="00FF3688">
        <w:rPr>
          <w:sz w:val="14"/>
          <w:szCs w:val="14"/>
        </w:rPr>
        <w:t>Project 6770, Engineering Memorandum 2, Properties of the Mixture of Air and Water Vapor in the Cloud Chamber, 1951 January 3</w:t>
      </w:r>
    </w:p>
    <w:p w14:paraId="67303994" w14:textId="77777777" w:rsidR="00FF3688" w:rsidRPr="00FF3688" w:rsidRDefault="00FF3688" w:rsidP="00FF3688">
      <w:pPr>
        <w:rPr>
          <w:sz w:val="14"/>
          <w:szCs w:val="14"/>
        </w:rPr>
      </w:pPr>
      <w:r w:rsidRPr="00FF3688">
        <w:rPr>
          <w:sz w:val="14"/>
          <w:szCs w:val="14"/>
        </w:rPr>
        <w:t>Project 6770, Engineering Memorandum 3, Heat Transfer between a Fine Wire and Quiet Air, 1951 March 1</w:t>
      </w:r>
    </w:p>
    <w:p w14:paraId="401DE07F" w14:textId="77777777" w:rsidR="00FF3688" w:rsidRPr="00FF3688" w:rsidRDefault="00FF3688" w:rsidP="00FF3688">
      <w:pPr>
        <w:rPr>
          <w:sz w:val="14"/>
          <w:szCs w:val="14"/>
        </w:rPr>
      </w:pPr>
      <w:r w:rsidRPr="00FF3688">
        <w:rPr>
          <w:sz w:val="14"/>
          <w:szCs w:val="14"/>
        </w:rPr>
        <w:t>Project 6770, Engineering Memorandum 4, Sensing Element for Air Temperature, 1951 February 26</w:t>
      </w:r>
    </w:p>
    <w:p w14:paraId="553A3A08" w14:textId="77777777" w:rsidR="00FF3688" w:rsidRPr="00FF3688" w:rsidRDefault="00FF3688" w:rsidP="00FF3688">
      <w:pPr>
        <w:rPr>
          <w:sz w:val="14"/>
          <w:szCs w:val="14"/>
        </w:rPr>
      </w:pPr>
      <w:r w:rsidRPr="00FF3688">
        <w:rPr>
          <w:sz w:val="14"/>
          <w:szCs w:val="14"/>
        </w:rPr>
        <w:t>Project 6770, Engineering Memorandum 5, Expansion Control System for Cloud Chamber, 1951 April 6</w:t>
      </w:r>
    </w:p>
    <w:p w14:paraId="35D13334" w14:textId="77777777" w:rsidR="00FF3688" w:rsidRPr="00FF3688" w:rsidRDefault="00FF3688" w:rsidP="00FF3688">
      <w:pPr>
        <w:rPr>
          <w:sz w:val="14"/>
          <w:szCs w:val="14"/>
        </w:rPr>
      </w:pPr>
      <w:r w:rsidRPr="00FF3688">
        <w:rPr>
          <w:sz w:val="14"/>
          <w:szCs w:val="14"/>
        </w:rPr>
        <w:t>Project 6770, Engineering Memorandum 6, Design Considerations for Nozzle-Control Equipment, 1951 April 26</w:t>
      </w:r>
    </w:p>
    <w:p w14:paraId="35A613C1" w14:textId="77777777" w:rsidR="00FF3688" w:rsidRPr="00FF3688" w:rsidRDefault="00FF3688" w:rsidP="00FF3688">
      <w:pPr>
        <w:rPr>
          <w:sz w:val="14"/>
          <w:szCs w:val="14"/>
        </w:rPr>
      </w:pPr>
      <w:r w:rsidRPr="00FF3688">
        <w:rPr>
          <w:sz w:val="14"/>
          <w:szCs w:val="14"/>
        </w:rPr>
        <w:t>Project 6770, Engineering Memorandum 7, Needle Profile for Exhaust Nozzle, 1951 April 30</w:t>
      </w:r>
    </w:p>
    <w:p w14:paraId="3F509FFD" w14:textId="77777777" w:rsidR="00FF3688" w:rsidRPr="00FF3688" w:rsidRDefault="00FF3688" w:rsidP="00FF3688">
      <w:pPr>
        <w:rPr>
          <w:sz w:val="14"/>
          <w:szCs w:val="14"/>
        </w:rPr>
      </w:pPr>
      <w:r w:rsidRPr="00FF3688">
        <w:rPr>
          <w:sz w:val="14"/>
          <w:szCs w:val="14"/>
        </w:rPr>
        <w:t>Project 6770, Engineering Memorandum 8, Resistance Thermometer Bridge, 1951 October 17</w:t>
      </w:r>
    </w:p>
    <w:p w14:paraId="131694B0" w14:textId="77777777" w:rsidR="00FF3688" w:rsidRPr="00FF3688" w:rsidRDefault="00FF3688" w:rsidP="00FF3688">
      <w:pPr>
        <w:rPr>
          <w:sz w:val="14"/>
          <w:szCs w:val="14"/>
        </w:rPr>
      </w:pPr>
      <w:r w:rsidRPr="00FF3688">
        <w:rPr>
          <w:sz w:val="14"/>
          <w:szCs w:val="14"/>
        </w:rPr>
        <w:t>Project 6770, Engineering Memorandum 9, Derivation of Transfer Function of Expansion Process, 1951 October 18</w:t>
      </w:r>
    </w:p>
    <w:p w14:paraId="6452ED5E" w14:textId="77777777" w:rsidR="00FF3688" w:rsidRPr="00FF3688" w:rsidRDefault="00FF3688" w:rsidP="00FF3688">
      <w:pPr>
        <w:rPr>
          <w:sz w:val="14"/>
          <w:szCs w:val="14"/>
        </w:rPr>
      </w:pPr>
      <w:r w:rsidRPr="00FF3688">
        <w:rPr>
          <w:sz w:val="14"/>
          <w:szCs w:val="14"/>
        </w:rPr>
        <w:t>Project 6770, Engineering Report 1, Study of Cloud-Chamber Specifications, 1950 December 6</w:t>
      </w:r>
    </w:p>
    <w:p w14:paraId="5C690949" w14:textId="77777777" w:rsidR="00FF3688" w:rsidRPr="00FF3688" w:rsidRDefault="00FF3688" w:rsidP="00FF3688">
      <w:pPr>
        <w:rPr>
          <w:sz w:val="14"/>
          <w:szCs w:val="14"/>
        </w:rPr>
      </w:pPr>
      <w:r w:rsidRPr="00FF3688">
        <w:rPr>
          <w:sz w:val="14"/>
          <w:szCs w:val="14"/>
        </w:rPr>
        <w:t>Project 6770, Engineering Report 2, Project Progress between December 1950 and September 1951, 1951 October 19</w:t>
      </w:r>
    </w:p>
    <w:p w14:paraId="44962311" w14:textId="77777777" w:rsidR="00FF3688" w:rsidRPr="00FF3688" w:rsidRDefault="00FF3688" w:rsidP="00FF3688">
      <w:pPr>
        <w:rPr>
          <w:sz w:val="14"/>
          <w:szCs w:val="14"/>
        </w:rPr>
      </w:pPr>
      <w:r w:rsidRPr="00FF3688">
        <w:rPr>
          <w:sz w:val="14"/>
          <w:szCs w:val="14"/>
        </w:rPr>
        <w:t>Project 6770, Report, Description and Operating Instructions for Slow Expansion Cloud Chamber, 1952 October</w:t>
      </w:r>
    </w:p>
    <w:p w14:paraId="4ECC0C15" w14:textId="77777777" w:rsidR="00FF3688" w:rsidRPr="00FF3688" w:rsidRDefault="00FF3688" w:rsidP="00FF3688">
      <w:pPr>
        <w:rPr>
          <w:sz w:val="14"/>
          <w:szCs w:val="14"/>
        </w:rPr>
      </w:pPr>
      <w:r w:rsidRPr="00FF3688">
        <w:rPr>
          <w:sz w:val="14"/>
          <w:szCs w:val="14"/>
        </w:rPr>
        <w:t>Project 6846, Engineering Report 1, Survey of Commercial Equipment, 1951 April 12</w:t>
      </w:r>
    </w:p>
    <w:p w14:paraId="04F8515B" w14:textId="77777777" w:rsidR="00FF3688" w:rsidRPr="00FF3688" w:rsidRDefault="00FF3688" w:rsidP="00FF3688">
      <w:pPr>
        <w:rPr>
          <w:sz w:val="14"/>
          <w:szCs w:val="14"/>
        </w:rPr>
      </w:pPr>
      <w:r w:rsidRPr="00FF3688">
        <w:rPr>
          <w:sz w:val="14"/>
          <w:szCs w:val="14"/>
        </w:rPr>
        <w:t>Project 6846, Engineering Report 2, Discussion of Proposed System for the Valve Positioner, 1951 April 17</w:t>
      </w:r>
    </w:p>
    <w:p w14:paraId="4555CDB9" w14:textId="77777777" w:rsidR="00FF3688" w:rsidRPr="00FF3688" w:rsidRDefault="00FF3688" w:rsidP="00FF3688">
      <w:pPr>
        <w:rPr>
          <w:sz w:val="14"/>
          <w:szCs w:val="14"/>
        </w:rPr>
      </w:pPr>
      <w:r w:rsidRPr="00FF3688">
        <w:rPr>
          <w:sz w:val="14"/>
          <w:szCs w:val="14"/>
        </w:rPr>
        <w:t>Project 6846, Engineering Report 3, Study of Electric Servo-Mechanisms for Valve-Positioner Application, 1951 June 8</w:t>
      </w:r>
    </w:p>
    <w:p w14:paraId="07C21EDB" w14:textId="77777777" w:rsidR="00FF3688" w:rsidRPr="00FF3688" w:rsidRDefault="00FF3688" w:rsidP="00FF3688">
      <w:pPr>
        <w:rPr>
          <w:sz w:val="14"/>
          <w:szCs w:val="14"/>
        </w:rPr>
      </w:pPr>
      <w:r w:rsidRPr="00FF3688">
        <w:rPr>
          <w:sz w:val="14"/>
          <w:szCs w:val="14"/>
        </w:rPr>
        <w:t>Project 6846, Engineering Report 4, Description and Operating Instructions of Valve Positioning System, 1951 October 2</w:t>
      </w:r>
    </w:p>
    <w:p w14:paraId="3D267992" w14:textId="77777777" w:rsidR="00FF3688" w:rsidRPr="00FF3688" w:rsidRDefault="00FF3688" w:rsidP="00FF3688">
      <w:pPr>
        <w:rPr>
          <w:sz w:val="14"/>
          <w:szCs w:val="14"/>
        </w:rPr>
      </w:pPr>
      <w:r w:rsidRPr="00FF3688">
        <w:rPr>
          <w:sz w:val="14"/>
          <w:szCs w:val="14"/>
        </w:rPr>
        <w:t>Project 6846, Memorandum, General Characteristics of a du Pont Valve Positioner, 1951 August 13</w:t>
      </w:r>
    </w:p>
    <w:p w14:paraId="0812B0DB" w14:textId="77777777" w:rsidR="00FF3688" w:rsidRPr="00FF3688" w:rsidRDefault="00FF3688" w:rsidP="00FF3688">
      <w:pPr>
        <w:rPr>
          <w:sz w:val="14"/>
          <w:szCs w:val="14"/>
        </w:rPr>
      </w:pPr>
      <w:r w:rsidRPr="00FF3688">
        <w:rPr>
          <w:sz w:val="14"/>
          <w:szCs w:val="14"/>
        </w:rPr>
        <w:t>Project 6873, Allied Developments, 1953-1953</w:t>
      </w:r>
    </w:p>
    <w:p w14:paraId="50177ABA" w14:textId="77777777" w:rsidR="00FF3688" w:rsidRPr="00FF3688" w:rsidRDefault="00FF3688" w:rsidP="00FF3688">
      <w:pPr>
        <w:rPr>
          <w:sz w:val="14"/>
          <w:szCs w:val="14"/>
        </w:rPr>
      </w:pPr>
      <w:r w:rsidRPr="00FF3688">
        <w:rPr>
          <w:sz w:val="14"/>
          <w:szCs w:val="14"/>
        </w:rPr>
        <w:t>Project 6873, Allied Developments, 1953-1955</w:t>
      </w:r>
    </w:p>
    <w:p w14:paraId="2FCC221D" w14:textId="77777777" w:rsidR="00FF3688" w:rsidRPr="00FF3688" w:rsidRDefault="00FF3688" w:rsidP="00FF3688">
      <w:pPr>
        <w:rPr>
          <w:sz w:val="14"/>
          <w:szCs w:val="14"/>
        </w:rPr>
      </w:pPr>
      <w:r w:rsidRPr="00FF3688">
        <w:rPr>
          <w:sz w:val="14"/>
          <w:szCs w:val="14"/>
        </w:rPr>
        <w:t>Project 6873, Allied Developments, clippings, 1955-1956</w:t>
      </w:r>
    </w:p>
    <w:p w14:paraId="454585A1" w14:textId="77777777" w:rsidR="00FF3688" w:rsidRPr="00FF3688" w:rsidRDefault="00FF3688" w:rsidP="00FF3688">
      <w:pPr>
        <w:rPr>
          <w:sz w:val="14"/>
          <w:szCs w:val="14"/>
        </w:rPr>
      </w:pPr>
      <w:r w:rsidRPr="00FF3688">
        <w:rPr>
          <w:sz w:val="14"/>
          <w:szCs w:val="14"/>
        </w:rPr>
        <w:t>Project 6873, Approaches to Design Problems in Conversion Equipment, A. K. Susskind, 1954 February 12</w:t>
      </w:r>
    </w:p>
    <w:p w14:paraId="17245C30" w14:textId="77777777" w:rsidR="00FF3688" w:rsidRPr="00FF3688" w:rsidRDefault="00FF3688" w:rsidP="00FF3688">
      <w:pPr>
        <w:rPr>
          <w:sz w:val="14"/>
          <w:szCs w:val="14"/>
        </w:rPr>
      </w:pPr>
      <w:r w:rsidRPr="00FF3688">
        <w:rPr>
          <w:sz w:val="14"/>
          <w:szCs w:val="14"/>
        </w:rPr>
        <w:t>Project 6873, ADSID, 1958-1958</w:t>
      </w:r>
    </w:p>
    <w:p w14:paraId="68F16A16" w14:textId="77777777" w:rsidR="00FF3688" w:rsidRPr="00FF3688" w:rsidRDefault="00FF3688" w:rsidP="00FF3688">
      <w:pPr>
        <w:rPr>
          <w:sz w:val="14"/>
          <w:szCs w:val="14"/>
        </w:rPr>
      </w:pPr>
      <w:r w:rsidRPr="00FF3688">
        <w:rPr>
          <w:sz w:val="14"/>
          <w:szCs w:val="14"/>
        </w:rPr>
        <w:t>Project 6873, AIA, Members-NCSC</w:t>
      </w:r>
    </w:p>
    <w:p w14:paraId="107FC73B" w14:textId="77777777" w:rsidR="00FF3688" w:rsidRPr="00FF3688" w:rsidRDefault="00FF3688" w:rsidP="00FF3688">
      <w:pPr>
        <w:rPr>
          <w:sz w:val="14"/>
          <w:szCs w:val="14"/>
        </w:rPr>
      </w:pPr>
      <w:r w:rsidRPr="00FF3688">
        <w:rPr>
          <w:sz w:val="14"/>
          <w:szCs w:val="14"/>
        </w:rPr>
        <w:t>Project 6873, AIA, miscellaneous, 1958-1958</w:t>
      </w:r>
    </w:p>
    <w:p w14:paraId="110AD1DE" w14:textId="77777777" w:rsidR="00FF3688" w:rsidRPr="00FF3688" w:rsidRDefault="00FF3688" w:rsidP="00FF3688">
      <w:pPr>
        <w:rPr>
          <w:sz w:val="14"/>
          <w:szCs w:val="14"/>
        </w:rPr>
      </w:pPr>
      <w:r w:rsidRPr="00FF3688">
        <w:rPr>
          <w:sz w:val="14"/>
          <w:szCs w:val="14"/>
        </w:rPr>
        <w:t>Project 6873, AIA, notices of meetings, etc., 1957-1959</w:t>
      </w:r>
    </w:p>
    <w:p w14:paraId="6721E44C" w14:textId="77777777" w:rsidR="00FF3688" w:rsidRPr="00FF3688" w:rsidRDefault="00FF3688" w:rsidP="00FF3688">
      <w:pPr>
        <w:rPr>
          <w:sz w:val="14"/>
          <w:szCs w:val="14"/>
        </w:rPr>
      </w:pPr>
      <w:r w:rsidRPr="00FF3688">
        <w:rPr>
          <w:sz w:val="14"/>
          <w:szCs w:val="14"/>
        </w:rPr>
        <w:t>Project 6873, AIA, Test Piece No. 2, undated</w:t>
      </w:r>
    </w:p>
    <w:p w14:paraId="1A402FB9" w14:textId="77777777" w:rsidR="00FF3688" w:rsidRPr="00FF3688" w:rsidRDefault="00FF3688" w:rsidP="00FF3688">
      <w:pPr>
        <w:rPr>
          <w:sz w:val="14"/>
          <w:szCs w:val="14"/>
        </w:rPr>
      </w:pPr>
      <w:r w:rsidRPr="00FF3688">
        <w:rPr>
          <w:sz w:val="14"/>
          <w:szCs w:val="14"/>
        </w:rPr>
        <w:t>Project 6873, Automatic Data Processing for Numerical Control, H. J. Langlie (ALWAC), 1958 July 10</w:t>
      </w:r>
    </w:p>
    <w:p w14:paraId="2B738634" w14:textId="77777777" w:rsidR="00FF3688" w:rsidRPr="00FF3688" w:rsidRDefault="00FF3688" w:rsidP="00FF3688">
      <w:pPr>
        <w:rPr>
          <w:sz w:val="14"/>
          <w:szCs w:val="14"/>
        </w:rPr>
      </w:pPr>
      <w:r w:rsidRPr="00FF3688">
        <w:rPr>
          <w:sz w:val="14"/>
          <w:szCs w:val="14"/>
        </w:rPr>
        <w:t>Project 6873, application to Numerically Controlled Machine Tools, undated</w:t>
      </w:r>
    </w:p>
    <w:p w14:paraId="09F04300" w14:textId="77777777" w:rsidR="00FF3688" w:rsidRPr="00FF3688" w:rsidRDefault="00FF3688" w:rsidP="00FF3688">
      <w:pPr>
        <w:rPr>
          <w:sz w:val="14"/>
          <w:szCs w:val="14"/>
        </w:rPr>
      </w:pPr>
      <w:r w:rsidRPr="00FF3688">
        <w:rPr>
          <w:sz w:val="14"/>
          <w:szCs w:val="14"/>
        </w:rPr>
        <w:t>Project 6873, Automatically Programmed Tool Language Change Memo, 1958-1959</w:t>
      </w:r>
    </w:p>
    <w:p w14:paraId="6146FCC3" w14:textId="77777777" w:rsidR="00FF3688" w:rsidRPr="00FF3688" w:rsidRDefault="00FF3688" w:rsidP="00FF3688">
      <w:pPr>
        <w:rPr>
          <w:sz w:val="14"/>
          <w:szCs w:val="14"/>
        </w:rPr>
      </w:pPr>
      <w:r w:rsidRPr="00FF3688">
        <w:rPr>
          <w:sz w:val="14"/>
          <w:szCs w:val="14"/>
        </w:rPr>
        <w:t>Project 6873, Automatically Programmed Tool Language Diagnostic Print Routine-AIA, W. K. McKinley, 1958 January 14</w:t>
      </w:r>
    </w:p>
    <w:p w14:paraId="7B5BB3A8" w14:textId="77777777" w:rsidR="00FF3688" w:rsidRPr="00FF3688" w:rsidRDefault="00FF3688" w:rsidP="00FF3688">
      <w:pPr>
        <w:rPr>
          <w:sz w:val="14"/>
          <w:szCs w:val="14"/>
        </w:rPr>
      </w:pPr>
      <w:r w:rsidRPr="00FF3688">
        <w:rPr>
          <w:sz w:val="14"/>
          <w:szCs w:val="14"/>
        </w:rPr>
        <w:t>Project 6873, Automatically Programmed Tool Language drawings, undated</w:t>
      </w:r>
    </w:p>
    <w:p w14:paraId="080826AD" w14:textId="77777777" w:rsidR="00FF3688" w:rsidRPr="00FF3688" w:rsidRDefault="00FF3688" w:rsidP="00FF3688">
      <w:pPr>
        <w:rPr>
          <w:sz w:val="14"/>
          <w:szCs w:val="14"/>
        </w:rPr>
      </w:pPr>
      <w:r w:rsidRPr="00FF3688">
        <w:rPr>
          <w:sz w:val="14"/>
          <w:szCs w:val="14"/>
        </w:rPr>
        <w:t>Project 6873, Automatically Programmed Tool Language Instructions-AIA, undated</w:t>
      </w:r>
    </w:p>
    <w:p w14:paraId="3BC06B07" w14:textId="77777777" w:rsidR="00FF3688" w:rsidRPr="00FF3688" w:rsidRDefault="00FF3688" w:rsidP="00FF3688">
      <w:pPr>
        <w:rPr>
          <w:sz w:val="14"/>
          <w:szCs w:val="14"/>
        </w:rPr>
      </w:pPr>
      <w:r w:rsidRPr="00FF3688">
        <w:rPr>
          <w:sz w:val="14"/>
          <w:szCs w:val="14"/>
        </w:rPr>
        <w:t>Project 6873, Automatically Programmed Tool Language Dictionary, Volume II, Appendix A</w:t>
      </w:r>
    </w:p>
    <w:p w14:paraId="5FD6BD83" w14:textId="77777777" w:rsidR="00FF3688" w:rsidRPr="00FF3688" w:rsidRDefault="00FF3688" w:rsidP="00FF3688">
      <w:pPr>
        <w:rPr>
          <w:sz w:val="14"/>
          <w:szCs w:val="14"/>
        </w:rPr>
      </w:pPr>
      <w:r w:rsidRPr="00FF3688">
        <w:rPr>
          <w:sz w:val="14"/>
          <w:szCs w:val="14"/>
        </w:rPr>
        <w:t>Project 6873, Automatically Programmed Tool Language Dictionary, Volume II, Appendix A, 1961 April 3</w:t>
      </w:r>
    </w:p>
    <w:p w14:paraId="4C313FDA" w14:textId="77777777" w:rsidR="00FF3688" w:rsidRPr="00FF3688" w:rsidRDefault="00FF3688" w:rsidP="00FF3688">
      <w:pPr>
        <w:rPr>
          <w:sz w:val="14"/>
          <w:szCs w:val="14"/>
        </w:rPr>
      </w:pPr>
      <w:r w:rsidRPr="00FF3688">
        <w:rPr>
          <w:sz w:val="14"/>
          <w:szCs w:val="14"/>
        </w:rPr>
        <w:t>Project 6873, Automatically Programmed Tool Language paper, 1958 July 30</w:t>
      </w:r>
    </w:p>
    <w:p w14:paraId="186B724D" w14:textId="77777777" w:rsidR="00FF3688" w:rsidRPr="00FF3688" w:rsidRDefault="00FF3688" w:rsidP="00FF3688">
      <w:pPr>
        <w:rPr>
          <w:sz w:val="14"/>
          <w:szCs w:val="14"/>
        </w:rPr>
      </w:pPr>
      <w:r w:rsidRPr="00FF3688">
        <w:rPr>
          <w:sz w:val="14"/>
          <w:szCs w:val="14"/>
        </w:rPr>
        <w:t>Project 6873, Automatically Programmed Tool Language Programmer’s Coordination, 1959 May 1</w:t>
      </w:r>
    </w:p>
    <w:p w14:paraId="6D0CC139" w14:textId="77777777" w:rsidR="00FF3688" w:rsidRPr="00FF3688" w:rsidRDefault="00FF3688" w:rsidP="00FF3688">
      <w:pPr>
        <w:rPr>
          <w:sz w:val="14"/>
          <w:szCs w:val="14"/>
        </w:rPr>
      </w:pPr>
      <w:r w:rsidRPr="00FF3688">
        <w:rPr>
          <w:sz w:val="14"/>
          <w:szCs w:val="14"/>
        </w:rPr>
        <w:t>Project 6873, Automatically Programmed Tool Language, General Description of the APT System, Volume I, Douglas T. Ross</w:t>
      </w:r>
    </w:p>
    <w:p w14:paraId="1D5D8BF7" w14:textId="77777777" w:rsidR="00FF3688" w:rsidRPr="00FF3688" w:rsidRDefault="00FF3688" w:rsidP="00FF3688">
      <w:pPr>
        <w:rPr>
          <w:sz w:val="14"/>
          <w:szCs w:val="14"/>
        </w:rPr>
      </w:pPr>
      <w:r w:rsidRPr="00FF3688">
        <w:rPr>
          <w:sz w:val="14"/>
          <w:szCs w:val="14"/>
        </w:rPr>
        <w:t>Project 6873, Automatically Programmed Tool Language, APT Part Programmer’s Manual, Volume II, Douglas T. Ross</w:t>
      </w:r>
    </w:p>
    <w:p w14:paraId="28CF37B5" w14:textId="77777777" w:rsidR="00FF3688" w:rsidRPr="00FF3688" w:rsidRDefault="00FF3688" w:rsidP="00FF3688">
      <w:pPr>
        <w:rPr>
          <w:sz w:val="14"/>
          <w:szCs w:val="14"/>
        </w:rPr>
      </w:pPr>
      <w:r w:rsidRPr="00FF3688">
        <w:rPr>
          <w:sz w:val="14"/>
          <w:szCs w:val="14"/>
        </w:rPr>
        <w:t>Project 6873, Automatically Programmed Tool Language, APT Part Programmer’s Manual, Revision I: The Automatically Programmed Tool System, Volume II</w:t>
      </w:r>
    </w:p>
    <w:p w14:paraId="3098DE57" w14:textId="77777777" w:rsidR="00FF3688" w:rsidRPr="00FF3688" w:rsidRDefault="00FF3688" w:rsidP="00FF3688">
      <w:pPr>
        <w:rPr>
          <w:sz w:val="14"/>
          <w:szCs w:val="14"/>
        </w:rPr>
      </w:pPr>
      <w:r w:rsidRPr="00FF3688">
        <w:rPr>
          <w:sz w:val="14"/>
          <w:szCs w:val="14"/>
        </w:rPr>
        <w:t>Project 6873, Automatically Programmed Tool Language, Description of APT Computer Programs, Volume IV</w:t>
      </w:r>
    </w:p>
    <w:p w14:paraId="7396834C" w14:textId="77777777" w:rsidR="00FF3688" w:rsidRPr="00FF3688" w:rsidRDefault="00FF3688" w:rsidP="00FF3688">
      <w:pPr>
        <w:rPr>
          <w:sz w:val="14"/>
          <w:szCs w:val="14"/>
        </w:rPr>
      </w:pPr>
      <w:r w:rsidRPr="00FF3688">
        <w:rPr>
          <w:sz w:val="14"/>
          <w:szCs w:val="14"/>
        </w:rPr>
        <w:t>Project 6873, Automatically Programmed Tool Language, Operator’s and Troubleshooter’s Manual, Volume 5, Clarence G. Feldmann</w:t>
      </w:r>
    </w:p>
    <w:p w14:paraId="7037F6B0" w14:textId="77777777" w:rsidR="00FF3688" w:rsidRPr="00FF3688" w:rsidRDefault="00FF3688" w:rsidP="00FF3688">
      <w:pPr>
        <w:rPr>
          <w:sz w:val="14"/>
          <w:szCs w:val="14"/>
        </w:rPr>
      </w:pPr>
      <w:r w:rsidRPr="00FF3688">
        <w:rPr>
          <w:sz w:val="14"/>
          <w:szCs w:val="14"/>
        </w:rPr>
        <w:lastRenderedPageBreak/>
        <w:t>Project 6873, Automatically Programmed Tool Language, Modification and Change Procedures, Volume VI, Clarence G. Feldmann</w:t>
      </w:r>
    </w:p>
    <w:p w14:paraId="2DFFB659" w14:textId="77777777" w:rsidR="00FF3688" w:rsidRPr="00FF3688" w:rsidRDefault="00FF3688" w:rsidP="00FF3688">
      <w:pPr>
        <w:rPr>
          <w:sz w:val="14"/>
          <w:szCs w:val="14"/>
        </w:rPr>
      </w:pPr>
      <w:r w:rsidRPr="00FF3688">
        <w:rPr>
          <w:sz w:val="14"/>
          <w:szCs w:val="14"/>
        </w:rPr>
        <w:t xml:space="preserve">Project 6873, Automatically Programmed Tool Language, Group Control for Automatic Manipulation of Computer Programs Which Exceed Core Memory, Volume VII, David F. </w:t>
      </w:r>
      <w:proofErr w:type="spellStart"/>
      <w:r w:rsidRPr="00FF3688">
        <w:rPr>
          <w:sz w:val="14"/>
          <w:szCs w:val="14"/>
        </w:rPr>
        <w:t>McAvinn</w:t>
      </w:r>
      <w:proofErr w:type="spellEnd"/>
      <w:r w:rsidRPr="00FF3688">
        <w:rPr>
          <w:sz w:val="14"/>
          <w:szCs w:val="14"/>
        </w:rPr>
        <w:t>, 1960 February 8</w:t>
      </w:r>
    </w:p>
    <w:p w14:paraId="46034A46" w14:textId="77777777" w:rsidR="00FF3688" w:rsidRPr="00FF3688" w:rsidRDefault="00FF3688" w:rsidP="00FF3688">
      <w:pPr>
        <w:rPr>
          <w:sz w:val="14"/>
          <w:szCs w:val="14"/>
        </w:rPr>
      </w:pPr>
      <w:r w:rsidRPr="00FF3688">
        <w:rPr>
          <w:sz w:val="14"/>
          <w:szCs w:val="14"/>
        </w:rPr>
        <w:t>Project 6873, Automatically Programmed Tool Language reports, 1958-1958</w:t>
      </w:r>
    </w:p>
    <w:p w14:paraId="07454663" w14:textId="77777777" w:rsidR="00FF3688" w:rsidRPr="00FF3688" w:rsidRDefault="00FF3688" w:rsidP="00FF3688">
      <w:pPr>
        <w:rPr>
          <w:sz w:val="14"/>
          <w:szCs w:val="14"/>
        </w:rPr>
      </w:pPr>
      <w:r w:rsidRPr="00FF3688">
        <w:rPr>
          <w:sz w:val="14"/>
          <w:szCs w:val="14"/>
        </w:rPr>
        <w:t xml:space="preserve">Project 6873, Automatically Programmed Tool Language, Special APT Bulletin, David F. </w:t>
      </w:r>
      <w:proofErr w:type="spellStart"/>
      <w:r w:rsidRPr="00FF3688">
        <w:rPr>
          <w:sz w:val="14"/>
          <w:szCs w:val="14"/>
        </w:rPr>
        <w:t>McAvinn</w:t>
      </w:r>
      <w:proofErr w:type="spellEnd"/>
      <w:r w:rsidRPr="00FF3688">
        <w:rPr>
          <w:sz w:val="14"/>
          <w:szCs w:val="14"/>
        </w:rPr>
        <w:t>, 1959-1959</w:t>
      </w:r>
    </w:p>
    <w:p w14:paraId="07A9E71C" w14:textId="77777777" w:rsidR="00FF3688" w:rsidRPr="00FF3688" w:rsidRDefault="00FF3688" w:rsidP="00FF3688">
      <w:pPr>
        <w:rPr>
          <w:sz w:val="14"/>
          <w:szCs w:val="14"/>
        </w:rPr>
      </w:pPr>
      <w:r w:rsidRPr="00FF3688">
        <w:rPr>
          <w:sz w:val="14"/>
          <w:szCs w:val="14"/>
        </w:rPr>
        <w:t>Project 6873, Automatically Programmed Tool Language II, AIA-2D APT II System, 1957-1958</w:t>
      </w:r>
    </w:p>
    <w:p w14:paraId="1C13D7EB" w14:textId="77777777" w:rsidR="00FF3688" w:rsidRPr="00FF3688" w:rsidRDefault="00FF3688" w:rsidP="00FF3688">
      <w:pPr>
        <w:rPr>
          <w:sz w:val="14"/>
          <w:szCs w:val="14"/>
        </w:rPr>
      </w:pPr>
      <w:r w:rsidRPr="00FF3688">
        <w:rPr>
          <w:sz w:val="14"/>
          <w:szCs w:val="14"/>
        </w:rPr>
        <w:t>Project 6873, Automatically Programmed Tool Language II Coordinators Reports 1-8, 1958-1959</w:t>
      </w:r>
    </w:p>
    <w:p w14:paraId="404F156F" w14:textId="77777777" w:rsidR="00FF3688" w:rsidRPr="00FF3688" w:rsidRDefault="00FF3688" w:rsidP="00FF3688">
      <w:pPr>
        <w:rPr>
          <w:sz w:val="14"/>
          <w:szCs w:val="14"/>
        </w:rPr>
      </w:pPr>
      <w:r w:rsidRPr="00FF3688">
        <w:rPr>
          <w:sz w:val="14"/>
          <w:szCs w:val="14"/>
        </w:rPr>
        <w:t>Project 6873, Automatically Programmed Tool Language II memos and technical documents, 1958-1958</w:t>
      </w:r>
    </w:p>
    <w:p w14:paraId="34F60C9B" w14:textId="77777777" w:rsidR="00FF3688" w:rsidRPr="00FF3688" w:rsidRDefault="00FF3688" w:rsidP="00FF3688">
      <w:pPr>
        <w:rPr>
          <w:sz w:val="14"/>
          <w:szCs w:val="14"/>
        </w:rPr>
      </w:pPr>
      <w:r w:rsidRPr="00FF3688">
        <w:rPr>
          <w:sz w:val="14"/>
          <w:szCs w:val="14"/>
        </w:rPr>
        <w:t>Project 6873, Automatically Programmed Tool Language II Program Operator Notes, 1958 April 10</w:t>
      </w:r>
    </w:p>
    <w:p w14:paraId="5E4E6282" w14:textId="77777777" w:rsidR="00FF3688" w:rsidRPr="00FF3688" w:rsidRDefault="00FF3688" w:rsidP="00FF3688">
      <w:pPr>
        <w:rPr>
          <w:sz w:val="14"/>
          <w:szCs w:val="14"/>
        </w:rPr>
      </w:pPr>
      <w:r w:rsidRPr="00FF3688">
        <w:rPr>
          <w:sz w:val="14"/>
          <w:szCs w:val="14"/>
        </w:rPr>
        <w:t>Project 6873, Automatically Programmed Tool Language II, 2D Translation Phase, 1958 May 16</w:t>
      </w:r>
    </w:p>
    <w:p w14:paraId="00260B05" w14:textId="77777777" w:rsidR="00FF3688" w:rsidRPr="00FF3688" w:rsidRDefault="00FF3688" w:rsidP="00FF3688">
      <w:pPr>
        <w:rPr>
          <w:sz w:val="14"/>
          <w:szCs w:val="14"/>
        </w:rPr>
      </w:pPr>
      <w:r w:rsidRPr="00FF3688">
        <w:rPr>
          <w:sz w:val="14"/>
          <w:szCs w:val="14"/>
        </w:rPr>
        <w:t>Project 6873, Automatically Programmed Tool Language II, 2D APT II Change Notices, 1957-1959</w:t>
      </w:r>
    </w:p>
    <w:p w14:paraId="4E81609C" w14:textId="77777777" w:rsidR="00FF3688" w:rsidRPr="00FF3688" w:rsidRDefault="00FF3688" w:rsidP="00FF3688">
      <w:pPr>
        <w:rPr>
          <w:sz w:val="14"/>
          <w:szCs w:val="14"/>
        </w:rPr>
      </w:pPr>
      <w:r w:rsidRPr="00FF3688">
        <w:rPr>
          <w:sz w:val="14"/>
          <w:szCs w:val="14"/>
        </w:rPr>
        <w:t>Project 6873, Automatically Programmed Tool Language II, 2D APT II Phase I Programmer’s List, 1957-1958</w:t>
      </w:r>
    </w:p>
    <w:p w14:paraId="54641770" w14:textId="77777777" w:rsidR="00FF3688" w:rsidRPr="00FF3688" w:rsidRDefault="00FF3688" w:rsidP="00FF3688">
      <w:pPr>
        <w:rPr>
          <w:sz w:val="14"/>
          <w:szCs w:val="14"/>
        </w:rPr>
      </w:pPr>
      <w:r w:rsidRPr="00FF3688">
        <w:rPr>
          <w:sz w:val="14"/>
          <w:szCs w:val="14"/>
        </w:rPr>
        <w:t>Project 6873, Automatically Programmed Tool Language II, 2D APT Test Case Print Out, undated</w:t>
      </w:r>
    </w:p>
    <w:p w14:paraId="1EE418F4" w14:textId="77777777" w:rsidR="00FF3688" w:rsidRPr="00FF3688" w:rsidRDefault="00FF3688" w:rsidP="00FF3688">
      <w:pPr>
        <w:rPr>
          <w:sz w:val="14"/>
          <w:szCs w:val="14"/>
        </w:rPr>
      </w:pPr>
      <w:r w:rsidRPr="00FF3688">
        <w:rPr>
          <w:sz w:val="14"/>
          <w:szCs w:val="14"/>
        </w:rPr>
        <w:t>Project 6873, Artificial Intelligence, undated</w:t>
      </w:r>
    </w:p>
    <w:p w14:paraId="2F9E0662" w14:textId="77777777" w:rsidR="00FF3688" w:rsidRPr="00FF3688" w:rsidRDefault="00FF3688" w:rsidP="00FF3688">
      <w:pPr>
        <w:rPr>
          <w:sz w:val="14"/>
          <w:szCs w:val="14"/>
        </w:rPr>
      </w:pPr>
      <w:r w:rsidRPr="00FF3688">
        <w:rPr>
          <w:sz w:val="14"/>
          <w:szCs w:val="14"/>
        </w:rPr>
        <w:t>Project 6873, Association for Computing Machinery Speech, J. H. Runyon, 1958 October 20</w:t>
      </w:r>
    </w:p>
    <w:p w14:paraId="5C67AADA" w14:textId="77777777" w:rsidR="00FF3688" w:rsidRPr="00FF3688" w:rsidRDefault="00FF3688" w:rsidP="00FF3688">
      <w:pPr>
        <w:rPr>
          <w:sz w:val="14"/>
          <w:szCs w:val="14"/>
        </w:rPr>
      </w:pPr>
      <w:r w:rsidRPr="00FF3688">
        <w:rPr>
          <w:sz w:val="14"/>
          <w:szCs w:val="14"/>
        </w:rPr>
        <w:t>Project 6873, Auto Prompt, 1958 July 23</w:t>
      </w:r>
    </w:p>
    <w:p w14:paraId="10125174" w14:textId="77777777" w:rsidR="00FF3688" w:rsidRPr="00FF3688" w:rsidRDefault="00FF3688" w:rsidP="00FF3688">
      <w:pPr>
        <w:rPr>
          <w:sz w:val="14"/>
          <w:szCs w:val="14"/>
        </w:rPr>
      </w:pPr>
      <w:r w:rsidRPr="00FF3688">
        <w:rPr>
          <w:sz w:val="14"/>
          <w:szCs w:val="14"/>
        </w:rPr>
        <w:t xml:space="preserve">Project 6873, </w:t>
      </w:r>
      <w:proofErr w:type="spellStart"/>
      <w:r w:rsidRPr="00FF3688">
        <w:rPr>
          <w:sz w:val="14"/>
          <w:szCs w:val="14"/>
        </w:rPr>
        <w:t>Barnesdril</w:t>
      </w:r>
      <w:proofErr w:type="spellEnd"/>
      <w:r w:rsidRPr="00FF3688">
        <w:rPr>
          <w:sz w:val="14"/>
          <w:szCs w:val="14"/>
        </w:rPr>
        <w:t>: Program Type Machine, undated</w:t>
      </w:r>
    </w:p>
    <w:p w14:paraId="29CB83F7" w14:textId="77777777" w:rsidR="00FF3688" w:rsidRPr="00FF3688" w:rsidRDefault="00FF3688" w:rsidP="00FF3688">
      <w:pPr>
        <w:rPr>
          <w:sz w:val="14"/>
          <w:szCs w:val="14"/>
        </w:rPr>
      </w:pPr>
      <w:r w:rsidRPr="00FF3688">
        <w:rPr>
          <w:sz w:val="14"/>
          <w:szCs w:val="14"/>
        </w:rPr>
        <w:t>Project 6873, Beeby, William D., The Operating Experience on Aircraft Production, 1958 December 1 to December 5</w:t>
      </w:r>
    </w:p>
    <w:p w14:paraId="7F9276BD" w14:textId="77777777" w:rsidR="00FF3688" w:rsidRPr="00FF3688" w:rsidRDefault="00FF3688" w:rsidP="00FF3688">
      <w:pPr>
        <w:rPr>
          <w:sz w:val="14"/>
          <w:szCs w:val="14"/>
        </w:rPr>
      </w:pPr>
      <w:r w:rsidRPr="00FF3688">
        <w:rPr>
          <w:sz w:val="14"/>
          <w:szCs w:val="14"/>
        </w:rPr>
        <w:t>Project 6873, Bibliography on Numerical Control of Machine Tools, A.K. Susskind, 1958, 1966</w:t>
      </w:r>
    </w:p>
    <w:p w14:paraId="30E232F6" w14:textId="77777777" w:rsidR="00FF3688" w:rsidRPr="00FF3688" w:rsidRDefault="00FF3688" w:rsidP="00FF3688">
      <w:pPr>
        <w:rPr>
          <w:sz w:val="14"/>
          <w:szCs w:val="14"/>
        </w:rPr>
      </w:pPr>
      <w:r w:rsidRPr="00FF3688">
        <w:rPr>
          <w:sz w:val="14"/>
          <w:szCs w:val="14"/>
        </w:rPr>
        <w:t>Project 6873, Boeing Library Routines, 1956, 1957</w:t>
      </w:r>
    </w:p>
    <w:p w14:paraId="70C9DC68" w14:textId="77777777" w:rsidR="00FF3688" w:rsidRPr="00FF3688" w:rsidRDefault="00FF3688" w:rsidP="00FF3688">
      <w:pPr>
        <w:rPr>
          <w:sz w:val="14"/>
          <w:szCs w:val="14"/>
        </w:rPr>
      </w:pPr>
      <w:r w:rsidRPr="00FF3688">
        <w:rPr>
          <w:sz w:val="14"/>
          <w:szCs w:val="14"/>
        </w:rPr>
        <w:t>Project 6873, brochure, 1951-1952</w:t>
      </w:r>
    </w:p>
    <w:p w14:paraId="0B198835" w14:textId="77777777" w:rsidR="00FF3688" w:rsidRPr="00FF3688" w:rsidRDefault="00FF3688" w:rsidP="00FF3688">
      <w:pPr>
        <w:rPr>
          <w:sz w:val="14"/>
          <w:szCs w:val="14"/>
        </w:rPr>
      </w:pPr>
      <w:r w:rsidRPr="00FF3688">
        <w:rPr>
          <w:sz w:val="14"/>
          <w:szCs w:val="14"/>
        </w:rPr>
        <w:t>Project 6873, CAD notes for book, 1960-1960</w:t>
      </w:r>
    </w:p>
    <w:p w14:paraId="6D8B07A2" w14:textId="77777777" w:rsidR="00FF3688" w:rsidRPr="00FF3688" w:rsidRDefault="00FF3688" w:rsidP="00FF3688">
      <w:pPr>
        <w:rPr>
          <w:sz w:val="14"/>
          <w:szCs w:val="14"/>
        </w:rPr>
      </w:pPr>
      <w:r w:rsidRPr="00FF3688">
        <w:rPr>
          <w:sz w:val="14"/>
          <w:szCs w:val="14"/>
        </w:rPr>
        <w:t>Project 6873, Conservation Seminar Talk, Columbia University, 1953-1953</w:t>
      </w:r>
    </w:p>
    <w:p w14:paraId="09B0BC67" w14:textId="77777777" w:rsidR="00FF3688" w:rsidRPr="00FF3688" w:rsidRDefault="00FF3688" w:rsidP="00FF3688">
      <w:pPr>
        <w:rPr>
          <w:sz w:val="14"/>
          <w:szCs w:val="14"/>
        </w:rPr>
      </w:pPr>
      <w:r w:rsidRPr="00FF3688">
        <w:rPr>
          <w:sz w:val="14"/>
          <w:szCs w:val="14"/>
        </w:rPr>
        <w:t xml:space="preserve">Project 6873, </w:t>
      </w:r>
      <w:proofErr w:type="spellStart"/>
      <w:r w:rsidRPr="00FF3688">
        <w:rPr>
          <w:sz w:val="14"/>
          <w:szCs w:val="14"/>
        </w:rPr>
        <w:t>correspondance</w:t>
      </w:r>
      <w:proofErr w:type="spellEnd"/>
      <w:r w:rsidRPr="00FF3688">
        <w:rPr>
          <w:sz w:val="14"/>
          <w:szCs w:val="14"/>
        </w:rPr>
        <w:t>, 1955-1957</w:t>
      </w:r>
    </w:p>
    <w:p w14:paraId="5C387A48" w14:textId="77777777" w:rsidR="00FF3688" w:rsidRPr="00FF3688" w:rsidRDefault="00FF3688" w:rsidP="00FF3688">
      <w:pPr>
        <w:rPr>
          <w:sz w:val="14"/>
          <w:szCs w:val="14"/>
        </w:rPr>
      </w:pPr>
      <w:r w:rsidRPr="00FF3688">
        <w:rPr>
          <w:sz w:val="14"/>
          <w:szCs w:val="14"/>
        </w:rPr>
        <w:t xml:space="preserve">Project 6873, </w:t>
      </w:r>
      <w:proofErr w:type="spellStart"/>
      <w:r w:rsidRPr="00FF3688">
        <w:rPr>
          <w:sz w:val="14"/>
          <w:szCs w:val="14"/>
        </w:rPr>
        <w:t>Correspondance</w:t>
      </w:r>
      <w:proofErr w:type="spellEnd"/>
      <w:r w:rsidRPr="00FF3688">
        <w:rPr>
          <w:sz w:val="14"/>
          <w:szCs w:val="14"/>
        </w:rPr>
        <w:t xml:space="preserve"> AIA, 1959-1959</w:t>
      </w:r>
    </w:p>
    <w:p w14:paraId="7DB80534" w14:textId="77777777" w:rsidR="00FF3688" w:rsidRPr="00FF3688" w:rsidRDefault="00FF3688" w:rsidP="00FF3688">
      <w:pPr>
        <w:rPr>
          <w:sz w:val="14"/>
          <w:szCs w:val="14"/>
        </w:rPr>
      </w:pPr>
      <w:r w:rsidRPr="00FF3688">
        <w:rPr>
          <w:sz w:val="14"/>
          <w:szCs w:val="14"/>
        </w:rPr>
        <w:t>Project 6873, Computation Center Bulletins and memos, 1957-1958</w:t>
      </w:r>
    </w:p>
    <w:p w14:paraId="17AC8F0F" w14:textId="77777777" w:rsidR="00FF3688" w:rsidRPr="00FF3688" w:rsidRDefault="00FF3688" w:rsidP="00FF3688">
      <w:pPr>
        <w:rPr>
          <w:sz w:val="14"/>
          <w:szCs w:val="14"/>
        </w:rPr>
      </w:pPr>
      <w:r w:rsidRPr="00FF3688">
        <w:rPr>
          <w:sz w:val="14"/>
          <w:szCs w:val="14"/>
        </w:rPr>
        <w:t xml:space="preserve">Project 6873, Computation Center F. M. </w:t>
      </w:r>
      <w:proofErr w:type="spellStart"/>
      <w:r w:rsidRPr="00FF3688">
        <w:rPr>
          <w:sz w:val="14"/>
          <w:szCs w:val="14"/>
        </w:rPr>
        <w:t>Verzuh</w:t>
      </w:r>
      <w:proofErr w:type="spellEnd"/>
      <w:r w:rsidRPr="00FF3688">
        <w:rPr>
          <w:sz w:val="14"/>
          <w:szCs w:val="14"/>
        </w:rPr>
        <w:t xml:space="preserve"> file, 1959-1959</w:t>
      </w:r>
    </w:p>
    <w:p w14:paraId="51F8ECF8" w14:textId="77777777" w:rsidR="00FF3688" w:rsidRPr="00FF3688" w:rsidRDefault="00FF3688" w:rsidP="00FF3688">
      <w:pPr>
        <w:rPr>
          <w:sz w:val="14"/>
          <w:szCs w:val="14"/>
        </w:rPr>
      </w:pPr>
      <w:r w:rsidRPr="00FF3688">
        <w:rPr>
          <w:sz w:val="14"/>
          <w:szCs w:val="14"/>
        </w:rPr>
        <w:t>Project 6873, Concord Control, 1956 December 26</w:t>
      </w:r>
    </w:p>
    <w:p w14:paraId="55A7BA9D" w14:textId="77777777" w:rsidR="00FF3688" w:rsidRPr="00FF3688" w:rsidRDefault="00FF3688" w:rsidP="00FF3688">
      <w:pPr>
        <w:rPr>
          <w:sz w:val="14"/>
          <w:szCs w:val="14"/>
        </w:rPr>
      </w:pPr>
      <w:r w:rsidRPr="00FF3688">
        <w:rPr>
          <w:sz w:val="14"/>
          <w:szCs w:val="14"/>
        </w:rPr>
        <w:t xml:space="preserve">Project 6873, course outline and workbook for special course on </w:t>
      </w:r>
      <w:proofErr w:type="spellStart"/>
      <w:r w:rsidRPr="00FF3688">
        <w:rPr>
          <w:sz w:val="14"/>
          <w:szCs w:val="14"/>
        </w:rPr>
        <w:t>Programmig</w:t>
      </w:r>
      <w:proofErr w:type="spellEnd"/>
      <w:r w:rsidRPr="00FF3688">
        <w:rPr>
          <w:sz w:val="14"/>
          <w:szCs w:val="14"/>
        </w:rPr>
        <w:t xml:space="preserve"> for Numerically Controlled Machine Tools, 1957-1957</w:t>
      </w:r>
    </w:p>
    <w:p w14:paraId="1EAEEEAE" w14:textId="77777777" w:rsidR="00FF3688" w:rsidRPr="00FF3688" w:rsidRDefault="00FF3688" w:rsidP="00FF3688">
      <w:pPr>
        <w:rPr>
          <w:sz w:val="14"/>
          <w:szCs w:val="14"/>
        </w:rPr>
      </w:pPr>
      <w:r w:rsidRPr="00FF3688">
        <w:rPr>
          <w:sz w:val="14"/>
          <w:szCs w:val="14"/>
        </w:rPr>
        <w:t>Project 6873, Demonstration of Numerically Controlled Milling Machine, 1952 September</w:t>
      </w:r>
    </w:p>
    <w:p w14:paraId="3807544A" w14:textId="77777777" w:rsidR="00FF3688" w:rsidRPr="00FF3688" w:rsidRDefault="00FF3688" w:rsidP="00FF3688">
      <w:pPr>
        <w:rPr>
          <w:sz w:val="14"/>
          <w:szCs w:val="14"/>
        </w:rPr>
      </w:pPr>
      <w:r w:rsidRPr="00FF3688">
        <w:rPr>
          <w:sz w:val="14"/>
          <w:szCs w:val="14"/>
        </w:rPr>
        <w:t>Project 6873, Demonstration Letters of Request, 1952-1952</w:t>
      </w:r>
    </w:p>
    <w:p w14:paraId="0C3974E0" w14:textId="77777777" w:rsidR="00FF3688" w:rsidRPr="00FF3688" w:rsidRDefault="00FF3688" w:rsidP="00FF3688">
      <w:pPr>
        <w:rPr>
          <w:sz w:val="14"/>
          <w:szCs w:val="14"/>
        </w:rPr>
      </w:pPr>
      <w:r w:rsidRPr="00FF3688">
        <w:rPr>
          <w:sz w:val="14"/>
          <w:szCs w:val="14"/>
        </w:rPr>
        <w:t>Project 6873, Designers for Industry, 1959-1959</w:t>
      </w:r>
    </w:p>
    <w:p w14:paraId="13456EA0" w14:textId="77777777" w:rsidR="00FF3688" w:rsidRPr="00FF3688" w:rsidRDefault="00FF3688" w:rsidP="00FF3688">
      <w:pPr>
        <w:rPr>
          <w:sz w:val="14"/>
          <w:szCs w:val="14"/>
        </w:rPr>
      </w:pPr>
      <w:r w:rsidRPr="00FF3688">
        <w:rPr>
          <w:sz w:val="14"/>
          <w:szCs w:val="14"/>
        </w:rPr>
        <w:t>Project 6873, DSR Contract Proposal for Coming Year, 1959-1959</w:t>
      </w:r>
    </w:p>
    <w:p w14:paraId="69B19AE8" w14:textId="77777777" w:rsidR="00FF3688" w:rsidRPr="00FF3688" w:rsidRDefault="00FF3688" w:rsidP="00FF3688">
      <w:pPr>
        <w:rPr>
          <w:sz w:val="14"/>
          <w:szCs w:val="14"/>
        </w:rPr>
      </w:pPr>
      <w:r w:rsidRPr="00FF3688">
        <w:rPr>
          <w:sz w:val="14"/>
          <w:szCs w:val="14"/>
        </w:rPr>
        <w:t>Project 6873, distribution lists, 1958-1960</w:t>
      </w:r>
    </w:p>
    <w:p w14:paraId="5D90AB9E" w14:textId="77777777" w:rsidR="00FF3688" w:rsidRPr="00FF3688" w:rsidRDefault="00FF3688" w:rsidP="00FF3688">
      <w:pPr>
        <w:rPr>
          <w:sz w:val="14"/>
          <w:szCs w:val="14"/>
        </w:rPr>
      </w:pPr>
      <w:r w:rsidRPr="00FF3688">
        <w:rPr>
          <w:sz w:val="14"/>
          <w:szCs w:val="14"/>
        </w:rPr>
        <w:t>Project 6873, distribution lists, 1949-1964</w:t>
      </w:r>
    </w:p>
    <w:p w14:paraId="1214B779" w14:textId="77777777" w:rsidR="00FF3688" w:rsidRPr="00FF3688" w:rsidRDefault="00FF3688" w:rsidP="00FF3688">
      <w:pPr>
        <w:rPr>
          <w:sz w:val="14"/>
          <w:szCs w:val="14"/>
        </w:rPr>
      </w:pPr>
      <w:r w:rsidRPr="00FF3688">
        <w:rPr>
          <w:sz w:val="14"/>
          <w:szCs w:val="14"/>
        </w:rPr>
        <w:t>Project 6873, DSR: meetings, 1957-1958</w:t>
      </w:r>
    </w:p>
    <w:p w14:paraId="3FCF6616" w14:textId="77777777" w:rsidR="00FF3688" w:rsidRPr="00FF3688" w:rsidRDefault="00FF3688" w:rsidP="00FF3688">
      <w:pPr>
        <w:rPr>
          <w:sz w:val="14"/>
          <w:szCs w:val="14"/>
        </w:rPr>
      </w:pPr>
      <w:r w:rsidRPr="00FF3688">
        <w:rPr>
          <w:sz w:val="14"/>
          <w:szCs w:val="14"/>
        </w:rPr>
        <w:t>Project 6873, DSR (</w:t>
      </w:r>
      <w:proofErr w:type="spellStart"/>
      <w:r w:rsidRPr="00FF3688">
        <w:rPr>
          <w:sz w:val="14"/>
          <w:szCs w:val="14"/>
        </w:rPr>
        <w:t>hectos</w:t>
      </w:r>
      <w:proofErr w:type="spellEnd"/>
      <w:r w:rsidRPr="00FF3688">
        <w:rPr>
          <w:sz w:val="14"/>
          <w:szCs w:val="14"/>
        </w:rPr>
        <w:t>): Status Letters Nos. 77-100, 1958-1958</w:t>
      </w:r>
    </w:p>
    <w:p w14:paraId="128C3EA0" w14:textId="77777777" w:rsidR="00FF3688" w:rsidRPr="00FF3688" w:rsidRDefault="00FF3688" w:rsidP="00FF3688">
      <w:pPr>
        <w:rPr>
          <w:sz w:val="14"/>
          <w:szCs w:val="14"/>
        </w:rPr>
      </w:pPr>
      <w:r w:rsidRPr="00FF3688">
        <w:rPr>
          <w:sz w:val="14"/>
          <w:szCs w:val="14"/>
        </w:rPr>
        <w:t>Project 6873, DSR (</w:t>
      </w:r>
      <w:proofErr w:type="spellStart"/>
      <w:r w:rsidRPr="00FF3688">
        <w:rPr>
          <w:sz w:val="14"/>
          <w:szCs w:val="14"/>
        </w:rPr>
        <w:t>hectos</w:t>
      </w:r>
      <w:proofErr w:type="spellEnd"/>
      <w:r w:rsidRPr="00FF3688">
        <w:rPr>
          <w:sz w:val="14"/>
          <w:szCs w:val="14"/>
        </w:rPr>
        <w:t>): Status Letters Nos. 101-117, 1958 August to 1959 December</w:t>
      </w:r>
    </w:p>
    <w:p w14:paraId="294B316E" w14:textId="77777777" w:rsidR="00FF3688" w:rsidRPr="00FF3688" w:rsidRDefault="00FF3688" w:rsidP="00FF3688">
      <w:pPr>
        <w:rPr>
          <w:sz w:val="14"/>
          <w:szCs w:val="14"/>
        </w:rPr>
      </w:pPr>
      <w:r w:rsidRPr="00FF3688">
        <w:rPr>
          <w:sz w:val="14"/>
          <w:szCs w:val="14"/>
        </w:rPr>
        <w:t>Project 6873, Economic Evaluation Studies, 1954-1954</w:t>
      </w:r>
    </w:p>
    <w:p w14:paraId="44B4105E" w14:textId="77777777" w:rsidR="00FF3688" w:rsidRPr="00FF3688" w:rsidRDefault="00FF3688" w:rsidP="00FF3688">
      <w:pPr>
        <w:rPr>
          <w:sz w:val="14"/>
          <w:szCs w:val="14"/>
        </w:rPr>
      </w:pPr>
      <w:r w:rsidRPr="00FF3688">
        <w:rPr>
          <w:sz w:val="14"/>
          <w:szCs w:val="14"/>
        </w:rPr>
        <w:t>Project 6873, Economic Study: Gregory and Atwater, 1952, 1954</w:t>
      </w:r>
    </w:p>
    <w:p w14:paraId="4AE4C3F5" w14:textId="77777777" w:rsidR="00FF3688" w:rsidRPr="00FF3688" w:rsidRDefault="00FF3688" w:rsidP="00FF3688">
      <w:pPr>
        <w:rPr>
          <w:sz w:val="14"/>
          <w:szCs w:val="14"/>
        </w:rPr>
      </w:pPr>
      <w:r w:rsidRPr="00FF3688">
        <w:rPr>
          <w:sz w:val="14"/>
          <w:szCs w:val="14"/>
        </w:rPr>
        <w:t>Project 6873, Electronic Associates, 1958-1958</w:t>
      </w:r>
    </w:p>
    <w:p w14:paraId="453E77BA" w14:textId="77777777" w:rsidR="00FF3688" w:rsidRPr="00FF3688" w:rsidRDefault="00FF3688" w:rsidP="00FF3688">
      <w:pPr>
        <w:rPr>
          <w:sz w:val="14"/>
          <w:szCs w:val="14"/>
        </w:rPr>
      </w:pPr>
      <w:r w:rsidRPr="00FF3688">
        <w:rPr>
          <w:sz w:val="14"/>
          <w:szCs w:val="14"/>
        </w:rPr>
        <w:t>Project 6873, ERA 1103, 1955-1955</w:t>
      </w:r>
    </w:p>
    <w:p w14:paraId="0883FFBA" w14:textId="77777777" w:rsidR="00FF3688" w:rsidRPr="00FF3688" w:rsidRDefault="00FF3688" w:rsidP="00FF3688">
      <w:pPr>
        <w:rPr>
          <w:sz w:val="14"/>
          <w:szCs w:val="14"/>
        </w:rPr>
      </w:pPr>
      <w:r w:rsidRPr="00FF3688">
        <w:rPr>
          <w:sz w:val="14"/>
          <w:szCs w:val="14"/>
        </w:rPr>
        <w:t>Project 6873, Distribution of Final Report, Part 2, MCPBIS Requests, 1953-1953</w:t>
      </w:r>
    </w:p>
    <w:p w14:paraId="4AF63E4A" w14:textId="77777777" w:rsidR="00FF3688" w:rsidRPr="00FF3688" w:rsidRDefault="00FF3688" w:rsidP="00FF3688">
      <w:pPr>
        <w:rPr>
          <w:sz w:val="14"/>
          <w:szCs w:val="14"/>
        </w:rPr>
      </w:pPr>
      <w:r w:rsidRPr="00FF3688">
        <w:rPr>
          <w:sz w:val="14"/>
          <w:szCs w:val="14"/>
        </w:rPr>
        <w:t>Project 6873, foreign visitors, 1956-1958</w:t>
      </w:r>
    </w:p>
    <w:p w14:paraId="63C06DCE" w14:textId="77777777" w:rsidR="00FF3688" w:rsidRPr="00FF3688" w:rsidRDefault="00FF3688" w:rsidP="00FF3688">
      <w:pPr>
        <w:rPr>
          <w:sz w:val="14"/>
          <w:szCs w:val="14"/>
        </w:rPr>
      </w:pPr>
      <w:r w:rsidRPr="00FF3688">
        <w:rPr>
          <w:sz w:val="14"/>
          <w:szCs w:val="14"/>
        </w:rPr>
        <w:t>Project 6873, 7108, Giddings and Lewis Project, 1953-1987</w:t>
      </w:r>
    </w:p>
    <w:p w14:paraId="68415844" w14:textId="77777777" w:rsidR="00FF3688" w:rsidRPr="00FF3688" w:rsidRDefault="00FF3688" w:rsidP="00FF3688">
      <w:pPr>
        <w:rPr>
          <w:sz w:val="14"/>
          <w:szCs w:val="14"/>
        </w:rPr>
      </w:pPr>
      <w:r w:rsidRPr="00FF3688">
        <w:rPr>
          <w:sz w:val="14"/>
          <w:szCs w:val="14"/>
        </w:rPr>
        <w:t>Project 6873, general invitation memorandum, AED Project, undated</w:t>
      </w:r>
    </w:p>
    <w:p w14:paraId="2DE42024" w14:textId="77777777" w:rsidR="00FF3688" w:rsidRPr="00FF3688" w:rsidRDefault="00FF3688" w:rsidP="00FF3688">
      <w:pPr>
        <w:rPr>
          <w:sz w:val="14"/>
          <w:szCs w:val="14"/>
        </w:rPr>
      </w:pPr>
      <w:r w:rsidRPr="00FF3688">
        <w:rPr>
          <w:sz w:val="14"/>
          <w:szCs w:val="14"/>
        </w:rPr>
        <w:t xml:space="preserve">Project 6873, general </w:t>
      </w:r>
      <w:proofErr w:type="spellStart"/>
      <w:r w:rsidRPr="00FF3688">
        <w:rPr>
          <w:sz w:val="14"/>
          <w:szCs w:val="14"/>
        </w:rPr>
        <w:t>memoradums</w:t>
      </w:r>
      <w:proofErr w:type="spellEnd"/>
      <w:r w:rsidRPr="00FF3688">
        <w:rPr>
          <w:sz w:val="14"/>
          <w:szCs w:val="14"/>
        </w:rPr>
        <w:t>, 1949-1952</w:t>
      </w:r>
    </w:p>
    <w:p w14:paraId="23B1CD16" w14:textId="77777777" w:rsidR="00FF3688" w:rsidRPr="00FF3688" w:rsidRDefault="00FF3688" w:rsidP="00FF3688">
      <w:pPr>
        <w:rPr>
          <w:sz w:val="14"/>
          <w:szCs w:val="14"/>
        </w:rPr>
      </w:pPr>
      <w:r w:rsidRPr="00FF3688">
        <w:rPr>
          <w:sz w:val="14"/>
          <w:szCs w:val="14"/>
        </w:rPr>
        <w:t>Project 6873, general memorandums, 1957-1958</w:t>
      </w:r>
    </w:p>
    <w:p w14:paraId="77158DD2" w14:textId="77777777" w:rsidR="00FF3688" w:rsidRPr="00FF3688" w:rsidRDefault="00FF3688" w:rsidP="00FF3688">
      <w:pPr>
        <w:rPr>
          <w:sz w:val="14"/>
          <w:szCs w:val="14"/>
        </w:rPr>
      </w:pPr>
      <w:r w:rsidRPr="00FF3688">
        <w:rPr>
          <w:sz w:val="14"/>
          <w:szCs w:val="14"/>
        </w:rPr>
        <w:t>Project 6873, Group Control Program: Semi Monthly Reports, 1958-1959</w:t>
      </w:r>
    </w:p>
    <w:p w14:paraId="10EEA069" w14:textId="77777777" w:rsidR="00FF3688" w:rsidRPr="00FF3688" w:rsidRDefault="00FF3688" w:rsidP="00FF3688">
      <w:pPr>
        <w:rPr>
          <w:sz w:val="14"/>
          <w:szCs w:val="14"/>
        </w:rPr>
      </w:pPr>
      <w:r w:rsidRPr="00FF3688">
        <w:rPr>
          <w:sz w:val="14"/>
          <w:szCs w:val="14"/>
        </w:rPr>
        <w:t>Project 6873, IBM, circa 1950s</w:t>
      </w:r>
    </w:p>
    <w:p w14:paraId="2D8C9E02" w14:textId="77777777" w:rsidR="00FF3688" w:rsidRPr="00FF3688" w:rsidRDefault="00FF3688" w:rsidP="00FF3688">
      <w:pPr>
        <w:rPr>
          <w:sz w:val="14"/>
          <w:szCs w:val="14"/>
        </w:rPr>
      </w:pPr>
      <w:r w:rsidRPr="00FF3688">
        <w:rPr>
          <w:sz w:val="14"/>
          <w:szCs w:val="14"/>
        </w:rPr>
        <w:t>Project 6873, ILO Symposium on Computer-Aided Design, 1963 May 9</w:t>
      </w:r>
    </w:p>
    <w:p w14:paraId="06967F9B" w14:textId="77777777" w:rsidR="00FF3688" w:rsidRPr="00FF3688" w:rsidRDefault="00FF3688" w:rsidP="00FF3688">
      <w:pPr>
        <w:rPr>
          <w:sz w:val="14"/>
          <w:szCs w:val="14"/>
        </w:rPr>
      </w:pPr>
      <w:r w:rsidRPr="00FF3688">
        <w:rPr>
          <w:sz w:val="14"/>
          <w:szCs w:val="14"/>
        </w:rPr>
        <w:t>Project 6873, INSPRE Write-up, Attachment A, undated</w:t>
      </w:r>
    </w:p>
    <w:p w14:paraId="56AA1EB8" w14:textId="77777777" w:rsidR="00FF3688" w:rsidRPr="00FF3688" w:rsidRDefault="00FF3688" w:rsidP="00FF3688">
      <w:pPr>
        <w:rPr>
          <w:sz w:val="14"/>
          <w:szCs w:val="14"/>
        </w:rPr>
      </w:pPr>
      <w:r w:rsidRPr="00FF3688">
        <w:rPr>
          <w:sz w:val="14"/>
          <w:szCs w:val="14"/>
        </w:rPr>
        <w:t>Project 6873, Investigation of a Servo-Type Pulse-to-Analog Data Converter, Engineering Report No. 5, W. L. Poland, 1951-1951</w:t>
      </w:r>
    </w:p>
    <w:p w14:paraId="576968A3" w14:textId="77777777" w:rsidR="00FF3688" w:rsidRPr="00FF3688" w:rsidRDefault="00FF3688" w:rsidP="00FF3688">
      <w:pPr>
        <w:rPr>
          <w:sz w:val="14"/>
          <w:szCs w:val="14"/>
        </w:rPr>
      </w:pPr>
      <w:r w:rsidRPr="00FF3688">
        <w:rPr>
          <w:sz w:val="14"/>
          <w:szCs w:val="14"/>
        </w:rPr>
        <w:lastRenderedPageBreak/>
        <w:t>Project 6873, Jackson and Moreland Inc., 1958 March</w:t>
      </w:r>
    </w:p>
    <w:p w14:paraId="01E00F5C" w14:textId="77777777" w:rsidR="00FF3688" w:rsidRPr="00FF3688" w:rsidRDefault="00FF3688" w:rsidP="00FF3688">
      <w:pPr>
        <w:rPr>
          <w:sz w:val="14"/>
          <w:szCs w:val="14"/>
        </w:rPr>
      </w:pPr>
      <w:r w:rsidRPr="00FF3688">
        <w:rPr>
          <w:sz w:val="14"/>
          <w:szCs w:val="14"/>
        </w:rPr>
        <w:t>Project 6873, Job Analyses Nos. 1-13</w:t>
      </w:r>
    </w:p>
    <w:p w14:paraId="0BB9DD3E" w14:textId="77777777" w:rsidR="00FF3688" w:rsidRPr="00FF3688" w:rsidRDefault="00FF3688" w:rsidP="00FF3688">
      <w:pPr>
        <w:rPr>
          <w:sz w:val="14"/>
          <w:szCs w:val="14"/>
        </w:rPr>
      </w:pPr>
      <w:r w:rsidRPr="00FF3688">
        <w:rPr>
          <w:sz w:val="14"/>
          <w:szCs w:val="14"/>
        </w:rPr>
        <w:t>Project 6873, Job Analyses Nos. 14-74</w:t>
      </w:r>
    </w:p>
    <w:p w14:paraId="74695C6E" w14:textId="77777777" w:rsidR="00FF3688" w:rsidRPr="00FF3688" w:rsidRDefault="00FF3688" w:rsidP="00FF3688">
      <w:pPr>
        <w:rPr>
          <w:sz w:val="14"/>
          <w:szCs w:val="14"/>
        </w:rPr>
      </w:pPr>
      <w:r w:rsidRPr="00FF3688">
        <w:rPr>
          <w:sz w:val="14"/>
          <w:szCs w:val="14"/>
        </w:rPr>
        <w:t>Project 6873, Liaison correspondence, 1953-1954</w:t>
      </w:r>
    </w:p>
    <w:p w14:paraId="090BCEAF" w14:textId="77777777" w:rsidR="00FF3688" w:rsidRPr="00FF3688" w:rsidRDefault="00FF3688" w:rsidP="00FF3688">
      <w:pPr>
        <w:rPr>
          <w:sz w:val="14"/>
          <w:szCs w:val="14"/>
        </w:rPr>
      </w:pPr>
      <w:r w:rsidRPr="00FF3688">
        <w:rPr>
          <w:sz w:val="14"/>
          <w:szCs w:val="14"/>
        </w:rPr>
        <w:t>Project 6873, Liaison correspondence, 1955-1955</w:t>
      </w:r>
    </w:p>
    <w:p w14:paraId="2504B4F7" w14:textId="77777777" w:rsidR="00FF3688" w:rsidRPr="00FF3688" w:rsidRDefault="00FF3688" w:rsidP="00FF3688">
      <w:pPr>
        <w:rPr>
          <w:sz w:val="14"/>
          <w:szCs w:val="14"/>
        </w:rPr>
      </w:pPr>
      <w:r w:rsidRPr="00FF3688">
        <w:rPr>
          <w:sz w:val="14"/>
          <w:szCs w:val="14"/>
        </w:rPr>
        <w:t>Project 6873, Liaison correspondence, 1956-1956</w:t>
      </w:r>
    </w:p>
    <w:p w14:paraId="409F33B5" w14:textId="77777777" w:rsidR="00FF3688" w:rsidRPr="00FF3688" w:rsidRDefault="00FF3688" w:rsidP="00FF3688">
      <w:pPr>
        <w:rPr>
          <w:sz w:val="14"/>
          <w:szCs w:val="14"/>
        </w:rPr>
      </w:pPr>
      <w:r w:rsidRPr="00FF3688">
        <w:rPr>
          <w:sz w:val="14"/>
          <w:szCs w:val="14"/>
        </w:rPr>
        <w:t>Project 6873, Liaison talks, 1952-1954</w:t>
      </w:r>
    </w:p>
    <w:p w14:paraId="368F87A3" w14:textId="77777777" w:rsidR="00FF3688" w:rsidRPr="00FF3688" w:rsidRDefault="00FF3688" w:rsidP="00FF3688">
      <w:pPr>
        <w:rPr>
          <w:sz w:val="14"/>
          <w:szCs w:val="14"/>
        </w:rPr>
      </w:pPr>
      <w:r w:rsidRPr="00FF3688">
        <w:rPr>
          <w:sz w:val="14"/>
          <w:szCs w:val="14"/>
        </w:rPr>
        <w:t>Project 6873, Long Range Computer Study Committee (DTR), 1961 April</w:t>
      </w:r>
    </w:p>
    <w:p w14:paraId="3B534CBC" w14:textId="77777777" w:rsidR="00FF3688" w:rsidRPr="00FF3688" w:rsidRDefault="00FF3688" w:rsidP="00FF3688">
      <w:pPr>
        <w:rPr>
          <w:sz w:val="14"/>
          <w:szCs w:val="14"/>
        </w:rPr>
      </w:pPr>
      <w:r w:rsidRPr="00FF3688">
        <w:rPr>
          <w:sz w:val="14"/>
          <w:szCs w:val="14"/>
        </w:rPr>
        <w:t xml:space="preserve">Project 6873, Machining Characteristics of High Strength Thermal </w:t>
      </w:r>
      <w:proofErr w:type="spellStart"/>
      <w:r w:rsidRPr="00FF3688">
        <w:rPr>
          <w:sz w:val="14"/>
          <w:szCs w:val="14"/>
        </w:rPr>
        <w:t>Resisant</w:t>
      </w:r>
      <w:proofErr w:type="spellEnd"/>
      <w:r w:rsidRPr="00FF3688">
        <w:rPr>
          <w:sz w:val="14"/>
          <w:szCs w:val="14"/>
        </w:rPr>
        <w:t xml:space="preserve"> Materials Phase I: Survey of Existing Information Isolation of Problems, Wright Aeronautical Serial Report No. MP.00-159, 1958 February 28</w:t>
      </w:r>
    </w:p>
    <w:p w14:paraId="05B39DF2" w14:textId="77777777" w:rsidR="00FF3688" w:rsidRPr="00FF3688" w:rsidRDefault="00FF3688" w:rsidP="00FF3688">
      <w:pPr>
        <w:rPr>
          <w:sz w:val="14"/>
          <w:szCs w:val="14"/>
        </w:rPr>
      </w:pPr>
      <w:r w:rsidRPr="00FF3688">
        <w:rPr>
          <w:sz w:val="14"/>
          <w:szCs w:val="14"/>
        </w:rPr>
        <w:t>Project 6873, Machine Tool Systems Suppliers, undated</w:t>
      </w:r>
    </w:p>
    <w:p w14:paraId="56BEF1A1" w14:textId="77777777" w:rsidR="00FF3688" w:rsidRPr="00FF3688" w:rsidRDefault="00FF3688" w:rsidP="00FF3688">
      <w:pPr>
        <w:rPr>
          <w:sz w:val="14"/>
          <w:szCs w:val="14"/>
        </w:rPr>
      </w:pPr>
      <w:r w:rsidRPr="00FF3688">
        <w:rPr>
          <w:sz w:val="14"/>
          <w:szCs w:val="14"/>
        </w:rPr>
        <w:t>Project 6873, memorandum, 1951-1956</w:t>
      </w:r>
    </w:p>
    <w:p w14:paraId="76488779" w14:textId="77777777" w:rsidR="00FF3688" w:rsidRPr="00FF3688" w:rsidRDefault="00FF3688" w:rsidP="00FF3688">
      <w:pPr>
        <w:rPr>
          <w:sz w:val="14"/>
          <w:szCs w:val="14"/>
        </w:rPr>
      </w:pPr>
      <w:r w:rsidRPr="00FF3688">
        <w:rPr>
          <w:sz w:val="14"/>
          <w:szCs w:val="14"/>
        </w:rPr>
        <w:t>Project 6873, Milling Machine Project, visitors, 1951-1955</w:t>
      </w:r>
    </w:p>
    <w:p w14:paraId="578232ED" w14:textId="77777777" w:rsidR="00FF3688" w:rsidRPr="00FF3688" w:rsidRDefault="00FF3688" w:rsidP="00FF3688">
      <w:pPr>
        <w:rPr>
          <w:sz w:val="14"/>
          <w:szCs w:val="14"/>
        </w:rPr>
      </w:pPr>
      <w:r w:rsidRPr="00FF3688">
        <w:rPr>
          <w:sz w:val="14"/>
          <w:szCs w:val="14"/>
        </w:rPr>
        <w:t>Project 6873, Milling Machine Project, Summer Course, 1955</w:t>
      </w:r>
    </w:p>
    <w:p w14:paraId="38E8A59C" w14:textId="77777777" w:rsidR="00FF3688" w:rsidRPr="00FF3688" w:rsidRDefault="00FF3688" w:rsidP="00FF3688">
      <w:pPr>
        <w:rPr>
          <w:sz w:val="14"/>
          <w:szCs w:val="14"/>
        </w:rPr>
      </w:pPr>
      <w:r w:rsidRPr="00FF3688">
        <w:rPr>
          <w:sz w:val="14"/>
          <w:szCs w:val="14"/>
        </w:rPr>
        <w:t>Project 6873, Milling Machine Project, texts, 1954-1955</w:t>
      </w:r>
    </w:p>
    <w:p w14:paraId="502620A5" w14:textId="77777777" w:rsidR="00FF3688" w:rsidRPr="00FF3688" w:rsidRDefault="00FF3688" w:rsidP="00FF3688">
      <w:pPr>
        <w:rPr>
          <w:sz w:val="14"/>
          <w:szCs w:val="14"/>
        </w:rPr>
      </w:pPr>
      <w:r w:rsidRPr="00FF3688">
        <w:rPr>
          <w:sz w:val="14"/>
          <w:szCs w:val="14"/>
        </w:rPr>
        <w:t>Project 6873, miscellaneous, 1951-1952</w:t>
      </w:r>
    </w:p>
    <w:p w14:paraId="61BF4503" w14:textId="77777777" w:rsidR="00FF3688" w:rsidRPr="00FF3688" w:rsidRDefault="00FF3688" w:rsidP="00FF3688">
      <w:pPr>
        <w:rPr>
          <w:sz w:val="14"/>
          <w:szCs w:val="14"/>
        </w:rPr>
      </w:pPr>
      <w:r w:rsidRPr="00FF3688">
        <w:rPr>
          <w:sz w:val="14"/>
          <w:szCs w:val="14"/>
        </w:rPr>
        <w:t>Project 6873, MIT News Service, 1954-1954</w:t>
      </w:r>
    </w:p>
    <w:p w14:paraId="01C77396" w14:textId="77777777" w:rsidR="00FF3688" w:rsidRPr="00FF3688" w:rsidRDefault="00FF3688" w:rsidP="00FF3688">
      <w:pPr>
        <w:rPr>
          <w:sz w:val="14"/>
          <w:szCs w:val="14"/>
        </w:rPr>
      </w:pPr>
      <w:r w:rsidRPr="00FF3688">
        <w:rPr>
          <w:sz w:val="14"/>
          <w:szCs w:val="14"/>
        </w:rPr>
        <w:t>Project 6873, MIT Programmer’s meeting, 1959 April 27 to May 1</w:t>
      </w:r>
    </w:p>
    <w:p w14:paraId="5BA9FFC2" w14:textId="77777777" w:rsidR="00FF3688" w:rsidRPr="00FF3688" w:rsidRDefault="00FF3688" w:rsidP="00FF3688">
      <w:pPr>
        <w:rPr>
          <w:sz w:val="14"/>
          <w:szCs w:val="14"/>
        </w:rPr>
      </w:pPr>
      <w:r w:rsidRPr="00FF3688">
        <w:rPr>
          <w:sz w:val="14"/>
          <w:szCs w:val="14"/>
        </w:rPr>
        <w:t>Project 6873, MIT Programmer’s Reports, 1957-1959</w:t>
      </w:r>
    </w:p>
    <w:p w14:paraId="23C58D26" w14:textId="77777777" w:rsidR="00FF3688" w:rsidRPr="00FF3688" w:rsidRDefault="00FF3688" w:rsidP="00FF3688">
      <w:pPr>
        <w:rPr>
          <w:sz w:val="14"/>
          <w:szCs w:val="14"/>
        </w:rPr>
      </w:pPr>
      <w:r w:rsidRPr="00FF3688">
        <w:rPr>
          <w:sz w:val="14"/>
          <w:szCs w:val="14"/>
        </w:rPr>
        <w:t>Project 6873, Numerical Control of Machine Tools, SSP notes, 1955-1955</w:t>
      </w:r>
    </w:p>
    <w:p w14:paraId="6CC4A2D9" w14:textId="77777777" w:rsidR="00FF3688" w:rsidRPr="00FF3688" w:rsidRDefault="00FF3688" w:rsidP="00FF3688">
      <w:pPr>
        <w:rPr>
          <w:sz w:val="14"/>
          <w:szCs w:val="14"/>
        </w:rPr>
      </w:pPr>
      <w:r w:rsidRPr="00FF3688">
        <w:rPr>
          <w:sz w:val="14"/>
          <w:szCs w:val="14"/>
        </w:rPr>
        <w:t>Project 6873, Numerical Control of Machine Tools, Summer Session, 1954-1954</w:t>
      </w:r>
    </w:p>
    <w:p w14:paraId="4EA859F0" w14:textId="77777777" w:rsidR="00FF3688" w:rsidRPr="00FF3688" w:rsidRDefault="00FF3688" w:rsidP="00FF3688">
      <w:pPr>
        <w:rPr>
          <w:sz w:val="14"/>
          <w:szCs w:val="14"/>
        </w:rPr>
      </w:pPr>
      <w:r w:rsidRPr="00FF3688">
        <w:rPr>
          <w:sz w:val="14"/>
          <w:szCs w:val="14"/>
        </w:rPr>
        <w:t>Project 6873, Numerical Control: General Electric, 1957 September</w:t>
      </w:r>
    </w:p>
    <w:p w14:paraId="2B8F36D0" w14:textId="77777777" w:rsidR="00FF3688" w:rsidRPr="00FF3688" w:rsidRDefault="00FF3688" w:rsidP="00FF3688">
      <w:pPr>
        <w:rPr>
          <w:sz w:val="14"/>
          <w:szCs w:val="14"/>
        </w:rPr>
      </w:pPr>
      <w:r w:rsidRPr="00FF3688">
        <w:rPr>
          <w:sz w:val="14"/>
          <w:szCs w:val="14"/>
        </w:rPr>
        <w:t>Project 6873, Numerical Control: History, 1951, 1970</w:t>
      </w:r>
    </w:p>
    <w:p w14:paraId="30368F3F" w14:textId="77777777" w:rsidR="00FF3688" w:rsidRPr="00FF3688" w:rsidRDefault="00FF3688" w:rsidP="00FF3688">
      <w:pPr>
        <w:rPr>
          <w:sz w:val="14"/>
          <w:szCs w:val="14"/>
        </w:rPr>
      </w:pPr>
      <w:r w:rsidRPr="00FF3688">
        <w:rPr>
          <w:sz w:val="14"/>
          <w:szCs w:val="14"/>
        </w:rPr>
        <w:t>Project 6873, Numerical Control: Indoctrination, 1951-1952</w:t>
      </w:r>
    </w:p>
    <w:p w14:paraId="38223AE1" w14:textId="77777777" w:rsidR="00FF3688" w:rsidRPr="00FF3688" w:rsidRDefault="00FF3688" w:rsidP="00FF3688">
      <w:pPr>
        <w:rPr>
          <w:sz w:val="14"/>
          <w:szCs w:val="14"/>
        </w:rPr>
      </w:pPr>
      <w:r w:rsidRPr="00FF3688">
        <w:rPr>
          <w:sz w:val="14"/>
          <w:szCs w:val="14"/>
        </w:rPr>
        <w:t xml:space="preserve">Project 6873, </w:t>
      </w:r>
      <w:proofErr w:type="spellStart"/>
      <w:r w:rsidRPr="00FF3688">
        <w:rPr>
          <w:sz w:val="14"/>
          <w:szCs w:val="14"/>
        </w:rPr>
        <w:t>Numercial</w:t>
      </w:r>
      <w:proofErr w:type="spellEnd"/>
      <w:r w:rsidRPr="00FF3688">
        <w:rPr>
          <w:sz w:val="14"/>
          <w:szCs w:val="14"/>
        </w:rPr>
        <w:t xml:space="preserve"> Control: Instruction Manual, 1958 April 3</w:t>
      </w:r>
    </w:p>
    <w:p w14:paraId="14399F29" w14:textId="77777777" w:rsidR="00FF3688" w:rsidRPr="00FF3688" w:rsidRDefault="00FF3688" w:rsidP="00FF3688">
      <w:pPr>
        <w:rPr>
          <w:sz w:val="14"/>
          <w:szCs w:val="14"/>
        </w:rPr>
      </w:pPr>
      <w:r w:rsidRPr="00FF3688">
        <w:rPr>
          <w:sz w:val="14"/>
          <w:szCs w:val="14"/>
        </w:rPr>
        <w:t>Project 6873, Numerical Control: Lockheed, 1957 May 3</w:t>
      </w:r>
    </w:p>
    <w:p w14:paraId="019B9E12" w14:textId="77777777" w:rsidR="00FF3688" w:rsidRPr="00FF3688" w:rsidRDefault="00FF3688" w:rsidP="00FF3688">
      <w:pPr>
        <w:rPr>
          <w:sz w:val="14"/>
          <w:szCs w:val="14"/>
        </w:rPr>
      </w:pPr>
      <w:r w:rsidRPr="00FF3688">
        <w:rPr>
          <w:sz w:val="14"/>
          <w:szCs w:val="14"/>
        </w:rPr>
        <w:t>Project 6873, Numerical Control: miscellaneous correspondence, 1957-1970</w:t>
      </w:r>
    </w:p>
    <w:p w14:paraId="4A0BD887" w14:textId="77777777" w:rsidR="00FF3688" w:rsidRPr="00FF3688" w:rsidRDefault="00FF3688" w:rsidP="00FF3688">
      <w:pPr>
        <w:rPr>
          <w:sz w:val="14"/>
          <w:szCs w:val="14"/>
        </w:rPr>
      </w:pPr>
      <w:r w:rsidRPr="00FF3688">
        <w:rPr>
          <w:sz w:val="14"/>
          <w:szCs w:val="14"/>
        </w:rPr>
        <w:t>Project 6873, Numerical Control: MIT</w:t>
      </w:r>
    </w:p>
    <w:p w14:paraId="437E9187" w14:textId="77777777" w:rsidR="00FF3688" w:rsidRPr="00FF3688" w:rsidRDefault="00FF3688" w:rsidP="00FF3688">
      <w:pPr>
        <w:rPr>
          <w:sz w:val="14"/>
          <w:szCs w:val="14"/>
        </w:rPr>
      </w:pPr>
      <w:r w:rsidRPr="00FF3688">
        <w:rPr>
          <w:sz w:val="14"/>
          <w:szCs w:val="14"/>
        </w:rPr>
        <w:t>Project 6873, Numerical Control: training programs, 1957-1957</w:t>
      </w:r>
    </w:p>
    <w:p w14:paraId="69A1CF38" w14:textId="77777777" w:rsidR="00FF3688" w:rsidRPr="00FF3688" w:rsidRDefault="00FF3688" w:rsidP="00FF3688">
      <w:pPr>
        <w:rPr>
          <w:sz w:val="14"/>
          <w:szCs w:val="14"/>
        </w:rPr>
      </w:pPr>
      <w:r w:rsidRPr="00FF3688">
        <w:rPr>
          <w:sz w:val="14"/>
          <w:szCs w:val="14"/>
        </w:rPr>
        <w:t>Project 6873, Numerical Control: other numerical controls, 1951-1952</w:t>
      </w:r>
    </w:p>
    <w:p w14:paraId="7F9775C0" w14:textId="77777777" w:rsidR="00FF3688" w:rsidRPr="00FF3688" w:rsidRDefault="00FF3688" w:rsidP="00FF3688">
      <w:pPr>
        <w:rPr>
          <w:sz w:val="14"/>
          <w:szCs w:val="14"/>
        </w:rPr>
      </w:pPr>
      <w:r w:rsidRPr="00FF3688">
        <w:rPr>
          <w:sz w:val="14"/>
          <w:szCs w:val="14"/>
        </w:rPr>
        <w:t>Project 6873, Numerical Control: A Numerically Controlled Milling Machine, J. O. McDonough, undated</w:t>
      </w:r>
    </w:p>
    <w:p w14:paraId="708D41DB" w14:textId="77777777" w:rsidR="00FF3688" w:rsidRPr="00FF3688" w:rsidRDefault="00FF3688" w:rsidP="00FF3688">
      <w:pPr>
        <w:rPr>
          <w:sz w:val="14"/>
          <w:szCs w:val="14"/>
        </w:rPr>
      </w:pPr>
      <w:r w:rsidRPr="00FF3688">
        <w:rPr>
          <w:sz w:val="14"/>
          <w:szCs w:val="14"/>
        </w:rPr>
        <w:t>Project 6873, Numerical Control: A Numerically Controlled Milling Machine, J. O. McDonough, A. J. Susskind, undated</w:t>
      </w:r>
    </w:p>
    <w:p w14:paraId="7624592E" w14:textId="77777777" w:rsidR="00FF3688" w:rsidRPr="00FF3688" w:rsidRDefault="00FF3688" w:rsidP="00FF3688">
      <w:pPr>
        <w:rPr>
          <w:sz w:val="14"/>
          <w:szCs w:val="14"/>
        </w:rPr>
      </w:pPr>
      <w:r w:rsidRPr="00FF3688">
        <w:rPr>
          <w:sz w:val="14"/>
          <w:szCs w:val="14"/>
        </w:rPr>
        <w:t>Project 6873, Numerical Control: "Numerically Controlled Milling Machine at University of Texas," J. E. Ward, 1952</w:t>
      </w:r>
    </w:p>
    <w:p w14:paraId="6B7E25D5" w14:textId="77777777" w:rsidR="00FF3688" w:rsidRPr="00FF3688" w:rsidRDefault="00FF3688" w:rsidP="00FF3688">
      <w:pPr>
        <w:rPr>
          <w:sz w:val="14"/>
          <w:szCs w:val="14"/>
        </w:rPr>
      </w:pPr>
      <w:r w:rsidRPr="00FF3688">
        <w:rPr>
          <w:sz w:val="14"/>
          <w:szCs w:val="14"/>
        </w:rPr>
        <w:t xml:space="preserve">Project 6873, Numerical Control: A Numerically Controlled Milling Machine: Final Report to the U.S. Air Force on </w:t>
      </w:r>
      <w:proofErr w:type="spellStart"/>
      <w:r w:rsidRPr="00FF3688">
        <w:rPr>
          <w:sz w:val="14"/>
          <w:szCs w:val="14"/>
        </w:rPr>
        <w:t>Contruction</w:t>
      </w:r>
      <w:proofErr w:type="spellEnd"/>
      <w:r w:rsidRPr="00FF3688">
        <w:rPr>
          <w:sz w:val="14"/>
          <w:szCs w:val="14"/>
        </w:rPr>
        <w:t xml:space="preserve"> and Initial Operation, Part II, 1953 May 31</w:t>
      </w:r>
    </w:p>
    <w:p w14:paraId="617E3A6A" w14:textId="77777777" w:rsidR="00FF3688" w:rsidRPr="00FF3688" w:rsidRDefault="00FF3688" w:rsidP="00FF3688">
      <w:pPr>
        <w:rPr>
          <w:sz w:val="14"/>
          <w:szCs w:val="14"/>
        </w:rPr>
      </w:pPr>
      <w:r w:rsidRPr="00FF3688">
        <w:rPr>
          <w:sz w:val="14"/>
          <w:szCs w:val="14"/>
        </w:rPr>
        <w:t>Project 6873, 6694, Parsons Corporation, 1950-1953</w:t>
      </w:r>
    </w:p>
    <w:p w14:paraId="4293CCD9" w14:textId="77777777" w:rsidR="00FF3688" w:rsidRPr="00FF3688" w:rsidRDefault="00FF3688" w:rsidP="00FF3688">
      <w:pPr>
        <w:rPr>
          <w:sz w:val="14"/>
          <w:szCs w:val="14"/>
        </w:rPr>
      </w:pPr>
      <w:r w:rsidRPr="00FF3688">
        <w:rPr>
          <w:sz w:val="14"/>
          <w:szCs w:val="14"/>
        </w:rPr>
        <w:t>Project 6694, Parsons Corporation: Progress Reports, 1950-1951</w:t>
      </w:r>
    </w:p>
    <w:p w14:paraId="3B268097" w14:textId="77777777" w:rsidR="00FF3688" w:rsidRPr="00FF3688" w:rsidRDefault="00FF3688" w:rsidP="00FF3688">
      <w:pPr>
        <w:rPr>
          <w:sz w:val="14"/>
          <w:szCs w:val="14"/>
        </w:rPr>
      </w:pPr>
      <w:r w:rsidRPr="00FF3688">
        <w:rPr>
          <w:sz w:val="14"/>
          <w:szCs w:val="14"/>
        </w:rPr>
        <w:t>Project 6873, 6694(?), Parsons Corporation presentation, 1950-1950</w:t>
      </w:r>
    </w:p>
    <w:p w14:paraId="4F1FFFF0" w14:textId="77777777" w:rsidR="00FF3688" w:rsidRPr="00FF3688" w:rsidRDefault="00FF3688" w:rsidP="00FF3688">
      <w:pPr>
        <w:rPr>
          <w:sz w:val="14"/>
          <w:szCs w:val="14"/>
        </w:rPr>
      </w:pPr>
      <w:r w:rsidRPr="00FF3688">
        <w:rPr>
          <w:sz w:val="14"/>
          <w:szCs w:val="14"/>
        </w:rPr>
        <w:t>Project 6873, 6694(?), patents, 1949-1955</w:t>
      </w:r>
    </w:p>
    <w:p w14:paraId="19AA8749" w14:textId="77777777" w:rsidR="00FF3688" w:rsidRPr="00FF3688" w:rsidRDefault="00FF3688" w:rsidP="00FF3688">
      <w:pPr>
        <w:rPr>
          <w:sz w:val="14"/>
          <w:szCs w:val="14"/>
        </w:rPr>
      </w:pPr>
      <w:r w:rsidRPr="00FF3688">
        <w:rPr>
          <w:sz w:val="14"/>
          <w:szCs w:val="14"/>
        </w:rPr>
        <w:t>Project 6873, Patents (US), Machine Tools (1-2 of 3 folders)</w:t>
      </w:r>
    </w:p>
    <w:p w14:paraId="3E14C0FA" w14:textId="77777777" w:rsidR="00FF3688" w:rsidRPr="00FF3688" w:rsidRDefault="00FF3688" w:rsidP="00FF3688">
      <w:pPr>
        <w:rPr>
          <w:sz w:val="14"/>
          <w:szCs w:val="14"/>
        </w:rPr>
      </w:pPr>
      <w:r w:rsidRPr="00FF3688">
        <w:rPr>
          <w:sz w:val="14"/>
          <w:szCs w:val="14"/>
        </w:rPr>
        <w:t>Project 6873, Patents (US), Machine Tools (3 of 3 folders)</w:t>
      </w:r>
    </w:p>
    <w:p w14:paraId="3D3C1F45" w14:textId="77777777" w:rsidR="00FF3688" w:rsidRPr="00FF3688" w:rsidRDefault="00FF3688" w:rsidP="00FF3688">
      <w:pPr>
        <w:rPr>
          <w:sz w:val="14"/>
          <w:szCs w:val="14"/>
        </w:rPr>
      </w:pPr>
      <w:r w:rsidRPr="00FF3688">
        <w:rPr>
          <w:sz w:val="14"/>
          <w:szCs w:val="14"/>
        </w:rPr>
        <w:t>Project 6873, Pratt and Whitney, undated</w:t>
      </w:r>
    </w:p>
    <w:p w14:paraId="46887BD9" w14:textId="77777777" w:rsidR="00FF3688" w:rsidRPr="00FF3688" w:rsidRDefault="00FF3688" w:rsidP="00FF3688">
      <w:pPr>
        <w:rPr>
          <w:sz w:val="14"/>
          <w:szCs w:val="14"/>
        </w:rPr>
      </w:pPr>
      <w:r w:rsidRPr="00FF3688">
        <w:rPr>
          <w:sz w:val="14"/>
          <w:szCs w:val="14"/>
        </w:rPr>
        <w:t>Project 6873, press clippings, 1951-1955</w:t>
      </w:r>
    </w:p>
    <w:p w14:paraId="7D040F3E" w14:textId="77777777" w:rsidR="00FF3688" w:rsidRPr="00FF3688" w:rsidRDefault="00FF3688" w:rsidP="00FF3688">
      <w:pPr>
        <w:rPr>
          <w:sz w:val="14"/>
          <w:szCs w:val="14"/>
        </w:rPr>
      </w:pPr>
      <w:r w:rsidRPr="00FF3688">
        <w:rPr>
          <w:sz w:val="14"/>
          <w:szCs w:val="14"/>
        </w:rPr>
        <w:t>Project 6873, Production Engineering Show, 1955-1955</w:t>
      </w:r>
    </w:p>
    <w:p w14:paraId="1FC9AE71" w14:textId="77777777" w:rsidR="00FF3688" w:rsidRPr="00FF3688" w:rsidRDefault="00FF3688" w:rsidP="00FF3688">
      <w:pPr>
        <w:rPr>
          <w:sz w:val="14"/>
          <w:szCs w:val="14"/>
        </w:rPr>
      </w:pPr>
      <w:r w:rsidRPr="00FF3688">
        <w:rPr>
          <w:sz w:val="14"/>
          <w:szCs w:val="14"/>
        </w:rPr>
        <w:t>Project 6873, Production Engineering Show in Chicago, photographs, 1955 September 6 to September 16</w:t>
      </w:r>
    </w:p>
    <w:p w14:paraId="1735F4B4" w14:textId="77777777" w:rsidR="00FF3688" w:rsidRPr="00FF3688" w:rsidRDefault="00FF3688" w:rsidP="00FF3688">
      <w:pPr>
        <w:rPr>
          <w:sz w:val="14"/>
          <w:szCs w:val="14"/>
        </w:rPr>
      </w:pPr>
      <w:r w:rsidRPr="00FF3688">
        <w:rPr>
          <w:sz w:val="14"/>
          <w:szCs w:val="14"/>
        </w:rPr>
        <w:t>Project 6873, Problem 184: Automatic Programming for Numerically Controlled Machine Tools, 1958 June 13</w:t>
      </w:r>
    </w:p>
    <w:p w14:paraId="0BF95417" w14:textId="77777777" w:rsidR="00FF3688" w:rsidRPr="00FF3688" w:rsidRDefault="00FF3688" w:rsidP="00FF3688">
      <w:pPr>
        <w:rPr>
          <w:sz w:val="14"/>
          <w:szCs w:val="14"/>
        </w:rPr>
      </w:pPr>
      <w:r w:rsidRPr="00FF3688">
        <w:rPr>
          <w:sz w:val="14"/>
          <w:szCs w:val="14"/>
        </w:rPr>
        <w:t>Project 6873, project data, 1957-1959</w:t>
      </w:r>
    </w:p>
    <w:p w14:paraId="771BC0C2" w14:textId="77777777" w:rsidR="00FF3688" w:rsidRPr="00FF3688" w:rsidRDefault="00FF3688" w:rsidP="00FF3688">
      <w:pPr>
        <w:rPr>
          <w:sz w:val="14"/>
          <w:szCs w:val="14"/>
        </w:rPr>
      </w:pPr>
      <w:r w:rsidRPr="00FF3688">
        <w:rPr>
          <w:sz w:val="14"/>
          <w:szCs w:val="14"/>
        </w:rPr>
        <w:t>Project 6873, project visitors, 1956-1958</w:t>
      </w:r>
    </w:p>
    <w:p w14:paraId="7EBEBA79" w14:textId="77777777" w:rsidR="00FF3688" w:rsidRPr="00FF3688" w:rsidRDefault="00FF3688" w:rsidP="00FF3688">
      <w:pPr>
        <w:rPr>
          <w:sz w:val="14"/>
          <w:szCs w:val="14"/>
        </w:rPr>
      </w:pPr>
      <w:r w:rsidRPr="00FF3688">
        <w:rPr>
          <w:sz w:val="14"/>
          <w:szCs w:val="14"/>
        </w:rPr>
        <w:t>Project 6873, requests for information, 1952-1952</w:t>
      </w:r>
    </w:p>
    <w:p w14:paraId="7604B8A7" w14:textId="77777777" w:rsidR="00FF3688" w:rsidRPr="00FF3688" w:rsidRDefault="00FF3688" w:rsidP="00FF3688">
      <w:pPr>
        <w:rPr>
          <w:sz w:val="14"/>
          <w:szCs w:val="14"/>
        </w:rPr>
      </w:pPr>
      <w:r w:rsidRPr="00FF3688">
        <w:rPr>
          <w:sz w:val="14"/>
          <w:szCs w:val="14"/>
        </w:rPr>
        <w:t>Project 6873, requests for information, 1953-1953</w:t>
      </w:r>
    </w:p>
    <w:p w14:paraId="2E2CD2E2" w14:textId="77777777" w:rsidR="00FF3688" w:rsidRPr="00FF3688" w:rsidRDefault="00FF3688" w:rsidP="00FF3688">
      <w:pPr>
        <w:rPr>
          <w:sz w:val="14"/>
          <w:szCs w:val="14"/>
        </w:rPr>
      </w:pPr>
      <w:r w:rsidRPr="00FF3688">
        <w:rPr>
          <w:sz w:val="14"/>
          <w:szCs w:val="14"/>
        </w:rPr>
        <w:t>Project 6873, requests for information, 1954</w:t>
      </w:r>
    </w:p>
    <w:p w14:paraId="08A2F774" w14:textId="77777777" w:rsidR="00FF3688" w:rsidRPr="00FF3688" w:rsidRDefault="00FF3688" w:rsidP="00FF3688">
      <w:pPr>
        <w:rPr>
          <w:sz w:val="14"/>
          <w:szCs w:val="14"/>
        </w:rPr>
      </w:pPr>
      <w:r w:rsidRPr="00FF3688">
        <w:rPr>
          <w:sz w:val="14"/>
          <w:szCs w:val="14"/>
        </w:rPr>
        <w:t>Project 6873, requests for information, 1955</w:t>
      </w:r>
    </w:p>
    <w:p w14:paraId="6EFBDE53" w14:textId="77777777" w:rsidR="00FF3688" w:rsidRPr="00FF3688" w:rsidRDefault="00FF3688" w:rsidP="00FF3688">
      <w:pPr>
        <w:rPr>
          <w:sz w:val="14"/>
          <w:szCs w:val="14"/>
        </w:rPr>
      </w:pPr>
      <w:r w:rsidRPr="00FF3688">
        <w:rPr>
          <w:sz w:val="14"/>
          <w:szCs w:val="14"/>
        </w:rPr>
        <w:t>Project 6873, requests for information, 1956</w:t>
      </w:r>
    </w:p>
    <w:p w14:paraId="4F8D1767" w14:textId="77777777" w:rsidR="00FF3688" w:rsidRPr="00FF3688" w:rsidRDefault="00FF3688" w:rsidP="00FF3688">
      <w:pPr>
        <w:rPr>
          <w:sz w:val="14"/>
          <w:szCs w:val="14"/>
        </w:rPr>
      </w:pPr>
      <w:r w:rsidRPr="00FF3688">
        <w:rPr>
          <w:sz w:val="14"/>
          <w:szCs w:val="14"/>
        </w:rPr>
        <w:lastRenderedPageBreak/>
        <w:t>Project 6873, requests: foreign, 1952-1956</w:t>
      </w:r>
    </w:p>
    <w:p w14:paraId="72C7B0FE" w14:textId="77777777" w:rsidR="00FF3688" w:rsidRPr="00FF3688" w:rsidRDefault="00FF3688" w:rsidP="00FF3688">
      <w:pPr>
        <w:rPr>
          <w:sz w:val="14"/>
          <w:szCs w:val="14"/>
        </w:rPr>
      </w:pPr>
      <w:r w:rsidRPr="00FF3688">
        <w:rPr>
          <w:sz w:val="14"/>
          <w:szCs w:val="14"/>
        </w:rPr>
        <w:t>Project 6873, Ross: ASME paper, 1959 December</w:t>
      </w:r>
    </w:p>
    <w:p w14:paraId="71DDF3A9" w14:textId="77777777" w:rsidR="00FF3688" w:rsidRPr="00FF3688" w:rsidRDefault="00FF3688" w:rsidP="00FF3688">
      <w:pPr>
        <w:rPr>
          <w:sz w:val="14"/>
          <w:szCs w:val="14"/>
        </w:rPr>
      </w:pPr>
      <w:r w:rsidRPr="00FF3688">
        <w:rPr>
          <w:sz w:val="14"/>
          <w:szCs w:val="14"/>
        </w:rPr>
        <w:t>Project 6873, "A Static-Magnetic Data Storage Unit," Richard Fuller, 1955-1955</w:t>
      </w:r>
    </w:p>
    <w:p w14:paraId="6AD9901B" w14:textId="77777777" w:rsidR="00FF3688" w:rsidRPr="00FF3688" w:rsidRDefault="00FF3688" w:rsidP="00FF3688">
      <w:pPr>
        <w:rPr>
          <w:sz w:val="14"/>
          <w:szCs w:val="14"/>
        </w:rPr>
      </w:pPr>
      <w:r w:rsidRPr="00FF3688">
        <w:rPr>
          <w:sz w:val="14"/>
          <w:szCs w:val="14"/>
        </w:rPr>
        <w:t>Project 6873, status letters, 1956-1959</w:t>
      </w:r>
    </w:p>
    <w:p w14:paraId="377A436F" w14:textId="77777777" w:rsidR="00FF3688" w:rsidRPr="00FF3688" w:rsidRDefault="00FF3688" w:rsidP="00FF3688">
      <w:pPr>
        <w:rPr>
          <w:sz w:val="14"/>
          <w:szCs w:val="14"/>
        </w:rPr>
      </w:pPr>
      <w:r w:rsidRPr="00FF3688">
        <w:rPr>
          <w:sz w:val="14"/>
          <w:szCs w:val="14"/>
        </w:rPr>
        <w:t>Project 6873, 6694, Summary and Project Statements, 1950-1959</w:t>
      </w:r>
    </w:p>
    <w:p w14:paraId="6879DB41" w14:textId="77777777" w:rsidR="00FF3688" w:rsidRPr="00FF3688" w:rsidRDefault="00FF3688" w:rsidP="00FF3688">
      <w:pPr>
        <w:rPr>
          <w:sz w:val="14"/>
          <w:szCs w:val="14"/>
        </w:rPr>
      </w:pPr>
      <w:r w:rsidRPr="00FF3688">
        <w:rPr>
          <w:sz w:val="14"/>
          <w:szCs w:val="14"/>
        </w:rPr>
        <w:t>Project 6873, talks, 1955</w:t>
      </w:r>
    </w:p>
    <w:p w14:paraId="25DD35F7" w14:textId="77777777" w:rsidR="00FF3688" w:rsidRPr="00FF3688" w:rsidRDefault="00FF3688" w:rsidP="00FF3688">
      <w:pPr>
        <w:rPr>
          <w:sz w:val="14"/>
          <w:szCs w:val="14"/>
        </w:rPr>
      </w:pPr>
      <w:r w:rsidRPr="00FF3688">
        <w:rPr>
          <w:sz w:val="14"/>
          <w:szCs w:val="14"/>
        </w:rPr>
        <w:t>Project 6873, talks by others, 1952-1953</w:t>
      </w:r>
    </w:p>
    <w:p w14:paraId="326C070B" w14:textId="77777777" w:rsidR="00FF3688" w:rsidRPr="00FF3688" w:rsidRDefault="00FF3688" w:rsidP="00FF3688">
      <w:pPr>
        <w:rPr>
          <w:sz w:val="14"/>
          <w:szCs w:val="14"/>
        </w:rPr>
      </w:pPr>
      <w:r w:rsidRPr="00FF3688">
        <w:rPr>
          <w:sz w:val="14"/>
          <w:szCs w:val="14"/>
        </w:rPr>
        <w:t>Project 6873, Task 1, 1957-1958</w:t>
      </w:r>
    </w:p>
    <w:p w14:paraId="75570151" w14:textId="77777777" w:rsidR="00FF3688" w:rsidRPr="00FF3688" w:rsidRDefault="00FF3688" w:rsidP="00FF3688">
      <w:pPr>
        <w:rPr>
          <w:sz w:val="14"/>
          <w:szCs w:val="14"/>
        </w:rPr>
      </w:pPr>
      <w:r w:rsidRPr="00FF3688">
        <w:rPr>
          <w:sz w:val="14"/>
          <w:szCs w:val="14"/>
        </w:rPr>
        <w:t>Project 6873, Task 2, 1957-1957</w:t>
      </w:r>
    </w:p>
    <w:p w14:paraId="25DA75D7" w14:textId="77777777" w:rsidR="00FF3688" w:rsidRPr="00FF3688" w:rsidRDefault="00FF3688" w:rsidP="00FF3688">
      <w:pPr>
        <w:rPr>
          <w:sz w:val="14"/>
          <w:szCs w:val="14"/>
        </w:rPr>
      </w:pPr>
      <w:r w:rsidRPr="00FF3688">
        <w:rPr>
          <w:sz w:val="14"/>
          <w:szCs w:val="14"/>
        </w:rPr>
        <w:t>Project 6873, Task 3, 1957-1958</w:t>
      </w:r>
    </w:p>
    <w:p w14:paraId="48E784DC" w14:textId="77777777" w:rsidR="00FF3688" w:rsidRPr="00FF3688" w:rsidRDefault="00FF3688" w:rsidP="00FF3688">
      <w:pPr>
        <w:rPr>
          <w:sz w:val="14"/>
          <w:szCs w:val="14"/>
        </w:rPr>
      </w:pPr>
      <w:r w:rsidRPr="00FF3688">
        <w:rPr>
          <w:sz w:val="14"/>
          <w:szCs w:val="14"/>
        </w:rPr>
        <w:t>Project 6873, Task 4, 1957-1958</w:t>
      </w:r>
    </w:p>
    <w:p w14:paraId="74E0B7E5" w14:textId="77777777" w:rsidR="00FF3688" w:rsidRPr="00FF3688" w:rsidRDefault="00FF3688" w:rsidP="00FF3688">
      <w:pPr>
        <w:rPr>
          <w:sz w:val="14"/>
          <w:szCs w:val="14"/>
        </w:rPr>
      </w:pPr>
      <w:r w:rsidRPr="00FF3688">
        <w:rPr>
          <w:sz w:val="14"/>
          <w:szCs w:val="14"/>
        </w:rPr>
        <w:t>Project 6873, Task 5, 1957-1958</w:t>
      </w:r>
    </w:p>
    <w:p w14:paraId="6BFBD36F" w14:textId="77777777" w:rsidR="00FF3688" w:rsidRPr="00FF3688" w:rsidRDefault="00FF3688" w:rsidP="00FF3688">
      <w:pPr>
        <w:rPr>
          <w:sz w:val="14"/>
          <w:szCs w:val="14"/>
        </w:rPr>
      </w:pPr>
      <w:r w:rsidRPr="00FF3688">
        <w:rPr>
          <w:sz w:val="14"/>
          <w:szCs w:val="14"/>
        </w:rPr>
        <w:t>Project 6873, Task 6, 1956-1957</w:t>
      </w:r>
    </w:p>
    <w:p w14:paraId="36EB4448" w14:textId="77777777" w:rsidR="00FF3688" w:rsidRPr="00FF3688" w:rsidRDefault="00FF3688" w:rsidP="00FF3688">
      <w:pPr>
        <w:rPr>
          <w:sz w:val="14"/>
          <w:szCs w:val="14"/>
        </w:rPr>
      </w:pPr>
      <w:r w:rsidRPr="00FF3688">
        <w:rPr>
          <w:sz w:val="14"/>
          <w:szCs w:val="14"/>
        </w:rPr>
        <w:t>Project 6873, Task 7, 1957-1958</w:t>
      </w:r>
    </w:p>
    <w:p w14:paraId="7AA75AD7" w14:textId="77777777" w:rsidR="00FF3688" w:rsidRPr="00FF3688" w:rsidRDefault="00FF3688" w:rsidP="00FF3688">
      <w:pPr>
        <w:rPr>
          <w:sz w:val="14"/>
          <w:szCs w:val="14"/>
        </w:rPr>
      </w:pPr>
      <w:r w:rsidRPr="00FF3688">
        <w:rPr>
          <w:sz w:val="14"/>
          <w:szCs w:val="14"/>
        </w:rPr>
        <w:t>Project 6873, Task 8, 1957-1958</w:t>
      </w:r>
    </w:p>
    <w:p w14:paraId="0154DE66" w14:textId="77777777" w:rsidR="00FF3688" w:rsidRPr="00FF3688" w:rsidRDefault="00FF3688" w:rsidP="00FF3688">
      <w:pPr>
        <w:rPr>
          <w:sz w:val="14"/>
          <w:szCs w:val="14"/>
        </w:rPr>
      </w:pPr>
      <w:r w:rsidRPr="00FF3688">
        <w:rPr>
          <w:sz w:val="14"/>
          <w:szCs w:val="14"/>
        </w:rPr>
        <w:t>Project 6873, Task 9, 1957-1958</w:t>
      </w:r>
    </w:p>
    <w:p w14:paraId="2FE49EEF" w14:textId="77777777" w:rsidR="00FF3688" w:rsidRPr="00FF3688" w:rsidRDefault="00FF3688" w:rsidP="00FF3688">
      <w:pPr>
        <w:rPr>
          <w:sz w:val="14"/>
          <w:szCs w:val="14"/>
        </w:rPr>
      </w:pPr>
      <w:r w:rsidRPr="00FF3688">
        <w:rPr>
          <w:sz w:val="14"/>
          <w:szCs w:val="14"/>
        </w:rPr>
        <w:t>Project 6873, Task 10, 1956-1958</w:t>
      </w:r>
    </w:p>
    <w:p w14:paraId="70B21349" w14:textId="77777777" w:rsidR="00FF3688" w:rsidRPr="00FF3688" w:rsidRDefault="00FF3688" w:rsidP="00FF3688">
      <w:pPr>
        <w:rPr>
          <w:sz w:val="14"/>
          <w:szCs w:val="14"/>
        </w:rPr>
      </w:pPr>
      <w:r w:rsidRPr="00FF3688">
        <w:rPr>
          <w:sz w:val="14"/>
          <w:szCs w:val="14"/>
        </w:rPr>
        <w:t>Project 6873, Technical: N/C Technical-Early Outsiders, 1949-1951</w:t>
      </w:r>
    </w:p>
    <w:p w14:paraId="7A9AC267" w14:textId="77777777" w:rsidR="00FF3688" w:rsidRPr="00FF3688" w:rsidRDefault="00FF3688" w:rsidP="00FF3688">
      <w:pPr>
        <w:rPr>
          <w:sz w:val="14"/>
          <w:szCs w:val="14"/>
        </w:rPr>
      </w:pPr>
      <w:r w:rsidRPr="00FF3688">
        <w:rPr>
          <w:sz w:val="14"/>
          <w:szCs w:val="14"/>
        </w:rPr>
        <w:t>Project 6873, telegrams, 1959 April</w:t>
      </w:r>
    </w:p>
    <w:p w14:paraId="1E20DAC9" w14:textId="77777777" w:rsidR="00FF3688" w:rsidRPr="00FF3688" w:rsidRDefault="00FF3688" w:rsidP="00FF3688">
      <w:pPr>
        <w:rPr>
          <w:sz w:val="14"/>
          <w:szCs w:val="14"/>
        </w:rPr>
      </w:pPr>
      <w:r w:rsidRPr="00FF3688">
        <w:rPr>
          <w:sz w:val="14"/>
          <w:szCs w:val="14"/>
        </w:rPr>
        <w:t>Project 6873, thank you notes from grateful visitors, 1955-1955</w:t>
      </w:r>
    </w:p>
    <w:p w14:paraId="6D76241D" w14:textId="77777777" w:rsidR="00FF3688" w:rsidRPr="00FF3688" w:rsidRDefault="00FF3688" w:rsidP="00FF3688">
      <w:pPr>
        <w:rPr>
          <w:sz w:val="14"/>
          <w:szCs w:val="14"/>
        </w:rPr>
      </w:pPr>
      <w:r w:rsidRPr="00FF3688">
        <w:rPr>
          <w:sz w:val="14"/>
          <w:szCs w:val="14"/>
        </w:rPr>
        <w:t>Project 6873, trip data, 1956-1959</w:t>
      </w:r>
    </w:p>
    <w:p w14:paraId="6854573B" w14:textId="77777777" w:rsidR="00FF3688" w:rsidRPr="00FF3688" w:rsidRDefault="00FF3688" w:rsidP="00FF3688">
      <w:pPr>
        <w:rPr>
          <w:sz w:val="14"/>
          <w:szCs w:val="14"/>
        </w:rPr>
      </w:pPr>
      <w:r w:rsidRPr="00FF3688">
        <w:rPr>
          <w:sz w:val="14"/>
          <w:szCs w:val="14"/>
        </w:rPr>
        <w:t>Project 6873, trip reports, 1951-1955</w:t>
      </w:r>
    </w:p>
    <w:p w14:paraId="06A36574" w14:textId="77777777" w:rsidR="00FF3688" w:rsidRPr="00FF3688" w:rsidRDefault="00FF3688" w:rsidP="00FF3688">
      <w:pPr>
        <w:rPr>
          <w:sz w:val="14"/>
          <w:szCs w:val="14"/>
        </w:rPr>
      </w:pPr>
      <w:r w:rsidRPr="00FF3688">
        <w:rPr>
          <w:sz w:val="14"/>
          <w:szCs w:val="14"/>
        </w:rPr>
        <w:t>Project 6873, Wayne University talk, J. F. Reintjes, 1955-1955</w:t>
      </w:r>
    </w:p>
    <w:p w14:paraId="4577BFA6" w14:textId="77777777" w:rsidR="00FF3688" w:rsidRPr="00FF3688" w:rsidRDefault="00FF3688" w:rsidP="00FF3688">
      <w:pPr>
        <w:rPr>
          <w:sz w:val="14"/>
          <w:szCs w:val="14"/>
        </w:rPr>
      </w:pPr>
      <w:r w:rsidRPr="00FF3688">
        <w:rPr>
          <w:sz w:val="14"/>
          <w:szCs w:val="14"/>
        </w:rPr>
        <w:t>Project 6873, William M. Webster, ASME paper, 1959 December</w:t>
      </w:r>
    </w:p>
    <w:p w14:paraId="1E00191A" w14:textId="77777777" w:rsidR="00FF3688" w:rsidRPr="00FF3688" w:rsidRDefault="00FF3688" w:rsidP="00FF3688">
      <w:pPr>
        <w:rPr>
          <w:sz w:val="14"/>
          <w:szCs w:val="14"/>
        </w:rPr>
      </w:pPr>
      <w:r w:rsidRPr="00FF3688">
        <w:rPr>
          <w:sz w:val="14"/>
          <w:szCs w:val="14"/>
        </w:rPr>
        <w:t>Project 6873, Western Computer Conference, 1954 April</w:t>
      </w:r>
    </w:p>
    <w:p w14:paraId="04CFAD1A" w14:textId="77777777" w:rsidR="00FF3688" w:rsidRPr="00FF3688" w:rsidRDefault="00FF3688" w:rsidP="00FF3688">
      <w:pPr>
        <w:rPr>
          <w:sz w:val="14"/>
          <w:szCs w:val="14"/>
        </w:rPr>
      </w:pPr>
      <w:r w:rsidRPr="00FF3688">
        <w:rPr>
          <w:sz w:val="14"/>
          <w:szCs w:val="14"/>
        </w:rPr>
        <w:t>Project 6873, Whirlwind results, 1957-1957</w:t>
      </w:r>
    </w:p>
    <w:p w14:paraId="2E3069D5" w14:textId="77777777" w:rsidR="00FF3688" w:rsidRPr="00FF3688" w:rsidRDefault="00FF3688" w:rsidP="00FF3688">
      <w:pPr>
        <w:rPr>
          <w:sz w:val="14"/>
          <w:szCs w:val="14"/>
        </w:rPr>
      </w:pPr>
      <w:r w:rsidRPr="00FF3688">
        <w:rPr>
          <w:sz w:val="14"/>
          <w:szCs w:val="14"/>
        </w:rPr>
        <w:t>Project 6873, workbook, 1957-1957</w:t>
      </w:r>
    </w:p>
    <w:p w14:paraId="1258CA60" w14:textId="77777777" w:rsidR="00FF3688" w:rsidRPr="00FF3688" w:rsidRDefault="00FF3688" w:rsidP="00FF3688">
      <w:pPr>
        <w:rPr>
          <w:sz w:val="14"/>
          <w:szCs w:val="14"/>
        </w:rPr>
      </w:pPr>
      <w:r w:rsidRPr="00FF3688">
        <w:rPr>
          <w:sz w:val="14"/>
          <w:szCs w:val="14"/>
        </w:rPr>
        <w:t>Project 6873, 6694, computation book, J. H. Brown, 1949 September to 1952 January</w:t>
      </w:r>
    </w:p>
    <w:p w14:paraId="73588EFA" w14:textId="77777777" w:rsidR="00FF3688" w:rsidRPr="00FF3688" w:rsidRDefault="00FF3688" w:rsidP="00FF3688">
      <w:pPr>
        <w:rPr>
          <w:sz w:val="14"/>
          <w:szCs w:val="14"/>
        </w:rPr>
      </w:pPr>
      <w:r w:rsidRPr="00FF3688">
        <w:rPr>
          <w:sz w:val="14"/>
          <w:szCs w:val="14"/>
        </w:rPr>
        <w:t>Project 6873, computation book, J. H. Brown, 1952 January to 1955 July</w:t>
      </w:r>
    </w:p>
    <w:p w14:paraId="2771FF50" w14:textId="77777777" w:rsidR="00FF3688" w:rsidRPr="00FF3688" w:rsidRDefault="00FF3688" w:rsidP="00FF3688">
      <w:pPr>
        <w:rPr>
          <w:sz w:val="14"/>
          <w:szCs w:val="14"/>
        </w:rPr>
      </w:pPr>
      <w:r w:rsidRPr="00FF3688">
        <w:rPr>
          <w:sz w:val="14"/>
          <w:szCs w:val="14"/>
        </w:rPr>
        <w:t>Project 6873, computation book, D. F. Clements, 1957-1957</w:t>
      </w:r>
    </w:p>
    <w:p w14:paraId="5B5C6884" w14:textId="77777777" w:rsidR="00FF3688" w:rsidRPr="00FF3688" w:rsidRDefault="00FF3688" w:rsidP="00FF3688">
      <w:pPr>
        <w:rPr>
          <w:sz w:val="14"/>
          <w:szCs w:val="14"/>
        </w:rPr>
      </w:pPr>
      <w:r w:rsidRPr="00FF3688">
        <w:rPr>
          <w:sz w:val="14"/>
          <w:szCs w:val="14"/>
        </w:rPr>
        <w:t>Project 6873, computation book, Dick Fuller, 1952 September to 1954 May</w:t>
      </w:r>
    </w:p>
    <w:p w14:paraId="03228299" w14:textId="77777777" w:rsidR="00FF3688" w:rsidRPr="00FF3688" w:rsidRDefault="00FF3688" w:rsidP="00FF3688">
      <w:pPr>
        <w:rPr>
          <w:sz w:val="14"/>
          <w:szCs w:val="14"/>
        </w:rPr>
      </w:pPr>
      <w:r w:rsidRPr="00FF3688">
        <w:rPr>
          <w:sz w:val="14"/>
          <w:szCs w:val="14"/>
        </w:rPr>
        <w:t xml:space="preserve">Project 6873, computation book, H. P. </w:t>
      </w:r>
      <w:proofErr w:type="spellStart"/>
      <w:r w:rsidRPr="00FF3688">
        <w:rPr>
          <w:sz w:val="14"/>
          <w:szCs w:val="14"/>
        </w:rPr>
        <w:t>Grossimon</w:t>
      </w:r>
      <w:proofErr w:type="spellEnd"/>
      <w:r w:rsidRPr="00FF3688">
        <w:rPr>
          <w:sz w:val="14"/>
          <w:szCs w:val="14"/>
        </w:rPr>
        <w:t>, 1952 August 7</w:t>
      </w:r>
    </w:p>
    <w:p w14:paraId="5DF8D79C" w14:textId="77777777" w:rsidR="00FF3688" w:rsidRPr="00FF3688" w:rsidRDefault="00FF3688" w:rsidP="00FF3688">
      <w:pPr>
        <w:rPr>
          <w:sz w:val="14"/>
          <w:szCs w:val="14"/>
        </w:rPr>
      </w:pPr>
      <w:r w:rsidRPr="00FF3688">
        <w:rPr>
          <w:sz w:val="14"/>
          <w:szCs w:val="14"/>
        </w:rPr>
        <w:t xml:space="preserve">Project 6873, computation book, H. P. </w:t>
      </w:r>
      <w:proofErr w:type="spellStart"/>
      <w:r w:rsidRPr="00FF3688">
        <w:rPr>
          <w:sz w:val="14"/>
          <w:szCs w:val="14"/>
        </w:rPr>
        <w:t>Grossimon</w:t>
      </w:r>
      <w:proofErr w:type="spellEnd"/>
      <w:r w:rsidRPr="00FF3688">
        <w:rPr>
          <w:sz w:val="14"/>
          <w:szCs w:val="14"/>
        </w:rPr>
        <w:t>, 1952 February 6</w:t>
      </w:r>
    </w:p>
    <w:p w14:paraId="2E746613" w14:textId="77777777" w:rsidR="00FF3688" w:rsidRPr="00FF3688" w:rsidRDefault="00FF3688" w:rsidP="00FF3688">
      <w:pPr>
        <w:rPr>
          <w:sz w:val="14"/>
          <w:szCs w:val="14"/>
        </w:rPr>
      </w:pPr>
      <w:r w:rsidRPr="00FF3688">
        <w:rPr>
          <w:sz w:val="14"/>
          <w:szCs w:val="14"/>
        </w:rPr>
        <w:t>Project 6873, 6506, computation book, Dorothy A. Hamilton, 1950 November 15</w:t>
      </w:r>
    </w:p>
    <w:p w14:paraId="427CAEAF" w14:textId="77777777" w:rsidR="00FF3688" w:rsidRPr="00FF3688" w:rsidRDefault="00FF3688" w:rsidP="00FF3688">
      <w:pPr>
        <w:rPr>
          <w:sz w:val="14"/>
          <w:szCs w:val="14"/>
        </w:rPr>
      </w:pPr>
      <w:r w:rsidRPr="00FF3688">
        <w:rPr>
          <w:sz w:val="14"/>
          <w:szCs w:val="14"/>
        </w:rPr>
        <w:t xml:space="preserve">Project 6873, computation book, F. T. </w:t>
      </w:r>
      <w:proofErr w:type="spellStart"/>
      <w:r w:rsidRPr="00FF3688">
        <w:rPr>
          <w:sz w:val="14"/>
          <w:szCs w:val="14"/>
        </w:rPr>
        <w:t>Hulswit</w:t>
      </w:r>
      <w:proofErr w:type="spellEnd"/>
      <w:r w:rsidRPr="00FF3688">
        <w:rPr>
          <w:sz w:val="14"/>
          <w:szCs w:val="14"/>
        </w:rPr>
        <w:t>, 1951 June 25</w:t>
      </w:r>
    </w:p>
    <w:p w14:paraId="444649DD" w14:textId="77777777" w:rsidR="00FF3688" w:rsidRPr="00FF3688" w:rsidRDefault="00FF3688" w:rsidP="00FF3688">
      <w:pPr>
        <w:rPr>
          <w:sz w:val="14"/>
          <w:szCs w:val="14"/>
        </w:rPr>
      </w:pPr>
      <w:r w:rsidRPr="00FF3688">
        <w:rPr>
          <w:sz w:val="14"/>
          <w:szCs w:val="14"/>
        </w:rPr>
        <w:t>Project 6873, 6694, computation book, J. O. McDonough, 1951 June 12</w:t>
      </w:r>
    </w:p>
    <w:p w14:paraId="578C7867" w14:textId="77777777" w:rsidR="00FF3688" w:rsidRPr="00FF3688" w:rsidRDefault="00FF3688" w:rsidP="00FF3688">
      <w:pPr>
        <w:rPr>
          <w:sz w:val="14"/>
          <w:szCs w:val="14"/>
        </w:rPr>
      </w:pPr>
      <w:r w:rsidRPr="00FF3688">
        <w:rPr>
          <w:sz w:val="14"/>
          <w:szCs w:val="14"/>
        </w:rPr>
        <w:t>Project 6873, 6694, computation book, Robert F. Merkle, 1952 February 4</w:t>
      </w:r>
    </w:p>
    <w:p w14:paraId="42F3EE72" w14:textId="77777777" w:rsidR="00FF3688" w:rsidRPr="00FF3688" w:rsidRDefault="00FF3688" w:rsidP="00FF3688">
      <w:pPr>
        <w:rPr>
          <w:sz w:val="14"/>
          <w:szCs w:val="14"/>
        </w:rPr>
      </w:pPr>
      <w:r w:rsidRPr="00FF3688">
        <w:rPr>
          <w:sz w:val="14"/>
          <w:szCs w:val="14"/>
        </w:rPr>
        <w:t>Project 6873, computation book, Peter R. Pettler, undated</w:t>
      </w:r>
    </w:p>
    <w:p w14:paraId="230F5BE4" w14:textId="77777777" w:rsidR="00FF3688" w:rsidRPr="00FF3688" w:rsidRDefault="00FF3688" w:rsidP="00FF3688">
      <w:pPr>
        <w:rPr>
          <w:sz w:val="14"/>
          <w:szCs w:val="14"/>
        </w:rPr>
      </w:pPr>
      <w:r w:rsidRPr="00FF3688">
        <w:rPr>
          <w:sz w:val="14"/>
          <w:szCs w:val="14"/>
        </w:rPr>
        <w:t>Project 6873, 6677, computation book, William L. Poland, 1951 March 15</w:t>
      </w:r>
    </w:p>
    <w:p w14:paraId="1F44F074" w14:textId="77777777" w:rsidR="00FF3688" w:rsidRPr="00FF3688" w:rsidRDefault="00FF3688" w:rsidP="00FF3688">
      <w:pPr>
        <w:rPr>
          <w:sz w:val="14"/>
          <w:szCs w:val="14"/>
        </w:rPr>
      </w:pPr>
      <w:r w:rsidRPr="00FF3688">
        <w:rPr>
          <w:sz w:val="14"/>
          <w:szCs w:val="14"/>
        </w:rPr>
        <w:t>Project 6873, correspondence, 1950</w:t>
      </w:r>
    </w:p>
    <w:p w14:paraId="32C95594" w14:textId="77777777" w:rsidR="00FF3688" w:rsidRPr="00FF3688" w:rsidRDefault="00FF3688" w:rsidP="00FF3688">
      <w:pPr>
        <w:rPr>
          <w:sz w:val="14"/>
          <w:szCs w:val="14"/>
        </w:rPr>
      </w:pPr>
      <w:r w:rsidRPr="00FF3688">
        <w:rPr>
          <w:sz w:val="14"/>
          <w:szCs w:val="14"/>
        </w:rPr>
        <w:t>Project 6873, correspondence, 1950-1953</w:t>
      </w:r>
    </w:p>
    <w:p w14:paraId="70E4D485" w14:textId="77777777" w:rsidR="00FF3688" w:rsidRPr="00FF3688" w:rsidRDefault="00FF3688" w:rsidP="00FF3688">
      <w:pPr>
        <w:rPr>
          <w:sz w:val="14"/>
          <w:szCs w:val="14"/>
        </w:rPr>
      </w:pPr>
      <w:r w:rsidRPr="00FF3688">
        <w:rPr>
          <w:sz w:val="14"/>
          <w:szCs w:val="14"/>
        </w:rPr>
        <w:t>Project 6873, correspondence, 1951</w:t>
      </w:r>
    </w:p>
    <w:p w14:paraId="15B9F6A5" w14:textId="77777777" w:rsidR="00FF3688" w:rsidRPr="00FF3688" w:rsidRDefault="00FF3688" w:rsidP="00FF3688">
      <w:pPr>
        <w:rPr>
          <w:sz w:val="14"/>
          <w:szCs w:val="14"/>
        </w:rPr>
      </w:pPr>
      <w:r w:rsidRPr="00FF3688">
        <w:rPr>
          <w:sz w:val="14"/>
          <w:szCs w:val="14"/>
        </w:rPr>
        <w:t>Project 6873, correspondence, A-L, 1952-1952</w:t>
      </w:r>
    </w:p>
    <w:p w14:paraId="1A37C307" w14:textId="77777777" w:rsidR="00FF3688" w:rsidRPr="00FF3688" w:rsidRDefault="00FF3688" w:rsidP="00FF3688">
      <w:pPr>
        <w:rPr>
          <w:sz w:val="14"/>
          <w:szCs w:val="14"/>
        </w:rPr>
      </w:pPr>
      <w:r w:rsidRPr="00FF3688">
        <w:rPr>
          <w:sz w:val="14"/>
          <w:szCs w:val="14"/>
        </w:rPr>
        <w:t>Project 6873, correspondence, M-Z, 1952-1952</w:t>
      </w:r>
    </w:p>
    <w:p w14:paraId="6841A806" w14:textId="77777777" w:rsidR="00FF3688" w:rsidRPr="00FF3688" w:rsidRDefault="00FF3688" w:rsidP="00FF3688">
      <w:pPr>
        <w:rPr>
          <w:sz w:val="14"/>
          <w:szCs w:val="14"/>
        </w:rPr>
      </w:pPr>
      <w:r w:rsidRPr="00FF3688">
        <w:rPr>
          <w:sz w:val="14"/>
          <w:szCs w:val="14"/>
        </w:rPr>
        <w:t>Project 6873, correspondence, A-L, 1953-1953</w:t>
      </w:r>
    </w:p>
    <w:p w14:paraId="39D7EF22" w14:textId="77777777" w:rsidR="00FF3688" w:rsidRPr="00FF3688" w:rsidRDefault="00FF3688" w:rsidP="00FF3688">
      <w:pPr>
        <w:rPr>
          <w:sz w:val="14"/>
          <w:szCs w:val="14"/>
        </w:rPr>
      </w:pPr>
      <w:r w:rsidRPr="00FF3688">
        <w:rPr>
          <w:sz w:val="14"/>
          <w:szCs w:val="14"/>
        </w:rPr>
        <w:t>Project 6873, correspondence, M-Z, 1953-1953</w:t>
      </w:r>
    </w:p>
    <w:p w14:paraId="2BFDB5FB" w14:textId="77777777" w:rsidR="00FF3688" w:rsidRPr="00FF3688" w:rsidRDefault="00FF3688" w:rsidP="00FF3688">
      <w:pPr>
        <w:rPr>
          <w:sz w:val="14"/>
          <w:szCs w:val="14"/>
        </w:rPr>
      </w:pPr>
      <w:r w:rsidRPr="00FF3688">
        <w:rPr>
          <w:sz w:val="14"/>
          <w:szCs w:val="14"/>
        </w:rPr>
        <w:t>Project 6873, correspondence, A-C, 1954-1954</w:t>
      </w:r>
    </w:p>
    <w:p w14:paraId="3F3B34BA" w14:textId="77777777" w:rsidR="00FF3688" w:rsidRPr="00FF3688" w:rsidRDefault="00FF3688" w:rsidP="00FF3688">
      <w:pPr>
        <w:rPr>
          <w:sz w:val="14"/>
          <w:szCs w:val="14"/>
        </w:rPr>
      </w:pPr>
      <w:r w:rsidRPr="00FF3688">
        <w:rPr>
          <w:sz w:val="14"/>
          <w:szCs w:val="14"/>
        </w:rPr>
        <w:t>Project 6873, correspondence, D-J, 1954-1954</w:t>
      </w:r>
    </w:p>
    <w:p w14:paraId="5D62958A" w14:textId="77777777" w:rsidR="00FF3688" w:rsidRPr="00FF3688" w:rsidRDefault="00FF3688" w:rsidP="00FF3688">
      <w:pPr>
        <w:rPr>
          <w:sz w:val="14"/>
          <w:szCs w:val="14"/>
        </w:rPr>
      </w:pPr>
      <w:r w:rsidRPr="00FF3688">
        <w:rPr>
          <w:sz w:val="14"/>
          <w:szCs w:val="14"/>
        </w:rPr>
        <w:t>Project 6873, correspondence, K-Q, 1954-1954</w:t>
      </w:r>
    </w:p>
    <w:p w14:paraId="2A0FC466" w14:textId="77777777" w:rsidR="00FF3688" w:rsidRPr="00FF3688" w:rsidRDefault="00FF3688" w:rsidP="00FF3688">
      <w:pPr>
        <w:rPr>
          <w:sz w:val="14"/>
          <w:szCs w:val="14"/>
        </w:rPr>
      </w:pPr>
      <w:r w:rsidRPr="00FF3688">
        <w:rPr>
          <w:sz w:val="14"/>
          <w:szCs w:val="14"/>
        </w:rPr>
        <w:t>Project 6873, correspondence, R-Z, 1954-1954</w:t>
      </w:r>
    </w:p>
    <w:p w14:paraId="39EE3ACC" w14:textId="77777777" w:rsidR="00FF3688" w:rsidRPr="00FF3688" w:rsidRDefault="00FF3688" w:rsidP="00FF3688">
      <w:pPr>
        <w:rPr>
          <w:sz w:val="14"/>
          <w:szCs w:val="14"/>
        </w:rPr>
      </w:pPr>
      <w:r w:rsidRPr="00FF3688">
        <w:rPr>
          <w:sz w:val="14"/>
          <w:szCs w:val="14"/>
        </w:rPr>
        <w:t>Project 6873, correspondence: Air Materiel Command, 1954-1956</w:t>
      </w:r>
    </w:p>
    <w:p w14:paraId="0352715D" w14:textId="77777777" w:rsidR="00FF3688" w:rsidRPr="00FF3688" w:rsidRDefault="00FF3688" w:rsidP="00FF3688">
      <w:pPr>
        <w:rPr>
          <w:sz w:val="14"/>
          <w:szCs w:val="14"/>
        </w:rPr>
      </w:pPr>
      <w:r w:rsidRPr="00FF3688">
        <w:rPr>
          <w:sz w:val="14"/>
          <w:szCs w:val="14"/>
        </w:rPr>
        <w:t>Project 6873, correspondence, 1955-1955</w:t>
      </w:r>
    </w:p>
    <w:p w14:paraId="0CD3BAAE" w14:textId="77777777" w:rsidR="00FF3688" w:rsidRPr="00FF3688" w:rsidRDefault="00FF3688" w:rsidP="00FF3688">
      <w:pPr>
        <w:rPr>
          <w:sz w:val="14"/>
          <w:szCs w:val="14"/>
        </w:rPr>
      </w:pPr>
      <w:r w:rsidRPr="00FF3688">
        <w:rPr>
          <w:sz w:val="14"/>
          <w:szCs w:val="14"/>
        </w:rPr>
        <w:lastRenderedPageBreak/>
        <w:t>Project 6873, correspondence, 1956-1957</w:t>
      </w:r>
    </w:p>
    <w:p w14:paraId="31AD5A0A" w14:textId="77777777" w:rsidR="00FF3688" w:rsidRPr="00FF3688" w:rsidRDefault="00FF3688" w:rsidP="00FF3688">
      <w:pPr>
        <w:rPr>
          <w:sz w:val="14"/>
          <w:szCs w:val="14"/>
        </w:rPr>
      </w:pPr>
      <w:r w:rsidRPr="00FF3688">
        <w:rPr>
          <w:sz w:val="14"/>
          <w:szCs w:val="14"/>
        </w:rPr>
        <w:t>Project 6873, correspondence: Air Materiel Command, 1956-1959</w:t>
      </w:r>
    </w:p>
    <w:p w14:paraId="6263FE46" w14:textId="77777777" w:rsidR="00FF3688" w:rsidRPr="00FF3688" w:rsidRDefault="00FF3688" w:rsidP="00FF3688">
      <w:pPr>
        <w:rPr>
          <w:sz w:val="14"/>
          <w:szCs w:val="14"/>
        </w:rPr>
      </w:pPr>
      <w:r w:rsidRPr="00FF3688">
        <w:rPr>
          <w:sz w:val="14"/>
          <w:szCs w:val="14"/>
        </w:rPr>
        <w:t>Project 6873, correspondence, 1956-1959</w:t>
      </w:r>
    </w:p>
    <w:p w14:paraId="311EAD6B" w14:textId="77777777" w:rsidR="00FF3688" w:rsidRPr="00FF3688" w:rsidRDefault="00FF3688" w:rsidP="00FF3688">
      <w:pPr>
        <w:rPr>
          <w:sz w:val="14"/>
          <w:szCs w:val="14"/>
        </w:rPr>
      </w:pPr>
      <w:r w:rsidRPr="00FF3688">
        <w:rPr>
          <w:sz w:val="14"/>
          <w:szCs w:val="14"/>
        </w:rPr>
        <w:t>Project 6873, correspondence, 1958-1958</w:t>
      </w:r>
    </w:p>
    <w:p w14:paraId="00EFA5E9" w14:textId="77777777" w:rsidR="00FF3688" w:rsidRPr="00FF3688" w:rsidRDefault="00FF3688" w:rsidP="00FF3688">
      <w:pPr>
        <w:rPr>
          <w:sz w:val="14"/>
          <w:szCs w:val="14"/>
        </w:rPr>
      </w:pPr>
      <w:r w:rsidRPr="00FF3688">
        <w:rPr>
          <w:sz w:val="14"/>
          <w:szCs w:val="14"/>
        </w:rPr>
        <w:t>Project 6873, correspondence, 1959-1959</w:t>
      </w:r>
    </w:p>
    <w:p w14:paraId="04BC8C6D" w14:textId="77777777" w:rsidR="00FF3688" w:rsidRPr="00FF3688" w:rsidRDefault="00FF3688" w:rsidP="00FF3688">
      <w:pPr>
        <w:rPr>
          <w:sz w:val="14"/>
          <w:szCs w:val="14"/>
        </w:rPr>
      </w:pPr>
      <w:r w:rsidRPr="00FF3688">
        <w:rPr>
          <w:sz w:val="14"/>
          <w:szCs w:val="14"/>
        </w:rPr>
        <w:t>Project 6873, correspondence by Clarence G. Feldmann, 1959-1959</w:t>
      </w:r>
    </w:p>
    <w:p w14:paraId="5063EE97" w14:textId="77777777" w:rsidR="00FF3688" w:rsidRPr="00FF3688" w:rsidRDefault="00FF3688" w:rsidP="00FF3688">
      <w:pPr>
        <w:rPr>
          <w:sz w:val="14"/>
          <w:szCs w:val="14"/>
        </w:rPr>
      </w:pPr>
      <w:r w:rsidRPr="00FF3688">
        <w:rPr>
          <w:sz w:val="14"/>
          <w:szCs w:val="14"/>
        </w:rPr>
        <w:t xml:space="preserve">Project 6873, correspondence by David F. </w:t>
      </w:r>
      <w:proofErr w:type="spellStart"/>
      <w:r w:rsidRPr="00FF3688">
        <w:rPr>
          <w:sz w:val="14"/>
          <w:szCs w:val="14"/>
        </w:rPr>
        <w:t>McAvinn</w:t>
      </w:r>
      <w:proofErr w:type="spellEnd"/>
      <w:r w:rsidRPr="00FF3688">
        <w:rPr>
          <w:sz w:val="14"/>
          <w:szCs w:val="14"/>
        </w:rPr>
        <w:t>, 1959-1959</w:t>
      </w:r>
    </w:p>
    <w:p w14:paraId="24C4F6A6" w14:textId="77777777" w:rsidR="00FF3688" w:rsidRPr="00FF3688" w:rsidRDefault="00FF3688" w:rsidP="00FF3688">
      <w:pPr>
        <w:rPr>
          <w:sz w:val="14"/>
          <w:szCs w:val="14"/>
        </w:rPr>
      </w:pPr>
      <w:r w:rsidRPr="00FF3688">
        <w:rPr>
          <w:sz w:val="14"/>
          <w:szCs w:val="14"/>
        </w:rPr>
        <w:t>Project 6873, correspondence by Robert B. Polansky, 1959-1959</w:t>
      </w:r>
    </w:p>
    <w:p w14:paraId="33370616" w14:textId="77777777" w:rsidR="00FF3688" w:rsidRPr="00FF3688" w:rsidRDefault="00FF3688" w:rsidP="00FF3688">
      <w:pPr>
        <w:rPr>
          <w:sz w:val="14"/>
          <w:szCs w:val="14"/>
        </w:rPr>
      </w:pPr>
      <w:r w:rsidRPr="00FF3688">
        <w:rPr>
          <w:sz w:val="14"/>
          <w:szCs w:val="14"/>
        </w:rPr>
        <w:t>Project 6873, correspondence and contracts, 1951-1956</w:t>
      </w:r>
    </w:p>
    <w:p w14:paraId="60F15447" w14:textId="77777777" w:rsidR="00FF3688" w:rsidRPr="00FF3688" w:rsidRDefault="00FF3688" w:rsidP="00FF3688">
      <w:pPr>
        <w:rPr>
          <w:sz w:val="14"/>
          <w:szCs w:val="14"/>
        </w:rPr>
      </w:pPr>
      <w:r w:rsidRPr="00FF3688">
        <w:rPr>
          <w:sz w:val="14"/>
          <w:szCs w:val="14"/>
        </w:rPr>
        <w:t>Project 6873, correspondence and contracts, 1956-1962</w:t>
      </w:r>
    </w:p>
    <w:p w14:paraId="253B2347" w14:textId="77777777" w:rsidR="00FF3688" w:rsidRPr="00FF3688" w:rsidRDefault="00FF3688" w:rsidP="00FF3688">
      <w:pPr>
        <w:rPr>
          <w:sz w:val="14"/>
          <w:szCs w:val="14"/>
        </w:rPr>
      </w:pPr>
      <w:r w:rsidRPr="00FF3688">
        <w:rPr>
          <w:sz w:val="14"/>
          <w:szCs w:val="14"/>
        </w:rPr>
        <w:t>Project 6873, correspondence and contracts, 1958-1961</w:t>
      </w:r>
    </w:p>
    <w:p w14:paraId="68C51B74" w14:textId="77777777" w:rsidR="00FF3688" w:rsidRPr="00FF3688" w:rsidRDefault="00FF3688" w:rsidP="00FF3688">
      <w:pPr>
        <w:rPr>
          <w:sz w:val="14"/>
          <w:szCs w:val="14"/>
        </w:rPr>
      </w:pPr>
      <w:r w:rsidRPr="00FF3688">
        <w:rPr>
          <w:sz w:val="14"/>
          <w:szCs w:val="14"/>
        </w:rPr>
        <w:t>Project 6873, 6677, 7039, contracts (mostly regarding patent matters), 1952-1967</w:t>
      </w:r>
    </w:p>
    <w:p w14:paraId="6CBB27F9" w14:textId="77777777" w:rsidR="00FF3688" w:rsidRPr="00FF3688" w:rsidRDefault="00FF3688" w:rsidP="00FF3688">
      <w:pPr>
        <w:rPr>
          <w:sz w:val="14"/>
          <w:szCs w:val="14"/>
        </w:rPr>
      </w:pPr>
      <w:r w:rsidRPr="00FF3688">
        <w:rPr>
          <w:sz w:val="14"/>
          <w:szCs w:val="14"/>
        </w:rPr>
        <w:t>Project 6873, N/C contracts, 1950-1951</w:t>
      </w:r>
    </w:p>
    <w:p w14:paraId="62F97ECE" w14:textId="77777777" w:rsidR="00FF3688" w:rsidRPr="00FF3688" w:rsidRDefault="00FF3688" w:rsidP="00FF3688">
      <w:pPr>
        <w:rPr>
          <w:sz w:val="14"/>
          <w:szCs w:val="14"/>
        </w:rPr>
      </w:pPr>
      <w:r w:rsidRPr="00FF3688">
        <w:rPr>
          <w:sz w:val="14"/>
          <w:szCs w:val="14"/>
        </w:rPr>
        <w:t>Project 6873, drawings, undated</w:t>
      </w:r>
    </w:p>
    <w:p w14:paraId="18828EB6" w14:textId="77777777" w:rsidR="00FF3688" w:rsidRPr="00FF3688" w:rsidRDefault="00FF3688" w:rsidP="00FF3688">
      <w:pPr>
        <w:rPr>
          <w:sz w:val="14"/>
          <w:szCs w:val="14"/>
        </w:rPr>
      </w:pPr>
      <w:r w:rsidRPr="00FF3688">
        <w:rPr>
          <w:sz w:val="14"/>
          <w:szCs w:val="14"/>
        </w:rPr>
        <w:t>Project 6873, A, B, C, and E drawings</w:t>
      </w:r>
    </w:p>
    <w:p w14:paraId="63A9A8D8" w14:textId="77777777" w:rsidR="00FF3688" w:rsidRPr="00FF3688" w:rsidRDefault="00FF3688" w:rsidP="00FF3688">
      <w:pPr>
        <w:rPr>
          <w:sz w:val="14"/>
          <w:szCs w:val="14"/>
        </w:rPr>
      </w:pPr>
      <w:r w:rsidRPr="00FF3688">
        <w:rPr>
          <w:sz w:val="14"/>
          <w:szCs w:val="14"/>
        </w:rPr>
        <w:t>Project 6873, Engineering Memorandum No. 21, Electronic Test Equipment, J. H. Brown, 1951 August 24</w:t>
      </w:r>
    </w:p>
    <w:p w14:paraId="7EBF404E" w14:textId="77777777" w:rsidR="00FF3688" w:rsidRPr="00FF3688" w:rsidRDefault="00FF3688" w:rsidP="00FF3688">
      <w:pPr>
        <w:rPr>
          <w:sz w:val="14"/>
          <w:szCs w:val="14"/>
        </w:rPr>
      </w:pPr>
      <w:r w:rsidRPr="00FF3688">
        <w:rPr>
          <w:sz w:val="14"/>
          <w:szCs w:val="14"/>
        </w:rPr>
        <w:t>Project 6873, Engineering Memorandum No. 22, Lubricating Properties of Several Lubricants on Cast Iron Surfaces, E. J. Samario, 1952 July 10</w:t>
      </w:r>
    </w:p>
    <w:p w14:paraId="0A12E860" w14:textId="77777777" w:rsidR="00FF3688" w:rsidRPr="00FF3688" w:rsidRDefault="00FF3688" w:rsidP="00FF3688">
      <w:pPr>
        <w:rPr>
          <w:sz w:val="14"/>
          <w:szCs w:val="14"/>
        </w:rPr>
      </w:pPr>
      <w:r w:rsidRPr="00FF3688">
        <w:rPr>
          <w:sz w:val="14"/>
          <w:szCs w:val="14"/>
        </w:rPr>
        <w:t xml:space="preserve">Project 6873, Engineering Memorandum No. 23, Provisional </w:t>
      </w:r>
      <w:proofErr w:type="spellStart"/>
      <w:r w:rsidRPr="00FF3688">
        <w:rPr>
          <w:sz w:val="14"/>
          <w:szCs w:val="14"/>
        </w:rPr>
        <w:t>Speicifications</w:t>
      </w:r>
      <w:proofErr w:type="spellEnd"/>
      <w:r w:rsidRPr="00FF3688">
        <w:rPr>
          <w:sz w:val="14"/>
          <w:szCs w:val="14"/>
        </w:rPr>
        <w:t xml:space="preserve"> and Estimated Time Study Analysis for the Development of a Numerically Controlled Boring Mill, R. F. Merkle, 1952 July 10</w:t>
      </w:r>
    </w:p>
    <w:p w14:paraId="12695E0E" w14:textId="77777777" w:rsidR="00FF3688" w:rsidRPr="00FF3688" w:rsidRDefault="00FF3688" w:rsidP="00FF3688">
      <w:pPr>
        <w:rPr>
          <w:sz w:val="14"/>
          <w:szCs w:val="14"/>
        </w:rPr>
      </w:pPr>
      <w:r w:rsidRPr="00FF3688">
        <w:rPr>
          <w:sz w:val="14"/>
          <w:szCs w:val="14"/>
        </w:rPr>
        <w:t>Project 6873, Engineering Memorandum No. 24, Investigation of Low-Frequency Wander in Power Servo of MIT Numerically Controlled Milling Machine, Vinton B. Haas, 1952-1952</w:t>
      </w:r>
    </w:p>
    <w:p w14:paraId="6F49F4E2" w14:textId="77777777" w:rsidR="00FF3688" w:rsidRPr="00FF3688" w:rsidRDefault="00FF3688" w:rsidP="00FF3688">
      <w:pPr>
        <w:rPr>
          <w:sz w:val="14"/>
          <w:szCs w:val="14"/>
        </w:rPr>
      </w:pPr>
      <w:r w:rsidRPr="00FF3688">
        <w:rPr>
          <w:sz w:val="14"/>
          <w:szCs w:val="14"/>
        </w:rPr>
        <w:t>Project 6873, Engineering Memorandum No. 25, Oscillations in the Cross-Slide Power Servomechanism, Vinton B. Haas, Jr., 1953 August 3</w:t>
      </w:r>
    </w:p>
    <w:p w14:paraId="03446BFB" w14:textId="77777777" w:rsidR="00FF3688" w:rsidRPr="00FF3688" w:rsidRDefault="00FF3688" w:rsidP="00FF3688">
      <w:pPr>
        <w:rPr>
          <w:sz w:val="14"/>
          <w:szCs w:val="14"/>
        </w:rPr>
      </w:pPr>
      <w:r w:rsidRPr="00FF3688">
        <w:rPr>
          <w:sz w:val="14"/>
          <w:szCs w:val="14"/>
        </w:rPr>
        <w:t>Project 6873, Engineering Memorandum No. 26, Inspection Results on the Cross-Slide Instrument Cylindrical Rack, David Armstrong, 1953 November 3</w:t>
      </w:r>
    </w:p>
    <w:p w14:paraId="72EF229E" w14:textId="77777777" w:rsidR="00FF3688" w:rsidRPr="00FF3688" w:rsidRDefault="00FF3688" w:rsidP="00FF3688">
      <w:pPr>
        <w:rPr>
          <w:sz w:val="14"/>
          <w:szCs w:val="14"/>
        </w:rPr>
      </w:pPr>
      <w:r w:rsidRPr="00FF3688">
        <w:rPr>
          <w:sz w:val="14"/>
          <w:szCs w:val="14"/>
        </w:rPr>
        <w:t>Project 6873, Engineering Memorandum No. 27, Programming for a Supersonic Nozzle, J. H. Runyon, 1953 November 24</w:t>
      </w:r>
    </w:p>
    <w:p w14:paraId="5B100E92" w14:textId="77777777" w:rsidR="00FF3688" w:rsidRPr="00FF3688" w:rsidRDefault="00FF3688" w:rsidP="00FF3688">
      <w:pPr>
        <w:rPr>
          <w:sz w:val="14"/>
          <w:szCs w:val="14"/>
        </w:rPr>
      </w:pPr>
      <w:r w:rsidRPr="00FF3688">
        <w:rPr>
          <w:sz w:val="14"/>
          <w:szCs w:val="14"/>
        </w:rPr>
        <w:t>Project 6873, Engineering Memorandum No. 28, Tape Preparation for Airfoil Templates, J. H. Runyon, 1953 December 3</w:t>
      </w:r>
    </w:p>
    <w:p w14:paraId="120BDBAC" w14:textId="77777777" w:rsidR="00FF3688" w:rsidRPr="00FF3688" w:rsidRDefault="00FF3688" w:rsidP="00FF3688">
      <w:pPr>
        <w:rPr>
          <w:sz w:val="14"/>
          <w:szCs w:val="14"/>
        </w:rPr>
      </w:pPr>
      <w:r w:rsidRPr="00FF3688">
        <w:rPr>
          <w:sz w:val="14"/>
          <w:szCs w:val="14"/>
        </w:rPr>
        <w:t>Project 6873, Engineering Memorandum No. 29, Fitting with Conic Surfaces, S. M. Sussman, 1954 January 28</w:t>
      </w:r>
    </w:p>
    <w:p w14:paraId="6BF706C9" w14:textId="77777777" w:rsidR="00FF3688" w:rsidRPr="00FF3688" w:rsidRDefault="00FF3688" w:rsidP="00FF3688">
      <w:pPr>
        <w:rPr>
          <w:sz w:val="14"/>
          <w:szCs w:val="14"/>
        </w:rPr>
      </w:pPr>
      <w:r w:rsidRPr="00FF3688">
        <w:rPr>
          <w:sz w:val="14"/>
          <w:szCs w:val="14"/>
        </w:rPr>
        <w:t>Project 6873, Engineering Memorandum No. 30, Matrix Notation for Quadric Surfaces, S. M. Sussman, 1954 May 1</w:t>
      </w:r>
    </w:p>
    <w:p w14:paraId="7ECC3AC9" w14:textId="77777777" w:rsidR="00FF3688" w:rsidRPr="00FF3688" w:rsidRDefault="00FF3688" w:rsidP="00FF3688">
      <w:pPr>
        <w:rPr>
          <w:sz w:val="14"/>
          <w:szCs w:val="14"/>
        </w:rPr>
      </w:pPr>
      <w:r w:rsidRPr="00FF3688">
        <w:rPr>
          <w:sz w:val="14"/>
          <w:szCs w:val="14"/>
        </w:rPr>
        <w:t>Project 6873, Engineering Memorandum No. 31, Proposed Method for Interpolation, S. M. Sussman, 1954 June 11</w:t>
      </w:r>
    </w:p>
    <w:p w14:paraId="7BF83544" w14:textId="77777777" w:rsidR="00FF3688" w:rsidRPr="00FF3688" w:rsidRDefault="00FF3688" w:rsidP="00FF3688">
      <w:pPr>
        <w:rPr>
          <w:sz w:val="14"/>
          <w:szCs w:val="14"/>
        </w:rPr>
      </w:pPr>
      <w:r w:rsidRPr="00FF3688">
        <w:rPr>
          <w:sz w:val="14"/>
          <w:szCs w:val="14"/>
        </w:rPr>
        <w:t>Project 6873, Engineering Memorandum No. 33, Cross-Slide Instrumentation, David E. Armstrong, 1954 June 22</w:t>
      </w:r>
    </w:p>
    <w:p w14:paraId="7C206278" w14:textId="77777777" w:rsidR="00FF3688" w:rsidRPr="00FF3688" w:rsidRDefault="00FF3688" w:rsidP="00FF3688">
      <w:pPr>
        <w:rPr>
          <w:sz w:val="14"/>
          <w:szCs w:val="14"/>
        </w:rPr>
      </w:pPr>
      <w:r w:rsidRPr="00FF3688">
        <w:rPr>
          <w:sz w:val="14"/>
          <w:szCs w:val="14"/>
        </w:rPr>
        <w:t>Project 6873, Engineering Report No. 3, Automatic Measurement of Lineal Motion Using Optical Gratings, J. H. Brown, 1951 June 12</w:t>
      </w:r>
    </w:p>
    <w:p w14:paraId="016E7DAC" w14:textId="77777777" w:rsidR="00FF3688" w:rsidRPr="00FF3688" w:rsidRDefault="00FF3688" w:rsidP="00FF3688">
      <w:pPr>
        <w:rPr>
          <w:sz w:val="14"/>
          <w:szCs w:val="14"/>
        </w:rPr>
      </w:pPr>
      <w:r w:rsidRPr="00FF3688">
        <w:rPr>
          <w:sz w:val="14"/>
          <w:szCs w:val="14"/>
        </w:rPr>
        <w:t>Project 6873, Engineering Report No. 4, Direct-Current Damping of a Two-Phase Servomotor, M. J. Fitzmorris, 1952 January 31</w:t>
      </w:r>
    </w:p>
    <w:p w14:paraId="06D7EE81" w14:textId="77777777" w:rsidR="00FF3688" w:rsidRPr="00FF3688" w:rsidRDefault="00FF3688" w:rsidP="00FF3688">
      <w:pPr>
        <w:rPr>
          <w:sz w:val="14"/>
          <w:szCs w:val="14"/>
        </w:rPr>
      </w:pPr>
      <w:r w:rsidRPr="00FF3688">
        <w:rPr>
          <w:sz w:val="14"/>
          <w:szCs w:val="14"/>
        </w:rPr>
        <w:t>Project 6873, Engineering Report No. 5, Investigation of a Servo-Type Pulse-to-Analog Data Converter, W. L. Poland, 1951 November 27</w:t>
      </w:r>
    </w:p>
    <w:p w14:paraId="24E57520" w14:textId="77777777" w:rsidR="00FF3688" w:rsidRPr="00FF3688" w:rsidRDefault="00FF3688" w:rsidP="00FF3688">
      <w:pPr>
        <w:rPr>
          <w:sz w:val="14"/>
          <w:szCs w:val="14"/>
        </w:rPr>
      </w:pPr>
      <w:r w:rsidRPr="00FF3688">
        <w:rPr>
          <w:sz w:val="14"/>
          <w:szCs w:val="14"/>
        </w:rPr>
        <w:t>Project 6873, Engineering Report No. 6, Tests on the Position of a Numerically Controlled Milling Machine, J. H. Brown, 1953 April 21</w:t>
      </w:r>
    </w:p>
    <w:p w14:paraId="11CB1CB0" w14:textId="77777777" w:rsidR="00FF3688" w:rsidRPr="00FF3688" w:rsidRDefault="00FF3688" w:rsidP="00FF3688">
      <w:pPr>
        <w:rPr>
          <w:sz w:val="14"/>
          <w:szCs w:val="14"/>
        </w:rPr>
      </w:pPr>
      <w:r w:rsidRPr="00FF3688">
        <w:rPr>
          <w:sz w:val="14"/>
          <w:szCs w:val="14"/>
        </w:rPr>
        <w:t>Project 6873, Engineering Report No. 7, Investigations of Methods of Data Preparation for a Numerically Controlled Planer, John H. Runyon, 1953 June 1</w:t>
      </w:r>
    </w:p>
    <w:p w14:paraId="381855C8" w14:textId="77777777" w:rsidR="00FF3688" w:rsidRPr="00FF3688" w:rsidRDefault="00FF3688" w:rsidP="00FF3688">
      <w:pPr>
        <w:rPr>
          <w:sz w:val="14"/>
          <w:szCs w:val="14"/>
        </w:rPr>
      </w:pPr>
      <w:r w:rsidRPr="00FF3688">
        <w:rPr>
          <w:sz w:val="14"/>
          <w:szCs w:val="14"/>
        </w:rPr>
        <w:t>Project 6873, Engineering Report No. 8, Whirlwind I Routines for Computations for the MIT Numerically Controlled Milling Machine, John H. Runyon, 1953 December 1</w:t>
      </w:r>
    </w:p>
    <w:p w14:paraId="189FA094" w14:textId="77777777" w:rsidR="00FF3688" w:rsidRPr="00FF3688" w:rsidRDefault="00FF3688" w:rsidP="00FF3688">
      <w:pPr>
        <w:rPr>
          <w:sz w:val="14"/>
          <w:szCs w:val="14"/>
        </w:rPr>
      </w:pPr>
      <w:r w:rsidRPr="00FF3688">
        <w:rPr>
          <w:sz w:val="14"/>
          <w:szCs w:val="14"/>
        </w:rPr>
        <w:t>Project 6873, Engineering Report No. 9, A Static-Magnetic Data-Storage Unit, Richard H. Fuller, 1954 May 1</w:t>
      </w:r>
    </w:p>
    <w:p w14:paraId="3EE01180" w14:textId="77777777" w:rsidR="00FF3688" w:rsidRPr="00FF3688" w:rsidRDefault="00FF3688" w:rsidP="00FF3688">
      <w:pPr>
        <w:rPr>
          <w:sz w:val="14"/>
          <w:szCs w:val="14"/>
        </w:rPr>
      </w:pPr>
      <w:r w:rsidRPr="00FF3688">
        <w:rPr>
          <w:sz w:val="14"/>
          <w:szCs w:val="14"/>
        </w:rPr>
        <w:t>Project 6873, Engineering Report No. 10, Stabilization of a Control System Having Coulomb Friction, John Steranka, Jr., 1954 August 1</w:t>
      </w:r>
    </w:p>
    <w:p w14:paraId="350C3D22" w14:textId="77777777" w:rsidR="00FF3688" w:rsidRPr="00FF3688" w:rsidRDefault="00FF3688" w:rsidP="00FF3688">
      <w:pPr>
        <w:rPr>
          <w:sz w:val="14"/>
          <w:szCs w:val="14"/>
        </w:rPr>
      </w:pPr>
      <w:r w:rsidRPr="00FF3688">
        <w:rPr>
          <w:sz w:val="14"/>
          <w:szCs w:val="14"/>
        </w:rPr>
        <w:t>Project 6873, Engineering Report No. 11, Theoretical Evaluation of the Accuracy of a Shaft-to-Phase -Modulated-Voltage Converter, J. Herber Brown, 1954 September 1</w:t>
      </w:r>
    </w:p>
    <w:p w14:paraId="31920ED4" w14:textId="77777777" w:rsidR="00FF3688" w:rsidRPr="00FF3688" w:rsidRDefault="00FF3688" w:rsidP="00FF3688">
      <w:pPr>
        <w:rPr>
          <w:sz w:val="14"/>
          <w:szCs w:val="14"/>
        </w:rPr>
      </w:pPr>
      <w:r w:rsidRPr="00FF3688">
        <w:rPr>
          <w:sz w:val="14"/>
          <w:szCs w:val="14"/>
        </w:rPr>
        <w:t>Project 6873, Engineering Report No. 12, A Single Line Magnetic Shift Register Using Diode Amplifiers, Chris A. Lay, Jr., 1955 May 23</w:t>
      </w:r>
    </w:p>
    <w:p w14:paraId="4B4FADD0" w14:textId="77777777" w:rsidR="00FF3688" w:rsidRPr="00FF3688" w:rsidRDefault="00FF3688" w:rsidP="00FF3688">
      <w:pPr>
        <w:rPr>
          <w:sz w:val="14"/>
          <w:szCs w:val="14"/>
        </w:rPr>
      </w:pPr>
      <w:r w:rsidRPr="00FF3688">
        <w:rPr>
          <w:sz w:val="14"/>
          <w:szCs w:val="14"/>
        </w:rPr>
        <w:t>Project 6873, Engineering Report No. 13, A System Study for a Digital-to-Analog Servomechanism, T. W. Tucker, 1955 December 27</w:t>
      </w:r>
    </w:p>
    <w:p w14:paraId="4ACBD363" w14:textId="77777777" w:rsidR="00FF3688" w:rsidRPr="00FF3688" w:rsidRDefault="00FF3688" w:rsidP="00FF3688">
      <w:pPr>
        <w:rPr>
          <w:sz w:val="14"/>
          <w:szCs w:val="14"/>
        </w:rPr>
      </w:pPr>
      <w:r w:rsidRPr="00FF3688">
        <w:rPr>
          <w:sz w:val="14"/>
          <w:szCs w:val="14"/>
        </w:rPr>
        <w:t>Project 6873, Engineering Report No. 14, Numerical Control for Machining and Warped Surfaces, George Bromfield, 1956 January 12</w:t>
      </w:r>
    </w:p>
    <w:p w14:paraId="08795A1B" w14:textId="77777777" w:rsidR="00FF3688" w:rsidRPr="00FF3688" w:rsidRDefault="00FF3688" w:rsidP="00FF3688">
      <w:pPr>
        <w:rPr>
          <w:sz w:val="14"/>
          <w:szCs w:val="14"/>
        </w:rPr>
      </w:pPr>
      <w:r w:rsidRPr="00FF3688">
        <w:rPr>
          <w:sz w:val="14"/>
          <w:szCs w:val="14"/>
        </w:rPr>
        <w:t>Project 6873, Engineering Report No. 15, John H. Runyon, undated</w:t>
      </w:r>
    </w:p>
    <w:p w14:paraId="328268D2" w14:textId="77777777" w:rsidR="00FF3688" w:rsidRPr="00FF3688" w:rsidRDefault="00FF3688" w:rsidP="00FF3688">
      <w:pPr>
        <w:rPr>
          <w:sz w:val="14"/>
          <w:szCs w:val="14"/>
        </w:rPr>
      </w:pPr>
      <w:r w:rsidRPr="00FF3688">
        <w:rPr>
          <w:sz w:val="14"/>
          <w:szCs w:val="14"/>
        </w:rPr>
        <w:t>Project 6873, Engineering Report No. 16, Information-Processing Routine for Numerical Control, Arnold Siegal, 1956 March 1</w:t>
      </w:r>
    </w:p>
    <w:p w14:paraId="4FFBFDCE" w14:textId="77777777" w:rsidR="00FF3688" w:rsidRPr="00FF3688" w:rsidRDefault="00FF3688" w:rsidP="00FF3688">
      <w:pPr>
        <w:rPr>
          <w:sz w:val="14"/>
          <w:szCs w:val="14"/>
        </w:rPr>
      </w:pPr>
      <w:r w:rsidRPr="00FF3688">
        <w:rPr>
          <w:sz w:val="14"/>
          <w:szCs w:val="14"/>
        </w:rPr>
        <w:t>Project 6873, Engineering Report No. 17, Operations of a Numerically Controlled Milling Machine, Donald C. Dick, 1956 March 15</w:t>
      </w:r>
    </w:p>
    <w:p w14:paraId="1144A68C" w14:textId="77777777" w:rsidR="00FF3688" w:rsidRPr="00FF3688" w:rsidRDefault="00FF3688" w:rsidP="00FF3688">
      <w:pPr>
        <w:rPr>
          <w:sz w:val="14"/>
          <w:szCs w:val="14"/>
        </w:rPr>
      </w:pPr>
      <w:r w:rsidRPr="00FF3688">
        <w:rPr>
          <w:sz w:val="14"/>
          <w:szCs w:val="14"/>
        </w:rPr>
        <w:t>Project 6873, Engineering Report No. 18, Economic Studies of Work Performed on a Numerically Controlled Milling Machine, Robert H. Gregory and Thomas V. Atwater, Jr., 1956 March 1</w:t>
      </w:r>
    </w:p>
    <w:p w14:paraId="11B6131E" w14:textId="77777777" w:rsidR="00FF3688" w:rsidRPr="00FF3688" w:rsidRDefault="00FF3688" w:rsidP="00FF3688">
      <w:pPr>
        <w:rPr>
          <w:sz w:val="14"/>
          <w:szCs w:val="14"/>
        </w:rPr>
      </w:pPr>
      <w:r w:rsidRPr="00FF3688">
        <w:rPr>
          <w:sz w:val="14"/>
          <w:szCs w:val="14"/>
        </w:rPr>
        <w:t>Project 6873, Final Report, Parts 1 and 2, 1952 July 30 and 1953 May 31</w:t>
      </w:r>
    </w:p>
    <w:p w14:paraId="1108199A" w14:textId="77777777" w:rsidR="00FF3688" w:rsidRPr="00FF3688" w:rsidRDefault="00FF3688" w:rsidP="00FF3688">
      <w:pPr>
        <w:rPr>
          <w:sz w:val="14"/>
          <w:szCs w:val="14"/>
        </w:rPr>
      </w:pPr>
      <w:r w:rsidRPr="00FF3688">
        <w:rPr>
          <w:sz w:val="14"/>
          <w:szCs w:val="14"/>
        </w:rPr>
        <w:t>Project 6873, Final Report Part 2, correspondence, 1953-1954</w:t>
      </w:r>
    </w:p>
    <w:p w14:paraId="7ECAE928" w14:textId="77777777" w:rsidR="00FF3688" w:rsidRPr="00FF3688" w:rsidRDefault="00FF3688" w:rsidP="00FF3688">
      <w:pPr>
        <w:rPr>
          <w:sz w:val="14"/>
          <w:szCs w:val="14"/>
        </w:rPr>
      </w:pPr>
      <w:r w:rsidRPr="00FF3688">
        <w:rPr>
          <w:sz w:val="14"/>
          <w:szCs w:val="14"/>
        </w:rPr>
        <w:t>Project 6873, Final Report, Design, Development and Evaluation of a Numerically Controlled Milling Machine, 1956 March 15</w:t>
      </w:r>
    </w:p>
    <w:p w14:paraId="495F96EC" w14:textId="77777777" w:rsidR="00FF3688" w:rsidRPr="00FF3688" w:rsidRDefault="00FF3688" w:rsidP="00FF3688">
      <w:pPr>
        <w:rPr>
          <w:sz w:val="14"/>
          <w:szCs w:val="14"/>
        </w:rPr>
      </w:pPr>
      <w:r w:rsidRPr="00FF3688">
        <w:rPr>
          <w:sz w:val="14"/>
          <w:szCs w:val="14"/>
        </w:rPr>
        <w:t>Project 6873, Final Report, Automatic Programming of Numerically Controlled Machine Tools, John E. Ward, 1960 January 15</w:t>
      </w:r>
    </w:p>
    <w:p w14:paraId="732DAB15" w14:textId="77777777" w:rsidR="00FF3688" w:rsidRPr="00FF3688" w:rsidRDefault="00FF3688" w:rsidP="00FF3688">
      <w:pPr>
        <w:rPr>
          <w:sz w:val="14"/>
          <w:szCs w:val="14"/>
        </w:rPr>
      </w:pPr>
      <w:r w:rsidRPr="00FF3688">
        <w:rPr>
          <w:sz w:val="14"/>
          <w:szCs w:val="14"/>
        </w:rPr>
        <w:t>Project 6873, Final Report</w:t>
      </w:r>
    </w:p>
    <w:p w14:paraId="3A092C2E" w14:textId="77777777" w:rsidR="00FF3688" w:rsidRPr="00FF3688" w:rsidRDefault="00FF3688" w:rsidP="00FF3688">
      <w:pPr>
        <w:rPr>
          <w:sz w:val="14"/>
          <w:szCs w:val="14"/>
        </w:rPr>
      </w:pPr>
      <w:r w:rsidRPr="00FF3688">
        <w:rPr>
          <w:sz w:val="14"/>
          <w:szCs w:val="14"/>
        </w:rPr>
        <w:lastRenderedPageBreak/>
        <w:t>Project 6873, Outline of Interim Reports 4-7, 1958 August 22</w:t>
      </w:r>
    </w:p>
    <w:p w14:paraId="0CF0BBC1" w14:textId="77777777" w:rsidR="00FF3688" w:rsidRPr="00FF3688" w:rsidRDefault="00FF3688" w:rsidP="00FF3688">
      <w:pPr>
        <w:rPr>
          <w:sz w:val="14"/>
          <w:szCs w:val="14"/>
        </w:rPr>
      </w:pPr>
      <w:r w:rsidRPr="00FF3688">
        <w:rPr>
          <w:sz w:val="14"/>
          <w:szCs w:val="14"/>
        </w:rPr>
        <w:t>Project 6873, Interim Engineering Reports IR-1 and IR-2, 26 June 1956 to 31 December 1956, 1956 June 26 to December 31</w:t>
      </w:r>
    </w:p>
    <w:p w14:paraId="0A5F82D4" w14:textId="77777777" w:rsidR="00FF3688" w:rsidRPr="00FF3688" w:rsidRDefault="00FF3688" w:rsidP="00FF3688">
      <w:pPr>
        <w:rPr>
          <w:sz w:val="14"/>
          <w:szCs w:val="14"/>
        </w:rPr>
      </w:pPr>
      <w:r w:rsidRPr="00FF3688">
        <w:rPr>
          <w:sz w:val="14"/>
          <w:szCs w:val="14"/>
        </w:rPr>
        <w:t>Project 6873, Interim Engineering Report IR-3, 1957 January 1 to March 31</w:t>
      </w:r>
    </w:p>
    <w:p w14:paraId="0D2ABCD6" w14:textId="77777777" w:rsidR="00FF3688" w:rsidRPr="00FF3688" w:rsidRDefault="00FF3688" w:rsidP="00FF3688">
      <w:pPr>
        <w:rPr>
          <w:sz w:val="14"/>
          <w:szCs w:val="14"/>
        </w:rPr>
      </w:pPr>
      <w:r w:rsidRPr="00FF3688">
        <w:rPr>
          <w:sz w:val="14"/>
          <w:szCs w:val="14"/>
        </w:rPr>
        <w:t xml:space="preserve">Project 6873, Interim Engineering Reports IR-4 and IR-5, Samuel M. </w:t>
      </w:r>
      <w:proofErr w:type="spellStart"/>
      <w:r w:rsidRPr="00FF3688">
        <w:rPr>
          <w:sz w:val="14"/>
          <w:szCs w:val="14"/>
        </w:rPr>
        <w:t>Matsa</w:t>
      </w:r>
      <w:proofErr w:type="spellEnd"/>
      <w:r w:rsidRPr="00FF3688">
        <w:rPr>
          <w:sz w:val="14"/>
          <w:szCs w:val="14"/>
        </w:rPr>
        <w:t>, 1957 April 1 to December 31</w:t>
      </w:r>
    </w:p>
    <w:p w14:paraId="3B9B0B99" w14:textId="77777777" w:rsidR="00FF3688" w:rsidRPr="00FF3688" w:rsidRDefault="00FF3688" w:rsidP="00FF3688">
      <w:pPr>
        <w:rPr>
          <w:sz w:val="14"/>
          <w:szCs w:val="14"/>
        </w:rPr>
      </w:pPr>
      <w:r w:rsidRPr="00FF3688">
        <w:rPr>
          <w:sz w:val="14"/>
          <w:szCs w:val="14"/>
        </w:rPr>
        <w:t>Project 6873, Interim Engineering Reports IR-6 and IR-7, project staff, 1958 January 1 to June 30</w:t>
      </w:r>
    </w:p>
    <w:p w14:paraId="4618CCB7" w14:textId="77777777" w:rsidR="00FF3688" w:rsidRPr="00FF3688" w:rsidRDefault="00FF3688" w:rsidP="00FF3688">
      <w:pPr>
        <w:rPr>
          <w:sz w:val="14"/>
          <w:szCs w:val="14"/>
        </w:rPr>
      </w:pPr>
      <w:r w:rsidRPr="00FF3688">
        <w:rPr>
          <w:sz w:val="14"/>
          <w:szCs w:val="14"/>
        </w:rPr>
        <w:t>Project 6873, Interim Engineering Reports IR-8 and IR-9, project staff, 1958 July 1 to 1959 February 28</w:t>
      </w:r>
    </w:p>
    <w:p w14:paraId="4072640B" w14:textId="77777777" w:rsidR="00FF3688" w:rsidRPr="00FF3688" w:rsidRDefault="00FF3688" w:rsidP="00FF3688">
      <w:pPr>
        <w:rPr>
          <w:sz w:val="14"/>
          <w:szCs w:val="14"/>
        </w:rPr>
      </w:pPr>
      <w:r w:rsidRPr="00FF3688">
        <w:rPr>
          <w:sz w:val="14"/>
          <w:szCs w:val="14"/>
        </w:rPr>
        <w:t>Project 6873, Interim Engineering Report IR-10 and IR-11, project staff, 1959 March 1 to November 30</w:t>
      </w:r>
    </w:p>
    <w:p w14:paraId="7F74D27C" w14:textId="77777777" w:rsidR="00FF3688" w:rsidRPr="00FF3688" w:rsidRDefault="00FF3688" w:rsidP="00FF3688">
      <w:pPr>
        <w:rPr>
          <w:sz w:val="14"/>
          <w:szCs w:val="14"/>
        </w:rPr>
      </w:pPr>
      <w:r w:rsidRPr="00FF3688">
        <w:rPr>
          <w:sz w:val="14"/>
          <w:szCs w:val="14"/>
        </w:rPr>
        <w:t>Computation Notebooks, 1941-1959</w:t>
      </w:r>
    </w:p>
    <w:p w14:paraId="3FBBCCBE" w14:textId="77777777" w:rsidR="00FF3688" w:rsidRPr="00FF3688" w:rsidRDefault="00FF3688" w:rsidP="00FF3688">
      <w:pPr>
        <w:rPr>
          <w:sz w:val="14"/>
          <w:szCs w:val="14"/>
        </w:rPr>
      </w:pPr>
      <w:r w:rsidRPr="00FF3688">
        <w:rPr>
          <w:sz w:val="14"/>
          <w:szCs w:val="14"/>
        </w:rPr>
        <w:t>Reports, circa 1946-1959</w:t>
      </w:r>
    </w:p>
    <w:p w14:paraId="22AA6BDE" w14:textId="77777777" w:rsidR="00FF3688" w:rsidRPr="00FF3688" w:rsidRDefault="00FF3688" w:rsidP="00FF3688">
      <w:pPr>
        <w:rPr>
          <w:sz w:val="14"/>
          <w:szCs w:val="14"/>
        </w:rPr>
      </w:pPr>
      <w:r w:rsidRPr="00FF3688">
        <w:rPr>
          <w:sz w:val="14"/>
          <w:szCs w:val="14"/>
        </w:rPr>
        <w:t>"Saga of 6219 of MIT", 1945</w:t>
      </w:r>
    </w:p>
    <w:p w14:paraId="67D7758C" w14:textId="77777777" w:rsidR="00FF3688" w:rsidRDefault="00FF3688" w:rsidP="00FF3688"/>
    <w:p w14:paraId="6180D9AC" w14:textId="77777777" w:rsidR="00FF3688" w:rsidRPr="00FF3688" w:rsidRDefault="00FF3688" w:rsidP="00FF3688"/>
    <w:p w14:paraId="0294F7F3" w14:textId="0BD6FB05" w:rsidR="000E6E52" w:rsidRDefault="000E6E52" w:rsidP="000E6E52">
      <w:pPr>
        <w:pStyle w:val="Heading2"/>
      </w:pPr>
      <w:bookmarkStart w:id="106" w:name="_Toc193914380"/>
      <w:r>
        <w:t>DCL Records at the MIT Archive</w:t>
      </w:r>
      <w:bookmarkEnd w:id="106"/>
    </w:p>
    <w:p w14:paraId="10ADE5C7" w14:textId="79E9E078" w:rsidR="000E6E52" w:rsidRDefault="000E6E52" w:rsidP="00A87D17">
      <w:r w:rsidRPr="000E6E52">
        <w:t>Identifier: AC-0362</w:t>
      </w:r>
    </w:p>
    <w:p w14:paraId="1C554851" w14:textId="79687EEF" w:rsidR="000E6E52" w:rsidRDefault="000E6E52" w:rsidP="00A87D17">
      <w:r>
        <w:t>Massachusetts Institute of Technology, Digital Computer Laboratory records</w:t>
      </w:r>
    </w:p>
    <w:p w14:paraId="21F112D7" w14:textId="21C90973" w:rsidR="000E6E52" w:rsidRDefault="000E6E52" w:rsidP="00A87D17">
      <w:hyperlink r:id="rId140" w:history="1">
        <w:r w:rsidRPr="006077B1">
          <w:rPr>
            <w:rStyle w:val="Hyperlink"/>
          </w:rPr>
          <w:t>https://archivesspace.mit.edu/repositories/2/resources/311</w:t>
        </w:r>
      </w:hyperlink>
    </w:p>
    <w:p w14:paraId="0D8BB48B" w14:textId="02D4531A" w:rsidR="000E6E52" w:rsidRDefault="000E6E52" w:rsidP="00A87D17">
      <w:r>
        <w:t>[I haven’t seen any of this material yet; Jan 21, 2021]</w:t>
      </w:r>
    </w:p>
    <w:p w14:paraId="2684C88A" w14:textId="77777777" w:rsidR="000E6E52" w:rsidRDefault="000E6E52" w:rsidP="00A87D17"/>
    <w:p w14:paraId="49050AE6" w14:textId="429220A8" w:rsidR="000E6E52" w:rsidRDefault="000E6E52" w:rsidP="00A87D17"/>
    <w:p w14:paraId="3B2A62B9" w14:textId="77777777" w:rsidR="00802A34" w:rsidRDefault="00802A34" w:rsidP="00802A34"/>
    <w:p w14:paraId="641A257A" w14:textId="77777777" w:rsidR="00802A34" w:rsidRDefault="00802A34" w:rsidP="00802A34">
      <w:pPr>
        <w:pStyle w:val="Heading2"/>
      </w:pPr>
      <w:bookmarkStart w:id="107" w:name="_Toc193914381"/>
      <w:r>
        <w:t>Massachusetts Institute of Technology, Servomechanisms Laboratory records</w:t>
      </w:r>
      <w:bookmarkEnd w:id="107"/>
    </w:p>
    <w:p w14:paraId="7AFBB601" w14:textId="534C630D" w:rsidR="00802A34" w:rsidRDefault="00802A34" w:rsidP="00802A34">
      <w:r>
        <w:t xml:space="preserve"> Collection Identifier: AC-0151</w:t>
      </w:r>
    </w:p>
    <w:p w14:paraId="0E8DC2E2" w14:textId="283F0107" w:rsidR="00802A34" w:rsidRDefault="00802A34" w:rsidP="00A87D17">
      <w:hyperlink r:id="rId141" w:history="1">
        <w:r w:rsidRPr="00BE4E93">
          <w:rPr>
            <w:rStyle w:val="Hyperlink"/>
          </w:rPr>
          <w:t>https://archivesspace.mit.edu/repositories/2/resources/125</w:t>
        </w:r>
      </w:hyperlink>
    </w:p>
    <w:p w14:paraId="148E8CB1" w14:textId="77777777" w:rsidR="00802A34" w:rsidRDefault="00802A34" w:rsidP="00A87D17"/>
    <w:p w14:paraId="32617202" w14:textId="77777777" w:rsidR="00802A34" w:rsidRDefault="00802A34" w:rsidP="00802A34">
      <w:pPr>
        <w:pStyle w:val="Heading3"/>
        <w:rPr>
          <w:rFonts w:ascii="Times New Roman" w:hAnsi="Times New Roman"/>
          <w:szCs w:val="27"/>
        </w:rPr>
      </w:pPr>
      <w:bookmarkStart w:id="108" w:name="_Toc193914382"/>
      <w:r>
        <w:t>Scope and Contents of the Collection</w:t>
      </w:r>
      <w:bookmarkEnd w:id="108"/>
    </w:p>
    <w:p w14:paraId="5F5F7AFC" w14:textId="7ADAEEF5" w:rsidR="00802A34" w:rsidRDefault="00802A34" w:rsidP="00802A34">
      <w:r>
        <w:rPr>
          <w:rStyle w:val="bold"/>
        </w:rPr>
        <w:t>World War II</w:t>
      </w:r>
      <w:r>
        <w:br/>
      </w:r>
      <w:r>
        <w:br/>
      </w:r>
      <w:r>
        <w:rPr>
          <w:rStyle w:val="less"/>
        </w:rPr>
        <w:t>The Servomechanisms Laboratory’s beginning years, 1940-1945, coincide with World War II and are partially documented in Series 1, files collected by staff member Robert Everett. Memos, graphs, drawings, and final reports relating to research about and application of feedback control to automate navy and army gun control systems, and development of servo-controls for advanced radar systems are the focus of the series. Also</w:t>
      </w:r>
      <w:r>
        <w:rPr>
          <w:rStyle w:val="more"/>
        </w:rPr>
        <w:t xml:space="preserve"> included in Series 1 are reports and writings of George Newton, Donald Campbell, H. Tyler Marcy, and other research staff. The mixture of basic research and war-time applications is also represented in a fuller set of memos, technical reports, and writings in the first five boxes of Series 2. Researchers interested in war-time laboratory projects should check both Series 1 and Series 2. Laboratory computation books contain research notes for war-time projects; as books are arranged alphabetically, check the list for dates 1941-1945 and projects numbered 6409 or lower.</w:t>
      </w:r>
      <w:r>
        <w:br/>
      </w:r>
      <w:r>
        <w:br/>
      </w:r>
      <w:r>
        <w:rPr>
          <w:rStyle w:val="bold"/>
        </w:rPr>
        <w:t>Operational Flight Trainer/Project Whirlwind</w:t>
      </w:r>
      <w:r>
        <w:br/>
      </w:r>
      <w:r>
        <w:br/>
      </w:r>
      <w:r>
        <w:rPr>
          <w:rStyle w:val="more"/>
        </w:rPr>
        <w:t xml:space="preserve">Records covering the time span 1947-1954 document one of the laboratory’s major postwar projects, which was directed by Jay Forrester assisted by Robert Everett (project 6345). </w:t>
      </w:r>
      <w:r>
        <w:br/>
      </w:r>
      <w:r>
        <w:br/>
      </w:r>
      <w:r>
        <w:rPr>
          <w:rStyle w:val="more"/>
        </w:rPr>
        <w:t xml:space="preserve">The project, originally called the Aircraft Stability and Control Analyzer Project (ASCA) and also known as the “operational flight trainer,” was in development for the Bureau of Aeronautics, U.S. Navy. As the project research moved ahead, its focus moved from the simulator to the development of digital </w:t>
      </w:r>
      <w:r>
        <w:rPr>
          <w:rStyle w:val="more"/>
        </w:rPr>
        <w:lastRenderedPageBreak/>
        <w:t xml:space="preserve">computing and the production of one of the first high-speed digital computers. The project was renamed “Whirlwind.” Many Whirlwind engineering notes, memos, and summary reports are found in boxes 5-10 of Series 2. </w:t>
      </w:r>
      <w:r w:rsidRPr="00802A34">
        <w:rPr>
          <w:rStyle w:val="more"/>
          <w:color w:val="365F91" w:themeColor="accent1" w:themeShade="BF"/>
        </w:rPr>
        <w:t>A useful list, January 1945-April 1952 of R-series, M-series, E-series, and C-series project documents, is located in box 10 of Series 2</w:t>
      </w:r>
      <w:r>
        <w:rPr>
          <w:rStyle w:val="more"/>
        </w:rPr>
        <w:t>. Other records relating to Whirlwind can be found in two archival collections, the MIT Digital Computer Laboratory, AC 362, and Project Whirlwind Collection, MC 665.</w:t>
      </w:r>
      <w:r>
        <w:br/>
      </w:r>
      <w:r>
        <w:br/>
      </w:r>
      <w:r>
        <w:rPr>
          <w:rStyle w:val="bold"/>
        </w:rPr>
        <w:t>Brookhaven Nuclear Reactor</w:t>
      </w:r>
      <w:r>
        <w:rPr>
          <w:rStyle w:val="more"/>
        </w:rPr>
        <w:t xml:space="preserve"> </w:t>
      </w:r>
      <w:r>
        <w:br/>
      </w:r>
      <w:r>
        <w:br/>
      </w:r>
      <w:r>
        <w:rPr>
          <w:rStyle w:val="more"/>
        </w:rPr>
        <w:t>Researchers interested in the history of nuclear reactors will also find the Servomechanisms Laboratory collection useful. […]</w:t>
      </w:r>
      <w:r>
        <w:br/>
      </w:r>
      <w:r>
        <w:br/>
      </w:r>
      <w:r>
        <w:rPr>
          <w:rStyle w:val="bold"/>
        </w:rPr>
        <w:t>Numerical Control of Machine Tools</w:t>
      </w:r>
      <w:r>
        <w:br/>
      </w:r>
      <w:r>
        <w:br/>
      </w:r>
      <w:r>
        <w:rPr>
          <w:rStyle w:val="more"/>
        </w:rPr>
        <w:t>The development of numerical control systems (1949-1959, contract numbers 6694 and 6873) revolutionized the machine tool industry. Research on numerical control development and applications has by far the most extensive and richest documentation in the collection, totaling 30 boxes of reports, computation books, engineering reports, and memos, as well as 5 boxes of technical drawings. Researchers should check Series 2, boxes 26-27 and 52-53, for computation books relating to project 6694, numerical control. Information about the first demonstration of the numerically-controlled milling machine held in September 1952 can be found in Series 2, box 37.</w:t>
      </w:r>
      <w:r>
        <w:br/>
      </w:r>
      <w:r>
        <w:br/>
      </w:r>
      <w:r>
        <w:rPr>
          <w:rStyle w:val="more"/>
        </w:rPr>
        <w:t>Numerical control research was first sponsored by Parsons Corporation, Michigan (project 6694), then, starting in 1952, by the U.S. Air Force, Air Material Command (project 6873). Numerical control research information is in the following boxes of Series 2: boxes 26-28, 38, 64, and 81-85. Because Series 2 is arranged by project number, information about numerical control research is separated within the list, so both project numbers should be checked. Within the subset of project 6873, files are arranged alphabetically by title. It is advisable to browse all file titles numbered 6873 to understand the full complement of research activities. A summary, project statements, and history can be found in boxes 43 and 48, and the final report in box 85.</w:t>
      </w:r>
      <w:r>
        <w:br/>
      </w:r>
      <w:r>
        <w:br/>
      </w:r>
      <w:r>
        <w:rPr>
          <w:rStyle w:val="bold"/>
        </w:rPr>
        <w:t>Automatic Programming Systems</w:t>
      </w:r>
      <w:r>
        <w:br/>
      </w:r>
      <w:r>
        <w:br/>
      </w:r>
      <w:r>
        <w:rPr>
          <w:rStyle w:val="more"/>
        </w:rPr>
        <w:t>The later phase of numerical control research in the middle 1950s was done by the laboratory’s Computer Application Group, led by Douglas T. Ross, to develop the Automatically Programmed Tool Language (APT) for the introduction of the APT manufacturing system. APT programming manuals and development reports are located in Series 2, boxes 32-35.</w:t>
      </w:r>
      <w:r>
        <w:br/>
      </w:r>
      <w:r>
        <w:br/>
      </w:r>
      <w:r>
        <w:rPr>
          <w:rStyle w:val="bold"/>
        </w:rPr>
        <w:t>Other</w:t>
      </w:r>
      <w:r>
        <w:br/>
      </w:r>
      <w:r>
        <w:br/>
      </w:r>
      <w:r>
        <w:rPr>
          <w:rStyle w:val="more"/>
        </w:rPr>
        <w:t>Much of the research in the Servomechanisms Laboratory was carried out by graduate students as part of their thesis work. A list of graduate theses covering the years 1937-1950, located in Series 2, box 80, offers information about thesis projects, and the computation books constituting Series 3 contain data for many different thesis projects. The Institute Archives retains a copy of all master and doctoral degree theses, accessible by name of student or advisor by searching the MIT Libraries’ online catalog.</w:t>
      </w:r>
      <w:r>
        <w:br/>
      </w:r>
      <w:r>
        <w:br/>
      </w:r>
      <w:r>
        <w:rPr>
          <w:rStyle w:val="more"/>
        </w:rPr>
        <w:t xml:space="preserve">Economic evaluations of the potential application of research products </w:t>
      </w:r>
      <w:proofErr w:type="gramStart"/>
      <w:r>
        <w:rPr>
          <w:rStyle w:val="more"/>
        </w:rPr>
        <w:t>is</w:t>
      </w:r>
      <w:proofErr w:type="gramEnd"/>
      <w:r>
        <w:rPr>
          <w:rStyle w:val="more"/>
        </w:rPr>
        <w:t xml:space="preserve"> located in box 38, Series 2, and texts and documents about the summer course for industry personnel (1954-1955) are in Series 2, boxes 41 and 42. Patents can be found in box 45 of Series 2</w:t>
      </w:r>
    </w:p>
    <w:p w14:paraId="4EB530A0" w14:textId="77777777" w:rsidR="00802A34" w:rsidRDefault="00802A34" w:rsidP="00A87D17"/>
    <w:p w14:paraId="69AE95AD" w14:textId="6EB4F335" w:rsidR="00C730B9" w:rsidRDefault="00C730B9" w:rsidP="00C730B9">
      <w:pPr>
        <w:pStyle w:val="Heading2"/>
      </w:pPr>
      <w:bookmarkStart w:id="109" w:name="_Toc193914383"/>
      <w:r>
        <w:t>Project MAC Dynamic Modeling and Computer Graphics</w:t>
      </w:r>
      <w:bookmarkEnd w:id="109"/>
    </w:p>
    <w:p w14:paraId="3A288BF7" w14:textId="5E2A7F22" w:rsidR="00C730B9" w:rsidRDefault="00C730B9" w:rsidP="00A87D17">
      <w:r>
        <w:t>Visit to MIT Archive, Sept 6, 2023</w:t>
      </w:r>
    </w:p>
    <w:p w14:paraId="2EF598D0" w14:textId="74736E31" w:rsidR="00C730B9" w:rsidRDefault="00C730B9" w:rsidP="00A87D17">
      <w:r>
        <w:t>[I’m actually looking for Bob Metcalfe’s description of his Host-to-IMP interface card for Multics]</w:t>
      </w:r>
    </w:p>
    <w:p w14:paraId="2CE5AA4E" w14:textId="58F26582" w:rsidR="00C730B9" w:rsidRDefault="00C730B9" w:rsidP="00A87D17">
      <w:r>
        <w:lastRenderedPageBreak/>
        <w:t>The archive has extensive papers from Albert Vezza at Project MAC.</w:t>
      </w:r>
    </w:p>
    <w:p w14:paraId="67A7D359" w14:textId="2C2E6133" w:rsidR="00C730B9" w:rsidRDefault="00C730B9" w:rsidP="00A87D17">
      <w:r>
        <w:t xml:space="preserve">I’m looking at </w:t>
      </w:r>
      <w:r w:rsidRPr="00C730B9">
        <w:rPr>
          <w:b/>
          <w:bCs/>
        </w:rPr>
        <w:t>MC381 Box 13</w:t>
      </w:r>
      <w:r>
        <w:t>, which contains two-dozen-</w:t>
      </w:r>
      <w:proofErr w:type="spellStart"/>
      <w:r>
        <w:t>ish</w:t>
      </w:r>
      <w:proofErr w:type="spellEnd"/>
      <w:r>
        <w:t xml:space="preserve"> folders identified by various AI-related Project MAC acronyms.</w:t>
      </w:r>
    </w:p>
    <w:p w14:paraId="1C092BA8" w14:textId="39A9372F" w:rsidR="00083496" w:rsidRDefault="00083496" w:rsidP="00A87D17">
      <w:r>
        <w:t>A lot of the material seems to reference an “E&amp;S” computer, (which I will guess as Evans and Sutherland)</w:t>
      </w:r>
    </w:p>
    <w:p w14:paraId="467C1706" w14:textId="6252C730" w:rsidR="00C730B9" w:rsidRDefault="00C730B9" w:rsidP="00A87D17">
      <w:r>
        <w:t>Step One is six folders labeled Dynamic Modeling / Computer Graphics System Documents (DGSD).</w:t>
      </w:r>
    </w:p>
    <w:p w14:paraId="3ED3241F" w14:textId="77777777" w:rsidR="00737E71" w:rsidRDefault="00737E71" w:rsidP="00A87D17"/>
    <w:p w14:paraId="36D611D7" w14:textId="01D83EF6" w:rsidR="00C730B9" w:rsidRDefault="00C730B9" w:rsidP="00A87D17">
      <w:r>
        <w:t xml:space="preserve">Folder 1 – </w:t>
      </w:r>
      <w:r w:rsidR="00737E71">
        <w:t xml:space="preserve">SR.03.01 - </w:t>
      </w:r>
      <w:proofErr w:type="spellStart"/>
      <w:r w:rsidR="00737E71">
        <w:t>Lexicontent</w:t>
      </w:r>
      <w:proofErr w:type="spellEnd"/>
      <w:r w:rsidR="00737E71">
        <w:t xml:space="preserve"> – Using Lexicons, Jack Haverty, May 3, 1972</w:t>
      </w:r>
    </w:p>
    <w:p w14:paraId="0A4A877B" w14:textId="4C296273" w:rsidR="00737E71" w:rsidRDefault="00737E71" w:rsidP="00737E71">
      <w:pPr>
        <w:pStyle w:val="ListParagraph"/>
        <w:numPr>
          <w:ilvl w:val="0"/>
          <w:numId w:val="10"/>
        </w:numPr>
      </w:pPr>
      <w:r>
        <w:t xml:space="preserve">SR.10.05 – </w:t>
      </w:r>
      <w:proofErr w:type="spellStart"/>
      <w:r>
        <w:t>Datacomputer</w:t>
      </w:r>
      <w:proofErr w:type="spellEnd"/>
      <w:r>
        <w:t xml:space="preserve"> MUDDLE Retrieval Programs, Safwan </w:t>
      </w:r>
      <w:proofErr w:type="spellStart"/>
      <w:r>
        <w:t>Bengelloun</w:t>
      </w:r>
      <w:proofErr w:type="spellEnd"/>
      <w:r>
        <w:t>, Jan 28, 1974</w:t>
      </w:r>
    </w:p>
    <w:p w14:paraId="609E5BFD" w14:textId="3D28EC8A" w:rsidR="00737E71" w:rsidRDefault="00737E71" w:rsidP="00737E71">
      <w:pPr>
        <w:pStyle w:val="ListParagraph"/>
        <w:numPr>
          <w:ilvl w:val="0"/>
          <w:numId w:val="10"/>
        </w:numPr>
      </w:pPr>
      <w:proofErr w:type="gramStart"/>
      <w:r>
        <w:t>Plus</w:t>
      </w:r>
      <w:proofErr w:type="gramEnd"/>
      <w:r>
        <w:t xml:space="preserve"> other Haverty documents on lexicons and data management</w:t>
      </w:r>
    </w:p>
    <w:p w14:paraId="1B50763B" w14:textId="77777777" w:rsidR="00737E71" w:rsidRDefault="00737E71" w:rsidP="00083496"/>
    <w:p w14:paraId="2BC8E6DA" w14:textId="23256C5A" w:rsidR="00083496" w:rsidRDefault="00083496" w:rsidP="00083496">
      <w:r>
        <w:t xml:space="preserve">Folder 2 – </w:t>
      </w:r>
      <w:r w:rsidR="00A64071">
        <w:t>SR.12.01 – PARSE – A General Parser, Ken Brown, Sep 17, 1970</w:t>
      </w:r>
    </w:p>
    <w:p w14:paraId="26080C4F" w14:textId="68597728" w:rsidR="00A64071" w:rsidRDefault="00A64071" w:rsidP="00083496">
      <w:r>
        <w:tab/>
      </w:r>
      <w:proofErr w:type="gramStart"/>
      <w:r>
        <w:t>Plus</w:t>
      </w:r>
      <w:proofErr w:type="gramEnd"/>
      <w:r>
        <w:t xml:space="preserve"> various graphics subroutines from Wing Hui</w:t>
      </w:r>
    </w:p>
    <w:p w14:paraId="555E18EB" w14:textId="3B2CC4FA" w:rsidR="00C730B9" w:rsidRDefault="00C730B9" w:rsidP="00A87D17">
      <w:r>
        <w:t xml:space="preserve">Folder </w:t>
      </w:r>
      <w:r w:rsidR="00083496">
        <w:t>3</w:t>
      </w:r>
      <w:r>
        <w:t xml:space="preserve"> – SR.15.14 through SR.15.18 – memos and specifications on “MATTER”, a package of subroutines for reading and interpreting hand-written algebraic expressions (!)</w:t>
      </w:r>
      <w:r w:rsidR="00083496">
        <w:t xml:space="preserve"> written by F. E. Guertin, Sep 27, 1971</w:t>
      </w:r>
    </w:p>
    <w:p w14:paraId="01DAACA7" w14:textId="77777777" w:rsidR="00A64071" w:rsidRDefault="00A64071" w:rsidP="00A87D17"/>
    <w:p w14:paraId="44AF6F8F" w14:textId="77777777" w:rsidR="00083496" w:rsidRDefault="00083496" w:rsidP="00A87D17">
      <w:r>
        <w:t>Folder 4</w:t>
      </w:r>
    </w:p>
    <w:p w14:paraId="05935536" w14:textId="013FFF2E" w:rsidR="00083496" w:rsidRDefault="00083496" w:rsidP="00083496">
      <w:pPr>
        <w:pStyle w:val="ListParagraph"/>
        <w:numPr>
          <w:ilvl w:val="0"/>
          <w:numId w:val="10"/>
        </w:numPr>
      </w:pPr>
      <w:r>
        <w:t xml:space="preserve">SR.15.18.00 – </w:t>
      </w:r>
      <w:r w:rsidRPr="00083496">
        <w:rPr>
          <w:i/>
          <w:iCs/>
        </w:rPr>
        <w:t>The Conic Section Drawing Package</w:t>
      </w:r>
      <w:r>
        <w:t xml:space="preserve">, Michael </w:t>
      </w:r>
      <w:proofErr w:type="gramStart"/>
      <w:r>
        <w:t>Cohen,  26</w:t>
      </w:r>
      <w:proofErr w:type="gramEnd"/>
      <w:r>
        <w:t xml:space="preserve"> Jan 1972</w:t>
      </w:r>
    </w:p>
    <w:p w14:paraId="3826274E" w14:textId="2BE3821E" w:rsidR="00083496" w:rsidRDefault="00083496" w:rsidP="00083496">
      <w:pPr>
        <w:pStyle w:val="ListParagraph"/>
        <w:numPr>
          <w:ilvl w:val="0"/>
          <w:numId w:val="10"/>
        </w:numPr>
      </w:pPr>
      <w:r>
        <w:t>SR.16.01PREORD, POSTOR, ENDORD</w:t>
      </w:r>
    </w:p>
    <w:p w14:paraId="54D49066" w14:textId="74EB953A" w:rsidR="00C730B9" w:rsidRDefault="00083496" w:rsidP="00083496">
      <w:pPr>
        <w:pStyle w:val="ListParagraph"/>
        <w:numPr>
          <w:ilvl w:val="0"/>
          <w:numId w:val="10"/>
        </w:numPr>
      </w:pPr>
      <w:r>
        <w:t xml:space="preserve">SR.19 – </w:t>
      </w:r>
      <w:r w:rsidRPr="00083496">
        <w:rPr>
          <w:i/>
          <w:iCs/>
        </w:rPr>
        <w:t>STATS – “Visual Statistics” System Command Level and Display Program</w:t>
      </w:r>
      <w:r>
        <w:t>, Robert J Fleischer, 15 Sept 1971</w:t>
      </w:r>
    </w:p>
    <w:p w14:paraId="0F099B40" w14:textId="1DDC7DA4" w:rsidR="00083496" w:rsidRDefault="00083496" w:rsidP="00083496">
      <w:pPr>
        <w:pStyle w:val="ListParagraph"/>
        <w:numPr>
          <w:ilvl w:val="0"/>
          <w:numId w:val="10"/>
        </w:numPr>
      </w:pPr>
      <w:r>
        <w:t xml:space="preserve">SR.15.20 – </w:t>
      </w:r>
      <w:r w:rsidRPr="00083496">
        <w:rPr>
          <w:i/>
          <w:iCs/>
        </w:rPr>
        <w:t>Existing Graphics Subsystems</w:t>
      </w:r>
      <w:r>
        <w:t>, James Michener, 28 Jun 1972</w:t>
      </w:r>
    </w:p>
    <w:p w14:paraId="01B82AA7" w14:textId="34587E6D" w:rsidR="00083496" w:rsidRDefault="00083496" w:rsidP="00083496">
      <w:pPr>
        <w:pStyle w:val="ListParagraph"/>
        <w:numPr>
          <w:ilvl w:val="0"/>
          <w:numId w:val="10"/>
        </w:numPr>
      </w:pPr>
      <w:r>
        <w:t xml:space="preserve">SR.19.00 </w:t>
      </w:r>
      <w:r w:rsidRPr="00083496">
        <w:rPr>
          <w:i/>
          <w:iCs/>
        </w:rPr>
        <w:t>Overview of Data Management</w:t>
      </w:r>
      <w:r>
        <w:t>, Jack Haverty, 12 June, 1972</w:t>
      </w:r>
    </w:p>
    <w:p w14:paraId="4A7A81D7" w14:textId="77777777" w:rsidR="00A64071" w:rsidRDefault="00A64071" w:rsidP="00A87D17"/>
    <w:p w14:paraId="3898C95B" w14:textId="3D1E323F" w:rsidR="00C730B9" w:rsidRDefault="009C2B14" w:rsidP="00A87D17">
      <w:r>
        <w:t>Folder 5</w:t>
      </w:r>
    </w:p>
    <w:p w14:paraId="35C60BDE" w14:textId="5681F0F8" w:rsidR="009C2B14" w:rsidRDefault="009C2B14" w:rsidP="009C2B14">
      <w:pPr>
        <w:pStyle w:val="ListParagraph"/>
        <w:numPr>
          <w:ilvl w:val="0"/>
          <w:numId w:val="10"/>
        </w:numPr>
      </w:pPr>
      <w:r>
        <w:t xml:space="preserve">SR.19.09 </w:t>
      </w:r>
      <w:r w:rsidRPr="009C2B14">
        <w:rPr>
          <w:i/>
          <w:iCs/>
        </w:rPr>
        <w:t>The Personnel Directory System</w:t>
      </w:r>
      <w:r>
        <w:t>, Richard A. Guida, 25 July 1972</w:t>
      </w:r>
    </w:p>
    <w:p w14:paraId="479F1CB4" w14:textId="2E549BBE" w:rsidR="00C730B9" w:rsidRDefault="009C2B14" w:rsidP="009C2B14">
      <w:pPr>
        <w:pStyle w:val="ListParagraph"/>
        <w:numPr>
          <w:ilvl w:val="0"/>
          <w:numId w:val="10"/>
        </w:numPr>
      </w:pPr>
      <w:r>
        <w:t xml:space="preserve">SR.19.10 </w:t>
      </w:r>
      <w:r w:rsidRPr="009C2B14">
        <w:rPr>
          <w:i/>
          <w:iCs/>
        </w:rPr>
        <w:t>Overview of Data Types</w:t>
      </w:r>
      <w:r>
        <w:t xml:space="preserve"> – Jack Haverty, 11 Sept, 1972</w:t>
      </w:r>
    </w:p>
    <w:p w14:paraId="6DBC9920" w14:textId="58959740" w:rsidR="009C2B14" w:rsidRDefault="009C2B14" w:rsidP="009C2B14">
      <w:pPr>
        <w:pStyle w:val="ListParagraph"/>
        <w:numPr>
          <w:ilvl w:val="0"/>
          <w:numId w:val="10"/>
        </w:numPr>
      </w:pPr>
      <w:r>
        <w:t xml:space="preserve">SR.19.14 – </w:t>
      </w:r>
      <w:r w:rsidRPr="009C2B14">
        <w:rPr>
          <w:i/>
          <w:iCs/>
        </w:rPr>
        <w:t>DISKIO – A Subroutine Package to Provide Efficient Usage of Disk Storage</w:t>
      </w:r>
      <w:r>
        <w:t>, Jack Haverty, 5 Feb, 1974</w:t>
      </w:r>
    </w:p>
    <w:p w14:paraId="03AF269E" w14:textId="6360936B" w:rsidR="000E6E52" w:rsidRDefault="009C2B14" w:rsidP="009C2B14">
      <w:pPr>
        <w:ind w:firstLine="360"/>
      </w:pPr>
      <w:r>
        <w:t>Also, David Lebling, Jeff Harris, Robert Fleischer and others</w:t>
      </w:r>
    </w:p>
    <w:p w14:paraId="3E21541E" w14:textId="77777777" w:rsidR="009C2B14" w:rsidRDefault="009C2B14" w:rsidP="009C2B14"/>
    <w:p w14:paraId="01EFD21E" w14:textId="183D70FB" w:rsidR="009C2B14" w:rsidRDefault="009C2B14" w:rsidP="009C2B14">
      <w:r>
        <w:t>Folder 6</w:t>
      </w:r>
    </w:p>
    <w:p w14:paraId="67B5EB03" w14:textId="36D7ADCC" w:rsidR="009C2B14" w:rsidRDefault="009C2B14" w:rsidP="009C2B14">
      <w:pPr>
        <w:pStyle w:val="ListParagraph"/>
        <w:numPr>
          <w:ilvl w:val="0"/>
          <w:numId w:val="10"/>
        </w:numPr>
      </w:pPr>
      <w:r>
        <w:t xml:space="preserve">SR.20.01 </w:t>
      </w:r>
      <w:r w:rsidRPr="009C2B14">
        <w:rPr>
          <w:i/>
          <w:iCs/>
        </w:rPr>
        <w:t>TSINT: Time Sharing Interrupt Dispatcher</w:t>
      </w:r>
      <w:r>
        <w:t>, Paul W. Hughett</w:t>
      </w:r>
    </w:p>
    <w:p w14:paraId="493F4312" w14:textId="4E5FB760" w:rsidR="009C2B14" w:rsidRDefault="009C2B14" w:rsidP="009C2B14">
      <w:pPr>
        <w:pStyle w:val="ListParagraph"/>
        <w:numPr>
          <w:ilvl w:val="0"/>
          <w:numId w:val="10"/>
        </w:numPr>
      </w:pPr>
      <w:r>
        <w:t>SR.21.00</w:t>
      </w:r>
      <w:r w:rsidR="00737E71">
        <w:t xml:space="preserve"> series</w:t>
      </w:r>
      <w:r>
        <w:t xml:space="preserve"> </w:t>
      </w:r>
      <w:r w:rsidRPr="00737E71">
        <w:rPr>
          <w:i/>
          <w:iCs/>
        </w:rPr>
        <w:t>Online Documentation</w:t>
      </w:r>
      <w:r>
        <w:t>, Karolyn Martin, Richard Bryan, 15 Nov 1971.</w:t>
      </w:r>
    </w:p>
    <w:p w14:paraId="45D03E4D" w14:textId="4E02FBEA" w:rsidR="009C2B14" w:rsidRDefault="009C2B14" w:rsidP="009C2B14">
      <w:pPr>
        <w:ind w:left="720"/>
      </w:pPr>
      <w:r>
        <w:t>This doc outlines an online documentation system for Dynamic Modeling and Computer Graphics system, implemented on Multics</w:t>
      </w:r>
      <w:r w:rsidR="00737E71">
        <w:t>.  The document focuses on the database management and search capabilities, not the content of the document system [rats!]</w:t>
      </w:r>
    </w:p>
    <w:p w14:paraId="526A3AD2" w14:textId="32F8D868" w:rsidR="00737E71" w:rsidRDefault="00737E71" w:rsidP="009C2B14">
      <w:pPr>
        <w:ind w:left="720"/>
      </w:pPr>
      <w:r>
        <w:t xml:space="preserve">The folder also contains brief documents on many different kinds of subroutine libraries, often assuming a “CALICO system” </w:t>
      </w:r>
    </w:p>
    <w:p w14:paraId="30AAA7D7" w14:textId="77777777" w:rsidR="009C2B14" w:rsidRDefault="009C2B14" w:rsidP="009C2B14"/>
    <w:p w14:paraId="443C18D8" w14:textId="40AB81B2" w:rsidR="009C2B14" w:rsidRDefault="00AE37E7" w:rsidP="009C2B14">
      <w:r>
        <w:t xml:space="preserve">Also, </w:t>
      </w:r>
      <w:r w:rsidR="00634A44">
        <w:t>in the same box</w:t>
      </w:r>
    </w:p>
    <w:p w14:paraId="33F5AAF5" w14:textId="03DEBCE1" w:rsidR="00AE37E7" w:rsidRDefault="00AE37E7" w:rsidP="00AE37E7">
      <w:pPr>
        <w:pStyle w:val="ListParagraph"/>
        <w:numPr>
          <w:ilvl w:val="0"/>
          <w:numId w:val="10"/>
        </w:numPr>
      </w:pPr>
      <w:r>
        <w:t xml:space="preserve">Notes from Mike Brescia on kinds of terminal keyboard/printers (i.e., computer-attached </w:t>
      </w:r>
      <w:proofErr w:type="spellStart"/>
      <w:r>
        <w:t>selectric</w:t>
      </w:r>
      <w:proofErr w:type="spellEnd"/>
      <w:r>
        <w:t>)</w:t>
      </w:r>
    </w:p>
    <w:p w14:paraId="1E843F04" w14:textId="4A89FCD3" w:rsidR="00AE37E7" w:rsidRDefault="00AE37E7" w:rsidP="00AE37E7">
      <w:pPr>
        <w:pStyle w:val="ListParagraph"/>
        <w:numPr>
          <w:ilvl w:val="0"/>
          <w:numId w:val="10"/>
        </w:numPr>
      </w:pPr>
      <w:r>
        <w:t xml:space="preserve">DGS-1-3 </w:t>
      </w:r>
      <w:r w:rsidRPr="00AE37E7">
        <w:rPr>
          <w:i/>
          <w:iCs/>
        </w:rPr>
        <w:t>Preliminary Look at EL1</w:t>
      </w:r>
      <w:r>
        <w:t xml:space="preserve"> (modelling language) Bob Metcalfe, Oct 7, 1970 (exactly one page long…)</w:t>
      </w:r>
    </w:p>
    <w:p w14:paraId="7C9151EB" w14:textId="54F35189" w:rsidR="00AE37E7" w:rsidRDefault="00AE37E7" w:rsidP="00AE37E7">
      <w:pPr>
        <w:pStyle w:val="ListParagraph"/>
        <w:numPr>
          <w:ilvl w:val="0"/>
          <w:numId w:val="10"/>
        </w:numPr>
      </w:pPr>
      <w:r>
        <w:t xml:space="preserve">DGS-1-5 </w:t>
      </w:r>
      <w:r w:rsidRPr="00AE37E7">
        <w:rPr>
          <w:i/>
          <w:iCs/>
        </w:rPr>
        <w:t>Considerations for Language Selection</w:t>
      </w:r>
      <w:r>
        <w:t>, R Metcalfe and C Reeves, Jan 5, 1970</w:t>
      </w:r>
    </w:p>
    <w:p w14:paraId="33A9987F" w14:textId="01582F6F" w:rsidR="00AE37E7" w:rsidRDefault="00AE37E7" w:rsidP="00AE37E7">
      <w:pPr>
        <w:pStyle w:val="ListParagraph"/>
        <w:numPr>
          <w:ilvl w:val="0"/>
          <w:numId w:val="10"/>
        </w:numPr>
      </w:pPr>
      <w:r>
        <w:t xml:space="preserve">DCS-3-3 – </w:t>
      </w:r>
      <w:r w:rsidRPr="00AE37E7">
        <w:rPr>
          <w:i/>
          <w:iCs/>
        </w:rPr>
        <w:t>Proposed Neural Net Program Commands</w:t>
      </w:r>
      <w:r>
        <w:t>, C Reeves, Dec 29, 1969</w:t>
      </w:r>
    </w:p>
    <w:p w14:paraId="40EFC118" w14:textId="35E9F135" w:rsidR="00AE37E7" w:rsidRDefault="00AE37E7" w:rsidP="00AE37E7">
      <w:pPr>
        <w:pStyle w:val="ListParagraph"/>
        <w:numPr>
          <w:ilvl w:val="0"/>
          <w:numId w:val="10"/>
        </w:numPr>
      </w:pPr>
      <w:r>
        <w:lastRenderedPageBreak/>
        <w:t>DGS-3-5 Generalizing the Neuronal Model, M. Cohen, Apr 10, 1970</w:t>
      </w:r>
    </w:p>
    <w:p w14:paraId="137D4414" w14:textId="38350F7A" w:rsidR="00AE37E7" w:rsidRDefault="00E826CC" w:rsidP="00E826CC">
      <w:pPr>
        <w:ind w:left="360"/>
      </w:pPr>
      <w:r>
        <w:t>Many of the docs in this folder describe the various procedural problems of a group struggling with all the issues related to shared responsibilities of software development in a large lab setting.  E.g.</w:t>
      </w:r>
    </w:p>
    <w:p w14:paraId="1052D84A" w14:textId="09BA02A3" w:rsidR="00E826CC" w:rsidRDefault="00E826CC" w:rsidP="00E826CC">
      <w:pPr>
        <w:pStyle w:val="ListParagraph"/>
        <w:numPr>
          <w:ilvl w:val="0"/>
          <w:numId w:val="10"/>
        </w:numPr>
      </w:pPr>
      <w:r>
        <w:t>DG</w:t>
      </w:r>
      <w:r w:rsidR="00634A44">
        <w:t>A</w:t>
      </w:r>
      <w:r>
        <w:t xml:space="preserve">-8-35 - Convention-II: Catch 22, Al Vezza, Feb 16, 1971 – a document describing procedures for resolving inconsistencies among “Convention-II” software library components. </w:t>
      </w:r>
    </w:p>
    <w:p w14:paraId="5CBA03E1" w14:textId="5F529751" w:rsidR="00E826CC" w:rsidRDefault="00E826CC" w:rsidP="00E826CC">
      <w:pPr>
        <w:pStyle w:val="ListParagraph"/>
        <w:numPr>
          <w:ilvl w:val="1"/>
          <w:numId w:val="10"/>
        </w:numPr>
      </w:pPr>
      <w:r>
        <w:t>#1 – one inconsistency is no excuse for committing others</w:t>
      </w:r>
    </w:p>
    <w:p w14:paraId="24CA0655" w14:textId="284CB4BC" w:rsidR="00E826CC" w:rsidRDefault="00E826CC" w:rsidP="00E826CC">
      <w:pPr>
        <w:pStyle w:val="ListParagraph"/>
        <w:numPr>
          <w:ilvl w:val="1"/>
          <w:numId w:val="10"/>
        </w:numPr>
      </w:pPr>
      <w:r>
        <w:t>#2 – if you find an inconsistency, note it</w:t>
      </w:r>
    </w:p>
    <w:p w14:paraId="1D7F7A7B" w14:textId="0C69860A" w:rsidR="00E826CC" w:rsidRDefault="00E826CC" w:rsidP="00E826CC">
      <w:pPr>
        <w:pStyle w:val="ListParagraph"/>
        <w:numPr>
          <w:ilvl w:val="1"/>
          <w:numId w:val="10"/>
        </w:numPr>
      </w:pPr>
      <w:r>
        <w:t>#3 – propose a ‘reasonable” fix.  Doing Nothing is ‘Unreasonable’</w:t>
      </w:r>
    </w:p>
    <w:p w14:paraId="66008AA8" w14:textId="09003FE2" w:rsidR="00E826CC" w:rsidRDefault="00E826CC" w:rsidP="00E826CC">
      <w:pPr>
        <w:pStyle w:val="ListParagraph"/>
        <w:numPr>
          <w:ilvl w:val="1"/>
          <w:numId w:val="10"/>
        </w:numPr>
      </w:pPr>
      <w:r>
        <w:t>#4 – the catch-all – no excuse</w:t>
      </w:r>
    </w:p>
    <w:p w14:paraId="533BE228" w14:textId="59A07EB2" w:rsidR="00C8490B" w:rsidRDefault="00C8490B" w:rsidP="00C8490B">
      <w:pPr>
        <w:pStyle w:val="ListParagraph"/>
        <w:numPr>
          <w:ilvl w:val="0"/>
          <w:numId w:val="10"/>
        </w:numPr>
      </w:pPr>
      <w:r>
        <w:t xml:space="preserve">DGA-10-1 </w:t>
      </w:r>
      <w:r w:rsidRPr="00C8490B">
        <w:rPr>
          <w:i/>
          <w:iCs/>
        </w:rPr>
        <w:t>Software Status</w:t>
      </w:r>
      <w:r>
        <w:t>, The Coherency Committee, Oct 20, 1971</w:t>
      </w:r>
    </w:p>
    <w:p w14:paraId="5F8B662D" w14:textId="69461CBA" w:rsidR="00E826CC" w:rsidRDefault="00E826CC" w:rsidP="00E826CC">
      <w:pPr>
        <w:ind w:left="360"/>
      </w:pPr>
      <w:r>
        <w:t xml:space="preserve">Quite a few of the memos are authored by JCR </w:t>
      </w:r>
      <w:proofErr w:type="spellStart"/>
      <w:r>
        <w:t>Licklidder</w:t>
      </w:r>
      <w:proofErr w:type="spellEnd"/>
    </w:p>
    <w:p w14:paraId="7067F9C0" w14:textId="77B0EA71" w:rsidR="00AE37E7" w:rsidRDefault="00634A44" w:rsidP="009C2B14">
      <w:r>
        <w:t>Folder DMA-2 Minutes contains various meeting minutes, 1969 and 1970 – no sign of Metcalfe as present at any of the meetings.</w:t>
      </w:r>
    </w:p>
    <w:p w14:paraId="121A47F3" w14:textId="77777777" w:rsidR="00634A44" w:rsidRDefault="00634A44" w:rsidP="009C2B14"/>
    <w:p w14:paraId="5BDAAB9A" w14:textId="62A0D4CB" w:rsidR="00634A44" w:rsidRDefault="00634A44" w:rsidP="009C2B14">
      <w:r>
        <w:t xml:space="preserve">Folder DGA-4-1 contains Memo DMA-4-1 – </w:t>
      </w:r>
      <w:r w:rsidRPr="00634A44">
        <w:rPr>
          <w:i/>
          <w:iCs/>
        </w:rPr>
        <w:t>Dynamic Modeling Memo Numbering System</w:t>
      </w:r>
      <w:r>
        <w:t>, F Yost, Feb 19, 1970</w:t>
      </w:r>
    </w:p>
    <w:p w14:paraId="410BB855" w14:textId="54A0F5DB" w:rsidR="00634A44" w:rsidRDefault="00634A44" w:rsidP="00634A44">
      <w:pPr>
        <w:pStyle w:val="ListParagraph"/>
        <w:numPr>
          <w:ilvl w:val="0"/>
          <w:numId w:val="10"/>
        </w:numPr>
      </w:pPr>
      <w:r>
        <w:t>DMA – administration</w:t>
      </w:r>
    </w:p>
    <w:p w14:paraId="433A4C83" w14:textId="6C5FDD0A" w:rsidR="00634A44" w:rsidRDefault="00634A44" w:rsidP="00634A44">
      <w:pPr>
        <w:pStyle w:val="ListParagraph"/>
        <w:numPr>
          <w:ilvl w:val="0"/>
          <w:numId w:val="10"/>
        </w:numPr>
      </w:pPr>
      <w:r>
        <w:t>DMS – Software</w:t>
      </w:r>
    </w:p>
    <w:p w14:paraId="04C1A7C0" w14:textId="21B836AF" w:rsidR="00634A44" w:rsidRDefault="00634A44" w:rsidP="00634A44">
      <w:pPr>
        <w:pStyle w:val="ListParagraph"/>
        <w:numPr>
          <w:ilvl w:val="0"/>
          <w:numId w:val="10"/>
        </w:numPr>
      </w:pPr>
      <w:r>
        <w:t>DMH – Hardware</w:t>
      </w:r>
    </w:p>
    <w:p w14:paraId="179DFC5E" w14:textId="3CC5610D" w:rsidR="00634A44" w:rsidRDefault="00634A44" w:rsidP="00634A44">
      <w:pPr>
        <w:pStyle w:val="ListParagraph"/>
        <w:numPr>
          <w:ilvl w:val="0"/>
          <w:numId w:val="10"/>
        </w:numPr>
      </w:pPr>
      <w:r>
        <w:t>DMI – Ideas that don’t fit elsewhere</w:t>
      </w:r>
    </w:p>
    <w:p w14:paraId="78F84ED5" w14:textId="014870D0" w:rsidR="002C3D69" w:rsidRDefault="002C3D69" w:rsidP="002C3D69">
      <w:pPr>
        <w:pStyle w:val="ListParagraph"/>
        <w:numPr>
          <w:ilvl w:val="0"/>
          <w:numId w:val="10"/>
        </w:numPr>
      </w:pPr>
      <w:r>
        <w:t>The first digit indicates the “group”, e.g., Group 3 is Neuronal Networks</w:t>
      </w:r>
    </w:p>
    <w:p w14:paraId="07BCBA6D" w14:textId="4800BAA8" w:rsidR="002C3D69" w:rsidRDefault="002C3D69" w:rsidP="002C3D69">
      <w:pPr>
        <w:pStyle w:val="ListParagraph"/>
        <w:numPr>
          <w:ilvl w:val="0"/>
          <w:numId w:val="10"/>
        </w:numPr>
      </w:pPr>
      <w:r>
        <w:t>The second digit indicates the sequence within the group</w:t>
      </w:r>
    </w:p>
    <w:p w14:paraId="77D73160" w14:textId="18B77F5F" w:rsidR="002C3D69" w:rsidRDefault="002C3D69" w:rsidP="002C3D69">
      <w:pPr>
        <w:ind w:left="360"/>
      </w:pPr>
      <w:r>
        <w:t>(Why Memo DMA-4-1 is in Folder DGA-1 is not explained)</w:t>
      </w:r>
    </w:p>
    <w:p w14:paraId="56260025" w14:textId="2C4F38C3" w:rsidR="002C3D69" w:rsidRDefault="002C3D69" w:rsidP="002C3D69">
      <w:r>
        <w:t xml:space="preserve">Folder DGA-4-2 contains Memo DGA-4-1 – </w:t>
      </w:r>
      <w:r>
        <w:rPr>
          <w:i/>
          <w:iCs/>
        </w:rPr>
        <w:t>DM/CG</w:t>
      </w:r>
      <w:r w:rsidRPr="00634A44">
        <w:rPr>
          <w:i/>
          <w:iCs/>
        </w:rPr>
        <w:t xml:space="preserve"> Memo Numbering System</w:t>
      </w:r>
      <w:r>
        <w:t>, Frances Knight, Feb 29, 1972 describes numbering for what must be the next level up in the hierarchy.  Same DGA, DGS, DGH and DGI categories.</w:t>
      </w:r>
    </w:p>
    <w:p w14:paraId="41A7406F" w14:textId="67C29144" w:rsidR="002C3D69" w:rsidRDefault="002C3D69" w:rsidP="002C3D69">
      <w:r>
        <w:t>Some of the “A” memos reference “the current political situation on campus” as justification for consolidating computing resources on “the ninth floor”</w:t>
      </w:r>
    </w:p>
    <w:p w14:paraId="2C42A4D9" w14:textId="29C46670" w:rsidR="002C3D69" w:rsidRDefault="000D2CC0" w:rsidP="002C3D69">
      <w:r>
        <w:t>Folder DGA-6-2 – Getting the Dynamic Modeling Group in Gear, Dave Cressey, Bob Metcalfe, Chris Reeve, Nov 24, 1970 – a plea to Licklider to get the DM group more organized to solve problems of information sharing across a growing group.  One sentence at the end notes that “the ARPA network will open up many new resources”</w:t>
      </w:r>
    </w:p>
    <w:p w14:paraId="3C6DBF81" w14:textId="63698A78" w:rsidR="000D2CC0" w:rsidRDefault="000D2CC0" w:rsidP="002C3D69">
      <w:r>
        <w:t xml:space="preserve">Folder DGA-8-1 – </w:t>
      </w:r>
      <w:r w:rsidRPr="000D2CC0">
        <w:rPr>
          <w:i/>
          <w:iCs/>
        </w:rPr>
        <w:t>Weekly Progress Reports</w:t>
      </w:r>
      <w:r>
        <w:t>, Robert Metcalfe, Jun 19, 1970.  Metcalfe laments that “the idea of periodic progress reports is so often greeted by feelings of revulsion and disdain”, and goes on to argue in this one-page note, that everyone should Get Over It.</w:t>
      </w:r>
    </w:p>
    <w:p w14:paraId="087BD620" w14:textId="787918EB" w:rsidR="002C3D69" w:rsidRDefault="002C3D69" w:rsidP="008823D6"/>
    <w:p w14:paraId="77C04B9B" w14:textId="2E51D2D8" w:rsidR="008823D6" w:rsidRDefault="008823D6" w:rsidP="008823D6">
      <w:r>
        <w:t xml:space="preserve">Folder AI Memo 161A contains Sys.02.01 </w:t>
      </w:r>
      <w:r w:rsidRPr="008823D6">
        <w:rPr>
          <w:i/>
          <w:iCs/>
        </w:rPr>
        <w:t>ITS 1.5 Reference Manual</w:t>
      </w:r>
      <w:r>
        <w:t>, D Eastlake, R Greenblatt, J Holloway, T Knight, S Nelson</w:t>
      </w:r>
    </w:p>
    <w:p w14:paraId="3B346DEF" w14:textId="77777777" w:rsidR="002C3D69" w:rsidRDefault="002C3D69" w:rsidP="002C3D69"/>
    <w:p w14:paraId="22E79BDA" w14:textId="1499B360" w:rsidR="008823D6" w:rsidRDefault="008823D6" w:rsidP="002C3D69">
      <w:r>
        <w:t>The box also includes</w:t>
      </w:r>
    </w:p>
    <w:p w14:paraId="2AB98680" w14:textId="7EA9F899" w:rsidR="008823D6" w:rsidRDefault="008823D6" w:rsidP="008823D6">
      <w:pPr>
        <w:pStyle w:val="ListParagraph"/>
        <w:numPr>
          <w:ilvl w:val="0"/>
          <w:numId w:val="10"/>
        </w:numPr>
      </w:pPr>
      <w:r>
        <w:t>DEC PDP-10 System Reference Manual</w:t>
      </w:r>
    </w:p>
    <w:p w14:paraId="44E8F6A5" w14:textId="02FA4C50" w:rsidR="008823D6" w:rsidRDefault="008823D6" w:rsidP="008823D6">
      <w:pPr>
        <w:pStyle w:val="ListParagraph"/>
        <w:numPr>
          <w:ilvl w:val="0"/>
          <w:numId w:val="10"/>
        </w:numPr>
      </w:pPr>
      <w:r>
        <w:t>A Stanford AI Lab (SAIL) ‘operating note’ SAILON No. 57, Nov 1969</w:t>
      </w:r>
    </w:p>
    <w:p w14:paraId="1D5929AA" w14:textId="5E466A96" w:rsidR="008823D6" w:rsidRDefault="008823D6" w:rsidP="008823D6">
      <w:pPr>
        <w:pStyle w:val="ListParagraph"/>
        <w:numPr>
          <w:ilvl w:val="0"/>
          <w:numId w:val="10"/>
        </w:numPr>
      </w:pPr>
      <w:r>
        <w:t>An Evans and Sutherland reference manual</w:t>
      </w:r>
    </w:p>
    <w:p w14:paraId="4C7F51B9" w14:textId="77777777" w:rsidR="008823D6" w:rsidRDefault="008823D6" w:rsidP="008823D6"/>
    <w:p w14:paraId="0511C72E" w14:textId="77777777" w:rsidR="008823D6" w:rsidRPr="00A87D17" w:rsidRDefault="008823D6" w:rsidP="008823D6"/>
    <w:p w14:paraId="6541528C" w14:textId="6B9D1B77" w:rsidR="00D457F8" w:rsidRDefault="00D457F8" w:rsidP="008D28F5">
      <w:pPr>
        <w:pStyle w:val="Heading1"/>
      </w:pPr>
      <w:bookmarkStart w:id="110" w:name="_Toc193914384"/>
      <w:r>
        <w:t>Sources on Evolution of Early Software</w:t>
      </w:r>
      <w:bookmarkEnd w:id="110"/>
    </w:p>
    <w:p w14:paraId="053399F2" w14:textId="1E6611C8" w:rsidR="00D457F8" w:rsidRDefault="00D457F8" w:rsidP="00D457F8"/>
    <w:p w14:paraId="4CC4E6C5" w14:textId="06EB1644" w:rsidR="00002010" w:rsidRDefault="00002010" w:rsidP="00002010">
      <w:pPr>
        <w:pStyle w:val="Heading2"/>
      </w:pPr>
      <w:bookmarkStart w:id="111" w:name="_Toc193914385"/>
      <w:r>
        <w:lastRenderedPageBreak/>
        <w:t>Contemporaneous</w:t>
      </w:r>
      <w:bookmarkEnd w:id="111"/>
    </w:p>
    <w:p w14:paraId="5709E3A5" w14:textId="77777777" w:rsidR="00002010" w:rsidRDefault="00002010" w:rsidP="00002010">
      <w:pPr>
        <w:pStyle w:val="Heading3"/>
      </w:pPr>
      <w:bookmarkStart w:id="112" w:name="_Toc193914386"/>
      <w:proofErr w:type="spellStart"/>
      <w:proofErr w:type="gramStart"/>
      <w:r>
        <w:t>Carr,J.W</w:t>
      </w:r>
      <w:proofErr w:type="spellEnd"/>
      <w:r>
        <w:t>.</w:t>
      </w:r>
      <w:proofErr w:type="gramEnd"/>
      <w:r>
        <w:t>; Automatic Programming</w:t>
      </w:r>
      <w:bookmarkEnd w:id="112"/>
    </w:p>
    <w:p w14:paraId="316F229C" w14:textId="77777777" w:rsidR="00002010" w:rsidRPr="00AF363C" w:rsidRDefault="00002010" w:rsidP="00002010">
      <w:r w:rsidRPr="00AF363C">
        <w:t>Carr,</w:t>
      </w:r>
      <w:r>
        <w:t xml:space="preserve"> </w:t>
      </w:r>
      <w:proofErr w:type="gramStart"/>
      <w:r w:rsidRPr="00AF363C">
        <w:t>J.W.</w:t>
      </w:r>
      <w:r>
        <w:t xml:space="preserve"> </w:t>
      </w:r>
      <w:r w:rsidRPr="00AF363C">
        <w:t>,Progress</w:t>
      </w:r>
      <w:proofErr w:type="gramEnd"/>
      <w:r>
        <w:t xml:space="preserve"> </w:t>
      </w:r>
      <w:r w:rsidRPr="00AF363C">
        <w:t>of</w:t>
      </w:r>
      <w:r>
        <w:t xml:space="preserve"> </w:t>
      </w:r>
      <w:r w:rsidRPr="00AF363C">
        <w:t>the</w:t>
      </w:r>
      <w:r>
        <w:t xml:space="preserve"> </w:t>
      </w:r>
      <w:r w:rsidRPr="00AF363C">
        <w:t>Whirlwind</w:t>
      </w:r>
      <w:r>
        <w:t xml:space="preserve"> </w:t>
      </w:r>
      <w:r w:rsidRPr="00AF363C">
        <w:t>Computer</w:t>
      </w:r>
      <w:r>
        <w:t xml:space="preserve"> </w:t>
      </w:r>
      <w:r w:rsidRPr="00AF363C">
        <w:t>towards</w:t>
      </w:r>
      <w:r>
        <w:t xml:space="preserve"> </w:t>
      </w:r>
      <w:r w:rsidRPr="00AF363C">
        <w:t>an</w:t>
      </w:r>
      <w:r>
        <w:t xml:space="preserve"> </w:t>
      </w:r>
      <w:r w:rsidRPr="00AF363C">
        <w:t>Automatic</w:t>
      </w:r>
      <w:r>
        <w:t xml:space="preserve"> </w:t>
      </w:r>
      <w:r w:rsidRPr="00AF363C">
        <w:t>Programming</w:t>
      </w:r>
      <w:r>
        <w:t xml:space="preserve"> </w:t>
      </w:r>
      <w:r w:rsidRPr="00AF363C">
        <w:t>Procedure</w:t>
      </w:r>
      <w:r>
        <w:t xml:space="preserve">, </w:t>
      </w:r>
      <w:r w:rsidRPr="00AF363C">
        <w:t>Proc.</w:t>
      </w:r>
      <w:r>
        <w:t xml:space="preserve"> </w:t>
      </w:r>
      <w:r w:rsidRPr="00AF363C">
        <w:t>Assn.</w:t>
      </w:r>
      <w:r>
        <w:t xml:space="preserve"> </w:t>
      </w:r>
      <w:r w:rsidRPr="00AF363C">
        <w:t>Computing</w:t>
      </w:r>
      <w:r>
        <w:t xml:space="preserve"> </w:t>
      </w:r>
      <w:r w:rsidRPr="00AF363C">
        <w:t>Machinery,</w:t>
      </w:r>
      <w:r>
        <w:t xml:space="preserve"> </w:t>
      </w:r>
      <w:r w:rsidRPr="00AF363C">
        <w:t>Pittsburgh,</w:t>
      </w:r>
      <w:r>
        <w:t xml:space="preserve"> </w:t>
      </w:r>
      <w:r w:rsidRPr="00AF363C">
        <w:t>p.237</w:t>
      </w:r>
      <w:r>
        <w:t xml:space="preserve"> </w:t>
      </w:r>
      <w:r w:rsidRPr="00AF363C">
        <w:t>(1952).</w:t>
      </w:r>
    </w:p>
    <w:p w14:paraId="0F8F8335" w14:textId="77777777" w:rsidR="00002010" w:rsidRPr="00002010" w:rsidRDefault="00002010" w:rsidP="00002010">
      <w:pPr>
        <w:spacing w:before="0" w:after="0"/>
        <w:rPr>
          <w:rFonts w:asciiTheme="minorHAnsi" w:hAnsiTheme="minorHAnsi" w:cstheme="minorHAnsi"/>
          <w:szCs w:val="20"/>
        </w:rPr>
      </w:pPr>
      <w:hyperlink r:id="rId142" w:history="1">
        <w:r w:rsidRPr="00002010">
          <w:rPr>
            <w:rStyle w:val="Hyperlink"/>
            <w:rFonts w:asciiTheme="minorHAnsi" w:hAnsiTheme="minorHAnsi" w:cstheme="minorHAnsi"/>
            <w:szCs w:val="20"/>
          </w:rPr>
          <w:t>https://dl.acm.org/doi/10.1145/609784.609817</w:t>
        </w:r>
      </w:hyperlink>
    </w:p>
    <w:p w14:paraId="0FA93524" w14:textId="77777777" w:rsidR="00002010" w:rsidRPr="00002010" w:rsidRDefault="00002010" w:rsidP="00002010">
      <w:pPr>
        <w:spacing w:before="0" w:after="0"/>
        <w:rPr>
          <w:rFonts w:asciiTheme="minorHAnsi" w:hAnsiTheme="minorHAnsi" w:cstheme="minorHAnsi"/>
          <w:szCs w:val="20"/>
        </w:rPr>
      </w:pPr>
    </w:p>
    <w:p w14:paraId="696851FC" w14:textId="7E898205" w:rsidR="00002010" w:rsidRDefault="00002010" w:rsidP="00002010">
      <w:pPr>
        <w:spacing w:before="0" w:after="0"/>
        <w:rPr>
          <w:rFonts w:asciiTheme="minorHAnsi" w:hAnsiTheme="minorHAnsi" w:cstheme="minorHAnsi"/>
          <w:szCs w:val="20"/>
        </w:rPr>
      </w:pPr>
      <w:hyperlink r:id="rId143" w:history="1">
        <w:r w:rsidRPr="00002010">
          <w:rPr>
            <w:rStyle w:val="Hyperlink"/>
            <w:rFonts w:asciiTheme="minorHAnsi" w:hAnsiTheme="minorHAnsi" w:cstheme="minorHAnsi"/>
            <w:szCs w:val="20"/>
          </w:rPr>
          <w:t>file:///K:/guy/History-of-Computing/Whirlwind/Articles/</w:t>
        </w:r>
        <w:r w:rsidRPr="00002010">
          <w:rPr>
            <w:rFonts w:asciiTheme="minorHAnsi" w:hAnsiTheme="minorHAnsi" w:cstheme="minorHAnsi"/>
            <w:szCs w:val="20"/>
          </w:rPr>
          <w:t xml:space="preserve"> </w:t>
        </w:r>
        <w:r w:rsidRPr="00002010">
          <w:rPr>
            <w:rStyle w:val="Hyperlink"/>
            <w:rFonts w:asciiTheme="minorHAnsi" w:hAnsiTheme="minorHAnsi" w:cstheme="minorHAnsi"/>
            <w:szCs w:val="20"/>
          </w:rPr>
          <w:t>Carr,JW,Automatic-Programming-609784.609817.pdf</w:t>
        </w:r>
      </w:hyperlink>
    </w:p>
    <w:p w14:paraId="7C4DEC87" w14:textId="3A823E88" w:rsidR="001B133B" w:rsidRDefault="001B133B" w:rsidP="00002010">
      <w:pPr>
        <w:spacing w:before="0" w:after="0"/>
        <w:rPr>
          <w:rFonts w:asciiTheme="minorHAnsi" w:hAnsiTheme="minorHAnsi" w:cstheme="minorHAnsi"/>
          <w:szCs w:val="20"/>
        </w:rPr>
      </w:pPr>
    </w:p>
    <w:p w14:paraId="52C52945" w14:textId="77777777" w:rsidR="001B133B" w:rsidRPr="001B133B" w:rsidRDefault="001B133B" w:rsidP="001B133B">
      <w:pPr>
        <w:spacing w:before="0" w:after="0"/>
        <w:rPr>
          <w:rFonts w:asciiTheme="minorHAnsi" w:hAnsiTheme="minorHAnsi" w:cstheme="minorHAnsi"/>
          <w:szCs w:val="20"/>
        </w:rPr>
      </w:pPr>
      <w:r w:rsidRPr="001B133B">
        <w:rPr>
          <w:rFonts w:asciiTheme="minorHAnsi" w:hAnsiTheme="minorHAnsi" w:cstheme="minorHAnsi"/>
          <w:szCs w:val="20"/>
        </w:rPr>
        <w:t>Bibliography</w:t>
      </w:r>
    </w:p>
    <w:p w14:paraId="5EBD5291" w14:textId="1C72B170" w:rsidR="001B133B" w:rsidRPr="001B133B" w:rsidRDefault="001B133B" w:rsidP="001B133B">
      <w:pPr>
        <w:spacing w:before="0" w:after="0"/>
        <w:rPr>
          <w:rFonts w:asciiTheme="minorHAnsi" w:hAnsiTheme="minorHAnsi" w:cstheme="minorHAnsi"/>
          <w:szCs w:val="20"/>
        </w:rPr>
      </w:pPr>
      <w:r w:rsidRPr="001B133B">
        <w:rPr>
          <w:rFonts w:asciiTheme="minorHAnsi" w:hAnsiTheme="minorHAnsi" w:cstheme="minorHAnsi"/>
          <w:szCs w:val="20"/>
        </w:rPr>
        <w:t>1.</w:t>
      </w:r>
      <w:r>
        <w:rPr>
          <w:rFonts w:asciiTheme="minorHAnsi" w:hAnsiTheme="minorHAnsi" w:cstheme="minorHAnsi"/>
          <w:szCs w:val="20"/>
        </w:rPr>
        <w:t xml:space="preserve"> </w:t>
      </w:r>
      <w:r w:rsidRPr="001B133B">
        <w:rPr>
          <w:rFonts w:asciiTheme="minorHAnsi" w:hAnsiTheme="minorHAnsi" w:cstheme="minorHAnsi"/>
          <w:szCs w:val="20"/>
        </w:rPr>
        <w:t xml:space="preserve"> Wilkes, M.V.~ Wheeler, D.J.~ and</w:t>
      </w:r>
      <w:r>
        <w:rPr>
          <w:rFonts w:asciiTheme="minorHAnsi" w:hAnsiTheme="minorHAnsi" w:cstheme="minorHAnsi"/>
          <w:szCs w:val="20"/>
        </w:rPr>
        <w:t xml:space="preserve"> </w:t>
      </w:r>
      <w:r w:rsidRPr="001B133B">
        <w:rPr>
          <w:rFonts w:asciiTheme="minorHAnsi" w:hAnsiTheme="minorHAnsi" w:cstheme="minorHAnsi"/>
          <w:szCs w:val="20"/>
        </w:rPr>
        <w:t>Gill, S.; The Preparation of Programs</w:t>
      </w:r>
      <w:r>
        <w:rPr>
          <w:rFonts w:asciiTheme="minorHAnsi" w:hAnsiTheme="minorHAnsi" w:cstheme="minorHAnsi"/>
          <w:szCs w:val="20"/>
        </w:rPr>
        <w:t xml:space="preserve"> </w:t>
      </w:r>
      <w:r w:rsidRPr="001B133B">
        <w:rPr>
          <w:rFonts w:asciiTheme="minorHAnsi" w:hAnsiTheme="minorHAnsi" w:cstheme="minorHAnsi"/>
          <w:szCs w:val="20"/>
        </w:rPr>
        <w:t>for an Electronic Digital Computer,</w:t>
      </w:r>
    </w:p>
    <w:p w14:paraId="7141C3D1" w14:textId="6A6F594B" w:rsidR="001B133B" w:rsidRPr="001B133B" w:rsidRDefault="001B133B" w:rsidP="001B133B">
      <w:pPr>
        <w:spacing w:before="0" w:after="0"/>
        <w:rPr>
          <w:rFonts w:asciiTheme="minorHAnsi" w:hAnsiTheme="minorHAnsi" w:cstheme="minorHAnsi"/>
          <w:szCs w:val="20"/>
        </w:rPr>
      </w:pPr>
      <w:r w:rsidRPr="001B133B">
        <w:rPr>
          <w:rFonts w:asciiTheme="minorHAnsi" w:hAnsiTheme="minorHAnsi" w:cstheme="minorHAnsi"/>
          <w:szCs w:val="20"/>
        </w:rPr>
        <w:t>Addison-Wesley Press, Inc., Cambridge,</w:t>
      </w:r>
      <w:r>
        <w:rPr>
          <w:rFonts w:asciiTheme="minorHAnsi" w:hAnsiTheme="minorHAnsi" w:cstheme="minorHAnsi"/>
          <w:szCs w:val="20"/>
        </w:rPr>
        <w:t xml:space="preserve"> </w:t>
      </w:r>
      <w:r w:rsidRPr="001B133B">
        <w:rPr>
          <w:rFonts w:asciiTheme="minorHAnsi" w:hAnsiTheme="minorHAnsi" w:cstheme="minorHAnsi"/>
          <w:szCs w:val="20"/>
        </w:rPr>
        <w:t>Mass.</w:t>
      </w:r>
    </w:p>
    <w:p w14:paraId="572800C7" w14:textId="0578957B" w:rsidR="001B133B" w:rsidRPr="001B133B" w:rsidRDefault="001B133B" w:rsidP="001B133B">
      <w:pPr>
        <w:spacing w:before="0" w:after="0"/>
        <w:rPr>
          <w:rFonts w:asciiTheme="minorHAnsi" w:hAnsiTheme="minorHAnsi" w:cstheme="minorHAnsi"/>
          <w:szCs w:val="20"/>
        </w:rPr>
      </w:pPr>
      <w:r w:rsidRPr="001B133B">
        <w:rPr>
          <w:rFonts w:asciiTheme="minorHAnsi" w:hAnsiTheme="minorHAnsi" w:cstheme="minorHAnsi"/>
          <w:szCs w:val="20"/>
        </w:rPr>
        <w:t>2. Cart, J.W., "Extension of Remarks Made</w:t>
      </w:r>
      <w:r>
        <w:rPr>
          <w:rFonts w:asciiTheme="minorHAnsi" w:hAnsiTheme="minorHAnsi" w:cstheme="minorHAnsi"/>
          <w:szCs w:val="20"/>
        </w:rPr>
        <w:t xml:space="preserve"> </w:t>
      </w:r>
      <w:proofErr w:type="gramStart"/>
      <w:r w:rsidRPr="001B133B">
        <w:rPr>
          <w:rFonts w:asciiTheme="minorHAnsi" w:hAnsiTheme="minorHAnsi" w:cstheme="minorHAnsi"/>
          <w:szCs w:val="20"/>
        </w:rPr>
        <w:t>From</w:t>
      </w:r>
      <w:proofErr w:type="gramEnd"/>
      <w:r w:rsidRPr="001B133B">
        <w:rPr>
          <w:rFonts w:asciiTheme="minorHAnsi" w:hAnsiTheme="minorHAnsi" w:cstheme="minorHAnsi"/>
          <w:szCs w:val="20"/>
        </w:rPr>
        <w:t xml:space="preserve"> the Floor," Review of Electronic</w:t>
      </w:r>
      <w:r>
        <w:rPr>
          <w:rFonts w:asciiTheme="minorHAnsi" w:hAnsiTheme="minorHAnsi" w:cstheme="minorHAnsi"/>
          <w:szCs w:val="20"/>
        </w:rPr>
        <w:t xml:space="preserve"> </w:t>
      </w:r>
      <w:r w:rsidRPr="001B133B">
        <w:rPr>
          <w:rFonts w:asciiTheme="minorHAnsi" w:hAnsiTheme="minorHAnsi" w:cstheme="minorHAnsi"/>
          <w:szCs w:val="20"/>
        </w:rPr>
        <w:t>Digital Computers, Joint AIEE-IRE</w:t>
      </w:r>
      <w:r>
        <w:rPr>
          <w:rFonts w:asciiTheme="minorHAnsi" w:hAnsiTheme="minorHAnsi" w:cstheme="minorHAnsi"/>
          <w:szCs w:val="20"/>
        </w:rPr>
        <w:t xml:space="preserve"> </w:t>
      </w:r>
      <w:r w:rsidRPr="001B133B">
        <w:rPr>
          <w:rFonts w:asciiTheme="minorHAnsi" w:hAnsiTheme="minorHAnsi" w:cstheme="minorHAnsi"/>
          <w:szCs w:val="20"/>
        </w:rPr>
        <w:t>Computer Conference (AIEE, February,</w:t>
      </w:r>
      <w:r>
        <w:rPr>
          <w:rFonts w:asciiTheme="minorHAnsi" w:hAnsiTheme="minorHAnsi" w:cstheme="minorHAnsi"/>
          <w:szCs w:val="20"/>
        </w:rPr>
        <w:t xml:space="preserve"> </w:t>
      </w:r>
      <w:r w:rsidRPr="001B133B">
        <w:rPr>
          <w:rFonts w:asciiTheme="minorHAnsi" w:hAnsiTheme="minorHAnsi" w:cstheme="minorHAnsi"/>
          <w:szCs w:val="20"/>
        </w:rPr>
        <w:t xml:space="preserve">1952) pp. 113 - </w:t>
      </w:r>
      <w:r>
        <w:rPr>
          <w:rFonts w:asciiTheme="minorHAnsi" w:hAnsiTheme="minorHAnsi" w:cstheme="minorHAnsi"/>
          <w:szCs w:val="20"/>
        </w:rPr>
        <w:t>11</w:t>
      </w:r>
      <w:r w:rsidRPr="001B133B">
        <w:rPr>
          <w:rFonts w:asciiTheme="minorHAnsi" w:hAnsiTheme="minorHAnsi" w:cstheme="minorHAnsi"/>
          <w:szCs w:val="20"/>
        </w:rPr>
        <w:t>4.</w:t>
      </w:r>
    </w:p>
    <w:p w14:paraId="245AC309" w14:textId="09B871E1" w:rsidR="001B133B" w:rsidRPr="001B133B" w:rsidRDefault="001B133B" w:rsidP="001B133B">
      <w:pPr>
        <w:spacing w:before="0" w:after="0"/>
        <w:rPr>
          <w:rFonts w:asciiTheme="minorHAnsi" w:hAnsiTheme="minorHAnsi" w:cstheme="minorHAnsi"/>
          <w:szCs w:val="20"/>
        </w:rPr>
      </w:pPr>
      <w:r w:rsidRPr="001B133B">
        <w:rPr>
          <w:rFonts w:asciiTheme="minorHAnsi" w:hAnsiTheme="minorHAnsi" w:cstheme="minorHAnsi"/>
          <w:szCs w:val="20"/>
        </w:rPr>
        <w:t xml:space="preserve">3. </w:t>
      </w:r>
      <w:proofErr w:type="spellStart"/>
      <w:r w:rsidRPr="001B133B">
        <w:rPr>
          <w:rFonts w:asciiTheme="minorHAnsi" w:hAnsiTheme="minorHAnsi" w:cstheme="minorHAnsi"/>
          <w:szCs w:val="20"/>
        </w:rPr>
        <w:t>Goldstlne</w:t>
      </w:r>
      <w:proofErr w:type="spellEnd"/>
      <w:r w:rsidRPr="001B133B">
        <w:rPr>
          <w:rFonts w:asciiTheme="minorHAnsi" w:hAnsiTheme="minorHAnsi" w:cstheme="minorHAnsi"/>
          <w:szCs w:val="20"/>
        </w:rPr>
        <w:t>, H.H., and yon Neumann, J</w:t>
      </w:r>
      <w:r>
        <w:rPr>
          <w:rFonts w:asciiTheme="minorHAnsi" w:hAnsiTheme="minorHAnsi" w:cstheme="minorHAnsi"/>
          <w:szCs w:val="20"/>
        </w:rPr>
        <w:t xml:space="preserve">.; </w:t>
      </w:r>
      <w:r w:rsidRPr="001B133B">
        <w:rPr>
          <w:rFonts w:asciiTheme="minorHAnsi" w:hAnsiTheme="minorHAnsi" w:cstheme="minorHAnsi"/>
          <w:szCs w:val="20"/>
        </w:rPr>
        <w:t>Planning and Cod</w:t>
      </w:r>
      <w:r>
        <w:rPr>
          <w:rFonts w:asciiTheme="minorHAnsi" w:hAnsiTheme="minorHAnsi" w:cstheme="minorHAnsi"/>
          <w:szCs w:val="20"/>
        </w:rPr>
        <w:t>i</w:t>
      </w:r>
      <w:r w:rsidRPr="001B133B">
        <w:rPr>
          <w:rFonts w:asciiTheme="minorHAnsi" w:hAnsiTheme="minorHAnsi" w:cstheme="minorHAnsi"/>
          <w:szCs w:val="20"/>
        </w:rPr>
        <w:t>n</w:t>
      </w:r>
      <w:r>
        <w:rPr>
          <w:rFonts w:asciiTheme="minorHAnsi" w:hAnsiTheme="minorHAnsi" w:cstheme="minorHAnsi"/>
          <w:szCs w:val="20"/>
        </w:rPr>
        <w:t>g</w:t>
      </w:r>
      <w:r w:rsidRPr="001B133B">
        <w:rPr>
          <w:rFonts w:asciiTheme="minorHAnsi" w:hAnsiTheme="minorHAnsi" w:cstheme="minorHAnsi"/>
          <w:szCs w:val="20"/>
        </w:rPr>
        <w:t xml:space="preserve"> of Problems for</w:t>
      </w:r>
      <w:r>
        <w:rPr>
          <w:rFonts w:asciiTheme="minorHAnsi" w:hAnsiTheme="minorHAnsi" w:cstheme="minorHAnsi"/>
          <w:szCs w:val="20"/>
        </w:rPr>
        <w:t xml:space="preserve"> </w:t>
      </w:r>
      <w:r w:rsidRPr="001B133B">
        <w:rPr>
          <w:rFonts w:asciiTheme="minorHAnsi" w:hAnsiTheme="minorHAnsi" w:cstheme="minorHAnsi"/>
          <w:szCs w:val="20"/>
        </w:rPr>
        <w:t>an Electronic Computi</w:t>
      </w:r>
      <w:r>
        <w:rPr>
          <w:rFonts w:asciiTheme="minorHAnsi" w:hAnsiTheme="minorHAnsi" w:cstheme="minorHAnsi"/>
          <w:szCs w:val="20"/>
        </w:rPr>
        <w:t>ng</w:t>
      </w:r>
      <w:r w:rsidRPr="001B133B">
        <w:rPr>
          <w:rFonts w:asciiTheme="minorHAnsi" w:hAnsiTheme="minorHAnsi" w:cstheme="minorHAnsi"/>
          <w:szCs w:val="20"/>
        </w:rPr>
        <w:t xml:space="preserve"> Instrument,</w:t>
      </w:r>
    </w:p>
    <w:p w14:paraId="4E8C7F10" w14:textId="3A615B4D" w:rsidR="001B133B" w:rsidRPr="001B133B" w:rsidRDefault="001B133B" w:rsidP="001B133B">
      <w:pPr>
        <w:spacing w:before="0" w:after="0"/>
        <w:rPr>
          <w:rFonts w:asciiTheme="minorHAnsi" w:hAnsiTheme="minorHAnsi" w:cstheme="minorHAnsi"/>
          <w:szCs w:val="20"/>
        </w:rPr>
      </w:pPr>
      <w:r w:rsidRPr="001B133B">
        <w:rPr>
          <w:rFonts w:asciiTheme="minorHAnsi" w:hAnsiTheme="minorHAnsi" w:cstheme="minorHAnsi"/>
          <w:szCs w:val="20"/>
        </w:rPr>
        <w:t>The Institute of Advanced Study,</w:t>
      </w:r>
      <w:r>
        <w:rPr>
          <w:rFonts w:asciiTheme="minorHAnsi" w:hAnsiTheme="minorHAnsi" w:cstheme="minorHAnsi"/>
          <w:szCs w:val="20"/>
        </w:rPr>
        <w:t xml:space="preserve"> </w:t>
      </w:r>
      <w:r w:rsidRPr="001B133B">
        <w:rPr>
          <w:rFonts w:asciiTheme="minorHAnsi" w:hAnsiTheme="minorHAnsi" w:cstheme="minorHAnsi"/>
          <w:szCs w:val="20"/>
        </w:rPr>
        <w:t>Princeton, N.J., Parts I and II,</w:t>
      </w:r>
      <w:r>
        <w:rPr>
          <w:rFonts w:asciiTheme="minorHAnsi" w:hAnsiTheme="minorHAnsi" w:cstheme="minorHAnsi"/>
          <w:szCs w:val="20"/>
        </w:rPr>
        <w:t xml:space="preserve"> </w:t>
      </w:r>
      <w:r w:rsidRPr="001B133B">
        <w:rPr>
          <w:rFonts w:asciiTheme="minorHAnsi" w:hAnsiTheme="minorHAnsi" w:cstheme="minorHAnsi"/>
          <w:szCs w:val="20"/>
        </w:rPr>
        <w:t>Vol. III, 1947.</w:t>
      </w:r>
    </w:p>
    <w:p w14:paraId="621E1B51" w14:textId="77777777" w:rsidR="00002010" w:rsidRPr="00002010" w:rsidRDefault="00002010" w:rsidP="00002010">
      <w:pPr>
        <w:spacing w:before="0" w:after="0"/>
        <w:rPr>
          <w:rFonts w:asciiTheme="minorHAnsi" w:hAnsiTheme="minorHAnsi" w:cstheme="minorHAnsi"/>
          <w:szCs w:val="20"/>
        </w:rPr>
      </w:pPr>
    </w:p>
    <w:p w14:paraId="380AEC69" w14:textId="77777777" w:rsidR="00002010" w:rsidRPr="00002010" w:rsidRDefault="00002010" w:rsidP="00002010">
      <w:pPr>
        <w:spacing w:before="0" w:after="0"/>
        <w:rPr>
          <w:rFonts w:asciiTheme="minorHAnsi" w:hAnsiTheme="minorHAnsi" w:cstheme="minorHAnsi"/>
          <w:szCs w:val="20"/>
        </w:rPr>
      </w:pPr>
      <w:r w:rsidRPr="00002010">
        <w:rPr>
          <w:rFonts w:asciiTheme="minorHAnsi" w:hAnsiTheme="minorHAnsi" w:cstheme="minorHAnsi"/>
          <w:szCs w:val="20"/>
        </w:rPr>
        <w:t>[at MIT: ]</w:t>
      </w:r>
      <w:hyperlink r:id="rId144" w:anchor="ResultIndex_1" w:history="1">
        <w:r w:rsidRPr="00002010">
          <w:rPr>
            <w:rStyle w:val="Hyperlink"/>
            <w:rFonts w:asciiTheme="minorHAnsi" w:hAnsiTheme="minorHAnsi" w:cstheme="minorHAnsi"/>
            <w:szCs w:val="20"/>
          </w:rPr>
          <w:t>https://eds.b.ebscohost.com/eds/results?vid=7&amp;sid=17b43bfe-a65a-424d-8360-23d61622efed%40sessionmgr4006&amp;bquery=TI+Progress+of+the+whirlwind+computer+towards+an+automatic+programming+procedure&amp;bdata=JnR5cGU9MCZzZWFyY2hNb2RlPUFuZCZzaXRlPWVkcy1saXZlJnNjb3BlPXNpdGU%3d#ResultIndex_1</w:t>
        </w:r>
      </w:hyperlink>
    </w:p>
    <w:p w14:paraId="161C46E6" w14:textId="09D765D2" w:rsidR="00002010" w:rsidRDefault="00002010" w:rsidP="00002010">
      <w:pPr>
        <w:spacing w:before="0" w:after="0"/>
        <w:rPr>
          <w:rFonts w:ascii="Times New Roman" w:hAnsi="Times New Roman"/>
          <w:sz w:val="24"/>
        </w:rPr>
      </w:pPr>
    </w:p>
    <w:p w14:paraId="2769F1AC" w14:textId="264BAF2A" w:rsidR="009542F9" w:rsidRDefault="009542F9" w:rsidP="009542F9">
      <w:pPr>
        <w:pStyle w:val="Heading4"/>
      </w:pPr>
      <w:r>
        <w:t>Notes</w:t>
      </w:r>
    </w:p>
    <w:p w14:paraId="408B946E" w14:textId="127024EC" w:rsidR="009542F9" w:rsidRDefault="009542F9" w:rsidP="009542F9">
      <w:r>
        <w:t>Carr's paper starts by defending the use of "subroutines" as a way to extend the basic instruction set of a machine, pointing towards a subroutine library that could be considered a second-level set of order codes, just as the hard-wired instructions are order codes to trigger sequences of micro-instructions.</w:t>
      </w:r>
    </w:p>
    <w:p w14:paraId="73451CF7" w14:textId="2EDB4A0C" w:rsidR="009542F9" w:rsidRDefault="009542F9" w:rsidP="009542F9">
      <w:r>
        <w:t>He notes that programming must be made more accessible to less-highly-trained personnel.  {bold added by guy]:</w:t>
      </w:r>
    </w:p>
    <w:p w14:paraId="52A0224C" w14:textId="7BF0B8AA" w:rsidR="009542F9" w:rsidRPr="009542F9" w:rsidRDefault="009542F9" w:rsidP="009542F9">
      <w:pPr>
        <w:ind w:left="720"/>
        <w:rPr>
          <w:rFonts w:ascii="Consolas" w:hAnsi="Consolas"/>
        </w:rPr>
      </w:pPr>
      <w:r w:rsidRPr="009542F9">
        <w:rPr>
          <w:rFonts w:ascii="Consolas" w:hAnsi="Consolas"/>
        </w:rPr>
        <w:t xml:space="preserve">With more efficient machines, and more time available, and at the same time more difficult problems being attempted, the Job of planning and programming problems </w:t>
      </w:r>
      <w:r w:rsidRPr="009542F9">
        <w:rPr>
          <w:rFonts w:ascii="Consolas" w:hAnsi="Consolas"/>
          <w:b/>
          <w:bCs/>
        </w:rPr>
        <w:t>may well become</w:t>
      </w:r>
      <w:r w:rsidRPr="009542F9">
        <w:rPr>
          <w:rFonts w:ascii="Consolas" w:hAnsi="Consolas"/>
        </w:rPr>
        <w:t xml:space="preserve"> the bottleneck in operation.</w:t>
      </w:r>
    </w:p>
    <w:p w14:paraId="7762DB47" w14:textId="6DCE43D3" w:rsidR="009542F9" w:rsidRDefault="009542F9" w:rsidP="009542F9">
      <w:r>
        <w:t>(i.e., it hadn't yet become!)</w:t>
      </w:r>
    </w:p>
    <w:p w14:paraId="1D0CE3CD" w14:textId="5F0D3EDF" w:rsidR="009542F9" w:rsidRDefault="009542F9" w:rsidP="009542F9"/>
    <w:p w14:paraId="1A31D797" w14:textId="4CEA45F3" w:rsidR="00F6166A" w:rsidRPr="00F6166A" w:rsidRDefault="00F6166A" w:rsidP="00F6166A">
      <w:pPr>
        <w:ind w:left="720"/>
        <w:rPr>
          <w:rFonts w:ascii="Consolas" w:hAnsi="Consolas"/>
        </w:rPr>
      </w:pPr>
      <w:r w:rsidRPr="00F6166A">
        <w:rPr>
          <w:rFonts w:ascii="Consolas" w:hAnsi="Consolas"/>
        </w:rPr>
        <w:t>Early in the operation of Whirlwind,</w:t>
      </w:r>
      <w:r>
        <w:rPr>
          <w:rFonts w:ascii="Consolas" w:hAnsi="Consolas"/>
        </w:rPr>
        <w:t xml:space="preserve"> an i</w:t>
      </w:r>
      <w:r w:rsidRPr="00F6166A">
        <w:rPr>
          <w:rFonts w:ascii="Consolas" w:hAnsi="Consolas"/>
        </w:rPr>
        <w:t xml:space="preserve">mportant decision was made to translate the operation portion of an instruction from a two-letter pair (such as ca n: clear accumulator and add the contents of register n) typed on an automatic typewriter--and punched at the same time on paper tape -- outside of the machine, into the five binary digits required inside the machine. This was accomplished by a so-called Conversion Program, which was originally an enlargement and expansion of the </w:t>
      </w:r>
      <w:proofErr w:type="spellStart"/>
      <w:r w:rsidRPr="00F6166A">
        <w:rPr>
          <w:rFonts w:ascii="Consolas" w:hAnsi="Consolas"/>
        </w:rPr>
        <w:t>Edsac</w:t>
      </w:r>
      <w:proofErr w:type="spellEnd"/>
      <w:r w:rsidRPr="00F6166A">
        <w:rPr>
          <w:rFonts w:ascii="Consolas" w:hAnsi="Consolas"/>
        </w:rPr>
        <w:t xml:space="preserve"> input program devised by Wilkes, Wheeler, and Gill (1)</w:t>
      </w:r>
    </w:p>
    <w:p w14:paraId="7F181572" w14:textId="528A69B9" w:rsidR="00F6166A" w:rsidRDefault="00F6166A" w:rsidP="009542F9"/>
    <w:p w14:paraId="2306AE02" w14:textId="585452E7" w:rsidR="00F6166A" w:rsidRPr="00F6166A" w:rsidRDefault="00F6166A" w:rsidP="00F6166A">
      <w:pPr>
        <w:ind w:left="720"/>
        <w:rPr>
          <w:rFonts w:ascii="Consolas" w:hAnsi="Consolas"/>
        </w:rPr>
      </w:pPr>
      <w:r w:rsidRPr="00F6166A">
        <w:rPr>
          <w:rFonts w:ascii="Consolas" w:hAnsi="Consolas"/>
        </w:rPr>
        <w:t xml:space="preserve">Credit for this conversion program is due to C. W. Adams and J.T. Gilmore, who refused to limit themselves to the straight-jacket of a minimal-storage conversion or translation program, and from the first expanded their basic program to include many "frills." </w:t>
      </w:r>
    </w:p>
    <w:p w14:paraId="662CB4B7" w14:textId="51193223" w:rsidR="00F6166A" w:rsidRDefault="00F6166A" w:rsidP="009542F9">
      <w:r>
        <w:lastRenderedPageBreak/>
        <w:t xml:space="preserve">The paper is phrased in terms of the "outside language" used by the programmer and the "inside language" (i.e., binary code) used by the machine, and suggests that advances are achieved by making the Outside Language conform more closely to the </w:t>
      </w:r>
      <w:r w:rsidR="00405DD9">
        <w:t>programmer's mode of thinking.</w:t>
      </w:r>
    </w:p>
    <w:p w14:paraId="4EA53FDB" w14:textId="438A643A" w:rsidR="00405DD9" w:rsidRDefault="00405DD9" w:rsidP="009542F9">
      <w:r>
        <w:t>Floating addresses are cited as a key component of the WW assembler, but credit is given to M Wilkes for the idea.  Algebraic Addresses, Symbolic Addresses, Free Addresses and Floating Addresses all seem to be names used by different researchers for the same concept.</w:t>
      </w:r>
    </w:p>
    <w:p w14:paraId="4150C871" w14:textId="5ACD66C5" w:rsidR="00405DD9" w:rsidRDefault="00405DD9" w:rsidP="009542F9">
      <w:r>
        <w:t>Carr notes a difference in the way EDSAC and the WW Converter handle multi-precision numbers, but I don't get the distinction.</w:t>
      </w:r>
    </w:p>
    <w:p w14:paraId="57438E5C" w14:textId="555DAEEA" w:rsidR="00F22A27" w:rsidRPr="00F22A27" w:rsidRDefault="00F22A27" w:rsidP="00F22A27">
      <w:pPr>
        <w:ind w:left="720"/>
        <w:rPr>
          <w:rFonts w:ascii="Consolas" w:hAnsi="Consolas"/>
        </w:rPr>
      </w:pPr>
      <w:r w:rsidRPr="00F22A27">
        <w:rPr>
          <w:rFonts w:ascii="Consolas" w:hAnsi="Consolas"/>
        </w:rPr>
        <w:t xml:space="preserve">1) Separation of the various parts of a number by a separation constant K &gt; </w:t>
      </w:r>
      <w:proofErr w:type="spellStart"/>
      <w:r w:rsidRPr="00F22A27">
        <w:rPr>
          <w:rFonts w:ascii="Consolas" w:hAnsi="Consolas"/>
        </w:rPr>
        <w:t>i</w:t>
      </w:r>
      <w:proofErr w:type="spellEnd"/>
      <w:r w:rsidRPr="00F22A27">
        <w:rPr>
          <w:rFonts w:ascii="Consolas" w:hAnsi="Consolas"/>
        </w:rPr>
        <w:t>, where actually K = total number of such numbers.</w:t>
      </w:r>
    </w:p>
    <w:p w14:paraId="08C508FB" w14:textId="1A9937F4" w:rsidR="00F6166A" w:rsidRPr="00F22A27" w:rsidRDefault="00F22A27" w:rsidP="00F22A27">
      <w:pPr>
        <w:ind w:left="720"/>
        <w:rPr>
          <w:rFonts w:ascii="Consolas" w:hAnsi="Consolas"/>
        </w:rPr>
      </w:pPr>
      <w:r w:rsidRPr="00F22A27">
        <w:rPr>
          <w:rFonts w:ascii="Consolas" w:hAnsi="Consolas"/>
        </w:rPr>
        <w:t>2) Separation of the various parts of a number by a separation constant K = 1.</w:t>
      </w:r>
    </w:p>
    <w:p w14:paraId="1BA554EB" w14:textId="774E1D00" w:rsidR="009542F9" w:rsidRDefault="00F22A27" w:rsidP="009542F9">
      <w:r>
        <w:t>Where the current WW converter uses (1), although Carr admits that (2) might be easier to assemble.  [Yikes, this seems to mean that all the low-order words are stored in a contiguous block, followed K words away by all the high-order words.]</w:t>
      </w:r>
    </w:p>
    <w:p w14:paraId="0ABB89F5" w14:textId="5F88E062" w:rsidR="00F22A27" w:rsidRDefault="00F22A27" w:rsidP="009542F9">
      <w:r>
        <w:t>Frankovich and Helwig are credited with absorbing ideas for 'subroutines' of different types from Manchester</w:t>
      </w:r>
    </w:p>
    <w:p w14:paraId="2114FF06" w14:textId="4B85004F" w:rsidR="00F22A27" w:rsidRDefault="00F22A27" w:rsidP="001808E0">
      <w:r>
        <w:t xml:space="preserve">Carr credits Donn </w:t>
      </w:r>
      <w:proofErr w:type="spellStart"/>
      <w:r>
        <w:t>Combelic</w:t>
      </w:r>
      <w:proofErr w:type="spellEnd"/>
      <w:r>
        <w:t xml:space="preserve"> for adding the idea of calling subroutines to execute even the hard-wired instructions, so that </w:t>
      </w:r>
      <w:r w:rsidR="001808E0">
        <w:t>debug, trace and error diagnosis can be added.  "</w:t>
      </w:r>
      <w:r w:rsidR="001808E0" w:rsidRPr="001808E0">
        <w:rPr>
          <w:rFonts w:ascii="Consolas" w:hAnsi="Consolas"/>
        </w:rPr>
        <w:t>Unfortunately, Error Diagnosis programs for the various interpretive routines are not yet completed</w:t>
      </w:r>
      <w:r w:rsidR="001808E0">
        <w:t>."</w:t>
      </w:r>
    </w:p>
    <w:p w14:paraId="67EDAD7A" w14:textId="33247856" w:rsidR="00F22A27" w:rsidRDefault="00F22A27" w:rsidP="009542F9"/>
    <w:p w14:paraId="192945B9" w14:textId="6F5EAB89" w:rsidR="001808E0" w:rsidRDefault="0082195B" w:rsidP="00651E67">
      <w:pPr>
        <w:pStyle w:val="Heading3"/>
      </w:pPr>
      <w:bookmarkStart w:id="113" w:name="_Toc193914387"/>
      <w:r>
        <w:t xml:space="preserve">R-233 - </w:t>
      </w:r>
      <w:r w:rsidRPr="0082195B">
        <w:t xml:space="preserve">The M.I.T. systems of automatic </w:t>
      </w:r>
      <w:proofErr w:type="gramStart"/>
      <w:r w:rsidRPr="0082195B">
        <w:t>coding :</w:t>
      </w:r>
      <w:proofErr w:type="gramEnd"/>
      <w:r w:rsidRPr="0082195B">
        <w:t xml:space="preserve"> comprehensive, summer session, and algebraic</w:t>
      </w:r>
      <w:bookmarkEnd w:id="113"/>
    </w:p>
    <w:p w14:paraId="1DE78B8D" w14:textId="349C8107" w:rsidR="00651E67" w:rsidRDefault="00651E67" w:rsidP="00651E67">
      <w:r w:rsidRPr="00651E67">
        <w:t>July 12</w:t>
      </w:r>
      <w:r>
        <w:t>,</w:t>
      </w:r>
      <w:r w:rsidRPr="00651E67">
        <w:t xml:space="preserve"> 1954</w:t>
      </w:r>
    </w:p>
    <w:p w14:paraId="730ECAF2" w14:textId="73A24EBB" w:rsidR="00651E67" w:rsidRPr="00651E67" w:rsidRDefault="00651E67" w:rsidP="00651E67">
      <w:r>
        <w:t>“</w:t>
      </w:r>
      <w:r w:rsidRPr="00651E67">
        <w:t>Text of a paper presented May 12, 1954, at the Symposium on Automatic Programming for Digital Computers sponsored by the Navy Mathematical Computing Advisory Panel.</w:t>
      </w:r>
      <w:r>
        <w:t>”</w:t>
      </w:r>
    </w:p>
    <w:p w14:paraId="704FE3A3" w14:textId="2333DCB9" w:rsidR="0082195B" w:rsidRDefault="00651E67" w:rsidP="009542F9">
      <w:hyperlink r:id="rId145" w:history="1">
        <w:r w:rsidRPr="009437E0">
          <w:rPr>
            <w:rStyle w:val="Hyperlink"/>
          </w:rPr>
          <w:t>http://bitsavers.org/pdf/mit/whirlwind/summer_session_1954/R-233_Comprehensive_Summer_Session_May54.pdf</w:t>
        </w:r>
      </w:hyperlink>
    </w:p>
    <w:p w14:paraId="1789590F" w14:textId="38774493" w:rsidR="00651E67" w:rsidRDefault="00651E67" w:rsidP="009542F9">
      <w:hyperlink r:id="rId146" w:history="1">
        <w:r w:rsidRPr="009437E0">
          <w:rPr>
            <w:rStyle w:val="Hyperlink"/>
          </w:rPr>
          <w:t>http://bitsavers.org/pdf/mit/whirlwind/R-series/R-233_The_MIT_Systems_of_Automatic_Coding_May54.pdf</w:t>
        </w:r>
      </w:hyperlink>
    </w:p>
    <w:p w14:paraId="1F851853" w14:textId="314BB6F8" w:rsidR="00651E67" w:rsidRDefault="00651E67" w:rsidP="009542F9"/>
    <w:p w14:paraId="020400CB" w14:textId="7DA1D95B" w:rsidR="00651E67" w:rsidRDefault="00651E67" w:rsidP="009542F9">
      <w:r>
        <w:t>The paper compares three extended number formats in CS.</w:t>
      </w:r>
    </w:p>
    <w:p w14:paraId="278B97CF" w14:textId="460D3593" w:rsidR="00651E67" w:rsidRDefault="00DE6D55" w:rsidP="009542F9">
      <w:r>
        <w:t xml:space="preserve">Figure 12 contains a sketch of the Utility Routine Selector Panel, plus the Control Panel with the Read </w:t>
      </w:r>
      <w:proofErr w:type="gramStart"/>
      <w:r>
        <w:t>In</w:t>
      </w:r>
      <w:proofErr w:type="gramEnd"/>
      <w:r>
        <w:t xml:space="preserve"> Button.  (i.e., the Selector Panel may have been a set of switches specifically (and only) for the use of the Utility Program.)</w:t>
      </w:r>
    </w:p>
    <w:p w14:paraId="03CD2CF6" w14:textId="6C49C04B" w:rsidR="00DE6D55" w:rsidRDefault="00DE6D55" w:rsidP="009542F9">
      <w:r>
        <w:t>Figure 13 gives an overview sketch of which data is managed by which device during CS operation.</w:t>
      </w:r>
    </w:p>
    <w:p w14:paraId="6462F069" w14:textId="65A81E5E" w:rsidR="00DE6D55" w:rsidRDefault="00DE6D55" w:rsidP="009542F9">
      <w:r>
        <w:t xml:space="preserve">The paper gives a very short summary of </w:t>
      </w:r>
      <w:proofErr w:type="spellStart"/>
      <w:r>
        <w:t>Laning’s</w:t>
      </w:r>
      <w:proofErr w:type="spellEnd"/>
      <w:r>
        <w:t xml:space="preserve"> Algebraic Compiler.</w:t>
      </w:r>
    </w:p>
    <w:p w14:paraId="22A785C5" w14:textId="505A7CA1" w:rsidR="00651E67" w:rsidRDefault="00651E67" w:rsidP="009542F9">
      <w:r>
        <w:t>[this paper cites the real-time clock as a peripheral on the 1954 WW</w:t>
      </w:r>
      <w:r w:rsidR="00DE6D55">
        <w:t>, used to log (and bill!) jobs</w:t>
      </w:r>
      <w:r>
        <w:t>]</w:t>
      </w:r>
    </w:p>
    <w:p w14:paraId="3A6C0A73" w14:textId="77777777" w:rsidR="00A779A0" w:rsidRDefault="00A779A0" w:rsidP="009542F9"/>
    <w:p w14:paraId="76B5E50F" w14:textId="77777777" w:rsidR="00002010" w:rsidRDefault="00002010" w:rsidP="00002010">
      <w:pPr>
        <w:pStyle w:val="Heading3"/>
      </w:pPr>
      <w:bookmarkStart w:id="114" w:name="_Toc193914388"/>
      <w:r w:rsidRPr="003735CF">
        <w:t xml:space="preserve">Goldstine, H. H.  &amp; von Neumann, J. (1947-8). Planning and </w:t>
      </w:r>
      <w:r>
        <w:t>C</w:t>
      </w:r>
      <w:r w:rsidRPr="003735CF">
        <w:t xml:space="preserve">oding </w:t>
      </w:r>
      <w:r>
        <w:t>P</w:t>
      </w:r>
      <w:r w:rsidRPr="003735CF">
        <w:t>roblems</w:t>
      </w:r>
      <w:r>
        <w:t xml:space="preserve"> for …</w:t>
      </w:r>
      <w:bookmarkEnd w:id="114"/>
    </w:p>
    <w:p w14:paraId="3B215767" w14:textId="77777777" w:rsidR="00002010" w:rsidRDefault="00002010" w:rsidP="00002010">
      <w:r w:rsidRPr="003735CF">
        <w:t>Goldstine, H. H.  &amp; von Neumann, J. (1947-8). Planning and coding problems</w:t>
      </w:r>
      <w:r>
        <w:t xml:space="preserve"> </w:t>
      </w:r>
      <w:r w:rsidRPr="003735CF">
        <w:t>for an Electronic Computing Instrument. Vol. 1, 1 April 1947; vol. 2, 15</w:t>
      </w:r>
    </w:p>
    <w:p w14:paraId="0922D413" w14:textId="5B592D20" w:rsidR="00002010" w:rsidRDefault="00002010" w:rsidP="00DE6528">
      <w:r w:rsidRPr="003735CF">
        <w:t>April 1948; vol. 3, 16 August 1948</w:t>
      </w:r>
    </w:p>
    <w:p w14:paraId="182EA596" w14:textId="2889ABDA" w:rsidR="00002010" w:rsidRPr="00DE6528" w:rsidRDefault="00002010" w:rsidP="00DE6528">
      <w:pPr>
        <w:rPr>
          <w:rFonts w:cs="Arial"/>
          <w:szCs w:val="20"/>
        </w:rPr>
      </w:pPr>
    </w:p>
    <w:p w14:paraId="69663104" w14:textId="2AF57112" w:rsidR="00DE6528" w:rsidRPr="00DE6528" w:rsidRDefault="00DE6528" w:rsidP="00DE6528">
      <w:pPr>
        <w:rPr>
          <w:rFonts w:cs="Arial"/>
          <w:szCs w:val="20"/>
        </w:rPr>
      </w:pPr>
      <w:hyperlink r:id="rId147" w:history="1">
        <w:r w:rsidRPr="00DE6528">
          <w:rPr>
            <w:rStyle w:val="Hyperlink"/>
            <w:rFonts w:cs="Arial"/>
            <w:szCs w:val="20"/>
          </w:rPr>
          <w:t>http://bitsavers.org/pdf/ias/Planning_and_Coding_of_Problems_for_an_Electronic_Computing_Instrument_Part_II_Volume_II_Apr48.pdf</w:t>
        </w:r>
      </w:hyperlink>
    </w:p>
    <w:p w14:paraId="4F0498AA" w14:textId="212E9C5F" w:rsidR="00DE6528" w:rsidRDefault="00DE6528" w:rsidP="00DE6528">
      <w:pPr>
        <w:rPr>
          <w:rFonts w:cs="Arial"/>
          <w:szCs w:val="20"/>
        </w:rPr>
      </w:pPr>
    </w:p>
    <w:p w14:paraId="1431B05F" w14:textId="3CEC662B" w:rsidR="00A779A0" w:rsidRDefault="00A779A0" w:rsidP="00DE6528">
      <w:pPr>
        <w:rPr>
          <w:rFonts w:cs="Arial"/>
          <w:szCs w:val="20"/>
        </w:rPr>
      </w:pPr>
      <w:r>
        <w:rPr>
          <w:rFonts w:cs="Arial"/>
          <w:szCs w:val="20"/>
        </w:rPr>
        <w:t>[Apr 4, 2021]</w:t>
      </w:r>
    </w:p>
    <w:p w14:paraId="5418436E" w14:textId="3BDC3665" w:rsidR="00A779A0" w:rsidRDefault="00A779A0" w:rsidP="00DE6528">
      <w:pPr>
        <w:rPr>
          <w:rFonts w:cs="Arial"/>
          <w:szCs w:val="20"/>
        </w:rPr>
      </w:pPr>
      <w:r>
        <w:rPr>
          <w:rFonts w:cs="Arial"/>
          <w:szCs w:val="20"/>
        </w:rPr>
        <w:t>I borrowed a copy from the Harvard Library.</w:t>
      </w:r>
    </w:p>
    <w:p w14:paraId="0A1F8A94" w14:textId="500EAC7E" w:rsidR="00A779A0" w:rsidRDefault="00A779A0" w:rsidP="00DE6528">
      <w:pPr>
        <w:rPr>
          <w:rFonts w:cs="Arial"/>
          <w:szCs w:val="20"/>
        </w:rPr>
      </w:pPr>
      <w:r>
        <w:rPr>
          <w:rFonts w:cs="Arial"/>
          <w:szCs w:val="20"/>
        </w:rPr>
        <w:t>The book as an assembly of papers and reports, stapled into one volume.</w:t>
      </w:r>
    </w:p>
    <w:p w14:paraId="300DF249" w14:textId="77777777" w:rsidR="00C551E4" w:rsidRDefault="00C551E4" w:rsidP="00C551E4">
      <w:r>
        <w:t>Harvard (obsolete) call number: QA75 144; Harvard ABLE call number (also obsolete): 007003363020</w:t>
      </w:r>
    </w:p>
    <w:p w14:paraId="2214ACF1" w14:textId="77777777" w:rsidR="00C551E4" w:rsidRDefault="00C551E4" w:rsidP="00C551E4">
      <w:r>
        <w:t>Item Barcode: HS1SDN</w:t>
      </w:r>
    </w:p>
    <w:p w14:paraId="5DFC386F" w14:textId="4A500A26" w:rsidR="00C551E4" w:rsidRDefault="00C551E4" w:rsidP="00DE6528">
      <w:pPr>
        <w:rPr>
          <w:rFonts w:cs="Arial"/>
          <w:szCs w:val="20"/>
        </w:rPr>
      </w:pPr>
      <w:r>
        <w:rPr>
          <w:rFonts w:cs="Arial"/>
          <w:szCs w:val="20"/>
        </w:rPr>
        <w:t xml:space="preserve">Official Harvard Library title: </w:t>
      </w:r>
      <w:r w:rsidRPr="00C551E4">
        <w:rPr>
          <w:rFonts w:cs="Arial"/>
          <w:i/>
          <w:iCs/>
          <w:szCs w:val="20"/>
        </w:rPr>
        <w:t>Burks, Goldstine, von Neumann; An Electronic Computing Instrument; 1947, 1948</w:t>
      </w:r>
    </w:p>
    <w:p w14:paraId="5476868D" w14:textId="537F423F" w:rsidR="00A779A0" w:rsidRDefault="00A779A0" w:rsidP="00DE6528">
      <w:pPr>
        <w:rPr>
          <w:rFonts w:cs="Arial"/>
          <w:szCs w:val="20"/>
        </w:rPr>
      </w:pPr>
      <w:r w:rsidRPr="00FB0A30">
        <w:rPr>
          <w:rFonts w:cs="Arial"/>
          <w:b/>
          <w:bCs/>
          <w:szCs w:val="20"/>
        </w:rPr>
        <w:t>Part I, Vol I</w:t>
      </w:r>
      <w:r>
        <w:rPr>
          <w:rFonts w:cs="Arial"/>
          <w:szCs w:val="20"/>
        </w:rPr>
        <w:t xml:space="preserve"> </w:t>
      </w:r>
      <w:r w:rsidR="00C918ED">
        <w:rPr>
          <w:rFonts w:cs="Arial"/>
          <w:szCs w:val="20"/>
        </w:rPr>
        <w:t xml:space="preserve">– Chapters 1-6: </w:t>
      </w:r>
      <w:r>
        <w:rPr>
          <w:rFonts w:cs="Arial"/>
          <w:szCs w:val="20"/>
        </w:rPr>
        <w:t>(This volume was noted as out-of-date in 1951, included only for reference)</w:t>
      </w:r>
    </w:p>
    <w:p w14:paraId="32FAA542" w14:textId="2A6C801F" w:rsidR="00A779A0" w:rsidRDefault="00A779A0" w:rsidP="00DE6528">
      <w:pPr>
        <w:rPr>
          <w:rFonts w:cs="Arial"/>
          <w:szCs w:val="20"/>
        </w:rPr>
      </w:pPr>
      <w:r w:rsidRPr="00FB0A30">
        <w:rPr>
          <w:rFonts w:cs="Arial"/>
          <w:b/>
          <w:bCs/>
          <w:szCs w:val="20"/>
        </w:rPr>
        <w:t>Part II, Vol I</w:t>
      </w:r>
      <w:r>
        <w:rPr>
          <w:rFonts w:cs="Arial"/>
          <w:szCs w:val="20"/>
        </w:rPr>
        <w:t xml:space="preserve"> </w:t>
      </w:r>
      <w:r w:rsidR="00C918ED">
        <w:rPr>
          <w:rFonts w:cs="Arial"/>
          <w:szCs w:val="20"/>
        </w:rPr>
        <w:t xml:space="preserve">– Chapters 7-9: </w:t>
      </w:r>
      <w:r w:rsidR="00FB0A30">
        <w:rPr>
          <w:rFonts w:cs="Arial"/>
          <w:szCs w:val="20"/>
        </w:rPr>
        <w:t xml:space="preserve">describes in detail von Neumann’s </w:t>
      </w:r>
      <w:r w:rsidR="00C918ED">
        <w:rPr>
          <w:rFonts w:cs="Arial"/>
          <w:szCs w:val="20"/>
        </w:rPr>
        <w:t>notation</w:t>
      </w:r>
      <w:r w:rsidR="00FB0A30">
        <w:rPr>
          <w:rFonts w:cs="Arial"/>
          <w:szCs w:val="20"/>
        </w:rPr>
        <w:t xml:space="preserve"> for flow charts, something he advocates as an essential first part of the programming process.  </w:t>
      </w:r>
      <w:r>
        <w:rPr>
          <w:rFonts w:cs="Arial"/>
          <w:szCs w:val="20"/>
        </w:rPr>
        <w:t>(</w:t>
      </w:r>
      <w:proofErr w:type="spellStart"/>
      <w:r>
        <w:rPr>
          <w:rFonts w:cs="Arial"/>
          <w:szCs w:val="20"/>
        </w:rPr>
        <w:t>pg</w:t>
      </w:r>
      <w:proofErr w:type="spellEnd"/>
      <w:r>
        <w:rPr>
          <w:rFonts w:cs="Arial"/>
          <w:szCs w:val="20"/>
        </w:rPr>
        <w:t xml:space="preserve"> 53 contains a description of how to convert binary to decimal)</w:t>
      </w:r>
    </w:p>
    <w:p w14:paraId="17C65CA3" w14:textId="68902C16" w:rsidR="00A779A0" w:rsidRDefault="00A779A0" w:rsidP="00DE6528">
      <w:pPr>
        <w:rPr>
          <w:rFonts w:cs="Arial"/>
          <w:szCs w:val="20"/>
        </w:rPr>
      </w:pPr>
      <w:r w:rsidRPr="00FB0A30">
        <w:rPr>
          <w:rFonts w:cs="Arial"/>
          <w:b/>
          <w:bCs/>
          <w:szCs w:val="20"/>
        </w:rPr>
        <w:t>Part II, Vol II</w:t>
      </w:r>
      <w:r w:rsidR="00FB0A30">
        <w:rPr>
          <w:rFonts w:cs="Arial"/>
          <w:szCs w:val="20"/>
        </w:rPr>
        <w:t xml:space="preserve"> </w:t>
      </w:r>
      <w:r w:rsidR="00C918ED">
        <w:rPr>
          <w:rFonts w:cs="Arial"/>
          <w:szCs w:val="20"/>
        </w:rPr>
        <w:t>– Chapters 10, 11:</w:t>
      </w:r>
      <w:proofErr w:type="gramStart"/>
      <w:r w:rsidR="00C918ED">
        <w:rPr>
          <w:rFonts w:cs="Arial"/>
          <w:szCs w:val="20"/>
        </w:rPr>
        <w:t xml:space="preserve"> </w:t>
      </w:r>
      <w:r w:rsidR="00FB0A30">
        <w:rPr>
          <w:rFonts w:cs="Arial"/>
          <w:szCs w:val="20"/>
        </w:rPr>
        <w:t xml:space="preserve">  </w:t>
      </w:r>
      <w:r w:rsidR="002722DF">
        <w:rPr>
          <w:rFonts w:cs="Arial"/>
          <w:szCs w:val="20"/>
        </w:rPr>
        <w:t>“</w:t>
      </w:r>
      <w:proofErr w:type="gramEnd"/>
      <w:r w:rsidR="002722DF">
        <w:rPr>
          <w:rFonts w:cs="Arial"/>
          <w:szCs w:val="20"/>
        </w:rPr>
        <w:t xml:space="preserve">Coding of some simple analytical problems”, e.g., integration and interpolation, plus Coding of some Combinatorial (Sorting) Problems”, e.g. “sorting and meshing”.  </w:t>
      </w:r>
      <w:proofErr w:type="spellStart"/>
      <w:r w:rsidR="002722DF">
        <w:rPr>
          <w:rFonts w:cs="Arial"/>
          <w:szCs w:val="20"/>
        </w:rPr>
        <w:t>GvN</w:t>
      </w:r>
      <w:proofErr w:type="spellEnd"/>
      <w:r w:rsidR="002722DF">
        <w:rPr>
          <w:rFonts w:cs="Arial"/>
          <w:szCs w:val="20"/>
        </w:rPr>
        <w:t xml:space="preserve"> notes that the first category focuses on the use of the multiplier/divider, while the second involves only the simplest ‘calculational’ operations.</w:t>
      </w:r>
      <w:r w:rsidR="00923EDB">
        <w:rPr>
          <w:rFonts w:cs="Arial"/>
          <w:szCs w:val="20"/>
        </w:rPr>
        <w:t xml:space="preserve">  [I think ‘meshing’ is now called ‘merging’, i.e., taking two monotonic sequences, S and T, and merging them together into a new monotonic sequence R.  ‘Sorting’ is done to convert a single unordered list into a monotonic sequence.]</w:t>
      </w:r>
    </w:p>
    <w:p w14:paraId="04C7E549" w14:textId="5C07BD5B" w:rsidR="00A779A0" w:rsidRDefault="00A779A0" w:rsidP="00DE6528">
      <w:pPr>
        <w:rPr>
          <w:rFonts w:cs="Arial"/>
          <w:szCs w:val="20"/>
        </w:rPr>
      </w:pPr>
      <w:r w:rsidRPr="00FB0A30">
        <w:rPr>
          <w:rFonts w:cs="Arial"/>
          <w:b/>
          <w:bCs/>
          <w:szCs w:val="20"/>
        </w:rPr>
        <w:t>Part II,</w:t>
      </w:r>
      <w:r w:rsidR="00FB0A30">
        <w:rPr>
          <w:rFonts w:cs="Arial"/>
          <w:b/>
          <w:bCs/>
          <w:szCs w:val="20"/>
        </w:rPr>
        <w:t xml:space="preserve"> </w:t>
      </w:r>
      <w:r w:rsidRPr="00FB0A30">
        <w:rPr>
          <w:rFonts w:cs="Arial"/>
          <w:b/>
          <w:bCs/>
          <w:szCs w:val="20"/>
        </w:rPr>
        <w:t>Vol III</w:t>
      </w:r>
      <w:r w:rsidR="00FB0A30">
        <w:rPr>
          <w:rFonts w:cs="Arial"/>
          <w:szCs w:val="20"/>
        </w:rPr>
        <w:t xml:space="preserve"> </w:t>
      </w:r>
      <w:r w:rsidR="007F7761">
        <w:rPr>
          <w:rFonts w:cs="Arial"/>
          <w:szCs w:val="20"/>
        </w:rPr>
        <w:t>–</w:t>
      </w:r>
      <w:r w:rsidR="00FB0A30">
        <w:rPr>
          <w:rFonts w:cs="Arial"/>
          <w:szCs w:val="20"/>
        </w:rPr>
        <w:t xml:space="preserve"> </w:t>
      </w:r>
      <w:r w:rsidR="007F7761">
        <w:rPr>
          <w:rFonts w:cs="Arial"/>
          <w:szCs w:val="20"/>
        </w:rPr>
        <w:t>Chapter 12: “Combining Routines”, in which the authors admit that most of the problems solved in the book so far aren’t much use by themselves, and have to be combined to yield a useful result.  Said combination could be made by writing the complete program from scratch, or, one could investigate techniques to combine existing components without changing them, i.e., use subroutines.</w:t>
      </w:r>
      <w:r w:rsidR="00C918ED">
        <w:rPr>
          <w:rFonts w:cs="Arial"/>
          <w:szCs w:val="20"/>
        </w:rPr>
        <w:t xml:space="preserve">  It is noted that subroutines require relocatable addresses, so much of the section is on rules for determining which addresses must be translated when.  There seems to be a very sketchy description of a workflow for doing this relocation.</w:t>
      </w:r>
    </w:p>
    <w:p w14:paraId="213D866B" w14:textId="77777777" w:rsidR="00A779A0" w:rsidRPr="00DE6528" w:rsidRDefault="00A779A0" w:rsidP="00DE6528">
      <w:pPr>
        <w:rPr>
          <w:rFonts w:cs="Arial"/>
          <w:szCs w:val="20"/>
        </w:rPr>
      </w:pPr>
    </w:p>
    <w:p w14:paraId="23ECA203" w14:textId="757B8BB2" w:rsidR="00002010" w:rsidRDefault="00002010" w:rsidP="00002010">
      <w:pPr>
        <w:pStyle w:val="Heading3"/>
      </w:pPr>
      <w:bookmarkStart w:id="115" w:name="_Ref52198666"/>
      <w:bookmarkStart w:id="116" w:name="_Toc193914389"/>
      <w:r w:rsidRPr="00AF363C">
        <w:t>M.V.</w:t>
      </w:r>
      <w:r>
        <w:t xml:space="preserve"> </w:t>
      </w:r>
      <w:r w:rsidRPr="00AF363C">
        <w:t>Wilkes,</w:t>
      </w:r>
      <w:r>
        <w:t xml:space="preserve"> </w:t>
      </w:r>
      <w:r w:rsidRPr="00AF363C">
        <w:t>D.J.</w:t>
      </w:r>
      <w:r>
        <w:t xml:space="preserve"> </w:t>
      </w:r>
      <w:r w:rsidRPr="00AF363C">
        <w:t>Wheeler</w:t>
      </w:r>
      <w:r>
        <w:t xml:space="preserve">; </w:t>
      </w:r>
      <w:r w:rsidRPr="003735CF">
        <w:t>THE PREPARATION OF PROGRAMS FOR AN ELECTRONIC DIGITAL</w:t>
      </w:r>
      <w:r w:rsidR="002722DF">
        <w:t xml:space="preserve"> </w:t>
      </w:r>
      <w:r w:rsidRPr="003735CF">
        <w:t>COMPUTER</w:t>
      </w:r>
      <w:bookmarkEnd w:id="115"/>
      <w:bookmarkEnd w:id="116"/>
    </w:p>
    <w:p w14:paraId="5234223A" w14:textId="3BC9F4FE" w:rsidR="00F73863" w:rsidRDefault="00F73863" w:rsidP="00F73863">
      <w:pPr>
        <w:pStyle w:val="Heading4"/>
      </w:pPr>
      <w:r>
        <w:t>Second Edition</w:t>
      </w:r>
    </w:p>
    <w:p w14:paraId="48101F70" w14:textId="53EBA51E" w:rsidR="00002010" w:rsidRPr="00AF363C" w:rsidRDefault="00002010" w:rsidP="00002010">
      <w:r>
        <w:t>S</w:t>
      </w:r>
      <w:r w:rsidRPr="00AF363C">
        <w:t>econd</w:t>
      </w:r>
      <w:r>
        <w:t xml:space="preserve"> </w:t>
      </w:r>
      <w:r w:rsidRPr="00AF363C">
        <w:t>Edition</w:t>
      </w:r>
      <w:r>
        <w:t xml:space="preserve"> </w:t>
      </w:r>
      <w:r w:rsidR="00924BF5" w:rsidRPr="00AF363C">
        <w:t>by</w:t>
      </w:r>
      <w:r>
        <w:t xml:space="preserve"> </w:t>
      </w:r>
      <w:r w:rsidRPr="00AF363C">
        <w:t>M.V.</w:t>
      </w:r>
      <w:r>
        <w:t xml:space="preserve"> </w:t>
      </w:r>
      <w:r w:rsidRPr="00AF363C">
        <w:t>Wilkes,</w:t>
      </w:r>
      <w:r>
        <w:t xml:space="preserve"> </w:t>
      </w:r>
      <w:r w:rsidRPr="00AF363C">
        <w:t>D.J.</w:t>
      </w:r>
      <w:r>
        <w:t xml:space="preserve"> </w:t>
      </w:r>
      <w:r w:rsidRPr="00AF363C">
        <w:t>Wheeler,</w:t>
      </w:r>
      <w:r>
        <w:t xml:space="preserve"> </w:t>
      </w:r>
      <w:r w:rsidRPr="00AF363C">
        <w:t>and</w:t>
      </w:r>
      <w:r>
        <w:t xml:space="preserve"> </w:t>
      </w:r>
      <w:r w:rsidRPr="00AF363C">
        <w:t>Stanley</w:t>
      </w:r>
      <w:r>
        <w:t xml:space="preserve"> </w:t>
      </w:r>
      <w:r w:rsidRPr="00AF363C">
        <w:t>Gill</w:t>
      </w:r>
      <w:r>
        <w:t>, 1951, 1957</w:t>
      </w:r>
    </w:p>
    <w:p w14:paraId="2D92D711" w14:textId="77777777" w:rsidR="00002010" w:rsidRDefault="00002010" w:rsidP="00002010">
      <w:hyperlink r:id="rId148" w:history="1">
        <w:r w:rsidRPr="008E228B">
          <w:rPr>
            <w:rStyle w:val="Hyperlink"/>
          </w:rPr>
          <w:t>https://ia803205.us.archive.org/14/items/programsforelect00wilk/programsforelect00wilk.pdf</w:t>
        </w:r>
      </w:hyperlink>
    </w:p>
    <w:p w14:paraId="755176AC" w14:textId="7E200F2C" w:rsidR="00002010" w:rsidRDefault="000C52D1" w:rsidP="00002010">
      <w:r>
        <w:t>The book is primarily</w:t>
      </w:r>
      <w:r w:rsidR="00002010">
        <w:t xml:space="preserve"> about EDSAC but </w:t>
      </w:r>
      <w:r>
        <w:t>includes</w:t>
      </w:r>
      <w:r w:rsidR="00002010">
        <w:t xml:space="preserve"> chapters on subroutines and subroutine libraries </w:t>
      </w:r>
      <w:r>
        <w:t xml:space="preserve">that are relevant to Whirlwind.  [thanks to D Walden for the </w:t>
      </w:r>
      <w:proofErr w:type="spellStart"/>
      <w:r>
        <w:t>xref</w:t>
      </w:r>
      <w:proofErr w:type="spellEnd"/>
      <w:r>
        <w:t>]</w:t>
      </w:r>
    </w:p>
    <w:p w14:paraId="019FD61A" w14:textId="6BE546F5" w:rsidR="000C52D1" w:rsidRDefault="000C52D1" w:rsidP="00002010"/>
    <w:p w14:paraId="32D7A4E7" w14:textId="391E7F14" w:rsidR="000C52D1" w:rsidRDefault="000C52D1" w:rsidP="00002010">
      <w:r>
        <w:t>Chapter 8 discusses Conversion Routines and Automatic Coding, including a reference to C.W. Adams “first” comprehensive conversion routine:</w:t>
      </w:r>
    </w:p>
    <w:p w14:paraId="02AF6091" w14:textId="3876C419" w:rsidR="000C52D1" w:rsidRPr="000C52D1" w:rsidRDefault="000C52D1" w:rsidP="000C52D1">
      <w:pPr>
        <w:ind w:left="720"/>
        <w:rPr>
          <w:rFonts w:ascii="Consolas" w:hAnsi="Consolas"/>
          <w:sz w:val="18"/>
          <w:szCs w:val="18"/>
        </w:rPr>
      </w:pPr>
      <w:r w:rsidRPr="000C52D1">
        <w:rPr>
          <w:rFonts w:ascii="Consolas" w:hAnsi="Consolas"/>
          <w:sz w:val="18"/>
          <w:szCs w:val="18"/>
        </w:rPr>
        <w:t>The first comprehensive conversion routine, for reading programs in which the orders are punched in forms very different from the internal binary form they ultimately take inside the machine, was developed under the direction of C. W. Adams at M.I.T.  Equally extensive schemes following somewhat different lines have been developed under the direction of Dr. Grace Hopper at the Sperry Rand Corporation.</w:t>
      </w:r>
    </w:p>
    <w:p w14:paraId="70929912" w14:textId="43074053" w:rsidR="000C52D1" w:rsidRDefault="000C52D1" w:rsidP="00002010"/>
    <w:p w14:paraId="164FFF53" w14:textId="085752E1" w:rsidR="005801C0" w:rsidRDefault="005801C0" w:rsidP="005801C0">
      <w:pPr>
        <w:spacing w:before="0" w:after="0"/>
      </w:pPr>
      <w:r>
        <w:rPr>
          <w:rStyle w:val="bold-text"/>
        </w:rPr>
        <w:t xml:space="preserve">Title: </w:t>
      </w:r>
      <w:r>
        <w:t>The preparation of programs for an electronic digital computer, with special reference to the EDSAC and the use of a library of subroutines,</w:t>
      </w:r>
    </w:p>
    <w:p w14:paraId="059328C2" w14:textId="504C50B1" w:rsidR="005801C0" w:rsidRDefault="005801C0" w:rsidP="005801C0">
      <w:r>
        <w:rPr>
          <w:rStyle w:val="bold-text"/>
        </w:rPr>
        <w:lastRenderedPageBreak/>
        <w:t xml:space="preserve">Attribution: </w:t>
      </w:r>
      <w:r>
        <w:t>by Maurice V. Wilkes, David J. Wheeler, and Stanley Gill.</w:t>
      </w:r>
    </w:p>
    <w:p w14:paraId="07109973" w14:textId="46EA834A" w:rsidR="005801C0" w:rsidRDefault="005801C0" w:rsidP="005801C0">
      <w:r>
        <w:rPr>
          <w:rStyle w:val="bold-text"/>
        </w:rPr>
        <w:t xml:space="preserve">Author / Creator: </w:t>
      </w:r>
      <w:hyperlink r:id="rId149" w:history="1">
        <w:r>
          <w:rPr>
            <w:rStyle w:val="Hyperlink"/>
          </w:rPr>
          <w:t xml:space="preserve">Wilkes, M. V. (Maurice Vincent) </w:t>
        </w:r>
      </w:hyperlink>
    </w:p>
    <w:p w14:paraId="5A8A41FE" w14:textId="5E06D3DD" w:rsidR="005801C0" w:rsidRDefault="005801C0" w:rsidP="005801C0">
      <w:r>
        <w:rPr>
          <w:rStyle w:val="bold-text"/>
        </w:rPr>
        <w:t xml:space="preserve">Published: </w:t>
      </w:r>
      <w:r>
        <w:t>Cambridge, Mass., Addison-Wesley Press, 1951.</w:t>
      </w:r>
    </w:p>
    <w:p w14:paraId="3257BAE6" w14:textId="2BF6A8A0" w:rsidR="005801C0" w:rsidRDefault="005801C0" w:rsidP="005801C0">
      <w:r>
        <w:rPr>
          <w:rStyle w:val="bold-text"/>
        </w:rPr>
        <w:t xml:space="preserve">Description: </w:t>
      </w:r>
      <w:r>
        <w:t xml:space="preserve">167 </w:t>
      </w:r>
      <w:proofErr w:type="gramStart"/>
      <w:r>
        <w:t>p. :</w:t>
      </w:r>
      <w:proofErr w:type="gramEnd"/>
      <w:r>
        <w:t xml:space="preserve"> </w:t>
      </w:r>
      <w:proofErr w:type="gramStart"/>
      <w:r>
        <w:t>illus. ;</w:t>
      </w:r>
      <w:proofErr w:type="gramEnd"/>
      <w:r>
        <w:t xml:space="preserve"> 24 cm.</w:t>
      </w:r>
    </w:p>
    <w:p w14:paraId="6BDED6F7" w14:textId="37F739E3" w:rsidR="005801C0" w:rsidRDefault="005801C0" w:rsidP="005801C0">
      <w:r>
        <w:rPr>
          <w:rStyle w:val="bold-text"/>
        </w:rPr>
        <w:t xml:space="preserve">Notes: </w:t>
      </w:r>
      <w:r>
        <w:t>Bibliography: p. 21.</w:t>
      </w:r>
    </w:p>
    <w:p w14:paraId="48F57D3E" w14:textId="088FBF77" w:rsidR="005801C0" w:rsidRDefault="005801C0" w:rsidP="005801C0">
      <w:r>
        <w:rPr>
          <w:rStyle w:val="bold-text"/>
        </w:rPr>
        <w:t xml:space="preserve">Subjects: </w:t>
      </w:r>
      <w:hyperlink r:id="rId150" w:history="1">
        <w:r>
          <w:rPr>
            <w:rStyle w:val="Hyperlink"/>
          </w:rPr>
          <w:t xml:space="preserve">Calculators </w:t>
        </w:r>
      </w:hyperlink>
    </w:p>
    <w:p w14:paraId="05E1CAD0" w14:textId="06B65190" w:rsidR="005801C0" w:rsidRDefault="005801C0" w:rsidP="005801C0">
      <w:r>
        <w:rPr>
          <w:rStyle w:val="bold-text"/>
        </w:rPr>
        <w:t xml:space="preserve">Creation Date: </w:t>
      </w:r>
      <w:r>
        <w:t>1951</w:t>
      </w:r>
    </w:p>
    <w:p w14:paraId="03738EF5" w14:textId="0F90513D" w:rsidR="005801C0" w:rsidRDefault="005801C0" w:rsidP="005801C0">
      <w:r>
        <w:rPr>
          <w:rStyle w:val="bold-text"/>
        </w:rPr>
        <w:t xml:space="preserve">HOLLIS number: </w:t>
      </w:r>
      <w:r>
        <w:t>990011338340203941</w:t>
      </w:r>
    </w:p>
    <w:p w14:paraId="46A4BFC8" w14:textId="553CA9A1" w:rsidR="005801C0" w:rsidRDefault="005801C0" w:rsidP="005801C0">
      <w:r>
        <w:rPr>
          <w:rStyle w:val="bold-text"/>
        </w:rPr>
        <w:t xml:space="preserve">Permalink: </w:t>
      </w:r>
      <w:hyperlink r:id="rId151" w:history="1">
        <w:r>
          <w:rPr>
            <w:rStyle w:val="Hyperlink"/>
          </w:rPr>
          <w:t>http://id.lib.harvard.edu/alma/990011338340203941/catalog</w:t>
        </w:r>
      </w:hyperlink>
    </w:p>
    <w:p w14:paraId="083B8281" w14:textId="7A8DB263" w:rsidR="000C52D1" w:rsidRDefault="000C52D1" w:rsidP="00002010"/>
    <w:p w14:paraId="7E389E22" w14:textId="5FEDEAF5" w:rsidR="00F73863" w:rsidRDefault="00F73863" w:rsidP="00F73863">
      <w:pPr>
        <w:pStyle w:val="Heading4"/>
      </w:pPr>
      <w:r>
        <w:t>First Edition</w:t>
      </w:r>
    </w:p>
    <w:p w14:paraId="05EAD6FE" w14:textId="50AB4963" w:rsidR="00F73863" w:rsidRDefault="00F73863" w:rsidP="00F73863">
      <w:r>
        <w:t xml:space="preserve">First </w:t>
      </w:r>
      <w:r w:rsidRPr="00AF363C">
        <w:t>Edition</w:t>
      </w:r>
      <w:r>
        <w:t xml:space="preserve"> </w:t>
      </w:r>
      <w:r w:rsidR="00924BF5" w:rsidRPr="00AF363C">
        <w:t>by</w:t>
      </w:r>
      <w:r>
        <w:t xml:space="preserve"> </w:t>
      </w:r>
      <w:r w:rsidRPr="00AF363C">
        <w:t>M.V.</w:t>
      </w:r>
      <w:r>
        <w:t xml:space="preserve"> </w:t>
      </w:r>
      <w:r w:rsidRPr="00AF363C">
        <w:t>Wilkes,</w:t>
      </w:r>
      <w:r>
        <w:t xml:space="preserve"> </w:t>
      </w:r>
      <w:r w:rsidRPr="00AF363C">
        <w:t>D.J.</w:t>
      </w:r>
      <w:r>
        <w:t xml:space="preserve"> </w:t>
      </w:r>
      <w:r w:rsidRPr="00AF363C">
        <w:t>Wheeler,</w:t>
      </w:r>
      <w:r>
        <w:t xml:space="preserve"> </w:t>
      </w:r>
      <w:r w:rsidRPr="00AF363C">
        <w:t>and</w:t>
      </w:r>
      <w:r>
        <w:t xml:space="preserve"> </w:t>
      </w:r>
      <w:r w:rsidRPr="00AF363C">
        <w:t>Stanley</w:t>
      </w:r>
      <w:r>
        <w:t xml:space="preserve"> </w:t>
      </w:r>
      <w:r w:rsidRPr="00AF363C">
        <w:t>Gill</w:t>
      </w:r>
      <w:r>
        <w:t>, 1951</w:t>
      </w:r>
    </w:p>
    <w:p w14:paraId="69D5A9E3" w14:textId="76F95588" w:rsidR="00924BF5" w:rsidRPr="00AF363C" w:rsidRDefault="00924BF5" w:rsidP="00F73863">
      <w:r>
        <w:t xml:space="preserve">Harvard Cabot Library: </w:t>
      </w:r>
      <w:r>
        <w:br/>
      </w:r>
      <w:hyperlink r:id="rId152" w:history="1">
        <w:r>
          <w:rPr>
            <w:rStyle w:val="Hyperlink"/>
          </w:rPr>
          <w:t>http://id.lib.harvard.edu/alma/990011338340203941/catalog</w:t>
        </w:r>
      </w:hyperlink>
    </w:p>
    <w:p w14:paraId="64EAEDDA" w14:textId="1CECDAB6" w:rsidR="00924BF5" w:rsidRDefault="00924BF5" w:rsidP="00002010"/>
    <w:p w14:paraId="3BFF5EAB" w14:textId="77777777" w:rsidR="001715EF" w:rsidRDefault="001715EF" w:rsidP="001715EF">
      <w:pPr>
        <w:pStyle w:val="Heading4"/>
      </w:pPr>
      <w:r>
        <w:t>Reading Notes</w:t>
      </w:r>
    </w:p>
    <w:p w14:paraId="6FFBE55E" w14:textId="2D9B3E36" w:rsidR="001715EF" w:rsidRDefault="001715EF" w:rsidP="001715EF">
      <w:r>
        <w:t>Wilke’s book is primarily a pitch for the subroutine concept in programming.</w:t>
      </w:r>
    </w:p>
    <w:p w14:paraId="37AE6938" w14:textId="77777777" w:rsidR="001715EF" w:rsidRDefault="001715EF" w:rsidP="001715EF"/>
    <w:p w14:paraId="4EDFAC2C" w14:textId="77777777" w:rsidR="001715EF" w:rsidRDefault="001715EF" w:rsidP="001715EF">
      <w:r>
        <w:t>Terminology used in Wilkes’ book lines up with Adams’ terminology:</w:t>
      </w:r>
    </w:p>
    <w:p w14:paraId="75DCFCF5" w14:textId="77777777" w:rsidR="001715EF" w:rsidRDefault="001715EF" w:rsidP="001715EF">
      <w:pPr>
        <w:pStyle w:val="ListParagraph"/>
        <w:numPr>
          <w:ilvl w:val="0"/>
          <w:numId w:val="10"/>
        </w:numPr>
      </w:pPr>
      <w:r>
        <w:t>Conversion routines</w:t>
      </w:r>
    </w:p>
    <w:p w14:paraId="39E12F33" w14:textId="77777777" w:rsidR="001715EF" w:rsidRDefault="001715EF" w:rsidP="001715EF">
      <w:pPr>
        <w:pStyle w:val="ListParagraph"/>
        <w:numPr>
          <w:ilvl w:val="0"/>
          <w:numId w:val="10"/>
        </w:numPr>
      </w:pPr>
      <w:r>
        <w:t xml:space="preserve">Read-in Program (load-and-go assembler) </w:t>
      </w:r>
    </w:p>
    <w:p w14:paraId="0EDC9C76" w14:textId="77777777" w:rsidR="001715EF" w:rsidRDefault="001715EF" w:rsidP="001715EF">
      <w:pPr>
        <w:pStyle w:val="ListParagraph"/>
        <w:numPr>
          <w:ilvl w:val="0"/>
          <w:numId w:val="10"/>
        </w:numPr>
      </w:pPr>
      <w:r>
        <w:t>Automatic programming</w:t>
      </w:r>
    </w:p>
    <w:p w14:paraId="406B01AE" w14:textId="77777777" w:rsidR="001715EF" w:rsidRDefault="001715EF" w:rsidP="001715EF">
      <w:pPr>
        <w:pStyle w:val="ListParagraph"/>
        <w:numPr>
          <w:ilvl w:val="0"/>
          <w:numId w:val="10"/>
        </w:numPr>
      </w:pPr>
      <w:r>
        <w:t>Conversion vs Interpretation</w:t>
      </w:r>
    </w:p>
    <w:p w14:paraId="642C4D7F" w14:textId="77777777" w:rsidR="001715EF" w:rsidRDefault="001715EF" w:rsidP="001715EF">
      <w:pPr>
        <w:pStyle w:val="ListParagraph"/>
        <w:numPr>
          <w:ilvl w:val="0"/>
          <w:numId w:val="10"/>
        </w:numPr>
      </w:pPr>
      <w:r>
        <w:t>Open and Closed Subroutines</w:t>
      </w:r>
    </w:p>
    <w:p w14:paraId="12A5E073" w14:textId="77777777" w:rsidR="001715EF" w:rsidRDefault="001715EF" w:rsidP="001715EF">
      <w:pPr>
        <w:pStyle w:val="ListParagraph"/>
        <w:numPr>
          <w:ilvl w:val="0"/>
          <w:numId w:val="10"/>
        </w:numPr>
      </w:pPr>
      <w:r>
        <w:t>Floating Addresses</w:t>
      </w:r>
    </w:p>
    <w:p w14:paraId="00A0510E" w14:textId="6447B37A" w:rsidR="001715EF" w:rsidRDefault="001715EF" w:rsidP="001715EF">
      <w:pPr>
        <w:pStyle w:val="ListParagraph"/>
        <w:numPr>
          <w:ilvl w:val="0"/>
          <w:numId w:val="10"/>
        </w:numPr>
      </w:pPr>
      <w:r>
        <w:t>Preset Parameters and Program Parameters</w:t>
      </w:r>
    </w:p>
    <w:p w14:paraId="2DBD3C31" w14:textId="6CDF9717" w:rsidR="00D040DA" w:rsidRDefault="00D040DA" w:rsidP="001715EF">
      <w:pPr>
        <w:pStyle w:val="ListParagraph"/>
        <w:numPr>
          <w:ilvl w:val="0"/>
          <w:numId w:val="10"/>
        </w:numPr>
      </w:pPr>
      <w:r>
        <w:t>Post-Mortem for debug</w:t>
      </w:r>
    </w:p>
    <w:p w14:paraId="21523F2F" w14:textId="77777777" w:rsidR="001715EF" w:rsidRDefault="001715EF" w:rsidP="001715EF"/>
    <w:p w14:paraId="6B4EB149" w14:textId="77777777" w:rsidR="001715EF" w:rsidRDefault="001715EF" w:rsidP="001715EF">
      <w:r>
        <w:t>Surprise #1 is that Wilkes designed the instruction set itself to simplify the ‘read-in program’ in every way he could, e.g. the one-letter human-readable (so-called) mnemonics for instructions are literally the binary order codes (although he did do decimal-to-binary conversion of addresses).</w:t>
      </w:r>
    </w:p>
    <w:p w14:paraId="44F4203D" w14:textId="77777777" w:rsidR="001715EF" w:rsidRDefault="001715EF" w:rsidP="001715EF">
      <w:r>
        <w:t>Wilkes’ Initial Orders (i.e. assembler), which fit in 41 words was already based on the idea that subroutines were a key method of using the machine, with some mechanism to ‘relocate’ subroutines on read-in.</w:t>
      </w:r>
    </w:p>
    <w:p w14:paraId="648596CE" w14:textId="39076DC0" w:rsidR="001715EF" w:rsidRDefault="001715EF" w:rsidP="001715EF">
      <w:r>
        <w:t xml:space="preserve">There’s a Whirlwind memo (M-1059) on an Initial Read-in program from 1951.  WW never bought into the one-letter order codes, but the document (and figures </w:t>
      </w:r>
      <w:r w:rsidRPr="001715EF">
        <w:t>A-45222 through A-45230</w:t>
      </w:r>
      <w:r>
        <w:t xml:space="preserve"> from the drawing microfilms) show notation similar to Wilkes’ book.</w:t>
      </w:r>
    </w:p>
    <w:p w14:paraId="6D0A2182" w14:textId="192571EF" w:rsidR="001715EF" w:rsidRDefault="001715EF" w:rsidP="001715EF">
      <w:r>
        <w:t>Section 3-3 gives the difference between Preset and Program Parameters.</w:t>
      </w:r>
    </w:p>
    <w:p w14:paraId="4C90963F" w14:textId="31E2421E" w:rsidR="001715EF" w:rsidRDefault="001715EF" w:rsidP="001715EF">
      <w:pPr>
        <w:pStyle w:val="ListParagraph"/>
        <w:numPr>
          <w:ilvl w:val="0"/>
          <w:numId w:val="10"/>
        </w:numPr>
      </w:pPr>
      <w:r>
        <w:t>Preset Parameters are configured by the Read-In program, i.e., they’re ‘compile time’ constants.</w:t>
      </w:r>
    </w:p>
    <w:p w14:paraId="500F3E6F" w14:textId="73DF5F43" w:rsidR="001715EF" w:rsidRDefault="001715EF" w:rsidP="001715EF">
      <w:pPr>
        <w:pStyle w:val="ListParagraph"/>
        <w:numPr>
          <w:ilvl w:val="0"/>
          <w:numId w:val="10"/>
        </w:numPr>
      </w:pPr>
      <w:r>
        <w:t>Program Parameters are passed into the subroutine using a similar mechanism to WW; params are put immediately following the branch to subroutine; the subroutine adds a constant to the return address to jump over the params.</w:t>
      </w:r>
    </w:p>
    <w:p w14:paraId="5B567D0E" w14:textId="2CB0ECB6" w:rsidR="001715EF" w:rsidRDefault="001715EF" w:rsidP="001715EF">
      <w:pPr>
        <w:pStyle w:val="ListParagraph"/>
        <w:ind w:left="720"/>
      </w:pPr>
      <w:r>
        <w:t>[And I don’t know how subroutines return a value; it seems that the Accumulator has to be zero on return to accommodate the lack of unconditional branch.]</w:t>
      </w:r>
    </w:p>
    <w:p w14:paraId="18EF2F08" w14:textId="0C2F6622" w:rsidR="001715EF" w:rsidRDefault="001715EF" w:rsidP="00002010"/>
    <w:p w14:paraId="116DD6AF" w14:textId="27775C55" w:rsidR="00A1344B" w:rsidRDefault="00A1344B" w:rsidP="00002010">
      <w:r>
        <w:lastRenderedPageBreak/>
        <w:t xml:space="preserve">In addition to the usual mathematical functions (divide, trigonometry, integration, </w:t>
      </w:r>
      <w:proofErr w:type="spellStart"/>
      <w:r>
        <w:t>etc</w:t>
      </w:r>
      <w:proofErr w:type="spellEnd"/>
      <w:r>
        <w:t>) the subroutine library also contains an ‘Assembler’ (Section 4-6), which seems to make collections of subroutine calls more convenient than the 41-word Read-In program.</w:t>
      </w:r>
    </w:p>
    <w:p w14:paraId="3BA820CE" w14:textId="77777777" w:rsidR="001715EF" w:rsidRDefault="001715EF" w:rsidP="00002010"/>
    <w:p w14:paraId="2951DB8B" w14:textId="388C4D24" w:rsidR="000E57D8" w:rsidRDefault="000E57D8" w:rsidP="00002010">
      <w:r>
        <w:t>The first part of the book is instruction in how to program EDSAC, i.e., instruction codes, numbers, tape format, basic loop sequences, etc.  The second part then goes into the content of the subroutine library as of the date of writing.</w:t>
      </w:r>
    </w:p>
    <w:p w14:paraId="7C897BC0" w14:textId="3435DBE1" w:rsidR="00924BF5" w:rsidRPr="000E57D8" w:rsidRDefault="00924BF5" w:rsidP="00002010">
      <w:pPr>
        <w:rPr>
          <w:b/>
          <w:bCs/>
        </w:rPr>
      </w:pPr>
      <w:r w:rsidRPr="000E57D8">
        <w:rPr>
          <w:b/>
          <w:bCs/>
        </w:rPr>
        <w:t>Part I – Background on EDSAC</w:t>
      </w:r>
    </w:p>
    <w:p w14:paraId="1141242D" w14:textId="58928DFD" w:rsidR="00924BF5" w:rsidRDefault="000E57D8" w:rsidP="000E57D8">
      <w:pPr>
        <w:pStyle w:val="ListParagraph"/>
        <w:numPr>
          <w:ilvl w:val="0"/>
          <w:numId w:val="10"/>
        </w:numPr>
      </w:pPr>
      <w:r>
        <w:t>Credit is given to von Neumann for the First Draft, although EDSAC was operational before von Neuman’s EDVAC machine.</w:t>
      </w:r>
    </w:p>
    <w:p w14:paraId="095DF58F" w14:textId="73CDBC4E" w:rsidR="000E57D8" w:rsidRDefault="000E57D8" w:rsidP="000E57D8">
      <w:r>
        <w:t>EDSAC offered 18 op-codes (aka Instruction Orders), in a single-address, accumulator-based architecture.</w:t>
      </w:r>
    </w:p>
    <w:p w14:paraId="36BDE550" w14:textId="0737C6A5" w:rsidR="00231EBE" w:rsidRDefault="00231EBE" w:rsidP="00231EBE">
      <w:pPr>
        <w:pStyle w:val="ListParagraph"/>
        <w:numPr>
          <w:ilvl w:val="0"/>
          <w:numId w:val="10"/>
        </w:numPr>
      </w:pPr>
      <w:r>
        <w:t>17-bit word, with 35-bit double-words</w:t>
      </w:r>
    </w:p>
    <w:p w14:paraId="4C1190FF" w14:textId="1EA77464" w:rsidR="000E57D8" w:rsidRDefault="000E57D8" w:rsidP="000E57D8">
      <w:pPr>
        <w:pStyle w:val="ListParagraph"/>
        <w:numPr>
          <w:ilvl w:val="0"/>
          <w:numId w:val="10"/>
        </w:numPr>
      </w:pPr>
      <w:r>
        <w:t>There’s add, subtract, multiply, several shifts, no divide</w:t>
      </w:r>
    </w:p>
    <w:p w14:paraId="1928E56A" w14:textId="79270504" w:rsidR="000E57D8" w:rsidRDefault="000E57D8" w:rsidP="000E57D8">
      <w:pPr>
        <w:pStyle w:val="ListParagraph"/>
        <w:numPr>
          <w:ilvl w:val="0"/>
          <w:numId w:val="10"/>
        </w:numPr>
      </w:pPr>
      <w:r>
        <w:t>There’s branch great than or equal to zero, and branch less than zero, but no unconditional branch(!)</w:t>
      </w:r>
    </w:p>
    <w:p w14:paraId="68F86B1A" w14:textId="0D4CFC76" w:rsidR="000E57D8" w:rsidRDefault="000E57D8" w:rsidP="000E57D8">
      <w:pPr>
        <w:pStyle w:val="ListParagraph"/>
        <w:numPr>
          <w:ilvl w:val="0"/>
          <w:numId w:val="10"/>
        </w:numPr>
      </w:pPr>
      <w:r>
        <w:t>No hardware for subroutine linkage</w:t>
      </w:r>
      <w:r w:rsidR="001715EF">
        <w:t>; the mechanism is much less convenient than WW; the calling address has to be in the Accumulator</w:t>
      </w:r>
      <w:r>
        <w:t>.</w:t>
      </w:r>
    </w:p>
    <w:p w14:paraId="10B499AD" w14:textId="1C790A59" w:rsidR="00231EBE" w:rsidRDefault="00231EBE" w:rsidP="000E57D8">
      <w:pPr>
        <w:pStyle w:val="ListParagraph"/>
        <w:numPr>
          <w:ilvl w:val="0"/>
          <w:numId w:val="10"/>
        </w:numPr>
      </w:pPr>
      <w:r>
        <w:t>Many instructions can operate on a single word or double word</w:t>
      </w:r>
    </w:p>
    <w:p w14:paraId="6A8EC3B5" w14:textId="35DA3329" w:rsidR="00231EBE" w:rsidRDefault="00231EBE" w:rsidP="00231EBE">
      <w:r>
        <w:t>Instruction coding is unusual – the op-code ‘mnemonic’</w:t>
      </w:r>
      <w:r>
        <w:rPr>
          <w:rStyle w:val="FootnoteReference"/>
        </w:rPr>
        <w:footnoteReference w:id="15"/>
      </w:r>
      <w:r>
        <w:t xml:space="preserve"> is actually a single letter whose binary value corresponds to the code for that letter in the paper tape code.</w:t>
      </w:r>
    </w:p>
    <w:p w14:paraId="69C5CFE2" w14:textId="076A534F" w:rsidR="00231EBE" w:rsidRDefault="00231EBE" w:rsidP="00231EBE">
      <w:proofErr w:type="gramStart"/>
      <w:r>
        <w:t>So</w:t>
      </w:r>
      <w:proofErr w:type="gramEnd"/>
      <w:r>
        <w:t xml:space="preserve"> the read-in program reads 5-bit characters from tape</w:t>
      </w:r>
      <w:r w:rsidR="00AC6047">
        <w:rPr>
          <w:rStyle w:val="FootnoteReference"/>
        </w:rPr>
        <w:footnoteReference w:id="16"/>
      </w:r>
      <w:r>
        <w:t xml:space="preserve">.  </w:t>
      </w:r>
      <w:r w:rsidR="00AC6047">
        <w:t>The first character is</w:t>
      </w:r>
      <w:r>
        <w:t xml:space="preserve"> an op-code.  If </w:t>
      </w:r>
      <w:r w:rsidR="00AC6047">
        <w:t>the next is</w:t>
      </w:r>
      <w:r>
        <w:t xml:space="preserve"> a digit, it’s the numeric value of the address (in decimal!).</w:t>
      </w:r>
      <w:r>
        <w:rPr>
          <w:rStyle w:val="FootnoteReference"/>
        </w:rPr>
        <w:footnoteReference w:id="17"/>
      </w:r>
      <w:r>
        <w:t xml:space="preserve">  A “Nothing” counts as an implicit zero.</w:t>
      </w:r>
      <w:r w:rsidR="00AC6047">
        <w:t xml:space="preserve">  Each instruction must end in F or D (which can’t be confused with numbers) and indicates that the instruction is either single or double word.</w:t>
      </w:r>
    </w:p>
    <w:p w14:paraId="150AA5F0" w14:textId="07D8477B" w:rsidR="00D51C30" w:rsidRDefault="00D51C30" w:rsidP="00231EBE">
      <w:r>
        <w:t>If you want to store a constant, translate the constant to whatever would have been the equivalent instruction and input that.</w:t>
      </w:r>
    </w:p>
    <w:p w14:paraId="0F3AF5DB" w14:textId="5117AFBA" w:rsidR="00D51C30" w:rsidRDefault="00D51C30" w:rsidP="00231EBE">
      <w:r>
        <w:t>The F or D instruction terminator can be replaced with a ‘K’ to set the loader’s next storage address (i.e., like a .ORG).</w:t>
      </w:r>
    </w:p>
    <w:p w14:paraId="14BD461E" w14:textId="1584E58A" w:rsidR="009B179F" w:rsidRDefault="009B179F" w:rsidP="00231EBE">
      <w:r>
        <w:t>There’s another ‘code letter’ that causes simple address relocation, which (I think) patches the entry points to subroutines depending on where the get loaded (</w:t>
      </w:r>
      <w:proofErr w:type="spellStart"/>
      <w:r>
        <w:t>pg</w:t>
      </w:r>
      <w:proofErr w:type="spellEnd"/>
      <w:r>
        <w:t xml:space="preserve"> 19; I don’t get it yet).</w:t>
      </w:r>
    </w:p>
    <w:p w14:paraId="10880C44" w14:textId="26669934" w:rsidR="000E57D8" w:rsidRDefault="000E57D8" w:rsidP="00002010"/>
    <w:p w14:paraId="491030F6" w14:textId="7CF296BA" w:rsidR="009B179F" w:rsidRDefault="009B179F" w:rsidP="00002010">
      <w:r>
        <w:t>Chapter 3 “Subroutines and Parameters”</w:t>
      </w:r>
    </w:p>
    <w:p w14:paraId="018D54A3" w14:textId="1A5AC181" w:rsidR="009B179F" w:rsidRDefault="009B179F" w:rsidP="009B179F">
      <w:pPr>
        <w:pStyle w:val="ListParagraph"/>
        <w:numPr>
          <w:ilvl w:val="0"/>
          <w:numId w:val="10"/>
        </w:numPr>
      </w:pPr>
      <w:r>
        <w:t xml:space="preserve">Introduces Open and Closed subroutines, Open being the ones that are effective spliced inline, </w:t>
      </w:r>
      <w:proofErr w:type="gramStart"/>
      <w:r>
        <w:t>Closed</w:t>
      </w:r>
      <w:proofErr w:type="gramEnd"/>
      <w:r>
        <w:t xml:space="preserve"> being call and return.</w:t>
      </w:r>
    </w:p>
    <w:p w14:paraId="26BE24BE" w14:textId="60EB8A19" w:rsidR="005B5C9F" w:rsidRDefault="005B5C9F" w:rsidP="005B5C9F">
      <w:pPr>
        <w:pStyle w:val="ListParagraph"/>
        <w:numPr>
          <w:ilvl w:val="0"/>
          <w:numId w:val="10"/>
        </w:numPr>
      </w:pPr>
      <w:r>
        <w:t>Linkage:  whew.  I think the caller puts the address of the instruction before the call-to-subroutine in the accumulator, then does the call.  Then the subroutine adds two and generates a return instruction that it stores by overwriting the last word of the routine.</w:t>
      </w:r>
    </w:p>
    <w:p w14:paraId="471DCAA8" w14:textId="0B399636" w:rsidR="005B5C9F" w:rsidRDefault="005A7203" w:rsidP="005A7203">
      <w:pPr>
        <w:pStyle w:val="ListParagraph"/>
        <w:numPr>
          <w:ilvl w:val="0"/>
          <w:numId w:val="10"/>
        </w:numPr>
      </w:pPr>
      <w:r>
        <w:t>There’s a mechanism for “Preset Parameters”, which sound like compile-time ‘defines’, i.e., numbers that are set by the programmer and initialized at load-time, but not changed at run-time.</w:t>
      </w:r>
    </w:p>
    <w:p w14:paraId="3B4443ED" w14:textId="37F5424D" w:rsidR="005A7203" w:rsidRDefault="005A7203" w:rsidP="005A7203">
      <w:pPr>
        <w:pStyle w:val="ListParagraph"/>
        <w:numPr>
          <w:ilvl w:val="0"/>
          <w:numId w:val="10"/>
        </w:numPr>
      </w:pPr>
      <w:r>
        <w:t>Then there are the Program Parameters, i.e., ordinary subroutine arguments.</w:t>
      </w:r>
    </w:p>
    <w:p w14:paraId="56FD490E" w14:textId="1F432AED" w:rsidR="00564AC9" w:rsidRDefault="00564AC9" w:rsidP="00564AC9">
      <w:pPr>
        <w:pStyle w:val="ListParagraph"/>
        <w:numPr>
          <w:ilvl w:val="1"/>
          <w:numId w:val="10"/>
        </w:numPr>
      </w:pPr>
      <w:r>
        <w:t>Parameters are placed in memory right after the call to subroutine</w:t>
      </w:r>
    </w:p>
    <w:p w14:paraId="6ED278D2" w14:textId="3F95AA9B" w:rsidR="00564AC9" w:rsidRDefault="00564AC9" w:rsidP="00564AC9">
      <w:pPr>
        <w:pStyle w:val="ListParagraph"/>
        <w:numPr>
          <w:ilvl w:val="1"/>
          <w:numId w:val="10"/>
        </w:numPr>
      </w:pPr>
      <w:r>
        <w:t>The subroutine adjusts its return address to compensate for parameters.</w:t>
      </w:r>
    </w:p>
    <w:p w14:paraId="6BBECF2D" w14:textId="2ED15DD9" w:rsidR="00564AC9" w:rsidRDefault="00564AC9" w:rsidP="00564AC9"/>
    <w:p w14:paraId="310A2AF8" w14:textId="0FF8AD2A" w:rsidR="00D040DA" w:rsidRDefault="00D040DA" w:rsidP="00564AC9">
      <w:r>
        <w:t>Chapter 5 “Pitfalls”</w:t>
      </w:r>
    </w:p>
    <w:p w14:paraId="5217D5DC" w14:textId="248FE37E" w:rsidR="003D7161" w:rsidRDefault="003D7161" w:rsidP="00564AC9">
      <w:r>
        <w:t>Wilkes was well aware of the surprising difficulty in getting any computer code to work without bugs.  The book includes a short chapter on advice for avoiding or finding bugs (“mistakes”).</w:t>
      </w:r>
    </w:p>
    <w:tbl>
      <w:tblPr>
        <w:tblStyle w:val="TableGrid"/>
        <w:tblW w:w="0" w:type="auto"/>
        <w:tblLook w:val="04A0" w:firstRow="1" w:lastRow="0" w:firstColumn="1" w:lastColumn="0" w:noHBand="0" w:noVBand="1"/>
      </w:tblPr>
      <w:tblGrid>
        <w:gridCol w:w="895"/>
        <w:gridCol w:w="5338"/>
        <w:gridCol w:w="3117"/>
      </w:tblGrid>
      <w:tr w:rsidR="00615E83" w14:paraId="29B7E828" w14:textId="77777777" w:rsidTr="00615E83">
        <w:tc>
          <w:tcPr>
            <w:tcW w:w="895" w:type="dxa"/>
          </w:tcPr>
          <w:p w14:paraId="520882A9" w14:textId="16E68340" w:rsidR="00615E83" w:rsidRDefault="00615E83" w:rsidP="00564AC9">
            <w:r>
              <w:t>Section</w:t>
            </w:r>
          </w:p>
        </w:tc>
        <w:tc>
          <w:tcPr>
            <w:tcW w:w="5338" w:type="dxa"/>
          </w:tcPr>
          <w:p w14:paraId="2B896510" w14:textId="4B370D24" w:rsidR="00615E83" w:rsidRDefault="00615E83" w:rsidP="00564AC9">
            <w:r>
              <w:t>Advice in 1950</w:t>
            </w:r>
          </w:p>
        </w:tc>
        <w:tc>
          <w:tcPr>
            <w:tcW w:w="3117" w:type="dxa"/>
          </w:tcPr>
          <w:p w14:paraId="50F6DE38" w14:textId="4CE2061C" w:rsidR="00615E83" w:rsidRDefault="00615E83" w:rsidP="00564AC9">
            <w:r>
              <w:t>Relevant Now?</w:t>
            </w:r>
          </w:p>
        </w:tc>
      </w:tr>
      <w:tr w:rsidR="00615E83" w14:paraId="10F118A1" w14:textId="77777777" w:rsidTr="00615E83">
        <w:tc>
          <w:tcPr>
            <w:tcW w:w="895" w:type="dxa"/>
          </w:tcPr>
          <w:p w14:paraId="0F5209E5" w14:textId="1A000E66" w:rsidR="00615E83" w:rsidRDefault="00615E83" w:rsidP="00564AC9">
            <w:r>
              <w:t>5</w:t>
            </w:r>
          </w:p>
        </w:tc>
        <w:tc>
          <w:tcPr>
            <w:tcW w:w="5338" w:type="dxa"/>
          </w:tcPr>
          <w:p w14:paraId="595254FB" w14:textId="765E1E8D" w:rsidR="00615E83" w:rsidRDefault="00615E83" w:rsidP="00564AC9">
            <w:r>
              <w:t>Test library routines separately before inclusion in the library or an application</w:t>
            </w:r>
          </w:p>
        </w:tc>
        <w:tc>
          <w:tcPr>
            <w:tcW w:w="3117" w:type="dxa"/>
          </w:tcPr>
          <w:p w14:paraId="46930344" w14:textId="62F6C73A" w:rsidR="00615E83" w:rsidRDefault="00615E83" w:rsidP="00564AC9">
            <w:r>
              <w:t>Yes, it’s called Unit Testing</w:t>
            </w:r>
          </w:p>
        </w:tc>
      </w:tr>
      <w:tr w:rsidR="00615E83" w14:paraId="63CB8144" w14:textId="77777777" w:rsidTr="00615E83">
        <w:tc>
          <w:tcPr>
            <w:tcW w:w="895" w:type="dxa"/>
          </w:tcPr>
          <w:p w14:paraId="0C4A9290" w14:textId="3045DE87" w:rsidR="00615E83" w:rsidRDefault="00615E83" w:rsidP="00564AC9">
            <w:r>
              <w:t>5</w:t>
            </w:r>
          </w:p>
        </w:tc>
        <w:tc>
          <w:tcPr>
            <w:tcW w:w="5338" w:type="dxa"/>
          </w:tcPr>
          <w:p w14:paraId="23E54906" w14:textId="7A2D6928" w:rsidR="00615E83" w:rsidRDefault="00615E83" w:rsidP="00564AC9">
            <w:r>
              <w:t>Organize your code ‘logically’, i.e., think it through</w:t>
            </w:r>
          </w:p>
        </w:tc>
        <w:tc>
          <w:tcPr>
            <w:tcW w:w="3117" w:type="dxa"/>
          </w:tcPr>
          <w:p w14:paraId="2E2F3330" w14:textId="655C3AEE" w:rsidR="00615E83" w:rsidRDefault="00615E83" w:rsidP="00564AC9">
            <w:r>
              <w:t>Timeless</w:t>
            </w:r>
          </w:p>
        </w:tc>
      </w:tr>
      <w:tr w:rsidR="00615E83" w14:paraId="352252E7" w14:textId="77777777" w:rsidTr="00615E83">
        <w:tc>
          <w:tcPr>
            <w:tcW w:w="895" w:type="dxa"/>
          </w:tcPr>
          <w:p w14:paraId="112AFCD3" w14:textId="1E4DAA4F" w:rsidR="00615E83" w:rsidRDefault="00615E83" w:rsidP="00564AC9">
            <w:r>
              <w:t>5</w:t>
            </w:r>
          </w:p>
        </w:tc>
        <w:tc>
          <w:tcPr>
            <w:tcW w:w="5338" w:type="dxa"/>
          </w:tcPr>
          <w:p w14:paraId="3931EC71" w14:textId="34C56FED" w:rsidR="00615E83" w:rsidRDefault="00615E83" w:rsidP="00564AC9">
            <w:r>
              <w:t>Write Notes!  (i.e., comments).  Wilkes seems to assume that comments are in the library description document, not in the code itself (i.e., the tape format doesn’t include a way to make a comment)</w:t>
            </w:r>
          </w:p>
        </w:tc>
        <w:tc>
          <w:tcPr>
            <w:tcW w:w="3117" w:type="dxa"/>
          </w:tcPr>
          <w:p w14:paraId="4B4870F5" w14:textId="724CB0AC" w:rsidR="00615E83" w:rsidRDefault="00615E83" w:rsidP="00564AC9">
            <w:r>
              <w:t>Comments wired into the source code are critical</w:t>
            </w:r>
          </w:p>
        </w:tc>
      </w:tr>
      <w:tr w:rsidR="00615E83" w14:paraId="4DCCF26F" w14:textId="77777777" w:rsidTr="00615E83">
        <w:tc>
          <w:tcPr>
            <w:tcW w:w="895" w:type="dxa"/>
          </w:tcPr>
          <w:p w14:paraId="00D330FA" w14:textId="4A4E6837" w:rsidR="00615E83" w:rsidRDefault="00615E83" w:rsidP="00564AC9">
            <w:r>
              <w:t>5-1</w:t>
            </w:r>
          </w:p>
        </w:tc>
        <w:tc>
          <w:tcPr>
            <w:tcW w:w="5338" w:type="dxa"/>
          </w:tcPr>
          <w:p w14:paraId="6A6A17AF" w14:textId="3F4FC484" w:rsidR="00615E83" w:rsidRDefault="00615E83" w:rsidP="00564AC9">
            <w:r>
              <w:t xml:space="preserve">Proofread the code.    </w:t>
            </w:r>
          </w:p>
          <w:p w14:paraId="1F336C3F" w14:textId="77777777" w:rsidR="00615E83" w:rsidRDefault="00615E83" w:rsidP="00615E83">
            <w:pPr>
              <w:pStyle w:val="ListParagraph"/>
              <w:numPr>
                <w:ilvl w:val="0"/>
                <w:numId w:val="10"/>
              </w:numPr>
            </w:pPr>
            <w:r>
              <w:t>You can’t put two subroutines at the same address</w:t>
            </w:r>
          </w:p>
          <w:p w14:paraId="773B90E6" w14:textId="77777777" w:rsidR="00615E83" w:rsidRDefault="00615E83" w:rsidP="00615E83">
            <w:pPr>
              <w:pStyle w:val="ListParagraph"/>
              <w:numPr>
                <w:ilvl w:val="0"/>
                <w:numId w:val="10"/>
              </w:numPr>
            </w:pPr>
            <w:r>
              <w:t>Attend to address alignment</w:t>
            </w:r>
          </w:p>
          <w:p w14:paraId="2ECA90BA" w14:textId="77777777" w:rsidR="00615E83" w:rsidRDefault="00615E83" w:rsidP="00615E83">
            <w:pPr>
              <w:pStyle w:val="ListParagraph"/>
              <w:numPr>
                <w:ilvl w:val="0"/>
                <w:numId w:val="10"/>
              </w:numPr>
            </w:pPr>
            <w:r>
              <w:t>Respect Subroutine call procedures</w:t>
            </w:r>
          </w:p>
          <w:p w14:paraId="2DC50B62" w14:textId="77777777" w:rsidR="00615E83" w:rsidRDefault="00615E83" w:rsidP="00615E83">
            <w:pPr>
              <w:pStyle w:val="ListParagraph"/>
              <w:numPr>
                <w:ilvl w:val="0"/>
                <w:numId w:val="10"/>
              </w:numPr>
            </w:pPr>
            <w:r>
              <w:t>Fix all the addresses after Renumbering (i.e., adding an instruction)</w:t>
            </w:r>
          </w:p>
          <w:p w14:paraId="6E39D72B" w14:textId="3F97B304" w:rsidR="00615E83" w:rsidRDefault="00615E83" w:rsidP="00615E83">
            <w:pPr>
              <w:pStyle w:val="ListParagraph"/>
              <w:numPr>
                <w:ilvl w:val="0"/>
                <w:numId w:val="10"/>
              </w:numPr>
            </w:pPr>
            <w:r>
              <w:t>Manager Loop Counters carefully</w:t>
            </w:r>
          </w:p>
          <w:p w14:paraId="35D575C7" w14:textId="77777777" w:rsidR="00615E83" w:rsidRDefault="00615E83" w:rsidP="00615E83">
            <w:pPr>
              <w:pStyle w:val="ListParagraph"/>
              <w:numPr>
                <w:ilvl w:val="0"/>
                <w:numId w:val="10"/>
              </w:numPr>
            </w:pPr>
            <w:r>
              <w:t>Don’t forget to leave a spot in the subroutine to write the return address</w:t>
            </w:r>
          </w:p>
          <w:p w14:paraId="56C1AD70" w14:textId="77777777" w:rsidR="00615E83" w:rsidRDefault="00615E83" w:rsidP="00615E83">
            <w:pPr>
              <w:pStyle w:val="ListParagraph"/>
              <w:numPr>
                <w:ilvl w:val="0"/>
                <w:numId w:val="10"/>
              </w:numPr>
            </w:pPr>
            <w:r>
              <w:t>Specify the start address(!)</w:t>
            </w:r>
          </w:p>
          <w:p w14:paraId="0CA07A31" w14:textId="77777777" w:rsidR="00615E83" w:rsidRDefault="00615E83" w:rsidP="00615E83">
            <w:pPr>
              <w:pStyle w:val="ListParagraph"/>
              <w:numPr>
                <w:ilvl w:val="0"/>
                <w:numId w:val="10"/>
              </w:numPr>
            </w:pPr>
            <w:r>
              <w:t>Don’t overwrite a variable until you’re done with it(!)</w:t>
            </w:r>
          </w:p>
          <w:p w14:paraId="410A9E1E" w14:textId="6499DE4A" w:rsidR="00615E83" w:rsidRDefault="00615E83" w:rsidP="00615E83">
            <w:pPr>
              <w:pStyle w:val="ListParagraph"/>
              <w:numPr>
                <w:ilvl w:val="0"/>
                <w:numId w:val="10"/>
              </w:numPr>
            </w:pPr>
            <w:r>
              <w:t>Don’t assume what the subroutine will or won’t overwrite</w:t>
            </w:r>
          </w:p>
        </w:tc>
        <w:tc>
          <w:tcPr>
            <w:tcW w:w="3117" w:type="dxa"/>
          </w:tcPr>
          <w:p w14:paraId="4F60C0B0" w14:textId="69788C72" w:rsidR="00615E83" w:rsidRDefault="00615E83" w:rsidP="00564AC9">
            <w:r>
              <w:t>The nine specific tips are definitely dated.  This is mostly managed six levels down in compilers</w:t>
            </w:r>
          </w:p>
        </w:tc>
      </w:tr>
      <w:tr w:rsidR="00615E83" w14:paraId="57F8D900" w14:textId="77777777" w:rsidTr="00615E83">
        <w:tc>
          <w:tcPr>
            <w:tcW w:w="895" w:type="dxa"/>
          </w:tcPr>
          <w:p w14:paraId="4A7D65A3" w14:textId="6C799759" w:rsidR="00615E83" w:rsidRDefault="00615E83" w:rsidP="00564AC9">
            <w:r>
              <w:t>5-2</w:t>
            </w:r>
          </w:p>
        </w:tc>
        <w:tc>
          <w:tcPr>
            <w:tcW w:w="5338" w:type="dxa"/>
          </w:tcPr>
          <w:p w14:paraId="44CC8FDF" w14:textId="77777777" w:rsidR="00615E83" w:rsidRDefault="00615E83" w:rsidP="00564AC9">
            <w:r>
              <w:t>Don’t bet on single-stepping to debug your program</w:t>
            </w:r>
          </w:p>
          <w:p w14:paraId="32A7228D" w14:textId="77777777" w:rsidR="00615E83" w:rsidRDefault="00615E83" w:rsidP="00564AC9">
            <w:r>
              <w:t>Do use the Post-Mortem mechanism</w:t>
            </w:r>
            <w:r w:rsidR="00EC44A1">
              <w:t>.</w:t>
            </w:r>
          </w:p>
          <w:p w14:paraId="47B10BD6" w14:textId="1EC9C256" w:rsidR="00EC44A1" w:rsidRDefault="00EC44A1" w:rsidP="00564AC9">
            <w:r>
              <w:t>Wilkes has a library of subroutines (“C”) for debugging.</w:t>
            </w:r>
          </w:p>
        </w:tc>
        <w:tc>
          <w:tcPr>
            <w:tcW w:w="3117" w:type="dxa"/>
          </w:tcPr>
          <w:p w14:paraId="1208C0E4" w14:textId="77777777" w:rsidR="00615E83" w:rsidRDefault="00615E83" w:rsidP="00564AC9">
            <w:r>
              <w:t>Whirlwind also used the Post Mortem nomenclature.</w:t>
            </w:r>
          </w:p>
          <w:p w14:paraId="6E1FE09D" w14:textId="34348F0D" w:rsidR="00615E83" w:rsidRDefault="00615E83" w:rsidP="00564AC9">
            <w:r>
              <w:t>Programmers still use “core dumps” to debug thorny problems.</w:t>
            </w:r>
          </w:p>
        </w:tc>
      </w:tr>
      <w:tr w:rsidR="00615E83" w14:paraId="6D9F2617" w14:textId="77777777" w:rsidTr="00615E83">
        <w:tc>
          <w:tcPr>
            <w:tcW w:w="895" w:type="dxa"/>
          </w:tcPr>
          <w:p w14:paraId="00A9B97C" w14:textId="60A3E114" w:rsidR="00615E83" w:rsidRDefault="00615E83" w:rsidP="00564AC9">
            <w:r>
              <w:t>5-21</w:t>
            </w:r>
          </w:p>
        </w:tc>
        <w:tc>
          <w:tcPr>
            <w:tcW w:w="5338" w:type="dxa"/>
          </w:tcPr>
          <w:p w14:paraId="0A3D6D6B" w14:textId="4FF04CFD" w:rsidR="00615E83" w:rsidRDefault="00615E83" w:rsidP="00564AC9">
            <w:r>
              <w:t>Print out program state while it’s running to debug</w:t>
            </w:r>
          </w:p>
        </w:tc>
        <w:tc>
          <w:tcPr>
            <w:tcW w:w="3117" w:type="dxa"/>
          </w:tcPr>
          <w:p w14:paraId="719B4B28" w14:textId="03F75A98" w:rsidR="00615E83" w:rsidRDefault="00615E83" w:rsidP="00564AC9">
            <w:r>
              <w:t>“</w:t>
            </w:r>
            <w:proofErr w:type="spellStart"/>
            <w:r>
              <w:t>Printf</w:t>
            </w:r>
            <w:proofErr w:type="spellEnd"/>
            <w:r>
              <w:t xml:space="preserve"> Debug” is still a mainstay in smaller systems, and a backstop in larger software systems</w:t>
            </w:r>
          </w:p>
        </w:tc>
      </w:tr>
      <w:tr w:rsidR="00615E83" w14:paraId="562864C2" w14:textId="77777777" w:rsidTr="00615E83">
        <w:tc>
          <w:tcPr>
            <w:tcW w:w="895" w:type="dxa"/>
          </w:tcPr>
          <w:p w14:paraId="3DC004EE" w14:textId="2FB0DF69" w:rsidR="00615E83" w:rsidRDefault="00BA1420" w:rsidP="00564AC9">
            <w:r>
              <w:t>5-22</w:t>
            </w:r>
          </w:p>
        </w:tc>
        <w:tc>
          <w:tcPr>
            <w:tcW w:w="5338" w:type="dxa"/>
          </w:tcPr>
          <w:p w14:paraId="2F42D0F4" w14:textId="77777777" w:rsidR="00615E83" w:rsidRDefault="00BA1420" w:rsidP="00564AC9">
            <w:r>
              <w:t>Wilkes proposes a mechanism to ‘interpret’ conventional code, i.e., run one instruction at a time in a debug framework, to essentially do an execution trace without changing the target code.</w:t>
            </w:r>
          </w:p>
          <w:p w14:paraId="0A8A05B7" w14:textId="2A5B71DC" w:rsidR="00BA1420" w:rsidRDefault="00BA1420" w:rsidP="00564AC9">
            <w:r>
              <w:t>It also seems to include what we would now call a breakpoint</w:t>
            </w:r>
          </w:p>
        </w:tc>
        <w:tc>
          <w:tcPr>
            <w:tcW w:w="3117" w:type="dxa"/>
          </w:tcPr>
          <w:p w14:paraId="6C09FC7E" w14:textId="64934147" w:rsidR="00615E83" w:rsidRDefault="00BA1420" w:rsidP="00564AC9">
            <w:r w:rsidRPr="00BA1420">
              <w:rPr>
                <w:color w:val="E36C0A" w:themeColor="accent6" w:themeShade="BF"/>
              </w:rPr>
              <w:t xml:space="preserve">[I wonder </w:t>
            </w:r>
            <w:r w:rsidR="00844432">
              <w:rPr>
                <w:color w:val="E36C0A" w:themeColor="accent6" w:themeShade="BF"/>
              </w:rPr>
              <w:t>how far Wilkes went with this</w:t>
            </w:r>
            <w:r w:rsidRPr="00BA1420">
              <w:rPr>
                <w:color w:val="E36C0A" w:themeColor="accent6" w:themeShade="BF"/>
              </w:rPr>
              <w:t>?</w:t>
            </w:r>
            <w:r>
              <w:rPr>
                <w:color w:val="E36C0A" w:themeColor="accent6" w:themeShade="BF"/>
              </w:rPr>
              <w:t xml:space="preserve">  Did it turn up in CW Adams’ world?</w:t>
            </w:r>
            <w:r w:rsidRPr="00BA1420">
              <w:rPr>
                <w:color w:val="E36C0A" w:themeColor="accent6" w:themeShade="BF"/>
              </w:rPr>
              <w:t>]</w:t>
            </w:r>
          </w:p>
        </w:tc>
      </w:tr>
      <w:tr w:rsidR="00EC44A1" w14:paraId="22752C13" w14:textId="77777777" w:rsidTr="00615E83">
        <w:tc>
          <w:tcPr>
            <w:tcW w:w="895" w:type="dxa"/>
          </w:tcPr>
          <w:p w14:paraId="18731CC9" w14:textId="7EC64C50" w:rsidR="00EC44A1" w:rsidRDefault="00EC44A1" w:rsidP="00564AC9">
            <w:r>
              <w:t>5-23</w:t>
            </w:r>
          </w:p>
        </w:tc>
        <w:tc>
          <w:tcPr>
            <w:tcW w:w="5338" w:type="dxa"/>
          </w:tcPr>
          <w:p w14:paraId="1323FB6D" w14:textId="6FF2F00A" w:rsidR="00EC44A1" w:rsidRDefault="00EC44A1" w:rsidP="00564AC9">
            <w:r>
              <w:t>Wilkes proposes printing the list of Orders as they’re executed</w:t>
            </w:r>
          </w:p>
        </w:tc>
        <w:tc>
          <w:tcPr>
            <w:tcW w:w="3117" w:type="dxa"/>
          </w:tcPr>
          <w:p w14:paraId="6671451C" w14:textId="681BDE12" w:rsidR="00EC44A1" w:rsidRPr="00BA1420" w:rsidRDefault="00EC44A1" w:rsidP="00564AC9">
            <w:pPr>
              <w:rPr>
                <w:color w:val="E36C0A" w:themeColor="accent6" w:themeShade="BF"/>
              </w:rPr>
            </w:pPr>
            <w:r w:rsidRPr="00EC44A1">
              <w:t>I think most figure that code is too complicated for this to be useful</w:t>
            </w:r>
          </w:p>
        </w:tc>
      </w:tr>
      <w:tr w:rsidR="00E84087" w14:paraId="0D301025" w14:textId="77777777" w:rsidTr="00615E83">
        <w:tc>
          <w:tcPr>
            <w:tcW w:w="895" w:type="dxa"/>
          </w:tcPr>
          <w:p w14:paraId="0539A815" w14:textId="12409CEC" w:rsidR="00E84087" w:rsidRDefault="00844432" w:rsidP="00564AC9">
            <w:r>
              <w:lastRenderedPageBreak/>
              <w:t>5-24</w:t>
            </w:r>
          </w:p>
        </w:tc>
        <w:tc>
          <w:tcPr>
            <w:tcW w:w="5338" w:type="dxa"/>
          </w:tcPr>
          <w:p w14:paraId="0FF1ED65" w14:textId="6F55042D" w:rsidR="00E84087" w:rsidRDefault="00844432" w:rsidP="00564AC9">
            <w:r>
              <w:t xml:space="preserve">Check your numbers.  Just </w:t>
            </w:r>
            <w:proofErr w:type="spellStart"/>
            <w:r>
              <w:t>‘</w:t>
            </w:r>
            <w:proofErr w:type="gramStart"/>
            <w:r>
              <w:t>cause</w:t>
            </w:r>
            <w:proofErr w:type="spellEnd"/>
            <w:proofErr w:type="gramEnd"/>
            <w:r>
              <w:t xml:space="preserve"> it executes doesn’t mean the answer is right.</w:t>
            </w:r>
          </w:p>
        </w:tc>
        <w:tc>
          <w:tcPr>
            <w:tcW w:w="3117" w:type="dxa"/>
          </w:tcPr>
          <w:p w14:paraId="4F2D0545" w14:textId="30E3A89A" w:rsidR="00E84087" w:rsidRDefault="00844432" w:rsidP="00564AC9">
            <w:r>
              <w:t xml:space="preserve">One might say this advice let to the invention of ‘assertions’ in code, to check plausibility as a computation </w:t>
            </w:r>
            <w:proofErr w:type="spellStart"/>
            <w:r>
              <w:t>procedes</w:t>
            </w:r>
            <w:proofErr w:type="spellEnd"/>
            <w:r>
              <w:t>.</w:t>
            </w:r>
          </w:p>
        </w:tc>
      </w:tr>
      <w:tr w:rsidR="00E84087" w14:paraId="2F586392" w14:textId="77777777" w:rsidTr="00615E83">
        <w:tc>
          <w:tcPr>
            <w:tcW w:w="895" w:type="dxa"/>
          </w:tcPr>
          <w:p w14:paraId="2F17AAB1" w14:textId="6CF09195" w:rsidR="00E84087" w:rsidRDefault="00E84087" w:rsidP="00564AC9"/>
        </w:tc>
        <w:tc>
          <w:tcPr>
            <w:tcW w:w="5338" w:type="dxa"/>
          </w:tcPr>
          <w:p w14:paraId="39FC0EA9" w14:textId="77777777" w:rsidR="00E84087" w:rsidRDefault="00E84087" w:rsidP="00564AC9"/>
        </w:tc>
        <w:tc>
          <w:tcPr>
            <w:tcW w:w="3117" w:type="dxa"/>
          </w:tcPr>
          <w:p w14:paraId="15CB3261" w14:textId="77777777" w:rsidR="00E84087" w:rsidRDefault="00E84087" w:rsidP="00564AC9"/>
        </w:tc>
      </w:tr>
      <w:tr w:rsidR="00E84087" w14:paraId="14675839" w14:textId="77777777" w:rsidTr="00615E83">
        <w:tc>
          <w:tcPr>
            <w:tcW w:w="895" w:type="dxa"/>
          </w:tcPr>
          <w:p w14:paraId="21E189D6" w14:textId="39818F69" w:rsidR="00E84087" w:rsidRDefault="00E84087" w:rsidP="00564AC9">
            <w:r>
              <w:t>5-3</w:t>
            </w:r>
          </w:p>
        </w:tc>
        <w:tc>
          <w:tcPr>
            <w:tcW w:w="5338" w:type="dxa"/>
          </w:tcPr>
          <w:p w14:paraId="64718C04" w14:textId="0C4C3187" w:rsidR="00E84087" w:rsidRDefault="00E84087" w:rsidP="00564AC9">
            <w:r>
              <w:t>Use Counter subroutines to validate that things are happening the right number of times in complicated loops.</w:t>
            </w:r>
          </w:p>
        </w:tc>
        <w:tc>
          <w:tcPr>
            <w:tcW w:w="3117" w:type="dxa"/>
          </w:tcPr>
          <w:p w14:paraId="731554E9" w14:textId="50B5D4AA" w:rsidR="00E84087" w:rsidRDefault="00E84087" w:rsidP="00564AC9">
            <w:r>
              <w:t>Oddly, he doesn’t specifically mention “off by one” bugs</w:t>
            </w:r>
          </w:p>
        </w:tc>
      </w:tr>
    </w:tbl>
    <w:p w14:paraId="3F1730F7" w14:textId="77777777" w:rsidR="003D7161" w:rsidRDefault="003D7161" w:rsidP="00564AC9"/>
    <w:p w14:paraId="5CDEA408" w14:textId="77777777" w:rsidR="00D040DA" w:rsidRDefault="00D040DA" w:rsidP="00564AC9"/>
    <w:p w14:paraId="56A43FD4" w14:textId="24CF7414" w:rsidR="00924BF5" w:rsidRPr="000E57D8" w:rsidRDefault="00924BF5" w:rsidP="00002010">
      <w:pPr>
        <w:rPr>
          <w:b/>
          <w:bCs/>
        </w:rPr>
      </w:pPr>
      <w:r w:rsidRPr="000E57D8">
        <w:rPr>
          <w:b/>
          <w:bCs/>
        </w:rPr>
        <w:t>Part II – Subroutine Library Specification</w:t>
      </w:r>
    </w:p>
    <w:p w14:paraId="353A10EE" w14:textId="6B4C41CF" w:rsidR="00F73863" w:rsidRDefault="00307C3A" w:rsidP="00002010">
      <w:r>
        <w:t>About 90 pages outline how subroutines should be structured, using the EDSAC library as examples.</w:t>
      </w:r>
    </w:p>
    <w:p w14:paraId="67858B52" w14:textId="77777777" w:rsidR="00307C3A" w:rsidRDefault="00307C3A" w:rsidP="00002010"/>
    <w:p w14:paraId="497B268D" w14:textId="73B7B611" w:rsidR="00B34501" w:rsidRDefault="00B34501" w:rsidP="00002010">
      <w:r>
        <w:t>See also an article summarizing Stanley Gill’s academic work:</w:t>
      </w:r>
    </w:p>
    <w:p w14:paraId="16912669" w14:textId="1A9B4B0C" w:rsidR="001715EF" w:rsidRDefault="00B34501" w:rsidP="00BD205B">
      <w:hyperlink r:id="rId153" w:history="1">
        <w:r w:rsidRPr="00F71F8F">
          <w:rPr>
            <w:rStyle w:val="Hyperlink"/>
          </w:rPr>
          <w:t>https://centreforscientificarchives.co.uk/wp-content/uploads/2024/01/GILL_STANLEY_v1.pdf</w:t>
        </w:r>
      </w:hyperlink>
    </w:p>
    <w:p w14:paraId="192B80A2" w14:textId="77777777" w:rsidR="00B34501" w:rsidRDefault="00B34501" w:rsidP="00BD205B"/>
    <w:p w14:paraId="1CEFF9A8" w14:textId="77777777" w:rsidR="00BD205B" w:rsidRDefault="00BD205B" w:rsidP="00002010"/>
    <w:p w14:paraId="71F3B331" w14:textId="77777777" w:rsidR="00550835" w:rsidRDefault="00550835" w:rsidP="00550835">
      <w:pPr>
        <w:pStyle w:val="Heading3"/>
      </w:pPr>
      <w:bookmarkStart w:id="117" w:name="_Toc193914390"/>
      <w:r>
        <w:t>Comprehensive System Manual</w:t>
      </w:r>
      <w:bookmarkEnd w:id="117"/>
    </w:p>
    <w:p w14:paraId="7EF76568" w14:textId="77777777" w:rsidR="00550835" w:rsidRPr="00550835" w:rsidRDefault="00550835" w:rsidP="00EE3667">
      <w:pPr>
        <w:jc w:val="center"/>
        <w:rPr>
          <w:i/>
          <w:iCs/>
        </w:rPr>
      </w:pPr>
      <w:r w:rsidRPr="00550835">
        <w:rPr>
          <w:i/>
          <w:iCs/>
        </w:rPr>
        <w:t>A system of Automatic Coding for the Whirlwind Computer</w:t>
      </w:r>
    </w:p>
    <w:p w14:paraId="7F47F77C" w14:textId="389642FC" w:rsidR="00EE3667" w:rsidRDefault="00EE3667" w:rsidP="00EE3667">
      <w:pPr>
        <w:jc w:val="center"/>
      </w:pPr>
      <w:r>
        <w:t>by</w:t>
      </w:r>
    </w:p>
    <w:p w14:paraId="5D82C925" w14:textId="0F77BADA" w:rsidR="00EE3667" w:rsidRDefault="00EE3667" w:rsidP="00EE3667">
      <w:pPr>
        <w:jc w:val="center"/>
      </w:pPr>
      <w:r>
        <w:t>C. Adams</w:t>
      </w:r>
      <w:r>
        <w:tab/>
        <w:t>H. Denman</w:t>
      </w:r>
      <w:r>
        <w:tab/>
      </w:r>
      <w:r>
        <w:tab/>
        <w:t>E. Kopley</w:t>
      </w:r>
    </w:p>
    <w:p w14:paraId="7D6B864D" w14:textId="77777777" w:rsidR="00EE3667" w:rsidRDefault="00EE3667" w:rsidP="00EE3667">
      <w:pPr>
        <w:jc w:val="center"/>
      </w:pPr>
      <w:r>
        <w:t>D. Arden</w:t>
      </w:r>
      <w:r>
        <w:tab/>
        <w:t>J Frankovich</w:t>
      </w:r>
      <w:r>
        <w:tab/>
      </w:r>
      <w:r>
        <w:tab/>
        <w:t>J. Porter</w:t>
      </w:r>
    </w:p>
    <w:p w14:paraId="210C2D76" w14:textId="77777777" w:rsidR="00EE3667" w:rsidRDefault="00EE3667" w:rsidP="00EE3667">
      <w:pPr>
        <w:jc w:val="center"/>
      </w:pPr>
      <w:r>
        <w:t>S. Best</w:t>
      </w:r>
      <w:r>
        <w:tab/>
      </w:r>
      <w:r>
        <w:tab/>
        <w:t>F. Helwig</w:t>
      </w:r>
      <w:r>
        <w:tab/>
      </w:r>
      <w:r>
        <w:tab/>
        <w:t>A. Siegel</w:t>
      </w:r>
    </w:p>
    <w:p w14:paraId="6B38DA83" w14:textId="77777777" w:rsidR="00EE3667" w:rsidRDefault="00EE3667" w:rsidP="00EE3667"/>
    <w:p w14:paraId="7E2924CE" w14:textId="77777777" w:rsidR="00550835" w:rsidRPr="00EE3667" w:rsidRDefault="00550835" w:rsidP="00002010">
      <w:pPr>
        <w:rPr>
          <w:b/>
          <w:bCs/>
        </w:rPr>
      </w:pPr>
    </w:p>
    <w:p w14:paraId="503BDD70" w14:textId="469CD464" w:rsidR="00550835" w:rsidRDefault="00550835" w:rsidP="00002010">
      <w:hyperlink r:id="rId154" w:history="1">
        <w:r w:rsidRPr="008E228B">
          <w:rPr>
            <w:rStyle w:val="Hyperlink"/>
          </w:rPr>
          <w:t>http://www.bitsavers.org/pdf/mit/whirlwind/M-series/M-2359-2_Comprehensive_System_Manual_Dec55.pdf</w:t>
        </w:r>
      </w:hyperlink>
    </w:p>
    <w:p w14:paraId="098CE629" w14:textId="0BFC007C" w:rsidR="00550835" w:rsidRDefault="00550835" w:rsidP="00002010"/>
    <w:p w14:paraId="19342010" w14:textId="0952BC33" w:rsidR="00550835" w:rsidRPr="00AF363C" w:rsidRDefault="00550835" w:rsidP="00002010">
      <w:r>
        <w:t>[watch out for confusion between M-2359 and M-2539; they seem to be the same thing]</w:t>
      </w:r>
    </w:p>
    <w:p w14:paraId="78A848AA" w14:textId="77777777" w:rsidR="00414720" w:rsidRDefault="00414720" w:rsidP="00414720">
      <w:pPr>
        <w:pStyle w:val="Heading3"/>
      </w:pPr>
      <w:bookmarkStart w:id="118" w:name="_Toc193914391"/>
      <w:r w:rsidRPr="00502FD5">
        <w:t>Wilkes</w:t>
      </w:r>
      <w:r>
        <w:t>,</w:t>
      </w:r>
      <w:r w:rsidRPr="00502FD5">
        <w:t xml:space="preserve"> Maurice</w:t>
      </w:r>
      <w:r>
        <w:t>;</w:t>
      </w:r>
      <w:r w:rsidRPr="00502FD5">
        <w:t xml:space="preserve"> Technical Memo</w:t>
      </w:r>
      <w:r>
        <w:t xml:space="preserve"> 63/5</w:t>
      </w:r>
      <w:bookmarkEnd w:id="118"/>
    </w:p>
    <w:p w14:paraId="6AF88C14" w14:textId="77777777" w:rsidR="00414720" w:rsidRDefault="00414720" w:rsidP="00414720">
      <w:r>
        <w:t>Technical Memo 63/5</w:t>
      </w:r>
    </w:p>
    <w:p w14:paraId="5C22D1E0" w14:textId="77777777" w:rsidR="00414720" w:rsidRDefault="00414720" w:rsidP="00414720">
      <w:r>
        <w:t>An Experiment with a Self-Compiling Compiler for a Simple List Processing Language</w:t>
      </w:r>
    </w:p>
    <w:p w14:paraId="3EDA6CE5" w14:textId="77777777" w:rsidR="00414720" w:rsidRDefault="00414720" w:rsidP="00414720">
      <w:r>
        <w:t>Part 2</w:t>
      </w:r>
    </w:p>
    <w:p w14:paraId="5C9063F5" w14:textId="77777777" w:rsidR="00414720" w:rsidRDefault="00414720" w:rsidP="00414720">
      <w:r>
        <w:t>M.V. Wilkes, August 1963</w:t>
      </w:r>
    </w:p>
    <w:p w14:paraId="2A5794E2" w14:textId="77777777" w:rsidR="00414720" w:rsidRPr="00414720" w:rsidRDefault="00414720" w:rsidP="00414720"/>
    <w:p w14:paraId="7CF764A2" w14:textId="77777777" w:rsidR="00414720" w:rsidRDefault="00414720" w:rsidP="00414720">
      <w:pPr>
        <w:spacing w:before="0" w:after="0"/>
        <w:rPr>
          <w:rFonts w:ascii="Times New Roman" w:hAnsi="Times New Roman"/>
          <w:sz w:val="24"/>
        </w:rPr>
      </w:pPr>
      <w:hyperlink r:id="rId155" w:history="1">
        <w:r w:rsidRPr="008E228B">
          <w:rPr>
            <w:rStyle w:val="Hyperlink"/>
            <w:rFonts w:ascii="Times New Roman" w:hAnsi="Times New Roman"/>
            <w:sz w:val="24"/>
          </w:rPr>
          <w:t>file:///K:/guy/History-of-Computing/Whirlwind/Articles/M.V.Wilkes-Tech.Memo.63.5.pdf</w:t>
        </w:r>
      </w:hyperlink>
    </w:p>
    <w:p w14:paraId="39DCA672" w14:textId="77777777" w:rsidR="00414720" w:rsidRDefault="00414720" w:rsidP="00414720">
      <w:pPr>
        <w:spacing w:before="0" w:after="0"/>
        <w:rPr>
          <w:rFonts w:ascii="Times New Roman" w:hAnsi="Times New Roman"/>
          <w:sz w:val="24"/>
        </w:rPr>
      </w:pPr>
    </w:p>
    <w:p w14:paraId="60EA262C" w14:textId="60213600" w:rsidR="00414720" w:rsidRDefault="00414720" w:rsidP="00414720">
      <w:r>
        <w:t>This paper describes the language WISP (and contains comparison to LISP, implying that LISP already existed in 1963(!))</w:t>
      </w:r>
    </w:p>
    <w:p w14:paraId="69A416C1" w14:textId="5EC5D4B0" w:rsidR="00002010" w:rsidRDefault="00002010" w:rsidP="00D457F8"/>
    <w:p w14:paraId="0C015B03" w14:textId="0C76C062" w:rsidR="00066025" w:rsidRDefault="00066025" w:rsidP="00B76975">
      <w:pPr>
        <w:pStyle w:val="Heading3"/>
      </w:pPr>
      <w:bookmarkStart w:id="119" w:name="_Toc193914392"/>
      <w:r>
        <w:lastRenderedPageBreak/>
        <w:t>Wilkes, Maurice; Memoirs of a Computer Pioneer</w:t>
      </w:r>
      <w:bookmarkEnd w:id="119"/>
    </w:p>
    <w:p w14:paraId="42BF331D" w14:textId="1080531C" w:rsidR="00066025" w:rsidRDefault="00066025" w:rsidP="00066025">
      <w:r>
        <w:t>MIT Press, © 1983</w:t>
      </w:r>
    </w:p>
    <w:p w14:paraId="4278AB33" w14:textId="5CCC28EA" w:rsidR="00D92D02" w:rsidRDefault="00D92D02" w:rsidP="00066025">
      <w:r>
        <w:t xml:space="preserve">From </w:t>
      </w:r>
      <w:hyperlink r:id="rId156" w:history="1">
        <w:r w:rsidRPr="001348E3">
          <w:rPr>
            <w:rStyle w:val="Hyperlink"/>
          </w:rPr>
          <w:t>https://en.wikipedia.org/wiki/Maurice_Wilkes</w:t>
        </w:r>
      </w:hyperlink>
      <w:r>
        <w:t>:</w:t>
      </w:r>
    </w:p>
    <w:p w14:paraId="260107B4" w14:textId="7F142266" w:rsidR="00D92D02" w:rsidRDefault="00D92D02" w:rsidP="00D92D02">
      <w:pPr>
        <w:ind w:left="720"/>
      </w:pPr>
      <w:r>
        <w:t xml:space="preserve">John Maurice Vincent Wilkes, </w:t>
      </w:r>
      <w:proofErr w:type="gramStart"/>
      <w:r>
        <w:t>Born</w:t>
      </w:r>
      <w:proofErr w:type="gramEnd"/>
      <w:r>
        <w:t xml:space="preserve">: 26 June 1913, </w:t>
      </w:r>
      <w:hyperlink r:id="rId157" w:history="1">
        <w:r>
          <w:rPr>
            <w:rStyle w:val="Hyperlink"/>
          </w:rPr>
          <w:t>Dudley</w:t>
        </w:r>
      </w:hyperlink>
      <w:r>
        <w:t>, Worcestershire, England,</w:t>
      </w:r>
      <w:r w:rsidRPr="00D92D02">
        <w:t xml:space="preserve"> Died</w:t>
      </w:r>
      <w:r>
        <w:rPr>
          <w:b/>
          <w:bCs/>
        </w:rPr>
        <w:t>:</w:t>
      </w:r>
      <w:r>
        <w:t xml:space="preserve"> 29 November 2010 (aged 97)</w:t>
      </w:r>
    </w:p>
    <w:p w14:paraId="1EAE164C" w14:textId="77777777" w:rsidR="00D92D02" w:rsidRDefault="00D92D02" w:rsidP="00066025"/>
    <w:p w14:paraId="6D9FC0EB" w14:textId="3317838B" w:rsidR="00066025" w:rsidRDefault="00066025" w:rsidP="00066025">
      <w:r>
        <w:t>A first-person telling of M Wilkes’ life as a contributor to development of electronic computing.</w:t>
      </w:r>
    </w:p>
    <w:p w14:paraId="281E3155" w14:textId="076A2B7D" w:rsidR="00752579" w:rsidRDefault="00752579" w:rsidP="00066025">
      <w:r>
        <w:t>Pg 25 relates that Wilkes met D. R. Hartree (of Manchester U) in 1936, and started working on the Cambridge (UK) Meccano Differential Analyzer, as a means to advance his radio propagation research.</w:t>
      </w:r>
    </w:p>
    <w:p w14:paraId="0F12FEFA" w14:textId="54D7A3B8" w:rsidR="00C62400" w:rsidRDefault="00C62400" w:rsidP="00066025">
      <w:r>
        <w:t>During WW-II, (the war, not the computer) Wilkes worked extensively on radar (in the day when radar itself had barely been invented), with some interest in directing anti-aircraft fire.</w:t>
      </w:r>
    </w:p>
    <w:p w14:paraId="6FB0A6E7" w14:textId="25A31AB6" w:rsidR="0056018C" w:rsidRDefault="0056018C" w:rsidP="00066025">
      <w:r>
        <w:t>No sign of any interest in computation beyond using Hartree’s differential analyzer.</w:t>
      </w:r>
    </w:p>
    <w:p w14:paraId="7D448EBB" w14:textId="1150956F" w:rsidR="0056018C" w:rsidRDefault="0056018C" w:rsidP="00066025">
      <w:r>
        <w:t>It does seem that Dr Wilkes was something of a travel buff, volunteering to travel around Germany immediately following the ceasefire.</w:t>
      </w:r>
    </w:p>
    <w:p w14:paraId="5B8174B3" w14:textId="1066EBC5" w:rsidR="0056018C" w:rsidRDefault="0056018C" w:rsidP="00066025"/>
    <w:p w14:paraId="576F97E4" w14:textId="49A5BE9E" w:rsidR="0056018C" w:rsidRDefault="0056018C" w:rsidP="00066025">
      <w:r>
        <w:t>Pg 107 Wilkes received a report from Hartree after his 1945 trip to the US to see Automatic Sequence Controlled Calculator (Harvard’s machine) and (the still incomplete) ENIAC.</w:t>
      </w:r>
    </w:p>
    <w:p w14:paraId="6CD69279" w14:textId="5CADCABF" w:rsidR="0056018C" w:rsidRDefault="0056018C" w:rsidP="00066025">
      <w:r>
        <w:t>Pg 108 Wilkes received a report from L. J. Comrie, who loaned him a copy of von Neumann’s First Draft.  In May 1946, Wilkes was leading the Mathematical Laboratory at Cambridge (UK), organizing desk calculator teams.</w:t>
      </w:r>
    </w:p>
    <w:p w14:paraId="1247F395" w14:textId="6AC86145" w:rsidR="00065000" w:rsidRDefault="00065000" w:rsidP="00066025">
      <w:r>
        <w:t xml:space="preserve">P116 Wilkes was invited by Dean Pender at the Moore School to attend a lecture course on ENIAC set for July and August of 1946.  Much difficulty </w:t>
      </w:r>
      <w:r w:rsidR="003B2048">
        <w:t xml:space="preserve">ensued </w:t>
      </w:r>
      <w:r>
        <w:t>in obtaining transatlantic passage</w:t>
      </w:r>
      <w:r w:rsidR="003B2048">
        <w:t>, arriving mid-August and staying until mid-September.</w:t>
      </w:r>
    </w:p>
    <w:p w14:paraId="359334D4" w14:textId="6B5E80FB" w:rsidR="00065000" w:rsidRDefault="00065000" w:rsidP="00066025"/>
    <w:p w14:paraId="23870077" w14:textId="3C40C3D5" w:rsidR="00065000" w:rsidRDefault="00065000" w:rsidP="00066025">
      <w:r>
        <w:t>Wilkes notes that ENIAC Function Table switches played a role familiar from desk-calculation procedures.</w:t>
      </w:r>
    </w:p>
    <w:p w14:paraId="1BA5A284" w14:textId="695A6E69" w:rsidR="00065000" w:rsidRDefault="00065000" w:rsidP="00066025">
      <w:r>
        <w:t>By 1946, he notes that ENIAC was already viewed as a bit of a relic, given the direction pointed out by the First Draft.</w:t>
      </w:r>
    </w:p>
    <w:p w14:paraId="4D4AB20C" w14:textId="43B47F82" w:rsidR="008B70BE" w:rsidRDefault="008B70BE" w:rsidP="00066025">
      <w:r>
        <w:t xml:space="preserve">Pg </w:t>
      </w:r>
      <w:proofErr w:type="gramStart"/>
      <w:r>
        <w:t>121  Mercury</w:t>
      </w:r>
      <w:proofErr w:type="gramEnd"/>
      <w:r>
        <w:t xml:space="preserve"> Delay Lines?  Ugh, but don’t worry, J. A. Rajchman announced the </w:t>
      </w:r>
      <w:proofErr w:type="spellStart"/>
      <w:r>
        <w:t>Selectron</w:t>
      </w:r>
      <w:proofErr w:type="spellEnd"/>
      <w:r>
        <w:t xml:space="preserve"> 4096-bit storage tube, and already has two, wait, almost three, tubes working.</w:t>
      </w:r>
    </w:p>
    <w:p w14:paraId="7E8C7178" w14:textId="2F5D9178" w:rsidR="008B70BE" w:rsidRDefault="008B70BE" w:rsidP="00066025">
      <w:r>
        <w:t xml:space="preserve">During this same trip, Wilkes met Goldstine in Philadelphia, Howard Aiken @ Harvard and </w:t>
      </w:r>
      <w:r w:rsidR="003B2048">
        <w:t xml:space="preserve">Samuel </w:t>
      </w:r>
      <w:r>
        <w:t>Caldwell @ MIT.</w:t>
      </w:r>
    </w:p>
    <w:p w14:paraId="11416015" w14:textId="33A26F41" w:rsidR="008B70BE" w:rsidRDefault="008B70BE" w:rsidP="00066025">
      <w:r>
        <w:t>During this trip, at Mauchly’s prompting, Wilkes came to see that Differential Analyzers and analog computing had a limited future.</w:t>
      </w:r>
    </w:p>
    <w:p w14:paraId="7992CF1A" w14:textId="0C258C23" w:rsidR="003B2048" w:rsidRDefault="003B2048" w:rsidP="00066025">
      <w:r>
        <w:t>In Cambridge (MA) Wilkes saw what must have been the Rockefeller Differential Analyzer – 2,000 tubes, many relays and motors.</w:t>
      </w:r>
    </w:p>
    <w:p w14:paraId="10C0018C" w14:textId="177DE45F" w:rsidR="008B70BE" w:rsidRDefault="008B70BE" w:rsidP="00066025"/>
    <w:p w14:paraId="53AED931" w14:textId="1A2C8389" w:rsidR="003B2048" w:rsidRDefault="003B2048" w:rsidP="00066025">
      <w:r>
        <w:t>Pg 127 – Wilkes ‘roughed out’ the EDSAC design, based on EDVAC notes, on the Queen Mary sailing home.</w:t>
      </w:r>
    </w:p>
    <w:p w14:paraId="20F4A47F" w14:textId="77777777" w:rsidR="0056018C" w:rsidRDefault="0056018C" w:rsidP="00066025"/>
    <w:p w14:paraId="4FABBADD" w14:textId="0FC722B0" w:rsidR="00C62400" w:rsidRDefault="0033188D" w:rsidP="00066025">
      <w:r>
        <w:t xml:space="preserve">Pg 132 Wilkes describes the building of EDSAC (in spite of post-war shortages).  Wow, what a lean project; many parts scrounged, war-surplus tubes, a couple of technicians and some contractors.  Not sure what happened to the </w:t>
      </w:r>
      <w:proofErr w:type="spellStart"/>
      <w:r>
        <w:t>Selectron</w:t>
      </w:r>
      <w:proofErr w:type="spellEnd"/>
      <w:r>
        <w:t xml:space="preserve"> idea, but Wilkes obviously was all-in on mercury delay lines.</w:t>
      </w:r>
    </w:p>
    <w:p w14:paraId="658A64B8" w14:textId="2AA64675" w:rsidR="0033188D" w:rsidRDefault="0033188D" w:rsidP="00066025">
      <w:r>
        <w:t xml:space="preserve">Wilkes accepted funding from J. Lyons and Company, a ‘caterer’, to help build the machine in return for having some </w:t>
      </w:r>
      <w:r w:rsidR="000A2666">
        <w:t xml:space="preserve">time on the machine to </w:t>
      </w:r>
      <w:r>
        <w:t>use for business applications(!)</w:t>
      </w:r>
    </w:p>
    <w:p w14:paraId="47E9B8F7" w14:textId="6C69B9FD" w:rsidR="000A2666" w:rsidRDefault="000A2666" w:rsidP="00066025"/>
    <w:p w14:paraId="2F110C15" w14:textId="7F7942E4" w:rsidR="000A2666" w:rsidRDefault="000A2666" w:rsidP="00066025">
      <w:r>
        <w:lastRenderedPageBreak/>
        <w:t xml:space="preserve">Pg 135 – Wilkes notes that he and Turing both took the “Math Tripos” in 1934 hadn’t met until the post-war period.  Wilkes was not impressed with Turing’s approach to ACE, seeing it as too hardware centric, requiring the programmer to keep track of what was in the mercury memory, and when it would reappear.  </w:t>
      </w:r>
      <w:proofErr w:type="gramStart"/>
      <w:r>
        <w:t>Apparently</w:t>
      </w:r>
      <w:proofErr w:type="gramEnd"/>
      <w:r>
        <w:t xml:space="preserve"> Wilkes and Turing did not “see eye to eye on computer architecture”.</w:t>
      </w:r>
      <w:r w:rsidR="00D732B7">
        <w:t xml:space="preserve">  “[Williams] let [Turing] design the programming system [for Baby], and this, as anyone who knew Turing would expect, made few concessions to the comfort of the user”.</w:t>
      </w:r>
    </w:p>
    <w:p w14:paraId="6A081DC3" w14:textId="2B77057A" w:rsidR="00D732B7" w:rsidRDefault="00D732B7" w:rsidP="00066025">
      <w:r>
        <w:t>Pg 138 – Wilkes mentions trying to hire Harry Huskey [I know I’ve seen the name], but Huskey went to UCLA to do SWAC.</w:t>
      </w:r>
    </w:p>
    <w:p w14:paraId="247474E1" w14:textId="77777777" w:rsidR="0033188D" w:rsidRDefault="0033188D" w:rsidP="00066025"/>
    <w:p w14:paraId="4A0506FB" w14:textId="060619C6" w:rsidR="00D92D02" w:rsidRDefault="00810989" w:rsidP="00066025">
      <w:r>
        <w:t>Pg 142 relates the first run of EDSAC on May 6, 1949.</w:t>
      </w:r>
    </w:p>
    <w:p w14:paraId="668C74DC" w14:textId="4C7C78C1" w:rsidR="00810989" w:rsidRDefault="00810989" w:rsidP="00066025">
      <w:r>
        <w:t>Apparently by June of 1949 Wilkes and David J. Wheeler had demonstrated subroutines on EDSAC</w:t>
      </w:r>
      <w:r w:rsidR="005360D3">
        <w:t>.  I didn’t see notes for how he thought of the idea</w:t>
      </w:r>
      <w:r w:rsidR="00D065C8">
        <w:t>.  But Chapter 14 covers Programming.</w:t>
      </w:r>
    </w:p>
    <w:p w14:paraId="5E316C1D" w14:textId="4462F04A" w:rsidR="00D065C8" w:rsidRDefault="00D065C8" w:rsidP="00066025">
      <w:r>
        <w:t xml:space="preserve">Wheeler’s first job was writing [The </w:t>
      </w:r>
      <w:proofErr w:type="spellStart"/>
      <w:r>
        <w:t>Freakin</w:t>
      </w:r>
      <w:proofErr w:type="spellEnd"/>
      <w:r>
        <w:t>’] ROM Boot Loader(!)</w:t>
      </w:r>
    </w:p>
    <w:p w14:paraId="22A92884" w14:textId="35B25094" w:rsidR="00D065C8" w:rsidRDefault="00D065C8" w:rsidP="00066025">
      <w:r>
        <w:t>Pg 144 – Wheeler starting figuring out how to relocate subroutines in 1949.</w:t>
      </w:r>
    </w:p>
    <w:p w14:paraId="532BC7C8" w14:textId="14CA1F07" w:rsidR="00810989" w:rsidRDefault="00810989" w:rsidP="00066025">
      <w:pPr>
        <w:rPr>
          <w:i/>
          <w:iCs/>
        </w:rPr>
      </w:pPr>
      <w:r>
        <w:t xml:space="preserve">Pg 145 relates Wilkes’ Debug Epiphany: </w:t>
      </w:r>
      <w:r w:rsidRPr="00810989">
        <w:rPr>
          <w:i/>
          <w:iCs/>
        </w:rPr>
        <w:t>“It was on one of my journeys between the EDSAC room and the punching equipment that ‘hesitating at the angle of the stairs’ the realization came over me with full force that a good part of the remainder of my life was going to be spent finding errors in my own programs.”</w:t>
      </w:r>
    </w:p>
    <w:p w14:paraId="2914FA2E" w14:textId="065F53C9" w:rsidR="00D065C8" w:rsidRDefault="00D065C8" w:rsidP="00066025">
      <w:r w:rsidRPr="00D065C8">
        <w:t xml:space="preserve">Pg 146 – Wheeler invented the </w:t>
      </w:r>
      <w:r>
        <w:t>subroutine that called a subroutine; doing numerical integration, he could do the generic part of the process in a generic integration subroutine, then call out to the specific equation in a separate subroutine.</w:t>
      </w:r>
    </w:p>
    <w:p w14:paraId="121E0809" w14:textId="710C9B50" w:rsidR="003D57A8" w:rsidRDefault="003D57A8" w:rsidP="00066025">
      <w:r>
        <w:t xml:space="preserve">Pg 147 – Wilkes also disagreed with von Neumann – </w:t>
      </w:r>
      <w:proofErr w:type="spellStart"/>
      <w:r>
        <w:t>JvN</w:t>
      </w:r>
      <w:proofErr w:type="spellEnd"/>
      <w:r>
        <w:t xml:space="preserve"> wanted hardware square root; Wilkes said “use a </w:t>
      </w:r>
      <w:proofErr w:type="gramStart"/>
      <w:r>
        <w:t xml:space="preserve">subroutine”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End"/>
    </w:p>
    <w:p w14:paraId="0BAF400E" w14:textId="0CAF0B30" w:rsidR="003D57A8" w:rsidRDefault="003D57A8" w:rsidP="00066025">
      <w:r>
        <w:t xml:space="preserve">Pg 149 – Wilkes, Wheeler and Gill published their book on Programming (See section </w:t>
      </w:r>
      <w:r>
        <w:fldChar w:fldCharType="begin"/>
      </w:r>
      <w:r>
        <w:instrText xml:space="preserve"> REF _Ref52198666 \r \h </w:instrText>
      </w:r>
      <w:r>
        <w:fldChar w:fldCharType="separate"/>
      </w:r>
      <w:r w:rsidR="00407A01">
        <w:t>11.1.4</w:t>
      </w:r>
      <w:r>
        <w:fldChar w:fldCharType="end"/>
      </w:r>
      <w:r>
        <w:t>) through Addison Wesley in Cambridge MA. (Written summer of 1950, published 1951).</w:t>
      </w:r>
    </w:p>
    <w:p w14:paraId="3F2634AF" w14:textId="421FDDAD" w:rsidR="00903397" w:rsidRDefault="00903397" w:rsidP="00066025">
      <w:r>
        <w:t>Pg 162 – Wilkes gave lectures at University of Toronto in 1950, at the invitation of Kelly Gottlieb.</w:t>
      </w:r>
    </w:p>
    <w:p w14:paraId="5B87FC5B" w14:textId="5A4EDE18" w:rsidR="00D9192E" w:rsidRDefault="00D9192E" w:rsidP="00066025">
      <w:r>
        <w:t xml:space="preserve">Pg 163 – Apparently ONR was funding </w:t>
      </w:r>
      <w:proofErr w:type="spellStart"/>
      <w:r>
        <w:t>JvN</w:t>
      </w:r>
      <w:proofErr w:type="spellEnd"/>
      <w:r>
        <w:t xml:space="preserve"> and the construction of the parallel Princeton IAS machine as well.</w:t>
      </w:r>
    </w:p>
    <w:p w14:paraId="1EAB1AE2" w14:textId="4AAA3314" w:rsidR="00B412EA" w:rsidRDefault="00B412EA" w:rsidP="00066025">
      <w:r>
        <w:t>Wilkes notes that the departure of Eckert &amp; Mauchly to Univac darn near (but not quite) killed EDVAC.</w:t>
      </w:r>
    </w:p>
    <w:p w14:paraId="7E766233" w14:textId="67AA5584" w:rsidR="00B412EA" w:rsidRDefault="00B412EA" w:rsidP="00066025">
      <w:r>
        <w:t>Pg 169 - Wilkes commends the SEAC machine in Washington as well-engineered, built first with mercury delay memory, then converted to Williams tubes.  Apparently SEAC programmers didn’t go in for this Subroutine stuff “preferring to do their own coding directly from a detailed flow diagram”.</w:t>
      </w:r>
    </w:p>
    <w:p w14:paraId="0C9F84D2" w14:textId="559DA9D9" w:rsidR="001C3ED0" w:rsidRPr="00D065C8" w:rsidRDefault="001C3ED0" w:rsidP="00066025">
      <w:r>
        <w:t>Pg 171 – Wilkes notes that ORDVAC (Aberdeen), ILLIAC (Urbana) and SILLIAC (Sydney, Australia) were all more-or-less copies of the Princeton IAS machine.</w:t>
      </w:r>
      <w:r w:rsidR="00757730">
        <w:t xml:space="preserve">  Wilkes also visited Harry Huskey and his SWAC development.</w:t>
      </w:r>
    </w:p>
    <w:p w14:paraId="41A83551" w14:textId="587C7A80" w:rsidR="009A4808" w:rsidRDefault="00757730" w:rsidP="00066025">
      <w:r>
        <w:t xml:space="preserve">Pg 174 - </w:t>
      </w:r>
      <w:r w:rsidR="009A4808">
        <w:t xml:space="preserve">Wilkes visited Whirlwind during his 1950 trip to the US at the same time as an International Congress of Mathematicians at Harvard, at which von Neumann </w:t>
      </w:r>
      <w:proofErr w:type="gramStart"/>
      <w:r w:rsidR="009A4808">
        <w:t>spoke  (</w:t>
      </w:r>
      <w:proofErr w:type="gramEnd"/>
      <w:r w:rsidR="009A4808">
        <w:t>that might be enough to validate the August 26, 1950 date for arrival to Boston?).</w:t>
      </w:r>
    </w:p>
    <w:p w14:paraId="3A74583E" w14:textId="62F73C82" w:rsidR="00757730" w:rsidRDefault="00757730" w:rsidP="00066025">
      <w:r>
        <w:t>First stop was at Harvard to visit Howard Aiken, with whom he claims to have disagreed about many things.  In Wilkes’ view, Aiken was short-sighted, in avoiding New Fangled Unreliable Electronic Devices, in favor of motors and relays.</w:t>
      </w:r>
    </w:p>
    <w:p w14:paraId="41D93C44" w14:textId="11D34A89" w:rsidR="00757730" w:rsidRDefault="00757730" w:rsidP="00066025">
      <w:r>
        <w:t>Next stop was Whirlwind.  Wilkes claims that he knew nothing of the radar-tracking part of WW during his many interactions with the team, in spite of his considerable radar experience.</w:t>
      </w:r>
    </w:p>
    <w:p w14:paraId="4E7E0CCA" w14:textId="06C8FC19" w:rsidR="009A4808" w:rsidRDefault="009A4808" w:rsidP="00066025">
      <w:r>
        <w:t xml:space="preserve">During the visit he met Charles Adams (“who was to become a close friend”), Alan Perlis and John Carr, at which point they discussed assembly of subroutines and error diagnosis thereof.  </w:t>
      </w:r>
      <w:proofErr w:type="gramStart"/>
      <w:r>
        <w:t>Apparently</w:t>
      </w:r>
      <w:proofErr w:type="gramEnd"/>
      <w:r>
        <w:t xml:space="preserve"> Carr had visited Cambridge UK earlier, and had brought back many ideas on the topic, which he and Adams had pursued in the interim.</w:t>
      </w:r>
    </w:p>
    <w:p w14:paraId="32A5F93B" w14:textId="77777777" w:rsidR="009A4808" w:rsidRDefault="009A4808" w:rsidP="00066025"/>
    <w:p w14:paraId="062C48B1" w14:textId="52704CAE" w:rsidR="00066025" w:rsidRDefault="00066025" w:rsidP="00066025">
      <w:r>
        <w:lastRenderedPageBreak/>
        <w:t xml:space="preserve">Wilkes credits the Whirlwind, with its diode-decoder in its Control section, for the initial idea that </w:t>
      </w:r>
      <w:proofErr w:type="gramStart"/>
      <w:r>
        <w:t>lead</w:t>
      </w:r>
      <w:proofErr w:type="gramEnd"/>
      <w:r>
        <w:t xml:space="preserve"> to microcode in 1948.  Wilkes had been in the US, and cogitated on the idea during the trip home on the Queen Mary.  (</w:t>
      </w:r>
      <w:proofErr w:type="spellStart"/>
      <w:r>
        <w:t>pg</w:t>
      </w:r>
      <w:proofErr w:type="spellEnd"/>
      <w:r>
        <w:t xml:space="preserve"> 178)</w:t>
      </w:r>
    </w:p>
    <w:p w14:paraId="393A80CF" w14:textId="3DD53253" w:rsidR="002D088D" w:rsidRDefault="002D088D" w:rsidP="00066025"/>
    <w:p w14:paraId="36F8630F" w14:textId="0EFD001A" w:rsidR="00A0544F" w:rsidRDefault="00A0544F" w:rsidP="00066025">
      <w:r>
        <w:t>Pg 180 – Wilkes describes the making of a film showing a mathematician working with a programmer to solve a problem on EDSAC; the flow of the film is similar to Making Electrons Count, but with a much simpler production.  The film emphasizes the use of “subroutines”.</w:t>
      </w:r>
      <w:r>
        <w:rPr>
          <w:rStyle w:val="FootnoteReference"/>
        </w:rPr>
        <w:footnoteReference w:id="18"/>
      </w:r>
      <w:r>
        <w:t xml:space="preserve">  Coding sheets for subroutines that flash by in the film look at lot like what Charles Adams was producing for WW (no surprise).</w:t>
      </w:r>
    </w:p>
    <w:p w14:paraId="1B6A411C" w14:textId="54A293A1" w:rsidR="002D088D" w:rsidRDefault="00A0544F" w:rsidP="00066025">
      <w:r>
        <w:t xml:space="preserve">The 1951 </w:t>
      </w:r>
      <w:r w:rsidR="002D088D">
        <w:t>EDSAC Film</w:t>
      </w:r>
      <w:r>
        <w:t xml:space="preserve"> can be found at</w:t>
      </w:r>
      <w:r w:rsidR="002D088D">
        <w:t xml:space="preserve"> about 56 minutes into a lecture </w:t>
      </w:r>
      <w:r>
        <w:t xml:space="preserve">by Wilkes </w:t>
      </w:r>
      <w:r w:rsidR="002D088D">
        <w:t>at CHM</w:t>
      </w:r>
      <w:r>
        <w:t xml:space="preserve"> in 1976</w:t>
      </w:r>
    </w:p>
    <w:p w14:paraId="6F91B01F" w14:textId="4D599062" w:rsidR="002D088D" w:rsidRDefault="002D088D" w:rsidP="00066025">
      <w:hyperlink r:id="rId158" w:history="1">
        <w:r w:rsidRPr="0011662D">
          <w:rPr>
            <w:rStyle w:val="Hyperlink"/>
          </w:rPr>
          <w:t>https://www.youtube.com/watch?v=MZGZfsr1KfY</w:t>
        </w:r>
      </w:hyperlink>
    </w:p>
    <w:p w14:paraId="0A33800E" w14:textId="3C724769" w:rsidR="002D088D" w:rsidRDefault="00C0099D" w:rsidP="00066025">
      <w:r>
        <w:t>Around this time, Wilkes claims credit for inventing “floating addresses”, critical to reusable subroutines.</w:t>
      </w:r>
    </w:p>
    <w:p w14:paraId="05723DFA" w14:textId="77777777" w:rsidR="00F341EE" w:rsidRDefault="00F341EE" w:rsidP="00066025"/>
    <w:p w14:paraId="0AC046F0" w14:textId="4921EAA0" w:rsidR="00F341EE" w:rsidRDefault="00F341EE" w:rsidP="00F341EE">
      <w:r>
        <w:t>Pg 181 – Wilkes returned to the US and visited WW again in 1952.  (He seems to have visited MIT several times in 1951 to 1953; it’s hard to separate the timelines in the memoir.)</w:t>
      </w:r>
    </w:p>
    <w:p w14:paraId="52A6CF96" w14:textId="77777777" w:rsidR="00F341EE" w:rsidRDefault="00F341EE" w:rsidP="00066025"/>
    <w:p w14:paraId="072A4890" w14:textId="0D6E11A0" w:rsidR="00C0099D" w:rsidRDefault="00C0099D" w:rsidP="00066025">
      <w:r>
        <w:t>Apparently for a short time in Sept 1952, Wilkes, Adams, and several of Wilkes’ colleagues (S. Gill, Mutch, Wheeler) were all at MIT to work out plans for Adams’ Comprehensive System.</w:t>
      </w:r>
    </w:p>
    <w:p w14:paraId="130006C7" w14:textId="5E598BAE" w:rsidR="00C0099D" w:rsidRDefault="00C0099D" w:rsidP="00066025">
      <w:r>
        <w:t>Wilkes reports questioning Forrester’s grip on reality when first told of core memory in 1950, but by 1952 could see that success was in sight.</w:t>
      </w:r>
    </w:p>
    <w:p w14:paraId="2C506FF3" w14:textId="51422CDB" w:rsidR="00C0099D" w:rsidRDefault="00C0099D" w:rsidP="00066025">
      <w:r>
        <w:t>Pg 181 Wilkes confirms that the Memory Test Computer was built out of Burroughs logic modules connected by coaxial cables.</w:t>
      </w:r>
    </w:p>
    <w:p w14:paraId="72BFB269" w14:textId="78595D83" w:rsidR="00C0099D" w:rsidRDefault="00C0099D" w:rsidP="00066025">
      <w:r>
        <w:t>Wilkes reports being at MIT when the first core memory unit was attached to WW.  Overnight, memory parity errors went from two per day to one in three weeks.  He also quotes access time improving from 30 microseconds to 8 microseconds.</w:t>
      </w:r>
    </w:p>
    <w:p w14:paraId="108C7B0D" w14:textId="37A91FCD" w:rsidR="00C0099D" w:rsidRDefault="00927FD1" w:rsidP="00066025">
      <w:r>
        <w:t>Wilkes credits Norm Taylor for leading the 1K word core development, and claims Taylor resisted temptation to complicate the electronic design to accommodate poor performance of magnetic material, instead (correctly) keeping faith that the material would improve enough to make the complications unnecessary.</w:t>
      </w:r>
    </w:p>
    <w:p w14:paraId="6E35D6BC" w14:textId="57AAE37B" w:rsidR="00927FD1" w:rsidRDefault="00927FD1" w:rsidP="00066025">
      <w:r>
        <w:t xml:space="preserve">Wilkes notes visiting RCA and Jan Rajchman in 1953 to see an experimental 100x100 core plane (i.e., it wasn’t just Forrester and </w:t>
      </w:r>
      <w:proofErr w:type="spellStart"/>
      <w:r>
        <w:t>Papian</w:t>
      </w:r>
      <w:proofErr w:type="spellEnd"/>
      <w:r>
        <w:t>…)</w:t>
      </w:r>
    </w:p>
    <w:p w14:paraId="22FA25A6" w14:textId="227E45E4" w:rsidR="002D088D" w:rsidRDefault="00F341EE" w:rsidP="00066025">
      <w:r>
        <w:t xml:space="preserve">Pg 183 - </w:t>
      </w:r>
      <w:r w:rsidR="007F756C">
        <w:t>He relates being asked if anyone would every need 10,000 words of storage.  Von Neumann in 1955 still opposed such large memory units, believing that smaller core with backing store on drums would be more economical.</w:t>
      </w:r>
      <w:r w:rsidR="007F756C">
        <w:rPr>
          <w:rStyle w:val="FootnoteReference"/>
        </w:rPr>
        <w:footnoteReference w:id="19"/>
      </w:r>
    </w:p>
    <w:p w14:paraId="624CCEC6" w14:textId="77777777" w:rsidR="007F756C" w:rsidRDefault="007F756C" w:rsidP="00066025"/>
    <w:p w14:paraId="5CB97ED7" w14:textId="75CEED60" w:rsidR="002D088D" w:rsidRDefault="00CD18F1" w:rsidP="00066025">
      <w:r>
        <w:t xml:space="preserve">Pg 186 – Wilkes starts on EDSAC 2, to be built with core memory instead of mercury tanks, and controlled by a </w:t>
      </w:r>
      <w:proofErr w:type="spellStart"/>
      <w:r>
        <w:t>microcoded</w:t>
      </w:r>
      <w:proofErr w:type="spellEnd"/>
      <w:r>
        <w:t xml:space="preserve"> instruction set.   </w:t>
      </w:r>
      <w:proofErr w:type="gramStart"/>
      <w:r>
        <w:t>Apparently</w:t>
      </w:r>
      <w:proofErr w:type="gramEnd"/>
      <w:r>
        <w:t xml:space="preserve"> he included hardware to assist debug, including a way to trace “the last fifty jump instructions”, and a pre-programmed read-only memory to store common subroutines.</w:t>
      </w:r>
      <w:r>
        <w:rPr>
          <w:rStyle w:val="FootnoteReference"/>
        </w:rPr>
        <w:footnoteReference w:id="20"/>
      </w:r>
    </w:p>
    <w:p w14:paraId="662CE7D0" w14:textId="33688EAF" w:rsidR="002D088D" w:rsidRDefault="00CD18F1" w:rsidP="00066025">
      <w:r>
        <w:t>EDSAC 2 went into general service in 1958; not much said about what happened between 1953 and 1958.</w:t>
      </w:r>
      <w:r w:rsidR="008A611C">
        <w:t xml:space="preserve">  Pg 194 mentions it ran until 1965.</w:t>
      </w:r>
    </w:p>
    <w:p w14:paraId="6FA8400C" w14:textId="13046A20" w:rsidR="008D42CE" w:rsidRDefault="008D42CE" w:rsidP="00066025">
      <w:r>
        <w:lastRenderedPageBreak/>
        <w:t>Pg 189 – Wilkes notes that Americans were more receptive to large core memories than the British and directly alleges this as a cause for Britain “falling behind” in computer development, in spite of growing EDSAC 2 to 16,000 words by 1962.</w:t>
      </w:r>
    </w:p>
    <w:p w14:paraId="2B681170" w14:textId="3A1EEC10" w:rsidR="008D42CE" w:rsidRDefault="008D42CE" w:rsidP="00066025">
      <w:r>
        <w:t>Wilkes’ focus seems to have shifted to programming systems and “portable” languages, including WISP</w:t>
      </w:r>
    </w:p>
    <w:p w14:paraId="76EA1FA5" w14:textId="5191D04B" w:rsidR="002D088D" w:rsidRDefault="008D42CE" w:rsidP="00066025">
      <w:r>
        <w:t xml:space="preserve">(here’s a reference from 1963; needs more digging to find where he started </w:t>
      </w:r>
      <w:hyperlink r:id="rId159" w:history="1">
        <w:r w:rsidRPr="00027C9D">
          <w:rPr>
            <w:rStyle w:val="Hyperlink"/>
          </w:rPr>
          <w:t>https://ai.eecs.umich.edu/people/conway/CSE/M.V.Wilkes/M.V.Wilkes-Tech.Memo.63.5.pdf</w:t>
        </w:r>
      </w:hyperlink>
      <w:r>
        <w:t>)</w:t>
      </w:r>
    </w:p>
    <w:p w14:paraId="35810249" w14:textId="3D9BF6A5" w:rsidR="008D42CE" w:rsidRDefault="008D42CE" w:rsidP="00066025"/>
    <w:p w14:paraId="2351F527" w14:textId="0F92D5BD" w:rsidR="008A611C" w:rsidRDefault="008A611C" w:rsidP="00066025">
      <w:r>
        <w:t>Pg 191 – without giving dates, Wilkes recounts development of high-speed magnetic tape and paper tape drives.</w:t>
      </w:r>
    </w:p>
    <w:p w14:paraId="0F1E67AA" w14:textId="1C7B9A7C" w:rsidR="007240F4" w:rsidRDefault="007240F4" w:rsidP="00066025"/>
    <w:p w14:paraId="4CE24397" w14:textId="50E1DE19" w:rsidR="007240F4" w:rsidRDefault="007240F4" w:rsidP="00066025">
      <w:r>
        <w:t>Pg 196 – Wilkes reviews some of the other topics he was interested in during the same period.</w:t>
      </w:r>
    </w:p>
    <w:p w14:paraId="04123496" w14:textId="6AA947F5" w:rsidR="007240F4" w:rsidRDefault="007240F4" w:rsidP="00066025">
      <w:r>
        <w:t xml:space="preserve">Including arguments over machine intelligence.  (An idea opposed by </w:t>
      </w:r>
      <w:hyperlink r:id="rId160" w:history="1">
        <w:r w:rsidR="00811B66" w:rsidRPr="00027C9D">
          <w:rPr>
            <w:rStyle w:val="Hyperlink"/>
          </w:rPr>
          <w:t>https://en.wikipedia.org/wiki/Illtyd_Trethowan</w:t>
        </w:r>
      </w:hyperlink>
      <w:r>
        <w:t>)</w:t>
      </w:r>
    </w:p>
    <w:p w14:paraId="1B41CE21" w14:textId="3320DC26" w:rsidR="00811B66" w:rsidRDefault="00811B66" w:rsidP="00066025">
      <w:r>
        <w:t xml:space="preserve">And he researched also Babbage (whom he sort-of credits with using the idea of mechanical </w:t>
      </w:r>
      <w:proofErr w:type="spellStart"/>
      <w:r>
        <w:t>microprogamming</w:t>
      </w:r>
      <w:proofErr w:type="spellEnd"/>
      <w:r>
        <w:t xml:space="preserve"> in the Analytical Engine.)  Wilkes claims to have composed a one-act play on an aspect of Babbage’s life, performed by a professional cast at The Computer Museum in Marlboro MA, near Christmas 1982.</w:t>
      </w:r>
    </w:p>
    <w:p w14:paraId="34D41186" w14:textId="41B489E6" w:rsidR="00066025" w:rsidRDefault="00066025" w:rsidP="00066025"/>
    <w:p w14:paraId="461B0982" w14:textId="13B8512F" w:rsidR="004F50D7" w:rsidRDefault="004F50D7" w:rsidP="00066025">
      <w:r>
        <w:t>Pg 208 - Wilkes mentions an interactive game a student wrote for EDSAC, using a CRT that was intended to debug the memory system as output and the light-sensors from a paper tape reader for input.  There's no date given, other than "in its [EDSAC's] very early life", i.e., around 1950, (but Wilkes wrote and published a lot, so there might be more clues around…)</w:t>
      </w:r>
    </w:p>
    <w:p w14:paraId="3DEA9909" w14:textId="210F367E" w:rsidR="00811B66" w:rsidRDefault="00811B66" w:rsidP="00066025"/>
    <w:p w14:paraId="5FAA3F03" w14:textId="77CF76D6" w:rsidR="004F50D7" w:rsidRDefault="00A63537" w:rsidP="00066025">
      <w:r>
        <w:t>The last part of Wilkes’ book (chapter 19) covers later developments in programming languages, although he notes that his lab in Cambridge UK did not play an important role.</w:t>
      </w:r>
    </w:p>
    <w:p w14:paraId="383BFAF5" w14:textId="32A177F3" w:rsidR="004F50D7" w:rsidRDefault="00A63537" w:rsidP="00066025">
      <w:r>
        <w:t>Pg 209 – Wilkes credits AE Glennie at Manchester for developing “</w:t>
      </w:r>
      <w:proofErr w:type="spellStart"/>
      <w:r>
        <w:t>Autocode</w:t>
      </w:r>
      <w:proofErr w:type="spellEnd"/>
      <w:r>
        <w:t>” (not mentioning the IBM one?  Or are they the same?)</w:t>
      </w:r>
    </w:p>
    <w:p w14:paraId="77836410" w14:textId="52552F69" w:rsidR="00310A85" w:rsidRDefault="00310A85" w:rsidP="00066025">
      <w:r>
        <w:t>Pg 210 – Wilkes chaired “the ACM meeting on automatic programming held at MIT” Sept 9, 1953, attended by various luminaries, including Grace Hopper, C. W. Adams, J. W. Carr (listed as University of Michigan?).</w:t>
      </w:r>
    </w:p>
    <w:p w14:paraId="2908ADDB" w14:textId="023C2401" w:rsidR="00310A85" w:rsidRDefault="00310A85" w:rsidP="00066025">
      <w:r>
        <w:t>Pg 211 – Wilkes contrasts Backus and FORTRAN designers, who thought about what kind of code would be generated and how efficient it would be, with “lordly” ALGOL designers who were more interested in a rigorous formal design, not so much in efficiency.</w:t>
      </w:r>
    </w:p>
    <w:p w14:paraId="583DD988" w14:textId="20B59BB8" w:rsidR="00310A85" w:rsidRDefault="00310A85" w:rsidP="00066025">
      <w:r>
        <w:t>Pg 212 – Wilkes first encounters an Institute of Radio Engineers conference on connecting computers with telephone lines.</w:t>
      </w:r>
    </w:p>
    <w:p w14:paraId="722398B0" w14:textId="1EBDF182" w:rsidR="00AA46FA" w:rsidRDefault="00AA46FA" w:rsidP="00066025">
      <w:r>
        <w:t xml:space="preserve">Pg 214 – Wilkes visited F. </w:t>
      </w:r>
      <w:proofErr w:type="spellStart"/>
      <w:r>
        <w:t>Corbato</w:t>
      </w:r>
      <w:proofErr w:type="spellEnd"/>
      <w:r>
        <w:t xml:space="preserve"> at MIT summer of 1963 to work on CTS, Project MAC, and went on to demonstrate the system via telex in the U.K.  By 1964, Wilkes had set on a plan to write an interactive operating system to run on a Ferranti Atlas computer.</w:t>
      </w:r>
    </w:p>
    <w:p w14:paraId="77E6C717" w14:textId="5795325C" w:rsidR="00D12E15" w:rsidRDefault="00D12E15" w:rsidP="00066025">
      <w:r>
        <w:t>Pg 219 – Wilkes took up an interest in Computer Aided Design after interactions with Doug Ross and Charles Lang at MIT (only given as 1963-1965).</w:t>
      </w:r>
    </w:p>
    <w:p w14:paraId="5768074B" w14:textId="53688D92" w:rsidR="00A63537" w:rsidRDefault="00FC7B1C" w:rsidP="00066025">
      <w:r>
        <w:t>The book ends with Wilkes retiring from Cambridge University, and moving with his wife Nina to live in the US, working for DEC in the Maynard mill.</w:t>
      </w:r>
    </w:p>
    <w:p w14:paraId="6D0C0BED" w14:textId="77777777" w:rsidR="00FC7B1C" w:rsidRDefault="00FC7B1C" w:rsidP="00066025"/>
    <w:p w14:paraId="690FE1BE" w14:textId="77777777" w:rsidR="004F50D7" w:rsidRPr="00066025" w:rsidRDefault="004F50D7" w:rsidP="00066025"/>
    <w:p w14:paraId="667D42B8" w14:textId="6E27E822" w:rsidR="00B76975" w:rsidRDefault="00B76975" w:rsidP="00B76975">
      <w:pPr>
        <w:pStyle w:val="Heading3"/>
      </w:pPr>
      <w:bookmarkStart w:id="120" w:name="_Toc193914393"/>
      <w:r>
        <w:t>Whirlwind Veterans</w:t>
      </w:r>
      <w:bookmarkEnd w:id="120"/>
    </w:p>
    <w:p w14:paraId="36438B47" w14:textId="03D09361" w:rsidR="00B76975" w:rsidRPr="00B76975" w:rsidRDefault="00B76975" w:rsidP="00B76975">
      <w:r>
        <w:t>Jack Gilmore’s recollections of writing the initial Whirlwind assembler, from Jun 16, 1982.</w:t>
      </w:r>
    </w:p>
    <w:p w14:paraId="2D6645E8" w14:textId="50307E25" w:rsidR="00B76975" w:rsidRDefault="00B76975" w:rsidP="00D457F8">
      <w:pPr>
        <w:rPr>
          <w:rStyle w:val="Hyperlink"/>
        </w:rPr>
      </w:pPr>
      <w:hyperlink r:id="rId161" w:history="1">
        <w:r w:rsidRPr="00E13A2E">
          <w:rPr>
            <w:rStyle w:val="Hyperlink"/>
          </w:rPr>
          <w:t>http://tcm.computerhistory.org/exhibits/WhirlwindFall1982.pdf</w:t>
        </w:r>
      </w:hyperlink>
    </w:p>
    <w:p w14:paraId="09172C5C" w14:textId="77777777" w:rsidR="00C52E66" w:rsidRDefault="00C52E66" w:rsidP="00D457F8">
      <w:pPr>
        <w:rPr>
          <w:rStyle w:val="Hyperlink"/>
        </w:rPr>
      </w:pPr>
    </w:p>
    <w:p w14:paraId="05219BF5" w14:textId="380411AA" w:rsidR="00C52E66" w:rsidRPr="007B1D59" w:rsidRDefault="00C52E66" w:rsidP="00D457F8">
      <w:pPr>
        <w:rPr>
          <w:rStyle w:val="Hyperlink"/>
        </w:rPr>
      </w:pPr>
      <w:r w:rsidRPr="007B1D59">
        <w:rPr>
          <w:u w:val="single"/>
        </w:rPr>
        <w:t>Jack Gilmore’s oral history</w:t>
      </w:r>
    </w:p>
    <w:p w14:paraId="746846C9" w14:textId="1C939230" w:rsidR="00C52E66" w:rsidRDefault="00C52E66" w:rsidP="00D457F8">
      <w:r>
        <w:fldChar w:fldCharType="begin"/>
      </w:r>
      <w:ins w:id="121" w:author="Guy Fedorkow" w:date="2024-12-05T13:43:00Z" w16du:dateUtc="2024-12-05T18:43:00Z">
        <w:r>
          <w:instrText>HYPERLINK "</w:instrText>
        </w:r>
      </w:ins>
      <w:r w:rsidRPr="00C52E66">
        <w:instrText>https://archive.computerhistory.org/resources/access/text/2013/05/102658038-05-01-acc.pdf</w:instrText>
      </w:r>
      <w:ins w:id="122" w:author="Guy Fedorkow" w:date="2024-12-05T13:43:00Z" w16du:dateUtc="2024-12-05T18:43:00Z">
        <w:r>
          <w:instrText>"</w:instrText>
        </w:r>
      </w:ins>
      <w:r>
        <w:fldChar w:fldCharType="separate"/>
      </w:r>
      <w:r w:rsidRPr="00E327FC">
        <w:rPr>
          <w:rStyle w:val="Hyperlink"/>
        </w:rPr>
        <w:t>https://archive.computerhistory.org/resources/access/text/2013/05/102658038-05-01-acc.pdf</w:t>
      </w:r>
      <w:r>
        <w:fldChar w:fldCharType="end"/>
      </w:r>
    </w:p>
    <w:p w14:paraId="795160E3" w14:textId="2D3F8905" w:rsidR="00C52E66" w:rsidRDefault="002C5583" w:rsidP="00D457F8">
      <w:r>
        <w:t>John wrote the first WW assembler in 256 words of memory.</w:t>
      </w:r>
    </w:p>
    <w:p w14:paraId="194FEAA8" w14:textId="66A4D64F" w:rsidR="002C5583" w:rsidRDefault="002C5583" w:rsidP="00D457F8">
      <w:r>
        <w:t xml:space="preserve">John also takes credit for the </w:t>
      </w:r>
      <w:r w:rsidRPr="002C5583">
        <w:rPr>
          <w:i/>
          <w:iCs/>
        </w:rPr>
        <w:t>See It Now</w:t>
      </w:r>
      <w:r>
        <w:t xml:space="preserve"> Viking Rocket Trajectory demo.</w:t>
      </w:r>
    </w:p>
    <w:p w14:paraId="32770824" w14:textId="3A56B710" w:rsidR="00B76975" w:rsidRDefault="00B76975" w:rsidP="00D457F8"/>
    <w:p w14:paraId="671D128E" w14:textId="5D8A9253" w:rsidR="007B1D59" w:rsidRPr="007B1D59" w:rsidRDefault="007B1D59" w:rsidP="00D457F8">
      <w:pPr>
        <w:rPr>
          <w:u w:val="single"/>
        </w:rPr>
      </w:pPr>
      <w:r w:rsidRPr="007B1D59">
        <w:rPr>
          <w:u w:val="single"/>
        </w:rPr>
        <w:t>Jack Gilmore Speech at DEC, 6/5/90</w:t>
      </w:r>
    </w:p>
    <w:p w14:paraId="6175ECF4" w14:textId="09395978" w:rsidR="007B1D59" w:rsidRDefault="007B1D59" w:rsidP="00D457F8">
      <w:r>
        <w:t>Introduced by Bob Everett.</w:t>
      </w:r>
    </w:p>
    <w:p w14:paraId="7E1921A6" w14:textId="35AEBF22" w:rsidR="007B1D59" w:rsidRDefault="007B1D59" w:rsidP="00D457F8">
      <w:r>
        <w:t>Gilmore had several colleagues along, e.g. Frankovich, Norm Taylor, Patricia Gordon, Earl Pugh</w:t>
      </w:r>
    </w:p>
    <w:p w14:paraId="73E2F4D9" w14:textId="73B2A1E0" w:rsidR="007B1D59" w:rsidRDefault="007B1D59" w:rsidP="00D457F8">
      <w:hyperlink r:id="rId162" w:history="1">
        <w:r w:rsidRPr="004B04B5">
          <w:rPr>
            <w:rStyle w:val="Hyperlink"/>
          </w:rPr>
          <w:t>http://www.bitsavers.org/pdf/dec/transcripts/Jack_Gilmore_DEC_History_Talk_900605.pdf</w:t>
        </w:r>
      </w:hyperlink>
    </w:p>
    <w:p w14:paraId="21A3D787" w14:textId="126B4FAC" w:rsidR="007B1D59" w:rsidRDefault="007B1D59" w:rsidP="00D457F8">
      <w:r>
        <w:t>The theme of the talk is development of computer graphics, starting with Whirlwind, then TX-0, TX-2 and the Lincoln Writer project.</w:t>
      </w:r>
    </w:p>
    <w:p w14:paraId="52A3BDC6" w14:textId="422C1F8E" w:rsidR="007B1D59" w:rsidRDefault="007B1D59" w:rsidP="00D457F8">
      <w:r>
        <w:t>Gilmore went on to do EDA</w:t>
      </w:r>
      <w:r w:rsidR="00F51064">
        <w:t xml:space="preserve"> after leaving Lincoln.</w:t>
      </w:r>
    </w:p>
    <w:p w14:paraId="4126B2AB" w14:textId="4B636AE4" w:rsidR="00F51064" w:rsidRDefault="00F51064" w:rsidP="00D457F8">
      <w:r>
        <w:t xml:space="preserve">There’s an off-hand mention of “students playing </w:t>
      </w:r>
      <w:proofErr w:type="spellStart"/>
      <w:r>
        <w:t>Spacewar</w:t>
      </w:r>
      <w:proofErr w:type="spellEnd"/>
      <w:r>
        <w:t xml:space="preserve"> on the TX-0.  There’s an unqualified mention on Rollin “Ron” Mayer’s program to display planetary orbits (</w:t>
      </w:r>
      <w:proofErr w:type="spellStart"/>
      <w:r>
        <w:t>pg</w:t>
      </w:r>
      <w:proofErr w:type="spellEnd"/>
      <w:r>
        <w:t xml:space="preserve"> 12)</w:t>
      </w:r>
    </w:p>
    <w:p w14:paraId="2BB9B9D4" w14:textId="77777777" w:rsidR="00B76975" w:rsidRDefault="00B76975" w:rsidP="00D457F8"/>
    <w:p w14:paraId="4DDD4F2B" w14:textId="60AEBDAC" w:rsidR="00002010" w:rsidRDefault="00002010" w:rsidP="00002010">
      <w:pPr>
        <w:pStyle w:val="Heading2"/>
      </w:pPr>
      <w:bookmarkStart w:id="123" w:name="_Toc193914394"/>
      <w:r>
        <w:t>History</w:t>
      </w:r>
      <w:r w:rsidR="006154BD">
        <w:t xml:space="preserve"> of Programming</w:t>
      </w:r>
      <w:bookmarkEnd w:id="123"/>
    </w:p>
    <w:p w14:paraId="7E4C5AB9" w14:textId="4B9B7639" w:rsidR="00173598" w:rsidRDefault="00173598" w:rsidP="003735CF">
      <w:pPr>
        <w:pStyle w:val="Heading3"/>
      </w:pPr>
      <w:bookmarkStart w:id="124" w:name="_Toc193914395"/>
      <w:r>
        <w:t xml:space="preserve">Wilkes, M. V. (Maurice Vincent); </w:t>
      </w:r>
      <w:r w:rsidRPr="00173598">
        <w:t>Memoirs of a computer pioneer</w:t>
      </w:r>
      <w:bookmarkEnd w:id="124"/>
    </w:p>
    <w:p w14:paraId="05E7C3FB" w14:textId="77777777" w:rsidR="00173598" w:rsidRDefault="00173598" w:rsidP="00173598">
      <w:r>
        <w:t>Memoirs of a computer pioneer</w:t>
      </w:r>
    </w:p>
    <w:p w14:paraId="27562B2F" w14:textId="77777777" w:rsidR="00173598" w:rsidRDefault="00173598" w:rsidP="00173598">
      <w:r>
        <w:t xml:space="preserve">Wilkes, M. V. (Maurice Vincent) / Cambridge, </w:t>
      </w:r>
      <w:proofErr w:type="gramStart"/>
      <w:r>
        <w:t>Mass. :</w:t>
      </w:r>
      <w:proofErr w:type="gramEnd"/>
      <w:r>
        <w:t xml:space="preserve"> MIT Press / (MIT Press series in the history of computing.)</w:t>
      </w:r>
    </w:p>
    <w:p w14:paraId="33BFDE29" w14:textId="2FC369FD" w:rsidR="00173598" w:rsidRDefault="00173598" w:rsidP="00173598">
      <w:r>
        <w:t>c1985</w:t>
      </w:r>
    </w:p>
    <w:p w14:paraId="487C2FCC" w14:textId="77777777" w:rsidR="00173598" w:rsidRDefault="00173598" w:rsidP="00173598">
      <w:pPr>
        <w:spacing w:before="0" w:after="0"/>
        <w:rPr>
          <w:rFonts w:ascii="Times New Roman" w:hAnsi="Times New Roman"/>
        </w:rPr>
      </w:pPr>
      <w:hyperlink r:id="rId163" w:history="1">
        <w:r>
          <w:rPr>
            <w:rStyle w:val="Hyperlink"/>
          </w:rPr>
          <w:t>http://id.lib.harvard.edu/alma/990002858900203941/catalog</w:t>
        </w:r>
      </w:hyperlink>
    </w:p>
    <w:p w14:paraId="1803F8CB" w14:textId="77777777" w:rsidR="00173598" w:rsidRPr="00173598" w:rsidRDefault="00173598" w:rsidP="00173598"/>
    <w:p w14:paraId="6CE92662" w14:textId="04279A05" w:rsidR="00276A0C" w:rsidRDefault="003735CF" w:rsidP="003735CF">
      <w:pPr>
        <w:pStyle w:val="Heading3"/>
      </w:pPr>
      <w:bookmarkStart w:id="125" w:name="_Toc193914396"/>
      <w:r>
        <w:t xml:space="preserve">Campbell-Kelly, M; </w:t>
      </w:r>
      <w:r w:rsidR="00907D6E">
        <w:t>F</w:t>
      </w:r>
      <w:r w:rsidR="00907D6E" w:rsidRPr="00907D6E">
        <w:t>OUNDATIONS OF COMPUTER PROGRAMMING</w:t>
      </w:r>
      <w:bookmarkEnd w:id="125"/>
    </w:p>
    <w:p w14:paraId="41293E0D" w14:textId="77777777" w:rsidR="00907D6E" w:rsidRDefault="00907D6E" w:rsidP="00D56B6D">
      <w:r>
        <w:t>F</w:t>
      </w:r>
      <w:r w:rsidRPr="00907D6E">
        <w:t>OUNDATIONS OF COMPUTER PROGRAMMING IN BR</w:t>
      </w:r>
      <w:r>
        <w:t>IT</w:t>
      </w:r>
      <w:r w:rsidRPr="00907D6E">
        <w:t>AIN (1945 -1955) MA</w:t>
      </w:r>
      <w:r>
        <w:t>RT</w:t>
      </w:r>
      <w:r w:rsidRPr="00907D6E">
        <w:t xml:space="preserve">IN CAMPBELL-KELLY </w:t>
      </w:r>
    </w:p>
    <w:p w14:paraId="4D1A613D" w14:textId="77777777" w:rsidR="00907D6E" w:rsidRDefault="00907D6E" w:rsidP="00D56B6D">
      <w:r w:rsidRPr="00907D6E">
        <w:t xml:space="preserve">A Thesis Submitted in Partial Fulfilment of the Requirements for the </w:t>
      </w:r>
    </w:p>
    <w:p w14:paraId="4BE66C5C" w14:textId="2496ED4D" w:rsidR="00907D6E" w:rsidRDefault="00907D6E" w:rsidP="00D56B6D">
      <w:r w:rsidRPr="00907D6E">
        <w:t>Degree of Doctor of Philosophy of the Council for National Academic Awards</w:t>
      </w:r>
    </w:p>
    <w:p w14:paraId="552B07A0" w14:textId="322E2BC5" w:rsidR="00502FD5" w:rsidRDefault="00907D6E" w:rsidP="00D56B6D">
      <w:r>
        <w:t xml:space="preserve">[was at: </w:t>
      </w:r>
      <w:hyperlink r:id="rId164" w:history="1">
        <w:r w:rsidRPr="008E228B">
          <w:rPr>
            <w:rStyle w:val="Hyperlink"/>
          </w:rPr>
          <w:t>https://walden-family.com/martin-campbell-kelly-foudations-of-programming-in-uk.pdf</w:t>
        </w:r>
      </w:hyperlink>
      <w:r w:rsidR="00D56B6D">
        <w:t>]</w:t>
      </w:r>
      <w:r>
        <w:t xml:space="preserve"> now a local copy]</w:t>
      </w:r>
    </w:p>
    <w:p w14:paraId="7170F700" w14:textId="3A2F6239" w:rsidR="00801147" w:rsidRDefault="00801147" w:rsidP="00D56B6D"/>
    <w:p w14:paraId="46D7FED8" w14:textId="77777777" w:rsidR="00907D6E" w:rsidRDefault="00907D6E" w:rsidP="00D56B6D"/>
    <w:p w14:paraId="0BF32920" w14:textId="386B4BF2" w:rsidR="00907D6E" w:rsidRDefault="00907D6E" w:rsidP="00907D6E">
      <w:pPr>
        <w:pStyle w:val="Heading3"/>
      </w:pPr>
      <w:bookmarkStart w:id="126" w:name="_Toc193914397"/>
      <w:r>
        <w:t>Campbell-Kelly, M; From Theory to Practice</w:t>
      </w:r>
      <w:bookmarkEnd w:id="126"/>
    </w:p>
    <w:p w14:paraId="6600CBA7" w14:textId="77777777" w:rsidR="00907D6E" w:rsidRDefault="00907D6E" w:rsidP="00D56B6D"/>
    <w:p w14:paraId="7006ABFD" w14:textId="77777777" w:rsidR="003735CF" w:rsidRDefault="003735CF" w:rsidP="003735CF">
      <w:r>
        <w:t>Martin Campbell-Kelly has an article in the Randell festschrift:</w:t>
      </w:r>
    </w:p>
    <w:p w14:paraId="01F28D6C" w14:textId="3683274A" w:rsidR="003735CF" w:rsidRDefault="003735CF" w:rsidP="003735CF">
      <w:r>
        <w:t>"From theory to practice: The invention of programming, 1947-1951", in</w:t>
      </w:r>
      <w:r w:rsidR="0018205C">
        <w:t xml:space="preserve"> </w:t>
      </w:r>
      <w:r>
        <w:t>C. B. Jones &amp; J. L. Lloyd (Eds.), Dependable and historic computing:</w:t>
      </w:r>
    </w:p>
    <w:p w14:paraId="6CCEE23D" w14:textId="4ED7175B" w:rsidR="003735CF" w:rsidRDefault="003735CF" w:rsidP="003735CF">
      <w:r>
        <w:t>Essays dedicated to Brian Randell on the occasion of his 75</w:t>
      </w:r>
      <w:r w:rsidRPr="0018205C">
        <w:rPr>
          <w:vertAlign w:val="superscript"/>
        </w:rPr>
        <w:t>th</w:t>
      </w:r>
      <w:r w:rsidR="0018205C">
        <w:t xml:space="preserve"> </w:t>
      </w:r>
      <w:r>
        <w:t>birthday, 2011</w:t>
      </w:r>
    </w:p>
    <w:p w14:paraId="2CA7CB16" w14:textId="54FE1702" w:rsidR="0018205C" w:rsidRDefault="0018205C" w:rsidP="003735CF">
      <w:r>
        <w:lastRenderedPageBreak/>
        <w:t>[Dave Walden has a copy, and has offered to scan it if needed]</w:t>
      </w:r>
    </w:p>
    <w:p w14:paraId="3C767A99" w14:textId="13EE3905" w:rsidR="00907D6E" w:rsidRDefault="00907D6E" w:rsidP="003735CF"/>
    <w:p w14:paraId="350E22E6" w14:textId="77777777" w:rsidR="00907D6E" w:rsidRDefault="00907D6E" w:rsidP="003735CF"/>
    <w:p w14:paraId="2C41DE2E" w14:textId="77777777" w:rsidR="00801147" w:rsidRDefault="00801147" w:rsidP="00801147">
      <w:pPr>
        <w:pStyle w:val="Heading3"/>
      </w:pPr>
      <w:bookmarkStart w:id="127" w:name="_Toc193914398"/>
      <w:r>
        <w:t xml:space="preserve">Knuth &amp; Pardo; </w:t>
      </w:r>
      <w:r w:rsidR="00502FD5">
        <w:t xml:space="preserve">The Early Development of </w:t>
      </w:r>
      <w:r>
        <w:t>Programming Languages</w:t>
      </w:r>
      <w:bookmarkEnd w:id="127"/>
    </w:p>
    <w:p w14:paraId="492FBEC8" w14:textId="47B0549A" w:rsidR="00801147" w:rsidRDefault="00801147" w:rsidP="00801147">
      <w:pPr>
        <w:rPr>
          <w:rStyle w:val="Hyperlink"/>
          <w:rFonts w:ascii="Times New Roman" w:hAnsi="Times New Roman"/>
          <w:sz w:val="24"/>
        </w:rPr>
      </w:pPr>
      <w:hyperlink r:id="rId165" w:history="1">
        <w:r w:rsidRPr="008E228B">
          <w:rPr>
            <w:rStyle w:val="Hyperlink"/>
            <w:rFonts w:ascii="Times New Roman" w:hAnsi="Times New Roman"/>
            <w:sz w:val="24"/>
          </w:rPr>
          <w:t>http://bitsavers.org/pdf/stanford/cs_techReports/STAN-CS-76-562_EarlyDevelPgmgLang_Aug76.pdf</w:t>
        </w:r>
      </w:hyperlink>
    </w:p>
    <w:p w14:paraId="0B55B36D" w14:textId="77777777" w:rsidR="00BA7925" w:rsidRDefault="00BA7925" w:rsidP="00BA7925">
      <w:pPr>
        <w:rPr>
          <w:rStyle w:val="Hyperlink"/>
          <w:rFonts w:cs="Arial"/>
          <w:color w:val="auto"/>
          <w:szCs w:val="20"/>
          <w:u w:val="none"/>
        </w:rPr>
      </w:pPr>
    </w:p>
    <w:p w14:paraId="52AA7395" w14:textId="591EBD6C" w:rsidR="00BA7925" w:rsidRPr="00BA7925" w:rsidRDefault="00BA7925" w:rsidP="00BA7925">
      <w:pPr>
        <w:rPr>
          <w:rStyle w:val="Hyperlink"/>
          <w:rFonts w:cs="Arial"/>
          <w:color w:val="auto"/>
          <w:szCs w:val="20"/>
          <w:u w:val="none"/>
        </w:rPr>
      </w:pPr>
      <w:r w:rsidRPr="00BA7925">
        <w:rPr>
          <w:rStyle w:val="Hyperlink"/>
          <w:rFonts w:cs="Arial"/>
          <w:color w:val="auto"/>
          <w:szCs w:val="20"/>
          <w:u w:val="none"/>
        </w:rPr>
        <w:t xml:space="preserve">There’s </w:t>
      </w:r>
      <w:r>
        <w:rPr>
          <w:rStyle w:val="Hyperlink"/>
          <w:rFonts w:cs="Arial"/>
          <w:color w:val="auto"/>
          <w:szCs w:val="20"/>
          <w:u w:val="none"/>
        </w:rPr>
        <w:t>a version of the book with hand-written markup at DTIC:</w:t>
      </w:r>
    </w:p>
    <w:p w14:paraId="602CBF08" w14:textId="0BC90676" w:rsidR="00BA7925" w:rsidRDefault="00BA7925" w:rsidP="00801147">
      <w:pPr>
        <w:rPr>
          <w:rFonts w:ascii="Times New Roman" w:hAnsi="Times New Roman"/>
          <w:sz w:val="24"/>
        </w:rPr>
      </w:pPr>
      <w:hyperlink r:id="rId166" w:history="1">
        <w:r w:rsidRPr="008C314C">
          <w:rPr>
            <w:rStyle w:val="Hyperlink"/>
            <w:rFonts w:ascii="Times New Roman" w:hAnsi="Times New Roman"/>
            <w:sz w:val="24"/>
          </w:rPr>
          <w:t>https://apps.dtic.mil/dtic/tr/fulltext/u2/a032123.pdf</w:t>
        </w:r>
      </w:hyperlink>
    </w:p>
    <w:p w14:paraId="3191AF87" w14:textId="14CDE420" w:rsidR="00BA7925" w:rsidRPr="00810565" w:rsidRDefault="00BA7925" w:rsidP="00801147">
      <w:pPr>
        <w:rPr>
          <w:rFonts w:cs="Arial"/>
          <w:szCs w:val="20"/>
        </w:rPr>
      </w:pPr>
    </w:p>
    <w:p w14:paraId="39B56E60" w14:textId="2331D66A" w:rsidR="00810565" w:rsidRPr="00810565" w:rsidRDefault="00810565" w:rsidP="00801147">
      <w:pPr>
        <w:rPr>
          <w:rFonts w:cs="Arial"/>
          <w:szCs w:val="20"/>
        </w:rPr>
      </w:pPr>
      <w:r w:rsidRPr="00810565">
        <w:rPr>
          <w:rFonts w:cs="Arial"/>
          <w:szCs w:val="20"/>
        </w:rPr>
        <w:t xml:space="preserve">Knuth claims Goldstine &amp; von Neuman worked out a </w:t>
      </w:r>
      <w:r>
        <w:rPr>
          <w:rFonts w:cs="Arial"/>
          <w:szCs w:val="20"/>
        </w:rPr>
        <w:t>“flow diagram” notation for programming in 1946-47.</w:t>
      </w:r>
    </w:p>
    <w:p w14:paraId="0D90684B" w14:textId="77777777" w:rsidR="00502FD5" w:rsidRDefault="00502FD5" w:rsidP="00D56B6D">
      <w:pPr>
        <w:rPr>
          <w:rFonts w:ascii="Times New Roman" w:hAnsi="Times New Roman"/>
          <w:sz w:val="24"/>
        </w:rPr>
      </w:pPr>
    </w:p>
    <w:p w14:paraId="37BEF1DF" w14:textId="03C08E4D" w:rsidR="00502FD5" w:rsidRDefault="00801147" w:rsidP="00502FD5">
      <w:pPr>
        <w:pStyle w:val="Heading3"/>
      </w:pPr>
      <w:bookmarkStart w:id="128" w:name="_Toc193914399"/>
      <w:r w:rsidRPr="004F46AE">
        <w:t>Rosen</w:t>
      </w:r>
      <w:r>
        <w:t>,</w:t>
      </w:r>
      <w:r w:rsidRPr="004F46AE">
        <w:t xml:space="preserve"> </w:t>
      </w:r>
      <w:r w:rsidR="00502FD5" w:rsidRPr="004F46AE">
        <w:t>Saul</w:t>
      </w:r>
      <w:r>
        <w:t>;</w:t>
      </w:r>
      <w:r w:rsidR="00502FD5" w:rsidRPr="004F46AE">
        <w:t xml:space="preserve"> Programming Systems and Languages</w:t>
      </w:r>
      <w:bookmarkEnd w:id="128"/>
    </w:p>
    <w:p w14:paraId="0D1FE390" w14:textId="75FF64B4" w:rsidR="00DE0AA5" w:rsidRDefault="00DE0AA5" w:rsidP="00DE0AA5">
      <w:r>
        <w:t>1967, McGraw-Hill, Library of Congress ISBN 66-29754</w:t>
      </w:r>
    </w:p>
    <w:p w14:paraId="61C73C5C" w14:textId="082DEEF4" w:rsidR="005D1E59" w:rsidRDefault="005D1E59" w:rsidP="00DE0AA5">
      <w:r>
        <w:t xml:space="preserve">Chapter 1: </w:t>
      </w:r>
      <w:hyperlink r:id="rId167" w:history="1">
        <w:r w:rsidRPr="0054554F">
          <w:rPr>
            <w:rStyle w:val="Hyperlink"/>
          </w:rPr>
          <w:t>https://www.computer.org/csdl/pds/api/csdl/proceedings/download-article/12OmNwCJOZg/pdf</w:t>
        </w:r>
      </w:hyperlink>
    </w:p>
    <w:p w14:paraId="716917B5" w14:textId="77777777" w:rsidR="005D1E59" w:rsidRDefault="005D1E59" w:rsidP="00DE0AA5"/>
    <w:p w14:paraId="3091342C" w14:textId="61639723" w:rsidR="00DE0AA5" w:rsidRDefault="00DE0AA5" w:rsidP="00DE0AA5">
      <w:r>
        <w:t>Dr Rosen starts by crediting “systems of subroutines” as the starting point for advanced programming, pg. 3, at Harvard (Mark I), Cambridge (EDSAC)</w:t>
      </w:r>
      <w:r w:rsidR="00DE7D24">
        <w:t>, and IBM (Card Programmed Calculator, 1947).</w:t>
      </w:r>
    </w:p>
    <w:p w14:paraId="44AA0264" w14:textId="492A86A7" w:rsidR="00DE7D24" w:rsidRDefault="00DE7D24" w:rsidP="00DE0AA5"/>
    <w:p w14:paraId="7F7C83B7" w14:textId="5D80FB7F" w:rsidR="00DE7D24" w:rsidRDefault="00DE7D24" w:rsidP="00DE0AA5">
      <w:r>
        <w:t>Rosen cites the Summer System as “one of the early interpretive systems”.</w:t>
      </w:r>
    </w:p>
    <w:p w14:paraId="383D13E6" w14:textId="75B3A2C3" w:rsidR="00DE7D24" w:rsidRDefault="00DE7D24" w:rsidP="00DE0AA5">
      <w:r>
        <w:t>He cites:</w:t>
      </w:r>
    </w:p>
    <w:p w14:paraId="146EDA40" w14:textId="30D19FBA" w:rsidR="00DE7D24" w:rsidRDefault="00DE7D24" w:rsidP="00DE0AA5">
      <w:r>
        <w:t xml:space="preserve">[4] Adams, Charles W. and </w:t>
      </w:r>
      <w:proofErr w:type="spellStart"/>
      <w:r>
        <w:t>Laning</w:t>
      </w:r>
      <w:proofErr w:type="spellEnd"/>
      <w:r>
        <w:t>, J.H. Jr; The MIT System of Automatic Coding: Comprehensive, Summer Session and Algebraic.  1954 Symposium, pg. 40-68</w:t>
      </w:r>
    </w:p>
    <w:p w14:paraId="0608862F" w14:textId="37ACA7F1" w:rsidR="00DE7D24" w:rsidRDefault="00DE7D24" w:rsidP="00DE0AA5">
      <w:r>
        <w:t xml:space="preserve">[5] Benington, H.D.: </w:t>
      </w:r>
      <w:r w:rsidRPr="00DE0AA5">
        <w:t>Production of Large Computer Programs</w:t>
      </w:r>
      <w:r>
        <w:t xml:space="preserve"> (see below)</w:t>
      </w:r>
    </w:p>
    <w:p w14:paraId="50D34701" w14:textId="671210C0" w:rsidR="00DE0AA5" w:rsidRDefault="00DE0AA5" w:rsidP="00DE0AA5"/>
    <w:p w14:paraId="349571F2" w14:textId="77777777" w:rsidR="00DE0AA5" w:rsidRPr="00DE0AA5" w:rsidRDefault="00DE0AA5" w:rsidP="00DE0AA5"/>
    <w:p w14:paraId="61AEA36E" w14:textId="77777777" w:rsidR="00DE0AA5" w:rsidRPr="00DE0AA5" w:rsidRDefault="00DE0AA5" w:rsidP="00DE0AA5"/>
    <w:p w14:paraId="4BAC9AE4" w14:textId="77777777" w:rsidR="00502FD5" w:rsidRDefault="00502FD5" w:rsidP="00D56B6D">
      <w:pPr>
        <w:rPr>
          <w:rFonts w:ascii="Times New Roman" w:hAnsi="Times New Roman"/>
          <w:sz w:val="24"/>
        </w:rPr>
      </w:pPr>
    </w:p>
    <w:p w14:paraId="05833E56" w14:textId="27E09534" w:rsidR="00DE0AA5" w:rsidRDefault="00DE0AA5" w:rsidP="00502FD5">
      <w:pPr>
        <w:pStyle w:val="Heading3"/>
      </w:pPr>
      <w:bookmarkStart w:id="129" w:name="_Toc193914400"/>
      <w:r>
        <w:t xml:space="preserve">Benington, H.D., </w:t>
      </w:r>
      <w:r w:rsidRPr="00DE0AA5">
        <w:t>Production of Large Computer Programs</w:t>
      </w:r>
      <w:bookmarkEnd w:id="129"/>
    </w:p>
    <w:p w14:paraId="6DC8A3C9" w14:textId="091D7506" w:rsidR="00DE0AA5" w:rsidRDefault="00DE0AA5" w:rsidP="00DE0AA5">
      <w:hyperlink r:id="rId168" w:history="1">
        <w:r w:rsidRPr="009437E0">
          <w:rPr>
            <w:rStyle w:val="Hyperlink"/>
          </w:rPr>
          <w:t>https://ieeexplore.ieee.org/abstract/document/4640770</w:t>
        </w:r>
      </w:hyperlink>
    </w:p>
    <w:p w14:paraId="6E04AB0B" w14:textId="77777777" w:rsidR="00DE0AA5" w:rsidRDefault="00DE0AA5" w:rsidP="00DE0AA5">
      <w:pPr>
        <w:spacing w:before="0" w:after="0"/>
        <w:rPr>
          <w:rFonts w:ascii="Times New Roman" w:hAnsi="Times New Roman"/>
        </w:rPr>
      </w:pPr>
      <w:r>
        <w:rPr>
          <w:rStyle w:val="Strong"/>
        </w:rPr>
        <w:t xml:space="preserve">DOI: </w:t>
      </w:r>
      <w:hyperlink r:id="rId169" w:tgtFrame="_blank" w:history="1">
        <w:r>
          <w:rPr>
            <w:rStyle w:val="Hyperlink"/>
          </w:rPr>
          <w:t>10.1109/MAHC.1983.10102</w:t>
        </w:r>
      </w:hyperlink>
      <w:r>
        <w:t xml:space="preserve"> </w:t>
      </w:r>
    </w:p>
    <w:p w14:paraId="5478B1EC" w14:textId="77777777" w:rsidR="00DE0AA5" w:rsidRDefault="00DE0AA5" w:rsidP="00DE0AA5">
      <w:pPr>
        <w:spacing w:before="0" w:after="0"/>
        <w:ind w:left="720"/>
        <w:rPr>
          <w:rFonts w:ascii="Times New Roman" w:hAnsi="Times New Roman"/>
        </w:rPr>
      </w:pPr>
      <w:r>
        <w:rPr>
          <w:rStyle w:val="Strong"/>
        </w:rPr>
        <w:t>Abstract:</w:t>
      </w:r>
      <w:r>
        <w:t xml:space="preserve"> </w:t>
      </w:r>
    </w:p>
    <w:p w14:paraId="354E9103" w14:textId="77777777" w:rsidR="00DE0AA5" w:rsidRDefault="00DE0AA5" w:rsidP="00DE0AA5">
      <w:pPr>
        <w:ind w:left="720"/>
      </w:pPr>
      <w:r>
        <w:t>The paper is adapted from a presentation at a symposium on advanced programming methods for digital computers sponsored by the Navy Mathematical Computing Advisory Panel and the Office of Naval Research in June 1956. The author describes the techniques used to produce the programs for the Semi-Automatic Ground Environment (SAGE) system.</w:t>
      </w:r>
    </w:p>
    <w:p w14:paraId="221DF79C" w14:textId="77777777" w:rsidR="00DE0AA5" w:rsidRDefault="00DE0AA5" w:rsidP="00DE0AA5">
      <w:pPr>
        <w:ind w:left="720"/>
      </w:pPr>
      <w:r>
        <w:rPr>
          <w:rStyle w:val="Strong"/>
        </w:rPr>
        <w:t xml:space="preserve">Published in: </w:t>
      </w:r>
      <w:hyperlink r:id="rId170" w:history="1">
        <w:r>
          <w:rPr>
            <w:rStyle w:val="Hyperlink"/>
          </w:rPr>
          <w:t>Annals of the History of Computing</w:t>
        </w:r>
      </w:hyperlink>
      <w:r>
        <w:t xml:space="preserve"> ( Volume: 5 , </w:t>
      </w:r>
      <w:hyperlink r:id="rId171" w:history="1">
        <w:r>
          <w:rPr>
            <w:rStyle w:val="Hyperlink"/>
          </w:rPr>
          <w:t>Issue: 4</w:t>
        </w:r>
      </w:hyperlink>
      <w:r>
        <w:t xml:space="preserve"> , Oct.-Dec. 1983 ) </w:t>
      </w:r>
    </w:p>
    <w:p w14:paraId="5955491A" w14:textId="77777777" w:rsidR="00DE0AA5" w:rsidRPr="00DE0AA5" w:rsidRDefault="00DE0AA5" w:rsidP="00DE0AA5"/>
    <w:p w14:paraId="3937A1B8" w14:textId="769D90CA" w:rsidR="00DE0AA5" w:rsidRDefault="00042C88" w:rsidP="00042C88">
      <w:pPr>
        <w:pStyle w:val="Heading3"/>
      </w:pPr>
      <w:bookmarkStart w:id="130" w:name="_Toc193914401"/>
      <w:r>
        <w:t>Sam</w:t>
      </w:r>
      <w:r w:rsidR="0041521C">
        <w:t>m</w:t>
      </w:r>
      <w:r>
        <w:t>et, Jean; Programming Languages: History and Fundamentals</w:t>
      </w:r>
      <w:bookmarkEnd w:id="130"/>
    </w:p>
    <w:p w14:paraId="7DCEC612" w14:textId="1D608696" w:rsidR="00042C88" w:rsidRDefault="00042C88" w:rsidP="00DE0AA5">
      <w:r>
        <w:t>MIT Library QA76.</w:t>
      </w:r>
      <w:proofErr w:type="gramStart"/>
      <w:r>
        <w:t>5.S</w:t>
      </w:r>
      <w:proofErr w:type="gramEnd"/>
      <w:r>
        <w:t>189; © 1969</w:t>
      </w:r>
    </w:p>
    <w:p w14:paraId="66FCB7E4" w14:textId="516FED40" w:rsidR="00010F75" w:rsidRDefault="00010F75" w:rsidP="00DE0AA5">
      <w:r>
        <w:lastRenderedPageBreak/>
        <w:t>(Jan 13, 2023, Barker Library)</w:t>
      </w:r>
    </w:p>
    <w:p w14:paraId="63434229" w14:textId="2D46CD57" w:rsidR="00042C88" w:rsidRDefault="00042C88" w:rsidP="00DE0AA5">
      <w:proofErr w:type="spellStart"/>
      <w:r>
        <w:t>Samnet</w:t>
      </w:r>
      <w:proofErr w:type="spellEnd"/>
      <w:r>
        <w:t xml:space="preserve"> writes from the perspective o</w:t>
      </w:r>
      <w:r w:rsidR="00AC2C00">
        <w:t>f</w:t>
      </w:r>
      <w:r>
        <w:t xml:space="preserve"> IBM Federal Systems</w:t>
      </w:r>
    </w:p>
    <w:p w14:paraId="104045F8" w14:textId="1F5C184A" w:rsidR="00AC2C00" w:rsidRDefault="00AC2C00" w:rsidP="00DE0AA5">
      <w:r>
        <w:t>The book contains helpful capsule descriptions of many different programming language developments in early computing.</w:t>
      </w:r>
    </w:p>
    <w:p w14:paraId="50BB624A" w14:textId="439DC0EA" w:rsidR="00042C88" w:rsidRDefault="00042C88" w:rsidP="00DE0AA5">
      <w:r>
        <w:t>The book claims to address 120 different languages</w:t>
      </w:r>
    </w:p>
    <w:p w14:paraId="15FEADFF" w14:textId="400640B9" w:rsidR="00042C88" w:rsidRDefault="00042C88" w:rsidP="00042C88">
      <w:pPr>
        <w:pStyle w:val="ListParagraph"/>
        <w:numPr>
          <w:ilvl w:val="0"/>
          <w:numId w:val="49"/>
        </w:numPr>
      </w:pPr>
      <w:r>
        <w:t>20 completely dead</w:t>
      </w:r>
    </w:p>
    <w:p w14:paraId="4AEDD572" w14:textId="49961147" w:rsidR="00042C88" w:rsidRDefault="00042C88" w:rsidP="00042C88">
      <w:pPr>
        <w:pStyle w:val="ListParagraph"/>
        <w:numPr>
          <w:ilvl w:val="0"/>
          <w:numId w:val="49"/>
        </w:numPr>
      </w:pPr>
      <w:r>
        <w:t>35 very little usage</w:t>
      </w:r>
    </w:p>
    <w:p w14:paraId="1D21A936" w14:textId="3F24EE28" w:rsidR="00042C88" w:rsidRDefault="00042C88" w:rsidP="00042C88">
      <w:pPr>
        <w:pStyle w:val="ListParagraph"/>
        <w:numPr>
          <w:ilvl w:val="0"/>
          <w:numId w:val="49"/>
        </w:numPr>
      </w:pPr>
      <w:r>
        <w:t>50 for specialized uses</w:t>
      </w:r>
    </w:p>
    <w:p w14:paraId="06D1436F" w14:textId="2A999074" w:rsidR="00042C88" w:rsidRDefault="00042C88" w:rsidP="00042C88">
      <w:pPr>
        <w:pStyle w:val="ListParagraph"/>
        <w:numPr>
          <w:ilvl w:val="0"/>
          <w:numId w:val="49"/>
        </w:numPr>
      </w:pPr>
      <w:r>
        <w:t>15 widely used</w:t>
      </w:r>
    </w:p>
    <w:p w14:paraId="10F71E3B" w14:textId="30EDE146" w:rsidR="00042C88" w:rsidRDefault="00010F75" w:rsidP="00DE0AA5">
      <w:r>
        <w:t>Credits Whirlwind 1952, and Rochester 1953</w:t>
      </w:r>
      <w:r>
        <w:rPr>
          <w:rStyle w:val="FootnoteReference"/>
        </w:rPr>
        <w:footnoteReference w:id="21"/>
      </w:r>
      <w:r>
        <w:t xml:space="preserve"> with the earliest work in ‘symbolic assemblers’</w:t>
      </w:r>
    </w:p>
    <w:p w14:paraId="7330C476" w14:textId="67E042F2" w:rsidR="00010F75" w:rsidRDefault="00094941" w:rsidP="00DE0AA5">
      <w:r>
        <w:t>Cites conferences:</w:t>
      </w:r>
    </w:p>
    <w:p w14:paraId="217537C0" w14:textId="3F3A539C" w:rsidR="00094941" w:rsidRDefault="00094941" w:rsidP="00094941">
      <w:pPr>
        <w:pStyle w:val="ListParagraph"/>
        <w:numPr>
          <w:ilvl w:val="0"/>
          <w:numId w:val="10"/>
        </w:numPr>
      </w:pPr>
      <w:r w:rsidRPr="00094941">
        <w:rPr>
          <w:i/>
          <w:iCs/>
        </w:rPr>
        <w:t>Automatic Programming</w:t>
      </w:r>
      <w:r>
        <w:t>, ONR meeting in May 1954</w:t>
      </w:r>
    </w:p>
    <w:p w14:paraId="21E73DCB" w14:textId="386E2AE9" w:rsidR="00094941" w:rsidRDefault="00094941" w:rsidP="00094941">
      <w:pPr>
        <w:pStyle w:val="ListParagraph"/>
        <w:numPr>
          <w:ilvl w:val="0"/>
          <w:numId w:val="10"/>
        </w:numPr>
      </w:pPr>
      <w:r w:rsidRPr="00094941">
        <w:rPr>
          <w:i/>
          <w:iCs/>
        </w:rPr>
        <w:t>Advanced Programming Methods for Digital Computers</w:t>
      </w:r>
      <w:r>
        <w:t>, ONR and Navy Mathematical Computing Advisory Panel, June 1956.</w:t>
      </w:r>
    </w:p>
    <w:p w14:paraId="74D296F2" w14:textId="31A05A40" w:rsidR="00010F75" w:rsidRDefault="00166387" w:rsidP="00DE0AA5">
      <w:r>
        <w:t xml:space="preserve">Pg 129 credits </w:t>
      </w:r>
      <w:proofErr w:type="spellStart"/>
      <w:r>
        <w:t>Laning</w:t>
      </w:r>
      <w:proofErr w:type="spellEnd"/>
      <w:r>
        <w:t xml:space="preserve"> and Zierler with the first for a language with “mathematical notation”</w:t>
      </w:r>
    </w:p>
    <w:p w14:paraId="4C7FCBBA" w14:textId="75C173A0" w:rsidR="00042C88" w:rsidRDefault="00166387" w:rsidP="00DE0AA5">
      <w:r>
        <w:t>Cites “earliest higher-level language” as UNIVAC’s ‘SHORT CODE’ – 1952, suggested by Mauchly in 1949.</w:t>
      </w:r>
    </w:p>
    <w:p w14:paraId="197DC5AD" w14:textId="47D09026" w:rsidR="00166387" w:rsidRDefault="00166387" w:rsidP="00DE0AA5">
      <w:r>
        <w:t xml:space="preserve">Second citation goes to IBM </w:t>
      </w:r>
      <w:proofErr w:type="spellStart"/>
      <w:r>
        <w:t>Speedcoding</w:t>
      </w:r>
      <w:proofErr w:type="spellEnd"/>
      <w:r>
        <w:t xml:space="preserve"> for the 701 in Jan 1953, under direction of J. Backus</w:t>
      </w:r>
    </w:p>
    <w:p w14:paraId="5080BC37" w14:textId="0073EE38" w:rsidR="00166387" w:rsidRDefault="00166387" w:rsidP="00DE0AA5">
      <w:r>
        <w:t>Cites Remington-Rand and Grace Hopper’s A0, A1, A2 compilers.  A2 was in use in 1955.</w:t>
      </w:r>
    </w:p>
    <w:p w14:paraId="7A868AF8" w14:textId="61956D7E" w:rsidR="00166387" w:rsidRDefault="00166387" w:rsidP="00DE0AA5">
      <w:r>
        <w:t xml:space="preserve">Boeing Airplane Company </w:t>
      </w:r>
      <w:proofErr w:type="spellStart"/>
      <w:r>
        <w:t>Agebraic</w:t>
      </w:r>
      <w:proofErr w:type="spellEnd"/>
      <w:r>
        <w:t xml:space="preserve"> Interpretive Coding System (BACAIC) on the IBM 701 in July 1955 seems to an alternative to </w:t>
      </w:r>
      <w:proofErr w:type="spellStart"/>
      <w:r>
        <w:t>Laning</w:t>
      </w:r>
      <w:proofErr w:type="spellEnd"/>
      <w:r>
        <w:t xml:space="preserve"> and Zierler.</w:t>
      </w:r>
    </w:p>
    <w:p w14:paraId="3C9663E6" w14:textId="57E7A46F" w:rsidR="00166387" w:rsidRDefault="00166387" w:rsidP="00DE0AA5"/>
    <w:p w14:paraId="6C9C1003" w14:textId="06F60925" w:rsidR="00C32868" w:rsidRDefault="00C32868" w:rsidP="00DE0AA5">
      <w:r>
        <w:t>Hopper at Remington Rand did MATH-MATIC / AT-3, starting in 1955, including a couple of features:</w:t>
      </w:r>
    </w:p>
    <w:p w14:paraId="27C97622" w14:textId="3D12ADEF" w:rsidR="00C32868" w:rsidRDefault="00C32868" w:rsidP="00C32868">
      <w:pPr>
        <w:pStyle w:val="ListParagraph"/>
        <w:numPr>
          <w:ilvl w:val="0"/>
          <w:numId w:val="10"/>
        </w:numPr>
      </w:pPr>
      <w:r>
        <w:t>Inline inclusion of lower-level languages</w:t>
      </w:r>
    </w:p>
    <w:p w14:paraId="10A782EB" w14:textId="0A4AD94A" w:rsidR="00C32868" w:rsidRDefault="00C32868" w:rsidP="00C32868">
      <w:pPr>
        <w:pStyle w:val="ListParagraph"/>
        <w:numPr>
          <w:ilvl w:val="0"/>
          <w:numId w:val="10"/>
        </w:numPr>
      </w:pPr>
      <w:r>
        <w:t>“Automatic Segmentation” – the compiler would break source code into overlays that could be brought in from mass storage (including somehow trying to keep repetitive loops in a single segment.)</w:t>
      </w:r>
    </w:p>
    <w:p w14:paraId="747EAD24" w14:textId="0AB9659C" w:rsidR="00C32868" w:rsidRDefault="00C32868" w:rsidP="00C32868">
      <w:r>
        <w:t>Internal Translator (IT) was developed for IBM 650 (no date given) to allow rudimentary scientific programming.</w:t>
      </w:r>
    </w:p>
    <w:p w14:paraId="057BBD0F" w14:textId="7710A271" w:rsidR="00C32868" w:rsidRDefault="00C32868" w:rsidP="00C32868"/>
    <w:p w14:paraId="5434B984" w14:textId="60E10BC2" w:rsidR="00C32868" w:rsidRDefault="00C32868" w:rsidP="00C32868">
      <w:r>
        <w:t>First publication on FORTRAN listed as Nov 10, 1954, issued by IBM, for the 704</w:t>
      </w:r>
    </w:p>
    <w:p w14:paraId="348CECF7" w14:textId="3E8AF1A9" w:rsidR="00C32868" w:rsidRDefault="00C32868" w:rsidP="00C32868"/>
    <w:p w14:paraId="7365B73C" w14:textId="2B1C8A27" w:rsidR="0041521C" w:rsidRDefault="0041521C" w:rsidP="00C32868">
      <w:r>
        <w:t xml:space="preserve">For Whirlwind, Sammet also cites Doug Ross’s Automatically Programmed Tools (APT) language for machine tools.  First version </w:t>
      </w:r>
      <w:proofErr w:type="spellStart"/>
      <w:r>
        <w:t>demo’d</w:t>
      </w:r>
      <w:proofErr w:type="spellEnd"/>
      <w:r>
        <w:t xml:space="preserve"> on WW in 1955, with versions in 1956 and 1957.  APT-II was done for the IBM 704 in 1958, then carried forward to APT-III on the 7090.</w:t>
      </w:r>
    </w:p>
    <w:p w14:paraId="00ECC7A6" w14:textId="1F900CD9" w:rsidR="00AC2C00" w:rsidRDefault="00AC2C00" w:rsidP="00C32868">
      <w:r>
        <w:t xml:space="preserve">The only reference given for APT is a brochure from </w:t>
      </w:r>
      <w:proofErr w:type="spellStart"/>
      <w:r>
        <w:t>Armour</w:t>
      </w:r>
      <w:proofErr w:type="spellEnd"/>
      <w:r>
        <w:t xml:space="preserve"> Research Foundation of Illinois Institute of Technology AZ-240, Nov 1962.</w:t>
      </w:r>
    </w:p>
    <w:p w14:paraId="7449962E" w14:textId="46134923" w:rsidR="00AC2C00" w:rsidRDefault="00AC2C00" w:rsidP="00C32868"/>
    <w:p w14:paraId="6CE9A93E" w14:textId="77777777" w:rsidR="00AC2C00" w:rsidRDefault="00AC2C00" w:rsidP="00C32868"/>
    <w:p w14:paraId="00C5A166" w14:textId="77777777" w:rsidR="00166387" w:rsidRDefault="00166387" w:rsidP="00DE0AA5"/>
    <w:p w14:paraId="056CB203" w14:textId="3BE00BFE" w:rsidR="006154BD" w:rsidRDefault="006154BD" w:rsidP="006154BD">
      <w:pPr>
        <w:pStyle w:val="Heading2"/>
      </w:pPr>
      <w:bookmarkStart w:id="131" w:name="_Toc193914402"/>
      <w:r>
        <w:lastRenderedPageBreak/>
        <w:t>History of Computing</w:t>
      </w:r>
      <w:bookmarkEnd w:id="131"/>
    </w:p>
    <w:p w14:paraId="498FA744" w14:textId="77777777" w:rsidR="006154BD" w:rsidRDefault="006154BD" w:rsidP="006154BD">
      <w:pPr>
        <w:pStyle w:val="Heading3"/>
      </w:pPr>
      <w:bookmarkStart w:id="132" w:name="_Toc193914403"/>
      <w:proofErr w:type="spellStart"/>
      <w:r w:rsidRPr="00801147">
        <w:t>Ceruzzi</w:t>
      </w:r>
      <w:proofErr w:type="spellEnd"/>
      <w:r>
        <w:t>,</w:t>
      </w:r>
      <w:r w:rsidRPr="00801147">
        <w:t xml:space="preserve"> Paul E.</w:t>
      </w:r>
      <w:r>
        <w:t>;</w:t>
      </w:r>
      <w:r w:rsidRPr="00801147">
        <w:t xml:space="preserve"> A History of Modern Computing</w:t>
      </w:r>
      <w:r>
        <w:t xml:space="preserve">, </w:t>
      </w:r>
      <w:r w:rsidRPr="00801147">
        <w:t>Second edition</w:t>
      </w:r>
      <w:bookmarkEnd w:id="132"/>
      <w:r>
        <w:t xml:space="preserve"> </w:t>
      </w:r>
    </w:p>
    <w:p w14:paraId="2710C847" w14:textId="77777777" w:rsidR="006154BD" w:rsidRDefault="006154BD" w:rsidP="006154BD">
      <w:pPr>
        <w:rPr>
          <w:rFonts w:ascii="Times New Roman" w:hAnsi="Times New Roman"/>
          <w:sz w:val="24"/>
        </w:rPr>
      </w:pPr>
      <w:hyperlink r:id="rId172" w:history="1">
        <w:r w:rsidRPr="00FB260C">
          <w:rPr>
            <w:rStyle w:val="Hyperlink"/>
            <w:rFonts w:ascii="Times New Roman" w:hAnsi="Times New Roman"/>
            <w:sz w:val="24"/>
          </w:rPr>
          <w:t>https://doc.lagout.org/science/0_Computer%20Science/0_Computer%20History/A%20History%20of%20Modern%20Computing,%202nd.pdf</w:t>
        </w:r>
      </w:hyperlink>
    </w:p>
    <w:p w14:paraId="49E006D6" w14:textId="6E3F81E7" w:rsidR="006154BD" w:rsidRDefault="006154BD" w:rsidP="006154BD">
      <w:pPr>
        <w:rPr>
          <w:rFonts w:ascii="Times New Roman" w:hAnsi="Times New Roman"/>
          <w:sz w:val="24"/>
        </w:rPr>
      </w:pPr>
    </w:p>
    <w:p w14:paraId="1567682B" w14:textId="22116BB0" w:rsidR="006D3BD0" w:rsidRDefault="006D3BD0" w:rsidP="006154BD">
      <w:pPr>
        <w:rPr>
          <w:rFonts w:ascii="Times New Roman" w:hAnsi="Times New Roman"/>
          <w:sz w:val="24"/>
        </w:rPr>
      </w:pPr>
    </w:p>
    <w:p w14:paraId="71361CA7" w14:textId="332DFD8D" w:rsidR="006D3BD0" w:rsidRDefault="006D3BD0" w:rsidP="006D3BD0">
      <w:pPr>
        <w:pStyle w:val="Heading3"/>
        <w:rPr>
          <w:i/>
          <w:iCs w:val="0"/>
        </w:rPr>
      </w:pPr>
      <w:bookmarkStart w:id="133" w:name="_Toc193914404"/>
      <w:r>
        <w:t xml:space="preserve">Haigh &amp; </w:t>
      </w:r>
      <w:proofErr w:type="spellStart"/>
      <w:r>
        <w:t>Ceruzzi</w:t>
      </w:r>
      <w:proofErr w:type="spellEnd"/>
      <w:r>
        <w:t xml:space="preserve">, </w:t>
      </w:r>
      <w:r>
        <w:rPr>
          <w:i/>
          <w:iCs w:val="0"/>
        </w:rPr>
        <w:t>A New History of Modern Computing</w:t>
      </w:r>
      <w:bookmarkEnd w:id="133"/>
    </w:p>
    <w:p w14:paraId="0664DCCC" w14:textId="632EDA15" w:rsidR="00453E78" w:rsidRDefault="00453E78" w:rsidP="00453E78">
      <w:r>
        <w:t>[not yet released]</w:t>
      </w:r>
    </w:p>
    <w:p w14:paraId="4DA23743" w14:textId="77777777" w:rsidR="00453E78" w:rsidRDefault="00453E78" w:rsidP="00453E78"/>
    <w:p w14:paraId="326BD528" w14:textId="08A7575B" w:rsidR="00453E78" w:rsidRDefault="00453E78" w:rsidP="00453E78">
      <w:r>
        <w:t>On real-time computing, Tom says:</w:t>
      </w:r>
    </w:p>
    <w:p w14:paraId="16CF0611" w14:textId="30397035" w:rsidR="00856AE4" w:rsidRPr="00856AE4" w:rsidRDefault="00856AE4" w:rsidP="00856AE4">
      <w:pPr>
        <w:ind w:left="720"/>
        <w:rPr>
          <w:color w:val="365F91" w:themeColor="accent1" w:themeShade="BF"/>
          <w:sz w:val="18"/>
          <w:szCs w:val="22"/>
        </w:rPr>
      </w:pPr>
      <w:r w:rsidRPr="00856AE4">
        <w:rPr>
          <w:color w:val="365F91" w:themeColor="accent1" w:themeShade="BF"/>
          <w:sz w:val="18"/>
          <w:szCs w:val="22"/>
        </w:rPr>
        <w:t>Subject: Re: [SIGCIS-Members] whirlwind, radar and real-time tracking</w:t>
      </w:r>
      <w:r>
        <w:rPr>
          <w:color w:val="365F91" w:themeColor="accent1" w:themeShade="BF"/>
          <w:sz w:val="18"/>
          <w:szCs w:val="22"/>
        </w:rPr>
        <w:br/>
      </w:r>
      <w:r w:rsidRPr="00856AE4">
        <w:rPr>
          <w:color w:val="365F91" w:themeColor="accent1" w:themeShade="BF"/>
          <w:sz w:val="18"/>
          <w:szCs w:val="22"/>
        </w:rPr>
        <w:t xml:space="preserve">Date: </w:t>
      </w:r>
      <w:r w:rsidRPr="00856AE4">
        <w:rPr>
          <w:color w:val="365F91" w:themeColor="accent1" w:themeShade="BF"/>
          <w:sz w:val="18"/>
          <w:szCs w:val="22"/>
        </w:rPr>
        <w:tab/>
        <w:t>Fri, 23 Apr 2021 21:39:21 -0500</w:t>
      </w:r>
      <w:r>
        <w:rPr>
          <w:color w:val="365F91" w:themeColor="accent1" w:themeShade="BF"/>
          <w:sz w:val="18"/>
          <w:szCs w:val="22"/>
        </w:rPr>
        <w:br/>
      </w:r>
      <w:r w:rsidRPr="00856AE4">
        <w:rPr>
          <w:color w:val="365F91" w:themeColor="accent1" w:themeShade="BF"/>
          <w:sz w:val="18"/>
          <w:szCs w:val="22"/>
        </w:rPr>
        <w:t xml:space="preserve">From: </w:t>
      </w:r>
      <w:r w:rsidRPr="00856AE4">
        <w:rPr>
          <w:color w:val="365F91" w:themeColor="accent1" w:themeShade="BF"/>
          <w:sz w:val="18"/>
          <w:szCs w:val="22"/>
        </w:rPr>
        <w:tab/>
      </w:r>
      <w:hyperlink r:id="rId173" w:history="1">
        <w:r w:rsidRPr="00405A27">
          <w:rPr>
            <w:rStyle w:val="Hyperlink"/>
            <w:sz w:val="18"/>
            <w:szCs w:val="22"/>
            <w14:textFill>
              <w14:solidFill>
                <w14:srgbClr w14:val="0000FF">
                  <w14:lumMod w14:val="75000"/>
                </w14:srgbClr>
              </w14:solidFill>
            </w14:textFill>
          </w:rPr>
          <w:t>thomas.haigh@gmail.com</w:t>
        </w:r>
      </w:hyperlink>
      <w:r>
        <w:rPr>
          <w:color w:val="365F91" w:themeColor="accent1" w:themeShade="BF"/>
          <w:sz w:val="18"/>
          <w:szCs w:val="22"/>
        </w:rPr>
        <w:br/>
      </w:r>
      <w:r w:rsidRPr="00856AE4">
        <w:rPr>
          <w:color w:val="365F91" w:themeColor="accent1" w:themeShade="BF"/>
          <w:sz w:val="18"/>
          <w:szCs w:val="22"/>
        </w:rPr>
        <w:t xml:space="preserve">To: </w:t>
      </w:r>
      <w:r w:rsidRPr="00856AE4">
        <w:rPr>
          <w:color w:val="365F91" w:themeColor="accent1" w:themeShade="BF"/>
          <w:sz w:val="18"/>
          <w:szCs w:val="22"/>
        </w:rPr>
        <w:tab/>
        <w:t>'</w:t>
      </w:r>
      <w:proofErr w:type="spellStart"/>
      <w:r w:rsidRPr="00856AE4">
        <w:rPr>
          <w:color w:val="365F91" w:themeColor="accent1" w:themeShade="BF"/>
          <w:sz w:val="18"/>
          <w:szCs w:val="22"/>
        </w:rPr>
        <w:t>Sigcis</w:t>
      </w:r>
      <w:proofErr w:type="spellEnd"/>
      <w:r w:rsidRPr="00856AE4">
        <w:rPr>
          <w:color w:val="365F91" w:themeColor="accent1" w:themeShade="BF"/>
          <w:sz w:val="18"/>
          <w:szCs w:val="22"/>
        </w:rPr>
        <w:t>' &lt;members@sigcis.org&gt;</w:t>
      </w:r>
    </w:p>
    <w:p w14:paraId="151853E5" w14:textId="77777777" w:rsidR="00856AE4" w:rsidRPr="00856AE4" w:rsidRDefault="00856AE4" w:rsidP="00856AE4">
      <w:pPr>
        <w:ind w:left="720"/>
        <w:rPr>
          <w:color w:val="365F91" w:themeColor="accent1" w:themeShade="BF"/>
          <w:sz w:val="18"/>
          <w:szCs w:val="22"/>
        </w:rPr>
      </w:pPr>
      <w:r w:rsidRPr="00856AE4">
        <w:rPr>
          <w:color w:val="365F91" w:themeColor="accent1" w:themeShade="BF"/>
          <w:sz w:val="18"/>
          <w:szCs w:val="22"/>
        </w:rPr>
        <w:t>The thing to remember is that 1951 is very early in the history of modern computing and there are not that many functional EDVAC-style computers around. Add to that the non-obviousness of using one for real-time control and the thing that needs explaining is that there was one at all, not that there weren’t more.</w:t>
      </w:r>
    </w:p>
    <w:p w14:paraId="61942EBB" w14:textId="77777777" w:rsidR="00856AE4" w:rsidRPr="00856AE4" w:rsidRDefault="00856AE4" w:rsidP="00856AE4">
      <w:pPr>
        <w:ind w:left="720"/>
        <w:rPr>
          <w:color w:val="365F91" w:themeColor="accent1" w:themeShade="BF"/>
          <w:sz w:val="18"/>
          <w:szCs w:val="22"/>
        </w:rPr>
      </w:pPr>
      <w:r w:rsidRPr="00856AE4">
        <w:rPr>
          <w:color w:val="365F91" w:themeColor="accent1" w:themeShade="BF"/>
          <w:sz w:val="18"/>
          <w:szCs w:val="22"/>
        </w:rPr>
        <w:t>The first EDVAC style computers weren’t applied to production work until 1949, with the well-documented cases of the Manchester Mark 1 and EDVAC in the UK. SEAC in 1950 was the first well-documented case in the US, as it’s not clear whether BINAC (1949) was ever applied to real problems. By 1951 there were several others, including LEO and the Pilot ACE in the UK, the IAS computer apparently partially operational, EDVAC itself in partial operation at BRL alongside ENIAC, but few enough that it wouldn’t be that much work to produce a complete list. Most of the projects were held up by the difficulty of producing reliable storage devices, more than anything else. 1951 is also the year of the very first deliveries of computers marketed as standard products.</w:t>
      </w:r>
    </w:p>
    <w:p w14:paraId="7778DE33" w14:textId="4E13A994" w:rsidR="00856AE4" w:rsidRPr="00856AE4" w:rsidRDefault="00856AE4" w:rsidP="00856AE4">
      <w:pPr>
        <w:ind w:left="720"/>
        <w:rPr>
          <w:color w:val="365F91" w:themeColor="accent1" w:themeShade="BF"/>
          <w:sz w:val="18"/>
          <w:szCs w:val="22"/>
        </w:rPr>
      </w:pPr>
      <w:r w:rsidRPr="00856AE4">
        <w:rPr>
          <w:color w:val="365F91" w:themeColor="accent1" w:themeShade="BF"/>
          <w:sz w:val="18"/>
          <w:szCs w:val="22"/>
        </w:rPr>
        <w:t>This history highlights the exceptional place of MIT in the emerging Cold War order, as people like Forrester and Everett took advantage of connections and capabilities built up during MIT’s wartime defense work to mobilize vast amounts of money towards their project, justified by the need for new defensive capabilities to guard against the USSR’s newly developed atomic bombs. As well as Atsushi’s book, the obvious reference points here are Stuart Leslie’s book _</w:t>
      </w:r>
      <w:r w:rsidRPr="00856AE4">
        <w:rPr>
          <w:i/>
          <w:iCs/>
          <w:color w:val="365F91" w:themeColor="accent1" w:themeShade="BF"/>
          <w:sz w:val="18"/>
          <w:szCs w:val="22"/>
        </w:rPr>
        <w:t>The Cold War and American Science</w:t>
      </w:r>
      <w:r w:rsidRPr="00856AE4">
        <w:rPr>
          <w:color w:val="365F91" w:themeColor="accent1" w:themeShade="BF"/>
          <w:sz w:val="18"/>
          <w:szCs w:val="22"/>
        </w:rPr>
        <w:t xml:space="preserve">_ (actually about MIT and Stanford) and Paul Edwards’ </w:t>
      </w:r>
      <w:proofErr w:type="gramStart"/>
      <w:r w:rsidRPr="00856AE4">
        <w:rPr>
          <w:i/>
          <w:iCs/>
          <w:color w:val="365F91" w:themeColor="accent1" w:themeShade="BF"/>
          <w:sz w:val="18"/>
          <w:szCs w:val="22"/>
        </w:rPr>
        <w:t>The</w:t>
      </w:r>
      <w:proofErr w:type="gramEnd"/>
      <w:r w:rsidRPr="00856AE4">
        <w:rPr>
          <w:i/>
          <w:iCs/>
          <w:color w:val="365F91" w:themeColor="accent1" w:themeShade="BF"/>
          <w:sz w:val="18"/>
          <w:szCs w:val="22"/>
        </w:rPr>
        <w:t xml:space="preserve"> Closed World</w:t>
      </w:r>
      <w:r w:rsidRPr="00856AE4">
        <w:rPr>
          <w:color w:val="365F91" w:themeColor="accent1" w:themeShade="BF"/>
          <w:sz w:val="18"/>
          <w:szCs w:val="22"/>
        </w:rPr>
        <w:t xml:space="preserve"> which has a great chapter on SAGE.</w:t>
      </w:r>
    </w:p>
    <w:p w14:paraId="4479AB0A" w14:textId="1F721EFE" w:rsidR="00856AE4" w:rsidRPr="00856AE4" w:rsidRDefault="00856AE4" w:rsidP="00856AE4">
      <w:pPr>
        <w:ind w:left="720"/>
        <w:rPr>
          <w:color w:val="365F91" w:themeColor="accent1" w:themeShade="BF"/>
          <w:sz w:val="18"/>
          <w:szCs w:val="22"/>
        </w:rPr>
      </w:pPr>
      <w:r w:rsidRPr="00856AE4">
        <w:rPr>
          <w:color w:val="365F91" w:themeColor="accent1" w:themeShade="BF"/>
          <w:sz w:val="18"/>
          <w:szCs w:val="22"/>
        </w:rPr>
        <w:t>Not at all coincidentally, the unmatched federal largess that Whirlwind and other projects brought to MIT and its Lincoln Lab over the course of the 1950s explains why it was pretty much unique in the late-1950s and early-1960s in having a handful of computers lying around without constant queues of official work to be done on them, which in turn created the potential for self-selected undergraduates and even non-students drawn to its potential to develop MIT’s famous hacker culture.</w:t>
      </w:r>
    </w:p>
    <w:p w14:paraId="781BA939" w14:textId="77777777" w:rsidR="00856AE4" w:rsidRPr="00856AE4" w:rsidRDefault="00856AE4" w:rsidP="00856AE4">
      <w:pPr>
        <w:ind w:left="720"/>
        <w:rPr>
          <w:color w:val="365F91" w:themeColor="accent1" w:themeShade="BF"/>
          <w:sz w:val="18"/>
          <w:szCs w:val="22"/>
        </w:rPr>
      </w:pPr>
    </w:p>
    <w:p w14:paraId="06AD4E0C" w14:textId="5A2BDF66" w:rsidR="00453E78" w:rsidRPr="00856AE4" w:rsidRDefault="00453E78" w:rsidP="00856AE4">
      <w:pPr>
        <w:ind w:left="720"/>
        <w:rPr>
          <w:color w:val="365F91" w:themeColor="accent1" w:themeShade="BF"/>
          <w:sz w:val="18"/>
          <w:szCs w:val="22"/>
        </w:rPr>
      </w:pPr>
      <w:r w:rsidRPr="00856AE4">
        <w:rPr>
          <w:color w:val="365F91" w:themeColor="accent1" w:themeShade="BF"/>
          <w:sz w:val="18"/>
          <w:szCs w:val="22"/>
        </w:rPr>
        <w:t xml:space="preserve">All of the examples that spring to mind from the 1950s and early-1960s of using computers for </w:t>
      </w:r>
      <w:proofErr w:type="spellStart"/>
      <w:r w:rsidRPr="00856AE4">
        <w:rPr>
          <w:color w:val="365F91" w:themeColor="accent1" w:themeShade="BF"/>
          <w:sz w:val="18"/>
          <w:szCs w:val="22"/>
        </w:rPr>
        <w:t>realtime</w:t>
      </w:r>
      <w:proofErr w:type="spellEnd"/>
      <w:r w:rsidRPr="00856AE4">
        <w:rPr>
          <w:color w:val="365F91" w:themeColor="accent1" w:themeShade="BF"/>
          <w:sz w:val="18"/>
          <w:szCs w:val="22"/>
        </w:rPr>
        <w:t xml:space="preserve"> control, or of making them more rugged and compact, come from Cold War applications such as mobile control centers, missile guidance, the manned space program, bombers, nuclear reactors, etc. All this is explored in chapter 4, “The Computer Becomes a Real-Time Control System” in the forthcoming Haigh &amp; </w:t>
      </w:r>
      <w:proofErr w:type="spellStart"/>
      <w:r w:rsidRPr="00856AE4">
        <w:rPr>
          <w:color w:val="365F91" w:themeColor="accent1" w:themeShade="BF"/>
          <w:sz w:val="18"/>
          <w:szCs w:val="22"/>
        </w:rPr>
        <w:t>Ceruzzi</w:t>
      </w:r>
      <w:proofErr w:type="spellEnd"/>
      <w:r w:rsidRPr="00856AE4">
        <w:rPr>
          <w:color w:val="365F91" w:themeColor="accent1" w:themeShade="BF"/>
          <w:sz w:val="18"/>
          <w:szCs w:val="22"/>
        </w:rPr>
        <w:t xml:space="preserve"> _A New History of Modern Computing_ which begins with Whirlwind and finishes with the Space Shuttle, along the way exploring the origin of important technologies such as minicomputers and chips as byproducts of the work done for these Cold War projects.</w:t>
      </w:r>
    </w:p>
    <w:p w14:paraId="778354F7" w14:textId="1771422E" w:rsidR="00453E78" w:rsidRDefault="00453E78" w:rsidP="00453E78"/>
    <w:p w14:paraId="655578C6" w14:textId="57B5451E" w:rsidR="0070035C" w:rsidRDefault="0070035C" w:rsidP="00453E78">
      <w:pPr>
        <w:pStyle w:val="Heading3"/>
      </w:pPr>
      <w:bookmarkStart w:id="134" w:name="_Toc193914405"/>
      <w:r>
        <w:t>GoldStine, The Computer from Pascal to von Neuman</w:t>
      </w:r>
      <w:bookmarkEnd w:id="134"/>
    </w:p>
    <w:p w14:paraId="6029695C" w14:textId="7DE32BB5" w:rsidR="0070035C" w:rsidRDefault="0070035C" w:rsidP="0070035C">
      <w:r>
        <w:t>Published 1972, Princeton University Press</w:t>
      </w:r>
    </w:p>
    <w:p w14:paraId="0F10B5F8" w14:textId="3D497EF4" w:rsidR="0070035C" w:rsidRDefault="0070035C" w:rsidP="0070035C"/>
    <w:p w14:paraId="617DF0A1" w14:textId="77777777" w:rsidR="008165CE" w:rsidRDefault="008165CE" w:rsidP="0070035C"/>
    <w:p w14:paraId="51FC0D61" w14:textId="78B5DB68" w:rsidR="00386EBC" w:rsidRDefault="00386EBC" w:rsidP="0070035C">
      <w:r>
        <w:t>[I’ve been reading just Part III, the section on the IAS machine.]</w:t>
      </w:r>
    </w:p>
    <w:p w14:paraId="73AF11F3" w14:textId="26D42D1B" w:rsidR="00386EBC" w:rsidRDefault="00386EBC" w:rsidP="0070035C">
      <w:r>
        <w:t>The chapter reminds me just how many different computer-development projects all started at about the same time after ENIAC.</w:t>
      </w:r>
    </w:p>
    <w:p w14:paraId="34D32147" w14:textId="61AF44AA" w:rsidR="00386EBC" w:rsidRDefault="00386EBC" w:rsidP="0070035C">
      <w:proofErr w:type="spellStart"/>
      <w:r>
        <w:t>e.g</w:t>
      </w:r>
      <w:proofErr w:type="spellEnd"/>
      <w:r>
        <w:t xml:space="preserve"> EDVAC</w:t>
      </w:r>
    </w:p>
    <w:p w14:paraId="20C2FDAA" w14:textId="77777777" w:rsidR="00386EBC" w:rsidRDefault="00386EBC" w:rsidP="00386EBC">
      <w:r>
        <w:t>e.g. Univac – started Aug 1947, operational March 1951</w:t>
      </w:r>
    </w:p>
    <w:p w14:paraId="1BEA0EB8" w14:textId="77777777" w:rsidR="00386EBC" w:rsidRDefault="00386EBC" w:rsidP="0070035C"/>
    <w:p w14:paraId="5B2C8FD3" w14:textId="5E4071B3" w:rsidR="00386EBC" w:rsidRDefault="00386EBC" w:rsidP="0070035C">
      <w:r>
        <w:t>Goldstine claims that the IAS design ‘influenced’ most of the projects after EDVAC.</w:t>
      </w:r>
    </w:p>
    <w:p w14:paraId="32AE8600" w14:textId="7A7028C7" w:rsidR="00386EBC" w:rsidRDefault="00386EBC" w:rsidP="0070035C">
      <w:r>
        <w:t>The IAS project started in earnest March 1946 (</w:t>
      </w:r>
      <w:proofErr w:type="spellStart"/>
      <w:r>
        <w:t>pg</w:t>
      </w:r>
      <w:proofErr w:type="spellEnd"/>
      <w:r>
        <w:t xml:space="preserve"> 252)</w:t>
      </w:r>
    </w:p>
    <w:p w14:paraId="3BD948D0" w14:textId="7E35C093" w:rsidR="00386EBC" w:rsidRDefault="008165CE" w:rsidP="0070035C">
      <w:r>
        <w:t>Goldstine notes the critical developments in electrostatic storage</w:t>
      </w:r>
    </w:p>
    <w:p w14:paraId="6F29CAAD" w14:textId="0EB9D3FE" w:rsidR="008165CE" w:rsidRDefault="008165CE" w:rsidP="008165CE">
      <w:pPr>
        <w:pStyle w:val="ListParagraph"/>
        <w:numPr>
          <w:ilvl w:val="0"/>
          <w:numId w:val="10"/>
        </w:numPr>
      </w:pPr>
      <w:proofErr w:type="gramStart"/>
      <w:r>
        <w:t>Apparently</w:t>
      </w:r>
      <w:proofErr w:type="gramEnd"/>
      <w:r>
        <w:t xml:space="preserve"> the RCA </w:t>
      </w:r>
      <w:proofErr w:type="spellStart"/>
      <w:r>
        <w:t>Selectron</w:t>
      </w:r>
      <w:proofErr w:type="spellEnd"/>
      <w:r>
        <w:t xml:space="preserve"> was under way in time for IAS, but was finicky expensive and unreliable.</w:t>
      </w:r>
    </w:p>
    <w:p w14:paraId="0A067C70" w14:textId="0D56B662" w:rsidR="008165CE" w:rsidRDefault="008165CE" w:rsidP="008165CE">
      <w:pPr>
        <w:pStyle w:val="ListParagraph"/>
        <w:numPr>
          <w:ilvl w:val="0"/>
          <w:numId w:val="10"/>
        </w:numPr>
      </w:pPr>
      <w:r>
        <w:t>IAS hired(?) F.C. Williams, whose technique worked with conventional CRTs and a periodic (~30 msec) refresh mechanism.</w:t>
      </w:r>
    </w:p>
    <w:p w14:paraId="12166830" w14:textId="0F6DDC2C" w:rsidR="008165CE" w:rsidRDefault="008165CE" w:rsidP="008165CE">
      <w:pPr>
        <w:pStyle w:val="ListParagraph"/>
        <w:numPr>
          <w:ilvl w:val="1"/>
          <w:numId w:val="10"/>
        </w:numPr>
      </w:pPr>
      <w:r>
        <w:t>Although conventional CRTs often had flaws in the phosphor coating, resulting in a lot of tubes being disqualified.</w:t>
      </w:r>
    </w:p>
    <w:p w14:paraId="04A4440D" w14:textId="77777777" w:rsidR="008165CE" w:rsidRDefault="008165CE" w:rsidP="008165CE"/>
    <w:p w14:paraId="2C282AEF" w14:textId="0D858C78" w:rsidR="00386EBC" w:rsidRDefault="00386EBC" w:rsidP="0070035C"/>
    <w:p w14:paraId="2FA4E959" w14:textId="04EEF3E9" w:rsidR="008165CE" w:rsidRDefault="008165CE" w:rsidP="008165CE">
      <w:r>
        <w:t>The (modern) IAS has a web page for von Neumann’s IAS Electronic Computer Project:</w:t>
      </w:r>
    </w:p>
    <w:p w14:paraId="6498C223" w14:textId="77777777" w:rsidR="008165CE" w:rsidRDefault="008165CE" w:rsidP="008165CE">
      <w:hyperlink r:id="rId174" w:history="1">
        <w:r w:rsidRPr="00E177A9">
          <w:rPr>
            <w:rStyle w:val="Hyperlink"/>
          </w:rPr>
          <w:t>https://www.ias.edu/library/ecp</w:t>
        </w:r>
      </w:hyperlink>
    </w:p>
    <w:p w14:paraId="576A9A0E" w14:textId="77777777" w:rsidR="008165CE" w:rsidRDefault="008165CE" w:rsidP="0070035C"/>
    <w:p w14:paraId="39B2E878" w14:textId="77777777" w:rsidR="00386EBC" w:rsidRPr="0070035C" w:rsidRDefault="00386EBC" w:rsidP="0070035C"/>
    <w:p w14:paraId="6F049D6C" w14:textId="3A5EE3C9" w:rsidR="00453E78" w:rsidRDefault="00453E78" w:rsidP="00453E78">
      <w:pPr>
        <w:pStyle w:val="Heading3"/>
      </w:pPr>
      <w:bookmarkStart w:id="135" w:name="_Toc193914406"/>
      <w:r>
        <w:t xml:space="preserve">Paul Edwards, </w:t>
      </w:r>
      <w:r w:rsidRPr="00453E78">
        <w:rPr>
          <w:i/>
          <w:iCs w:val="0"/>
        </w:rPr>
        <w:t>The Closed World</w:t>
      </w:r>
      <w:bookmarkEnd w:id="135"/>
    </w:p>
    <w:p w14:paraId="7F6AD028" w14:textId="3370E197" w:rsidR="00453E78" w:rsidRDefault="00453E78" w:rsidP="00453E78">
      <w:r>
        <w:t>…which has a great chapter on SAGE. [says T. Haigh]</w:t>
      </w:r>
    </w:p>
    <w:p w14:paraId="0C8B3AB2" w14:textId="54577429" w:rsidR="00453E78" w:rsidRDefault="00453E78" w:rsidP="00453E78"/>
    <w:p w14:paraId="3A103D42" w14:textId="623CA3F9" w:rsidR="00453E78" w:rsidRDefault="00453E78" w:rsidP="00453E78">
      <w:pPr>
        <w:pStyle w:val="Heading3"/>
      </w:pPr>
      <w:bookmarkStart w:id="136" w:name="_Toc193914407"/>
      <w:r>
        <w:t xml:space="preserve">Stuart Leslie, </w:t>
      </w:r>
      <w:r w:rsidRPr="00453E78">
        <w:rPr>
          <w:i/>
          <w:iCs w:val="0"/>
        </w:rPr>
        <w:t>The Cold War and American Science</w:t>
      </w:r>
      <w:bookmarkEnd w:id="136"/>
    </w:p>
    <w:p w14:paraId="1BA064A3" w14:textId="4E444525" w:rsidR="00453E78" w:rsidRDefault="00453E78" w:rsidP="00453E78">
      <w:r>
        <w:t xml:space="preserve">… </w:t>
      </w:r>
      <w:proofErr w:type="gramStart"/>
      <w:r>
        <w:t>actually</w:t>
      </w:r>
      <w:proofErr w:type="gramEnd"/>
      <w:r>
        <w:t xml:space="preserve"> about MIT and Stanford, [says T. Haigh]</w:t>
      </w:r>
    </w:p>
    <w:p w14:paraId="70D5C162" w14:textId="77777777" w:rsidR="00453E78" w:rsidRPr="00453E78" w:rsidRDefault="00453E78" w:rsidP="00453E78"/>
    <w:p w14:paraId="3AD7441D" w14:textId="500BD6A3" w:rsidR="006D3BD0" w:rsidRDefault="006D3BD0" w:rsidP="006D3BD0">
      <w:pPr>
        <w:pStyle w:val="Heading3"/>
      </w:pPr>
      <w:bookmarkStart w:id="137" w:name="_Toc193914408"/>
      <w:proofErr w:type="spellStart"/>
      <w:r>
        <w:t>Metzne</w:t>
      </w:r>
      <w:proofErr w:type="spellEnd"/>
      <w:r>
        <w:t>, J; A Graded Bibliography on Macro Systems</w:t>
      </w:r>
      <w:bookmarkEnd w:id="137"/>
    </w:p>
    <w:p w14:paraId="6F5CDD01" w14:textId="77777777" w:rsidR="006D3BD0" w:rsidRDefault="006D3BD0" w:rsidP="006D3BD0">
      <w:pPr>
        <w:spacing w:before="0" w:after="0"/>
        <w:rPr>
          <w:rFonts w:ascii="Times New Roman" w:hAnsi="Times New Roman"/>
          <w:sz w:val="24"/>
        </w:rPr>
      </w:pPr>
      <w:hyperlink r:id="rId175" w:history="1">
        <w:r w:rsidRPr="008E228B">
          <w:rPr>
            <w:rStyle w:val="Hyperlink"/>
            <w:rFonts w:ascii="Times New Roman" w:hAnsi="Times New Roman"/>
            <w:sz w:val="24"/>
          </w:rPr>
          <w:t>file:///K:/guy/History-of-Computing/Whirlwind/Articles/p57-metzne-graded-bibliography.pdf</w:t>
        </w:r>
      </w:hyperlink>
    </w:p>
    <w:p w14:paraId="589772B6" w14:textId="77777777" w:rsidR="006D3BD0" w:rsidRDefault="006D3BD0" w:rsidP="006D3BD0">
      <w:r>
        <w:t>A Graded Bibliography on Macro Systems and Extensible Languages*</w:t>
      </w:r>
    </w:p>
    <w:p w14:paraId="451899FE" w14:textId="77777777" w:rsidR="006D3BD0" w:rsidRDefault="006D3BD0" w:rsidP="006D3BD0">
      <w:r>
        <w:t>John R. Metzner</w:t>
      </w:r>
    </w:p>
    <w:p w14:paraId="5BD87200" w14:textId="77777777" w:rsidR="006D3BD0" w:rsidRDefault="006D3BD0" w:rsidP="006D3BD0">
      <w:r>
        <w:t>Computer Science Department</w:t>
      </w:r>
    </w:p>
    <w:p w14:paraId="199A43D7" w14:textId="77777777" w:rsidR="006D3BD0" w:rsidRDefault="006D3BD0" w:rsidP="006D3BD0">
      <w:r>
        <w:t>University of Missouri - Rolla</w:t>
      </w:r>
    </w:p>
    <w:p w14:paraId="4E2960C7" w14:textId="15B5583F" w:rsidR="006D3BD0" w:rsidRDefault="006D3BD0" w:rsidP="006D3BD0">
      <w:r>
        <w:t>Rolla, Missouri</w:t>
      </w:r>
    </w:p>
    <w:p w14:paraId="6907170A" w14:textId="77777777" w:rsidR="006D3BD0" w:rsidRDefault="006D3BD0" w:rsidP="006D3BD0"/>
    <w:p w14:paraId="26F1323A" w14:textId="77777777" w:rsidR="006D3BD0" w:rsidRDefault="006D3BD0" w:rsidP="006D3BD0">
      <w:pPr>
        <w:pStyle w:val="Heading3"/>
      </w:pPr>
      <w:bookmarkStart w:id="138" w:name="_Toc193914409"/>
      <w:r w:rsidRPr="004F46AE">
        <w:t>Annual Review of Automatic Programming</w:t>
      </w:r>
      <w:bookmarkEnd w:id="138"/>
    </w:p>
    <w:p w14:paraId="0E20A70D" w14:textId="77777777" w:rsidR="006D3BD0" w:rsidRPr="00502FD5" w:rsidRDefault="006D3BD0" w:rsidP="006D3BD0">
      <w:r>
        <w:t>[a periodical?  Dave Walden has The First Five Issues]</w:t>
      </w:r>
    </w:p>
    <w:p w14:paraId="115D140F" w14:textId="77777777" w:rsidR="006D3BD0" w:rsidRDefault="006D3BD0" w:rsidP="006154BD">
      <w:pPr>
        <w:rPr>
          <w:rFonts w:ascii="Times New Roman" w:hAnsi="Times New Roman"/>
          <w:sz w:val="24"/>
        </w:rPr>
      </w:pPr>
    </w:p>
    <w:p w14:paraId="22239173" w14:textId="77777777" w:rsidR="006154BD" w:rsidRPr="00DE0AA5" w:rsidRDefault="006154BD" w:rsidP="00DE0AA5"/>
    <w:p w14:paraId="31AEEC90" w14:textId="5156D0CC" w:rsidR="00502FD5" w:rsidRDefault="00502FD5" w:rsidP="00502FD5">
      <w:pPr>
        <w:pStyle w:val="Heading3"/>
      </w:pPr>
      <w:bookmarkStart w:id="139" w:name="_Toc193914410"/>
      <w:r>
        <w:lastRenderedPageBreak/>
        <w:t>Whirlwind at the MIT 150</w:t>
      </w:r>
      <w:r w:rsidRPr="00502FD5">
        <w:rPr>
          <w:vertAlign w:val="superscript"/>
        </w:rPr>
        <w:t>th</w:t>
      </w:r>
      <w:bookmarkEnd w:id="139"/>
      <w:r>
        <w:t xml:space="preserve"> </w:t>
      </w:r>
    </w:p>
    <w:p w14:paraId="71BF3655" w14:textId="5BEA8507" w:rsidR="00502FD5" w:rsidRDefault="00502FD5" w:rsidP="00D56B6D">
      <w:pPr>
        <w:rPr>
          <w:rFonts w:ascii="Times New Roman" w:hAnsi="Times New Roman"/>
          <w:sz w:val="24"/>
        </w:rPr>
      </w:pPr>
      <w:hyperlink r:id="rId176" w:history="1">
        <w:r w:rsidRPr="008E228B">
          <w:rPr>
            <w:rStyle w:val="Hyperlink"/>
            <w:rFonts w:ascii="Times New Roman" w:hAnsi="Times New Roman"/>
            <w:sz w:val="24"/>
          </w:rPr>
          <w:t>https://walden-family.com/ieee/anhc-34-2-eands-whirlwind.pdf</w:t>
        </w:r>
      </w:hyperlink>
    </w:p>
    <w:p w14:paraId="0E0D4FD1" w14:textId="77777777" w:rsidR="00502FD5" w:rsidRDefault="00502FD5" w:rsidP="00502FD5">
      <w:pPr>
        <w:spacing w:before="0" w:after="0"/>
        <w:rPr>
          <w:rFonts w:ascii="Times New Roman" w:hAnsi="Times New Roman"/>
          <w:sz w:val="24"/>
        </w:rPr>
      </w:pPr>
    </w:p>
    <w:p w14:paraId="24B989C3" w14:textId="62892528" w:rsidR="00502FD5" w:rsidRDefault="00502FD5" w:rsidP="00502FD5">
      <w:pPr>
        <w:pStyle w:val="Heading3"/>
      </w:pPr>
      <w:bookmarkStart w:id="140" w:name="_Toc193914411"/>
      <w:r>
        <w:t>History of TX-0</w:t>
      </w:r>
      <w:bookmarkEnd w:id="140"/>
    </w:p>
    <w:p w14:paraId="5E6A29CA" w14:textId="77777777" w:rsidR="00502FD5" w:rsidRDefault="00502FD5" w:rsidP="00502FD5">
      <w:pPr>
        <w:spacing w:before="0" w:after="0"/>
        <w:rPr>
          <w:rFonts w:ascii="Times New Roman" w:hAnsi="Times New Roman"/>
          <w:sz w:val="24"/>
        </w:rPr>
      </w:pPr>
      <w:hyperlink r:id="rId177" w:history="1">
        <w:r w:rsidRPr="008E228B">
          <w:rPr>
            <w:rStyle w:val="Hyperlink"/>
            <w:rFonts w:ascii="Times New Roman" w:hAnsi="Times New Roman"/>
            <w:sz w:val="24"/>
          </w:rPr>
          <w:t>file:///K:/guy/History-of-Computing/Whirlwind/Articles/RLE-TR-627-42827671-about-tx-0-history.pdf</w:t>
        </w:r>
      </w:hyperlink>
    </w:p>
    <w:p w14:paraId="29D20AE4" w14:textId="42634D6B" w:rsidR="00502FD5" w:rsidRDefault="00502FD5" w:rsidP="00502FD5">
      <w:pPr>
        <w:spacing w:before="0" w:after="0"/>
        <w:rPr>
          <w:rFonts w:ascii="Times New Roman" w:hAnsi="Times New Roman"/>
          <w:sz w:val="24"/>
        </w:rPr>
      </w:pPr>
    </w:p>
    <w:p w14:paraId="3DB7D77B" w14:textId="274939BE" w:rsidR="00D00A3C" w:rsidRDefault="00D00A3C" w:rsidP="00801147">
      <w:pPr>
        <w:pStyle w:val="Heading3"/>
      </w:pPr>
      <w:bookmarkStart w:id="141" w:name="_Toc193914412"/>
      <w:r>
        <w:t>Math Tables Project</w:t>
      </w:r>
      <w:bookmarkEnd w:id="141"/>
    </w:p>
    <w:p w14:paraId="166263EE" w14:textId="3002B44C" w:rsidR="00042063" w:rsidRDefault="00042063" w:rsidP="00D00A3C"/>
    <w:p w14:paraId="7F6A9F43" w14:textId="5F8EBB57" w:rsidR="008872EA" w:rsidRPr="008872EA" w:rsidRDefault="008872EA" w:rsidP="00D00A3C">
      <w:pPr>
        <w:rPr>
          <w:rStyle w:val="Hyperlink"/>
          <w:color w:val="auto"/>
          <w:u w:val="none"/>
        </w:rPr>
      </w:pPr>
      <w:hyperlink r:id="rId178" w:history="1">
        <w:r w:rsidRPr="00301D22">
          <w:rPr>
            <w:rStyle w:val="Hyperlink"/>
          </w:rPr>
          <w:t>https://www.amazon.com/When-Computers-Human-David-Grier/dp/0691091579/ref=sr_1_1</w:t>
        </w:r>
      </w:hyperlink>
    </w:p>
    <w:p w14:paraId="2FFE0AB7" w14:textId="3E006EB2" w:rsidR="008872EA" w:rsidRDefault="008872EA" w:rsidP="00D00A3C">
      <w:hyperlink r:id="rId179" w:history="1">
        <w:r w:rsidRPr="00301D22">
          <w:rPr>
            <w:rStyle w:val="Hyperlink"/>
          </w:rPr>
          <w:t>https://archive.org/details/whencomputerswer00davi/page/n3/mode/2up</w:t>
        </w:r>
      </w:hyperlink>
    </w:p>
    <w:p w14:paraId="254CF492" w14:textId="77777777" w:rsidR="00042063" w:rsidRDefault="00042063" w:rsidP="00D00A3C"/>
    <w:p w14:paraId="3CCD6E06" w14:textId="77777777" w:rsidR="00042063" w:rsidRDefault="00042063" w:rsidP="00D00A3C"/>
    <w:p w14:paraId="3F38E88B" w14:textId="57A05443" w:rsidR="00D00A3C" w:rsidRDefault="00D00A3C" w:rsidP="00D00A3C">
      <w:r>
        <w:t>Here’s an example of Math Tables, courtesy of David Allan Grier</w:t>
      </w:r>
    </w:p>
    <w:p w14:paraId="4D38AF03" w14:textId="2BF6359C" w:rsidR="00D00A3C" w:rsidRDefault="00D00A3C" w:rsidP="00D00A3C">
      <w:hyperlink r:id="rId180" w:history="1">
        <w:r w:rsidRPr="00590065">
          <w:rPr>
            <w:rStyle w:val="Hyperlink"/>
          </w:rPr>
          <w:t>https://catalog.hathitrust.org/Record/000618493</w:t>
        </w:r>
      </w:hyperlink>
    </w:p>
    <w:p w14:paraId="74C21677" w14:textId="72BE2D9C" w:rsidR="00D00A3C" w:rsidRDefault="00D00A3C" w:rsidP="00D00A3C">
      <w:hyperlink r:id="rId181" w:history="1">
        <w:r w:rsidRPr="00590065">
          <w:rPr>
            <w:rStyle w:val="Hyperlink"/>
          </w:rPr>
          <w:t>https://babel.hathitrust.org/cgi/pt?id=mdp.39015077907965&amp;view=1up&amp;seq=16</w:t>
        </w:r>
      </w:hyperlink>
    </w:p>
    <w:p w14:paraId="0CE77FBE" w14:textId="736E6392" w:rsidR="00D00A3C" w:rsidRDefault="00D00A3C" w:rsidP="00D00A3C">
      <w:r w:rsidRPr="00D00A3C">
        <w:rPr>
          <w:noProof/>
        </w:rPr>
        <w:drawing>
          <wp:inline distT="0" distB="0" distL="0" distR="0" wp14:anchorId="6CEEDF35" wp14:editId="22F5E82C">
            <wp:extent cx="2911092" cy="2339543"/>
            <wp:effectExtent l="0" t="0" r="381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911092" cy="2339543"/>
                    </a:xfrm>
                    <a:prstGeom prst="rect">
                      <a:avLst/>
                    </a:prstGeom>
                  </pic:spPr>
                </pic:pic>
              </a:graphicData>
            </a:graphic>
          </wp:inline>
        </w:drawing>
      </w:r>
    </w:p>
    <w:p w14:paraId="5F47E6E7" w14:textId="7643CBCE" w:rsidR="00D00A3C" w:rsidRDefault="00D00A3C" w:rsidP="00D00A3C">
      <w:pPr>
        <w:spacing w:before="0" w:after="0"/>
      </w:pPr>
    </w:p>
    <w:p w14:paraId="21EE9DD1" w14:textId="6CC73042" w:rsidR="00675ABE" w:rsidRDefault="00675ABE" w:rsidP="00D00A3C">
      <w:pPr>
        <w:spacing w:before="0" w:after="0"/>
      </w:pPr>
      <w:r>
        <w:t>This book is said to outline how the calculations were done:</w:t>
      </w:r>
    </w:p>
    <w:p w14:paraId="05FFAD28" w14:textId="77777777" w:rsidR="00D00A3C" w:rsidRDefault="00D00A3C" w:rsidP="00675ABE">
      <w:pPr>
        <w:ind w:left="720"/>
        <w:rPr>
          <w:rFonts w:ascii="Times New Roman" w:hAnsi="Times New Roman"/>
          <w:szCs w:val="27"/>
        </w:rPr>
      </w:pPr>
      <w:hyperlink r:id="rId183" w:history="1">
        <w:r>
          <w:rPr>
            <w:rStyle w:val="Hyperlink"/>
          </w:rPr>
          <w:t xml:space="preserve">Handbook of mathematical </w:t>
        </w:r>
        <w:proofErr w:type="gramStart"/>
        <w:r>
          <w:rPr>
            <w:rStyle w:val="Hyperlink"/>
          </w:rPr>
          <w:t>functions :</w:t>
        </w:r>
        <w:proofErr w:type="gramEnd"/>
        <w:r>
          <w:rPr>
            <w:rStyle w:val="Hyperlink"/>
          </w:rPr>
          <w:t xml:space="preserve"> with formulas, graphs, and mathematical tables</w:t>
        </w:r>
      </w:hyperlink>
    </w:p>
    <w:p w14:paraId="3CA29054" w14:textId="77777777" w:rsidR="00D00A3C" w:rsidRDefault="00D00A3C" w:rsidP="00675ABE">
      <w:pPr>
        <w:ind w:left="720"/>
      </w:pPr>
      <w:r>
        <w:t>3rd print. with corrections.</w:t>
      </w:r>
      <w:r>
        <w:rPr>
          <w:rStyle w:val="media-delimiter"/>
        </w:rPr>
        <w:t xml:space="preserve"> /</w:t>
      </w:r>
      <w:r>
        <w:t xml:space="preserve"> Washington, </w:t>
      </w:r>
      <w:proofErr w:type="gramStart"/>
      <w:r>
        <w:t>D.C. :</w:t>
      </w:r>
      <w:proofErr w:type="gramEnd"/>
      <w:r>
        <w:t xml:space="preserve"> U.S. Dept. of Commerce, National Bureau of </w:t>
      </w:r>
      <w:proofErr w:type="gramStart"/>
      <w:r>
        <w:t>Standards ;</w:t>
      </w:r>
      <w:proofErr w:type="gramEnd"/>
      <w:r>
        <w:t xml:space="preserve"> For sale by the Supt. of Docs., U.S. G.P.O.</w:t>
      </w:r>
      <w:r>
        <w:rPr>
          <w:rStyle w:val="media-delimiter"/>
        </w:rPr>
        <w:t xml:space="preserve"> /</w:t>
      </w:r>
      <w:r>
        <w:t xml:space="preserve"> (Applied mathematics series (Washington, D.C.) 55.)</w:t>
      </w:r>
    </w:p>
    <w:p w14:paraId="4387B437" w14:textId="18470A54" w:rsidR="00D00A3C" w:rsidRDefault="00D00A3C" w:rsidP="00675ABE">
      <w:pPr>
        <w:ind w:left="720"/>
      </w:pPr>
      <w:r>
        <w:t>1965</w:t>
      </w:r>
    </w:p>
    <w:p w14:paraId="7863EC4A" w14:textId="2C6CC06E" w:rsidR="00675ABE" w:rsidRDefault="00675ABE" w:rsidP="00675ABE">
      <w:pPr>
        <w:ind w:left="720"/>
      </w:pPr>
    </w:p>
    <w:p w14:paraId="5AB5D1C5" w14:textId="1D7808C7" w:rsidR="00675ABE" w:rsidRDefault="00675ABE" w:rsidP="00675ABE">
      <w:pPr>
        <w:ind w:left="720"/>
      </w:pPr>
      <w:r>
        <w:t xml:space="preserve">Title: Handbook of mathematical </w:t>
      </w:r>
      <w:proofErr w:type="gramStart"/>
      <w:r>
        <w:t>functions :</w:t>
      </w:r>
      <w:proofErr w:type="gramEnd"/>
      <w:r>
        <w:t xml:space="preserve"> with formulas, graphs, and mathematical tables</w:t>
      </w:r>
    </w:p>
    <w:p w14:paraId="282D11FF" w14:textId="544493DF" w:rsidR="00675ABE" w:rsidRDefault="00675ABE" w:rsidP="00675ABE">
      <w:pPr>
        <w:ind w:left="720"/>
      </w:pPr>
      <w:r>
        <w:t xml:space="preserve">Attribution: edited by Milton Abramowitz and Irene A. </w:t>
      </w:r>
      <w:proofErr w:type="spellStart"/>
      <w:r>
        <w:t>Stegun</w:t>
      </w:r>
      <w:proofErr w:type="spellEnd"/>
      <w:r>
        <w:t>.</w:t>
      </w:r>
    </w:p>
    <w:p w14:paraId="0E074502" w14:textId="591DBF91" w:rsidR="00675ABE" w:rsidRDefault="00675ABE" w:rsidP="00675ABE">
      <w:pPr>
        <w:ind w:left="720"/>
      </w:pPr>
      <w:r>
        <w:t>Edition: 3rd print. with corrections.</w:t>
      </w:r>
    </w:p>
    <w:p w14:paraId="3AD559A8" w14:textId="11447F0E" w:rsidR="00675ABE" w:rsidRDefault="00675ABE" w:rsidP="00675ABE">
      <w:pPr>
        <w:ind w:left="720"/>
      </w:pPr>
      <w:r>
        <w:lastRenderedPageBreak/>
        <w:t xml:space="preserve">Published: Washington, </w:t>
      </w:r>
      <w:proofErr w:type="gramStart"/>
      <w:r>
        <w:t>D.C. :</w:t>
      </w:r>
      <w:proofErr w:type="gramEnd"/>
      <w:r>
        <w:t xml:space="preserve"> U.S. Dept. of Commerce, National Bureau of </w:t>
      </w:r>
      <w:proofErr w:type="gramStart"/>
      <w:r>
        <w:t>Standards ;</w:t>
      </w:r>
      <w:proofErr w:type="gramEnd"/>
      <w:r>
        <w:t xml:space="preserve"> For sale by the Supt. of Docs., U.S. G.P.O., 1965.</w:t>
      </w:r>
    </w:p>
    <w:p w14:paraId="631F0504" w14:textId="101205C0" w:rsidR="00675ABE" w:rsidRDefault="00675ABE" w:rsidP="00675ABE">
      <w:pPr>
        <w:ind w:left="720"/>
      </w:pPr>
      <w:r>
        <w:t xml:space="preserve">Description: xiv, 1046 </w:t>
      </w:r>
      <w:proofErr w:type="gramStart"/>
      <w:r>
        <w:t>p. :</w:t>
      </w:r>
      <w:proofErr w:type="gramEnd"/>
      <w:r>
        <w:t xml:space="preserve"> ill</w:t>
      </w:r>
      <w:proofErr w:type="gramStart"/>
      <w:r>
        <w:t>. ;</w:t>
      </w:r>
      <w:proofErr w:type="gramEnd"/>
      <w:r>
        <w:t xml:space="preserve"> 27 cm.</w:t>
      </w:r>
    </w:p>
    <w:p w14:paraId="1E734F79" w14:textId="17D8685C" w:rsidR="00675ABE" w:rsidRDefault="00675ABE" w:rsidP="00675ABE">
      <w:pPr>
        <w:ind w:left="720"/>
      </w:pPr>
      <w:r>
        <w:t xml:space="preserve">Permalink: </w:t>
      </w:r>
      <w:hyperlink r:id="rId184" w:history="1">
        <w:r w:rsidRPr="00590065">
          <w:rPr>
            <w:rStyle w:val="Hyperlink"/>
          </w:rPr>
          <w:t>http://id.lib.harvard.edu/alma/990081154210203941/catalog</w:t>
        </w:r>
      </w:hyperlink>
    </w:p>
    <w:p w14:paraId="2E87BFA4" w14:textId="77777777" w:rsidR="00675ABE" w:rsidRDefault="00675ABE" w:rsidP="00675ABE">
      <w:pPr>
        <w:ind w:left="720"/>
      </w:pPr>
    </w:p>
    <w:p w14:paraId="6B0ACC28" w14:textId="77777777" w:rsidR="00675ABE" w:rsidRDefault="00675ABE" w:rsidP="00675ABE"/>
    <w:p w14:paraId="44EDD84A" w14:textId="64720AA0" w:rsidR="00D00A3C" w:rsidRDefault="00D00A3C" w:rsidP="00D00A3C">
      <w:pPr>
        <w:spacing w:before="0" w:after="0"/>
        <w:rPr>
          <w:rFonts w:ascii="Times New Roman" w:hAnsi="Times New Roman"/>
        </w:rPr>
      </w:pPr>
      <w:r>
        <w:br/>
        <w:t>-------- Forwarded Message --------</w:t>
      </w:r>
    </w:p>
    <w:tbl>
      <w:tblPr>
        <w:tblW w:w="0" w:type="auto"/>
        <w:tblCellSpacing w:w="0" w:type="dxa"/>
        <w:tblCellMar>
          <w:left w:w="0" w:type="dxa"/>
          <w:right w:w="0" w:type="dxa"/>
        </w:tblCellMar>
        <w:tblLook w:val="04A0" w:firstRow="1" w:lastRow="0" w:firstColumn="1" w:lastColumn="0" w:noHBand="0" w:noVBand="1"/>
      </w:tblPr>
      <w:tblGrid>
        <w:gridCol w:w="789"/>
        <w:gridCol w:w="3894"/>
      </w:tblGrid>
      <w:tr w:rsidR="00D00A3C" w14:paraId="40F564A5" w14:textId="77777777" w:rsidTr="00D00A3C">
        <w:trPr>
          <w:tblCellSpacing w:w="0" w:type="dxa"/>
        </w:trPr>
        <w:tc>
          <w:tcPr>
            <w:tcW w:w="0" w:type="auto"/>
            <w:noWrap/>
            <w:hideMark/>
          </w:tcPr>
          <w:p w14:paraId="738F5756" w14:textId="77777777" w:rsidR="00D00A3C" w:rsidRDefault="00D00A3C">
            <w:pPr>
              <w:jc w:val="right"/>
              <w:rPr>
                <w:b/>
                <w:bCs/>
              </w:rPr>
            </w:pPr>
            <w:r>
              <w:rPr>
                <w:b/>
                <w:bCs/>
              </w:rPr>
              <w:t xml:space="preserve">Subject: </w:t>
            </w:r>
          </w:p>
        </w:tc>
        <w:tc>
          <w:tcPr>
            <w:tcW w:w="0" w:type="auto"/>
            <w:vAlign w:val="center"/>
            <w:hideMark/>
          </w:tcPr>
          <w:p w14:paraId="5D1670E2" w14:textId="77777777" w:rsidR="00D00A3C" w:rsidRDefault="00D00A3C">
            <w:r>
              <w:t>Re: programming MTP</w:t>
            </w:r>
          </w:p>
        </w:tc>
      </w:tr>
      <w:tr w:rsidR="00D00A3C" w14:paraId="3AB1C263" w14:textId="77777777" w:rsidTr="00D00A3C">
        <w:trPr>
          <w:tblCellSpacing w:w="0" w:type="dxa"/>
        </w:trPr>
        <w:tc>
          <w:tcPr>
            <w:tcW w:w="0" w:type="auto"/>
            <w:noWrap/>
            <w:hideMark/>
          </w:tcPr>
          <w:p w14:paraId="2122DFEA" w14:textId="77777777" w:rsidR="00D00A3C" w:rsidRDefault="00D00A3C">
            <w:pPr>
              <w:jc w:val="right"/>
              <w:rPr>
                <w:b/>
                <w:bCs/>
              </w:rPr>
            </w:pPr>
            <w:r>
              <w:rPr>
                <w:b/>
                <w:bCs/>
              </w:rPr>
              <w:t xml:space="preserve">Date: </w:t>
            </w:r>
          </w:p>
        </w:tc>
        <w:tc>
          <w:tcPr>
            <w:tcW w:w="0" w:type="auto"/>
            <w:vAlign w:val="center"/>
            <w:hideMark/>
          </w:tcPr>
          <w:p w14:paraId="51F4E2E8" w14:textId="77777777" w:rsidR="00D00A3C" w:rsidRDefault="00D00A3C">
            <w:r>
              <w:t>Thu, 21 Jan 2021 22:35:40 -0500</w:t>
            </w:r>
          </w:p>
        </w:tc>
      </w:tr>
      <w:tr w:rsidR="00D00A3C" w14:paraId="4CE1F7FC" w14:textId="77777777" w:rsidTr="00D00A3C">
        <w:trPr>
          <w:tblCellSpacing w:w="0" w:type="dxa"/>
        </w:trPr>
        <w:tc>
          <w:tcPr>
            <w:tcW w:w="0" w:type="auto"/>
            <w:noWrap/>
            <w:hideMark/>
          </w:tcPr>
          <w:p w14:paraId="507B1D37" w14:textId="77777777" w:rsidR="00D00A3C" w:rsidRDefault="00D00A3C">
            <w:pPr>
              <w:jc w:val="right"/>
              <w:rPr>
                <w:b/>
                <w:bCs/>
              </w:rPr>
            </w:pPr>
            <w:r>
              <w:rPr>
                <w:b/>
                <w:bCs/>
              </w:rPr>
              <w:t xml:space="preserve">From: </w:t>
            </w:r>
          </w:p>
        </w:tc>
        <w:tc>
          <w:tcPr>
            <w:tcW w:w="0" w:type="auto"/>
            <w:vAlign w:val="center"/>
            <w:hideMark/>
          </w:tcPr>
          <w:p w14:paraId="1E1CAB3D" w14:textId="77777777" w:rsidR="00D00A3C" w:rsidRDefault="00D00A3C">
            <w:r>
              <w:t>David Grier &lt;grier@email.gwu.edu&gt;</w:t>
            </w:r>
          </w:p>
        </w:tc>
      </w:tr>
      <w:tr w:rsidR="00D00A3C" w14:paraId="06FD0870" w14:textId="77777777" w:rsidTr="00D00A3C">
        <w:trPr>
          <w:tblCellSpacing w:w="0" w:type="dxa"/>
        </w:trPr>
        <w:tc>
          <w:tcPr>
            <w:tcW w:w="0" w:type="auto"/>
            <w:noWrap/>
            <w:hideMark/>
          </w:tcPr>
          <w:p w14:paraId="13F35A90" w14:textId="77777777" w:rsidR="00D00A3C" w:rsidRDefault="00D00A3C">
            <w:pPr>
              <w:jc w:val="right"/>
              <w:rPr>
                <w:b/>
                <w:bCs/>
              </w:rPr>
            </w:pPr>
            <w:r>
              <w:rPr>
                <w:b/>
                <w:bCs/>
              </w:rPr>
              <w:t xml:space="preserve">To: </w:t>
            </w:r>
          </w:p>
        </w:tc>
        <w:tc>
          <w:tcPr>
            <w:tcW w:w="0" w:type="auto"/>
            <w:vAlign w:val="center"/>
            <w:hideMark/>
          </w:tcPr>
          <w:p w14:paraId="79E5FBE2" w14:textId="77777777" w:rsidR="00D00A3C" w:rsidRDefault="00D00A3C">
            <w:r>
              <w:t>Guy Fedorkow &lt;guy.fedorkow@gmail.com&gt;</w:t>
            </w:r>
          </w:p>
        </w:tc>
      </w:tr>
    </w:tbl>
    <w:p w14:paraId="34396391" w14:textId="77777777" w:rsidR="00D00A3C" w:rsidRDefault="00D00A3C" w:rsidP="00D00A3C">
      <w:r>
        <w:br/>
      </w:r>
      <w:r>
        <w:br/>
        <w:t>Guy</w:t>
      </w:r>
    </w:p>
    <w:p w14:paraId="18AD71F8" w14:textId="40CF41EA" w:rsidR="00D00A3C" w:rsidRDefault="00D00A3C" w:rsidP="00D00A3C">
      <w:r>
        <w:rPr>
          <w:rStyle w:val="apple-tab-span"/>
        </w:rPr>
        <w:tab/>
      </w:r>
      <w:r>
        <w:t xml:space="preserve">Forgive my delay.   It has been a busy couple of weeks in the </w:t>
      </w:r>
      <w:proofErr w:type="spellStart"/>
      <w:r>
        <w:t>nation’s capitol</w:t>
      </w:r>
      <w:proofErr w:type="spellEnd"/>
      <w:r>
        <w:t>.  </w:t>
      </w:r>
    </w:p>
    <w:p w14:paraId="50F9E4B9" w14:textId="77777777" w:rsidR="00D00A3C" w:rsidRDefault="00D00A3C" w:rsidP="00D00A3C"/>
    <w:p w14:paraId="1DC87ECD" w14:textId="77777777" w:rsidR="00D00A3C" w:rsidRDefault="00D00A3C" w:rsidP="00D00A3C">
      <w:r>
        <w:rPr>
          <w:rStyle w:val="apple-tab-span"/>
        </w:rPr>
        <w:tab/>
      </w:r>
      <w:r>
        <w:t xml:space="preserve">I have a couple ideas for you but before I give them to you, it occurred me to tell you that one the differences in creating a plan for a mathematical table and creating a program for a computer is found in the fact that the table had a </w:t>
      </w:r>
      <w:proofErr w:type="spellStart"/>
      <w:proofErr w:type="gramStart"/>
      <w:r>
        <w:t>well defined</w:t>
      </w:r>
      <w:proofErr w:type="spellEnd"/>
      <w:proofErr w:type="gramEnd"/>
      <w:r>
        <w:t xml:space="preserve"> mathematical outcome.  You had a function that you wanted to </w:t>
      </w:r>
      <w:proofErr w:type="spellStart"/>
      <w:r>
        <w:t>tabulat</w:t>
      </w:r>
      <w:proofErr w:type="spellEnd"/>
      <w:r>
        <w:t>.  Hence, the basic process was to apply a known tabulating method to that process.  </w:t>
      </w:r>
    </w:p>
    <w:p w14:paraId="2FB54009" w14:textId="77777777" w:rsidR="00D00A3C" w:rsidRDefault="00D00A3C" w:rsidP="00D00A3C"/>
    <w:p w14:paraId="576670A3" w14:textId="6A208FC9" w:rsidR="00D00A3C" w:rsidRDefault="00D00A3C" w:rsidP="00D00A3C">
      <w:r>
        <w:rPr>
          <w:rStyle w:val="apple-tab-span"/>
        </w:rPr>
        <w:tab/>
      </w:r>
      <w:r>
        <w:t>Babbage articulated some of the earliest methods for tabulating functions.  He describes the method of finite differences in “The Economy of Machines and Manufacture (Chapter 20) and in the Memoirs of the Analytical Society (Chapter 4.). Dubey has written a nice book about Babbage’s mathematics (Oxford University Press) that includes a discussion of how he proposed to program them.</w:t>
      </w:r>
    </w:p>
    <w:p w14:paraId="0FFBEF1D" w14:textId="77777777" w:rsidR="00D00A3C" w:rsidRDefault="00D00A3C" w:rsidP="00D00A3C"/>
    <w:p w14:paraId="4F10F377" w14:textId="77777777" w:rsidR="00D00A3C" w:rsidRDefault="00D00A3C" w:rsidP="00D00A3C">
      <w:r>
        <w:rPr>
          <w:rStyle w:val="apple-tab-span"/>
        </w:rPr>
        <w:tab/>
      </w:r>
      <w:r>
        <w:t xml:space="preserve">In some ways, August De Prony developed the basic method for table making in the 1790s.  His method is described in Memoirs de </w:t>
      </w:r>
      <w:proofErr w:type="spellStart"/>
      <w:r>
        <w:t>L’institut</w:t>
      </w:r>
      <w:proofErr w:type="spellEnd"/>
      <w:r>
        <w:t xml:space="preserve"> National Des Sciences et Arts, Tome </w:t>
      </w:r>
      <w:proofErr w:type="spellStart"/>
      <w:r>
        <w:t>Cinqieme</w:t>
      </w:r>
      <w:proofErr w:type="spellEnd"/>
      <w:r>
        <w:t>, Fructidor XII, which is 1801. (And it is in 18th century French.) </w:t>
      </w:r>
    </w:p>
    <w:p w14:paraId="58590474" w14:textId="77777777" w:rsidR="00D00A3C" w:rsidRDefault="00D00A3C" w:rsidP="00D00A3C"/>
    <w:p w14:paraId="6A0CC961" w14:textId="77777777" w:rsidR="00D00A3C" w:rsidRDefault="00D00A3C" w:rsidP="00D00A3C">
      <w:r>
        <w:rPr>
          <w:rStyle w:val="apple-tab-span"/>
        </w:rPr>
        <w:tab/>
      </w:r>
      <w:r>
        <w:t>Karl Pearson generalized de Prony’s work and combined it with the table making ideas of others in his pamphlet series “Tracts for Computers.”  The one that is most relevant to your question is Tract II, which was published by the University College London Eugenics Laboratory in 1920.  It is most commonly found in rare book collections.  I used a copy from the Library of Congress.  (Which is sadly closed for the duration of the pandemic.) </w:t>
      </w:r>
    </w:p>
    <w:p w14:paraId="07967605" w14:textId="77777777" w:rsidR="00D00A3C" w:rsidRDefault="00D00A3C" w:rsidP="00D00A3C"/>
    <w:p w14:paraId="323A40E2" w14:textId="77777777" w:rsidR="00D00A3C" w:rsidRDefault="00D00A3C" w:rsidP="00D00A3C">
      <w:r>
        <w:rPr>
          <w:rStyle w:val="apple-tab-span"/>
        </w:rPr>
        <w:tab/>
      </w:r>
      <w:r>
        <w:t xml:space="preserve">Haigh’s and </w:t>
      </w:r>
      <w:proofErr w:type="spellStart"/>
      <w:r>
        <w:t>Ensmenger’s</w:t>
      </w:r>
      <w:proofErr w:type="spellEnd"/>
      <w:r>
        <w:t xml:space="preserve"> comments about coders at BRL having table making experience is not really true.  I chased that story for my book, even interviewing Herman Goldstine about his first wife Adele.  There was a tremendous turnover in the women who were hired and trained for mathematical work.  Those who were trained for hand calculation didn’t stay until the ENIAC were finished.  Most of the women who worked on the ENIAC had experience with a differential analyzer but not with hand calculation.  Those that programmed and cabled the machine didn’t have much experience with hand calculation.  That story is in chapter 13 or 14 of my book.  </w:t>
      </w:r>
    </w:p>
    <w:p w14:paraId="7FD7F83D" w14:textId="77777777" w:rsidR="00D00A3C" w:rsidRDefault="00D00A3C" w:rsidP="00D00A3C"/>
    <w:p w14:paraId="1B5B29B5" w14:textId="77777777" w:rsidR="00D00A3C" w:rsidRDefault="00D00A3C" w:rsidP="00D00A3C">
      <w:r>
        <w:rPr>
          <w:rStyle w:val="apple-tab-span"/>
        </w:rPr>
        <w:lastRenderedPageBreak/>
        <w:tab/>
      </w:r>
      <w:r>
        <w:t xml:space="preserve">The Hathi Trust has scanned versions of the MTP books.  The </w:t>
      </w:r>
      <w:proofErr w:type="gramStart"/>
      <w:r>
        <w:t>scan  for</w:t>
      </w:r>
      <w:proofErr w:type="gramEnd"/>
      <w:r>
        <w:t xml:space="preserve"> the book on the exponential function is at </w:t>
      </w:r>
      <w:hyperlink r:id="rId185" w:history="1">
        <w:r>
          <w:rPr>
            <w:rStyle w:val="Hyperlink"/>
          </w:rPr>
          <w:t>https://catalog.hathitrust.org/Record/000618493</w:t>
        </w:r>
      </w:hyperlink>
      <w:r>
        <w:t>. </w:t>
      </w:r>
    </w:p>
    <w:p w14:paraId="135BCDD0" w14:textId="77777777" w:rsidR="00D00A3C" w:rsidRDefault="00D00A3C" w:rsidP="00D00A3C"/>
    <w:p w14:paraId="43F35BDC" w14:textId="1816922F" w:rsidR="00D00A3C" w:rsidRDefault="00D00A3C" w:rsidP="00D00A3C">
      <w:r>
        <w:rPr>
          <w:rStyle w:val="apple-tab-span"/>
        </w:rPr>
        <w:tab/>
      </w:r>
      <w:r>
        <w:t xml:space="preserve">And as I finish this note, it occurs to me to ask if you have a copy of AMS55? This was the book created by Milt </w:t>
      </w:r>
      <w:proofErr w:type="spellStart"/>
      <w:r>
        <w:t>Abramowtiz</w:t>
      </w:r>
      <w:proofErr w:type="spellEnd"/>
      <w:r>
        <w:t xml:space="preserve"> and Irene </w:t>
      </w:r>
      <w:proofErr w:type="spellStart"/>
      <w:r>
        <w:t>Stegun</w:t>
      </w:r>
      <w:proofErr w:type="spellEnd"/>
      <w:r>
        <w:t xml:space="preserve"> of the MTP during the 1950s.  It was published in 1964, so it is really targeted as computers who are working with calculating machines rather than by hand, but the old methods are pretty visible if you look.  The book is very common and is easy to find in almost any research library.  It is often know</w:t>
      </w:r>
      <w:r w:rsidR="00F34037">
        <w:t>n</w:t>
      </w:r>
      <w:r>
        <w:t xml:space="preserve"> by the name “Handbook of Mathematical Functions. (GPO 1964).  There is an online version but it was updated in the 1990s and was pretty thoroughly purged of all hand calculation.  </w:t>
      </w:r>
    </w:p>
    <w:p w14:paraId="6A17E2B5" w14:textId="77777777" w:rsidR="00D00A3C" w:rsidRDefault="00D00A3C" w:rsidP="00D00A3C"/>
    <w:p w14:paraId="31612727" w14:textId="77777777" w:rsidR="00D00A3C" w:rsidRDefault="00D00A3C" w:rsidP="00D00A3C">
      <w:r>
        <w:rPr>
          <w:rStyle w:val="apple-tab-span"/>
        </w:rPr>
        <w:tab/>
      </w:r>
      <w:r>
        <w:t>All your best with your project.  </w:t>
      </w:r>
    </w:p>
    <w:p w14:paraId="7727BE22" w14:textId="77777777" w:rsidR="00D00A3C" w:rsidRDefault="00D00A3C" w:rsidP="00D00A3C"/>
    <w:p w14:paraId="4AB61CAE" w14:textId="77777777" w:rsidR="00D00A3C" w:rsidRDefault="00D00A3C" w:rsidP="00D00A3C">
      <w:r>
        <w:t>David</w:t>
      </w:r>
    </w:p>
    <w:p w14:paraId="477722A4" w14:textId="77777777" w:rsidR="00D00A3C" w:rsidRDefault="00D00A3C" w:rsidP="00D00A3C"/>
    <w:p w14:paraId="685C88D5" w14:textId="5E105F02" w:rsidR="00D00A3C" w:rsidRDefault="00D00A3C" w:rsidP="00D00A3C"/>
    <w:p w14:paraId="3519BC39" w14:textId="3756B125" w:rsidR="00D00A3C" w:rsidRDefault="00D00A3C" w:rsidP="00D00A3C"/>
    <w:p w14:paraId="13D6BB80" w14:textId="2FE3D5EC" w:rsidR="00D00A3C" w:rsidRDefault="00D00A3C" w:rsidP="00D00A3C"/>
    <w:p w14:paraId="52928FF5" w14:textId="5BA97FF2" w:rsidR="00D00A3C" w:rsidRDefault="00D00A3C" w:rsidP="00D00A3C"/>
    <w:p w14:paraId="109E4DDE" w14:textId="77777777" w:rsidR="00D00A3C" w:rsidRPr="00D00A3C" w:rsidRDefault="00D00A3C" w:rsidP="00D00A3C"/>
    <w:p w14:paraId="0B4CD94C" w14:textId="1A10DC61" w:rsidR="00F34037" w:rsidRDefault="00F34037" w:rsidP="00801147">
      <w:pPr>
        <w:pStyle w:val="Heading3"/>
      </w:pPr>
      <w:bookmarkStart w:id="142" w:name="_Toc193914413"/>
      <w:r>
        <w:t xml:space="preserve">Pugh, Emerson - </w:t>
      </w:r>
      <w:r w:rsidRPr="00F34037">
        <w:t>IBM's early computers</w:t>
      </w:r>
      <w:bookmarkEnd w:id="142"/>
    </w:p>
    <w:p w14:paraId="13E32472" w14:textId="033605BC" w:rsidR="00F34037" w:rsidRPr="00F34037" w:rsidRDefault="00F34037" w:rsidP="00F34037">
      <w:r w:rsidRPr="00F34037">
        <w:t>by Charles J. Bashe, Lyle R. Johnson, John H. Palmer, and Emerson W. Pugh</w:t>
      </w:r>
    </w:p>
    <w:p w14:paraId="2FF2A461" w14:textId="47C9AD9B" w:rsidR="00F34037" w:rsidRDefault="00F34037" w:rsidP="00F34037">
      <w:hyperlink r:id="rId186" w:history="1">
        <w:r w:rsidRPr="0071277B">
          <w:rPr>
            <w:rStyle w:val="Hyperlink"/>
          </w:rPr>
          <w:t>https://openlibrary.org/books/OL3027471M/IBM%27s_early_computers</w:t>
        </w:r>
      </w:hyperlink>
    </w:p>
    <w:p w14:paraId="01E96633" w14:textId="4A86BB7D" w:rsidR="00F34037" w:rsidRDefault="00F34037" w:rsidP="00F34037"/>
    <w:p w14:paraId="2DD37B1D" w14:textId="48177E53" w:rsidR="00F34037" w:rsidRDefault="00F34037" w:rsidP="00F34037">
      <w:r>
        <w:t>A comprehensive history of the development of machines-to-compute at IBM, starting with a lengthy segment on Unit Record gear.</w:t>
      </w:r>
    </w:p>
    <w:p w14:paraId="47261C3C" w14:textId="77777777" w:rsidR="00723132" w:rsidRDefault="00723132" w:rsidP="00F34037">
      <w:r>
        <w:t>Pugh cites competition between Endicott and Poughkeepsie labs</w:t>
      </w:r>
    </w:p>
    <w:p w14:paraId="2B02A0F8" w14:textId="3D24BA09" w:rsidR="00723132" w:rsidRDefault="00723132" w:rsidP="00723132">
      <w:pPr>
        <w:pStyle w:val="ListParagraph"/>
        <w:numPr>
          <w:ilvl w:val="0"/>
          <w:numId w:val="10"/>
        </w:numPr>
      </w:pPr>
      <w:r>
        <w:t>Poughkeepsie:</w:t>
      </w:r>
      <w:r w:rsidR="00DB24CA">
        <w:t xml:space="preserve">  Electronics</w:t>
      </w:r>
    </w:p>
    <w:p w14:paraId="48560B1F" w14:textId="5C111914" w:rsidR="00723132" w:rsidRDefault="00723132" w:rsidP="00723132">
      <w:pPr>
        <w:pStyle w:val="ListParagraph"/>
        <w:numPr>
          <w:ilvl w:val="0"/>
          <w:numId w:val="10"/>
        </w:numPr>
      </w:pPr>
      <w:r>
        <w:t xml:space="preserve">Endicott:  </w:t>
      </w:r>
      <w:r w:rsidR="00781D97">
        <w:t>Unit Record</w:t>
      </w:r>
    </w:p>
    <w:p w14:paraId="0007C67E" w14:textId="42AC0FC3" w:rsidR="00F34037" w:rsidRDefault="00F34037" w:rsidP="00F34037">
      <w:r>
        <w:t>Whirlwind first enters the story when IBM hired Nathaniel Rochester in Nov 1948</w:t>
      </w:r>
      <w:r w:rsidR="00723132">
        <w:t xml:space="preserve">, reporting into </w:t>
      </w:r>
      <w:r w:rsidR="00723132" w:rsidRPr="00723132">
        <w:rPr>
          <w:color w:val="E36C0A" w:themeColor="accent6" w:themeShade="BF"/>
        </w:rPr>
        <w:t>XX</w:t>
      </w:r>
      <w:r w:rsidR="00723132">
        <w:t xml:space="preserve"> Palmer’s lab at Poughkeepsie.</w:t>
      </w:r>
    </w:p>
    <w:p w14:paraId="287EBAD1" w14:textId="41822484" w:rsidR="00F34037" w:rsidRDefault="00F34037" w:rsidP="00F34037">
      <w:r>
        <w:t xml:space="preserve">Rochester had been a manager at Sylvania, who had won the contract to build WW components for MIT in 1947, and </w:t>
      </w:r>
      <w:r w:rsidR="00723132">
        <w:t>became convinced that Computers were the Future.</w:t>
      </w:r>
    </w:p>
    <w:p w14:paraId="54DA9957" w14:textId="1B5FDFC0" w:rsidR="00723132" w:rsidRDefault="00723132" w:rsidP="00F34037">
      <w:r>
        <w:t>At IBM, Rochester saw through SSEC that IBM could build large computing machines, but felt that the company was way behind the curve, due to excessive focus on the incremental needs of Unit Record customers.</w:t>
      </w:r>
    </w:p>
    <w:p w14:paraId="48241A93" w14:textId="62BF49FC" w:rsidR="00723132" w:rsidRDefault="00723132" w:rsidP="00723132">
      <w:r>
        <w:t xml:space="preserve">At IBM, Rochester was assigned to investigate magnetic tape as a supplement to cards for Unit Record computation, but used the task to argue for a “high degree of automaticity and great flexibility of control provided by a stored program.” </w:t>
      </w:r>
    </w:p>
    <w:p w14:paraId="77B7D593" w14:textId="628965D5" w:rsidR="00723132" w:rsidRDefault="00723132" w:rsidP="00723132"/>
    <w:p w14:paraId="4C1478EA" w14:textId="0D81C6D9" w:rsidR="00723132" w:rsidRDefault="00723132" w:rsidP="00723132">
      <w:r>
        <w:t>Rochester was joined by Caltech PhD Werner Buchholz in Aug 1949.</w:t>
      </w:r>
    </w:p>
    <w:p w14:paraId="201900E7" w14:textId="147CFB8C" w:rsidR="00F34037" w:rsidRDefault="00723132" w:rsidP="00F34037">
      <w:r>
        <w:t>They started out on mercury delay line for short term storage, following the EVAC design.  (</w:t>
      </w:r>
      <w:r w:rsidRPr="00723132">
        <w:rPr>
          <w:color w:val="31849B" w:themeColor="accent5" w:themeShade="BF"/>
        </w:rPr>
        <w:t>hmm, “the EDVAC” design had influence even in 1949, years before it became operational</w:t>
      </w:r>
      <w:r>
        <w:rPr>
          <w:color w:val="31849B" w:themeColor="accent5" w:themeShade="BF"/>
        </w:rPr>
        <w:t>; Pugh claims the “IAS Machine” influenced Whirlwind</w:t>
      </w:r>
      <w:r>
        <w:t>), but switched to Williams-style CRT storage.</w:t>
      </w:r>
    </w:p>
    <w:p w14:paraId="19CAD7B8" w14:textId="66F55025" w:rsidR="001B2C2E" w:rsidRDefault="001B2C2E" w:rsidP="00F34037">
      <w:r>
        <w:lastRenderedPageBreak/>
        <w:t>Their first try in 1949, the Data Processing Test Assembly, used CRT storage to control an IBM 604 vacuum-tube multiplier.</w:t>
      </w:r>
    </w:p>
    <w:p w14:paraId="6C1087EF" w14:textId="46694A64" w:rsidR="001B2C2E" w:rsidRDefault="001B2C2E" w:rsidP="00F34037">
      <w:r>
        <w:t>The program was moved to High Street in Poughkeepsie in 1950 (note Project High at the start of SAGE).</w:t>
      </w:r>
    </w:p>
    <w:p w14:paraId="5057B339" w14:textId="309BD662" w:rsidR="001B2C2E" w:rsidRDefault="001B2C2E" w:rsidP="00F34037">
      <w:r>
        <w:t xml:space="preserve">Much time was spent painstakingly improving the reliability of CRT memory.  “RCA’s </w:t>
      </w:r>
      <w:proofErr w:type="spellStart"/>
      <w:r>
        <w:t>Selectron</w:t>
      </w:r>
      <w:proofErr w:type="spellEnd"/>
      <w:r>
        <w:t xml:space="preserve"> tube” was also considered but found too expensive(?)</w:t>
      </w:r>
    </w:p>
    <w:p w14:paraId="657C4A10" w14:textId="4501CCD4" w:rsidR="001B2C2E" w:rsidRDefault="00781D97" w:rsidP="00F34037">
      <w:r>
        <w:t>In spring of 1949, UNIVAC and Eckert-Mauchly were attracting (worried) attention at IBM, especially since they were claiming to be incorporating ‘business’ features.</w:t>
      </w:r>
    </w:p>
    <w:p w14:paraId="711BA785" w14:textId="5D12DABA" w:rsidR="00DB24CA" w:rsidRDefault="00DB24CA" w:rsidP="00F34037">
      <w:r>
        <w:t>The Test Assembly evolved to the Tape Processing Machine (TPM)</w:t>
      </w:r>
      <w:r w:rsidR="00120B40">
        <w:t>, with design starting in March 1950.</w:t>
      </w:r>
    </w:p>
    <w:p w14:paraId="075E1B2E" w14:textId="5389638B" w:rsidR="00120B40" w:rsidRDefault="00120B40" w:rsidP="00F34037">
      <w:r>
        <w:t>Pugh notes the development of germanium “crystal diodes” enabling more efficient circuits than the 604 used.</w:t>
      </w:r>
    </w:p>
    <w:p w14:paraId="58BCAC9A" w14:textId="77777777" w:rsidR="00120B40" w:rsidRDefault="00120B40" w:rsidP="00F34037"/>
    <w:p w14:paraId="39F97E13" w14:textId="77777777" w:rsidR="00723132" w:rsidRDefault="00723132" w:rsidP="00F34037"/>
    <w:p w14:paraId="5B2EA4C2" w14:textId="77777777" w:rsidR="00F34037" w:rsidRPr="00F34037" w:rsidRDefault="00F34037" w:rsidP="00F34037"/>
    <w:p w14:paraId="3F78C1EC" w14:textId="16F33534" w:rsidR="00801147" w:rsidRDefault="00801147" w:rsidP="00801147">
      <w:pPr>
        <w:pStyle w:val="Heading3"/>
      </w:pPr>
      <w:bookmarkStart w:id="143" w:name="_Toc193914414"/>
      <w:r>
        <w:t>Other</w:t>
      </w:r>
      <w:bookmarkEnd w:id="143"/>
    </w:p>
    <w:p w14:paraId="423D4A6E" w14:textId="0FDEA273" w:rsidR="00801147" w:rsidRDefault="00801147" w:rsidP="00D56B6D"/>
    <w:p w14:paraId="2CBA8227" w14:textId="77777777" w:rsidR="000024C7" w:rsidRDefault="000024C7" w:rsidP="000024C7">
      <w:pPr>
        <w:spacing w:before="0" w:after="0"/>
        <w:rPr>
          <w:rFonts w:ascii="Times New Roman" w:hAnsi="Times New Roman"/>
          <w:sz w:val="24"/>
        </w:rPr>
      </w:pPr>
      <w:hyperlink r:id="rId187" w:history="1">
        <w:r w:rsidRPr="008E228B">
          <w:rPr>
            <w:rStyle w:val="Hyperlink"/>
            <w:rFonts w:ascii="Times New Roman" w:hAnsi="Times New Roman"/>
            <w:sz w:val="24"/>
          </w:rPr>
          <w:t>https://academic.oup.com/comjnl/issue</w:t>
        </w:r>
      </w:hyperlink>
    </w:p>
    <w:p w14:paraId="6B0AD637" w14:textId="5C96271E" w:rsidR="000024C7" w:rsidRDefault="0025178B" w:rsidP="00D56B6D">
      <w:r>
        <w:rPr>
          <w:rStyle w:val="Emphasis"/>
        </w:rPr>
        <w:t>"</w:t>
      </w:r>
      <w:r w:rsidR="000024C7">
        <w:rPr>
          <w:rStyle w:val="Emphasis"/>
        </w:rPr>
        <w:t xml:space="preserve">The Computer Journal </w:t>
      </w:r>
      <w:r w:rsidR="000024C7">
        <w:t>is one of the longest-established journals serving all branches of the academic computer science community.</w:t>
      </w:r>
      <w:r>
        <w:t>"  Articles start from 1958</w:t>
      </w:r>
    </w:p>
    <w:p w14:paraId="5A23A335" w14:textId="6237EDBF" w:rsidR="000024C7" w:rsidRDefault="000024C7" w:rsidP="00D56B6D"/>
    <w:p w14:paraId="758F28B2" w14:textId="77777777" w:rsidR="003735CF" w:rsidRDefault="003735CF" w:rsidP="003735CF">
      <w:pPr>
        <w:spacing w:before="0" w:after="0"/>
        <w:rPr>
          <w:rFonts w:ascii="Times New Roman" w:hAnsi="Times New Roman"/>
          <w:sz w:val="24"/>
        </w:rPr>
      </w:pPr>
      <w:r w:rsidRPr="00276A0C">
        <w:rPr>
          <w:rFonts w:ascii="Times New Roman" w:hAnsi="Times New Roman"/>
          <w:sz w:val="24"/>
        </w:rPr>
        <w:t>Symposium on Automatic Programming for Digital Computers, Office of Naval Res, May 1954,</w:t>
      </w:r>
    </w:p>
    <w:p w14:paraId="16A8AEA0" w14:textId="4EEFB0D8" w:rsidR="003735CF" w:rsidRDefault="003735CF" w:rsidP="00D56B6D"/>
    <w:p w14:paraId="5C603E7C" w14:textId="4252EE93" w:rsidR="0018205C" w:rsidRDefault="0018205C" w:rsidP="0018205C">
      <w:r w:rsidRPr="00233350">
        <w:t>SOAP assembler for the IBM 650 came out in 1955, just after</w:t>
      </w:r>
      <w:r>
        <w:t xml:space="preserve"> </w:t>
      </w:r>
      <w:r w:rsidRPr="00233350">
        <w:t>the C</w:t>
      </w:r>
      <w:r>
        <w:t xml:space="preserve">omprehensive </w:t>
      </w:r>
      <w:r w:rsidRPr="00233350">
        <w:t>S</w:t>
      </w:r>
      <w:r>
        <w:t>ystem</w:t>
      </w:r>
    </w:p>
    <w:p w14:paraId="4199CE80" w14:textId="77777777" w:rsidR="0018205C" w:rsidRDefault="0018205C" w:rsidP="0018205C"/>
    <w:p w14:paraId="28AA5DA8" w14:textId="77777777" w:rsidR="009920F7" w:rsidRDefault="009920F7" w:rsidP="00801147">
      <w:r>
        <w:t>Dave Walden's Macro paper</w:t>
      </w:r>
    </w:p>
    <w:p w14:paraId="54ACBB4D" w14:textId="3AFD7626" w:rsidR="00801147" w:rsidRDefault="00801147" w:rsidP="00801147">
      <w:hyperlink r:id="rId188" w:tgtFrame="_blank" w:history="1">
        <w:r>
          <w:rPr>
            <w:rStyle w:val="Hyperlink"/>
          </w:rPr>
          <w:t>https://walden-family.com/texland/tb109walden-preprint.pdf</w:t>
        </w:r>
      </w:hyperlink>
      <w:r>
        <w:t xml:space="preserve"> ?</w:t>
      </w:r>
    </w:p>
    <w:p w14:paraId="4D020CD6" w14:textId="25956F43" w:rsidR="009920F7" w:rsidRPr="009920F7" w:rsidRDefault="009920F7" w:rsidP="009920F7">
      <w:pPr>
        <w:pStyle w:val="ListParagraph"/>
        <w:numPr>
          <w:ilvl w:val="0"/>
          <w:numId w:val="10"/>
        </w:numPr>
        <w:spacing w:after="240"/>
        <w:rPr>
          <w:rFonts w:cs="Arial"/>
          <w:szCs w:val="20"/>
        </w:rPr>
      </w:pPr>
      <w:r>
        <w:rPr>
          <w:rFonts w:cs="Arial"/>
          <w:szCs w:val="20"/>
        </w:rPr>
        <w:t xml:space="preserve">mentions </w:t>
      </w:r>
      <w:r w:rsidRPr="009920F7">
        <w:rPr>
          <w:rFonts w:cs="Arial"/>
          <w:szCs w:val="20"/>
        </w:rPr>
        <w:t xml:space="preserve">Christopher Strachey’s </w:t>
      </w:r>
      <w:proofErr w:type="gramStart"/>
      <w:r w:rsidRPr="009920F7">
        <w:rPr>
          <w:rFonts w:cs="Arial"/>
          <w:szCs w:val="20"/>
        </w:rPr>
        <w:t>GPM(</w:t>
      </w:r>
      <w:proofErr w:type="gramEnd"/>
      <w:r w:rsidRPr="009920F7">
        <w:rPr>
          <w:rFonts w:cs="Arial"/>
          <w:szCs w:val="20"/>
        </w:rPr>
        <w:t>General Pur</w:t>
      </w:r>
      <w:r w:rsidR="003735CF">
        <w:rPr>
          <w:rFonts w:cs="Arial"/>
          <w:szCs w:val="20"/>
        </w:rPr>
        <w:t>p</w:t>
      </w:r>
      <w:r w:rsidRPr="009920F7">
        <w:rPr>
          <w:rFonts w:cs="Arial"/>
          <w:szCs w:val="20"/>
        </w:rPr>
        <w:t xml:space="preserve">ose </w:t>
      </w:r>
      <w:proofErr w:type="spellStart"/>
      <w:r w:rsidRPr="009920F7">
        <w:rPr>
          <w:rFonts w:cs="Arial"/>
          <w:szCs w:val="20"/>
        </w:rPr>
        <w:t>Macrogenerator</w:t>
      </w:r>
      <w:proofErr w:type="spellEnd"/>
      <w:r w:rsidRPr="009920F7">
        <w:rPr>
          <w:rFonts w:cs="Arial"/>
          <w:szCs w:val="20"/>
        </w:rPr>
        <w:t>)</w:t>
      </w:r>
    </w:p>
    <w:p w14:paraId="019A5357" w14:textId="77777777" w:rsidR="00801147" w:rsidRDefault="00801147" w:rsidP="00801147"/>
    <w:p w14:paraId="19891277" w14:textId="50AF3307" w:rsidR="00801147" w:rsidRDefault="00801147" w:rsidP="0025178B">
      <w:r>
        <w:t>Daylight's book on Peter Naur and the development of software engineering and his other book on software engineering</w:t>
      </w:r>
    </w:p>
    <w:p w14:paraId="6C456390" w14:textId="3D098B37" w:rsidR="0018205C" w:rsidRDefault="0018205C" w:rsidP="0025178B"/>
    <w:p w14:paraId="322E9938" w14:textId="10E2ACAA" w:rsidR="0018205C" w:rsidRDefault="0018205C" w:rsidP="0018205C">
      <w:r>
        <w:t xml:space="preserve">Mark Priestley has studied von N's work carefully.  See Chapters 7-8 of his </w:t>
      </w:r>
      <w:r w:rsidRPr="0018205C">
        <w:rPr>
          <w:i/>
          <w:iCs/>
        </w:rPr>
        <w:t>A Science of Operations: Machines, Logic, and the Invention of Programming</w:t>
      </w:r>
      <w:r>
        <w:t xml:space="preserve"> (Springer 2011)</w:t>
      </w:r>
    </w:p>
    <w:p w14:paraId="033A92D1" w14:textId="09DE14A6" w:rsidR="0025178B" w:rsidRDefault="0025178B" w:rsidP="0025178B"/>
    <w:p w14:paraId="27CAD8D5" w14:textId="5122AB84" w:rsidR="0025178B" w:rsidRDefault="0025178B" w:rsidP="0025178B">
      <w:pPr>
        <w:rPr>
          <w:rFonts w:ascii="Times New Roman" w:hAnsi="Times New Roman"/>
          <w:sz w:val="24"/>
        </w:rPr>
      </w:pPr>
      <w:hyperlink r:id="rId189" w:history="1">
        <w:r w:rsidRPr="00276A0C">
          <w:rPr>
            <w:rStyle w:val="Hyperlink"/>
            <w:rFonts w:ascii="Times New Roman" w:hAnsi="Times New Roman"/>
            <w:sz w:val="24"/>
          </w:rPr>
          <w:t>https://www.britannica.com/biography/Maurice-Vincent-Wilkes</w:t>
        </w:r>
      </w:hyperlink>
    </w:p>
    <w:p w14:paraId="163818F9" w14:textId="3362AD87" w:rsidR="0025178B" w:rsidRDefault="0025178B" w:rsidP="0025178B">
      <w:pPr>
        <w:rPr>
          <w:rFonts w:ascii="Times New Roman" w:hAnsi="Times New Roman"/>
          <w:sz w:val="24"/>
        </w:rPr>
      </w:pPr>
    </w:p>
    <w:p w14:paraId="4BADB1D7" w14:textId="77777777" w:rsidR="00C6133D" w:rsidRPr="00C6133D" w:rsidRDefault="00C6133D" w:rsidP="00C6133D">
      <w:r>
        <w:rPr>
          <w:rFonts w:ascii="Times New Roman" w:hAnsi="Times New Roman"/>
          <w:sz w:val="24"/>
        </w:rPr>
        <w:t xml:space="preserve">Bit By Bit: </w:t>
      </w:r>
      <w:r w:rsidRPr="00C6133D">
        <w:t>An Illustrated History of Computers</w:t>
      </w:r>
    </w:p>
    <w:p w14:paraId="16D85B2F" w14:textId="7EBD7022" w:rsidR="00C6133D" w:rsidRDefault="00C6133D" w:rsidP="0025178B">
      <w:pPr>
        <w:rPr>
          <w:rFonts w:ascii="Times New Roman" w:hAnsi="Times New Roman"/>
          <w:sz w:val="24"/>
        </w:rPr>
      </w:pPr>
      <w:r w:rsidRPr="00C6133D">
        <w:rPr>
          <w:rFonts w:ascii="Times New Roman" w:hAnsi="Times New Roman"/>
          <w:sz w:val="24"/>
        </w:rPr>
        <w:t xml:space="preserve">Stan </w:t>
      </w:r>
      <w:proofErr w:type="spellStart"/>
      <w:r w:rsidRPr="00C6133D">
        <w:rPr>
          <w:rFonts w:ascii="Times New Roman" w:hAnsi="Times New Roman"/>
          <w:sz w:val="24"/>
        </w:rPr>
        <w:t>Augarten</w:t>
      </w:r>
      <w:proofErr w:type="spellEnd"/>
      <w:r>
        <w:rPr>
          <w:rFonts w:ascii="Times New Roman" w:hAnsi="Times New Roman"/>
          <w:sz w:val="24"/>
        </w:rPr>
        <w:t xml:space="preserve">, </w:t>
      </w:r>
      <w:r w:rsidRPr="00C6133D">
        <w:rPr>
          <w:rFonts w:ascii="Times New Roman" w:hAnsi="Times New Roman"/>
          <w:sz w:val="24"/>
        </w:rPr>
        <w:t>TICKNOR &amp; FIELDS NEW YORK 1984</w:t>
      </w:r>
    </w:p>
    <w:p w14:paraId="27803A9A" w14:textId="019AF452" w:rsidR="00C6133D" w:rsidRDefault="00C6133D" w:rsidP="0025178B">
      <w:pPr>
        <w:rPr>
          <w:rFonts w:ascii="Times New Roman" w:hAnsi="Times New Roman"/>
          <w:sz w:val="24"/>
        </w:rPr>
      </w:pPr>
      <w:hyperlink r:id="rId190" w:history="1">
        <w:r w:rsidRPr="00107B9D">
          <w:rPr>
            <w:rStyle w:val="Hyperlink"/>
            <w:rFonts w:ascii="Times New Roman" w:hAnsi="Times New Roman"/>
            <w:sz w:val="24"/>
          </w:rPr>
          <w:t>http://ds-wordpress.haverford.edu/bitbybit/bit-by-bit-contents/</w:t>
        </w:r>
      </w:hyperlink>
    </w:p>
    <w:p w14:paraId="743508D4" w14:textId="104A6774" w:rsidR="00C6133D" w:rsidRDefault="00C6133D" w:rsidP="0025178B">
      <w:pPr>
        <w:rPr>
          <w:rFonts w:ascii="Times New Roman" w:hAnsi="Times New Roman"/>
          <w:sz w:val="24"/>
        </w:rPr>
      </w:pPr>
      <w:r>
        <w:rPr>
          <w:rFonts w:ascii="Times New Roman" w:hAnsi="Times New Roman"/>
          <w:sz w:val="24"/>
        </w:rPr>
        <w:t>[The book has a chapter on Whirlwind; not well enough researched to be authoritative, but a good overview.]</w:t>
      </w:r>
    </w:p>
    <w:p w14:paraId="2998DD6B" w14:textId="7F64E8A9" w:rsidR="00BE5A43" w:rsidRDefault="00BE5A43" w:rsidP="0025178B">
      <w:pPr>
        <w:rPr>
          <w:rFonts w:ascii="Times New Roman" w:hAnsi="Times New Roman"/>
          <w:sz w:val="24"/>
        </w:rPr>
      </w:pPr>
      <w:r>
        <w:rPr>
          <w:rFonts w:ascii="Times New Roman" w:hAnsi="Times New Roman"/>
          <w:sz w:val="24"/>
        </w:rPr>
        <w:lastRenderedPageBreak/>
        <w:t>Reminiscences of Jack Gilmore (from 1982 The Computer Museum Gallery Talk)</w:t>
      </w:r>
    </w:p>
    <w:p w14:paraId="24F09BD6" w14:textId="565588BD" w:rsidR="00BE5A43" w:rsidRDefault="00BE5A43" w:rsidP="0025178B">
      <w:pPr>
        <w:rPr>
          <w:rFonts w:ascii="Times New Roman" w:hAnsi="Times New Roman"/>
          <w:sz w:val="24"/>
        </w:rPr>
      </w:pPr>
      <w:hyperlink r:id="rId191" w:history="1">
        <w:r w:rsidRPr="00107B9D">
          <w:rPr>
            <w:rStyle w:val="Hyperlink"/>
            <w:rFonts w:ascii="Times New Roman" w:hAnsi="Times New Roman"/>
            <w:sz w:val="24"/>
          </w:rPr>
          <w:t>https://tcm.computerhistory.org/exhibits/WhirlwindFall1982.pdf</w:t>
        </w:r>
      </w:hyperlink>
    </w:p>
    <w:p w14:paraId="0834E326" w14:textId="77777777" w:rsidR="00BE5A43" w:rsidRDefault="00BE5A43" w:rsidP="0025178B">
      <w:pPr>
        <w:rPr>
          <w:rFonts w:ascii="Times New Roman" w:hAnsi="Times New Roman"/>
          <w:sz w:val="24"/>
        </w:rPr>
      </w:pPr>
    </w:p>
    <w:p w14:paraId="6BA7D228" w14:textId="26B6A951" w:rsidR="0025178B" w:rsidRDefault="0025178B" w:rsidP="0025178B">
      <w:pPr>
        <w:rPr>
          <w:rFonts w:ascii="Times New Roman" w:hAnsi="Times New Roman"/>
          <w:sz w:val="24"/>
        </w:rPr>
      </w:pPr>
    </w:p>
    <w:p w14:paraId="34397D62" w14:textId="160F521B" w:rsidR="00DC5F9D" w:rsidRDefault="00DC5F9D" w:rsidP="00801147">
      <w:pPr>
        <w:pStyle w:val="Heading2"/>
      </w:pPr>
      <w:bookmarkStart w:id="144" w:name="_Toc193914415"/>
      <w:r>
        <w:t>Software History Historiography</w:t>
      </w:r>
    </w:p>
    <w:p w14:paraId="3CAE0078" w14:textId="5295AFA5" w:rsidR="00DC5F9D" w:rsidRDefault="00DC5F9D" w:rsidP="00DC5F9D">
      <w:pPr>
        <w:pStyle w:val="Heading3"/>
      </w:pPr>
      <w:r>
        <w:t>Critical Code Studies</w:t>
      </w:r>
    </w:p>
    <w:p w14:paraId="412EBAA8" w14:textId="77777777" w:rsidR="00DC5F9D" w:rsidRPr="00DC5F9D" w:rsidRDefault="00DC5F9D" w:rsidP="00DC5F9D">
      <w:pPr>
        <w:rPr>
          <w:i/>
          <w:iCs/>
        </w:rPr>
      </w:pPr>
      <w:r w:rsidRPr="00DC5F9D">
        <w:rPr>
          <w:i/>
          <w:iCs/>
        </w:rPr>
        <w:t>Digital Ruins and Critical Code Studies: Towards an Ethics of Historical Software Reconstruction</w:t>
      </w:r>
    </w:p>
    <w:p w14:paraId="754B849C" w14:textId="46D049AE" w:rsidR="00DC5F9D" w:rsidRDefault="00DC5F9D" w:rsidP="00DC5F9D">
      <w:r>
        <w:t>David M. Berry, Jan 14, 2025</w:t>
      </w:r>
    </w:p>
    <w:p w14:paraId="1813D446" w14:textId="3E67DCB9" w:rsidR="00DC5F9D" w:rsidRDefault="00DC5F9D" w:rsidP="00DC5F9D">
      <w:hyperlink r:id="rId192" w:history="1">
        <w:r w:rsidRPr="0094183F">
          <w:rPr>
            <w:rStyle w:val="Hyperlink"/>
          </w:rPr>
          <w:t>https://stunlaw.blogspot.com/2025/01/digital-ruins-and-critical-code-studies.html</w:t>
        </w:r>
      </w:hyperlink>
    </w:p>
    <w:p w14:paraId="35A8E224" w14:textId="77777777" w:rsidR="00DC5F9D" w:rsidRDefault="00DC5F9D" w:rsidP="00DC5F9D"/>
    <w:p w14:paraId="53D7F143" w14:textId="77777777" w:rsidR="00DC5F9D" w:rsidRPr="00DC5F9D" w:rsidRDefault="00DC5F9D" w:rsidP="00DC5F9D"/>
    <w:p w14:paraId="5B04DD48" w14:textId="0B7575EB" w:rsidR="006154BD" w:rsidRDefault="006154BD" w:rsidP="00801147">
      <w:pPr>
        <w:pStyle w:val="Heading2"/>
      </w:pPr>
      <w:r>
        <w:t>Radar, Track-and-Scan, Cold War, SAGE</w:t>
      </w:r>
      <w:r w:rsidR="00923966">
        <w:t xml:space="preserve"> and Real-Time</w:t>
      </w:r>
      <w:bookmarkEnd w:id="144"/>
    </w:p>
    <w:p w14:paraId="0660BB6E" w14:textId="77777777" w:rsidR="00895DD6" w:rsidRDefault="00895DD6" w:rsidP="00895DD6"/>
    <w:p w14:paraId="480330A5" w14:textId="77777777" w:rsidR="00895DD6" w:rsidRDefault="00895DD6" w:rsidP="00895DD6">
      <w:r>
        <w:t>-------- Forwarded Message --------</w:t>
      </w:r>
    </w:p>
    <w:p w14:paraId="2BCAE4F5" w14:textId="643600D6" w:rsidR="00895DD6" w:rsidRDefault="00895DD6" w:rsidP="00895DD6">
      <w:r>
        <w:t xml:space="preserve">Subject: </w:t>
      </w:r>
      <w:r>
        <w:tab/>
        <w:t>Re: [SIGCIS-Members] whirlwind, radar and real-time tracking</w:t>
      </w:r>
      <w:r>
        <w:br/>
        <w:t xml:space="preserve">Date: </w:t>
      </w:r>
      <w:r>
        <w:tab/>
        <w:t>Sat, 24 Apr 2021 20:58:19 +0200 (CEST)</w:t>
      </w:r>
      <w:r>
        <w:br/>
        <w:t xml:space="preserve">From: </w:t>
      </w:r>
      <w:r>
        <w:tab/>
        <w:t xml:space="preserve">Pierre Mounier-Kuhn </w:t>
      </w:r>
      <w:hyperlink r:id="rId193" w:history="1">
        <w:r w:rsidRPr="002E4680">
          <w:rPr>
            <w:rStyle w:val="Hyperlink"/>
          </w:rPr>
          <w:t>mounier@msh-paris.fr</w:t>
        </w:r>
      </w:hyperlink>
      <w:r>
        <w:br/>
        <w:t xml:space="preserve">To: </w:t>
      </w:r>
      <w:r>
        <w:tab/>
        <w:t xml:space="preserve">Guy Fedorkow </w:t>
      </w:r>
      <w:hyperlink r:id="rId194" w:history="1">
        <w:r w:rsidRPr="002E4680">
          <w:rPr>
            <w:rStyle w:val="Hyperlink"/>
          </w:rPr>
          <w:t>guy.fedorkow@gmail.com</w:t>
        </w:r>
      </w:hyperlink>
      <w:r>
        <w:br/>
        <w:t xml:space="preserve">CC: </w:t>
      </w:r>
      <w:r>
        <w:tab/>
        <w:t>members &lt;members@sigcis.org&gt;</w:t>
      </w:r>
    </w:p>
    <w:p w14:paraId="207A40C8" w14:textId="77777777" w:rsidR="00895DD6" w:rsidRDefault="00895DD6" w:rsidP="00895DD6"/>
    <w:p w14:paraId="0D13F3A1" w14:textId="77777777" w:rsidR="00895DD6" w:rsidRDefault="00895DD6" w:rsidP="00895DD6">
      <w:r>
        <w:t>Bonjour Guy,</w:t>
      </w:r>
    </w:p>
    <w:p w14:paraId="51761917" w14:textId="77777777" w:rsidR="00895DD6" w:rsidRDefault="00895DD6" w:rsidP="00895DD6">
      <w:r>
        <w:t>For most of us, "living inside the MIT bubble" is more a dream than a cause for fear! By the way, do you know if Marvin Minsky's personal archives have been finally transferred from his family house to the MIT archives?</w:t>
      </w:r>
    </w:p>
    <w:p w14:paraId="3AAD6AA3" w14:textId="77777777" w:rsidR="00895DD6" w:rsidRDefault="00895DD6" w:rsidP="00895DD6">
      <w:r>
        <w:t xml:space="preserve">As far as I know, the best references to put the work on Whirlwind into context with the rest of the world, in addition to those mentioned by Tom, are the books published by Bill </w:t>
      </w:r>
      <w:proofErr w:type="spellStart"/>
      <w:r>
        <w:t>Aspray</w:t>
      </w:r>
      <w:proofErr w:type="spellEnd"/>
      <w:r>
        <w:t xml:space="preserve">, Martin Campbell-Kelly, Paul </w:t>
      </w:r>
      <w:proofErr w:type="spellStart"/>
      <w:r>
        <w:t>Ceruzzi</w:t>
      </w:r>
      <w:proofErr w:type="spellEnd"/>
      <w:r>
        <w:t xml:space="preserve"> and Tom Haigh – and of course my "Histoire </w:t>
      </w:r>
      <w:proofErr w:type="spellStart"/>
      <w:r>
        <w:t>illustree</w:t>
      </w:r>
      <w:proofErr w:type="spellEnd"/>
      <w:r>
        <w:t xml:space="preserve"> de </w:t>
      </w:r>
      <w:proofErr w:type="spellStart"/>
      <w:r>
        <w:t>l'informatique</w:t>
      </w:r>
      <w:proofErr w:type="spellEnd"/>
      <w:r>
        <w:t>", co-authored with E. Lazard!</w:t>
      </w:r>
    </w:p>
    <w:p w14:paraId="29E0BC8B" w14:textId="77777777" w:rsidR="00895DD6" w:rsidRDefault="00895DD6" w:rsidP="00895DD6">
      <w:r>
        <w:t>The Whirlwind can compete for the title of "first --- computer in history" – a familiar game for us historians requiring to fill the interval with qualificatives, here "- real-time, stored-program -".</w:t>
      </w:r>
    </w:p>
    <w:p w14:paraId="2DADE55B" w14:textId="77777777" w:rsidR="00895DD6" w:rsidRDefault="00895DD6" w:rsidP="00895DD6">
      <w:r>
        <w:t>As Mark Priestley said, the previous experience with analogue calculators (and, I would add, with servo-mechanisms R&amp;D which is very interesting to study at the MIT archives) must have been key to conceive the idea of a real-time digital computer. It is also true of other teams which later designed real-time systems: Most of them were familiar with analogue machines, and often developed hybrid systems, particularly for flight simulation.</w:t>
      </w:r>
    </w:p>
    <w:p w14:paraId="0344AB21" w14:textId="77777777" w:rsidR="00895DD6" w:rsidRDefault="00895DD6" w:rsidP="00895DD6"/>
    <w:p w14:paraId="7C65C702" w14:textId="77777777" w:rsidR="00895DD6" w:rsidRDefault="00895DD6" w:rsidP="00895DD6">
      <w:proofErr w:type="spellStart"/>
      <w:r>
        <w:t>Anecdotically</w:t>
      </w:r>
      <w:proofErr w:type="spellEnd"/>
      <w:r>
        <w:t>, the records of the French Aeronautics Research Office contain a meeting record from the late 1940s, mentioning a futuristic "Automated radar network". It was merely a daydream in the impoverished post-war France, but it confirms that the idea was thinkable among young engineers at that time. Such systems did not materialize there until ten years later *.</w:t>
      </w:r>
    </w:p>
    <w:p w14:paraId="67909681" w14:textId="77777777" w:rsidR="00895DD6" w:rsidRDefault="00895DD6" w:rsidP="00895DD6">
      <w:r>
        <w:t>Similar delay in the USSR, where a SAGE-like project was launched in 1956-1957, leading to the "Earth" and "Uragan" systems.</w:t>
      </w:r>
    </w:p>
    <w:p w14:paraId="30EAD0AB" w14:textId="77777777" w:rsidR="00895DD6" w:rsidRDefault="00895DD6" w:rsidP="00895DD6">
      <w:r>
        <w:t>Best,</w:t>
      </w:r>
    </w:p>
    <w:p w14:paraId="3B5408FD" w14:textId="77777777" w:rsidR="00895DD6" w:rsidRDefault="00895DD6" w:rsidP="00895DD6">
      <w:r>
        <w:lastRenderedPageBreak/>
        <w:t>Pierre</w:t>
      </w:r>
    </w:p>
    <w:p w14:paraId="21E995B9" w14:textId="77777777" w:rsidR="00895DD6" w:rsidRDefault="00895DD6" w:rsidP="00895DD6"/>
    <w:p w14:paraId="19219C72" w14:textId="77777777" w:rsidR="00895DD6" w:rsidRDefault="00895DD6" w:rsidP="00895DD6"/>
    <w:p w14:paraId="397B8AC5" w14:textId="77777777" w:rsidR="00895DD6" w:rsidRDefault="00895DD6" w:rsidP="00895DD6">
      <w:r>
        <w:t xml:space="preserve">* </w:t>
      </w:r>
      <w:proofErr w:type="gramStart"/>
      <w:r>
        <w:t>in</w:t>
      </w:r>
      <w:proofErr w:type="gramEnd"/>
      <w:r>
        <w:t xml:space="preserve"> https://cnrs.academia.edu/PierreMounierKuhn</w:t>
      </w:r>
    </w:p>
    <w:p w14:paraId="53877ABC" w14:textId="77777777" w:rsidR="00895DD6" w:rsidRDefault="00895DD6" w:rsidP="00895DD6">
      <w:r>
        <w:t>you may find a paper on Electronic_calculators_and_new_weapon_systems_Military_Industry_Academic_interactions_in_France_1946-1959_</w:t>
      </w:r>
    </w:p>
    <w:p w14:paraId="37EDD540" w14:textId="0F7C6FF7" w:rsidR="006154BD" w:rsidRDefault="00895DD6" w:rsidP="00895DD6">
      <w:r>
        <w:t>confirming that continental Europe was 5 to 10 years behind the US in this field</w:t>
      </w:r>
    </w:p>
    <w:p w14:paraId="33258094" w14:textId="3542D430" w:rsidR="006154BD" w:rsidRDefault="006154BD" w:rsidP="006154BD"/>
    <w:p w14:paraId="5FD2FEA4" w14:textId="3C7FC52D" w:rsidR="00110AB2" w:rsidRDefault="00110AB2" w:rsidP="006154BD"/>
    <w:p w14:paraId="0CBC22E5" w14:textId="1D60707D" w:rsidR="00110AB2" w:rsidRDefault="00110AB2" w:rsidP="00110AB2">
      <w:pPr>
        <w:pStyle w:val="Heading3"/>
      </w:pPr>
      <w:bookmarkStart w:id="145" w:name="_Toc193914416"/>
      <w:r>
        <w:t>SAGE Promotional Material</w:t>
      </w:r>
      <w:bookmarkEnd w:id="145"/>
    </w:p>
    <w:p w14:paraId="17C81A78" w14:textId="289DEAE5" w:rsidR="00110AB2" w:rsidRDefault="00110AB2" w:rsidP="006154BD">
      <w:r>
        <w:t>Dag identified this film produced by SDC on the generation of a SAGE training exercise.</w:t>
      </w:r>
    </w:p>
    <w:p w14:paraId="4D49289C" w14:textId="714FD7C1" w:rsidR="00110AB2" w:rsidRDefault="00110AB2" w:rsidP="006154BD">
      <w:hyperlink r:id="rId195" w:history="1">
        <w:r>
          <w:rPr>
            <w:rStyle w:val="Hyperlink"/>
          </w:rPr>
          <w:t>https://www.dropbox.com/s/8fbc94h6gmib1oz/IBM%20%282576%29%20HIGH%20SPEED%20DIGITAL%20COMPUTERS%20%26%20DATA%20PROCESSING%201960s.webm?dl=0</w:t>
        </w:r>
      </w:hyperlink>
    </w:p>
    <w:p w14:paraId="1F14EFCA" w14:textId="1B2BF353" w:rsidR="00110AB2" w:rsidRDefault="00110AB2" w:rsidP="006154BD">
      <w:r>
        <w:t>(And it’s alleged to be “somewhere” on YouTube).</w:t>
      </w:r>
    </w:p>
    <w:p w14:paraId="1DAE3B39" w14:textId="77777777" w:rsidR="00110AB2" w:rsidRDefault="00110AB2" w:rsidP="00110AB2">
      <w:r>
        <w:t>IBM (2576) HIGH SPEED DIGITAL COMPUTERS &amp; DA…ING 1960s.webm</w:t>
      </w:r>
    </w:p>
    <w:p w14:paraId="0BD216AD" w14:textId="4EF53BEF" w:rsidR="00110AB2" w:rsidRDefault="00110AB2" w:rsidP="00110AB2">
      <w:r>
        <w:t>Size: 91.68 MB</w:t>
      </w:r>
    </w:p>
    <w:p w14:paraId="31091E16" w14:textId="77777777" w:rsidR="00110AB2" w:rsidRDefault="00110AB2" w:rsidP="00110AB2"/>
    <w:p w14:paraId="303B9373" w14:textId="30658AA6" w:rsidR="00110AB2" w:rsidRDefault="00110AB2" w:rsidP="006154BD">
      <w:r w:rsidRPr="00110AB2">
        <w:rPr>
          <w:noProof/>
        </w:rPr>
        <w:drawing>
          <wp:inline distT="0" distB="0" distL="0" distR="0" wp14:anchorId="4284C477" wp14:editId="385618F5">
            <wp:extent cx="2819400" cy="1726883"/>
            <wp:effectExtent l="0" t="0" r="0" b="6985"/>
            <wp:docPr id="49" name="Picture 4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ext&#10;&#10;Description automatically generated"/>
                    <pic:cNvPicPr/>
                  </pic:nvPicPr>
                  <pic:blipFill>
                    <a:blip r:embed="rId196"/>
                    <a:stretch>
                      <a:fillRect/>
                    </a:stretch>
                  </pic:blipFill>
                  <pic:spPr>
                    <a:xfrm>
                      <a:off x="0" y="0"/>
                      <a:ext cx="2841757" cy="1740577"/>
                    </a:xfrm>
                    <a:prstGeom prst="rect">
                      <a:avLst/>
                    </a:prstGeom>
                  </pic:spPr>
                </pic:pic>
              </a:graphicData>
            </a:graphic>
          </wp:inline>
        </w:drawing>
      </w:r>
    </w:p>
    <w:p w14:paraId="50E4FC8E" w14:textId="03F0764F" w:rsidR="00110AB2" w:rsidRDefault="00110AB2" w:rsidP="006154BD">
      <w:r>
        <w:t>The material is a classic 1960’s promotional piece called “SDC, The System Development Corporation Presents: System Engineering”, going through the lengthy procedure of generating training exercises to be run on the nation-wide SAGE system; planners plan an attack scenario, military experts devise tracks for planes, machines generate film to produce simulated sightings on radar, scripts are produced to generate other external inputs, the whole works is packaged as mag tapes, film and paper manuals to be sent to all the SAGE sites for simultaneous use.</w:t>
      </w:r>
    </w:p>
    <w:p w14:paraId="6FFC9CE6" w14:textId="491C07E2" w:rsidR="00110AB2" w:rsidRDefault="00110AB2" w:rsidP="006154BD"/>
    <w:p w14:paraId="047EB294" w14:textId="7EA419D4" w:rsidR="00923966" w:rsidRDefault="00923966" w:rsidP="00923966">
      <w:pPr>
        <w:pStyle w:val="Heading3"/>
      </w:pPr>
      <w:bookmarkStart w:id="146" w:name="_Toc193914417"/>
      <w:r>
        <w:t>Laplante: An Historical Survey of Early Real-Time Computing Developments in the U.S.</w:t>
      </w:r>
      <w:bookmarkEnd w:id="146"/>
    </w:p>
    <w:p w14:paraId="33EE08F6" w14:textId="77777777" w:rsidR="00DF5F1C" w:rsidRDefault="00DF5F1C" w:rsidP="00923966"/>
    <w:p w14:paraId="57C13E6C" w14:textId="45CE0159" w:rsidR="00DF5F1C" w:rsidRDefault="00DF5F1C" w:rsidP="00923966">
      <w:pPr>
        <w:rPr>
          <w:rFonts w:ascii="Lucida Console" w:hAnsi="Lucida Console" w:cs="Lucida Console"/>
          <w:sz w:val="18"/>
          <w:szCs w:val="18"/>
        </w:rPr>
      </w:pPr>
      <w:r>
        <w:rPr>
          <w:rFonts w:ascii="Lucida Console" w:hAnsi="Lucida Console" w:cs="Lucida Console"/>
          <w:color w:val="C0A000"/>
          <w:sz w:val="18"/>
          <w:szCs w:val="18"/>
        </w:rPr>
        <w:t>~/WW/Static-Document-Files</w:t>
      </w:r>
      <w:r>
        <w:rPr>
          <w:rFonts w:ascii="Lucida Console" w:hAnsi="Lucida Console" w:cs="Lucida Console"/>
          <w:sz w:val="18"/>
          <w:szCs w:val="18"/>
        </w:rPr>
        <w:t>/Articles/Real-Time-Development/Historical Survey of Early Real-Time-Laplante1995.pdf</w:t>
      </w:r>
    </w:p>
    <w:p w14:paraId="260EDB52" w14:textId="77777777" w:rsidR="00DF5F1C" w:rsidRDefault="00DF5F1C" w:rsidP="00923966"/>
    <w:p w14:paraId="3E8778C2" w14:textId="4DDAA38D" w:rsidR="00923966" w:rsidRDefault="00923966" w:rsidP="00923966">
      <w:r>
        <w:t xml:space="preserve">PHILLIP A. LAPLANTE </w:t>
      </w:r>
      <w:proofErr w:type="spellStart"/>
      <w:r>
        <w:t>laplante@fdu.exlu</w:t>
      </w:r>
      <w:proofErr w:type="spellEnd"/>
    </w:p>
    <w:p w14:paraId="6E3080B7" w14:textId="77777777" w:rsidR="00923966" w:rsidRDefault="00923966" w:rsidP="00923966">
      <w:r>
        <w:t>Department of Mathematics and Computer Science, Fairleigh Dickinson University, Madison, NJ 07940</w:t>
      </w:r>
    </w:p>
    <w:p w14:paraId="4BD762DE" w14:textId="7372B0D8" w:rsidR="00923966" w:rsidRDefault="00923966" w:rsidP="00923966">
      <w:r>
        <w:lastRenderedPageBreak/>
        <w:t xml:space="preserve">EILEEN P. ROSE </w:t>
      </w:r>
      <w:hyperlink r:id="rId197" w:history="1">
        <w:r w:rsidRPr="006B41F9">
          <w:rPr>
            <w:rStyle w:val="Hyperlink"/>
          </w:rPr>
          <w:t>epf@mtgzfs3.mt.att.com</w:t>
        </w:r>
      </w:hyperlink>
      <w:r>
        <w:t xml:space="preserve">, MARIA GRACIA-WATSON </w:t>
      </w:r>
      <w:proofErr w:type="spellStart"/>
      <w:r>
        <w:t>mig</w:t>
      </w:r>
      <w:proofErr w:type="spellEnd"/>
      <w:r>
        <w:t>@ mtnms.att.com</w:t>
      </w:r>
    </w:p>
    <w:p w14:paraId="0B506F6E" w14:textId="23951536" w:rsidR="00923966" w:rsidRDefault="00923966" w:rsidP="00923966">
      <w:r>
        <w:t>AT&amp;T Bell Laboratories, Middletown, NJ 07746</w:t>
      </w:r>
    </w:p>
    <w:p w14:paraId="295B6FD7" w14:textId="77777777" w:rsidR="00923966" w:rsidRDefault="00923966" w:rsidP="00923966"/>
    <w:p w14:paraId="16A002D7" w14:textId="77777777" w:rsidR="00923966" w:rsidRDefault="00923966" w:rsidP="00923966">
      <w:r>
        <w:t>Real-Time Systems, 8, 199-213 (1995)</w:t>
      </w:r>
    </w:p>
    <w:p w14:paraId="723C604B" w14:textId="11F7387F" w:rsidR="00923966" w:rsidRDefault="00923966" w:rsidP="00923966">
      <w:r>
        <w:t>© 1995 Kluwer Academic Publishers, Boston. Manufactured in The Netherlands</w:t>
      </w:r>
    </w:p>
    <w:p w14:paraId="543F1483" w14:textId="1302BE28" w:rsidR="00923966" w:rsidRDefault="00923966" w:rsidP="00923966"/>
    <w:p w14:paraId="6B45D2D4" w14:textId="0BBEF91F" w:rsidR="00923966" w:rsidRDefault="00923966" w:rsidP="00923966">
      <w:r>
        <w:t>This paper summarizes evolution of ‘real time’ computing from Whirlwind through to the space shuttle</w:t>
      </w:r>
      <w:r w:rsidR="00355BCA">
        <w:t>, noting a split early on between “scientific real time”, i.e., SAGE, and “business real time”, i.e. SABRE.</w:t>
      </w:r>
    </w:p>
    <w:p w14:paraId="3867C413" w14:textId="0E078F8B" w:rsidR="00355BCA" w:rsidRDefault="00355BCA" w:rsidP="00923966">
      <w:r>
        <w:t xml:space="preserve">They credit Whirlwind with the Real Time First (no surprise) with SAGE as the second, but </w:t>
      </w:r>
      <w:proofErr w:type="gramStart"/>
      <w:r>
        <w:t>better known</w:t>
      </w:r>
      <w:proofErr w:type="gramEnd"/>
      <w:r>
        <w:t xml:space="preserve"> case.</w:t>
      </w:r>
    </w:p>
    <w:p w14:paraId="531A6F82" w14:textId="2BC6F578" w:rsidR="00355BCA" w:rsidRDefault="00355BCA" w:rsidP="00923966">
      <w:r>
        <w:t xml:space="preserve">Their Whirlwind timeline is a bit confused, quoting core memory as 1949 and a key component in real-time.  The article definitely shows a weak grasp of the underlying technology (he said, </w:t>
      </w:r>
      <w:proofErr w:type="spellStart"/>
      <w:r>
        <w:t>snobbily</w:t>
      </w:r>
      <w:proofErr w:type="spellEnd"/>
      <w:r>
        <w:t xml:space="preserve">; “remote sites communicating by </w:t>
      </w:r>
      <w:proofErr w:type="gramStart"/>
      <w:r>
        <w:t>telegraph”  Sheesh</w:t>
      </w:r>
      <w:proofErr w:type="gramEnd"/>
      <w:r>
        <w:t>!).  But it does name quite a few of the players, and credits Univac 1103 with inventing the Interrupt.</w:t>
      </w:r>
    </w:p>
    <w:p w14:paraId="00DCF931" w14:textId="32164A8E" w:rsidR="00355BCA" w:rsidRDefault="00355BCA" w:rsidP="00923966">
      <w:r>
        <w:t>In citing real time programs, they follow the Mercury/Apollo/Shuttle lineage, but oddly only address the ground support part, not (e.g.,) the AGC.</w:t>
      </w:r>
    </w:p>
    <w:p w14:paraId="1C36F3C4" w14:textId="6A5FD274" w:rsidR="00355BCA" w:rsidRDefault="00355BCA" w:rsidP="00923966">
      <w:r>
        <w:t>They also note the link between Real Time computing and redundancy; that probably would be another SAGE First.</w:t>
      </w:r>
    </w:p>
    <w:p w14:paraId="4264434F" w14:textId="3C4F167C" w:rsidR="00355BCA" w:rsidRDefault="00AB7DA9" w:rsidP="00923966">
      <w:r>
        <w:t>The authors identify IBM’s “Basic Executive” for the 1710 computer(?) in 1962 as the first real time OS.</w:t>
      </w:r>
    </w:p>
    <w:p w14:paraId="6D696314" w14:textId="411E74C1" w:rsidR="00355BCA" w:rsidRDefault="00355BCA" w:rsidP="00923966"/>
    <w:p w14:paraId="4871E48F" w14:textId="77777777" w:rsidR="00AB7DA9" w:rsidRDefault="00AB7DA9" w:rsidP="00923966"/>
    <w:p w14:paraId="08F6FF56" w14:textId="0D62A56A" w:rsidR="004B2625" w:rsidRDefault="004B2625" w:rsidP="004B2625">
      <w:pPr>
        <w:pStyle w:val="Heading3"/>
      </w:pPr>
      <w:bookmarkStart w:id="147" w:name="_Toc193914418"/>
      <w:r>
        <w:t>Simon Lavington</w:t>
      </w:r>
      <w:r w:rsidR="00945B73">
        <w:t>:</w:t>
      </w:r>
      <w:r>
        <w:t xml:space="preserve"> Moving Targets</w:t>
      </w:r>
      <w:bookmarkEnd w:id="147"/>
    </w:p>
    <w:p w14:paraId="33237C74" w14:textId="0255ECF7" w:rsidR="004B2625" w:rsidRDefault="004B2625" w:rsidP="00923966">
      <w:r>
        <w:t xml:space="preserve">Simon Lavington </w:t>
      </w:r>
      <w:r w:rsidRPr="004B2625">
        <w:rPr>
          <w:i/>
          <w:iCs/>
        </w:rPr>
        <w:t>Moving Targets: Elliott-Automation and the Dawn of the Computer Age in Britain, 1947-1967</w:t>
      </w:r>
    </w:p>
    <w:p w14:paraId="5D2E5AF0" w14:textId="77777777" w:rsidR="004B2625" w:rsidRDefault="004B2625" w:rsidP="00923966"/>
    <w:p w14:paraId="757AA5D6" w14:textId="59EE2444" w:rsidR="008032EF" w:rsidRDefault="008032EF" w:rsidP="00923966">
      <w:r>
        <w:t>Simon recounts broadly the history of radar in WWII Britain, with a focus on Naval applications.</w:t>
      </w:r>
    </w:p>
    <w:p w14:paraId="2AC35B8B" w14:textId="38331C4D" w:rsidR="008032EF" w:rsidRDefault="008032EF" w:rsidP="00923966">
      <w:r>
        <w:t>The first section reviews the use of radar for gunnery, i.e., aiming antiaircraft fire.</w:t>
      </w:r>
    </w:p>
    <w:p w14:paraId="35F29982" w14:textId="77B636CD" w:rsidR="00340D18" w:rsidRDefault="00340D18" w:rsidP="00923966">
      <w:r>
        <w:t>Chapter Two (</w:t>
      </w:r>
      <w:proofErr w:type="spellStart"/>
      <w:r>
        <w:t>pg</w:t>
      </w:r>
      <w:proofErr w:type="spellEnd"/>
      <w:r>
        <w:t xml:space="preserve"> 42) notes the development of an interactive radar system at Elliot Automation, named the Comprehensive Display System, where an operator could mark target reflections with a joystick, all done with analog technology</w:t>
      </w:r>
      <w:r w:rsidR="0022169B">
        <w:t xml:space="preserve"> (wheels and gears analog!)</w:t>
      </w:r>
      <w:r>
        <w:t>.  The Admiralty Signals Establishment (ASE) was simultaneously doing secret development of a digital solution to the same problem.</w:t>
      </w:r>
      <w:r w:rsidR="00F317A7">
        <w:t xml:space="preserve">  [It’s possible both projects were being done in different Elliott labs, separated by a classification wall.]</w:t>
      </w:r>
    </w:p>
    <w:p w14:paraId="32E1E2F8" w14:textId="55D97035" w:rsidR="00340D18" w:rsidRDefault="00340D18" w:rsidP="00923966">
      <w:r>
        <w:t>The work was demonstrated to “the Americans” in early 1950.   (Lavington doesn’t say which Americans, but it might have been Bell Labs).  The Americans were not allowed to know about the ASE digital development.</w:t>
      </w:r>
    </w:p>
    <w:p w14:paraId="17E19D18" w14:textId="02938C1B" w:rsidR="00340D18" w:rsidRDefault="00F317A7" w:rsidP="00923966">
      <w:r>
        <w:t>The digital ASE system at Elliott was called MRS5, and was to use a computer to direct antiaircraft fire on a ship at sea (i.e. with ship and aircraft both in motion…)  MRS5 was first envisioned in 1946.</w:t>
      </w:r>
    </w:p>
    <w:p w14:paraId="20C6EA8F" w14:textId="36F584F5" w:rsidR="006761A2" w:rsidRDefault="006761A2" w:rsidP="00923966">
      <w:r>
        <w:t>Lavington credits ENIAC in pushing ASE into the choice to ‘go digital’.</w:t>
      </w:r>
      <w:r w:rsidR="00AB31A8">
        <w:t xml:space="preserve"> [</w:t>
      </w:r>
      <w:proofErr w:type="spellStart"/>
      <w:r w:rsidR="00AB31A8">
        <w:t>pg</w:t>
      </w:r>
      <w:proofErr w:type="spellEnd"/>
      <w:r w:rsidR="00AB31A8">
        <w:t xml:space="preserve"> 45]</w:t>
      </w:r>
      <w:r>
        <w:t xml:space="preserve"> </w:t>
      </w:r>
    </w:p>
    <w:p w14:paraId="502A79BA" w14:textId="60EB7867" w:rsidR="00762D6B" w:rsidRDefault="00762D6B" w:rsidP="00923966">
      <w:r>
        <w:t>The program was launched in 1947, and cancelled in 1949.  Lavington claims that the radar part of the project had produced excellent results.  The Admiralty was running short of money in Austerity Britain, and the digital computer part of the project had not yet produced much action.  In addition, Elliotts was having financial difficulty.  Elliott did receive a smaller contract to work on the radar.</w:t>
      </w:r>
    </w:p>
    <w:p w14:paraId="0A1AE852" w14:textId="349DEAD8" w:rsidR="00101B88" w:rsidRDefault="00101B88" w:rsidP="00923966">
      <w:r>
        <w:t>Elliott continued on digital computing</w:t>
      </w:r>
      <w:r w:rsidR="00670BBF">
        <w:t>, under a project referred to as “the 152”</w:t>
      </w:r>
      <w:r>
        <w:t xml:space="preserve"> [</w:t>
      </w:r>
      <w:r w:rsidRPr="00101B88">
        <w:rPr>
          <w:color w:val="E36C0A" w:themeColor="accent6" w:themeShade="BF"/>
        </w:rPr>
        <w:t>somehow</w:t>
      </w:r>
      <w:r>
        <w:t>?]</w:t>
      </w:r>
    </w:p>
    <w:p w14:paraId="2389462A" w14:textId="08503877" w:rsidR="00762D6B" w:rsidRDefault="00101B88" w:rsidP="00923966">
      <w:r>
        <w:t xml:space="preserve">Lavington identifies 15 early computer projects with which Elliott engineers might have had contact.  [list </w:t>
      </w:r>
      <w:proofErr w:type="spellStart"/>
      <w:r>
        <w:t>pg</w:t>
      </w:r>
      <w:proofErr w:type="spellEnd"/>
      <w:r>
        <w:t xml:space="preserve"> 54]</w:t>
      </w:r>
    </w:p>
    <w:p w14:paraId="1CE21B19" w14:textId="77777777" w:rsidR="002A5212" w:rsidRDefault="002A5212" w:rsidP="00923966"/>
    <w:p w14:paraId="155873D2"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(a) Charles Babbage’s Analytical Engine, designed in the 1840s</w:t>
      </w:r>
    </w:p>
    <w:p w14:paraId="7D5FFFCD"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(b) Konrad </w:t>
      </w:r>
      <w:proofErr w:type="spellStart"/>
      <w:r w:rsidRPr="002A5212">
        <w:rPr>
          <w:rFonts w:ascii="Times-Roman" w:hAnsi="Times-Roman" w:cs="Times-Roman"/>
          <w:color w:val="31849B" w:themeColor="accent5" w:themeShade="BF"/>
          <w:szCs w:val="20"/>
        </w:rPr>
        <w:t>Zuse’s</w:t>
      </w:r>
      <w:proofErr w:type="spellEnd"/>
      <w:r w:rsidRPr="002A5212">
        <w:rPr>
          <w:rFonts w:ascii="Times-Roman" w:hAnsi="Times-Roman" w:cs="Times-Roman"/>
          <w:color w:val="31849B" w:themeColor="accent5" w:themeShade="BF"/>
          <w:szCs w:val="20"/>
        </w:rPr>
        <w:t xml:space="preserve"> Z3, which first worked in 1941</w:t>
      </w:r>
    </w:p>
    <w:p w14:paraId="66E5445F"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(c) Howard Aitken’s Automatic Sequence-Controlled calculator (ASSC), also</w:t>
      </w:r>
    </w:p>
    <w:p w14:paraId="047CD5BE"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called the Harvard Mark I, which first worked in 1943</w:t>
      </w:r>
    </w:p>
    <w:p w14:paraId="44209CB6"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(d) The Colossus Mark I and Colossus Mark II cryptanalytical machines that</w:t>
      </w:r>
    </w:p>
    <w:p w14:paraId="3228BEEB"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worked at Bletchley Park in 1943 and 1944, respectively</w:t>
      </w:r>
    </w:p>
    <w:p w14:paraId="60311E2D"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(e) The ENIAC (Electronic Numerical Integrator and Computer), first working at</w:t>
      </w:r>
    </w:p>
    <w:p w14:paraId="575F9843"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the Moore School, Pennsylvania, in 1945</w:t>
      </w:r>
    </w:p>
    <w:p w14:paraId="4E056895" w14:textId="735B5071"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Although all were innovative at the time, none of the above projects possessed what we would now </w:t>
      </w:r>
      <w:proofErr w:type="spellStart"/>
      <w:r w:rsidRPr="002A5212">
        <w:rPr>
          <w:rFonts w:ascii="Times-Roman" w:hAnsi="Times-Roman" w:cs="Times-Roman"/>
          <w:color w:val="31849B" w:themeColor="accent5" w:themeShade="BF"/>
          <w:szCs w:val="20"/>
        </w:rPr>
        <w:t>recognise</w:t>
      </w:r>
      <w:proofErr w:type="spellEnd"/>
      <w:r w:rsidRPr="002A5212">
        <w:rPr>
          <w:rFonts w:ascii="Times-Roman" w:hAnsi="Times-Roman" w:cs="Times-Roman"/>
          <w:color w:val="31849B" w:themeColor="accent5" w:themeShade="BF"/>
          <w:szCs w:val="20"/>
        </w:rPr>
        <w:t xml:space="preserve"> as a practical internal read/write memory for the storage of program and data. Of these five machines, it is believed that the Borehamwood engineers would only have been familiar with the details of the last one, ENIAC. Furthermore, none of these five machines is within the scope of the chart of </w:t>
      </w:r>
      <w:r w:rsidRPr="002A5212">
        <w:rPr>
          <w:rFonts w:ascii="Times-Italic" w:hAnsi="Times-Italic" w:cs="Times-Italic"/>
          <w:i/>
          <w:iCs/>
          <w:color w:val="31849B" w:themeColor="accent5" w:themeShade="BF"/>
          <w:szCs w:val="20"/>
        </w:rPr>
        <w:t xml:space="preserve">post-war </w:t>
      </w:r>
      <w:r w:rsidRPr="002A5212">
        <w:rPr>
          <w:rFonts w:ascii="Times-Roman" w:hAnsi="Times-Roman" w:cs="Times-Roman"/>
          <w:color w:val="31849B" w:themeColor="accent5" w:themeShade="BF"/>
          <w:szCs w:val="20"/>
        </w:rPr>
        <w:t>British electronic digital know-how that has been presented in Fig. 1.3.</w:t>
      </w:r>
    </w:p>
    <w:p w14:paraId="5DE29AA9" w14:textId="0A88825E"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Appendix 10 describes a selection of ten later computer projects whose details would have potentially been more relevant to Borehamwood designers, if indeed sufficient details were readily available. These are:</w:t>
      </w:r>
    </w:p>
    <w:p w14:paraId="0CF6DEAF" w14:textId="205CEBB3"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(f) The small-scale experimental machine (</w:t>
      </w:r>
      <w:r w:rsidRPr="002A5212">
        <w:rPr>
          <w:rFonts w:ascii="Times-Roman" w:hAnsi="Times-Roman" w:cs="Times-Roman"/>
          <w:b/>
          <w:bCs/>
          <w:color w:val="31849B" w:themeColor="accent5" w:themeShade="BF"/>
          <w:szCs w:val="20"/>
        </w:rPr>
        <w:t>SSEM</w:t>
      </w:r>
      <w:r w:rsidRPr="002A5212">
        <w:rPr>
          <w:rFonts w:ascii="Times-Roman" w:hAnsi="Times-Roman" w:cs="Times-Roman"/>
          <w:color w:val="31849B" w:themeColor="accent5" w:themeShade="BF"/>
          <w:szCs w:val="20"/>
        </w:rPr>
        <w:t>), also called the Baby, which first ran a program on 21 June 1948 at Manchester University</w:t>
      </w:r>
    </w:p>
    <w:p w14:paraId="75C9A840"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(g) </w:t>
      </w:r>
      <w:r w:rsidRPr="002A5212">
        <w:rPr>
          <w:rFonts w:ascii="Times-Roman" w:hAnsi="Times-Roman" w:cs="Times-Roman"/>
          <w:b/>
          <w:bCs/>
          <w:color w:val="31849B" w:themeColor="accent5" w:themeShade="BF"/>
          <w:szCs w:val="20"/>
        </w:rPr>
        <w:t>EDSAC</w:t>
      </w:r>
      <w:r w:rsidRPr="002A5212">
        <w:rPr>
          <w:rFonts w:ascii="Times-Roman" w:hAnsi="Times-Roman" w:cs="Times-Roman"/>
          <w:color w:val="31849B" w:themeColor="accent5" w:themeShade="BF"/>
          <w:szCs w:val="20"/>
        </w:rPr>
        <w:t>, which first ran a program on 6 May 1949 at Cambridge University</w:t>
      </w:r>
    </w:p>
    <w:p w14:paraId="0233AA38" w14:textId="1BB1E73D"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(h) </w:t>
      </w:r>
      <w:r w:rsidRPr="002A5212">
        <w:rPr>
          <w:rFonts w:ascii="Times-Roman" w:hAnsi="Times-Roman" w:cs="Times-Roman"/>
          <w:b/>
          <w:bCs/>
          <w:color w:val="31849B" w:themeColor="accent5" w:themeShade="BF"/>
          <w:szCs w:val="20"/>
        </w:rPr>
        <w:t>CSIRAC</w:t>
      </w:r>
      <w:r w:rsidRPr="002A5212">
        <w:rPr>
          <w:rFonts w:ascii="Times-Roman" w:hAnsi="Times-Roman" w:cs="Times-Roman"/>
          <w:color w:val="31849B" w:themeColor="accent5" w:themeShade="BF"/>
          <w:szCs w:val="20"/>
        </w:rPr>
        <w:t>, first working at the Commonwealth Scientific and Industrial Research Centre (CSIR) at Sydney, Australia, in November 1949</w:t>
      </w:r>
    </w:p>
    <w:p w14:paraId="464416A1" w14:textId="4235892F"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w:t>
      </w:r>
      <w:proofErr w:type="spellStart"/>
      <w:r w:rsidRPr="002A5212">
        <w:rPr>
          <w:rFonts w:ascii="Times-Roman" w:hAnsi="Times-Roman" w:cs="Times-Roman"/>
          <w:color w:val="31849B" w:themeColor="accent5" w:themeShade="BF"/>
          <w:szCs w:val="20"/>
        </w:rPr>
        <w:t>i</w:t>
      </w:r>
      <w:proofErr w:type="spellEnd"/>
      <w:r w:rsidRPr="002A5212">
        <w:rPr>
          <w:rFonts w:ascii="Times-Roman" w:hAnsi="Times-Roman" w:cs="Times-Roman"/>
          <w:color w:val="31849B" w:themeColor="accent5" w:themeShade="BF"/>
          <w:szCs w:val="20"/>
        </w:rPr>
        <w:t xml:space="preserve">) </w:t>
      </w:r>
      <w:r w:rsidRPr="002A5212">
        <w:rPr>
          <w:rFonts w:ascii="Times-Roman" w:hAnsi="Times-Roman" w:cs="Times-Roman"/>
          <w:b/>
          <w:bCs/>
          <w:color w:val="31849B" w:themeColor="accent5" w:themeShade="BF"/>
          <w:szCs w:val="20"/>
        </w:rPr>
        <w:t>SEAC</w:t>
      </w:r>
      <w:r w:rsidRPr="002A5212">
        <w:rPr>
          <w:rFonts w:ascii="Times-Roman" w:hAnsi="Times-Roman" w:cs="Times-Roman"/>
          <w:color w:val="31849B" w:themeColor="accent5" w:themeShade="BF"/>
          <w:szCs w:val="20"/>
        </w:rPr>
        <w:t xml:space="preserve">, the American Bureau of Standards’ </w:t>
      </w:r>
      <w:r w:rsidRPr="002A5212">
        <w:rPr>
          <w:rFonts w:ascii="Times-Italic" w:hAnsi="Times-Italic" w:cs="Times-Italic"/>
          <w:i/>
          <w:iCs/>
          <w:color w:val="31849B" w:themeColor="accent5" w:themeShade="BF"/>
          <w:szCs w:val="20"/>
        </w:rPr>
        <w:t>Eastern Automatic Computer</w:t>
      </w:r>
      <w:r w:rsidRPr="002A5212">
        <w:rPr>
          <w:rFonts w:ascii="Times-Roman" w:hAnsi="Times-Roman" w:cs="Times-Roman"/>
          <w:color w:val="31849B" w:themeColor="accent5" w:themeShade="BF"/>
          <w:szCs w:val="20"/>
        </w:rPr>
        <w:t>, May 1950</w:t>
      </w:r>
    </w:p>
    <w:p w14:paraId="3D2501C5"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(j) </w:t>
      </w:r>
      <w:r w:rsidRPr="002A5212">
        <w:rPr>
          <w:rFonts w:ascii="Times-Roman" w:hAnsi="Times-Roman" w:cs="Times-Roman"/>
          <w:b/>
          <w:bCs/>
          <w:color w:val="31849B" w:themeColor="accent5" w:themeShade="BF"/>
          <w:szCs w:val="20"/>
        </w:rPr>
        <w:t>SWAC</w:t>
      </w:r>
      <w:r w:rsidRPr="002A5212">
        <w:rPr>
          <w:rFonts w:ascii="Times-Roman" w:hAnsi="Times-Roman" w:cs="Times-Roman"/>
          <w:color w:val="31849B" w:themeColor="accent5" w:themeShade="BF"/>
          <w:szCs w:val="20"/>
        </w:rPr>
        <w:t xml:space="preserve">, the </w:t>
      </w:r>
      <w:r w:rsidRPr="002A5212">
        <w:rPr>
          <w:rFonts w:ascii="Times-Italic" w:hAnsi="Times-Italic" w:cs="Times-Italic"/>
          <w:i/>
          <w:iCs/>
          <w:color w:val="31849B" w:themeColor="accent5" w:themeShade="BF"/>
          <w:szCs w:val="20"/>
        </w:rPr>
        <w:t>Standards’ Western Automatic Computer</w:t>
      </w:r>
      <w:r w:rsidRPr="002A5212">
        <w:rPr>
          <w:rFonts w:ascii="Times-Roman" w:hAnsi="Times-Roman" w:cs="Times-Roman"/>
          <w:color w:val="31849B" w:themeColor="accent5" w:themeShade="BF"/>
          <w:szCs w:val="20"/>
        </w:rPr>
        <w:t>, August 1950</w:t>
      </w:r>
    </w:p>
    <w:p w14:paraId="214CFED2" w14:textId="4FC1AFE4" w:rsidR="002A5212" w:rsidRPr="002A5212" w:rsidRDefault="002A5212" w:rsidP="002A5212">
      <w:pPr>
        <w:rPr>
          <w:color w:val="31849B" w:themeColor="accent5" w:themeShade="BF"/>
        </w:rPr>
      </w:pPr>
      <w:r w:rsidRPr="002A5212">
        <w:rPr>
          <w:rFonts w:ascii="Times-Roman" w:hAnsi="Times-Roman" w:cs="Times-Roman"/>
          <w:color w:val="31849B" w:themeColor="accent5" w:themeShade="BF"/>
          <w:szCs w:val="20"/>
        </w:rPr>
        <w:t xml:space="preserve">(k) </w:t>
      </w:r>
      <w:r w:rsidRPr="002A5212">
        <w:rPr>
          <w:rFonts w:ascii="Times-Roman" w:hAnsi="Times-Roman" w:cs="Times-Roman"/>
          <w:b/>
          <w:bCs/>
          <w:color w:val="31849B" w:themeColor="accent5" w:themeShade="BF"/>
          <w:szCs w:val="20"/>
        </w:rPr>
        <w:t>Pilot ACE</w:t>
      </w:r>
      <w:r w:rsidRPr="002A5212">
        <w:rPr>
          <w:rFonts w:ascii="Times-Roman" w:hAnsi="Times-Roman" w:cs="Times-Roman"/>
          <w:color w:val="31849B" w:themeColor="accent5" w:themeShade="BF"/>
          <w:szCs w:val="20"/>
        </w:rPr>
        <w:t>, National Physical Laboratory, Teddington, Middlesex, May 1950</w:t>
      </w:r>
    </w:p>
    <w:p w14:paraId="30D9E73C" w14:textId="77777777"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(l) </w:t>
      </w:r>
      <w:r w:rsidRPr="002A5212">
        <w:rPr>
          <w:rFonts w:ascii="Times-Roman" w:hAnsi="Times-Roman" w:cs="Times-Roman"/>
          <w:b/>
          <w:bCs/>
          <w:color w:val="31849B" w:themeColor="accent5" w:themeShade="BF"/>
          <w:szCs w:val="20"/>
        </w:rPr>
        <w:t>Ferranti Mark I</w:t>
      </w:r>
      <w:r w:rsidRPr="002A5212">
        <w:rPr>
          <w:rFonts w:ascii="Times-Roman" w:hAnsi="Times-Roman" w:cs="Times-Roman"/>
          <w:color w:val="31849B" w:themeColor="accent5" w:themeShade="BF"/>
          <w:szCs w:val="20"/>
        </w:rPr>
        <w:t>, delivered to Manchester University in February 1951</w:t>
      </w:r>
    </w:p>
    <w:p w14:paraId="5CA67BE5" w14:textId="6DA011DB"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(m) </w:t>
      </w:r>
      <w:r w:rsidRPr="002A5212">
        <w:rPr>
          <w:rFonts w:ascii="Times-Roman" w:hAnsi="Times-Roman" w:cs="Times-Roman"/>
          <w:b/>
          <w:bCs/>
          <w:color w:val="31849B" w:themeColor="accent5" w:themeShade="BF"/>
          <w:szCs w:val="20"/>
        </w:rPr>
        <w:t>UNIVAC I</w:t>
      </w:r>
      <w:r w:rsidRPr="002A5212">
        <w:rPr>
          <w:rFonts w:ascii="Times-Roman" w:hAnsi="Times-Roman" w:cs="Times-Roman"/>
          <w:color w:val="31849B" w:themeColor="accent5" w:themeShade="BF"/>
          <w:szCs w:val="20"/>
        </w:rPr>
        <w:t>, delivered in March 1951</w:t>
      </w:r>
    </w:p>
    <w:p w14:paraId="6B1D73CA" w14:textId="1D8D4EAD" w:rsidR="002A5212" w:rsidRPr="002A5212" w:rsidRDefault="002A5212" w:rsidP="002A5212">
      <w:pPr>
        <w:autoSpaceDE w:val="0"/>
        <w:autoSpaceDN w:val="0"/>
        <w:adjustRightInd w:val="0"/>
        <w:spacing w:before="0" w:after="0"/>
        <w:rPr>
          <w:rFonts w:ascii="Times-Roman" w:hAnsi="Times-Roman" w:cs="Times-Roman"/>
          <w:color w:val="31849B" w:themeColor="accent5" w:themeShade="BF"/>
          <w:szCs w:val="20"/>
        </w:rPr>
      </w:pPr>
      <w:r w:rsidRPr="002A5212">
        <w:rPr>
          <w:rFonts w:ascii="Times-Roman" w:hAnsi="Times-Roman" w:cs="Times-Roman"/>
          <w:color w:val="31849B" w:themeColor="accent5" w:themeShade="BF"/>
          <w:szCs w:val="20"/>
        </w:rPr>
        <w:t xml:space="preserve">(n) </w:t>
      </w:r>
      <w:r w:rsidRPr="002A5212">
        <w:rPr>
          <w:rFonts w:ascii="Times-Roman" w:hAnsi="Times-Roman" w:cs="Times-Roman"/>
          <w:b/>
          <w:bCs/>
          <w:color w:val="31849B" w:themeColor="accent5" w:themeShade="BF"/>
          <w:szCs w:val="20"/>
        </w:rPr>
        <w:t>Whirlwind</w:t>
      </w:r>
      <w:r w:rsidRPr="002A5212">
        <w:rPr>
          <w:rFonts w:ascii="Times-Roman" w:hAnsi="Times-Roman" w:cs="Times-Roman"/>
          <w:color w:val="31849B" w:themeColor="accent5" w:themeShade="BF"/>
          <w:szCs w:val="20"/>
        </w:rPr>
        <w:t>, first working at the Massachusetts Institute of Technology (MIT) in March 1951</w:t>
      </w:r>
    </w:p>
    <w:p w14:paraId="0C3FE7F3" w14:textId="17D15F76" w:rsidR="002A5212" w:rsidRPr="002A5212" w:rsidRDefault="002A5212" w:rsidP="002A5212">
      <w:pPr>
        <w:autoSpaceDE w:val="0"/>
        <w:autoSpaceDN w:val="0"/>
        <w:adjustRightInd w:val="0"/>
        <w:spacing w:before="0" w:after="0"/>
        <w:rPr>
          <w:color w:val="31849B" w:themeColor="accent5" w:themeShade="BF"/>
        </w:rPr>
      </w:pPr>
      <w:r w:rsidRPr="002A5212">
        <w:rPr>
          <w:rFonts w:ascii="Times-Roman" w:hAnsi="Times-Roman" w:cs="Times-Roman"/>
          <w:color w:val="31849B" w:themeColor="accent5" w:themeShade="BF"/>
          <w:szCs w:val="20"/>
        </w:rPr>
        <w:t xml:space="preserve">(o) </w:t>
      </w:r>
      <w:r w:rsidRPr="002A5212">
        <w:rPr>
          <w:rFonts w:ascii="Times-Roman" w:hAnsi="Times-Roman" w:cs="Times-Roman"/>
          <w:b/>
          <w:bCs/>
          <w:color w:val="31849B" w:themeColor="accent5" w:themeShade="BF"/>
          <w:szCs w:val="20"/>
        </w:rPr>
        <w:t>IAS</w:t>
      </w:r>
      <w:r w:rsidRPr="002A5212">
        <w:rPr>
          <w:rFonts w:ascii="Times-Roman" w:hAnsi="Times-Roman" w:cs="Times-Roman"/>
          <w:color w:val="31849B" w:themeColor="accent5" w:themeShade="BF"/>
          <w:szCs w:val="20"/>
        </w:rPr>
        <w:t>, first working at the Institute for Advanced Study (IAS), Princeton</w:t>
      </w:r>
      <w:r>
        <w:rPr>
          <w:rFonts w:ascii="Times-Roman" w:hAnsi="Times-Roman" w:cs="Times-Roman"/>
          <w:color w:val="31849B" w:themeColor="accent5" w:themeShade="BF"/>
          <w:szCs w:val="20"/>
        </w:rPr>
        <w:t xml:space="preserve"> </w:t>
      </w:r>
      <w:r w:rsidRPr="002A5212">
        <w:rPr>
          <w:rFonts w:ascii="Times-Roman" w:hAnsi="Times-Roman" w:cs="Times-Roman"/>
          <w:color w:val="31849B" w:themeColor="accent5" w:themeShade="BF"/>
          <w:szCs w:val="20"/>
        </w:rPr>
        <w:t>University, in the summer of 1951</w:t>
      </w:r>
    </w:p>
    <w:p w14:paraId="6C2338FB" w14:textId="77777777" w:rsidR="002A5212" w:rsidRDefault="002A5212" w:rsidP="00923966"/>
    <w:p w14:paraId="3C6CF7A4" w14:textId="5682441B" w:rsidR="00762D6B" w:rsidRDefault="00101B88" w:rsidP="00923966">
      <w:r>
        <w:t>Maurice Wilkes is cited as an important influence, giving frequent seminars, and acting as a consultant to Elliott</w:t>
      </w:r>
      <w:r w:rsidR="00670BBF">
        <w:t>, but Lavington claims Elliott had little contact with the rest of the world of digital computing, especially with Whirlwind (which would have been obvious, given the high-speed, real-time focus).</w:t>
      </w:r>
    </w:p>
    <w:p w14:paraId="52A94F0A" w14:textId="77777777" w:rsidR="00670BBF" w:rsidRDefault="00670BBF" w:rsidP="00923966"/>
    <w:p w14:paraId="4A4C99FD" w14:textId="0ED0FD5B" w:rsidR="0048123E" w:rsidRDefault="0048123E" w:rsidP="00923966">
      <w:r>
        <w:t>The “153” program produced another computer, although one of rather specific application to analyzing radar return signals</w:t>
      </w:r>
      <w:r w:rsidR="00BE4787">
        <w:t xml:space="preserve"> and signals from Listening Stations to triangulate positions of military targets (maybe submarines?)</w:t>
      </w:r>
      <w:r>
        <w:t>.  The machine originally used CRT storage, but changed to nickel delay lines.</w:t>
      </w:r>
    </w:p>
    <w:p w14:paraId="72F12405" w14:textId="2C190F03" w:rsidR="0048123E" w:rsidRDefault="0048123E" w:rsidP="00923966">
      <w:r>
        <w:t>Lavington mentions a manual voltage margining process used with the 153, ultimately yielding “97%” uptime.</w:t>
      </w:r>
      <w:r w:rsidR="00E80C6F">
        <w:t xml:space="preserve">  The machine was used by GCHQ, and remained one-of-a-kind.</w:t>
      </w:r>
    </w:p>
    <w:p w14:paraId="5D5CC0F8" w14:textId="7F114AE5" w:rsidR="0048123E" w:rsidRDefault="0048123E" w:rsidP="00923966">
      <w:r>
        <w:t>The machine was “basically serial”, but with a wide (64-bit) instruction word allowing multiple operations at once.</w:t>
      </w:r>
      <w:r w:rsidR="00BE4787">
        <w:t xml:space="preserve">  The machine used a disk as ‘main memory’</w:t>
      </w:r>
    </w:p>
    <w:p w14:paraId="7523E1CE" w14:textId="77777777" w:rsidR="00101B88" w:rsidRDefault="00101B88" w:rsidP="00923966"/>
    <w:p w14:paraId="7CA9D878" w14:textId="408A589B" w:rsidR="00E80C6F" w:rsidRDefault="00E80C6F" w:rsidP="00923966">
      <w:r>
        <w:t>Lavington goes on to an Elliott project called “311,” which produced code-breaking gear for a deeply-classified GCHQ program named Oedipus.</w:t>
      </w:r>
      <w:r w:rsidR="00BF4800">
        <w:t xml:space="preserve">  Things didn’t go quite as planned, and Elliott struggled, but eventually GCHQ took ownership for parts of the system and designated Elliott as a prime contractor.  It was installed at GCHQ Cheltenham in March 1954</w:t>
      </w:r>
    </w:p>
    <w:p w14:paraId="37AD92D5" w14:textId="392BFAFE" w:rsidR="00BF4800" w:rsidRDefault="00BF4800" w:rsidP="00923966">
      <w:r>
        <w:t>A critical element of the machine was a semiconductor, read-only, content-addressable memory (maybe made mostly of thousands of diodes).</w:t>
      </w:r>
    </w:p>
    <w:p w14:paraId="51EE6B94" w14:textId="77777777" w:rsidR="008032EF" w:rsidRDefault="008032EF" w:rsidP="00923966"/>
    <w:p w14:paraId="49CE6E26" w14:textId="56E84E64" w:rsidR="00375A19" w:rsidRDefault="00375A19" w:rsidP="00375A19">
      <w:pPr>
        <w:pStyle w:val="Heading3"/>
      </w:pPr>
      <w:bookmarkStart w:id="148" w:name="_Toc193914419"/>
      <w:r>
        <w:lastRenderedPageBreak/>
        <w:t>The Search for Willow Run ADIS</w:t>
      </w:r>
      <w:bookmarkEnd w:id="148"/>
    </w:p>
    <w:p w14:paraId="09397967" w14:textId="59603597" w:rsidR="00375A19" w:rsidRDefault="00B423A6" w:rsidP="00B423A6">
      <w:pPr>
        <w:pStyle w:val="Heading4"/>
      </w:pPr>
      <w:r>
        <w:t>Sites</w:t>
      </w:r>
    </w:p>
    <w:p w14:paraId="4D1C31A8" w14:textId="55AAA9CF" w:rsidR="00375A19" w:rsidRDefault="000817EB" w:rsidP="00923966">
      <w:r>
        <w:t>University of Michigan Archive</w:t>
      </w:r>
    </w:p>
    <w:p w14:paraId="5871278F" w14:textId="77777777" w:rsidR="000817EB" w:rsidRDefault="000817EB" w:rsidP="00923966"/>
    <w:p w14:paraId="6CF683C6" w14:textId="15F15D09" w:rsidR="00B423A6" w:rsidRDefault="00B423A6" w:rsidP="00923966">
      <w:r>
        <w:t>University of Michigan Aerospace Department</w:t>
      </w:r>
    </w:p>
    <w:p w14:paraId="680D515D" w14:textId="77777777" w:rsidR="00375A19" w:rsidRDefault="00375A19" w:rsidP="00923966"/>
    <w:p w14:paraId="1125E84D" w14:textId="5BB1FFBA" w:rsidR="009056F8" w:rsidRDefault="009056F8" w:rsidP="00923966">
      <w:r>
        <w:t>D</w:t>
      </w:r>
      <w:r w:rsidR="00B423A6">
        <w:t xml:space="preserve">efense </w:t>
      </w:r>
      <w:r>
        <w:t>T</w:t>
      </w:r>
      <w:r w:rsidR="00B423A6">
        <w:t xml:space="preserve">echnical </w:t>
      </w:r>
      <w:r>
        <w:t>I</w:t>
      </w:r>
      <w:r w:rsidR="00B423A6">
        <w:t xml:space="preserve">nformation </w:t>
      </w:r>
      <w:r>
        <w:t>C</w:t>
      </w:r>
      <w:r w:rsidR="00B423A6">
        <w:t xml:space="preserve">enter - </w:t>
      </w:r>
      <w:hyperlink r:id="rId198" w:history="1">
        <w:r w:rsidR="00B423A6" w:rsidRPr="00D276BB">
          <w:rPr>
            <w:rStyle w:val="Hyperlink"/>
          </w:rPr>
          <w:t>https://discover.dtic.mil/</w:t>
        </w:r>
      </w:hyperlink>
    </w:p>
    <w:p w14:paraId="19E0BAF0" w14:textId="77777777" w:rsidR="0058583C" w:rsidRPr="0058583C" w:rsidRDefault="0058583C" w:rsidP="0058583C">
      <w:pPr>
        <w:spacing w:before="0" w:after="0"/>
        <w:ind w:left="720"/>
        <w:rPr>
          <w:rFonts w:ascii="Times New Roman" w:hAnsi="Times New Roman"/>
          <w:sz w:val="16"/>
          <w:szCs w:val="20"/>
        </w:rPr>
      </w:pPr>
      <w:hyperlink r:id="rId199" w:history="1">
        <w:r w:rsidRPr="0058583C">
          <w:rPr>
            <w:rStyle w:val="Hyperlink"/>
            <w:sz w:val="16"/>
            <w:szCs w:val="20"/>
          </w:rPr>
          <w:t>Untitled</w:t>
        </w:r>
      </w:hyperlink>
    </w:p>
    <w:p w14:paraId="6D087294" w14:textId="77777777" w:rsidR="009056F8" w:rsidRDefault="009056F8" w:rsidP="00923966"/>
    <w:p w14:paraId="6C3CF450" w14:textId="33EEE56D" w:rsidR="00375A19" w:rsidRDefault="00B423A6" w:rsidP="00923966">
      <w:r>
        <w:t xml:space="preserve">Air Force Historical Research Archive - </w:t>
      </w:r>
      <w:hyperlink r:id="rId200" w:history="1">
        <w:r w:rsidRPr="00D276BB">
          <w:rPr>
            <w:rStyle w:val="Hyperlink"/>
          </w:rPr>
          <w:t>https://www.afhra.af.mil/</w:t>
        </w:r>
      </w:hyperlink>
      <w:r>
        <w:rPr>
          <w:rStyle w:val="Hyperlink"/>
        </w:rPr>
        <w:t xml:space="preserve">  (</w:t>
      </w:r>
      <w:r w:rsidR="00F77C7B">
        <w:t xml:space="preserve">Email to </w:t>
      </w:r>
      <w:hyperlink r:id="rId201" w:history="1">
        <w:r w:rsidR="00F77C7B" w:rsidRPr="00130BAD">
          <w:rPr>
            <w:rStyle w:val="Hyperlink"/>
          </w:rPr>
          <w:t>AFHRA.News@us.af.mil</w:t>
        </w:r>
      </w:hyperlink>
      <w:r>
        <w:rPr>
          <w:rStyle w:val="Hyperlink"/>
        </w:rPr>
        <w:t>)</w:t>
      </w:r>
    </w:p>
    <w:p w14:paraId="35238858" w14:textId="68317AD4" w:rsidR="009056F8" w:rsidRDefault="00B423A6" w:rsidP="00B423A6">
      <w:pPr>
        <w:ind w:firstLine="720"/>
      </w:pPr>
      <w:hyperlink r:id="rId202" w:history="1">
        <w:r w:rsidRPr="00D276BB">
          <w:rPr>
            <w:rStyle w:val="Hyperlink"/>
          </w:rPr>
          <w:t>https://airforcehistoryindex.org/</w:t>
        </w:r>
      </w:hyperlink>
      <w:r>
        <w:t xml:space="preserve"> (the volunteer-supported index)</w:t>
      </w:r>
    </w:p>
    <w:p w14:paraId="0B574EF4" w14:textId="77777777" w:rsidR="00B423A6" w:rsidRDefault="00B423A6" w:rsidP="00923966"/>
    <w:p w14:paraId="51548981" w14:textId="4E18E006" w:rsidR="005B3115" w:rsidRPr="00861D9A" w:rsidRDefault="005B3115" w:rsidP="005B3115">
      <w:r w:rsidRPr="00861D9A">
        <w:t>Willow Run history...</w:t>
      </w:r>
      <w:r>
        <w:t xml:space="preserve"> </w:t>
      </w:r>
      <w:hyperlink r:id="rId203" w:history="1">
        <w:r w:rsidRPr="005C6F90">
          <w:rPr>
            <w:rStyle w:val="Hyperlink"/>
            <w:sz w:val="16"/>
            <w:szCs w:val="16"/>
          </w:rPr>
          <w:t>https://radlab.engin.umich.edu/wp-content/uploads/sites/14/2019/08/history.pdf</w:t>
        </w:r>
      </w:hyperlink>
      <w:r w:rsidRPr="00861D9A">
        <w:t xml:space="preserve"> </w:t>
      </w:r>
    </w:p>
    <w:p w14:paraId="332C005E" w14:textId="0110DE10" w:rsidR="005B3115" w:rsidRDefault="005B3115" w:rsidP="005B3115">
      <w:pPr>
        <w:rPr>
          <w:rStyle w:val="Hyperlink"/>
          <w:sz w:val="16"/>
          <w:szCs w:val="16"/>
        </w:rPr>
      </w:pPr>
      <w:r>
        <w:t xml:space="preserve">    </w:t>
      </w:r>
      <w:r>
        <w:tab/>
        <w:t xml:space="preserve">Written by: </w:t>
      </w:r>
      <w:hyperlink r:id="rId204" w:history="1">
        <w:r w:rsidRPr="005C6F90">
          <w:rPr>
            <w:rStyle w:val="Hyperlink"/>
            <w:sz w:val="16"/>
            <w:szCs w:val="16"/>
          </w:rPr>
          <w:t>https://ece.engin.umich.edu/stories/thomas-b-a-senior-1928-2017-in-memoriam</w:t>
        </w:r>
      </w:hyperlink>
      <w:r>
        <w:rPr>
          <w:rStyle w:val="Hyperlink"/>
          <w:sz w:val="16"/>
          <w:szCs w:val="16"/>
        </w:rPr>
        <w:t xml:space="preserve"> </w:t>
      </w:r>
    </w:p>
    <w:p w14:paraId="6CD24B5B" w14:textId="0FD532F7" w:rsidR="005B3115" w:rsidRPr="00861D9A" w:rsidRDefault="005B3115" w:rsidP="005B3115">
      <w:pPr>
        <w:ind w:firstLine="720"/>
      </w:pPr>
      <w:r>
        <w:t xml:space="preserve">[But no mention of ADIS] </w:t>
      </w:r>
    </w:p>
    <w:p w14:paraId="07368337" w14:textId="77777777" w:rsidR="005B3115" w:rsidRDefault="005B3115" w:rsidP="00923966"/>
    <w:p w14:paraId="0B4927AD" w14:textId="108F0726" w:rsidR="00F4245D" w:rsidRDefault="00F4245D" w:rsidP="00F4245D">
      <w:pPr>
        <w:pStyle w:val="Heading4"/>
      </w:pPr>
      <w:r>
        <w:t xml:space="preserve">DTIC - </w:t>
      </w:r>
      <w:r w:rsidRPr="00F4245D">
        <w:t xml:space="preserve">CONCEPTS FOR </w:t>
      </w:r>
      <w:proofErr w:type="gramStart"/>
      <w:r w:rsidRPr="00F4245D">
        <w:t>COMMAND AND CONTROL</w:t>
      </w:r>
      <w:proofErr w:type="gramEnd"/>
      <w:r w:rsidRPr="00F4245D">
        <w:t xml:space="preserve"> SYSTEMS</w:t>
      </w:r>
    </w:p>
    <w:p w14:paraId="29124302" w14:textId="74BFA278" w:rsidR="00F4245D" w:rsidRDefault="00F4245D" w:rsidP="00923966">
      <w:hyperlink r:id="rId205" w:history="1">
        <w:r w:rsidRPr="009022E1">
          <w:rPr>
            <w:rStyle w:val="Hyperlink"/>
          </w:rPr>
          <w:t>https://apps.dtic.mil/sti/tr/pdf/AD0479368.pdf</w:t>
        </w:r>
      </w:hyperlink>
    </w:p>
    <w:p w14:paraId="2E896912" w14:textId="77777777" w:rsidR="00F4245D" w:rsidRDefault="00F4245D" w:rsidP="00923966"/>
    <w:p w14:paraId="0963A193" w14:textId="77777777" w:rsidR="00463867" w:rsidRPr="0058583C" w:rsidRDefault="00463867" w:rsidP="00463867">
      <w:pPr>
        <w:ind w:left="720"/>
        <w:rPr>
          <w:sz w:val="16"/>
          <w:szCs w:val="20"/>
        </w:rPr>
      </w:pPr>
      <w:r w:rsidRPr="0058583C">
        <w:rPr>
          <w:sz w:val="16"/>
          <w:szCs w:val="20"/>
        </w:rPr>
        <w:t xml:space="preserve">apps.dtic.mil › </w:t>
      </w:r>
      <w:proofErr w:type="spellStart"/>
      <w:r w:rsidRPr="0058583C">
        <w:rPr>
          <w:sz w:val="16"/>
          <w:szCs w:val="20"/>
        </w:rPr>
        <w:t>sti</w:t>
      </w:r>
      <w:proofErr w:type="spellEnd"/>
      <w:r w:rsidRPr="0058583C">
        <w:rPr>
          <w:sz w:val="16"/>
          <w:szCs w:val="20"/>
        </w:rPr>
        <w:t xml:space="preserve"> › citations</w:t>
      </w:r>
    </w:p>
    <w:p w14:paraId="4E3A4690" w14:textId="77777777" w:rsidR="00463867" w:rsidRPr="0058583C" w:rsidRDefault="00463867" w:rsidP="00463867">
      <w:pPr>
        <w:ind w:left="720"/>
        <w:rPr>
          <w:sz w:val="16"/>
          <w:szCs w:val="20"/>
        </w:rPr>
      </w:pPr>
      <w:r w:rsidRPr="0058583C">
        <w:rPr>
          <w:sz w:val="16"/>
          <w:szCs w:val="20"/>
        </w:rPr>
        <w:t xml:space="preserve">... </w:t>
      </w:r>
      <w:r w:rsidRPr="0058583C">
        <w:rPr>
          <w:b/>
          <w:bCs/>
          <w:sz w:val="16"/>
          <w:szCs w:val="20"/>
        </w:rPr>
        <w:t>Air Defense Integrated Systems ADIS</w:t>
      </w:r>
      <w:r w:rsidRPr="0058583C">
        <w:rPr>
          <w:sz w:val="16"/>
          <w:szCs w:val="20"/>
        </w:rPr>
        <w:t xml:space="preserve"> at the University of Michigan</w:t>
      </w:r>
      <w:r>
        <w:rPr>
          <w:sz w:val="16"/>
          <w:szCs w:val="20"/>
        </w:rPr>
        <w:t>’</w:t>
      </w:r>
      <w:r w:rsidRPr="0058583C">
        <w:rPr>
          <w:sz w:val="16"/>
          <w:szCs w:val="20"/>
        </w:rPr>
        <w:t>s Willow Run Laboratory. The latter placed surveillance and tracking operations at the long ...</w:t>
      </w:r>
    </w:p>
    <w:p w14:paraId="2CB1EB10" w14:textId="77777777" w:rsidR="00463867" w:rsidRPr="0058583C" w:rsidRDefault="00463867" w:rsidP="00463867">
      <w:pPr>
        <w:ind w:left="720"/>
        <w:rPr>
          <w:sz w:val="16"/>
          <w:szCs w:val="20"/>
        </w:rPr>
      </w:pPr>
      <w:hyperlink r:id="rId206" w:history="1">
        <w:r w:rsidRPr="0058583C">
          <w:rPr>
            <w:rStyle w:val="Hyperlink"/>
            <w:sz w:val="16"/>
            <w:szCs w:val="20"/>
          </w:rPr>
          <w:t xml:space="preserve">CONCEPTS FOR </w:t>
        </w:r>
        <w:proofErr w:type="gramStart"/>
        <w:r w:rsidRPr="0058583C">
          <w:rPr>
            <w:rStyle w:val="Hyperlink"/>
            <w:sz w:val="16"/>
            <w:szCs w:val="20"/>
          </w:rPr>
          <w:t>COMMAND AND CONTROL</w:t>
        </w:r>
        <w:proofErr w:type="gramEnd"/>
        <w:r w:rsidRPr="0058583C">
          <w:rPr>
            <w:rStyle w:val="Hyperlink"/>
            <w:sz w:val="16"/>
            <w:szCs w:val="20"/>
          </w:rPr>
          <w:t xml:space="preserve"> SYSTEMS</w:t>
        </w:r>
      </w:hyperlink>
    </w:p>
    <w:p w14:paraId="40939C1B" w14:textId="77777777" w:rsidR="00463867" w:rsidRPr="0058583C" w:rsidRDefault="00463867" w:rsidP="00463867">
      <w:pPr>
        <w:ind w:left="720"/>
        <w:rPr>
          <w:sz w:val="16"/>
          <w:szCs w:val="20"/>
        </w:rPr>
      </w:pPr>
      <w:r w:rsidRPr="0058583C">
        <w:rPr>
          <w:sz w:val="16"/>
          <w:szCs w:val="20"/>
        </w:rPr>
        <w:t xml:space="preserve">apps.dtic.mil › </w:t>
      </w:r>
      <w:proofErr w:type="spellStart"/>
      <w:r w:rsidRPr="0058583C">
        <w:rPr>
          <w:sz w:val="16"/>
          <w:szCs w:val="20"/>
        </w:rPr>
        <w:t>sti</w:t>
      </w:r>
      <w:proofErr w:type="spellEnd"/>
      <w:r w:rsidRPr="0058583C">
        <w:rPr>
          <w:sz w:val="16"/>
          <w:szCs w:val="20"/>
        </w:rPr>
        <w:t xml:space="preserve"> › pdf</w:t>
      </w:r>
    </w:p>
    <w:p w14:paraId="79D882BC" w14:textId="77777777" w:rsidR="00463867" w:rsidRPr="0058583C" w:rsidRDefault="00463867" w:rsidP="00463867">
      <w:pPr>
        <w:ind w:left="720"/>
        <w:rPr>
          <w:sz w:val="16"/>
          <w:szCs w:val="20"/>
        </w:rPr>
      </w:pPr>
      <w:r w:rsidRPr="0058583C">
        <w:rPr>
          <w:rStyle w:val="gs-fileformat"/>
          <w:sz w:val="16"/>
          <w:szCs w:val="20"/>
        </w:rPr>
        <w:t xml:space="preserve">File Format: </w:t>
      </w:r>
      <w:r w:rsidRPr="0058583C">
        <w:rPr>
          <w:rStyle w:val="gs-fileformattype"/>
          <w:sz w:val="16"/>
          <w:szCs w:val="20"/>
        </w:rPr>
        <w:t>PDF/Adobe Acrobat</w:t>
      </w:r>
    </w:p>
    <w:p w14:paraId="021C58B7" w14:textId="77777777" w:rsidR="00463867" w:rsidRDefault="00463867" w:rsidP="00463867">
      <w:pPr>
        <w:ind w:left="720"/>
        <w:rPr>
          <w:sz w:val="16"/>
          <w:szCs w:val="20"/>
        </w:rPr>
      </w:pPr>
      <w:r w:rsidRPr="0058583C">
        <w:rPr>
          <w:sz w:val="16"/>
          <w:szCs w:val="20"/>
        </w:rPr>
        <w:t xml:space="preserve">Lincoln Laboratory, and the </w:t>
      </w:r>
      <w:r w:rsidRPr="0058583C">
        <w:rPr>
          <w:b/>
          <w:bCs/>
          <w:sz w:val="16"/>
          <w:szCs w:val="20"/>
        </w:rPr>
        <w:t>Air Defense Integrated Systems</w:t>
      </w:r>
      <w:r w:rsidRPr="0058583C">
        <w:rPr>
          <w:sz w:val="16"/>
          <w:szCs w:val="20"/>
        </w:rPr>
        <w:t xml:space="preserve"> (</w:t>
      </w:r>
      <w:r w:rsidRPr="0058583C">
        <w:rPr>
          <w:b/>
          <w:bCs/>
          <w:sz w:val="16"/>
          <w:szCs w:val="20"/>
        </w:rPr>
        <w:t>ADIS</w:t>
      </w:r>
      <w:r w:rsidRPr="0058583C">
        <w:rPr>
          <w:sz w:val="16"/>
          <w:szCs w:val="20"/>
        </w:rPr>
        <w:t>) at the University of Michigan's Willow Run Laboratory. The latter placed surveillance and ...</w:t>
      </w:r>
    </w:p>
    <w:p w14:paraId="14CCA1B0" w14:textId="77777777" w:rsidR="00463867" w:rsidRDefault="00463867" w:rsidP="00923966"/>
    <w:p w14:paraId="7079D31A" w14:textId="77777777" w:rsidR="00F4245D" w:rsidRPr="00F4245D" w:rsidRDefault="00F4245D" w:rsidP="00F4245D">
      <w:pPr>
        <w:ind w:left="720"/>
        <w:rPr>
          <w:rFonts w:ascii="Consolas" w:hAnsi="Consolas"/>
        </w:rPr>
      </w:pPr>
      <w:r w:rsidRPr="00F4245D">
        <w:rPr>
          <w:rFonts w:ascii="Consolas" w:hAnsi="Consolas"/>
        </w:rPr>
        <w:t>TM - WD - 227/000/00</w:t>
      </w:r>
    </w:p>
    <w:p w14:paraId="0CA48B14" w14:textId="77777777" w:rsidR="00F4245D" w:rsidRPr="00F4245D" w:rsidRDefault="00F4245D" w:rsidP="00F4245D">
      <w:pPr>
        <w:ind w:left="720"/>
        <w:rPr>
          <w:rFonts w:ascii="Consolas" w:hAnsi="Consolas"/>
        </w:rPr>
      </w:pPr>
      <w:r w:rsidRPr="00F4245D">
        <w:rPr>
          <w:rFonts w:ascii="Consolas" w:hAnsi="Consolas"/>
        </w:rPr>
        <w:t xml:space="preserve">CONCEPTS FOR </w:t>
      </w:r>
      <w:proofErr w:type="gramStart"/>
      <w:r w:rsidRPr="00F4245D">
        <w:rPr>
          <w:rFonts w:ascii="Consolas" w:hAnsi="Consolas"/>
        </w:rPr>
        <w:t>COMMAND AND CONTROL</w:t>
      </w:r>
      <w:proofErr w:type="gramEnd"/>
      <w:r w:rsidRPr="00F4245D">
        <w:rPr>
          <w:rFonts w:ascii="Consolas" w:hAnsi="Consolas"/>
        </w:rPr>
        <w:t xml:space="preserve"> SYSTEMS</w:t>
      </w:r>
    </w:p>
    <w:p w14:paraId="1F7830D8" w14:textId="77777777" w:rsidR="00F4245D" w:rsidRPr="00F4245D" w:rsidRDefault="00F4245D" w:rsidP="00F4245D">
      <w:pPr>
        <w:ind w:left="720"/>
        <w:rPr>
          <w:rFonts w:ascii="Consolas" w:hAnsi="Consolas"/>
        </w:rPr>
      </w:pPr>
      <w:r w:rsidRPr="00F4245D">
        <w:rPr>
          <w:rFonts w:ascii="Consolas" w:hAnsi="Consolas"/>
        </w:rPr>
        <w:t>23 DECEMBER 1965</w:t>
      </w:r>
    </w:p>
    <w:p w14:paraId="60F6993F" w14:textId="099EF1AC" w:rsidR="00F4245D" w:rsidRPr="00F4245D" w:rsidRDefault="00F4245D" w:rsidP="00F4245D">
      <w:pPr>
        <w:ind w:left="720"/>
        <w:rPr>
          <w:rFonts w:ascii="Consolas" w:hAnsi="Consolas"/>
        </w:rPr>
      </w:pPr>
      <w:r w:rsidRPr="00F4245D">
        <w:rPr>
          <w:rFonts w:ascii="Consolas" w:hAnsi="Consolas"/>
        </w:rPr>
        <w:t>prepared for: Advanced Warfare Systems Division</w:t>
      </w:r>
    </w:p>
    <w:p w14:paraId="00B011B7" w14:textId="36CB65AB" w:rsidR="00F4245D" w:rsidRPr="00F4245D" w:rsidRDefault="00F4245D" w:rsidP="00F4245D">
      <w:pPr>
        <w:ind w:left="720"/>
        <w:rPr>
          <w:rFonts w:ascii="Consolas" w:hAnsi="Consolas"/>
        </w:rPr>
      </w:pPr>
      <w:r w:rsidRPr="00F4245D">
        <w:rPr>
          <w:rFonts w:ascii="Consolas" w:hAnsi="Consolas"/>
        </w:rPr>
        <w:t>Naval Analysis Group, office of naval Research</w:t>
      </w:r>
    </w:p>
    <w:p w14:paraId="10B88721" w14:textId="77777777" w:rsidR="00F4245D" w:rsidRDefault="00F4245D" w:rsidP="00F4245D">
      <w:r>
        <w:t>CONCEPTS FOR COMMAND</w:t>
      </w:r>
    </w:p>
    <w:p w14:paraId="24AF559C" w14:textId="77777777" w:rsidR="00F4245D" w:rsidRDefault="00F4245D" w:rsidP="00F4245D">
      <w:r>
        <w:t>AND CONTROL SYSTEMS</w:t>
      </w:r>
    </w:p>
    <w:p w14:paraId="75741836" w14:textId="16AA0166" w:rsidR="00F4245D" w:rsidRDefault="00F4245D" w:rsidP="00F4245D">
      <w:r>
        <w:t>by</w:t>
      </w:r>
    </w:p>
    <w:p w14:paraId="16D113FC" w14:textId="27D2F8DD" w:rsidR="00F4245D" w:rsidRDefault="00F4245D" w:rsidP="00F4245D">
      <w:r>
        <w:t>H. M. Parsons and W. E. Perry</w:t>
      </w:r>
    </w:p>
    <w:p w14:paraId="2493B6F1" w14:textId="46EA80FD" w:rsidR="00F4245D" w:rsidRDefault="00F4245D" w:rsidP="00F4245D">
      <w:r>
        <w:t>SYSTEM DEVELOPMENT CORPORATION 5720 COLUMBIA PIKE FALLS CHURCH VIRGINIA</w:t>
      </w:r>
    </w:p>
    <w:p w14:paraId="5555E0F9" w14:textId="01EA45B8" w:rsidR="00F4245D" w:rsidRDefault="001F77F8" w:rsidP="00F4245D">
      <w:r>
        <w:t>Lengthy report on the state of the art for Command and Control as of Dec 1965.</w:t>
      </w:r>
    </w:p>
    <w:p w14:paraId="648C9020" w14:textId="11FD62BA" w:rsidR="001F77F8" w:rsidRDefault="001F77F8" w:rsidP="00F4245D">
      <w:r>
        <w:t>Quite a few SAGE references.</w:t>
      </w:r>
    </w:p>
    <w:p w14:paraId="4E431306" w14:textId="6E259B91" w:rsidR="001F77F8" w:rsidRDefault="001F77F8" w:rsidP="00F4245D">
      <w:r>
        <w:t>Also introduces BUIC – Backup Interceptor Control – backup to SAGE combat direction centers</w:t>
      </w:r>
    </w:p>
    <w:p w14:paraId="7FB1AD43" w14:textId="3901B4E3" w:rsidR="001F77F8" w:rsidRDefault="001F77F8" w:rsidP="00F4245D">
      <w:r>
        <w:lastRenderedPageBreak/>
        <w:t xml:space="preserve">Mentions ADIS as the Willow Run competitor to SAGE, but doesn’t offer any footnotes (that I can </w:t>
      </w:r>
      <w:proofErr w:type="gramStart"/>
      <w:r>
        <w:t>see,,,</w:t>
      </w:r>
      <w:proofErr w:type="gramEnd"/>
      <w:r>
        <w:t>)</w:t>
      </w:r>
    </w:p>
    <w:p w14:paraId="42082817" w14:textId="5CF45BAA" w:rsidR="001F77F8" w:rsidRDefault="001F77F8" w:rsidP="00F4245D">
      <w:r>
        <w:t>Covers a number of other command and control systems in deployment or development.</w:t>
      </w:r>
    </w:p>
    <w:p w14:paraId="71524EE8" w14:textId="392E9F3E" w:rsidR="001F77F8" w:rsidRDefault="001F77F8" w:rsidP="00F4245D">
      <w:r>
        <w:t>Contains a lengthy rant about how all these systems claim to be Command and Control, but none of them give an engineering definition of the role of the Commander.</w:t>
      </w:r>
    </w:p>
    <w:p w14:paraId="2E2824B3" w14:textId="4C32161D" w:rsidR="001F77F8" w:rsidRDefault="001F77F8" w:rsidP="00F4245D">
      <w:r>
        <w:t>The report also outlines the Strategic Air Command Control System, in none-too-flattering terms.  Apparently based on SAGE AN/FQS31V computers from the “Super Combat Centers”, the implication is that their ambition for the system far outstripped the software technology at the time.</w:t>
      </w:r>
    </w:p>
    <w:p w14:paraId="34C22B46" w14:textId="7311F601" w:rsidR="001F77F8" w:rsidRDefault="001F77F8" w:rsidP="00F4245D">
      <w:r>
        <w:t>(And there were a lot of other command and control systems for various components of the USAF!)</w:t>
      </w:r>
    </w:p>
    <w:p w14:paraId="423BE2EE" w14:textId="77777777" w:rsidR="001F77F8" w:rsidRDefault="001F77F8" w:rsidP="00F4245D"/>
    <w:p w14:paraId="6CC6628F" w14:textId="1C5963D8" w:rsidR="00AF13C9" w:rsidRDefault="00AF13C9" w:rsidP="00B423A6">
      <w:pPr>
        <w:pStyle w:val="Heading4"/>
      </w:pPr>
      <w:r>
        <w:t>More Leads to References</w:t>
      </w:r>
    </w:p>
    <w:p w14:paraId="4ADFE09E" w14:textId="3A224594" w:rsidR="00AF13C9" w:rsidRDefault="0076116C" w:rsidP="00AF13C9">
      <w:r>
        <w:t xml:space="preserve">These are references from </w:t>
      </w:r>
      <w:r w:rsidR="008860FC">
        <w:t xml:space="preserve">Chapter 22, </w:t>
      </w:r>
      <w:proofErr w:type="spellStart"/>
      <w:r>
        <w:t>Redmond&amp;Smith</w:t>
      </w:r>
      <w:proofErr w:type="spellEnd"/>
      <w:r>
        <w:t xml:space="preserve"> </w:t>
      </w:r>
      <w:r w:rsidRPr="008860FC">
        <w:rPr>
          <w:i/>
          <w:iCs/>
        </w:rPr>
        <w:t>Whirlwind to MITRE</w:t>
      </w:r>
      <w:r>
        <w:t xml:space="preserve"> relating to the competition between MIT and University of Michigan Willow Run ADIS program.</w:t>
      </w:r>
    </w:p>
    <w:p w14:paraId="658DBA04" w14:textId="71DDA11A" w:rsidR="008860FC" w:rsidRDefault="008860FC" w:rsidP="008860FC">
      <w:r>
        <w:t>Redmond and Smith say that ADIS was “similar to CDS, but it was not so far advanced”, referencing footnote 3, shown below.</w:t>
      </w:r>
    </w:p>
    <w:p w14:paraId="51D7F98F" w14:textId="594C58DF" w:rsidR="008860FC" w:rsidRDefault="008860FC" w:rsidP="00AF13C9">
      <w:r>
        <w:t>As the competition intensified, ADIS planned to obtain a 701 from IBM to coordinate numerous decentralized “Air Defense Direction Centers”.</w:t>
      </w:r>
    </w:p>
    <w:p w14:paraId="6CE6C1A4" w14:textId="1C163594" w:rsidR="0076116C" w:rsidRDefault="0076116C" w:rsidP="00AF13C9">
      <w:r>
        <w:t xml:space="preserve">Oddly, it seems </w:t>
      </w:r>
      <w:r w:rsidR="008860FC">
        <w:t>R&amp;S</w:t>
      </w:r>
      <w:r>
        <w:t xml:space="preserve"> couldn’t find a definitive source for ADIS either. </w:t>
      </w:r>
    </w:p>
    <w:p w14:paraId="00E32E1C" w14:textId="1BD21AE0" w:rsidR="00AF13C9" w:rsidRDefault="00AF13C9" w:rsidP="00AF13C9">
      <w:r w:rsidRPr="00AF13C9">
        <w:rPr>
          <w:noProof/>
        </w:rPr>
        <w:drawing>
          <wp:inline distT="0" distB="0" distL="0" distR="0" wp14:anchorId="3D572468" wp14:editId="1CBC086A">
            <wp:extent cx="2978731" cy="4458562"/>
            <wp:effectExtent l="2857" t="0" r="0" b="0"/>
            <wp:docPr id="1563990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7">
                      <a:extLst>
                        <a:ext uri="{28A0092B-C50C-407E-A947-70E740481C1C}">
                          <a14:useLocalDpi xmlns:a14="http://schemas.microsoft.com/office/drawing/2010/main" val="0"/>
                        </a:ext>
                      </a:extLst>
                    </a:blip>
                    <a:srcRect l="38530" r="11348"/>
                    <a:stretch/>
                  </pic:blipFill>
                  <pic:spPr bwMode="auto">
                    <a:xfrm rot="5400000">
                      <a:off x="0" y="0"/>
                      <a:ext cx="2979003" cy="4458970"/>
                    </a:xfrm>
                    <a:prstGeom prst="rect">
                      <a:avLst/>
                    </a:prstGeom>
                    <a:noFill/>
                    <a:ln>
                      <a:noFill/>
                    </a:ln>
                    <a:extLst>
                      <a:ext uri="{53640926-AAD7-44D8-BBD7-CCE9431645EC}">
                        <a14:shadowObscured xmlns:a14="http://schemas.microsoft.com/office/drawing/2010/main"/>
                      </a:ext>
                    </a:extLst>
                  </pic:spPr>
                </pic:pic>
              </a:graphicData>
            </a:graphic>
          </wp:inline>
        </w:drawing>
      </w:r>
    </w:p>
    <w:p w14:paraId="68C51F7D" w14:textId="135689F9" w:rsidR="0076116C" w:rsidRDefault="0076116C" w:rsidP="00AF13C9">
      <w:r>
        <w:t>Notes:</w:t>
      </w:r>
    </w:p>
    <w:p w14:paraId="0B9ADFF3" w14:textId="4D9F3E4A" w:rsidR="0076116C" w:rsidRDefault="0076116C" w:rsidP="0076116C">
      <w:pPr>
        <w:pStyle w:val="ListParagraph"/>
        <w:numPr>
          <w:ilvl w:val="0"/>
          <w:numId w:val="50"/>
        </w:numPr>
      </w:pPr>
      <w:r>
        <w:t xml:space="preserve">The C.R. Wieser paper cited from Computer Museum Report 22 is a page-and-a-half retrospective on Whirlwind’s evolution into SAGE, and contains no technical details or references.  The ‘report’ cited is actually a quarterly general publication summarizing activity at the Boston Computer Museum.  See </w:t>
      </w:r>
      <w:hyperlink r:id="rId208" w:history="1">
        <w:r w:rsidRPr="00A61F20">
          <w:rPr>
            <w:rStyle w:val="Hyperlink"/>
          </w:rPr>
          <w:t>https://tcm.computerhistory.org/reports.html</w:t>
        </w:r>
      </w:hyperlink>
      <w:r>
        <w:t xml:space="preserve"> for the full list of reports.</w:t>
      </w:r>
    </w:p>
    <w:p w14:paraId="3D4477EC" w14:textId="6A83082E" w:rsidR="005231F7" w:rsidRDefault="005231F7" w:rsidP="0076116C">
      <w:pPr>
        <w:pStyle w:val="ListParagraph"/>
        <w:numPr>
          <w:ilvl w:val="0"/>
          <w:numId w:val="50"/>
        </w:numPr>
      </w:pPr>
      <w:r>
        <w:t xml:space="preserve">George Valley’s article is at </w:t>
      </w:r>
      <w:hyperlink r:id="rId209" w:history="1">
        <w:r w:rsidRPr="00A61F20">
          <w:rPr>
            <w:rStyle w:val="Hyperlink"/>
          </w:rPr>
          <w:t>https://ieeexplore.ieee.org/stamp/stamp.jsp?tp=&amp;arnumber=4640733</w:t>
        </w:r>
      </w:hyperlink>
      <w:r w:rsidR="00D643DA">
        <w:rPr>
          <w:rStyle w:val="Hyperlink"/>
        </w:rPr>
        <w:t xml:space="preserve">, </w:t>
      </w:r>
      <w:r w:rsidR="00D643DA" w:rsidRPr="00D643DA">
        <w:rPr>
          <w:rStyle w:val="Hyperlink"/>
          <w:color w:val="auto"/>
          <w:u w:val="none"/>
        </w:rPr>
        <w:t xml:space="preserve">aka </w:t>
      </w:r>
      <w:r w:rsidR="00D643DA" w:rsidRPr="00D643DA">
        <w:rPr>
          <w:rStyle w:val="Hyperlink"/>
        </w:rPr>
        <w:t>https://ieeexplore.ieee.org/document/4640733</w:t>
      </w:r>
    </w:p>
    <w:p w14:paraId="0D001443" w14:textId="77777777" w:rsidR="005231F7" w:rsidRDefault="005231F7" w:rsidP="006922CD"/>
    <w:p w14:paraId="1C6F3885" w14:textId="53932D5D" w:rsidR="006922CD" w:rsidRDefault="006922CD" w:rsidP="006922CD">
      <w:r w:rsidRPr="00A0150B">
        <w:rPr>
          <w:b/>
          <w:bCs/>
        </w:rPr>
        <w:t>Notes from</w:t>
      </w:r>
      <w:r>
        <w:t xml:space="preserve"> </w:t>
      </w:r>
      <w:r w:rsidRPr="006922CD">
        <w:rPr>
          <w:i/>
          <w:iCs/>
        </w:rPr>
        <w:t xml:space="preserve">How the SAGE </w:t>
      </w:r>
      <w:r>
        <w:rPr>
          <w:i/>
          <w:iCs/>
        </w:rPr>
        <w:t>S</w:t>
      </w:r>
      <w:r w:rsidRPr="006922CD">
        <w:rPr>
          <w:i/>
          <w:iCs/>
        </w:rPr>
        <w:t>ystem Began</w:t>
      </w:r>
      <w:r>
        <w:t>, George Valley</w:t>
      </w:r>
    </w:p>
    <w:p w14:paraId="68C735BD" w14:textId="5474FBD1" w:rsidR="0076116C" w:rsidRDefault="006922CD" w:rsidP="006922CD">
      <w:pPr>
        <w:pStyle w:val="ListParagraph"/>
        <w:numPr>
          <w:ilvl w:val="0"/>
          <w:numId w:val="10"/>
        </w:numPr>
      </w:pPr>
      <w:r>
        <w:t>The paper covers Valley’s initial involvement in air defense after the first Soviet nuclear test (“My house would be in the blast wave of the first atomic bomb over Boston”), the formation of ADSEC.</w:t>
      </w:r>
    </w:p>
    <w:p w14:paraId="795E52C7" w14:textId="26C73375" w:rsidR="006922CD" w:rsidRDefault="006922CD" w:rsidP="006922CD">
      <w:pPr>
        <w:pStyle w:val="ListParagraph"/>
        <w:numPr>
          <w:ilvl w:val="0"/>
          <w:numId w:val="10"/>
        </w:numPr>
      </w:pPr>
      <w:r>
        <w:lastRenderedPageBreak/>
        <w:t>Much discussion of incoming bombers flying “high and fast” or “low and slow”, eventually coming to an agreement that bomber pilots would readily adapt to a segment of their mission to be flown at very low altitude to evade fixed radar detection.</w:t>
      </w:r>
    </w:p>
    <w:p w14:paraId="02684413" w14:textId="7610C0F2" w:rsidR="006922CD" w:rsidRDefault="006922CD" w:rsidP="006922CD">
      <w:pPr>
        <w:pStyle w:val="ListParagraph"/>
        <w:numPr>
          <w:ilvl w:val="0"/>
          <w:numId w:val="10"/>
        </w:numPr>
      </w:pPr>
      <w:r>
        <w:t xml:space="preserve">Net result </w:t>
      </w:r>
      <w:r>
        <w:sym w:font="Wingdings" w:char="F0E0"/>
      </w:r>
      <w:r>
        <w:t xml:space="preserve"> you need a </w:t>
      </w:r>
      <w:r w:rsidRPr="006922CD">
        <w:rPr>
          <w:i/>
          <w:iCs/>
        </w:rPr>
        <w:t>lot</w:t>
      </w:r>
      <w:r>
        <w:t xml:space="preserve"> of radar stations to fill the low-altitude gaps.</w:t>
      </w:r>
    </w:p>
    <w:p w14:paraId="1B54F77A" w14:textId="399940E5" w:rsidR="006922CD" w:rsidRDefault="006922CD" w:rsidP="006922CD">
      <w:pPr>
        <w:pStyle w:val="ListParagraph"/>
        <w:numPr>
          <w:ilvl w:val="0"/>
          <w:numId w:val="10"/>
        </w:numPr>
      </w:pPr>
      <w:r>
        <w:t>He notes that ground-based radar and IFF (friend-or-foe) radio used the same radio bands, causing unnecessary interference, but that the IFF situation was so tangled that it was impossible to change(!)</w:t>
      </w:r>
    </w:p>
    <w:p w14:paraId="155D2F2A" w14:textId="77777777" w:rsidR="006922CD" w:rsidRDefault="006922CD" w:rsidP="006922CD">
      <w:pPr>
        <w:pStyle w:val="ListParagraph"/>
        <w:numPr>
          <w:ilvl w:val="0"/>
          <w:numId w:val="10"/>
        </w:numPr>
      </w:pPr>
    </w:p>
    <w:p w14:paraId="1460DDE1" w14:textId="77777777" w:rsidR="0076116C" w:rsidRDefault="0076116C" w:rsidP="00AF13C9"/>
    <w:p w14:paraId="3B8E15E2" w14:textId="172F2FB9" w:rsidR="006F1BF0" w:rsidRDefault="006F1BF0" w:rsidP="00AF13C9">
      <w:r w:rsidRPr="00A0150B">
        <w:rPr>
          <w:b/>
          <w:bCs/>
        </w:rPr>
        <w:t>Notes from</w:t>
      </w:r>
      <w:r>
        <w:t xml:space="preserve"> </w:t>
      </w:r>
      <w:r w:rsidRPr="003140F2">
        <w:rPr>
          <w:i/>
          <w:iCs/>
        </w:rPr>
        <w:t>The History of Strategic and Ballistic Missile Defense</w:t>
      </w:r>
      <w:r>
        <w:t xml:space="preserve"> BMDv1</w:t>
      </w:r>
      <w:r w:rsidR="003140F2">
        <w:t xml:space="preserve">  </w:t>
      </w:r>
      <w:hyperlink r:id="rId210" w:history="1">
        <w:r w:rsidR="003140F2" w:rsidRPr="00A61F20">
          <w:rPr>
            <w:rStyle w:val="Hyperlink"/>
          </w:rPr>
          <w:t>https://history.army.mil/html/books/bmd/</w:t>
        </w:r>
      </w:hyperlink>
    </w:p>
    <w:p w14:paraId="4F5BC117" w14:textId="77777777" w:rsidR="003140F2" w:rsidRDefault="003140F2" w:rsidP="00AF13C9"/>
    <w:p w14:paraId="49CE1739" w14:textId="458C6923" w:rsidR="006F1BF0" w:rsidRDefault="006F1BF0" w:rsidP="006F1BF0">
      <w:pPr>
        <w:pStyle w:val="ListParagraph"/>
        <w:numPr>
          <w:ilvl w:val="0"/>
          <w:numId w:val="10"/>
        </w:numPr>
      </w:pPr>
      <w:r>
        <w:t>Mostly focuses on Nike vs BOMARC</w:t>
      </w:r>
    </w:p>
    <w:p w14:paraId="252769DF" w14:textId="3DC487DB" w:rsidR="004516E8" w:rsidRDefault="004516E8" w:rsidP="006F1BF0">
      <w:pPr>
        <w:pStyle w:val="ListParagraph"/>
        <w:numPr>
          <w:ilvl w:val="0"/>
          <w:numId w:val="10"/>
        </w:numPr>
      </w:pPr>
      <w:r>
        <w:t>This book synchronizes the US and Soviet development timelines, i.e., provides a balanced picture of what each saw as the competitor’s edge</w:t>
      </w:r>
    </w:p>
    <w:p w14:paraId="611CF472" w14:textId="77777777" w:rsidR="006F1BF0" w:rsidRDefault="006F1BF0" w:rsidP="00AF13C9"/>
    <w:p w14:paraId="12B788A3" w14:textId="77777777" w:rsidR="006F1BF0" w:rsidRDefault="006F1BF0" w:rsidP="00AF13C9"/>
    <w:p w14:paraId="37712B89" w14:textId="784764A5" w:rsidR="006F1BF0" w:rsidRDefault="006F1BF0" w:rsidP="00AF13C9">
      <w:r w:rsidRPr="00A0150B">
        <w:rPr>
          <w:b/>
          <w:bCs/>
        </w:rPr>
        <w:t>Notes from</w:t>
      </w:r>
      <w:r>
        <w:t xml:space="preserve"> </w:t>
      </w:r>
      <w:r w:rsidR="003140F2" w:rsidRPr="003140F2">
        <w:rPr>
          <w:i/>
          <w:iCs/>
        </w:rPr>
        <w:t>Interceptor Missiles in Air Defense, 1944-1964</w:t>
      </w:r>
      <w:r w:rsidR="003140F2">
        <w:t>, Richard F. Mullen</w:t>
      </w:r>
    </w:p>
    <w:p w14:paraId="69B0E160" w14:textId="011B2FEC" w:rsidR="006F1BF0" w:rsidRDefault="003140F2" w:rsidP="00AF13C9">
      <w:hyperlink r:id="rId211" w:history="1">
        <w:r w:rsidRPr="00A61F20">
          <w:rPr>
            <w:rStyle w:val="Hyperlink"/>
          </w:rPr>
          <w:t>https://documents2.theblackvault.com/afhracollection/ADC%20Command%20Historical%20Studies%20(Select%201-40)/ADC%20Historical%20Study%20%23%2030%20Interceptor%20Missiles%20in%20Air%20Defense%201944-1964.pdf</w:t>
        </w:r>
      </w:hyperlink>
    </w:p>
    <w:p w14:paraId="535681F8" w14:textId="2E07E1E0" w:rsidR="003140F2" w:rsidRDefault="003140F2" w:rsidP="003140F2">
      <w:pPr>
        <w:pStyle w:val="ListParagraph"/>
        <w:numPr>
          <w:ilvl w:val="0"/>
          <w:numId w:val="10"/>
        </w:numPr>
      </w:pPr>
      <w:r>
        <w:t>Project GAPA done by Boeing</w:t>
      </w:r>
    </w:p>
    <w:p w14:paraId="6402B3FC" w14:textId="68393DF0" w:rsidR="003140F2" w:rsidRDefault="003140F2" w:rsidP="003140F2">
      <w:pPr>
        <w:pStyle w:val="ListParagraph"/>
        <w:numPr>
          <w:ilvl w:val="0"/>
          <w:numId w:val="10"/>
        </w:numPr>
      </w:pPr>
      <w:r>
        <w:t>Projects Thumper (at General Electric) and Wizard (at U of Michigan) (two BOMARC predecessors) were funded at $500K and $1M respectively</w:t>
      </w:r>
    </w:p>
    <w:p w14:paraId="56B25A3A" w14:textId="563314EA" w:rsidR="003140F2" w:rsidRDefault="003140F2" w:rsidP="003140F2">
      <w:pPr>
        <w:pStyle w:val="ListParagraph"/>
        <w:numPr>
          <w:ilvl w:val="1"/>
          <w:numId w:val="10"/>
        </w:numPr>
      </w:pPr>
      <w:r>
        <w:t xml:space="preserve">Thumper was </w:t>
      </w:r>
      <w:proofErr w:type="gramStart"/>
      <w:r>
        <w:t>cancelled,</w:t>
      </w:r>
      <w:proofErr w:type="gramEnd"/>
      <w:r>
        <w:t xml:space="preserve"> Wizard remained</w:t>
      </w:r>
    </w:p>
    <w:p w14:paraId="67867422" w14:textId="15231103" w:rsidR="003140F2" w:rsidRDefault="003140F2" w:rsidP="003140F2">
      <w:pPr>
        <w:pStyle w:val="ListParagraph"/>
        <w:numPr>
          <w:ilvl w:val="1"/>
          <w:numId w:val="10"/>
        </w:numPr>
      </w:pPr>
      <w:r>
        <w:t>GAPA was cancelled</w:t>
      </w:r>
    </w:p>
    <w:p w14:paraId="0D15D9B0" w14:textId="0633CE7E" w:rsidR="003140F2" w:rsidRDefault="003140F2" w:rsidP="003140F2">
      <w:pPr>
        <w:pStyle w:val="ListParagraph"/>
        <w:numPr>
          <w:ilvl w:val="0"/>
          <w:numId w:val="10"/>
        </w:numPr>
      </w:pPr>
      <w:r>
        <w:t>Jan 1950 – Wizard and GAPA combined to make BOMARC</w:t>
      </w:r>
    </w:p>
    <w:p w14:paraId="32B63C70" w14:textId="183D096D" w:rsidR="003140F2" w:rsidRDefault="003140F2" w:rsidP="003140F2">
      <w:pPr>
        <w:pStyle w:val="ListParagraph"/>
        <w:numPr>
          <w:ilvl w:val="0"/>
          <w:numId w:val="10"/>
        </w:numPr>
      </w:pPr>
      <w:r>
        <w:t>Quite a few details on budget constraints (all of them being dramatic cuts in funding)</w:t>
      </w:r>
    </w:p>
    <w:p w14:paraId="3E995941" w14:textId="77777777" w:rsidR="006F1BF0" w:rsidRDefault="006F1BF0" w:rsidP="00AF13C9"/>
    <w:p w14:paraId="44583BAC" w14:textId="77777777" w:rsidR="0076116C" w:rsidRDefault="0076116C" w:rsidP="00AF13C9"/>
    <w:p w14:paraId="6CB3501A" w14:textId="77777777" w:rsidR="00A0150B" w:rsidRDefault="00A0150B">
      <w:pPr>
        <w:spacing w:before="0" w:after="0"/>
        <w:rPr>
          <w:i/>
          <w:iCs/>
        </w:rPr>
      </w:pPr>
      <w:r w:rsidRPr="008860FC">
        <w:rPr>
          <w:b/>
          <w:bCs/>
        </w:rPr>
        <w:t>Notes from</w:t>
      </w:r>
      <w:r>
        <w:t xml:space="preserve"> </w:t>
      </w:r>
      <w:r w:rsidRPr="00A0150B">
        <w:rPr>
          <w:i/>
          <w:iCs/>
        </w:rPr>
        <w:t>The USAF and the Culture of Innovation</w:t>
      </w:r>
    </w:p>
    <w:p w14:paraId="5D5FF034" w14:textId="7BAD2919" w:rsidR="00A0150B" w:rsidRDefault="00A0150B">
      <w:pPr>
        <w:spacing w:before="0" w:after="0"/>
        <w:rPr>
          <w:rFonts w:ascii="Lucida Console" w:hAnsi="Lucida Console" w:cs="Lucida Console"/>
          <w:sz w:val="18"/>
          <w:szCs w:val="18"/>
        </w:rPr>
      </w:pPr>
      <w:hyperlink r:id="rId212" w:history="1">
        <w:r w:rsidRPr="004259D8">
          <w:rPr>
            <w:rStyle w:val="Hyperlink"/>
            <w:rFonts w:ascii="Lucida Console" w:hAnsi="Lucida Console" w:cs="Lucida Console"/>
            <w:sz w:val="18"/>
            <w:szCs w:val="18"/>
          </w:rPr>
          <w:t>https://apps.dtic.mil/sti/tr/pdf/ADA440395.pdf</w:t>
        </w:r>
      </w:hyperlink>
    </w:p>
    <w:p w14:paraId="21EB3412" w14:textId="65918922" w:rsidR="00A0150B" w:rsidRDefault="00407F67" w:rsidP="00A0150B">
      <w:pPr>
        <w:pStyle w:val="ListParagraph"/>
        <w:numPr>
          <w:ilvl w:val="0"/>
          <w:numId w:val="10"/>
        </w:numPr>
      </w:pPr>
      <w:r>
        <w:t xml:space="preserve">See </w:t>
      </w:r>
      <w:proofErr w:type="spellStart"/>
      <w:r w:rsidR="0006435C">
        <w:t>pg</w:t>
      </w:r>
      <w:proofErr w:type="spellEnd"/>
      <w:r w:rsidR="0006435C">
        <w:t xml:space="preserve"> 146 / pdf </w:t>
      </w:r>
      <w:r w:rsidR="00A0150B">
        <w:t>Pg 161</w:t>
      </w:r>
    </w:p>
    <w:p w14:paraId="18B9D09E" w14:textId="0A6B9573" w:rsidR="00A0150B" w:rsidRDefault="00A0150B" w:rsidP="00A0150B">
      <w:pPr>
        <w:pStyle w:val="ListParagraph"/>
        <w:numPr>
          <w:ilvl w:val="0"/>
          <w:numId w:val="10"/>
        </w:numPr>
      </w:pPr>
      <w:r>
        <w:t>Notes that the ADIS team was better at working with the Air Force mid-level officers to figure out how they’d actually use the system.</w:t>
      </w:r>
    </w:p>
    <w:p w14:paraId="2BB5CD20" w14:textId="755588E3" w:rsidR="00A0150B" w:rsidRDefault="00A0150B" w:rsidP="00A0150B">
      <w:pPr>
        <w:pStyle w:val="ListParagraph"/>
        <w:numPr>
          <w:ilvl w:val="0"/>
          <w:numId w:val="10"/>
        </w:numPr>
      </w:pPr>
      <w:r>
        <w:t>Lincoln was annoyed that ADIS did little new work on hardware or testing, mostly focusing on operation questions, with a promise of future interconnections.</w:t>
      </w:r>
    </w:p>
    <w:p w14:paraId="37820C3E" w14:textId="32C4C015" w:rsidR="00A0150B" w:rsidRDefault="00A0150B" w:rsidP="00A0150B">
      <w:pPr>
        <w:pStyle w:val="ListParagraph"/>
        <w:numPr>
          <w:ilvl w:val="1"/>
          <w:numId w:val="10"/>
        </w:numPr>
      </w:pPr>
      <w:r>
        <w:t>IBM convinced G.E. Valley to get Lincoln to pay more attention to their customer’s desire for more work on operations</w:t>
      </w:r>
    </w:p>
    <w:p w14:paraId="2B87ECD9" w14:textId="21F63573" w:rsidR="00A0150B" w:rsidRDefault="00A0150B" w:rsidP="00A0150B">
      <w:pPr>
        <w:pStyle w:val="ListParagraph"/>
        <w:numPr>
          <w:ilvl w:val="1"/>
          <w:numId w:val="10"/>
        </w:numPr>
      </w:pPr>
      <w:r>
        <w:t>Hence the Cape Cod “Combat Direction Center” in the Barta Building</w:t>
      </w:r>
    </w:p>
    <w:p w14:paraId="304F114E" w14:textId="496A0740" w:rsidR="00A0150B" w:rsidRDefault="00A0150B" w:rsidP="00A0150B">
      <w:pPr>
        <w:pStyle w:val="ListParagraph"/>
        <w:numPr>
          <w:ilvl w:val="0"/>
          <w:numId w:val="10"/>
        </w:numPr>
      </w:pPr>
      <w:r>
        <w:t>The ADIS system was run out of the Rome Air Development Center</w:t>
      </w:r>
    </w:p>
    <w:p w14:paraId="620ED1B4" w14:textId="3E107523" w:rsidR="00A0150B" w:rsidRDefault="00A0150B" w:rsidP="00A0150B">
      <w:pPr>
        <w:pStyle w:val="ListParagraph"/>
        <w:numPr>
          <w:ilvl w:val="0"/>
          <w:numId w:val="10"/>
        </w:numPr>
      </w:pPr>
      <w:r>
        <w:t>The document describes in a bit more detail how MIT strong-armed the Air Force into cancelling ADIS</w:t>
      </w:r>
    </w:p>
    <w:p w14:paraId="4BB73816" w14:textId="7482AC78" w:rsidR="00A0150B" w:rsidRDefault="00A0150B" w:rsidP="00A0150B">
      <w:pPr>
        <w:pStyle w:val="ListParagraph"/>
        <w:numPr>
          <w:ilvl w:val="1"/>
          <w:numId w:val="10"/>
        </w:numPr>
      </w:pPr>
      <w:r>
        <w:t>In 1951, the annual summer government budget crisis left MIT paying for a lot of ONR research when ONR temporarily ran out of funding</w:t>
      </w:r>
    </w:p>
    <w:p w14:paraId="53134395" w14:textId="0EE767F2" w:rsidR="00A0150B" w:rsidRDefault="00A0150B" w:rsidP="00A0150B">
      <w:pPr>
        <w:pStyle w:val="ListParagraph"/>
        <w:numPr>
          <w:ilvl w:val="1"/>
          <w:numId w:val="10"/>
        </w:numPr>
      </w:pPr>
      <w:r>
        <w:t>In 1953, faced with the same prospect on Lincoln funding, Killian issued The Ultimatum.</w:t>
      </w:r>
    </w:p>
    <w:p w14:paraId="26F68939" w14:textId="28104B54" w:rsidR="00A0150B" w:rsidRDefault="00A0150B" w:rsidP="00A0150B">
      <w:pPr>
        <w:pStyle w:val="ListParagraph"/>
        <w:numPr>
          <w:ilvl w:val="1"/>
          <w:numId w:val="10"/>
        </w:numPr>
      </w:pPr>
      <w:r>
        <w:t>The budget change cut Rome Air Development Center’s influence way back, and boosted the Air Force Cambridge Research Center/</w:t>
      </w:r>
    </w:p>
    <w:p w14:paraId="6D47DA6D" w14:textId="77777777" w:rsidR="00A0150B" w:rsidRDefault="00A0150B" w:rsidP="00A0150B"/>
    <w:p w14:paraId="733163D9" w14:textId="77777777" w:rsidR="00027225" w:rsidRDefault="00027225" w:rsidP="00A0150B"/>
    <w:p w14:paraId="45BA767F" w14:textId="642DE374" w:rsidR="00A0150B" w:rsidRDefault="00027225" w:rsidP="00A0150B">
      <w:r w:rsidRPr="00027225">
        <w:rPr>
          <w:b/>
          <w:bCs/>
        </w:rPr>
        <w:t>Notes From</w:t>
      </w:r>
      <w:r>
        <w:t xml:space="preserve"> Maud </w:t>
      </w:r>
      <w:proofErr w:type="spellStart"/>
      <w:r>
        <w:t>Rozee</w:t>
      </w:r>
      <w:proofErr w:type="spellEnd"/>
      <w:r>
        <w:t xml:space="preserve"> Senior Thesis</w:t>
      </w:r>
    </w:p>
    <w:p w14:paraId="3335F606" w14:textId="0486A28C" w:rsidR="00027225" w:rsidRDefault="00027225" w:rsidP="00A0150B">
      <w:r>
        <w:fldChar w:fldCharType="begin"/>
      </w:r>
      <w:ins w:id="149" w:author="Guy Fedorkow" w:date="2025-03-14T15:34:00Z" w16du:dateUtc="2025-03-14T19:34:00Z">
        <w:r>
          <w:instrText>HYPERLINK "</w:instrText>
        </w:r>
      </w:ins>
      <w:r w:rsidRPr="00027225">
        <w:instrText>https://barnard.edu/sites/default/files/inline-files/MaudRozee_The%20Air%20Force%20Goes%20Digital_2015.pdf</w:instrText>
      </w:r>
      <w:ins w:id="150" w:author="Guy Fedorkow" w:date="2025-03-14T15:34:00Z" w16du:dateUtc="2025-03-14T19:34:00Z">
        <w:r>
          <w:instrText>"</w:instrText>
        </w:r>
      </w:ins>
      <w:r>
        <w:fldChar w:fldCharType="separate"/>
      </w:r>
      <w:r w:rsidRPr="0091469A">
        <w:rPr>
          <w:rStyle w:val="Hyperlink"/>
        </w:rPr>
        <w:t>https://barnard.edu/sites/default/files/inline-files/MaudRozee_The%20Air%20Force%20Goes%20Digital_2015.pdf</w:t>
      </w:r>
      <w:r>
        <w:fldChar w:fldCharType="end"/>
      </w:r>
    </w:p>
    <w:p w14:paraId="5AE6B251" w14:textId="1E6517DD" w:rsidR="00027225" w:rsidRDefault="00027225" w:rsidP="00A0150B">
      <w:r>
        <w:t>Maud managed to chase down many of the SAGE, ADSEC and Willow Run sources, and comes to similar conclusions as to how MIT won SAGE</w:t>
      </w:r>
    </w:p>
    <w:p w14:paraId="699D879D" w14:textId="2D8872E7" w:rsidR="00027225" w:rsidRDefault="00027225" w:rsidP="00027225">
      <w:r>
        <w:t xml:space="preserve">It appears that Maud did a BA in History at Barnard, and this was her senior project in 2015.  LinkedIn says she went on to Law degree and career at </w:t>
      </w:r>
      <w:r w:rsidRPr="00027225">
        <w:t>Lawyer at Moore Edgar Lyster LLP</w:t>
      </w:r>
      <w:r>
        <w:t xml:space="preserve">, </w:t>
      </w:r>
      <w:r w:rsidRPr="00027225">
        <w:t>Vancouver, British Columbia, Canada</w:t>
      </w:r>
      <w:r>
        <w:t>.</w:t>
      </w:r>
    </w:p>
    <w:p w14:paraId="0F7AB6E1" w14:textId="05126EE6" w:rsidR="00027225" w:rsidRDefault="00027225" w:rsidP="00027225">
      <w:hyperlink r:id="rId213" w:history="1">
        <w:r w:rsidRPr="0091469A">
          <w:rPr>
            <w:rStyle w:val="Hyperlink"/>
          </w:rPr>
          <w:t>https://www.linkedin.com/in/maud-rozee-234b32122/</w:t>
        </w:r>
      </w:hyperlink>
    </w:p>
    <w:p w14:paraId="11F38554" w14:textId="77777777" w:rsidR="00027225" w:rsidRPr="00027225" w:rsidRDefault="00027225" w:rsidP="00027225"/>
    <w:p w14:paraId="22D45574" w14:textId="5B6893CF" w:rsidR="00A0150B" w:rsidRDefault="00A0150B" w:rsidP="00A0150B"/>
    <w:p w14:paraId="025869D4" w14:textId="77777777" w:rsidR="00027225" w:rsidRDefault="00027225" w:rsidP="00A0150B"/>
    <w:p w14:paraId="09400E5B" w14:textId="77777777" w:rsidR="00027225" w:rsidRDefault="00027225" w:rsidP="00A0150B"/>
    <w:p w14:paraId="74262BDE" w14:textId="3365B292" w:rsidR="00A0150B" w:rsidRPr="008860FC" w:rsidRDefault="00A0150B" w:rsidP="00A0150B">
      <w:pPr>
        <w:rPr>
          <w:b/>
          <w:bCs/>
        </w:rPr>
      </w:pPr>
      <w:r w:rsidRPr="008860FC">
        <w:rPr>
          <w:b/>
          <w:bCs/>
        </w:rPr>
        <w:t>Yet to research</w:t>
      </w:r>
    </w:p>
    <w:p w14:paraId="59F31132" w14:textId="2FF7F6CE" w:rsidR="00A0150B" w:rsidRDefault="00A0150B" w:rsidP="00A0150B">
      <w:r w:rsidRPr="00A0150B">
        <w:rPr>
          <w:i/>
          <w:iCs/>
        </w:rPr>
        <w:t>Shield of Faith</w:t>
      </w:r>
      <w:r>
        <w:t xml:space="preserve"> Bruce-Briggs (at Dewey)</w:t>
      </w:r>
    </w:p>
    <w:p w14:paraId="4B2025AE" w14:textId="4A61C588" w:rsidR="00A0150B" w:rsidRDefault="00A0150B" w:rsidP="00A0150B">
      <w:r w:rsidRPr="00A0150B">
        <w:rPr>
          <w:i/>
          <w:iCs/>
        </w:rPr>
        <w:t>Birth of SAGE</w:t>
      </w:r>
      <w:r>
        <w:t xml:space="preserve"> – Richard McMullen </w:t>
      </w:r>
    </w:p>
    <w:p w14:paraId="0ABD50D1" w14:textId="6A3CCF14" w:rsidR="00AF13C9" w:rsidRDefault="00AF13C9" w:rsidP="00A0150B">
      <w:pPr>
        <w:spacing w:before="0" w:after="0"/>
      </w:pPr>
    </w:p>
    <w:p w14:paraId="0C015DCF" w14:textId="2D3BCD16" w:rsidR="00A0150B" w:rsidRDefault="00A06E8D" w:rsidP="00A0150B">
      <w:pPr>
        <w:spacing w:before="0" w:after="0"/>
        <w:rPr>
          <w:rFonts w:ascii="Lucida Console" w:hAnsi="Lucida Console" w:cs="Lucida Console"/>
          <w:sz w:val="18"/>
          <w:szCs w:val="18"/>
        </w:rPr>
      </w:pPr>
      <w:hyperlink r:id="rId214" w:history="1">
        <w:r w:rsidRPr="004259D8">
          <w:rPr>
            <w:rStyle w:val="Hyperlink"/>
            <w:rFonts w:ascii="Lucida Console" w:hAnsi="Lucida Console" w:cs="Lucida Console"/>
            <w:sz w:val="18"/>
            <w:szCs w:val="18"/>
          </w:rPr>
          <w:t>www.governmentattic.org</w:t>
        </w:r>
      </w:hyperlink>
    </w:p>
    <w:p w14:paraId="6CD7B5A8" w14:textId="77777777" w:rsidR="00A06E8D" w:rsidRDefault="00A06E8D" w:rsidP="00A0150B">
      <w:pPr>
        <w:spacing w:before="0" w:after="0"/>
      </w:pPr>
    </w:p>
    <w:p w14:paraId="49139B85" w14:textId="77777777" w:rsidR="00A0150B" w:rsidRDefault="00A0150B" w:rsidP="00A0150B">
      <w:pPr>
        <w:spacing w:before="0" w:after="0"/>
      </w:pPr>
    </w:p>
    <w:p w14:paraId="526DEBFA" w14:textId="77777777" w:rsidR="00A0150B" w:rsidRDefault="00A0150B" w:rsidP="00A0150B">
      <w:pPr>
        <w:spacing w:before="0" w:after="0"/>
      </w:pPr>
    </w:p>
    <w:p w14:paraId="151EA5C0" w14:textId="38B50A87" w:rsidR="00AF13C9" w:rsidRPr="00AF13C9" w:rsidRDefault="00AF13C9" w:rsidP="00AF13C9"/>
    <w:p w14:paraId="7C4CB0C0" w14:textId="0491E9E3" w:rsidR="00B423A6" w:rsidRDefault="00B423A6" w:rsidP="00B423A6">
      <w:pPr>
        <w:pStyle w:val="Heading4"/>
      </w:pPr>
      <w:r>
        <w:t>Status</w:t>
      </w:r>
    </w:p>
    <w:p w14:paraId="4A1EAFF7" w14:textId="77777777" w:rsidR="00B423A6" w:rsidRDefault="00B423A6" w:rsidP="00923966"/>
    <w:p w14:paraId="65CC16B3" w14:textId="61CA5BB2" w:rsidR="00B423A6" w:rsidRDefault="00C860B7" w:rsidP="00B423A6">
      <w:r>
        <w:t xml:space="preserve">Guy’s Jan 2024 </w:t>
      </w:r>
      <w:r w:rsidR="00B423A6">
        <w:t>SIGCIS General Inquiry</w:t>
      </w:r>
    </w:p>
    <w:p w14:paraId="618FC431" w14:textId="77777777" w:rsidR="00B423A6" w:rsidRDefault="00B423A6" w:rsidP="00B423A6"/>
    <w:p w14:paraId="78F7A00F" w14:textId="77777777" w:rsidR="00B423A6" w:rsidRDefault="00B423A6" w:rsidP="00B423A6"/>
    <w:p w14:paraId="56716EE8" w14:textId="77777777" w:rsidR="00C16C6B" w:rsidRDefault="00C16C6B" w:rsidP="00C16C6B">
      <w:pPr>
        <w:spacing w:before="0" w:after="0"/>
        <w:rPr>
          <w:rFonts w:ascii="Times New Roman" w:hAnsi="Times New Roman"/>
        </w:rPr>
      </w:pPr>
      <w:r>
        <w:t>-------- Forwarded Message --------</w:t>
      </w:r>
    </w:p>
    <w:tbl>
      <w:tblPr>
        <w:tblW w:w="0" w:type="auto"/>
        <w:tblCellSpacing w:w="0" w:type="dxa"/>
        <w:tblCellMar>
          <w:left w:w="0" w:type="dxa"/>
          <w:right w:w="0" w:type="dxa"/>
        </w:tblCellMar>
        <w:tblLook w:val="04A0" w:firstRow="1" w:lastRow="0" w:firstColumn="1" w:lastColumn="0" w:noHBand="0" w:noVBand="1"/>
      </w:tblPr>
      <w:tblGrid>
        <w:gridCol w:w="789"/>
        <w:gridCol w:w="3840"/>
      </w:tblGrid>
      <w:tr w:rsidR="00C16C6B" w14:paraId="11577B08" w14:textId="77777777" w:rsidTr="00C16C6B">
        <w:trPr>
          <w:tblCellSpacing w:w="0" w:type="dxa"/>
        </w:trPr>
        <w:tc>
          <w:tcPr>
            <w:tcW w:w="0" w:type="auto"/>
            <w:noWrap/>
            <w:hideMark/>
          </w:tcPr>
          <w:p w14:paraId="58B89A6A" w14:textId="77777777" w:rsidR="00C16C6B" w:rsidRDefault="00C16C6B">
            <w:pPr>
              <w:jc w:val="right"/>
              <w:rPr>
                <w:b/>
                <w:bCs/>
              </w:rPr>
            </w:pPr>
            <w:r>
              <w:rPr>
                <w:b/>
                <w:bCs/>
              </w:rPr>
              <w:t xml:space="preserve">Subject: </w:t>
            </w:r>
          </w:p>
        </w:tc>
        <w:tc>
          <w:tcPr>
            <w:tcW w:w="0" w:type="auto"/>
            <w:vAlign w:val="center"/>
            <w:hideMark/>
          </w:tcPr>
          <w:p w14:paraId="3D08B012" w14:textId="77777777" w:rsidR="00C16C6B" w:rsidRDefault="00C16C6B">
            <w:r>
              <w:t>Re: University of Michigan's Willow Run lab</w:t>
            </w:r>
          </w:p>
        </w:tc>
      </w:tr>
      <w:tr w:rsidR="00C16C6B" w14:paraId="5AA3CDD8" w14:textId="77777777" w:rsidTr="00C16C6B">
        <w:trPr>
          <w:tblCellSpacing w:w="0" w:type="dxa"/>
        </w:trPr>
        <w:tc>
          <w:tcPr>
            <w:tcW w:w="0" w:type="auto"/>
            <w:noWrap/>
            <w:hideMark/>
          </w:tcPr>
          <w:p w14:paraId="6417A93C" w14:textId="77777777" w:rsidR="00C16C6B" w:rsidRDefault="00C16C6B">
            <w:pPr>
              <w:jc w:val="right"/>
              <w:rPr>
                <w:b/>
                <w:bCs/>
              </w:rPr>
            </w:pPr>
            <w:r>
              <w:rPr>
                <w:b/>
                <w:bCs/>
              </w:rPr>
              <w:t xml:space="preserve">Date: </w:t>
            </w:r>
          </w:p>
        </w:tc>
        <w:tc>
          <w:tcPr>
            <w:tcW w:w="0" w:type="auto"/>
            <w:vAlign w:val="center"/>
            <w:hideMark/>
          </w:tcPr>
          <w:p w14:paraId="7AC46000" w14:textId="77777777" w:rsidR="00C16C6B" w:rsidRDefault="00C16C6B">
            <w:r>
              <w:t>Thu, 4 Jan 2024 16:48:07 -0500</w:t>
            </w:r>
          </w:p>
        </w:tc>
      </w:tr>
      <w:tr w:rsidR="00C16C6B" w14:paraId="11E94EB9" w14:textId="77777777" w:rsidTr="00C16C6B">
        <w:trPr>
          <w:tblCellSpacing w:w="0" w:type="dxa"/>
        </w:trPr>
        <w:tc>
          <w:tcPr>
            <w:tcW w:w="0" w:type="auto"/>
            <w:noWrap/>
            <w:hideMark/>
          </w:tcPr>
          <w:p w14:paraId="591CBC65" w14:textId="77777777" w:rsidR="00C16C6B" w:rsidRDefault="00C16C6B">
            <w:pPr>
              <w:jc w:val="right"/>
              <w:rPr>
                <w:b/>
                <w:bCs/>
              </w:rPr>
            </w:pPr>
            <w:r>
              <w:rPr>
                <w:b/>
                <w:bCs/>
              </w:rPr>
              <w:t xml:space="preserve">From: </w:t>
            </w:r>
          </w:p>
        </w:tc>
        <w:tc>
          <w:tcPr>
            <w:tcW w:w="0" w:type="auto"/>
            <w:vAlign w:val="center"/>
            <w:hideMark/>
          </w:tcPr>
          <w:p w14:paraId="3E74623B" w14:textId="77777777" w:rsidR="00C16C6B" w:rsidRDefault="00C16C6B">
            <w:r>
              <w:t>Maura Seale &lt;mseale@umich.edu&gt;</w:t>
            </w:r>
          </w:p>
        </w:tc>
      </w:tr>
      <w:tr w:rsidR="00C16C6B" w14:paraId="5CF2CD4B" w14:textId="77777777" w:rsidTr="00C16C6B">
        <w:trPr>
          <w:tblCellSpacing w:w="0" w:type="dxa"/>
        </w:trPr>
        <w:tc>
          <w:tcPr>
            <w:tcW w:w="0" w:type="auto"/>
            <w:noWrap/>
            <w:hideMark/>
          </w:tcPr>
          <w:p w14:paraId="3E7DC827" w14:textId="77777777" w:rsidR="00C16C6B" w:rsidRDefault="00C16C6B">
            <w:pPr>
              <w:jc w:val="right"/>
              <w:rPr>
                <w:b/>
                <w:bCs/>
              </w:rPr>
            </w:pPr>
            <w:r>
              <w:rPr>
                <w:b/>
                <w:bCs/>
              </w:rPr>
              <w:t xml:space="preserve">To: </w:t>
            </w:r>
          </w:p>
        </w:tc>
        <w:tc>
          <w:tcPr>
            <w:tcW w:w="0" w:type="auto"/>
            <w:vAlign w:val="center"/>
            <w:hideMark/>
          </w:tcPr>
          <w:p w14:paraId="7A745BCD" w14:textId="77777777" w:rsidR="00C16C6B" w:rsidRDefault="00C16C6B">
            <w:r>
              <w:t>Guy Fedorkow &lt;fedorkow@mit.edu&gt;</w:t>
            </w:r>
          </w:p>
        </w:tc>
      </w:tr>
    </w:tbl>
    <w:p w14:paraId="56699CF8" w14:textId="500661D8" w:rsidR="00C16C6B" w:rsidRDefault="00C16C6B" w:rsidP="00C16C6B">
      <w:pPr>
        <w:spacing w:after="0"/>
      </w:pPr>
      <w:r>
        <w:t>Hi Guy,</w:t>
      </w:r>
    </w:p>
    <w:p w14:paraId="1C8F24E3" w14:textId="200DE491" w:rsidR="00C16C6B" w:rsidRDefault="00C16C6B" w:rsidP="00C16C6B">
      <w:r>
        <w:t>If these exist, they would most likely live at the Bentley Historical Library, which is a separate library that holds the university archives:</w:t>
      </w:r>
    </w:p>
    <w:p w14:paraId="64BA1B23" w14:textId="2B02A8AE" w:rsidR="00C16C6B" w:rsidRDefault="00C16C6B" w:rsidP="00C16C6B">
      <w:hyperlink r:id="rId215" w:history="1">
        <w:r>
          <w:rPr>
            <w:rStyle w:val="Hyperlink"/>
          </w:rPr>
          <w:t>https://bentley.umich.edu/</w:t>
        </w:r>
      </w:hyperlink>
    </w:p>
    <w:p w14:paraId="44863F66" w14:textId="74423546" w:rsidR="00C16C6B" w:rsidRDefault="00C16C6B" w:rsidP="00C16C6B">
      <w:r>
        <w:t>You could do some quick searches through their site, but I would also suggest asking them directly:</w:t>
      </w:r>
    </w:p>
    <w:p w14:paraId="0E82FB2A" w14:textId="574B066C" w:rsidR="00C16C6B" w:rsidRDefault="00C16C6B" w:rsidP="00C16C6B">
      <w:hyperlink r:id="rId216" w:history="1">
        <w:r>
          <w:rPr>
            <w:rStyle w:val="Hyperlink"/>
          </w:rPr>
          <w:t>https://bentley.umich.edu/research/ask-an-archivist/</w:t>
        </w:r>
      </w:hyperlink>
    </w:p>
    <w:p w14:paraId="22A0F7AD" w14:textId="7EDF4AF1" w:rsidR="00C16C6B" w:rsidRDefault="00C16C6B" w:rsidP="00C16C6B">
      <w:r>
        <w:t>Good luck!</w:t>
      </w:r>
    </w:p>
    <w:p w14:paraId="144A5B07" w14:textId="77777777" w:rsidR="00C16C6B" w:rsidRDefault="00C16C6B" w:rsidP="00C16C6B">
      <w:r>
        <w:t>Best,</w:t>
      </w:r>
    </w:p>
    <w:p w14:paraId="0392D158" w14:textId="77777777" w:rsidR="00C16C6B" w:rsidRDefault="00C16C6B" w:rsidP="00C16C6B">
      <w:r>
        <w:t>Maura</w:t>
      </w:r>
    </w:p>
    <w:p w14:paraId="7FC2858F" w14:textId="77777777" w:rsidR="007A098D" w:rsidRDefault="007A098D" w:rsidP="00C16C6B"/>
    <w:p w14:paraId="69B9E258" w14:textId="2BA3817C" w:rsidR="007A098D" w:rsidRDefault="007A098D" w:rsidP="007A098D">
      <w:pPr>
        <w:ind w:firstLine="720"/>
      </w:pPr>
      <w:r>
        <w:t>From Bentley.umich.edu</w:t>
      </w:r>
    </w:p>
    <w:p w14:paraId="0CD09FEB" w14:textId="77E1F58D" w:rsidR="007A098D" w:rsidRDefault="007A098D" w:rsidP="007A098D">
      <w:pPr>
        <w:ind w:firstLine="720"/>
      </w:pPr>
      <w:hyperlink r:id="rId217" w:history="1">
        <w:r w:rsidRPr="005A6C11">
          <w:rPr>
            <w:rStyle w:val="Hyperlink"/>
          </w:rPr>
          <w:t>https://babel.hathitrust.org/cgi/pt?id=mdp.39015071568813&amp;seq=1</w:t>
        </w:r>
      </w:hyperlink>
    </w:p>
    <w:p w14:paraId="58AAB3B7" w14:textId="06ABBF29" w:rsidR="007A098D" w:rsidRDefault="007A098D" w:rsidP="00046F75">
      <w:pPr>
        <w:ind w:left="720"/>
      </w:pPr>
      <w:r>
        <w:t>This doc is a large glossary of terms from 1945 when Willow Run was a bomber manufacturing site.</w:t>
      </w:r>
    </w:p>
    <w:p w14:paraId="1084CD72" w14:textId="77777777" w:rsidR="00D9261C" w:rsidRDefault="00D9261C" w:rsidP="00046F75">
      <w:pPr>
        <w:ind w:left="720"/>
      </w:pPr>
    </w:p>
    <w:p w14:paraId="3167BEAC" w14:textId="77777777" w:rsidR="00D9261C" w:rsidRDefault="00D9261C" w:rsidP="00D9261C">
      <w:pPr>
        <w:spacing w:before="0" w:after="0"/>
        <w:ind w:left="720"/>
        <w:rPr>
          <w:rFonts w:ascii="Times New Roman" w:hAnsi="Times New Roman"/>
        </w:rPr>
      </w:pPr>
      <w:r>
        <w:br/>
        <w:t>-------- Forwarded Message --------</w:t>
      </w:r>
    </w:p>
    <w:tbl>
      <w:tblPr>
        <w:tblW w:w="8848" w:type="dxa"/>
        <w:tblCellSpacing w:w="0" w:type="dxa"/>
        <w:tblInd w:w="720" w:type="dxa"/>
        <w:tblCellMar>
          <w:left w:w="0" w:type="dxa"/>
          <w:right w:w="0" w:type="dxa"/>
        </w:tblCellMar>
        <w:tblLook w:val="04A0" w:firstRow="1" w:lastRow="0" w:firstColumn="1" w:lastColumn="0" w:noHBand="0" w:noVBand="1"/>
      </w:tblPr>
      <w:tblGrid>
        <w:gridCol w:w="789"/>
        <w:gridCol w:w="8059"/>
      </w:tblGrid>
      <w:tr w:rsidR="00D9261C" w14:paraId="495F52BF" w14:textId="77777777" w:rsidTr="00D9261C">
        <w:trPr>
          <w:tblCellSpacing w:w="0" w:type="dxa"/>
        </w:trPr>
        <w:tc>
          <w:tcPr>
            <w:tcW w:w="0" w:type="auto"/>
            <w:noWrap/>
            <w:hideMark/>
          </w:tcPr>
          <w:p w14:paraId="740A9204" w14:textId="77777777" w:rsidR="00D9261C" w:rsidRDefault="00D9261C">
            <w:pPr>
              <w:jc w:val="right"/>
              <w:rPr>
                <w:b/>
                <w:bCs/>
              </w:rPr>
            </w:pPr>
            <w:r>
              <w:rPr>
                <w:b/>
                <w:bCs/>
              </w:rPr>
              <w:t xml:space="preserve">Subject: </w:t>
            </w:r>
          </w:p>
        </w:tc>
        <w:tc>
          <w:tcPr>
            <w:tcW w:w="0" w:type="auto"/>
            <w:vAlign w:val="center"/>
            <w:hideMark/>
          </w:tcPr>
          <w:p w14:paraId="549092DF" w14:textId="77777777" w:rsidR="00D9261C" w:rsidRDefault="00D9261C">
            <w:r>
              <w:t>Seeking reports from 1950 Willow Run Air Defense Information System contract with USAF</w:t>
            </w:r>
          </w:p>
        </w:tc>
      </w:tr>
      <w:tr w:rsidR="00D9261C" w14:paraId="1BD26068" w14:textId="77777777" w:rsidTr="00D9261C">
        <w:trPr>
          <w:tblCellSpacing w:w="0" w:type="dxa"/>
        </w:trPr>
        <w:tc>
          <w:tcPr>
            <w:tcW w:w="0" w:type="auto"/>
            <w:noWrap/>
            <w:hideMark/>
          </w:tcPr>
          <w:p w14:paraId="68F64C24" w14:textId="77777777" w:rsidR="00D9261C" w:rsidRDefault="00D9261C">
            <w:pPr>
              <w:jc w:val="right"/>
              <w:rPr>
                <w:b/>
                <w:bCs/>
              </w:rPr>
            </w:pPr>
            <w:r>
              <w:rPr>
                <w:b/>
                <w:bCs/>
              </w:rPr>
              <w:t xml:space="preserve">Date: </w:t>
            </w:r>
          </w:p>
        </w:tc>
        <w:tc>
          <w:tcPr>
            <w:tcW w:w="0" w:type="auto"/>
            <w:vAlign w:val="center"/>
            <w:hideMark/>
          </w:tcPr>
          <w:p w14:paraId="4BD3EA5A" w14:textId="77777777" w:rsidR="00D9261C" w:rsidRDefault="00D9261C">
            <w:r>
              <w:t>Fri, 05 Jan 2024 15:39:07 +0000</w:t>
            </w:r>
          </w:p>
        </w:tc>
      </w:tr>
      <w:tr w:rsidR="00D9261C" w14:paraId="75ABE3B7" w14:textId="77777777" w:rsidTr="00D9261C">
        <w:trPr>
          <w:tblCellSpacing w:w="0" w:type="dxa"/>
        </w:trPr>
        <w:tc>
          <w:tcPr>
            <w:tcW w:w="0" w:type="auto"/>
            <w:noWrap/>
            <w:hideMark/>
          </w:tcPr>
          <w:p w14:paraId="70C923DC" w14:textId="77777777" w:rsidR="00D9261C" w:rsidRDefault="00D9261C">
            <w:pPr>
              <w:jc w:val="right"/>
              <w:rPr>
                <w:b/>
                <w:bCs/>
              </w:rPr>
            </w:pPr>
            <w:r>
              <w:rPr>
                <w:b/>
                <w:bCs/>
              </w:rPr>
              <w:t xml:space="preserve">From: </w:t>
            </w:r>
          </w:p>
        </w:tc>
        <w:tc>
          <w:tcPr>
            <w:tcW w:w="0" w:type="auto"/>
            <w:vAlign w:val="center"/>
            <w:hideMark/>
          </w:tcPr>
          <w:p w14:paraId="6F71A3F5" w14:textId="77777777" w:rsidR="00D9261C" w:rsidRDefault="00D9261C">
            <w:r>
              <w:t>Bentley Reference Team &lt;bentley.ref@umich.edu&gt;</w:t>
            </w:r>
          </w:p>
        </w:tc>
      </w:tr>
      <w:tr w:rsidR="00D9261C" w14:paraId="66DEB802" w14:textId="77777777" w:rsidTr="00D9261C">
        <w:trPr>
          <w:tblCellSpacing w:w="0" w:type="dxa"/>
        </w:trPr>
        <w:tc>
          <w:tcPr>
            <w:tcW w:w="0" w:type="auto"/>
            <w:noWrap/>
            <w:hideMark/>
          </w:tcPr>
          <w:p w14:paraId="5E4BCB1B" w14:textId="77777777" w:rsidR="00D9261C" w:rsidRDefault="00D9261C">
            <w:pPr>
              <w:jc w:val="right"/>
              <w:rPr>
                <w:b/>
                <w:bCs/>
              </w:rPr>
            </w:pPr>
            <w:r>
              <w:rPr>
                <w:b/>
                <w:bCs/>
              </w:rPr>
              <w:t xml:space="preserve">To: </w:t>
            </w:r>
          </w:p>
        </w:tc>
        <w:tc>
          <w:tcPr>
            <w:tcW w:w="0" w:type="auto"/>
            <w:vAlign w:val="center"/>
            <w:hideMark/>
          </w:tcPr>
          <w:p w14:paraId="1CBBACBE" w14:textId="77777777" w:rsidR="00D9261C" w:rsidRDefault="00D9261C">
            <w:r>
              <w:t>Guy Fedorkow &lt;fedorkow@mit.edu&gt;</w:t>
            </w:r>
          </w:p>
        </w:tc>
      </w:tr>
    </w:tbl>
    <w:p w14:paraId="5DF58494" w14:textId="77777777" w:rsidR="00D9261C" w:rsidRDefault="00D9261C" w:rsidP="00D9261C">
      <w:pPr>
        <w:pStyle w:val="NormalWeb"/>
        <w:spacing w:after="75" w:afterAutospacing="0"/>
        <w:ind w:left="720"/>
        <w:rPr>
          <w:b/>
          <w:bCs/>
          <w:color w:val="666666"/>
          <w:sz w:val="29"/>
          <w:szCs w:val="29"/>
        </w:rPr>
      </w:pPr>
      <w:r>
        <w:rPr>
          <w:b/>
          <w:bCs/>
          <w:color w:val="666666"/>
          <w:sz w:val="29"/>
          <w:szCs w:val="29"/>
        </w:rPr>
        <w:t xml:space="preserve">Sarah </w:t>
      </w:r>
      <w:proofErr w:type="spellStart"/>
      <w:r>
        <w:rPr>
          <w:b/>
          <w:bCs/>
          <w:color w:val="666666"/>
          <w:sz w:val="29"/>
          <w:szCs w:val="29"/>
        </w:rPr>
        <w:t>McLusky</w:t>
      </w:r>
      <w:proofErr w:type="spellEnd"/>
    </w:p>
    <w:p w14:paraId="2EEC0D24" w14:textId="77777777" w:rsidR="00D9261C" w:rsidRDefault="00D9261C" w:rsidP="00D9261C">
      <w:pPr>
        <w:pStyle w:val="NormalWeb"/>
        <w:spacing w:before="0" w:beforeAutospacing="0"/>
        <w:ind w:left="720"/>
        <w:rPr>
          <w:color w:val="AAAAAA"/>
          <w:sz w:val="22"/>
          <w:szCs w:val="22"/>
        </w:rPr>
      </w:pPr>
      <w:r>
        <w:rPr>
          <w:color w:val="AAAAAA"/>
          <w:sz w:val="22"/>
          <w:szCs w:val="22"/>
        </w:rPr>
        <w:t>Jan 05 2024, 10:39AM via System</w:t>
      </w:r>
    </w:p>
    <w:p w14:paraId="30C0DCB8" w14:textId="77777777" w:rsidR="00D9261C" w:rsidRDefault="00D9261C" w:rsidP="00D9261C">
      <w:pPr>
        <w:pStyle w:val="NormalWeb"/>
        <w:ind w:left="720"/>
      </w:pPr>
      <w:r>
        <w:t>Hello,</w:t>
      </w:r>
    </w:p>
    <w:p w14:paraId="71E052FC" w14:textId="77777777" w:rsidR="00D9261C" w:rsidRDefault="00D9261C" w:rsidP="00D9261C">
      <w:pPr>
        <w:pStyle w:val="NormalWeb"/>
        <w:ind w:left="720"/>
      </w:pPr>
      <w:r>
        <w:t xml:space="preserve">Thank you for contacting us! We have a number of records related to Willow Run, though a lot of them seem to start a bit later in the 1950s. I'd recommend checking our finding aids for mentions of the particular programs or any offices/people you know were involved - in particular, the </w:t>
      </w:r>
      <w:hyperlink r:id="rId218" w:history="1">
        <w:r>
          <w:rPr>
            <w:rStyle w:val="Hyperlink"/>
          </w:rPr>
          <w:t>Division of Research Development and Administration records</w:t>
        </w:r>
      </w:hyperlink>
      <w:r>
        <w:t xml:space="preserve"> and the </w:t>
      </w:r>
      <w:hyperlink r:id="rId219" w:history="1">
        <w:r>
          <w:rPr>
            <w:rStyle w:val="Hyperlink"/>
          </w:rPr>
          <w:t>Institute of Science and Technology records</w:t>
        </w:r>
      </w:hyperlink>
      <w:r>
        <w:t>. If you find any particular files that look interesting and would like us to take a closer look for you, or those don't seem like what you're looking for, please let us know and we can do a bit more looking.</w:t>
      </w:r>
    </w:p>
    <w:p w14:paraId="45DC8D13" w14:textId="77777777" w:rsidR="00D9261C" w:rsidRDefault="00D9261C" w:rsidP="00D9261C">
      <w:pPr>
        <w:pStyle w:val="NormalWeb"/>
        <w:ind w:left="720"/>
      </w:pPr>
      <w:r>
        <w:t>Best,</w:t>
      </w:r>
    </w:p>
    <w:p w14:paraId="391CF1BD" w14:textId="77777777" w:rsidR="00D9261C" w:rsidRDefault="00D9261C" w:rsidP="00D9261C">
      <w:pPr>
        <w:pStyle w:val="NormalWeb"/>
        <w:ind w:left="720"/>
      </w:pPr>
      <w:r>
        <w:t xml:space="preserve">Sarah </w:t>
      </w:r>
      <w:proofErr w:type="spellStart"/>
      <w:r>
        <w:t>McLusky</w:t>
      </w:r>
      <w:proofErr w:type="spellEnd"/>
    </w:p>
    <w:p w14:paraId="26729F5A" w14:textId="77777777" w:rsidR="00D9261C" w:rsidRDefault="00D9261C" w:rsidP="00D9261C">
      <w:pPr>
        <w:ind w:left="720"/>
      </w:pPr>
      <w:r>
        <w:rPr>
          <w:rStyle w:val="Strong"/>
        </w:rPr>
        <w:t>Bentley Historical Library</w:t>
      </w:r>
      <w:r>
        <w:br/>
        <w:t>1150 Beal Avenue</w:t>
      </w:r>
      <w:r>
        <w:br/>
        <w:t>Ann Arbor, Michigan 48109-2113</w:t>
      </w:r>
    </w:p>
    <w:p w14:paraId="55BF0B7A" w14:textId="77777777" w:rsidR="00D9261C" w:rsidRDefault="00D9261C" w:rsidP="00046F75">
      <w:pPr>
        <w:ind w:left="720"/>
      </w:pPr>
    </w:p>
    <w:p w14:paraId="4849ACE3" w14:textId="4C681BC4" w:rsidR="007A098D" w:rsidRDefault="00D9261C" w:rsidP="007A098D">
      <w:r>
        <w:t>------------</w:t>
      </w:r>
    </w:p>
    <w:p w14:paraId="78DA59AF" w14:textId="7A34ADC3" w:rsidR="00046F75" w:rsidRDefault="00046F75" w:rsidP="007A098D">
      <w:r>
        <w:t xml:space="preserve">Note that Willow Run is also the name of a local school district.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6F7A7ACF" w14:textId="77777777" w:rsidR="00B423A6" w:rsidRDefault="00B423A6" w:rsidP="00B423A6"/>
    <w:p w14:paraId="653878F2" w14:textId="77777777" w:rsidR="00046F75" w:rsidRDefault="00046F75" w:rsidP="00B423A6"/>
    <w:p w14:paraId="285A61A6" w14:textId="77777777" w:rsidR="00C16C6B" w:rsidRDefault="00C16C6B" w:rsidP="00C16C6B">
      <w:r>
        <w:t>[Jan 25, 2024]</w:t>
      </w:r>
    </w:p>
    <w:p w14:paraId="2E60DF8B" w14:textId="77777777" w:rsidR="00C16C6B" w:rsidRDefault="00C16C6B" w:rsidP="00C16C6B">
      <w:r>
        <w:t>University of Michigan Aerospace Department</w:t>
      </w:r>
    </w:p>
    <w:p w14:paraId="556CA0DA" w14:textId="77777777" w:rsidR="00C16C6B" w:rsidRDefault="00C16C6B" w:rsidP="00C16C6B">
      <w:pPr>
        <w:pStyle w:val="ListParagraph"/>
        <w:numPr>
          <w:ilvl w:val="0"/>
          <w:numId w:val="10"/>
        </w:numPr>
      </w:pPr>
      <w:r>
        <w:t>Email to “social media outreach team”</w:t>
      </w:r>
    </w:p>
    <w:p w14:paraId="6C23ECBB" w14:textId="12F846FA" w:rsidR="00F14BA1" w:rsidRDefault="00F14BA1" w:rsidP="00C16C6B">
      <w:pPr>
        <w:pStyle w:val="ListParagraph"/>
        <w:numPr>
          <w:ilvl w:val="0"/>
          <w:numId w:val="10"/>
        </w:numPr>
      </w:pPr>
      <w:r>
        <w:t>[No answer; see Feb 15]</w:t>
      </w:r>
    </w:p>
    <w:p w14:paraId="43639E5E" w14:textId="77777777" w:rsidR="00C16C6B" w:rsidRDefault="00C16C6B" w:rsidP="00C16C6B"/>
    <w:p w14:paraId="0D3BA427" w14:textId="77777777" w:rsidR="00046F75" w:rsidRDefault="00046F75" w:rsidP="00C16C6B"/>
    <w:p w14:paraId="79E12BE6" w14:textId="13CEE3DC" w:rsidR="00046F75" w:rsidRDefault="00046F75" w:rsidP="00C16C6B">
      <w:r>
        <w:t>Next, try</w:t>
      </w:r>
    </w:p>
    <w:p w14:paraId="77BF81E1" w14:textId="7FCD5BAD" w:rsidR="00046F75" w:rsidRDefault="00046F75" w:rsidP="00C16C6B">
      <w:hyperlink r:id="rId220" w:history="1">
        <w:r w:rsidRPr="005A6C11">
          <w:rPr>
            <w:rStyle w:val="Hyperlink"/>
          </w:rPr>
          <w:t>https://orsp.umich.edu/glossary/drda-division-research-development-administration</w:t>
        </w:r>
      </w:hyperlink>
    </w:p>
    <w:p w14:paraId="10405629" w14:textId="77777777" w:rsidR="00046F75" w:rsidRDefault="00046F75" w:rsidP="00046F75"/>
    <w:p w14:paraId="0F361CF8" w14:textId="77777777" w:rsidR="00046F75" w:rsidRDefault="00046F75" w:rsidP="00046F75">
      <w:r>
        <w:t>DRDA (Division of Research Development &amp; Administration)</w:t>
      </w:r>
    </w:p>
    <w:p w14:paraId="453E5858" w14:textId="21AEE4D8" w:rsidR="00046F75" w:rsidRDefault="00046F75" w:rsidP="00046F75">
      <w:pPr>
        <w:pStyle w:val="ListParagraph"/>
        <w:numPr>
          <w:ilvl w:val="0"/>
          <w:numId w:val="10"/>
        </w:numPr>
      </w:pPr>
      <w:r>
        <w:t>Prior to January 1, 2012, the name of the Office of Research and Sponsored Projects, ORSP.</w:t>
      </w:r>
    </w:p>
    <w:p w14:paraId="17DC7BDA" w14:textId="6327289C" w:rsidR="00375A19" w:rsidRDefault="00D9261C" w:rsidP="00046F75">
      <w:pPr>
        <w:ind w:left="360"/>
      </w:pPr>
      <w:r>
        <w:t xml:space="preserve">Email: </w:t>
      </w:r>
      <w:hyperlink r:id="rId221" w:history="1">
        <w:r>
          <w:rPr>
            <w:rStyle w:val="Hyperlink"/>
          </w:rPr>
          <w:t>orsp-info@umich.edu</w:t>
        </w:r>
      </w:hyperlink>
    </w:p>
    <w:p w14:paraId="6AA5FBEC" w14:textId="04587DCB" w:rsidR="000817EB" w:rsidRDefault="00D9261C" w:rsidP="00D9261C">
      <w:pPr>
        <w:ind w:left="360"/>
      </w:pPr>
      <w:r>
        <w:t>[</w:t>
      </w:r>
      <w:proofErr w:type="gramStart"/>
      <w:r>
        <w:t>so</w:t>
      </w:r>
      <w:proofErr w:type="gramEnd"/>
      <w:r>
        <w:t xml:space="preserve"> I asked Feb 14, 2024</w:t>
      </w:r>
      <w:r w:rsidR="007F4A24">
        <w:t>; the prompt answer was Nope</w:t>
      </w:r>
      <w:r>
        <w:t>]</w:t>
      </w:r>
    </w:p>
    <w:p w14:paraId="63B7A660" w14:textId="77777777" w:rsidR="007F4A24" w:rsidRDefault="007F4A24" w:rsidP="00D9261C">
      <w:pPr>
        <w:ind w:left="360"/>
      </w:pPr>
    </w:p>
    <w:p w14:paraId="1996719E" w14:textId="77777777" w:rsidR="007F4A24" w:rsidRDefault="007F4A24" w:rsidP="007F4A24">
      <w:pPr>
        <w:spacing w:before="0" w:after="0"/>
        <w:ind w:left="360"/>
        <w:rPr>
          <w:rFonts w:ascii="Times New Roman" w:hAnsi="Times New Roman"/>
        </w:rPr>
      </w:pPr>
      <w:r>
        <w:t>On 2/14/2024 2:12 PM, Lisa Kiel wrote:</w:t>
      </w:r>
    </w:p>
    <w:p w14:paraId="56CEE96C" w14:textId="17768D44" w:rsidR="007F4A24" w:rsidRDefault="007F4A24" w:rsidP="007F4A24">
      <w:pPr>
        <w:ind w:left="360"/>
        <w:rPr>
          <w:rFonts w:ascii="Tahoma" w:hAnsi="Tahoma" w:cs="Tahoma"/>
        </w:rPr>
      </w:pPr>
      <w:r>
        <w:rPr>
          <w:rFonts w:ascii="Tahoma" w:hAnsi="Tahoma" w:cs="Tahoma"/>
        </w:rPr>
        <w:t>Hi Guy, </w:t>
      </w:r>
    </w:p>
    <w:p w14:paraId="08687E2D" w14:textId="3A161BC2" w:rsidR="007F4A24" w:rsidRDefault="007F4A24" w:rsidP="007F4A24">
      <w:pPr>
        <w:ind w:left="360"/>
        <w:rPr>
          <w:rFonts w:ascii="Tahoma" w:hAnsi="Tahoma" w:cs="Tahoma"/>
        </w:rPr>
      </w:pPr>
      <w:r>
        <w:rPr>
          <w:rFonts w:ascii="Tahoma" w:hAnsi="Tahoma" w:cs="Tahoma"/>
        </w:rPr>
        <w:t>I would check with the Bentley Historical Library on the U-M campus.  They may have some records. </w:t>
      </w:r>
    </w:p>
    <w:p w14:paraId="1774CFE9" w14:textId="7D33A1D6" w:rsidR="007F4A24" w:rsidRDefault="007F4A24" w:rsidP="007F4A24">
      <w:pPr>
        <w:ind w:left="360"/>
        <w:rPr>
          <w:rFonts w:ascii="Tahoma" w:hAnsi="Tahoma" w:cs="Tahoma"/>
        </w:rPr>
      </w:pPr>
      <w:r>
        <w:rPr>
          <w:rFonts w:ascii="Tahoma" w:hAnsi="Tahoma" w:cs="Tahoma"/>
        </w:rPr>
        <w:t>Thank you,</w:t>
      </w:r>
    </w:p>
    <w:p w14:paraId="269795B6" w14:textId="40D49012" w:rsidR="007F4A24" w:rsidRPr="007F4A24" w:rsidRDefault="007F4A24" w:rsidP="007F4A24">
      <w:pPr>
        <w:ind w:left="360"/>
        <w:rPr>
          <w:rFonts w:ascii="Times New Roman" w:hAnsi="Times New Roman"/>
        </w:rPr>
      </w:pPr>
      <w:r>
        <w:rPr>
          <w:rFonts w:ascii="Tahoma" w:hAnsi="Tahoma" w:cs="Tahoma"/>
        </w:rPr>
        <w:t>Lisa</w:t>
      </w:r>
    </w:p>
    <w:p w14:paraId="20572130" w14:textId="77777777" w:rsidR="007F4A24" w:rsidRDefault="007F4A24" w:rsidP="007F4A24">
      <w:pPr>
        <w:ind w:left="360"/>
      </w:pPr>
      <w:r>
        <w:rPr>
          <w:rFonts w:ascii="Tahoma" w:hAnsi="Tahoma" w:cs="Tahoma"/>
        </w:rPr>
        <w:t>Lisa Kiel (she/her)</w:t>
      </w:r>
    </w:p>
    <w:p w14:paraId="49A0FF82" w14:textId="77777777" w:rsidR="007F4A24" w:rsidRDefault="007F4A24" w:rsidP="007F4A24">
      <w:pPr>
        <w:ind w:left="360"/>
      </w:pPr>
      <w:r>
        <w:rPr>
          <w:rFonts w:ascii="Tahoma" w:hAnsi="Tahoma" w:cs="Tahoma"/>
        </w:rPr>
        <w:t>Executive Assistant to Shandra White</w:t>
      </w:r>
    </w:p>
    <w:p w14:paraId="40770C99" w14:textId="77777777" w:rsidR="007F4A24" w:rsidRDefault="007F4A24" w:rsidP="007F4A24">
      <w:pPr>
        <w:ind w:left="360"/>
      </w:pPr>
      <w:r>
        <w:rPr>
          <w:rFonts w:ascii="Tahoma" w:hAnsi="Tahoma" w:cs="Tahoma"/>
        </w:rPr>
        <w:t>Executive Assistant to Andrea Anderson</w:t>
      </w:r>
    </w:p>
    <w:p w14:paraId="322B126A" w14:textId="77777777" w:rsidR="007F4A24" w:rsidRDefault="007F4A24" w:rsidP="007F4A24">
      <w:pPr>
        <w:ind w:left="360"/>
      </w:pPr>
      <w:r>
        <w:rPr>
          <w:rFonts w:ascii="Tahoma" w:hAnsi="Tahoma" w:cs="Tahoma"/>
        </w:rPr>
        <w:t xml:space="preserve">Direct: 734-615-8993 | </w:t>
      </w:r>
      <w:hyperlink r:id="rId222" w:tgtFrame="_blank" w:history="1">
        <w:r>
          <w:rPr>
            <w:rStyle w:val="Hyperlink"/>
            <w:rFonts w:ascii="Tahoma" w:hAnsi="Tahoma" w:cs="Tahoma"/>
          </w:rPr>
          <w:t>lkiel@umich.edu</w:t>
        </w:r>
      </w:hyperlink>
    </w:p>
    <w:p w14:paraId="396E3544" w14:textId="77777777" w:rsidR="007F4A24" w:rsidRDefault="007F4A24" w:rsidP="007F4A24">
      <w:pPr>
        <w:ind w:left="360"/>
      </w:pPr>
      <w:hyperlink r:id="rId223" w:tgtFrame="_blank" w:history="1">
        <w:r>
          <w:rPr>
            <w:rStyle w:val="Hyperlink"/>
            <w:rFonts w:ascii="Tahoma" w:hAnsi="Tahoma" w:cs="Tahoma"/>
          </w:rPr>
          <w:t>orsp.umich.edu</w:t>
        </w:r>
      </w:hyperlink>
    </w:p>
    <w:p w14:paraId="53FE337D" w14:textId="77777777" w:rsidR="007F4A24" w:rsidRDefault="007F4A24" w:rsidP="007F4A24"/>
    <w:p w14:paraId="1D3FD752" w14:textId="77777777" w:rsidR="007F4A24" w:rsidRDefault="007F4A24" w:rsidP="00D9261C">
      <w:pPr>
        <w:ind w:left="360"/>
      </w:pPr>
    </w:p>
    <w:p w14:paraId="408F25FA" w14:textId="025397F5" w:rsidR="00F14BA1" w:rsidRDefault="00F14BA1" w:rsidP="00D9261C">
      <w:r>
        <w:t>[Feb 15, 2024]</w:t>
      </w:r>
    </w:p>
    <w:p w14:paraId="2A2C9265" w14:textId="5BF93F69" w:rsidR="00D9261C" w:rsidRDefault="00F14BA1" w:rsidP="00D9261C">
      <w:r>
        <w:t>Next, try:</w:t>
      </w:r>
    </w:p>
    <w:p w14:paraId="599B899B" w14:textId="52F9F53A" w:rsidR="00F14BA1" w:rsidRDefault="00F14BA1" w:rsidP="00F14BA1">
      <w:pPr>
        <w:ind w:left="720"/>
      </w:pPr>
      <w:r>
        <w:t>Carlos E. S. Cesnik, Department Chair</w:t>
      </w:r>
    </w:p>
    <w:p w14:paraId="37C85FB8" w14:textId="04027BD6" w:rsidR="00F14BA1" w:rsidRDefault="00F14BA1" w:rsidP="00F14BA1">
      <w:pPr>
        <w:ind w:left="720"/>
      </w:pPr>
      <w:r>
        <w:t>cesnik@umich.edu</w:t>
      </w:r>
    </w:p>
    <w:p w14:paraId="4D0EC40F" w14:textId="57EC4F58" w:rsidR="00F14BA1" w:rsidRDefault="00F14BA1" w:rsidP="00F14BA1">
      <w:pPr>
        <w:ind w:left="720"/>
      </w:pPr>
      <w:r>
        <w:t>cc: Eric Anderson, Strategic Initiatives and Communications Manager</w:t>
      </w:r>
    </w:p>
    <w:p w14:paraId="4A84426C" w14:textId="77777777" w:rsidR="00F14BA1" w:rsidRDefault="00F14BA1" w:rsidP="00F14BA1">
      <w:pPr>
        <w:ind w:left="720"/>
      </w:pPr>
      <w:r>
        <w:t>aneric@umich.edu</w:t>
      </w:r>
    </w:p>
    <w:p w14:paraId="4EF5144E" w14:textId="77777777" w:rsidR="00F14BA1" w:rsidRPr="00F14BA1" w:rsidRDefault="00F14BA1" w:rsidP="00F14BA1">
      <w:pPr>
        <w:ind w:left="720"/>
        <w:rPr>
          <w:color w:val="365F91" w:themeColor="accent1" w:themeShade="BF"/>
          <w:sz w:val="16"/>
          <w:szCs w:val="16"/>
        </w:rPr>
      </w:pPr>
    </w:p>
    <w:p w14:paraId="690A646C" w14:textId="77777777" w:rsidR="00F14BA1" w:rsidRPr="00F14BA1" w:rsidRDefault="00F14BA1" w:rsidP="00F14BA1">
      <w:pPr>
        <w:spacing w:before="0" w:after="0"/>
        <w:ind w:left="720"/>
        <w:rPr>
          <w:rFonts w:ascii="Times New Roman" w:hAnsi="Times New Roman"/>
          <w:color w:val="365F91" w:themeColor="accent1" w:themeShade="BF"/>
          <w:sz w:val="16"/>
          <w:szCs w:val="16"/>
        </w:rPr>
      </w:pPr>
      <w:r w:rsidRPr="00F14BA1">
        <w:rPr>
          <w:rFonts w:ascii="Times New Roman" w:hAnsi="Times New Roman"/>
          <w:color w:val="365F91" w:themeColor="accent1" w:themeShade="BF"/>
          <w:sz w:val="16"/>
          <w:szCs w:val="16"/>
        </w:rPr>
        <w:t>-------- Forwarded Message --------</w:t>
      </w:r>
    </w:p>
    <w:tbl>
      <w:tblPr>
        <w:tblW w:w="0" w:type="auto"/>
        <w:tblCellSpacing w:w="0" w:type="dxa"/>
        <w:tblInd w:w="720" w:type="dxa"/>
        <w:tblCellMar>
          <w:left w:w="0" w:type="dxa"/>
          <w:right w:w="0" w:type="dxa"/>
        </w:tblCellMar>
        <w:tblLook w:val="04A0" w:firstRow="1" w:lastRow="0" w:firstColumn="1" w:lastColumn="0" w:noHBand="0" w:noVBand="1"/>
      </w:tblPr>
      <w:tblGrid>
        <w:gridCol w:w="569"/>
        <w:gridCol w:w="4142"/>
      </w:tblGrid>
      <w:tr w:rsidR="00F14BA1" w:rsidRPr="00F14BA1" w14:paraId="69DE7A59" w14:textId="77777777" w:rsidTr="00F14BA1">
        <w:trPr>
          <w:tblCellSpacing w:w="0" w:type="dxa"/>
        </w:trPr>
        <w:tc>
          <w:tcPr>
            <w:tcW w:w="0" w:type="auto"/>
            <w:noWrap/>
            <w:hideMark/>
          </w:tcPr>
          <w:p w14:paraId="4EBB6FE1" w14:textId="77777777" w:rsidR="00F14BA1" w:rsidRPr="00F14BA1" w:rsidRDefault="00F14BA1" w:rsidP="00F14BA1">
            <w:pPr>
              <w:spacing w:before="0" w:after="0"/>
              <w:jc w:val="right"/>
              <w:rPr>
                <w:rFonts w:ascii="Times New Roman" w:hAnsi="Times New Roman"/>
                <w:b/>
                <w:bCs/>
                <w:color w:val="365F91" w:themeColor="accent1" w:themeShade="BF"/>
                <w:sz w:val="16"/>
                <w:szCs w:val="16"/>
              </w:rPr>
            </w:pPr>
            <w:r w:rsidRPr="00F14BA1">
              <w:rPr>
                <w:rFonts w:ascii="Times New Roman" w:hAnsi="Times New Roman"/>
                <w:b/>
                <w:bCs/>
                <w:color w:val="365F91" w:themeColor="accent1" w:themeShade="BF"/>
                <w:sz w:val="16"/>
                <w:szCs w:val="16"/>
              </w:rPr>
              <w:t xml:space="preserve">Subject: </w:t>
            </w:r>
          </w:p>
        </w:tc>
        <w:tc>
          <w:tcPr>
            <w:tcW w:w="0" w:type="auto"/>
            <w:vAlign w:val="center"/>
            <w:hideMark/>
          </w:tcPr>
          <w:p w14:paraId="07BFF31E" w14:textId="77777777" w:rsidR="00F14BA1" w:rsidRPr="00F14BA1" w:rsidRDefault="00F14BA1" w:rsidP="00F14BA1">
            <w:pPr>
              <w:spacing w:before="0" w:after="0"/>
              <w:rPr>
                <w:rFonts w:ascii="Times New Roman" w:hAnsi="Times New Roman"/>
                <w:color w:val="365F91" w:themeColor="accent1" w:themeShade="BF"/>
                <w:sz w:val="16"/>
                <w:szCs w:val="16"/>
              </w:rPr>
            </w:pPr>
            <w:r w:rsidRPr="00F14BA1">
              <w:rPr>
                <w:rFonts w:ascii="Times New Roman" w:hAnsi="Times New Roman"/>
                <w:color w:val="365F91" w:themeColor="accent1" w:themeShade="BF"/>
                <w:sz w:val="16"/>
                <w:szCs w:val="16"/>
              </w:rPr>
              <w:t>University of Michigan Willow Run ADIS Air Defense program</w:t>
            </w:r>
          </w:p>
        </w:tc>
      </w:tr>
      <w:tr w:rsidR="00F14BA1" w:rsidRPr="00F14BA1" w14:paraId="6B58AD1C" w14:textId="77777777" w:rsidTr="00F14BA1">
        <w:trPr>
          <w:tblCellSpacing w:w="0" w:type="dxa"/>
        </w:trPr>
        <w:tc>
          <w:tcPr>
            <w:tcW w:w="0" w:type="auto"/>
            <w:noWrap/>
            <w:hideMark/>
          </w:tcPr>
          <w:p w14:paraId="170887DE" w14:textId="77777777" w:rsidR="00F14BA1" w:rsidRPr="00F14BA1" w:rsidRDefault="00F14BA1" w:rsidP="00F14BA1">
            <w:pPr>
              <w:spacing w:before="0" w:after="0"/>
              <w:jc w:val="right"/>
              <w:rPr>
                <w:rFonts w:ascii="Times New Roman" w:hAnsi="Times New Roman"/>
                <w:b/>
                <w:bCs/>
                <w:color w:val="365F91" w:themeColor="accent1" w:themeShade="BF"/>
                <w:sz w:val="16"/>
                <w:szCs w:val="16"/>
              </w:rPr>
            </w:pPr>
            <w:r w:rsidRPr="00F14BA1">
              <w:rPr>
                <w:rFonts w:ascii="Times New Roman" w:hAnsi="Times New Roman"/>
                <w:b/>
                <w:bCs/>
                <w:color w:val="365F91" w:themeColor="accent1" w:themeShade="BF"/>
                <w:sz w:val="16"/>
                <w:szCs w:val="16"/>
              </w:rPr>
              <w:t xml:space="preserve">Date: </w:t>
            </w:r>
          </w:p>
        </w:tc>
        <w:tc>
          <w:tcPr>
            <w:tcW w:w="0" w:type="auto"/>
            <w:vAlign w:val="center"/>
            <w:hideMark/>
          </w:tcPr>
          <w:p w14:paraId="3D5119D4" w14:textId="77777777" w:rsidR="00F14BA1" w:rsidRPr="00F14BA1" w:rsidRDefault="00F14BA1" w:rsidP="00F14BA1">
            <w:pPr>
              <w:spacing w:before="0" w:after="0"/>
              <w:rPr>
                <w:rFonts w:ascii="Times New Roman" w:hAnsi="Times New Roman"/>
                <w:color w:val="365F91" w:themeColor="accent1" w:themeShade="BF"/>
                <w:sz w:val="16"/>
                <w:szCs w:val="16"/>
              </w:rPr>
            </w:pPr>
            <w:r w:rsidRPr="00F14BA1">
              <w:rPr>
                <w:rFonts w:ascii="Times New Roman" w:hAnsi="Times New Roman"/>
                <w:color w:val="365F91" w:themeColor="accent1" w:themeShade="BF"/>
                <w:sz w:val="16"/>
                <w:szCs w:val="16"/>
              </w:rPr>
              <w:t>Thu, 15 Feb 2024 10:53:19 -0500</w:t>
            </w:r>
          </w:p>
        </w:tc>
      </w:tr>
      <w:tr w:rsidR="00F14BA1" w:rsidRPr="00F14BA1" w14:paraId="1418A4A2" w14:textId="77777777" w:rsidTr="00F14BA1">
        <w:trPr>
          <w:tblCellSpacing w:w="0" w:type="dxa"/>
        </w:trPr>
        <w:tc>
          <w:tcPr>
            <w:tcW w:w="0" w:type="auto"/>
            <w:noWrap/>
            <w:hideMark/>
          </w:tcPr>
          <w:p w14:paraId="43F5F5DF" w14:textId="77777777" w:rsidR="00F14BA1" w:rsidRPr="00F14BA1" w:rsidRDefault="00F14BA1" w:rsidP="00F14BA1">
            <w:pPr>
              <w:spacing w:before="0" w:after="0"/>
              <w:jc w:val="right"/>
              <w:rPr>
                <w:rFonts w:ascii="Times New Roman" w:hAnsi="Times New Roman"/>
                <w:b/>
                <w:bCs/>
                <w:color w:val="365F91" w:themeColor="accent1" w:themeShade="BF"/>
                <w:sz w:val="16"/>
                <w:szCs w:val="16"/>
              </w:rPr>
            </w:pPr>
            <w:r w:rsidRPr="00F14BA1">
              <w:rPr>
                <w:rFonts w:ascii="Times New Roman" w:hAnsi="Times New Roman"/>
                <w:b/>
                <w:bCs/>
                <w:color w:val="365F91" w:themeColor="accent1" w:themeShade="BF"/>
                <w:sz w:val="16"/>
                <w:szCs w:val="16"/>
              </w:rPr>
              <w:t xml:space="preserve">From: </w:t>
            </w:r>
          </w:p>
        </w:tc>
        <w:tc>
          <w:tcPr>
            <w:tcW w:w="0" w:type="auto"/>
            <w:vAlign w:val="center"/>
            <w:hideMark/>
          </w:tcPr>
          <w:p w14:paraId="4DE638AA" w14:textId="77777777" w:rsidR="00F14BA1" w:rsidRPr="00F14BA1" w:rsidRDefault="00F14BA1" w:rsidP="00F14BA1">
            <w:pPr>
              <w:spacing w:before="0" w:after="0"/>
              <w:rPr>
                <w:rFonts w:ascii="Times New Roman" w:hAnsi="Times New Roman"/>
                <w:color w:val="365F91" w:themeColor="accent1" w:themeShade="BF"/>
                <w:sz w:val="16"/>
                <w:szCs w:val="16"/>
              </w:rPr>
            </w:pPr>
            <w:r w:rsidRPr="00F14BA1">
              <w:rPr>
                <w:rFonts w:ascii="Times New Roman" w:hAnsi="Times New Roman"/>
                <w:color w:val="365F91" w:themeColor="accent1" w:themeShade="BF"/>
                <w:sz w:val="16"/>
                <w:szCs w:val="16"/>
              </w:rPr>
              <w:t>Guy Fedorkow &lt;fedorkow@mit.edu&gt;</w:t>
            </w:r>
          </w:p>
        </w:tc>
      </w:tr>
      <w:tr w:rsidR="00F14BA1" w:rsidRPr="00F14BA1" w14:paraId="6919FABB" w14:textId="77777777" w:rsidTr="00F14BA1">
        <w:trPr>
          <w:tblCellSpacing w:w="0" w:type="dxa"/>
        </w:trPr>
        <w:tc>
          <w:tcPr>
            <w:tcW w:w="0" w:type="auto"/>
            <w:noWrap/>
            <w:hideMark/>
          </w:tcPr>
          <w:p w14:paraId="10708A49" w14:textId="77777777" w:rsidR="00F14BA1" w:rsidRPr="00F14BA1" w:rsidRDefault="00F14BA1" w:rsidP="00F14BA1">
            <w:pPr>
              <w:spacing w:before="0" w:after="0"/>
              <w:jc w:val="right"/>
              <w:rPr>
                <w:rFonts w:ascii="Times New Roman" w:hAnsi="Times New Roman"/>
                <w:b/>
                <w:bCs/>
                <w:color w:val="365F91" w:themeColor="accent1" w:themeShade="BF"/>
                <w:sz w:val="16"/>
                <w:szCs w:val="16"/>
              </w:rPr>
            </w:pPr>
            <w:r w:rsidRPr="00F14BA1">
              <w:rPr>
                <w:rFonts w:ascii="Times New Roman" w:hAnsi="Times New Roman"/>
                <w:b/>
                <w:bCs/>
                <w:color w:val="365F91" w:themeColor="accent1" w:themeShade="BF"/>
                <w:sz w:val="16"/>
                <w:szCs w:val="16"/>
              </w:rPr>
              <w:t xml:space="preserve">To: </w:t>
            </w:r>
          </w:p>
        </w:tc>
        <w:tc>
          <w:tcPr>
            <w:tcW w:w="0" w:type="auto"/>
            <w:vAlign w:val="center"/>
            <w:hideMark/>
          </w:tcPr>
          <w:p w14:paraId="4875C52C" w14:textId="77777777" w:rsidR="00F14BA1" w:rsidRPr="00F14BA1" w:rsidRDefault="00F14BA1" w:rsidP="00F14BA1">
            <w:pPr>
              <w:spacing w:before="0" w:after="0"/>
              <w:rPr>
                <w:rFonts w:ascii="Times New Roman" w:hAnsi="Times New Roman"/>
                <w:color w:val="365F91" w:themeColor="accent1" w:themeShade="BF"/>
                <w:sz w:val="16"/>
                <w:szCs w:val="16"/>
              </w:rPr>
            </w:pPr>
            <w:r w:rsidRPr="00F14BA1">
              <w:rPr>
                <w:rFonts w:ascii="Times New Roman" w:hAnsi="Times New Roman"/>
                <w:color w:val="365F91" w:themeColor="accent1" w:themeShade="BF"/>
                <w:sz w:val="16"/>
                <w:szCs w:val="16"/>
              </w:rPr>
              <w:t>cesnik@umich.edu</w:t>
            </w:r>
          </w:p>
        </w:tc>
      </w:tr>
      <w:tr w:rsidR="00F14BA1" w:rsidRPr="00F14BA1" w14:paraId="099B4BD3" w14:textId="77777777" w:rsidTr="00F14BA1">
        <w:trPr>
          <w:tblCellSpacing w:w="0" w:type="dxa"/>
        </w:trPr>
        <w:tc>
          <w:tcPr>
            <w:tcW w:w="0" w:type="auto"/>
            <w:noWrap/>
            <w:hideMark/>
          </w:tcPr>
          <w:p w14:paraId="24B4B84B" w14:textId="77777777" w:rsidR="00F14BA1" w:rsidRPr="00F14BA1" w:rsidRDefault="00F14BA1" w:rsidP="00F14BA1">
            <w:pPr>
              <w:spacing w:before="0" w:after="0"/>
              <w:jc w:val="right"/>
              <w:rPr>
                <w:rFonts w:ascii="Times New Roman" w:hAnsi="Times New Roman"/>
                <w:b/>
                <w:bCs/>
                <w:color w:val="365F91" w:themeColor="accent1" w:themeShade="BF"/>
                <w:sz w:val="16"/>
                <w:szCs w:val="16"/>
              </w:rPr>
            </w:pPr>
            <w:r w:rsidRPr="00F14BA1">
              <w:rPr>
                <w:rFonts w:ascii="Times New Roman" w:hAnsi="Times New Roman"/>
                <w:b/>
                <w:bCs/>
                <w:color w:val="365F91" w:themeColor="accent1" w:themeShade="BF"/>
                <w:sz w:val="16"/>
                <w:szCs w:val="16"/>
              </w:rPr>
              <w:t xml:space="preserve">CC: </w:t>
            </w:r>
          </w:p>
        </w:tc>
        <w:tc>
          <w:tcPr>
            <w:tcW w:w="0" w:type="auto"/>
            <w:vAlign w:val="center"/>
            <w:hideMark/>
          </w:tcPr>
          <w:p w14:paraId="440EDF5A" w14:textId="77777777" w:rsidR="00F14BA1" w:rsidRPr="00F14BA1" w:rsidRDefault="00F14BA1" w:rsidP="00F14BA1">
            <w:pPr>
              <w:spacing w:before="0" w:after="0"/>
              <w:rPr>
                <w:rFonts w:ascii="Times New Roman" w:hAnsi="Times New Roman"/>
                <w:color w:val="365F91" w:themeColor="accent1" w:themeShade="BF"/>
                <w:sz w:val="16"/>
                <w:szCs w:val="16"/>
              </w:rPr>
            </w:pPr>
            <w:r w:rsidRPr="00F14BA1">
              <w:rPr>
                <w:rFonts w:ascii="Times New Roman" w:hAnsi="Times New Roman"/>
                <w:color w:val="365F91" w:themeColor="accent1" w:themeShade="BF"/>
                <w:sz w:val="16"/>
                <w:szCs w:val="16"/>
              </w:rPr>
              <w:t>aneric@umich.edu, Guy Fedorkow &lt;fedorkow@mit.edu&gt;</w:t>
            </w:r>
          </w:p>
        </w:tc>
      </w:tr>
    </w:tbl>
    <w:p w14:paraId="2B18E3D5" w14:textId="25B8A61C" w:rsidR="00F14BA1" w:rsidRDefault="00F14BA1" w:rsidP="00F14BA1">
      <w:pPr>
        <w:ind w:left="720"/>
        <w:rPr>
          <w:rFonts w:ascii="Times New Roman" w:hAnsi="Times New Roman"/>
          <w:color w:val="365F91" w:themeColor="accent1" w:themeShade="BF"/>
          <w:sz w:val="16"/>
          <w:szCs w:val="16"/>
        </w:rPr>
      </w:pPr>
      <w:r w:rsidRPr="00F14BA1">
        <w:rPr>
          <w:rFonts w:ascii="Times New Roman" w:hAnsi="Times New Roman"/>
          <w:color w:val="365F91" w:themeColor="accent1" w:themeShade="BF"/>
          <w:sz w:val="16"/>
          <w:szCs w:val="16"/>
        </w:rPr>
        <w:br/>
      </w:r>
      <w:r w:rsidRPr="00F14BA1">
        <w:rPr>
          <w:rFonts w:ascii="Times New Roman" w:hAnsi="Times New Roman"/>
          <w:color w:val="365F91" w:themeColor="accent1" w:themeShade="BF"/>
          <w:sz w:val="16"/>
          <w:szCs w:val="16"/>
        </w:rPr>
        <w:br/>
        <w:t>Carlos E. S. Cesnik, Department Chair</w:t>
      </w:r>
      <w:r w:rsidRPr="00F14BA1">
        <w:rPr>
          <w:rFonts w:ascii="Times New Roman" w:hAnsi="Times New Roman"/>
          <w:color w:val="365F91" w:themeColor="accent1" w:themeShade="BF"/>
          <w:sz w:val="16"/>
          <w:szCs w:val="16"/>
        </w:rPr>
        <w:br/>
        <w:t>cc: Eric Anderson, Strategic Initiatives and Communications Manager</w:t>
      </w:r>
      <w:r w:rsidRPr="00F14BA1">
        <w:rPr>
          <w:rFonts w:ascii="Times New Roman" w:hAnsi="Times New Roman"/>
          <w:color w:val="365F91" w:themeColor="accent1" w:themeShade="BF"/>
          <w:sz w:val="16"/>
          <w:szCs w:val="16"/>
        </w:rPr>
        <w:br/>
      </w:r>
      <w:r w:rsidRPr="00F14BA1">
        <w:rPr>
          <w:rFonts w:ascii="Times New Roman" w:hAnsi="Times New Roman"/>
          <w:color w:val="365F91" w:themeColor="accent1" w:themeShade="BF"/>
          <w:sz w:val="16"/>
          <w:szCs w:val="16"/>
        </w:rPr>
        <w:br/>
        <w:t>Greetings Professor Cesnik,</w:t>
      </w:r>
      <w:r w:rsidRPr="00F14BA1">
        <w:rPr>
          <w:rFonts w:ascii="Times New Roman" w:hAnsi="Times New Roman"/>
          <w:color w:val="365F91" w:themeColor="accent1" w:themeShade="BF"/>
          <w:sz w:val="16"/>
          <w:szCs w:val="16"/>
        </w:rPr>
        <w:br/>
        <w:t>  First, apologies for an email "cold call"...  But I've tried the usual sources, without much luck!</w:t>
      </w:r>
      <w:r w:rsidRPr="00F14BA1">
        <w:rPr>
          <w:rFonts w:ascii="Times New Roman" w:hAnsi="Times New Roman"/>
          <w:color w:val="365F91" w:themeColor="accent1" w:themeShade="BF"/>
          <w:sz w:val="16"/>
          <w:szCs w:val="16"/>
        </w:rPr>
        <w:br/>
      </w:r>
      <w:r w:rsidRPr="00F14BA1">
        <w:rPr>
          <w:rFonts w:ascii="Times New Roman" w:hAnsi="Times New Roman"/>
          <w:color w:val="365F91" w:themeColor="accent1" w:themeShade="BF"/>
          <w:sz w:val="16"/>
          <w:szCs w:val="16"/>
        </w:rPr>
        <w:br/>
        <w:t>     I've been researching the history of air defense technology during the Cold War, along with colleagues at the MIT Museum, mostly from the MIT Whirlwind perspective.  But University of Michigan's Willow Run lab was also a critical participant in the complex USAF history that lead eventually to the SAGE project.</w:t>
      </w:r>
      <w:r w:rsidRPr="00F14BA1">
        <w:rPr>
          <w:rFonts w:ascii="Times New Roman" w:hAnsi="Times New Roman"/>
          <w:color w:val="365F91" w:themeColor="accent1" w:themeShade="BF"/>
          <w:sz w:val="16"/>
          <w:szCs w:val="16"/>
        </w:rPr>
        <w:br/>
        <w:t>  Do you know if there's anyone on the current Aerospace Engineering faculty or staff who is interested in history of this period, and might have leads as to where I might find technical reports from the project?</w:t>
      </w:r>
      <w:r w:rsidRPr="00F14BA1">
        <w:rPr>
          <w:rFonts w:ascii="Times New Roman" w:hAnsi="Times New Roman"/>
          <w:color w:val="365F91" w:themeColor="accent1" w:themeShade="BF"/>
          <w:sz w:val="16"/>
          <w:szCs w:val="16"/>
        </w:rPr>
        <w:br/>
      </w:r>
      <w:r w:rsidRPr="00F14BA1">
        <w:rPr>
          <w:rFonts w:ascii="Times New Roman" w:hAnsi="Times New Roman"/>
          <w:color w:val="365F91" w:themeColor="accent1" w:themeShade="BF"/>
          <w:sz w:val="16"/>
          <w:szCs w:val="16"/>
        </w:rPr>
        <w:br/>
        <w:t xml:space="preserve">  There was a contract which I think went under the heading Air Defense Information System (ADIS), which would have been active </w:t>
      </w:r>
      <w:r w:rsidRPr="00F14BA1">
        <w:rPr>
          <w:rFonts w:ascii="Times New Roman" w:hAnsi="Times New Roman"/>
          <w:color w:val="365F91" w:themeColor="accent1" w:themeShade="BF"/>
          <w:sz w:val="16"/>
          <w:szCs w:val="16"/>
        </w:rPr>
        <w:lastRenderedPageBreak/>
        <w:t>1950-1953, and I'd like to learn about the technical aspects of the program.  I know it was based on a British system called CDS, Comprehensive Display System, but I believe that Willow Run proposed considerable enhancement to the technology, and I'd like to understand what they did.</w:t>
      </w:r>
      <w:r w:rsidRPr="00F14BA1">
        <w:rPr>
          <w:rFonts w:ascii="Times New Roman" w:hAnsi="Times New Roman"/>
          <w:color w:val="365F91" w:themeColor="accent1" w:themeShade="BF"/>
          <w:sz w:val="16"/>
          <w:szCs w:val="16"/>
        </w:rPr>
        <w:br/>
      </w:r>
      <w:r w:rsidRPr="00F14BA1">
        <w:rPr>
          <w:rFonts w:ascii="Times New Roman" w:hAnsi="Times New Roman"/>
          <w:color w:val="365F91" w:themeColor="accent1" w:themeShade="BF"/>
          <w:sz w:val="16"/>
          <w:szCs w:val="16"/>
        </w:rPr>
        <w:br/>
        <w:t>   Could you let me know if you can suggest who might know where I should look to learn more?</w:t>
      </w:r>
      <w:r w:rsidRPr="00F14BA1">
        <w:rPr>
          <w:rFonts w:ascii="Times New Roman" w:hAnsi="Times New Roman"/>
          <w:color w:val="365F91" w:themeColor="accent1" w:themeShade="BF"/>
          <w:sz w:val="16"/>
          <w:szCs w:val="16"/>
        </w:rPr>
        <w:br/>
      </w:r>
      <w:r w:rsidRPr="00F14BA1">
        <w:rPr>
          <w:rFonts w:ascii="Times New Roman" w:hAnsi="Times New Roman"/>
          <w:color w:val="365F91" w:themeColor="accent1" w:themeShade="BF"/>
          <w:sz w:val="16"/>
          <w:szCs w:val="16"/>
        </w:rPr>
        <w:br/>
        <w:t>   Thanks!</w:t>
      </w:r>
      <w:r w:rsidRPr="00F14BA1">
        <w:rPr>
          <w:rFonts w:ascii="Times New Roman" w:hAnsi="Times New Roman"/>
          <w:color w:val="365F91" w:themeColor="accent1" w:themeShade="BF"/>
          <w:sz w:val="16"/>
          <w:szCs w:val="16"/>
        </w:rPr>
        <w:br/>
        <w:t xml:space="preserve">/guy </w:t>
      </w:r>
      <w:proofErr w:type="spellStart"/>
      <w:r w:rsidRPr="00F14BA1">
        <w:rPr>
          <w:rFonts w:ascii="Times New Roman" w:hAnsi="Times New Roman"/>
          <w:color w:val="365F91" w:themeColor="accent1" w:themeShade="BF"/>
          <w:sz w:val="16"/>
          <w:szCs w:val="16"/>
        </w:rPr>
        <w:t>fedorkow</w:t>
      </w:r>
      <w:proofErr w:type="spellEnd"/>
    </w:p>
    <w:p w14:paraId="53509EE2" w14:textId="77777777" w:rsidR="00171A3C" w:rsidRDefault="00171A3C" w:rsidP="00F14BA1">
      <w:pPr>
        <w:ind w:left="720"/>
        <w:rPr>
          <w:rFonts w:ascii="Times New Roman" w:hAnsi="Times New Roman"/>
          <w:color w:val="365F91" w:themeColor="accent1" w:themeShade="BF"/>
          <w:sz w:val="16"/>
          <w:szCs w:val="16"/>
        </w:rPr>
      </w:pPr>
    </w:p>
    <w:p w14:paraId="49C149CA" w14:textId="77777777" w:rsidR="00171A3C" w:rsidRPr="00171A3C" w:rsidRDefault="00171A3C" w:rsidP="00171A3C">
      <w:pPr>
        <w:spacing w:before="0" w:after="0"/>
        <w:ind w:left="720"/>
        <w:rPr>
          <w:rFonts w:ascii="Times New Roman" w:hAnsi="Times New Roman"/>
          <w:color w:val="365F91" w:themeColor="accent1" w:themeShade="BF"/>
          <w:sz w:val="18"/>
          <w:szCs w:val="22"/>
        </w:rPr>
      </w:pPr>
      <w:r w:rsidRPr="00171A3C">
        <w:rPr>
          <w:color w:val="365F91" w:themeColor="accent1" w:themeShade="BF"/>
          <w:sz w:val="18"/>
          <w:szCs w:val="22"/>
        </w:rPr>
        <w:t>On 2/15/2024 1:49 PM, Carlos Cesnik wrote:</w:t>
      </w:r>
    </w:p>
    <w:p w14:paraId="1738B229" w14:textId="77777777" w:rsidR="00171A3C" w:rsidRPr="00171A3C" w:rsidRDefault="00171A3C" w:rsidP="00171A3C">
      <w:pPr>
        <w:ind w:left="720"/>
        <w:rPr>
          <w:color w:val="365F91" w:themeColor="accent1" w:themeShade="BF"/>
          <w:sz w:val="18"/>
          <w:szCs w:val="22"/>
        </w:rPr>
      </w:pPr>
      <w:r w:rsidRPr="00171A3C">
        <w:rPr>
          <w:color w:val="365F91" w:themeColor="accent1" w:themeShade="BF"/>
          <w:sz w:val="16"/>
          <w:szCs w:val="16"/>
        </w:rPr>
        <w:t>Dear Guy,</w:t>
      </w:r>
      <w:r w:rsidRPr="00171A3C">
        <w:rPr>
          <w:color w:val="365F91" w:themeColor="accent1" w:themeShade="BF"/>
          <w:sz w:val="16"/>
          <w:szCs w:val="16"/>
        </w:rPr>
        <w:br/>
      </w:r>
      <w:r w:rsidRPr="00171A3C">
        <w:rPr>
          <w:color w:val="365F91" w:themeColor="accent1" w:themeShade="BF"/>
          <w:sz w:val="16"/>
          <w:szCs w:val="16"/>
        </w:rPr>
        <w:br/>
        <w:t xml:space="preserve">Nice to e-meet you and to know you are researching such an interesting topic. </w:t>
      </w:r>
      <w:proofErr w:type="gramStart"/>
      <w:r w:rsidRPr="00171A3C">
        <w:rPr>
          <w:color w:val="365F91" w:themeColor="accent1" w:themeShade="BF"/>
          <w:sz w:val="16"/>
          <w:szCs w:val="16"/>
        </w:rPr>
        <w:t>Unfortunately</w:t>
      </w:r>
      <w:proofErr w:type="gramEnd"/>
      <w:r w:rsidRPr="00171A3C">
        <w:rPr>
          <w:color w:val="365F91" w:themeColor="accent1" w:themeShade="BF"/>
          <w:sz w:val="16"/>
          <w:szCs w:val="16"/>
        </w:rPr>
        <w:t xml:space="preserve"> I don’t know of anyone around who may be knowledge of the University of Michigan’s Willow Run Lab. My suggestion is for you to contact the U-M’s Historical Bentley Library. They may have something in their archives about it.</w:t>
      </w:r>
      <w:r w:rsidRPr="00171A3C">
        <w:rPr>
          <w:color w:val="365F91" w:themeColor="accent1" w:themeShade="BF"/>
          <w:sz w:val="16"/>
          <w:szCs w:val="16"/>
        </w:rPr>
        <w:br/>
      </w:r>
      <w:r w:rsidRPr="00171A3C">
        <w:rPr>
          <w:color w:val="365F91" w:themeColor="accent1" w:themeShade="BF"/>
          <w:sz w:val="16"/>
          <w:szCs w:val="16"/>
        </w:rPr>
        <w:br/>
        <w:t>Good luck with our research. Best,</w:t>
      </w:r>
      <w:r w:rsidRPr="00171A3C">
        <w:rPr>
          <w:color w:val="365F91" w:themeColor="accent1" w:themeShade="BF"/>
          <w:sz w:val="16"/>
          <w:szCs w:val="16"/>
        </w:rPr>
        <w:br/>
      </w:r>
      <w:r w:rsidRPr="00171A3C">
        <w:rPr>
          <w:color w:val="365F91" w:themeColor="accent1" w:themeShade="BF"/>
          <w:sz w:val="16"/>
          <w:szCs w:val="16"/>
        </w:rPr>
        <w:br/>
        <w:t>Carlos</w:t>
      </w:r>
    </w:p>
    <w:p w14:paraId="75179852" w14:textId="77777777" w:rsidR="00171A3C" w:rsidRPr="00171A3C" w:rsidRDefault="00171A3C" w:rsidP="00171A3C">
      <w:pPr>
        <w:ind w:left="720"/>
        <w:rPr>
          <w:color w:val="365F91" w:themeColor="accent1" w:themeShade="BF"/>
          <w:sz w:val="18"/>
          <w:szCs w:val="22"/>
        </w:rPr>
      </w:pPr>
    </w:p>
    <w:p w14:paraId="253B824B" w14:textId="77777777" w:rsidR="00171A3C" w:rsidRPr="00171A3C" w:rsidRDefault="00171A3C" w:rsidP="00171A3C">
      <w:pPr>
        <w:ind w:left="720"/>
        <w:rPr>
          <w:color w:val="365F91" w:themeColor="accent1" w:themeShade="BF"/>
          <w:sz w:val="18"/>
          <w:szCs w:val="22"/>
        </w:rPr>
      </w:pPr>
      <w:r w:rsidRPr="00171A3C">
        <w:rPr>
          <w:color w:val="365F91" w:themeColor="accent1" w:themeShade="BF"/>
          <w:sz w:val="16"/>
          <w:szCs w:val="16"/>
        </w:rPr>
        <w:t>_____</w:t>
      </w:r>
    </w:p>
    <w:p w14:paraId="77023E80" w14:textId="77777777" w:rsidR="00171A3C" w:rsidRPr="00171A3C" w:rsidRDefault="00171A3C" w:rsidP="00171A3C">
      <w:pPr>
        <w:ind w:left="720"/>
        <w:rPr>
          <w:color w:val="365F91" w:themeColor="accent1" w:themeShade="BF"/>
          <w:sz w:val="18"/>
          <w:szCs w:val="22"/>
        </w:rPr>
      </w:pPr>
      <w:hyperlink r:id="rId224" w:history="1">
        <w:r w:rsidRPr="00171A3C">
          <w:rPr>
            <w:rStyle w:val="Hyperlink"/>
            <w:b/>
            <w:bCs/>
            <w:color w:val="365F91" w:themeColor="accent1" w:themeShade="BF"/>
            <w:sz w:val="16"/>
            <w:szCs w:val="16"/>
          </w:rPr>
          <w:t>Carlos E. S. Cesnik</w:t>
        </w:r>
      </w:hyperlink>
      <w:r w:rsidRPr="00171A3C">
        <w:rPr>
          <w:color w:val="365F91" w:themeColor="accent1" w:themeShade="BF"/>
          <w:sz w:val="16"/>
          <w:szCs w:val="16"/>
        </w:rPr>
        <w:t>, Ph.D.</w:t>
      </w:r>
    </w:p>
    <w:p w14:paraId="2C24AABD" w14:textId="77777777" w:rsidR="00171A3C" w:rsidRPr="00171A3C" w:rsidRDefault="00171A3C" w:rsidP="00171A3C">
      <w:pPr>
        <w:ind w:left="720"/>
        <w:rPr>
          <w:color w:val="365F91" w:themeColor="accent1" w:themeShade="BF"/>
          <w:sz w:val="18"/>
          <w:szCs w:val="22"/>
        </w:rPr>
      </w:pPr>
      <w:r w:rsidRPr="00171A3C">
        <w:rPr>
          <w:color w:val="365F91" w:themeColor="accent1" w:themeShade="BF"/>
          <w:sz w:val="16"/>
          <w:szCs w:val="16"/>
        </w:rPr>
        <w:t xml:space="preserve">Richard A. </w:t>
      </w:r>
      <w:proofErr w:type="spellStart"/>
      <w:r w:rsidRPr="00171A3C">
        <w:rPr>
          <w:color w:val="365F91" w:themeColor="accent1" w:themeShade="BF"/>
          <w:sz w:val="16"/>
          <w:szCs w:val="16"/>
        </w:rPr>
        <w:t>Auhll</w:t>
      </w:r>
      <w:proofErr w:type="spellEnd"/>
      <w:r w:rsidRPr="00171A3C">
        <w:rPr>
          <w:color w:val="365F91" w:themeColor="accent1" w:themeShade="BF"/>
          <w:sz w:val="16"/>
          <w:szCs w:val="16"/>
        </w:rPr>
        <w:t xml:space="preserve"> Department Chair</w:t>
      </w:r>
    </w:p>
    <w:p w14:paraId="15B6E06A" w14:textId="77777777" w:rsidR="00171A3C" w:rsidRDefault="00171A3C" w:rsidP="00171A3C">
      <w:pPr>
        <w:ind w:left="720"/>
        <w:rPr>
          <w:color w:val="000000"/>
        </w:rPr>
      </w:pPr>
      <w:r w:rsidRPr="00171A3C">
        <w:rPr>
          <w:color w:val="365F91" w:themeColor="accent1" w:themeShade="BF"/>
          <w:sz w:val="16"/>
          <w:szCs w:val="16"/>
        </w:rPr>
        <w:t>Clarence L. “Kelly” Johnson Collegiate Professor </w:t>
      </w:r>
      <w:r w:rsidRPr="00171A3C">
        <w:rPr>
          <w:color w:val="365F91" w:themeColor="accent1" w:themeShade="BF"/>
          <w:sz w:val="16"/>
          <w:szCs w:val="16"/>
        </w:rPr>
        <w:br/>
      </w:r>
      <w:proofErr w:type="spellStart"/>
      <w:r w:rsidRPr="00171A3C">
        <w:rPr>
          <w:color w:val="365F91" w:themeColor="accent1" w:themeShade="BF"/>
          <w:sz w:val="16"/>
          <w:szCs w:val="16"/>
        </w:rPr>
        <w:t>Professor</w:t>
      </w:r>
      <w:proofErr w:type="spellEnd"/>
      <w:r w:rsidRPr="00171A3C">
        <w:rPr>
          <w:color w:val="365F91" w:themeColor="accent1" w:themeShade="BF"/>
          <w:sz w:val="16"/>
          <w:szCs w:val="16"/>
        </w:rPr>
        <w:t xml:space="preserve"> of Aerospace Engineering</w:t>
      </w:r>
      <w:r w:rsidRPr="00171A3C">
        <w:rPr>
          <w:color w:val="365F91" w:themeColor="accent1" w:themeShade="BF"/>
          <w:sz w:val="16"/>
          <w:szCs w:val="16"/>
        </w:rPr>
        <w:br/>
        <w:t>Director, </w:t>
      </w:r>
      <w:hyperlink r:id="rId225" w:history="1">
        <w:r w:rsidRPr="00171A3C">
          <w:rPr>
            <w:rStyle w:val="Hyperlink"/>
            <w:color w:val="365F91" w:themeColor="accent1" w:themeShade="BF"/>
            <w:sz w:val="16"/>
            <w:szCs w:val="16"/>
          </w:rPr>
          <w:t>Active Aeroelasticity and Structures Research Laboratory (A2SRL)</w:t>
        </w:r>
      </w:hyperlink>
      <w:r w:rsidRPr="00171A3C">
        <w:rPr>
          <w:color w:val="365F91" w:themeColor="accent1" w:themeShade="BF"/>
          <w:sz w:val="16"/>
          <w:szCs w:val="16"/>
        </w:rPr>
        <w:br/>
      </w:r>
      <w:hyperlink r:id="rId226" w:history="1">
        <w:r w:rsidRPr="00171A3C">
          <w:rPr>
            <w:rStyle w:val="Hyperlink"/>
            <w:color w:val="365F91" w:themeColor="accent1" w:themeShade="BF"/>
            <w:sz w:val="16"/>
            <w:szCs w:val="16"/>
          </w:rPr>
          <w:t>College of Engineering</w:t>
        </w:r>
      </w:hyperlink>
      <w:r w:rsidRPr="00171A3C">
        <w:rPr>
          <w:rFonts w:cs="Arial"/>
          <w:color w:val="365F91" w:themeColor="accent1" w:themeShade="BF"/>
          <w:sz w:val="16"/>
          <w:szCs w:val="16"/>
        </w:rPr>
        <w:t>|</w:t>
      </w:r>
      <w:r w:rsidRPr="00171A3C">
        <w:rPr>
          <w:color w:val="365F91" w:themeColor="accent1" w:themeShade="BF"/>
          <w:sz w:val="16"/>
          <w:szCs w:val="16"/>
        </w:rPr>
        <w:t> </w:t>
      </w:r>
      <w:hyperlink r:id="rId227" w:history="1">
        <w:r w:rsidRPr="00171A3C">
          <w:rPr>
            <w:rStyle w:val="Hyperlink"/>
            <w:rFonts w:cs="Arial"/>
            <w:color w:val="365F91" w:themeColor="accent1" w:themeShade="BF"/>
            <w:sz w:val="16"/>
            <w:szCs w:val="16"/>
          </w:rPr>
          <w:t>University of Michigan</w:t>
        </w:r>
      </w:hyperlink>
      <w:r w:rsidRPr="00171A3C">
        <w:rPr>
          <w:color w:val="365F91" w:themeColor="accent1" w:themeShade="BF"/>
          <w:sz w:val="16"/>
          <w:szCs w:val="16"/>
        </w:rPr>
        <w:br/>
      </w:r>
      <w:r w:rsidRPr="00171A3C">
        <w:rPr>
          <w:rFonts w:cs="Arial"/>
          <w:color w:val="365F91" w:themeColor="accent1" w:themeShade="BF"/>
          <w:sz w:val="16"/>
          <w:szCs w:val="16"/>
        </w:rPr>
        <w:t>1320 Beal Ave | 3064 FXB | Ann Arbor, MI | 48109-2140</w:t>
      </w:r>
      <w:r w:rsidRPr="00171A3C">
        <w:rPr>
          <w:color w:val="365F91" w:themeColor="accent1" w:themeShade="BF"/>
          <w:sz w:val="16"/>
          <w:szCs w:val="16"/>
        </w:rPr>
        <w:br/>
      </w:r>
      <w:r w:rsidRPr="00171A3C">
        <w:rPr>
          <w:rFonts w:cs="Arial"/>
          <w:color w:val="365F91" w:themeColor="accent1" w:themeShade="BF"/>
          <w:sz w:val="16"/>
          <w:szCs w:val="16"/>
        </w:rPr>
        <w:t>Phone &amp; Fax: 734.764.3397 </w:t>
      </w:r>
    </w:p>
    <w:p w14:paraId="497C226F" w14:textId="77777777" w:rsidR="00171A3C" w:rsidRPr="00F14BA1" w:rsidRDefault="00171A3C" w:rsidP="00F14BA1">
      <w:pPr>
        <w:ind w:left="720"/>
        <w:rPr>
          <w:color w:val="365F91" w:themeColor="accent1" w:themeShade="BF"/>
          <w:sz w:val="16"/>
          <w:szCs w:val="16"/>
        </w:rPr>
      </w:pPr>
    </w:p>
    <w:p w14:paraId="7CD04F89" w14:textId="77777777" w:rsidR="00F14BA1" w:rsidRDefault="00F14BA1" w:rsidP="00D9261C"/>
    <w:p w14:paraId="0AB3ACAA" w14:textId="1571789F" w:rsidR="00D9261C" w:rsidRDefault="005A1DFE" w:rsidP="005A1DFE">
      <w:pPr>
        <w:pStyle w:val="Heading4"/>
      </w:pPr>
      <w:r>
        <w:t xml:space="preserve">A Clue </w:t>
      </w:r>
      <w:proofErr w:type="gramStart"/>
      <w:r>
        <w:t>At</w:t>
      </w:r>
      <w:proofErr w:type="gramEnd"/>
      <w:r>
        <w:t xml:space="preserve"> Last</w:t>
      </w:r>
    </w:p>
    <w:p w14:paraId="05DDC6CE" w14:textId="0297E3E8" w:rsidR="005A1DFE" w:rsidRDefault="005A1DFE" w:rsidP="005A1DFE">
      <w:r>
        <w:t>Thanks to Bree…</w:t>
      </w:r>
    </w:p>
    <w:p w14:paraId="0E522C85" w14:textId="77777777" w:rsidR="005A1DFE" w:rsidRDefault="005A1DFE" w:rsidP="005A1DFE"/>
    <w:p w14:paraId="0A0370E6" w14:textId="7424778E" w:rsidR="005A1DFE" w:rsidRPr="005A1DFE" w:rsidRDefault="005A1DFE" w:rsidP="005A1DFE">
      <w:r w:rsidRPr="005A1DFE">
        <w:rPr>
          <w:noProof/>
        </w:rPr>
        <w:drawing>
          <wp:inline distT="0" distB="0" distL="0" distR="0" wp14:anchorId="7928E5B9" wp14:editId="1E6ED906">
            <wp:extent cx="5943600" cy="779780"/>
            <wp:effectExtent l="0" t="0" r="0" b="1270"/>
            <wp:docPr id="138917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14:paraId="3F1EA40A" w14:textId="77777777" w:rsidR="005A1DFE" w:rsidRDefault="005A1DFE" w:rsidP="00D9261C"/>
    <w:p w14:paraId="2A60CDAF" w14:textId="58628A8B" w:rsidR="00277B95" w:rsidRDefault="00277B95" w:rsidP="00D9261C">
      <w:r>
        <w:t>See also</w:t>
      </w:r>
    </w:p>
    <w:p w14:paraId="6ADE2540" w14:textId="31347577" w:rsidR="005A1DFE" w:rsidRDefault="005A1DFE" w:rsidP="00D9261C">
      <w:hyperlink r:id="rId229" w:history="1">
        <w:r w:rsidRPr="008367F9">
          <w:rPr>
            <w:rStyle w:val="Hyperlink"/>
          </w:rPr>
          <w:t>https://www.google.com/books/edition/Subject_Index_to_Unclassified_ASTIA_Docu/vFzYqP6nglwC?hl=en&amp;gbpv=0</w:t>
        </w:r>
      </w:hyperlink>
    </w:p>
    <w:p w14:paraId="12D7547E" w14:textId="131345C5" w:rsidR="00277B95" w:rsidRDefault="00277B95" w:rsidP="00D9261C">
      <w:r>
        <w:t>Armed Services Technical Information Agency Subject Index</w:t>
      </w:r>
    </w:p>
    <w:p w14:paraId="7E4BF2BB" w14:textId="77777777" w:rsidR="005A1DFE" w:rsidRDefault="005A1DFE" w:rsidP="00D9261C"/>
    <w:p w14:paraId="78B09388" w14:textId="77777777" w:rsidR="005A1DFE" w:rsidRPr="00E31C1F" w:rsidRDefault="005A1DFE" w:rsidP="005A1DFE">
      <w:pPr>
        <w:spacing w:before="0" w:after="0"/>
        <w:rPr>
          <w:rFonts w:ascii="Times New Roman" w:hAnsi="Times New Roman"/>
          <w:b/>
          <w:bCs/>
        </w:rPr>
      </w:pPr>
      <w:r w:rsidRPr="00E31C1F">
        <w:rPr>
          <w:b/>
          <w:bCs/>
        </w:rPr>
        <w:t>Subject Index to Unclassified ASTIA Documents</w:t>
      </w:r>
    </w:p>
    <w:p w14:paraId="2918C6D0" w14:textId="77777777" w:rsidR="005A1DFE" w:rsidRDefault="005A1DFE" w:rsidP="005A1DFE">
      <w:r>
        <w:t>Volumes 1-3</w:t>
      </w:r>
    </w:p>
    <w:p w14:paraId="2863DCA9" w14:textId="1FF5B290" w:rsidR="005A1DFE" w:rsidRDefault="005A1DFE" w:rsidP="00D9261C">
      <w:r>
        <w:t>By </w:t>
      </w:r>
      <w:hyperlink r:id="rId230" w:history="1">
        <w:r>
          <w:rPr>
            <w:rStyle w:val="Hyperlink"/>
          </w:rPr>
          <w:t>Defense Documentation Center (U.S.)</w:t>
        </w:r>
      </w:hyperlink>
      <w:r>
        <w:t xml:space="preserve"> · 1960</w:t>
      </w:r>
    </w:p>
    <w:p w14:paraId="07CE059B" w14:textId="62DECA1A" w:rsidR="005A1DFE" w:rsidRDefault="005A1DFE" w:rsidP="00D9261C">
      <w:r>
        <w:t xml:space="preserve">Pg 173 </w:t>
      </w:r>
    </w:p>
    <w:p w14:paraId="1AC7EB78" w14:textId="320AC828" w:rsidR="005A1DFE" w:rsidRDefault="005A1DFE" w:rsidP="00D9261C">
      <w:r w:rsidRPr="005A1DFE">
        <w:rPr>
          <w:noProof/>
        </w:rPr>
        <w:lastRenderedPageBreak/>
        <w:drawing>
          <wp:inline distT="0" distB="0" distL="0" distR="0" wp14:anchorId="62AD6EAF" wp14:editId="327C2CB5">
            <wp:extent cx="3759393" cy="1606633"/>
            <wp:effectExtent l="0" t="0" r="0" b="0"/>
            <wp:docPr id="105028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9158" name=""/>
                    <pic:cNvPicPr/>
                  </pic:nvPicPr>
                  <pic:blipFill>
                    <a:blip r:embed="rId231"/>
                    <a:stretch>
                      <a:fillRect/>
                    </a:stretch>
                  </pic:blipFill>
                  <pic:spPr>
                    <a:xfrm>
                      <a:off x="0" y="0"/>
                      <a:ext cx="3759393" cy="1606633"/>
                    </a:xfrm>
                    <a:prstGeom prst="rect">
                      <a:avLst/>
                    </a:prstGeom>
                  </pic:spPr>
                </pic:pic>
              </a:graphicData>
            </a:graphic>
          </wp:inline>
        </w:drawing>
      </w:r>
    </w:p>
    <w:p w14:paraId="04C707EE" w14:textId="77777777" w:rsidR="00D9261C" w:rsidRDefault="00D9261C" w:rsidP="00D9261C"/>
    <w:p w14:paraId="40E57192" w14:textId="58E7DB44" w:rsidR="007A2257" w:rsidRDefault="007A2257" w:rsidP="007A2257">
      <w:pPr>
        <w:pStyle w:val="Heading3"/>
      </w:pPr>
      <w:bookmarkStart w:id="151" w:name="_Toc193914420"/>
      <w:r>
        <w:t>Jack Harrington, AFCRL Radar</w:t>
      </w:r>
      <w:bookmarkEnd w:id="151"/>
    </w:p>
    <w:p w14:paraId="3F48A910" w14:textId="10FD2BE6" w:rsidR="007A2257" w:rsidRDefault="007A2257" w:rsidP="00D9261C">
      <w:r>
        <w:t>This Annals piece describes AFCRL work on digital radar transmission, starting with DRR, Digital Radar Relay, and going on to Slowed-Down-Video work.</w:t>
      </w:r>
    </w:p>
    <w:p w14:paraId="4ECDD573" w14:textId="77777777" w:rsidR="007A2257" w:rsidRDefault="007A2257" w:rsidP="00D9261C"/>
    <w:p w14:paraId="6F123AC2" w14:textId="271EF03E" w:rsidR="007A2257" w:rsidRDefault="007A2257" w:rsidP="00D9261C">
      <w:r>
        <w:t xml:space="preserve">J. V. Harrington, "Radar Data Transmission" in IEEE Annals of the History of Computing, vol. 5, no. 04, pp. 370-374, October-December 1983, </w:t>
      </w:r>
      <w:proofErr w:type="spellStart"/>
      <w:r>
        <w:t>doi</w:t>
      </w:r>
      <w:proofErr w:type="spellEnd"/>
      <w:r>
        <w:t>: 10.1109/MAHC.1983.10100.</w:t>
      </w:r>
      <w:r>
        <w:br/>
        <w:t>keywords: {}</w:t>
      </w:r>
      <w:r>
        <w:br/>
        <w:t>Abstract: The paper reviews the development of radar data transmission and its role in the SAGE system. The work leading to the design of the FST-1 and FST-2 radar data-compression systems is described.</w:t>
      </w:r>
      <w:r>
        <w:br/>
        <w:t>URL: https://doi.ieeecomputersociety.org/10.1109/MAHC.1983.10100</w:t>
      </w:r>
    </w:p>
    <w:p w14:paraId="192A9B9B" w14:textId="7D31FB00" w:rsidR="007A2257" w:rsidRDefault="007A2257" w:rsidP="00D9261C">
      <w:r>
        <w:br/>
      </w:r>
      <w:hyperlink r:id="rId232" w:history="1">
        <w:r>
          <w:rPr>
            <w:rStyle w:val="Hyperlink"/>
          </w:rPr>
          <w:t>https://www.computer.org/csdl/magazine/an/1983/04/man1983040370/13rRUzpzeDI</w:t>
        </w:r>
      </w:hyperlink>
    </w:p>
    <w:p w14:paraId="75A10E80" w14:textId="77777777" w:rsidR="007A2257" w:rsidRDefault="007A2257" w:rsidP="00D9261C"/>
    <w:p w14:paraId="15747AEA" w14:textId="1892AFAC" w:rsidR="00FC01BA" w:rsidRDefault="00FC01BA" w:rsidP="00FC01BA">
      <w:pPr>
        <w:pStyle w:val="Heading3"/>
      </w:pPr>
      <w:r>
        <w:t>Chain Home in the UK</w:t>
      </w:r>
    </w:p>
    <w:p w14:paraId="41882465" w14:textId="77777777" w:rsidR="00CF40BC" w:rsidRDefault="00CF40BC" w:rsidP="00CF40BC"/>
    <w:p w14:paraId="70344BAB" w14:textId="1BEF9609" w:rsidR="00CF40BC" w:rsidRDefault="00CF40BC" w:rsidP="00CF40BC">
      <w:hyperlink r:id="rId233" w:history="1">
        <w:r w:rsidRPr="00D26523">
          <w:rPr>
            <w:rStyle w:val="Hyperlink"/>
          </w:rPr>
          <w:t>https://ndupress.ndu.edu/Media/News/News-Article-View/Article/2019417/the-chain-home-early-warning-radar-system-a-case-study-in-defense-innovation/</w:t>
        </w:r>
      </w:hyperlink>
    </w:p>
    <w:p w14:paraId="10F0A1E4" w14:textId="77777777" w:rsidR="00CF40BC" w:rsidRDefault="00CF40BC" w:rsidP="00CF40BC"/>
    <w:p w14:paraId="79398A7A" w14:textId="3330A3F9" w:rsidR="00CF40BC" w:rsidRPr="00CF40BC" w:rsidRDefault="00CF40BC" w:rsidP="00CF40BC">
      <w:r>
        <w:t>A complete Chain Home transmitter tower has been preserved:</w:t>
      </w:r>
    </w:p>
    <w:p w14:paraId="596B3DE7" w14:textId="708ADADF" w:rsidR="00FC01BA" w:rsidRDefault="00FC01BA" w:rsidP="00D9261C">
      <w:hyperlink r:id="rId234" w:history="1">
        <w:r w:rsidRPr="00D26523">
          <w:rPr>
            <w:rStyle w:val="Hyperlink"/>
          </w:rPr>
          <w:t>https://historicengland.org.uk/listing/the-list/list-entry/1456445?section=official-list-entry</w:t>
        </w:r>
      </w:hyperlink>
    </w:p>
    <w:p w14:paraId="2EDB2FC5" w14:textId="77777777" w:rsidR="00FC01BA" w:rsidRDefault="00FC01BA" w:rsidP="00D9261C"/>
    <w:p w14:paraId="444182B9" w14:textId="77777777" w:rsidR="004B2625" w:rsidRPr="006154BD" w:rsidRDefault="004B2625" w:rsidP="00923966"/>
    <w:p w14:paraId="6DC09E05" w14:textId="77777777" w:rsidR="00E531CE" w:rsidRDefault="00E531CE" w:rsidP="00801147">
      <w:pPr>
        <w:pStyle w:val="Heading2"/>
      </w:pPr>
      <w:bookmarkStart w:id="152" w:name="_Toc193914421"/>
      <w:r>
        <w:t>Gordon Welchman</w:t>
      </w:r>
      <w:bookmarkEnd w:id="152"/>
    </w:p>
    <w:p w14:paraId="2DA4111E" w14:textId="0A318810" w:rsidR="00E531CE" w:rsidRDefault="00E531CE" w:rsidP="00E531CE"/>
    <w:p w14:paraId="293D9153" w14:textId="38E6F30B" w:rsidR="00E531CE" w:rsidRDefault="00E531CE" w:rsidP="00E531CE">
      <w:pPr>
        <w:pStyle w:val="Heading3"/>
      </w:pPr>
      <w:bookmarkStart w:id="153" w:name="_Toc193914422"/>
      <w:r>
        <w:t>Excerpt from G Welchman’s Biography</w:t>
      </w:r>
      <w:bookmarkEnd w:id="153"/>
    </w:p>
    <w:p w14:paraId="0F06C484" w14:textId="192C53D4" w:rsidR="00E531CE" w:rsidRDefault="007E6E35" w:rsidP="00E531CE">
      <w:pPr>
        <w:rPr>
          <w:color w:val="E36C0A" w:themeColor="accent6" w:themeShade="BF"/>
        </w:rPr>
      </w:pPr>
      <w:r>
        <w:t>[</w:t>
      </w:r>
      <w:r w:rsidRPr="007E6E35">
        <w:rPr>
          <w:color w:val="E36C0A" w:themeColor="accent6" w:themeShade="BF"/>
        </w:rPr>
        <w:t>Walden sent me this clip</w:t>
      </w:r>
      <w:r>
        <w:rPr>
          <w:color w:val="E36C0A" w:themeColor="accent6" w:themeShade="BF"/>
        </w:rPr>
        <w:t xml:space="preserve"> </w:t>
      </w:r>
      <w:r w:rsidRPr="007E6E35">
        <w:rPr>
          <w:color w:val="E36C0A" w:themeColor="accent6" w:themeShade="BF"/>
        </w:rPr>
        <w:t>10/7/2020, 1:40 PM, but I don’t know the source (yet)]</w:t>
      </w:r>
    </w:p>
    <w:p w14:paraId="5498B658" w14:textId="5D90337A" w:rsidR="007428BD" w:rsidRDefault="007428BD" w:rsidP="00E531CE">
      <w:pPr>
        <w:rPr>
          <w:color w:val="E36C0A" w:themeColor="accent6" w:themeShade="BF"/>
        </w:rPr>
      </w:pPr>
      <w:r>
        <w:rPr>
          <w:color w:val="E36C0A" w:themeColor="accent6" w:themeShade="BF"/>
        </w:rPr>
        <w:t xml:space="preserve">Probably it’s </w:t>
      </w:r>
      <w:hyperlink r:id="rId235" w:history="1">
        <w:r w:rsidRPr="008C314C">
          <w:rPr>
            <w:rStyle w:val="Hyperlink"/>
            <w14:textFill>
              <w14:solidFill>
                <w14:srgbClr w14:val="0000FF">
                  <w14:lumMod w14:val="75000"/>
                </w14:srgbClr>
              </w14:solidFill>
            </w14:textFill>
          </w:rPr>
          <w:t>https://www.amazon.com/Gordon-Welchman-Bletchley-Architect-Intelligence-ebook/dp/B00ONZQ7P0/ref=sr_1_2</w:t>
        </w:r>
      </w:hyperlink>
    </w:p>
    <w:p w14:paraId="31483D87" w14:textId="43781EA7" w:rsidR="007428BD" w:rsidRDefault="007428BD" w:rsidP="00E531CE">
      <w:r>
        <w:rPr>
          <w:color w:val="E36C0A" w:themeColor="accent6" w:themeShade="BF"/>
        </w:rPr>
        <w:t xml:space="preserve">See also </w:t>
      </w:r>
      <w:r w:rsidRPr="007428BD">
        <w:rPr>
          <w:color w:val="E36C0A" w:themeColor="accent6" w:themeShade="BF"/>
        </w:rPr>
        <w:t>https://www.amazon.com/Hut-Six-Story-Breaking-Enigma/dp/0947712348/ref=sr_1_1</w:t>
      </w:r>
    </w:p>
    <w:p w14:paraId="4A2D7ED9" w14:textId="77777777" w:rsidR="00F439FF" w:rsidRDefault="00F439FF" w:rsidP="00F439FF">
      <w:r>
        <w:t xml:space="preserve">Welchman’s wartime ‘opposite number’ in the US Navy had been Dr Howard Engstrom. Before the war he had been a mathematician at Yale University. After the war, Engstrom had founded Engineering Research Associates (ERA), a pioneering computer company which ultimately became a division of </w:t>
      </w:r>
      <w:r>
        <w:lastRenderedPageBreak/>
        <w:t>Remington Rand. When Welchman arrived in America, Engstrom was one of the first people he contacted. However, in 1948, the ERA contracts were too highly classified for a non-citizen, so he had to look elsewhere. After considering a number of possibilities, he decided to take up a research post on Project Whirlwind at MIT under Dr Jay Forrester. Project Whirlwind had emerged from the early wartime computer developments in the USA.2 At the same time as the Colossus computer was being developed in Britain, work was also under way in America on an electronic and programmable computer for military purposes. An engineer called Luis de Florez, Director of the Special Devices Division of the Navy’s Bureau of Aeronautics, had approached MIT to build a new kind of machine to help train naval bomber flight crews. The machine that he asked for was not the machine which MIT ultimately built. De Florez had wanted a dual-purpose flight simulator, not a digital computer. In 1943 it was taking far too much time and money to train flight crews to man the increasingly complex aircraft in production. British engineers were addressing the same issue and had built a pneumatically operated trainer, the ‘</w:t>
      </w:r>
      <w:proofErr w:type="spellStart"/>
      <w:r>
        <w:t>Silloth</w:t>
      </w:r>
      <w:proofErr w:type="spellEnd"/>
      <w:r>
        <w:t xml:space="preserve">’. In America, the Navy and MIT came together and using Navy funding and MIT technical expertise, embarked on the development of the Airplane Stability and Control Analyzer (ASCA). MIT’s Servomechanisms Laboratory was tasked with developing the ASCA system. The lab had been set up in 1940 by the Department of Electrical Engineering to develop a servomechanism to link a computing sight to 37-mm guns mounted on merchant vessels to repel attacks from German dive bombers. By 1944 it had around a hundred staff including thirty-five engineers. The ASCA project was formally launched on 18 December 1944 and the director of the lab, Gordon Brown, appointed one of his assistant directors, Jay Forrester, to head it up. </w:t>
      </w:r>
    </w:p>
    <w:p w14:paraId="056B615F" w14:textId="77777777" w:rsidR="00F439FF" w:rsidRDefault="00F439FF" w:rsidP="00F439FF">
      <w:r>
        <w:t xml:space="preserve">Forrester had gone to MIT as a research assistant after graduating in 1939 and he eventually spent his entire career there. He in turn brought in Bob Everett to share the responsibility and the technical direction of the project. The ASCA development was not going well by the summer of 1945 due to the limitations of analogue computational machinery. Forrester had discussions with Perry Crawford, a young electrical engineer whose 1942 master’s thesis had been called ‘Automatic Control by Arithmetical Operations’. Before leaving MIT to take up a post with de Florez in the Special Devices Division of the Navy, Crawford had told Forrester about digital calculators and a new breed of controlled-sequence devices. At the University of Pennsylvania in Philadelphia an elaborate valve (vacuum-tube in the US) calculator, the Electronic Numerical Integrator and Computer (ENIAC) was under development at the Moore School of Engineering under the direction of John W. Mauchly and J. Presper Eckert Jr. As the development of Colossus in Britain was classified, the two men mistakenly believed that their machine would be the first to use valve-based circuitry to carry out highly complex calculations. The intended application was processing ballistics data for the US Army. A successor to ENIAC was also under development, the Electronic Digital Variable Automatic Computer (EDVAC). Forrester was intrigued by these developments and, years later, both he and Everett would credit Crawford with moving them towards digital numerical techniques. Like Colossus, ENIAC was designed for a particular use rather than as a general-purpose machine with wide application. It had 18,000 valves compared to the 2,500 in the Colossus Mark II, and 1,500 electrical relays. The electronic computer tradition that followed on from ENIAC was based on wartime developments in the pulsed circuitry of radar, and the well-developed state of the art in radio valves. It would ultimately be transformed by the invention of the transistor and solid-state circuitry. It would incorporate the mathematical ideas of Charles Babbage, Edward Boole, John von Neumann and Alan Turing. So, by the end of the Second World War, computing pioneers on both sides of the Atlantic were forging ahead, pre-eminently Eckert, Mauchly and von Neuman in the USA and Maurice Wilkes, F. C. Williams and Turing in Britain. Forrester attended the historic first ‘Conference on Advanced Computation Techniques’ at MIT on 30–31 October 1945. He also visited the University of Pennsylvania and afterwards was determined to take a digital approach to his project. Forrester was attracted to the fact that patterned arrangements of </w:t>
      </w:r>
      <w:proofErr w:type="spellStart"/>
      <w:r>
        <w:t>energised</w:t>
      </w:r>
      <w:proofErr w:type="spellEnd"/>
      <w:r>
        <w:t xml:space="preserve"> valves symbolized numbers and that these patterns were built up from modular units of two valves. This design could be repeated over and over again like bricks in a wall to build a computer. He started to expand his staff and sought talented graduate students of doctorate degree </w:t>
      </w:r>
      <w:proofErr w:type="spellStart"/>
      <w:r>
        <w:t>calibre</w:t>
      </w:r>
      <w:proofErr w:type="spellEnd"/>
      <w:r>
        <w:t xml:space="preserve">, experience and ingenuity being deemed more important than the degree itself. This was the team that Welchman would join in 1948 having easily met Forrester’s recruitment standard. The Navy raised a new contract with MIT in March 1946. In Phase I, the researchers were tasked with the construction of ‘a small digital computer involving investigation of electric circuits, video amplifiers, electrostatic storage tubes, electronic switching and mathematical studies of digital computation and the adaption of problems to this method of solution’. Phase II of the project would be to design an electronic </w:t>
      </w:r>
      <w:r>
        <w:lastRenderedPageBreak/>
        <w:t xml:space="preserve">computer and aircraft </w:t>
      </w:r>
      <w:proofErr w:type="spellStart"/>
      <w:r>
        <w:t>analyser</w:t>
      </w:r>
      <w:proofErr w:type="spellEnd"/>
      <w:r>
        <w:t xml:space="preserve"> based on the outcomes of Phase I. The project was given the name Whirlwind, one of a group of projects funded by the Special Devices Division, the others being Tornado and Hurricane. Forrester set out his vision for the Whirlwind computer in a paper delivered on 29 July 1948 at the Modern Calculating Machinery and Numerical Methods Laboratory at MIT </w:t>
      </w:r>
    </w:p>
    <w:p w14:paraId="077323DE" w14:textId="77777777" w:rsidR="00F439FF" w:rsidRDefault="00F439FF" w:rsidP="00F439FF">
      <w:pPr>
        <w:ind w:left="720"/>
      </w:pPr>
      <w:r>
        <w:t xml:space="preserve">[begin block quote] Project Whirlwind is directed primarily at computer applications though it will continue to carry a heavy responsibility in machine development. The problems which will receive greatest attention are those requiring high-speed machines of some 20,000 arithmetic operations per second giving high computing efficiencies. The Whirlwind I computer, assembly of which is now under way, will permit such applications and studies and will be a proving ground for trouble location methods and circuits in order that improved high-speed computers may follow. One of the first applications for high-speed computers which will be developed will probably be the high-speed traffic flow network. This is chosen first because it is one of the simpler system applications and one which can be achieved in the near future. The lessons learned can be applied in the problems to follow. While computers appear to be capable ultimately of accomplishing most of the functions with which they are credited, it is almost certain that they will not do so at as early a date as anticipated. Many years and large sums of money lie between this audience and the realization of many of their hopes. [end block quote] </w:t>
      </w:r>
    </w:p>
    <w:p w14:paraId="4E6826C5" w14:textId="5A72F6CE" w:rsidR="00F439FF" w:rsidRDefault="00F439FF" w:rsidP="00F439FF">
      <w:r>
        <w:t xml:space="preserve">By 1948, interest in the </w:t>
      </w:r>
      <w:proofErr w:type="spellStart"/>
      <w:r>
        <w:t>analyser</w:t>
      </w:r>
      <w:proofErr w:type="spellEnd"/>
      <w:r>
        <w:t xml:space="preserve"> was waning and the overriding question being faced by Forrester and his team was ‘What is the computer good for?’ To Forrester, the key was finding the right people to take the project forward. As he wrote to a colleague ‘The general type of man whom we need should have originality and what is often referred to as ‘genius’. He should not be bound by the traditional approach … I do not know of suitable prospects.’ Another major issue to be resolved was the problem of ‘internal storage’, known today as memory. For a computer to be general-purpose, memory was essential. Forrester considered a number of options including a mercury acoustic delay line which could store data in a linear arrangement. A two-dimensional storage arrangement was possible by making use of the electrostatically charged surface of, say, a disk in a vacuum tube. A number of insulated ‘spots’ could be placed on such a surface, with each given a positive or negative charge by focusing an electric beam on it. The so-called ‘electrostatic storage tube’ was first tested successfully in Britain in June 1948. Its inventor, F. C. Williams, integrated it into the University of Manchester’s Mark I computer. However, Forrester had concerns about the speed and reliability of Williams’s solution. In 1947, Andrew Booth had delivered a lecture at the University of London in which he discussed the possibility of using magnetic cores as an alternative to storage tubes. Forrester realized the possibilities that this offered and assigned one of his staff, William </w:t>
      </w:r>
      <w:proofErr w:type="spellStart"/>
      <w:r>
        <w:t>Papian</w:t>
      </w:r>
      <w:proofErr w:type="spellEnd"/>
      <w:r>
        <w:t xml:space="preserve">, to investigate further. There were shortcomings with all of the available storage technologies available to the Whirlwind team. They had recognized two broad areas of application for computers: scientific problem-solving, requiring large storage capacity and real-time control, and applications, requiring speed. As Forrester said: </w:t>
      </w:r>
    </w:p>
    <w:p w14:paraId="0CA4288A" w14:textId="77777777" w:rsidR="00F439FF" w:rsidRDefault="00F439FF" w:rsidP="00F439FF">
      <w:pPr>
        <w:ind w:left="720"/>
      </w:pPr>
      <w:r>
        <w:t xml:space="preserve">&lt;begin block quote&gt; The fundamental storage problem is not so much that of discovering an element which will retain information; it is the far more difficult problem of switching or selecting among the large numbers of individual elements which make up the storage system. &lt;end block quote&gt; </w:t>
      </w:r>
    </w:p>
    <w:p w14:paraId="10B3E8DD" w14:textId="7734FB64" w:rsidR="00F439FF" w:rsidRDefault="00F439FF" w:rsidP="00F439FF">
      <w:r>
        <w:t xml:space="preserve">During 1948, Forrester had been in discussion with the US Air Force about it providing finance for a theoretical study of the technical problems involved in introducing a computer into air traffic control. This was one of many computer applications envisaged by Forrester. In the autumn of 1948, a new group was set up in the Servomechanisms laboratory with Welchman at its head. The group’s initial remit was ‘to study the mathematical background and coding procedures that will be put on Whirlwind when it is running’. In a memo to staff joining the group, Welchman said that the purpose of the group was “to do original work on problems of computer applications”. By the end of the year, Welchman and Forrester had prepared and submitted a proposal for a two-year study of air traffic control problems. In a covering note, Forrester had made it clear that the project would be the first phase of a longer-term project to provide an interim and then a target air traffic control system. Testing of the interim system might be possible by 1952. While the construction and installation of operational equipment was not part of the project, laboratory trials using the Whirlwind computer would explore coding problems and their solutions. Welchman would head the project group with Forrester, Everett and Philip Franklin of MIT’s Mathematics </w:t>
      </w:r>
      <w:r>
        <w:lastRenderedPageBreak/>
        <w:t xml:space="preserve">Department operating in an advisory capacity. In early 1949 MIT was awarded a contract to begin work on the project. Success would depend on the collaboration of engineers, mathematicians, physicists and air controllers. After nine months’ work, the team had published detailed descriptions of how to program, step by step, a computer of the Whirlwind design to control the positions of up to 100 aircraft more than ten miles away by means of a private-line communications system and a rotating antenna.3 A basic introduction to the available ‘machine language’ techniques </w:t>
      </w:r>
      <w:proofErr w:type="gramStart"/>
      <w:r>
        <w:t>was</w:t>
      </w:r>
      <w:proofErr w:type="gramEnd"/>
      <w:r>
        <w:t xml:space="preserve"> also provided. In January 1950, Welchman and his team were asked to consider air problems of a military nature that would be suitable for computer application. In other words, as Welchman noted in his routine bi-weekly report to project members: ‘We were asked to begin to look at the problem of tracking while scanning.’ To Forrester it was clear that they would soon be looking at problems of a greater military value. By the end of </w:t>
      </w:r>
      <w:proofErr w:type="gramStart"/>
      <w:r>
        <w:t>March 1950</w:t>
      </w:r>
      <w:proofErr w:type="gramEnd"/>
      <w:r>
        <w:t xml:space="preserve"> a higher priority Air Force </w:t>
      </w:r>
      <w:proofErr w:type="spellStart"/>
      <w:r>
        <w:t>programme</w:t>
      </w:r>
      <w:proofErr w:type="spellEnd"/>
      <w:r>
        <w:t xml:space="preserve"> had pre-empted the Air Traffic Control Program. The goal would no longer be to control friendly aircraft, but instead to detect and, if necessary, destroy hostile aircraft. This didn’t change the mathematics or programming activities as both goals had similar requirements. In either case, for the first time, a digital computer, in this case the Whirlwind, would be connected to radar equipment. Radar pulses would be converted to telephone-line signals and sent to the computer for processing. While Welchman was engaged at MIT he gave the first lecture courses on computing in the Department of Electrical Engineering. He did this in parallel with his work on Whirlwind which continued to be wide and varied. He was also a member of the Valley Committee and took part in the early studies that led to the creation of the Semi-Automatic Ground Environment (SAGE), an air-</w:t>
      </w:r>
      <w:proofErr w:type="spellStart"/>
      <w:r>
        <w:t>defence</w:t>
      </w:r>
      <w:proofErr w:type="spellEnd"/>
      <w:r>
        <w:t xml:space="preserve"> control system, for the US Air Force. During the early and middle 1950s, the Whirlwind computer became a fully operating machine but, by then, Welchman had moved on. While Welchman was busy at MIT Katharine started to make friends and had ventured into dog breeding. She had located the owner of an American Pit Bull Terrier, with pedigree papers issued by the United Kennel Club, and mated the animal with Lucy, the bull terrier she had brought with the family from Britain. Unfortunately, the American Kennel Club was the more prestigious dog breeding organization and the resulting offspring were not deemed to be pedigree animals. As an English family abroad, the Welchmans sought salt water beaches and they soon found several along the coast north and east of Boston, around Gloucester and Ipswich. In 1950, the family moved to Lexington, Massachusetts, about ten miles from MIT They bought a house at 26 Hancock Street for $12,000. Welchman had also found time to complete the book on algebraic geometry that he had been writing before the war. In 1950, Cambridge University Press published Introduction to Algebraic Geometry. </w:t>
      </w:r>
    </w:p>
    <w:p w14:paraId="60F918A3" w14:textId="77777777" w:rsidR="00F439FF" w:rsidRDefault="00F439FF" w:rsidP="00F439FF">
      <w:r>
        <w:t xml:space="preserve">The following summer, the British government organized the Festival of Britain. It was a national exhibition with the purpose of giving Britons a feeling of recovery in the aftermath of war and to promote the British contribution to science, technology, industrial design, architecture and the arts. Welchman took his family back to England for much of the summer, travelling the northern route from Boston to Liverpool in a ship that carried cargo as well as passengers, stopping in Halifax, Nova Scotia, and St Johns, Newfoundland. Nick remembered walking with his father up to the headland above St Johns, site of the Marconi short-wave wireless station. Over a few weeks they managed to visit almost all their English relations, as well as the main Festival grounds in London. The family returned to America by air, a new experience for the children. Back in Lexington, the children were all in good public schools and the girls were able to renew their friendship with two sisters whom they had known in Cambridge and who now lived in Lexington. Katharine started teaching music at Dana Hall School in Wellesley, another suburb of Boston. She also played the organ and directed the choir at the Unitarian church of Lexington. In preparation for the following summer, Welchman and his son began to learn to fish, with the help of the Unitarian minister of Lexington, who happened to hail from northern Vermont. The Reverend Floyd Taylor taught them the rudiments of fly fishing, and they all happily enjoyed their summer holidays in Vermont. The Reverend Taylor had been a very successful Fuller Brush salesman and was quite a potent speaker. His sermons were widely admired and published. Although Welchman was the first man in his family for some generations not to become a clergyman (apart from his brother who was killed in action in the First World War) and churchgoing was routine for him, he did find meaning in church ritual and was interested in discussing theological issues with clergymen. He had once been called upon to say grace at Cambridge in Latin because of his church background. He proceeded solemnly to recite several verses of Ovid, a Roman poet best known as the author of the three major collections of erotic poetry. Not surprisingly, his recital was greeted with stony silence. At one time, Welchman and his son would go to </w:t>
      </w:r>
      <w:r>
        <w:lastRenderedPageBreak/>
        <w:t xml:space="preserve">the Episcopal Church in Lexington and then rush over to the Unitarian Church where Katharine, Ros and Sue were working with the choir (Katharine was choir mistress and the girls sang). He was a devout reader of the Bible and claimed to have read it through from cover to cover three times. * </w:t>
      </w:r>
    </w:p>
    <w:p w14:paraId="50A637B4" w14:textId="41E850DB" w:rsidR="00F439FF" w:rsidRDefault="00F439FF" w:rsidP="00F439FF">
      <w:r>
        <w:t xml:space="preserve"> In 1951, Welchman decided to leave MIT as he had had an offer to join Howard Engstrom at his pioneering new </w:t>
      </w:r>
      <w:r w:rsidR="007428BD">
        <w:t>company Engineering</w:t>
      </w:r>
      <w:r>
        <w:t xml:space="preserve"> Research Associates (ERA). The story of ERA is a fascinating one and perhaps best encapsulates Welchman’s views on opportunities in post-war Britain and the USA.</w:t>
      </w:r>
    </w:p>
    <w:p w14:paraId="739123E3" w14:textId="0872C6F1" w:rsidR="00F439FF" w:rsidRDefault="00F439FF" w:rsidP="00E531CE"/>
    <w:p w14:paraId="3646B5D0" w14:textId="723CB7BE" w:rsidR="007428BD" w:rsidRDefault="007428BD" w:rsidP="007428BD">
      <w:pPr>
        <w:pStyle w:val="Heading3"/>
      </w:pPr>
      <w:bookmarkStart w:id="154" w:name="_Toc193914423"/>
      <w:r>
        <w:t>Welchman Courses at MIT</w:t>
      </w:r>
      <w:bookmarkEnd w:id="154"/>
    </w:p>
    <w:p w14:paraId="2EE8E68F" w14:textId="77777777" w:rsidR="007428BD" w:rsidRDefault="007428BD" w:rsidP="007428BD">
      <w:pPr>
        <w:pStyle w:val="NoSpacing"/>
      </w:pPr>
    </w:p>
    <w:p w14:paraId="7B5859EE" w14:textId="77777777" w:rsidR="00FC4B85" w:rsidRDefault="00FC4B85" w:rsidP="00FC4B85">
      <w:pPr>
        <w:pStyle w:val="NoSpacing"/>
      </w:pPr>
      <w:r>
        <w:t>The status of your Question # is now closed.</w:t>
      </w:r>
    </w:p>
    <w:p w14:paraId="077EF9F9" w14:textId="77777777" w:rsidR="00FC4B85" w:rsidRDefault="00FC4B85" w:rsidP="00FC4B85">
      <w:pPr>
        <w:pStyle w:val="NoSpacing"/>
      </w:pPr>
      <w:r>
        <w:t>Our response to your Question # RT4522 is:</w:t>
      </w:r>
    </w:p>
    <w:p w14:paraId="2D487856" w14:textId="77777777" w:rsidR="00FC4B85" w:rsidRDefault="00FC4B85" w:rsidP="00FC4B85">
      <w:pPr>
        <w:pStyle w:val="NoSpacing"/>
      </w:pPr>
    </w:p>
    <w:p w14:paraId="503D3B88" w14:textId="77777777" w:rsidR="00FC4B85" w:rsidRDefault="00FC4B85" w:rsidP="00FC4B85">
      <w:pPr>
        <w:pStyle w:val="NoSpacing"/>
      </w:pPr>
      <w:r>
        <w:t>Dear Mr. Walden:</w:t>
      </w:r>
    </w:p>
    <w:p w14:paraId="1DACCEA6" w14:textId="77777777" w:rsidR="00FC4B85" w:rsidRDefault="00FC4B85" w:rsidP="00FC4B85">
      <w:pPr>
        <w:pStyle w:val="NoSpacing"/>
      </w:pPr>
      <w:r>
        <w:t>Thank you for contacting the MIT Institute Archives and Special Collections.</w:t>
      </w:r>
    </w:p>
    <w:p w14:paraId="133211A8" w14:textId="77777777" w:rsidR="00FC4B85" w:rsidRDefault="00FC4B85" w:rsidP="00FC4B85">
      <w:pPr>
        <w:pStyle w:val="NoSpacing"/>
      </w:pPr>
    </w:p>
    <w:p w14:paraId="20835704" w14:textId="2574F6F0" w:rsidR="00FC4B85" w:rsidRDefault="00FC4B85" w:rsidP="00FC4B85">
      <w:pPr>
        <w:pStyle w:val="NoSpacing"/>
      </w:pPr>
      <w:r>
        <w:t>The MIT Course Catalogues and the Reports to the President, available on-line http://dome.mit.edu/handle/1721.3/58930, are good starting points for research on MIT's curriculum and instruction staff. A visit to our reading room is necessary to access the collections listed further below and described in the attached documents.</w:t>
      </w:r>
    </w:p>
    <w:p w14:paraId="69AE0659" w14:textId="77777777" w:rsidR="00FC4B85" w:rsidRDefault="00FC4B85" w:rsidP="00FC4B85">
      <w:pPr>
        <w:pStyle w:val="NoSpacing"/>
      </w:pPr>
    </w:p>
    <w:p w14:paraId="543672A0" w14:textId="77777777" w:rsidR="00FC4B85" w:rsidRDefault="00FC4B85" w:rsidP="00FC4B85">
      <w:pPr>
        <w:pStyle w:val="NoSpacing"/>
      </w:pPr>
      <w:r>
        <w:t>In the President's Report 1950-1951, issued October 1951, the Department of Electrical Engineering reported on "the growth of a teaching program based upon machine research in the Center of Analysis and in the Digital Computer Division of the Servomechanisms Laboratory. During the past year the individual subjects were organized and regrouped in order to offer, in co-operation with other departments, a graduate program in the field of Automatic Computation and Numerical Analysis." Pg. 146, URI: http://hdl.handle.net/1721.3/59033.</w:t>
      </w:r>
    </w:p>
    <w:p w14:paraId="47D84C5A" w14:textId="77777777" w:rsidR="00FC4B85" w:rsidRDefault="00FC4B85" w:rsidP="00FC4B85">
      <w:pPr>
        <w:pStyle w:val="NoSpacing"/>
      </w:pPr>
    </w:p>
    <w:p w14:paraId="4FF5E592" w14:textId="77777777" w:rsidR="00FC4B85" w:rsidRDefault="00FC4B85" w:rsidP="00FC4B85">
      <w:pPr>
        <w:pStyle w:val="NoSpacing"/>
      </w:pPr>
      <w:r>
        <w:t>The Course Catalogue 1950 - 1951, published June 1950 also described the curriculum:</w:t>
      </w:r>
    </w:p>
    <w:p w14:paraId="2774F9D1" w14:textId="77777777" w:rsidR="00FC4B85" w:rsidRDefault="00FC4B85" w:rsidP="00FC4B85">
      <w:pPr>
        <w:pStyle w:val="NoSpacing"/>
      </w:pPr>
    </w:p>
    <w:p w14:paraId="4DA0905B" w14:textId="77777777" w:rsidR="00FC4B85" w:rsidRDefault="00FC4B85" w:rsidP="00FC4B85">
      <w:pPr>
        <w:pStyle w:val="NoSpacing"/>
      </w:pPr>
      <w:r>
        <w:t>"Digital and analogue computation are taught through subjects developed from machine research in the Center of Analysis and in the Digital Computer Division of the Servomechanisms Laboratory. Specific subjects are available in machine logic, numerical analysis, and electronic circuits. Subjects related to machine computing applications are taught also in other departments of the Institute." Pg. 93 URI: http://hdl.handle.net/1721.3/82783.</w:t>
      </w:r>
    </w:p>
    <w:p w14:paraId="23CECD33" w14:textId="77777777" w:rsidR="00FC4B85" w:rsidRDefault="00FC4B85" w:rsidP="00FC4B85">
      <w:pPr>
        <w:pStyle w:val="NoSpacing"/>
      </w:pPr>
    </w:p>
    <w:p w14:paraId="4FA2E4B5" w14:textId="77777777" w:rsidR="00FC4B85" w:rsidRDefault="00FC4B85" w:rsidP="00FC4B85">
      <w:pPr>
        <w:pStyle w:val="NoSpacing"/>
      </w:pPr>
      <w:r>
        <w:t>In the same Catalogue, William Gordon Welchman, M.A. is listed as a lecturer in Electrical Engineering on page 17 and as the instructor for the following term 1 graduate level elective course listed on page 162 and described on page 122.</w:t>
      </w:r>
    </w:p>
    <w:p w14:paraId="372CE306" w14:textId="77777777" w:rsidR="00FC4B85" w:rsidRDefault="00FC4B85" w:rsidP="00FC4B85">
      <w:pPr>
        <w:pStyle w:val="NoSpacing"/>
      </w:pPr>
    </w:p>
    <w:p w14:paraId="500E2CE7" w14:textId="77777777" w:rsidR="00FC4B85" w:rsidRDefault="00FC4B85" w:rsidP="00FC4B85">
      <w:pPr>
        <w:pStyle w:val="NoSpacing"/>
      </w:pPr>
      <w:r>
        <w:t>"6.535. INTRODUCTION TO DIGITAL-COMPUTER CODING AND LOGIC (A). Interpretation of arithmetical and logical</w:t>
      </w:r>
    </w:p>
    <w:p w14:paraId="4ADD7DF2" w14:textId="77777777" w:rsidR="00FC4B85" w:rsidRDefault="00FC4B85" w:rsidP="00FC4B85">
      <w:pPr>
        <w:pStyle w:val="NoSpacing"/>
      </w:pPr>
      <w:r>
        <w:t>sequences into digital computer instructions. Basic principles of digital-computer use with examples selected from common engineering mathematics. Logical analysis of a problem, flow diagrams, scale factor control, use of sub-programs and iterative sequences, and introduction to real-time applications of digital computers."</w:t>
      </w:r>
    </w:p>
    <w:p w14:paraId="2E359990" w14:textId="77777777" w:rsidR="00FC4B85" w:rsidRDefault="00FC4B85" w:rsidP="00FC4B85">
      <w:pPr>
        <w:pStyle w:val="NoSpacing"/>
      </w:pPr>
    </w:p>
    <w:p w14:paraId="5950EB53" w14:textId="77777777" w:rsidR="00FC4B85" w:rsidRDefault="00FC4B85" w:rsidP="00FC4B85">
      <w:pPr>
        <w:pStyle w:val="NoSpacing"/>
      </w:pPr>
      <w:r>
        <w:t>We did not find the same course in the Course Catalogue, 1949 - 1950, published June 1949 (URI: http://hdl.handle.net/1721.3/82782). The course was listed in the 1951-1952 Catalogue, published June 1951 (URI: http://hdl.handle.net/1721.3/82784) but on page 171 the instructor was listed as Salzer, perhaps John Michael Salzer, research associate in Electrical Engineering. In the 1952-1951 Catalogue (URI: http://hdl.handle.net/1721.3/82785), the instructor is listed on page 180 as C.W. Adams, perhaps Charles William Adams, assistant professor of digital computation.</w:t>
      </w:r>
    </w:p>
    <w:p w14:paraId="1060A9F8" w14:textId="77777777" w:rsidR="00FC4B85" w:rsidRDefault="00FC4B85" w:rsidP="00FC4B85">
      <w:pPr>
        <w:pStyle w:val="NoSpacing"/>
      </w:pPr>
    </w:p>
    <w:p w14:paraId="67654843" w14:textId="77777777" w:rsidR="00FC4B85" w:rsidRDefault="00FC4B85" w:rsidP="00FC4B85">
      <w:pPr>
        <w:pStyle w:val="NoSpacing"/>
      </w:pPr>
      <w:r>
        <w:lastRenderedPageBreak/>
        <w:t>According to MIT staff and faculty telephone directories dated October 1, 1948 to the issue dated October 2, 1950, William Gordon Welchman's office was in the Barta Building (formerly building N42). Jay W. Forrester also worked in the Barta Building during this period.</w:t>
      </w:r>
    </w:p>
    <w:p w14:paraId="339222E2" w14:textId="77777777" w:rsidR="00FC4B85" w:rsidRDefault="00FC4B85" w:rsidP="00FC4B85">
      <w:pPr>
        <w:pStyle w:val="NoSpacing"/>
      </w:pPr>
    </w:p>
    <w:p w14:paraId="08510B33" w14:textId="77777777" w:rsidR="00FC4B85" w:rsidRDefault="00FC4B85" w:rsidP="00FC4B85">
      <w:pPr>
        <w:pStyle w:val="NoSpacing"/>
      </w:pPr>
      <w:r>
        <w:t>In the Oct. 3, 1949 directory, Welchman's department is DIC (Division of Industrial Cooperation), and in the Oct. 2, 1950 directory, he is listed as Lecturer, Electrical Engineering. In the 1967 MIT faculty directory section of the MIT alumni directory, William G. Welchman is listed in Electrical Engineering 1950 to 1951. Please note that only MIT Human Resources can verify employment at the Institute.</w:t>
      </w:r>
    </w:p>
    <w:p w14:paraId="282767DD" w14:textId="77777777" w:rsidR="00FC4B85" w:rsidRDefault="00FC4B85" w:rsidP="00FC4B85">
      <w:pPr>
        <w:pStyle w:val="NoSpacing"/>
      </w:pPr>
    </w:p>
    <w:p w14:paraId="0AC855F1" w14:textId="77777777" w:rsidR="00FC4B85" w:rsidRDefault="00FC4B85" w:rsidP="00FC4B85">
      <w:pPr>
        <w:pStyle w:val="NoSpacing"/>
      </w:pPr>
      <w:r>
        <w:t>Two archival collections held by the Institute Archives and Special Collections list Welchman in the descriptive information.</w:t>
      </w:r>
    </w:p>
    <w:p w14:paraId="4295AB0F" w14:textId="77777777" w:rsidR="00FC4B85" w:rsidRDefault="00FC4B85" w:rsidP="00FC4B85">
      <w:pPr>
        <w:pStyle w:val="NoSpacing"/>
      </w:pPr>
    </w:p>
    <w:p w14:paraId="02D0343F" w14:textId="77777777" w:rsidR="00FC4B85" w:rsidRDefault="00FC4B85" w:rsidP="00FC4B85">
      <w:pPr>
        <w:pStyle w:val="NoSpacing"/>
      </w:pPr>
      <w:r>
        <w:t>1. Welchman, W. G., Office of the President records, AC.0004, box 235, folder 9 (http://libraries.mit.edu/archives/research/collections/collections-ac/ac4.html).</w:t>
      </w:r>
    </w:p>
    <w:p w14:paraId="0871078B" w14:textId="77777777" w:rsidR="00FC4B85" w:rsidRDefault="00FC4B85" w:rsidP="00FC4B85">
      <w:pPr>
        <w:pStyle w:val="NoSpacing"/>
      </w:pPr>
    </w:p>
    <w:p w14:paraId="733B0AE1" w14:textId="77777777" w:rsidR="00FC4B85" w:rsidRDefault="00FC4B85" w:rsidP="00FC4B85">
      <w:pPr>
        <w:pStyle w:val="NoSpacing"/>
      </w:pPr>
      <w:r>
        <w:t>2. Welchman, W. Gordon (Class Notes) (2 folders) Magnetic Core Memory records, AC.0337, box 10.</w:t>
      </w:r>
    </w:p>
    <w:p w14:paraId="3B1D5117" w14:textId="77777777" w:rsidR="00FC4B85" w:rsidRDefault="00FC4B85" w:rsidP="00FC4B85">
      <w:pPr>
        <w:pStyle w:val="NoSpacing"/>
      </w:pPr>
    </w:p>
    <w:p w14:paraId="6EBCB78B" w14:textId="77777777" w:rsidR="00FC4B85" w:rsidRDefault="00FC4B85" w:rsidP="00FC4B85">
      <w:pPr>
        <w:pStyle w:val="NoSpacing"/>
      </w:pPr>
      <w:r>
        <w:t>The description of the Magnetic Core Memory records is attached to this message and it also lists files for Adams and Salzer.</w:t>
      </w:r>
    </w:p>
    <w:p w14:paraId="58DA47AE" w14:textId="77777777" w:rsidR="00FC4B85" w:rsidRDefault="00FC4B85" w:rsidP="00FC4B85">
      <w:pPr>
        <w:pStyle w:val="NoSpacing"/>
      </w:pPr>
    </w:p>
    <w:p w14:paraId="48FCC589" w14:textId="77777777" w:rsidR="00FC4B85" w:rsidRDefault="00FC4B85" w:rsidP="00FC4B85">
      <w:pPr>
        <w:pStyle w:val="NoSpacing"/>
      </w:pPr>
      <w:r>
        <w:t>We did not find course 6.535 listed in the Department of Electrical Engineering and Computer Science curricula records, AC.0484, but information about the collection is also attached to this message.</w:t>
      </w:r>
    </w:p>
    <w:p w14:paraId="2433051E" w14:textId="77777777" w:rsidR="00FC4B85" w:rsidRDefault="00FC4B85" w:rsidP="00FC4B85">
      <w:pPr>
        <w:pStyle w:val="NoSpacing"/>
      </w:pPr>
    </w:p>
    <w:p w14:paraId="54581C66" w14:textId="77777777" w:rsidR="00FC4B85" w:rsidRDefault="00FC4B85" w:rsidP="00FC4B85">
      <w:pPr>
        <w:pStyle w:val="NoSpacing"/>
      </w:pPr>
      <w:r>
        <w:t xml:space="preserve">In the Jay Wright Forrester papers, MC.0439, box 52, there is a </w:t>
      </w:r>
      <w:proofErr w:type="spellStart"/>
      <w:r>
        <w:t>a</w:t>
      </w:r>
      <w:proofErr w:type="spellEnd"/>
      <w:r>
        <w:t xml:space="preserve"> file on the Digital Computer Laboratory, 1951-1953. The Forrester papers also have files in box 32 labelled digital computing summer sessions.</w:t>
      </w:r>
    </w:p>
    <w:p w14:paraId="5346605A" w14:textId="77777777" w:rsidR="00FC4B85" w:rsidRDefault="00FC4B85" w:rsidP="00FC4B85">
      <w:pPr>
        <w:pStyle w:val="NoSpacing"/>
      </w:pPr>
    </w:p>
    <w:p w14:paraId="4DEB3ABB" w14:textId="77777777" w:rsidR="00FC4B85" w:rsidRDefault="00FC4B85" w:rsidP="00FC4B85">
      <w:pPr>
        <w:pStyle w:val="NoSpacing"/>
      </w:pPr>
      <w:r>
        <w:t>The following collections do not appear to have materials related to your topic: MIT Digital Computer Laboratory Records (AC.0362); MIT Servomechanisms Laboratory Records (AC.0151); and the Project Whirlwind Collection (MC.0665). Please let us know if you would like more information on these collections.</w:t>
      </w:r>
    </w:p>
    <w:p w14:paraId="5438F033" w14:textId="77777777" w:rsidR="00FC4B85" w:rsidRDefault="00FC4B85" w:rsidP="00FC4B85">
      <w:pPr>
        <w:pStyle w:val="NoSpacing"/>
      </w:pPr>
    </w:p>
    <w:p w14:paraId="2763AD52" w14:textId="77777777" w:rsidR="00FC4B85" w:rsidRDefault="00FC4B85" w:rsidP="00FC4B85">
      <w:pPr>
        <w:pStyle w:val="NoSpacing"/>
      </w:pPr>
      <w:r>
        <w:t>If you would like to visit to use our materials, we recommend you contact us at least two business days in advance of a visit to let us know which box(es) from which collection(s) you would like to examine so that we can retrieve them from off-site storage. The contents may need to be screened in advance of your use because of MIT access policies, donor restrictions and/or physical condition, so we recommend contacting us at your earliest convenience.</w:t>
      </w:r>
    </w:p>
    <w:p w14:paraId="35FCDFA2" w14:textId="77777777" w:rsidR="00FC4B85" w:rsidRDefault="00FC4B85" w:rsidP="00FC4B85">
      <w:pPr>
        <w:pStyle w:val="NoSpacing"/>
      </w:pPr>
    </w:p>
    <w:p w14:paraId="411C1036" w14:textId="77777777" w:rsidR="00FC4B85" w:rsidRDefault="00FC4B85" w:rsidP="00FC4B85">
      <w:pPr>
        <w:pStyle w:val="NoSpacing"/>
      </w:pPr>
      <w:r>
        <w:t>Our reading room (14N-118) is open Monday through Thursday from 10:00 AM to 4:00 PM. Occasionally the reading room is closed for Institute holidays or because of classes or special events being held in the reading room. Exceptions to the hours are updated and posted on the home page of our web site at http://libraries.mit.edu/archives/.</w:t>
      </w:r>
    </w:p>
    <w:p w14:paraId="6CA6B098" w14:textId="77777777" w:rsidR="00FC4B85" w:rsidRDefault="00FC4B85" w:rsidP="00FC4B85">
      <w:pPr>
        <w:pStyle w:val="NoSpacing"/>
      </w:pPr>
    </w:p>
    <w:p w14:paraId="51D1B446" w14:textId="77777777" w:rsidR="00FC4B85" w:rsidRDefault="00FC4B85" w:rsidP="00FC4B85">
      <w:pPr>
        <w:pStyle w:val="NoSpacing"/>
      </w:pPr>
      <w:r>
        <w:t>Please let us know if you have any questions.</w:t>
      </w:r>
    </w:p>
    <w:p w14:paraId="74FDC169" w14:textId="77777777" w:rsidR="00FC4B85" w:rsidRDefault="00FC4B85" w:rsidP="00FC4B85">
      <w:pPr>
        <w:pStyle w:val="NoSpacing"/>
      </w:pPr>
    </w:p>
    <w:p w14:paraId="45F1CD22" w14:textId="77777777" w:rsidR="00FC4B85" w:rsidRDefault="00FC4B85" w:rsidP="00FC4B85">
      <w:pPr>
        <w:pStyle w:val="NoSpacing"/>
      </w:pPr>
      <w:r>
        <w:t>Sincerely yours,</w:t>
      </w:r>
    </w:p>
    <w:p w14:paraId="68577215" w14:textId="77777777" w:rsidR="00FC4B85" w:rsidRDefault="00FC4B85" w:rsidP="00FC4B85">
      <w:pPr>
        <w:pStyle w:val="NoSpacing"/>
      </w:pPr>
      <w:r>
        <w:t>Myles Crowley</w:t>
      </w:r>
    </w:p>
    <w:p w14:paraId="6D915B07" w14:textId="7DC07C92" w:rsidR="007428BD" w:rsidRDefault="00FC4B85" w:rsidP="00FC4B85">
      <w:pPr>
        <w:pStyle w:val="NoSpacing"/>
      </w:pPr>
      <w:r>
        <w:t>Reference Associate</w:t>
      </w:r>
    </w:p>
    <w:p w14:paraId="3E3F0408" w14:textId="6DC5F12A" w:rsidR="007428BD" w:rsidRDefault="007428BD" w:rsidP="007428BD">
      <w:pPr>
        <w:pStyle w:val="NoSpacing"/>
      </w:pPr>
    </w:p>
    <w:p w14:paraId="5DC1C56D" w14:textId="641B1704" w:rsidR="00AB4658" w:rsidRDefault="00AB4658" w:rsidP="00AB4658">
      <w:pPr>
        <w:pStyle w:val="Heading4"/>
      </w:pPr>
      <w:r>
        <w:t>Welchman MIT Course Notes</w:t>
      </w:r>
    </w:p>
    <w:p w14:paraId="74066F29" w14:textId="2A8B3FEC" w:rsidR="00AB4658" w:rsidRDefault="00AB4658" w:rsidP="007428BD">
      <w:pPr>
        <w:pStyle w:val="NoSpacing"/>
      </w:pPr>
      <w:r>
        <w:t>Local Whirlwind/Articles/</w:t>
      </w:r>
      <w:r w:rsidRPr="00AB4658">
        <w:t>G-Welchman-Course-Outline.pdf</w:t>
      </w:r>
    </w:p>
    <w:p w14:paraId="3B200CDD" w14:textId="3049EFF3" w:rsidR="00AB4658" w:rsidRDefault="00AB4658" w:rsidP="007428BD">
      <w:pPr>
        <w:pStyle w:val="NoSpacing"/>
      </w:pPr>
      <w:r>
        <w:t>(?? Three pages, 13 Mbytes??)</w:t>
      </w:r>
    </w:p>
    <w:p w14:paraId="1F8717B8" w14:textId="77777777" w:rsidR="00AB4658" w:rsidRDefault="00AB4658" w:rsidP="007428BD">
      <w:pPr>
        <w:pStyle w:val="NoSpacing"/>
      </w:pPr>
    </w:p>
    <w:p w14:paraId="4F6D2E04" w14:textId="77777777" w:rsidR="00AB4658" w:rsidRDefault="00AB4658" w:rsidP="007428BD">
      <w:pPr>
        <w:pStyle w:val="NoSpacing"/>
      </w:pPr>
    </w:p>
    <w:p w14:paraId="671AE9D0" w14:textId="255E15BF" w:rsidR="007428BD" w:rsidRDefault="00FC4B85" w:rsidP="00FC4B85">
      <w:pPr>
        <w:pStyle w:val="Heading4"/>
      </w:pPr>
      <w:r>
        <w:lastRenderedPageBreak/>
        <w:t>Email, Jan 2015</w:t>
      </w:r>
    </w:p>
    <w:p w14:paraId="750C64F8" w14:textId="128A84F2" w:rsidR="007428BD" w:rsidRDefault="007428BD" w:rsidP="007428BD">
      <w:pPr>
        <w:pStyle w:val="NoSpacing"/>
      </w:pPr>
      <w:r>
        <w:t>14.03.0158.001; Mon, 12 Jan 2015 22:42:15 +0000</w:t>
      </w:r>
    </w:p>
    <w:p w14:paraId="778A62F2" w14:textId="77777777" w:rsidR="007428BD" w:rsidRDefault="007428BD" w:rsidP="007428BD">
      <w:pPr>
        <w:pStyle w:val="NoSpacing"/>
      </w:pPr>
      <w:r>
        <w:t>From: Brian Randell &lt;brian.randell@newcastle.ac.uk&gt;</w:t>
      </w:r>
    </w:p>
    <w:p w14:paraId="1302CAA3" w14:textId="77777777" w:rsidR="007428BD" w:rsidRDefault="007428BD" w:rsidP="007428BD">
      <w:pPr>
        <w:pStyle w:val="NoSpacing"/>
      </w:pPr>
      <w:r>
        <w:t>To: "dave@walden-family.com" &lt;dave@walden-family.com&gt;</w:t>
      </w:r>
    </w:p>
    <w:p w14:paraId="6D249844" w14:textId="77777777" w:rsidR="007428BD" w:rsidRDefault="007428BD" w:rsidP="007428BD">
      <w:pPr>
        <w:pStyle w:val="NoSpacing"/>
      </w:pPr>
      <w:r>
        <w:t>CC: Brian Randell &lt;brian.randell@newcastle.ac.uk&gt;</w:t>
      </w:r>
    </w:p>
    <w:p w14:paraId="2FF26CBA" w14:textId="77777777" w:rsidR="007428BD" w:rsidRDefault="007428BD" w:rsidP="007428BD">
      <w:pPr>
        <w:pStyle w:val="NoSpacing"/>
      </w:pPr>
      <w:r>
        <w:t>Subject: Re: Gordon Welchman</w:t>
      </w:r>
    </w:p>
    <w:p w14:paraId="0241F783" w14:textId="77777777" w:rsidR="007428BD" w:rsidRDefault="007428BD" w:rsidP="007428BD">
      <w:pPr>
        <w:pStyle w:val="NoSpacing"/>
      </w:pPr>
    </w:p>
    <w:p w14:paraId="03D75643" w14:textId="14CFE2AB" w:rsidR="007428BD" w:rsidRDefault="007428BD" w:rsidP="007428BD">
      <w:pPr>
        <w:pStyle w:val="NoSpacing"/>
      </w:pPr>
      <w:r>
        <w:t>Hi Dave:</w:t>
      </w:r>
    </w:p>
    <w:p w14:paraId="7894EF0C" w14:textId="06378188" w:rsidR="007428BD" w:rsidRDefault="007428BD" w:rsidP="007428BD">
      <w:pPr>
        <w:pStyle w:val="NoSpacing"/>
      </w:pPr>
      <w:r>
        <w:t>On 12 Jan 2015, at 19:24, Dave Walden &lt;dave.walden.family@gmail.com&gt; wrote:</w:t>
      </w:r>
    </w:p>
    <w:p w14:paraId="04A3912E" w14:textId="77777777" w:rsidR="007428BD" w:rsidRDefault="007428BD" w:rsidP="007428BD">
      <w:pPr>
        <w:pStyle w:val="NoSpacing"/>
      </w:pPr>
      <w:r>
        <w:t>&gt; Dear Brian,</w:t>
      </w:r>
    </w:p>
    <w:p w14:paraId="120541E5" w14:textId="77777777" w:rsidR="007428BD" w:rsidRDefault="007428BD" w:rsidP="007428BD">
      <w:pPr>
        <w:pStyle w:val="NoSpacing"/>
      </w:pPr>
      <w:r>
        <w:t>&gt;</w:t>
      </w:r>
    </w:p>
    <w:p w14:paraId="6EBD99CC" w14:textId="77777777" w:rsidR="007428BD" w:rsidRDefault="007428BD" w:rsidP="007428BD">
      <w:pPr>
        <w:pStyle w:val="NoSpacing"/>
      </w:pPr>
      <w:r>
        <w:t>&gt; On the Internet I find a page quoting a 1979 book by you saying on page 57</w:t>
      </w:r>
    </w:p>
    <w:p w14:paraId="7AC21C5E" w14:textId="77777777" w:rsidR="007428BD" w:rsidRDefault="007428BD" w:rsidP="007428BD">
      <w:pPr>
        <w:pStyle w:val="NoSpacing"/>
      </w:pPr>
      <w:r>
        <w:t>something about Welchman teaching an early digital computer course at MIT.  Do you</w:t>
      </w:r>
    </w:p>
    <w:p w14:paraId="03C74CB2" w14:textId="77777777" w:rsidR="007428BD" w:rsidRDefault="007428BD" w:rsidP="007428BD">
      <w:pPr>
        <w:pStyle w:val="NoSpacing"/>
      </w:pPr>
      <w:r>
        <w:t xml:space="preserve">remember where or from whom you learned whatever you knew about this course?  For </w:t>
      </w:r>
      <w:proofErr w:type="gramStart"/>
      <w:r>
        <w:t>my</w:t>
      </w:r>
      <w:proofErr w:type="gramEnd"/>
    </w:p>
    <w:p w14:paraId="0FD5F699" w14:textId="77777777" w:rsidR="007428BD" w:rsidRDefault="007428BD" w:rsidP="007428BD">
      <w:pPr>
        <w:pStyle w:val="NoSpacing"/>
      </w:pPr>
      <w:r>
        <w:t>purposes, I can certainly just say it was an early course at MIT.  I'd like to know</w:t>
      </w:r>
    </w:p>
    <w:p w14:paraId="1E620C53" w14:textId="77777777" w:rsidR="007428BD" w:rsidRDefault="007428BD" w:rsidP="007428BD">
      <w:pPr>
        <w:pStyle w:val="NoSpacing"/>
      </w:pPr>
      <w:r>
        <w:t>if I can say with certainty if it was the first course at MIT.  Anything you can</w:t>
      </w:r>
    </w:p>
    <w:p w14:paraId="327F7D3B" w14:textId="77777777" w:rsidR="007428BD" w:rsidRDefault="007428BD" w:rsidP="007428BD">
      <w:pPr>
        <w:pStyle w:val="NoSpacing"/>
      </w:pPr>
      <w:r>
        <w:t>remember will be helpful.</w:t>
      </w:r>
    </w:p>
    <w:p w14:paraId="5FF4194C" w14:textId="77777777" w:rsidR="007428BD" w:rsidRDefault="007428BD" w:rsidP="007428BD">
      <w:pPr>
        <w:pStyle w:val="NoSpacing"/>
      </w:pPr>
      <w:r>
        <w:t>&gt;</w:t>
      </w:r>
    </w:p>
    <w:p w14:paraId="327B62C9" w14:textId="77777777" w:rsidR="007428BD" w:rsidRDefault="007428BD" w:rsidP="007428BD">
      <w:pPr>
        <w:pStyle w:val="NoSpacing"/>
      </w:pPr>
      <w:r>
        <w:t>&gt; Best regards, Dave</w:t>
      </w:r>
    </w:p>
    <w:p w14:paraId="42897B42" w14:textId="77777777" w:rsidR="007428BD" w:rsidRDefault="007428BD" w:rsidP="007428BD">
      <w:pPr>
        <w:pStyle w:val="NoSpacing"/>
      </w:pPr>
    </w:p>
    <w:p w14:paraId="52C4FC0C" w14:textId="1A70F5DB" w:rsidR="007428BD" w:rsidRDefault="007428BD" w:rsidP="007428BD">
      <w:pPr>
        <w:pStyle w:val="NoSpacing"/>
      </w:pPr>
      <w:r>
        <w:t>Hi Dave:</w:t>
      </w:r>
    </w:p>
    <w:p w14:paraId="6A064A06" w14:textId="77777777" w:rsidR="007428BD" w:rsidRDefault="007428BD" w:rsidP="007428BD">
      <w:pPr>
        <w:pStyle w:val="NoSpacing"/>
      </w:pPr>
      <w:r>
        <w:t>I have several letters from Gordon Welchman, at 167 Water Street, Newburyport, MASS</w:t>
      </w:r>
    </w:p>
    <w:p w14:paraId="0E52B714" w14:textId="77777777" w:rsidR="007428BD" w:rsidRDefault="007428BD" w:rsidP="007428BD">
      <w:pPr>
        <w:pStyle w:val="NoSpacing"/>
      </w:pPr>
      <w:r>
        <w:t>17530, in particular one dated 9 Jan, 1975, obtained as part of my investigation</w:t>
      </w:r>
    </w:p>
    <w:p w14:paraId="16462727" w14:textId="77777777" w:rsidR="007428BD" w:rsidRDefault="007428BD" w:rsidP="007428BD">
      <w:pPr>
        <w:pStyle w:val="NoSpacing"/>
      </w:pPr>
      <w:r>
        <w:t>into Colossus.</w:t>
      </w:r>
    </w:p>
    <w:p w14:paraId="1C58AF14" w14:textId="77777777" w:rsidR="007428BD" w:rsidRDefault="007428BD" w:rsidP="007428BD">
      <w:pPr>
        <w:pStyle w:val="NoSpacing"/>
      </w:pPr>
    </w:p>
    <w:p w14:paraId="114156AE" w14:textId="77777777" w:rsidR="007428BD" w:rsidRDefault="007428BD" w:rsidP="007428BD">
      <w:pPr>
        <w:pStyle w:val="NoSpacing"/>
      </w:pPr>
      <w:r>
        <w:t>It includes the following: "[After the Summer of 1948 I] moved to</w:t>
      </w:r>
    </w:p>
    <w:p w14:paraId="12A6FE79" w14:textId="77777777" w:rsidR="007428BD" w:rsidRDefault="007428BD" w:rsidP="007428BD">
      <w:pPr>
        <w:pStyle w:val="NoSpacing"/>
      </w:pPr>
      <w:r>
        <w:t>America and headed the applications research of the Whirlwind</w:t>
      </w:r>
    </w:p>
    <w:p w14:paraId="2B7D1058" w14:textId="77777777" w:rsidR="007428BD" w:rsidRDefault="007428BD" w:rsidP="007428BD">
      <w:pPr>
        <w:pStyle w:val="NoSpacing"/>
      </w:pPr>
      <w:r>
        <w:t xml:space="preserve">computer project at MIT for four years. </w:t>
      </w:r>
      <w:proofErr w:type="gramStart"/>
      <w:r>
        <w:t>Indeed</w:t>
      </w:r>
      <w:proofErr w:type="gramEnd"/>
      <w:r>
        <w:t xml:space="preserve"> I gave the first</w:t>
      </w:r>
    </w:p>
    <w:p w14:paraId="77E8D622" w14:textId="77777777" w:rsidR="007428BD" w:rsidRDefault="007428BD" w:rsidP="007428BD">
      <w:pPr>
        <w:pStyle w:val="NoSpacing"/>
      </w:pPr>
      <w:r>
        <w:t>course on digital computers in the Electrical Engineering</w:t>
      </w:r>
    </w:p>
    <w:p w14:paraId="3A6BD235" w14:textId="77777777" w:rsidR="007428BD" w:rsidRDefault="007428BD" w:rsidP="007428BD">
      <w:pPr>
        <w:pStyle w:val="NoSpacing"/>
      </w:pPr>
      <w:r>
        <w:t>Department at MIT."</w:t>
      </w:r>
    </w:p>
    <w:p w14:paraId="556C1ED5" w14:textId="77777777" w:rsidR="007428BD" w:rsidRDefault="007428BD" w:rsidP="007428BD">
      <w:pPr>
        <w:pStyle w:val="NoSpacing"/>
      </w:pPr>
    </w:p>
    <w:p w14:paraId="2FE7BA94" w14:textId="77777777" w:rsidR="007428BD" w:rsidRDefault="007428BD" w:rsidP="007428BD">
      <w:pPr>
        <w:pStyle w:val="NoSpacing"/>
      </w:pPr>
      <w:r>
        <w:t>This letter is referenced in my 1976 Paper on colossus.</w:t>
      </w:r>
    </w:p>
    <w:p w14:paraId="67ED9A80" w14:textId="77777777" w:rsidR="007428BD" w:rsidRDefault="007428BD" w:rsidP="007428BD">
      <w:pPr>
        <w:pStyle w:val="NoSpacing"/>
      </w:pPr>
    </w:p>
    <w:p w14:paraId="214D1F6E" w14:textId="77777777" w:rsidR="007428BD" w:rsidRDefault="007428BD" w:rsidP="007428BD">
      <w:pPr>
        <w:pStyle w:val="NoSpacing"/>
      </w:pPr>
      <w:r>
        <w:t>This is all he says about the course, and I know nothing further, I’m afraid.</w:t>
      </w:r>
    </w:p>
    <w:p w14:paraId="26BB8D43" w14:textId="77777777" w:rsidR="007428BD" w:rsidRDefault="007428BD" w:rsidP="007428BD">
      <w:pPr>
        <w:pStyle w:val="NoSpacing"/>
      </w:pPr>
    </w:p>
    <w:p w14:paraId="6A862BAB" w14:textId="1153E9E7" w:rsidR="007428BD" w:rsidRDefault="007428BD" w:rsidP="007428BD">
      <w:pPr>
        <w:pStyle w:val="NoSpacing"/>
      </w:pPr>
      <w:r>
        <w:t>Cheers</w:t>
      </w:r>
    </w:p>
    <w:p w14:paraId="7554FA3C" w14:textId="5B40FE69" w:rsidR="007428BD" w:rsidRDefault="007428BD" w:rsidP="007428BD">
      <w:pPr>
        <w:pStyle w:val="NoSpacing"/>
      </w:pPr>
      <w:r>
        <w:t>Brian</w:t>
      </w:r>
    </w:p>
    <w:p w14:paraId="5810B732" w14:textId="77777777" w:rsidR="007428BD" w:rsidRDefault="007428BD" w:rsidP="007428BD">
      <w:pPr>
        <w:pStyle w:val="NoSpacing"/>
      </w:pPr>
      <w:r>
        <w:t>School of Computing Science, Newcastle University, Newcastle upon Tyne,</w:t>
      </w:r>
    </w:p>
    <w:p w14:paraId="1450EC7B" w14:textId="77777777" w:rsidR="007428BD" w:rsidRDefault="007428BD" w:rsidP="007428BD">
      <w:pPr>
        <w:pStyle w:val="NoSpacing"/>
      </w:pPr>
      <w:r>
        <w:t>NE1 7RU, UK</w:t>
      </w:r>
    </w:p>
    <w:p w14:paraId="7F8CF310" w14:textId="77777777" w:rsidR="007428BD" w:rsidRDefault="007428BD" w:rsidP="007428BD">
      <w:pPr>
        <w:pStyle w:val="NoSpacing"/>
      </w:pPr>
      <w:r>
        <w:t>EMAIL = Brian.Randell@ncl.ac.uk   PHONE = +44 191 208 7923</w:t>
      </w:r>
    </w:p>
    <w:p w14:paraId="5BCCD3D1" w14:textId="5D55987C" w:rsidR="007428BD" w:rsidRDefault="007428BD" w:rsidP="007428BD">
      <w:pPr>
        <w:pStyle w:val="NoSpacing"/>
      </w:pPr>
      <w:r>
        <w:t xml:space="preserve">FAX = +44 191 208 </w:t>
      </w:r>
      <w:proofErr w:type="gramStart"/>
      <w:r>
        <w:t>8232  URL</w:t>
      </w:r>
      <w:proofErr w:type="gramEnd"/>
      <w:r>
        <w:t xml:space="preserve"> = http://www.cs.ncl.ac.uk/people/brian.randell</w:t>
      </w:r>
    </w:p>
    <w:p w14:paraId="7667C33F" w14:textId="77777777" w:rsidR="00F439FF" w:rsidRDefault="00F439FF" w:rsidP="00E531CE"/>
    <w:p w14:paraId="4625C411" w14:textId="31DF9B11" w:rsidR="00E531CE" w:rsidRDefault="00E531CE" w:rsidP="00E531CE"/>
    <w:p w14:paraId="36A53694" w14:textId="7B2B9D6F" w:rsidR="00E531CE" w:rsidRDefault="00E531CE" w:rsidP="00E531CE"/>
    <w:p w14:paraId="5343AB13" w14:textId="77777777" w:rsidR="00E531CE" w:rsidRPr="00E531CE" w:rsidRDefault="00E531CE" w:rsidP="00E531CE"/>
    <w:p w14:paraId="40D6F110" w14:textId="6A3B9DBB" w:rsidR="00580ADD" w:rsidRDefault="00580ADD" w:rsidP="00801147">
      <w:pPr>
        <w:pStyle w:val="Heading2"/>
      </w:pPr>
      <w:bookmarkStart w:id="155" w:name="_Toc193914424"/>
      <w:r>
        <w:t>Charles W. Adams</w:t>
      </w:r>
      <w:bookmarkEnd w:id="155"/>
    </w:p>
    <w:p w14:paraId="0C1EF883" w14:textId="016D70A7" w:rsidR="00580ADD" w:rsidRDefault="00580ADD" w:rsidP="00580ADD"/>
    <w:p w14:paraId="5E877681" w14:textId="0D85B0AC" w:rsidR="007238DA" w:rsidRPr="007238DA" w:rsidRDefault="007238DA" w:rsidP="007238DA">
      <w:pPr>
        <w:rPr>
          <w:rFonts w:ascii="Consolas" w:hAnsi="Consolas"/>
        </w:rPr>
      </w:pPr>
      <w:r w:rsidRPr="007238DA">
        <w:rPr>
          <w:rFonts w:ascii="Consolas" w:hAnsi="Consolas"/>
        </w:rPr>
        <w:t>Interview with Mr. Charles Adams</w:t>
      </w:r>
      <w:r w:rsidRPr="007238DA">
        <w:rPr>
          <w:rFonts w:ascii="Consolas" w:hAnsi="Consolas"/>
        </w:rPr>
        <w:br/>
        <w:t>MIT</w:t>
      </w:r>
      <w:r w:rsidRPr="007238DA">
        <w:rPr>
          <w:rFonts w:ascii="Consolas" w:hAnsi="Consolas"/>
        </w:rPr>
        <w:br/>
        <w:t>Conducted by Richard R. Mertz</w:t>
      </w:r>
      <w:r w:rsidRPr="007238DA">
        <w:rPr>
          <w:rFonts w:ascii="Consolas" w:hAnsi="Consolas"/>
        </w:rPr>
        <w:br/>
        <w:t>3 December 1969</w:t>
      </w:r>
    </w:p>
    <w:p w14:paraId="2F3EA689" w14:textId="2873E6E4" w:rsidR="007238DA" w:rsidRDefault="007238DA" w:rsidP="00580ADD">
      <w:r>
        <w:lastRenderedPageBreak/>
        <w:t>Local file: WW/Articles/</w:t>
      </w:r>
      <w:r w:rsidRPr="007238DA">
        <w:t>adams-smithsonian-interiview-with-ocr.pdf</w:t>
      </w:r>
    </w:p>
    <w:p w14:paraId="62A199B0" w14:textId="42F34CFC" w:rsidR="007238DA" w:rsidRDefault="007238DA" w:rsidP="00580ADD"/>
    <w:p w14:paraId="0ADD26BB" w14:textId="3EF25D5F" w:rsidR="007238DA" w:rsidRDefault="007238DA" w:rsidP="00580ADD">
      <w:r>
        <w:t>Adams claims that his first project on WW after grad school was the writing of the first WW instruction set manual, M-217.  The document is listed in the indices and some biweekly reports, but I don’t see the doc itself.  It would have been written around 1947.</w:t>
      </w:r>
    </w:p>
    <w:p w14:paraId="72F4EDE2" w14:textId="76A3BCD2" w:rsidR="007238DA" w:rsidRDefault="007238DA" w:rsidP="00580ADD">
      <w:r>
        <w:t xml:space="preserve">His initial office mates </w:t>
      </w:r>
      <w:r w:rsidR="003A6E47">
        <w:t>were “</w:t>
      </w:r>
      <w:r w:rsidR="003A6E47" w:rsidRPr="003A6E47">
        <w:t>Ed</w:t>
      </w:r>
      <w:r w:rsidR="003A6E47">
        <w:t>wa</w:t>
      </w:r>
      <w:r w:rsidR="003A6E47" w:rsidRPr="003A6E47">
        <w:t>rd or Ed</w:t>
      </w:r>
      <w:r w:rsidR="003A6E47">
        <w:t>win</w:t>
      </w:r>
      <w:r w:rsidR="003A6E47" w:rsidRPr="003A6E47">
        <w:t xml:space="preserve"> Rei</w:t>
      </w:r>
      <w:r w:rsidR="003A6E47">
        <w:t>c</w:t>
      </w:r>
      <w:r w:rsidR="003A6E47" w:rsidRPr="003A6E47">
        <w:t xml:space="preserve">h and </w:t>
      </w:r>
      <w:r w:rsidR="003A6E47">
        <w:t>M</w:t>
      </w:r>
      <w:r w:rsidR="003A6E47" w:rsidRPr="003A6E47">
        <w:t>ichael Danilo</w:t>
      </w:r>
      <w:r w:rsidR="00825CC3">
        <w:t>v</w:t>
      </w:r>
      <w:r w:rsidR="003A6E47">
        <w:t>”</w:t>
      </w:r>
    </w:p>
    <w:p w14:paraId="135CBAFE" w14:textId="4C48E8BD" w:rsidR="003A6E47" w:rsidRDefault="003A6E47" w:rsidP="00580ADD">
      <w:r>
        <w:t xml:space="preserve">See Section </w:t>
      </w:r>
      <w:r>
        <w:fldChar w:fldCharType="begin"/>
      </w:r>
      <w:r>
        <w:instrText xml:space="preserve"> REF _Ref53160144 \r \h </w:instrText>
      </w:r>
      <w:r>
        <w:fldChar w:fldCharType="separate"/>
      </w:r>
      <w:r w:rsidR="00407A01">
        <w:t>10.2.4</w:t>
      </w:r>
      <w:r>
        <w:fldChar w:fldCharType="end"/>
      </w:r>
      <w:r>
        <w:t xml:space="preserve"> above for Adams’ thesis, completed in ~1949</w:t>
      </w:r>
    </w:p>
    <w:p w14:paraId="4CD558D7" w14:textId="179955D3" w:rsidR="007238DA" w:rsidRDefault="007238DA" w:rsidP="00580ADD">
      <w:r>
        <w:t>Adams left MIT to found Adams Associates with Jack Gilmore</w:t>
      </w:r>
      <w:r w:rsidR="003A6E47">
        <w:t xml:space="preserve"> “ten years after” 1950.  The company later became Key Data Corporation</w:t>
      </w:r>
      <w:r w:rsidR="001A5570">
        <w:t>.</w:t>
      </w:r>
    </w:p>
    <w:p w14:paraId="707E470E" w14:textId="5F30BE2A" w:rsidR="001A5570" w:rsidRDefault="001A5570" w:rsidP="00580ADD">
      <w:r>
        <w:t>Adams names Jack Porter as the second key contributor in SE&amp;CG</w:t>
      </w:r>
    </w:p>
    <w:p w14:paraId="6BFC489E" w14:textId="77777777" w:rsidR="00A65A69" w:rsidRDefault="00A65A69" w:rsidP="00580ADD"/>
    <w:p w14:paraId="54854448" w14:textId="3FCFB137" w:rsidR="001A5570" w:rsidRDefault="00A65A69" w:rsidP="00580ADD">
      <w:r>
        <w:t>Adams was asked about meeting John von Neumann during one of his “two or three visits to Whirlwind”</w:t>
      </w:r>
    </w:p>
    <w:p w14:paraId="62DECD51" w14:textId="19643735" w:rsidR="003A6E47" w:rsidRDefault="00A65A69" w:rsidP="00A65A69">
      <w:pPr>
        <w:ind w:left="720"/>
      </w:pPr>
      <w:r w:rsidRPr="00A65A69">
        <w:rPr>
          <w:rFonts w:ascii="Consolas" w:hAnsi="Consolas"/>
        </w:rPr>
        <w:t>CA: The only time I had the opportunity of meeting John von Neumann Has when my wife</w:t>
      </w:r>
      <w:r w:rsidR="00B16F13">
        <w:rPr>
          <w:rFonts w:ascii="Consolas" w:hAnsi="Consolas"/>
        </w:rPr>
        <w:t xml:space="preserve"> </w:t>
      </w:r>
      <w:r w:rsidR="00B16F13" w:rsidRPr="00825CC3">
        <w:rPr>
          <w:rFonts w:cs="Arial"/>
        </w:rPr>
        <w:t>[Shirley Stanwood]</w:t>
      </w:r>
      <w:r w:rsidRPr="00A65A69">
        <w:rPr>
          <w:rFonts w:ascii="Consolas" w:hAnsi="Consolas"/>
        </w:rPr>
        <w:t>, our girl programmer, Phyllis Fox, and Jack Gilmore and I, were driving from Washington to Boston after an ACM conference. We stopped in Princeton on a Saturday morning just to look in to see the machine that they had there, and we found the machine, and found a chap in his shirt sleeves who volunteered to show us around.  It turned out to be John von Neumann. That was, however, the only contact I had with him directly.</w:t>
      </w:r>
      <w:r>
        <w:t xml:space="preserve">   [probably in 1952]</w:t>
      </w:r>
    </w:p>
    <w:p w14:paraId="51974693" w14:textId="31FC166B" w:rsidR="00A5567D" w:rsidRDefault="00B16F13" w:rsidP="00580ADD">
      <w:r>
        <w:t xml:space="preserve">Adams names Jack Carr as “attached to his group”, and an “important contributor”, but essentially an independent researcher, stationed at DCL </w:t>
      </w:r>
      <w:proofErr w:type="spellStart"/>
      <w:r>
        <w:t>‘</w:t>
      </w:r>
      <w:proofErr w:type="gramStart"/>
      <w:r>
        <w:t>cause</w:t>
      </w:r>
      <w:proofErr w:type="spellEnd"/>
      <w:proofErr w:type="gramEnd"/>
      <w:r>
        <w:t xml:space="preserve"> he needed an administrative home.</w:t>
      </w:r>
    </w:p>
    <w:p w14:paraId="208CC1CE" w14:textId="2E1A6C63" w:rsidR="00A5567D" w:rsidRDefault="00B16F13" w:rsidP="00580ADD">
      <w:r>
        <w:t>Adams names Ed Copley as producer of the Making Electrons Count film.</w:t>
      </w:r>
    </w:p>
    <w:p w14:paraId="46BCCEA8" w14:textId="1829E01F" w:rsidR="00B16F13" w:rsidRDefault="00B16F13" w:rsidP="00580ADD">
      <w:r>
        <w:t xml:space="preserve">Adams cites Wilkes’ work many times, and says they had hosted </w:t>
      </w:r>
      <w:proofErr w:type="gramStart"/>
      <w:r>
        <w:t>a Cambridge research</w:t>
      </w:r>
      <w:proofErr w:type="gramEnd"/>
      <w:r>
        <w:t xml:space="preserve"> each summer for a few years.</w:t>
      </w:r>
    </w:p>
    <w:p w14:paraId="1987D271" w14:textId="27A1A1F7" w:rsidR="00B16F13" w:rsidRDefault="00B16F13" w:rsidP="00B16F13">
      <w:r>
        <w:t>Adams took a job with Creole Petroleum Corporation on Jan 1, 1956 “</w:t>
      </w:r>
      <w:r w:rsidRPr="00B16F13">
        <w:rPr>
          <w:rFonts w:ascii="Consolas" w:hAnsi="Consolas"/>
        </w:rPr>
        <w:t>which involved our moving to Venezuela for four years</w:t>
      </w:r>
      <w:r>
        <w:t>.”</w:t>
      </w:r>
    </w:p>
    <w:p w14:paraId="7ECF35DA" w14:textId="77777777" w:rsidR="00B16F13" w:rsidRDefault="00B16F13" w:rsidP="00B16F13"/>
    <w:p w14:paraId="6B3A2EFB" w14:textId="77777777" w:rsidR="00A5567D" w:rsidRDefault="00A5567D" w:rsidP="00580ADD"/>
    <w:p w14:paraId="23BD73E5" w14:textId="71DA8370" w:rsidR="00580ADD" w:rsidRDefault="00580ADD" w:rsidP="00580ADD">
      <w:r>
        <w:t>This ACM paper mentions Key Data Corporations “entry into</w:t>
      </w:r>
      <w:r w:rsidR="00A5567D">
        <w:t xml:space="preserve"> the</w:t>
      </w:r>
      <w:r>
        <w:t xml:space="preserve"> data center business</w:t>
      </w:r>
      <w:r w:rsidR="00A5567D">
        <w:t>.</w:t>
      </w:r>
      <w:r>
        <w:t>”</w:t>
      </w:r>
      <w:r w:rsidR="00A5567D">
        <w:t xml:space="preserve">  (I haven’t read the paper.)</w:t>
      </w:r>
    </w:p>
    <w:p w14:paraId="2B705B60" w14:textId="1FD11310" w:rsidR="00580ADD" w:rsidRDefault="00580ADD" w:rsidP="00580ADD">
      <w:hyperlink r:id="rId236" w:history="1">
        <w:r w:rsidRPr="008C314C">
          <w:rPr>
            <w:rStyle w:val="Hyperlink"/>
          </w:rPr>
          <w:t>https://dl.acm.org/doi/abs/10.1145/800196.806025</w:t>
        </w:r>
      </w:hyperlink>
    </w:p>
    <w:p w14:paraId="04ECBA7F" w14:textId="0E08F0FC" w:rsidR="00580ADD" w:rsidRDefault="00FE7D8F" w:rsidP="00580ADD">
      <w:r>
        <w:t>LinkedIn identifies a Nancy Gilmore from Key Data</w:t>
      </w:r>
    </w:p>
    <w:p w14:paraId="0811BA22" w14:textId="63358DDE" w:rsidR="00FE7D8F" w:rsidRDefault="00FE7D8F" w:rsidP="00580ADD">
      <w:hyperlink r:id="rId237" w:history="1">
        <w:r w:rsidRPr="008C314C">
          <w:rPr>
            <w:rStyle w:val="Hyperlink"/>
          </w:rPr>
          <w:t>https://www.linkedin.com/in/nancy-gilmore-b9609a12/</w:t>
        </w:r>
      </w:hyperlink>
    </w:p>
    <w:p w14:paraId="764CA2B3" w14:textId="77777777" w:rsidR="00FE7D8F" w:rsidRDefault="00FE7D8F" w:rsidP="00580ADD"/>
    <w:p w14:paraId="70E8ADD5" w14:textId="77777777" w:rsidR="00580ADD" w:rsidRPr="00580ADD" w:rsidRDefault="00580ADD" w:rsidP="00580ADD"/>
    <w:p w14:paraId="15960B1D" w14:textId="75A7D710" w:rsidR="00F76998" w:rsidRDefault="00F76998" w:rsidP="00801147">
      <w:pPr>
        <w:pStyle w:val="Heading2"/>
      </w:pPr>
      <w:bookmarkStart w:id="156" w:name="_Toc193914425"/>
      <w:r>
        <w:t>David Robinson Israel</w:t>
      </w:r>
      <w:bookmarkEnd w:id="156"/>
    </w:p>
    <w:p w14:paraId="42F27879" w14:textId="67396925" w:rsidR="00F76998" w:rsidRDefault="00F76998" w:rsidP="00F76998">
      <w:r>
        <w:t>Israel’s Master’s thesis</w:t>
      </w:r>
    </w:p>
    <w:p w14:paraId="194A6E8A" w14:textId="577F53C9" w:rsidR="00FD533A" w:rsidRPr="00FD533A" w:rsidRDefault="00FD533A" w:rsidP="00F76998">
      <w:pPr>
        <w:rPr>
          <w:i/>
          <w:iCs/>
        </w:rPr>
      </w:pPr>
      <w:r w:rsidRPr="00FD533A">
        <w:rPr>
          <w:i/>
          <w:iCs/>
        </w:rPr>
        <w:t>The application of a high-speed digital computer to the present-day air traffic control system</w:t>
      </w:r>
    </w:p>
    <w:p w14:paraId="77B70EB7" w14:textId="16A7463D" w:rsidR="00FD533A" w:rsidRDefault="00FD533A" w:rsidP="00FD533A">
      <w:r>
        <w:t>Submitted May 29, 1951</w:t>
      </w:r>
    </w:p>
    <w:p w14:paraId="2A3E4FD4" w14:textId="77777777" w:rsidR="00FD533A" w:rsidRDefault="00FD533A" w:rsidP="00FD533A"/>
    <w:p w14:paraId="0FCE7B3D" w14:textId="7898DF59" w:rsidR="00FD533A" w:rsidRDefault="00FD533A" w:rsidP="00FD533A">
      <w:r>
        <w:t xml:space="preserve">URI: </w:t>
      </w:r>
      <w:hyperlink r:id="rId238" w:history="1">
        <w:r w:rsidRPr="00E05940">
          <w:rPr>
            <w:rStyle w:val="Hyperlink"/>
          </w:rPr>
          <w:t>http://hdl.handle.net/1721.1/12193</w:t>
        </w:r>
      </w:hyperlink>
    </w:p>
    <w:p w14:paraId="4ABE33F0" w14:textId="28817EE2" w:rsidR="00FD533A" w:rsidRDefault="00FD533A" w:rsidP="00FD533A">
      <w:r>
        <w:t>Department: Massachusetts Institute of Technology. Department of Electrical Engineering; Massachusetts Institute of Technology. Department of Electrical Engineering and Computer Science</w:t>
      </w:r>
    </w:p>
    <w:p w14:paraId="7D8112B7" w14:textId="77777777" w:rsidR="00FD533A" w:rsidRDefault="00FD533A" w:rsidP="00F76998"/>
    <w:p w14:paraId="481CEB20" w14:textId="1A7C9EE4" w:rsidR="00FF11E1" w:rsidRDefault="00FF11E1" w:rsidP="00F76998">
      <w:hyperlink r:id="rId239" w:history="1">
        <w:r w:rsidRPr="00A709C2">
          <w:rPr>
            <w:rStyle w:val="Hyperlink"/>
          </w:rPr>
          <w:t>https://dspace.mit.edu/handle/1721.1/12193</w:t>
        </w:r>
      </w:hyperlink>
    </w:p>
    <w:p w14:paraId="2A1F855A" w14:textId="59D9A17C" w:rsidR="00F76998" w:rsidRDefault="00FF11E1" w:rsidP="00F76998">
      <w:hyperlink r:id="rId240" w:history="1">
        <w:r w:rsidRPr="00A709C2">
          <w:rPr>
            <w:rStyle w:val="Hyperlink"/>
          </w:rPr>
          <w:t>https://dspace.mit.edu/bitstream/handle/1721.1/12193/30395183-MIT.pdf</w:t>
        </w:r>
      </w:hyperlink>
    </w:p>
    <w:p w14:paraId="5BC7E9BF" w14:textId="67ADC4F0" w:rsidR="00F76998" w:rsidRDefault="00F76998" w:rsidP="00F76998"/>
    <w:p w14:paraId="4EACCF57" w14:textId="3400F5E4" w:rsidR="00B434C4" w:rsidRDefault="00B434C4" w:rsidP="00F76998">
      <w:r>
        <w:t>Israel’s thesis essentially converges the military and civilian air-traffic control problem.  Military requirements include an ability to schedule landings and takeoffs with much smaller spacing than civilian flights would tolerate.</w:t>
      </w:r>
    </w:p>
    <w:p w14:paraId="486EDA12" w14:textId="43D285BB" w:rsidR="00B434C4" w:rsidRDefault="00B434C4" w:rsidP="00F76998">
      <w:r>
        <w:t>The introductory material admits that no computer with sufficient reliability yet exists to be used in the application.</w:t>
      </w:r>
    </w:p>
    <w:p w14:paraId="36C08166" w14:textId="5C68552C" w:rsidR="00826C80" w:rsidRDefault="00826C80" w:rsidP="00F76998">
      <w:r>
        <w:t>The thesis has one long chapter on air traffic basics, and another on computer basics.</w:t>
      </w:r>
    </w:p>
    <w:p w14:paraId="57FE08A9" w14:textId="6B1C8D73" w:rsidR="00826C80" w:rsidRDefault="00826C80" w:rsidP="00F76998">
      <w:r>
        <w:t>Subsequent material analyzes how flight data might be organized in a computer, and estimates the amount of input and output data.</w:t>
      </w:r>
    </w:p>
    <w:p w14:paraId="69077A9E" w14:textId="77777777" w:rsidR="00B434C4" w:rsidRDefault="00B434C4" w:rsidP="00F76998"/>
    <w:p w14:paraId="67A5F030" w14:textId="77777777" w:rsidR="00B434C4" w:rsidRDefault="00B434C4" w:rsidP="00F76998"/>
    <w:p w14:paraId="517AEB2B" w14:textId="289863F0" w:rsidR="00AC2634" w:rsidRPr="00B434C4" w:rsidRDefault="00AC2634" w:rsidP="00F76998">
      <w:pPr>
        <w:rPr>
          <w:b/>
          <w:bCs/>
        </w:rPr>
      </w:pPr>
      <w:r w:rsidRPr="00B434C4">
        <w:rPr>
          <w:b/>
          <w:bCs/>
        </w:rPr>
        <w:t>Other links</w:t>
      </w:r>
    </w:p>
    <w:p w14:paraId="5CDFAA3C" w14:textId="77777777" w:rsidR="00AC2634" w:rsidRPr="00AC2634" w:rsidRDefault="00AC2634" w:rsidP="00AC2634">
      <w:pPr>
        <w:rPr>
          <w:rFonts w:ascii="Times New Roman" w:hAnsi="Times New Roman"/>
          <w:b/>
          <w:bCs/>
          <w:szCs w:val="27"/>
        </w:rPr>
      </w:pPr>
      <w:hyperlink r:id="rId241" w:history="1">
        <w:r w:rsidRPr="00AC2634">
          <w:rPr>
            <w:rStyle w:val="Hyperlink"/>
            <w:b/>
            <w:bCs/>
          </w:rPr>
          <w:t xml:space="preserve">Air Traffic Control, 1950 June 8 </w:t>
        </w:r>
      </w:hyperlink>
    </w:p>
    <w:p w14:paraId="0B92A2A1" w14:textId="77777777" w:rsidR="00AC2634" w:rsidRDefault="00AC2634" w:rsidP="00AC2634">
      <w:r>
        <w:t xml:space="preserve"> File — Multiple Containers </w:t>
      </w:r>
    </w:p>
    <w:p w14:paraId="1375C45F" w14:textId="77777777" w:rsidR="00AC2634" w:rsidRDefault="00AC2634" w:rsidP="00AC2634">
      <w:r>
        <w:rPr>
          <w:rStyle w:val="id-label"/>
        </w:rPr>
        <w:t>Identifier:</w:t>
      </w:r>
      <w:r>
        <w:t> </w:t>
      </w:r>
      <w:r>
        <w:rPr>
          <w:rStyle w:val="component"/>
        </w:rPr>
        <w:t>16</w:t>
      </w:r>
      <w:r>
        <w:t xml:space="preserve"> </w:t>
      </w:r>
    </w:p>
    <w:p w14:paraId="27FB27BC" w14:textId="77777777" w:rsidR="00AC2634" w:rsidRDefault="00AC2634" w:rsidP="00AC2634">
      <w:r>
        <w:rPr>
          <w:rStyle w:val="inline-label"/>
        </w:rPr>
        <w:t>Scope and Contents</w:t>
      </w:r>
      <w:r>
        <w:t xml:space="preserve"> </w:t>
      </w:r>
    </w:p>
    <w:p w14:paraId="69302C1D" w14:textId="6ED77731" w:rsidR="00AC2634" w:rsidRDefault="00AC2634" w:rsidP="00AC2634">
      <w:pPr>
        <w:pStyle w:val="NormalWeb"/>
      </w:pPr>
      <w:r>
        <w:t>MIT DIC 6673. Project Whirlwind Report R-188. Report on progress of a Mas</w:t>
      </w:r>
      <w:r w:rsidR="003310B6">
        <w:t>t</w:t>
      </w:r>
      <w:r>
        <w:t xml:space="preserve">er of Science Thesis: The Application of a High-Speed Digital Computer to the </w:t>
      </w:r>
      <w:proofErr w:type="gramStart"/>
      <w:r>
        <w:t>Present Day</w:t>
      </w:r>
      <w:proofErr w:type="gramEnd"/>
      <w:r>
        <w:t xml:space="preserve"> Air Traffic Control System.</w:t>
      </w:r>
    </w:p>
    <w:p w14:paraId="7819460C" w14:textId="77777777" w:rsidR="00AC2634" w:rsidRDefault="00AC2634" w:rsidP="00AC2634">
      <w:r>
        <w:rPr>
          <w:rStyle w:val="Strong"/>
        </w:rPr>
        <w:t xml:space="preserve">Dates: </w:t>
      </w:r>
      <w:r>
        <w:t xml:space="preserve">1950 June 8 </w:t>
      </w:r>
    </w:p>
    <w:p w14:paraId="7CA141AD" w14:textId="77777777" w:rsidR="00AC2634" w:rsidRDefault="00AC2634" w:rsidP="00AC2634">
      <w:pPr>
        <w:rPr>
          <w:rStyle w:val="archivalobjectname"/>
        </w:rPr>
      </w:pPr>
      <w:r>
        <w:rPr>
          <w:rStyle w:val="Strong"/>
        </w:rPr>
        <w:t xml:space="preserve">Found in: </w:t>
      </w:r>
      <w:hyperlink r:id="rId242" w:history="1">
        <w:r>
          <w:rPr>
            <w:rStyle w:val="Hyperlink"/>
          </w:rPr>
          <w:t>Massachusetts Institute of Technology. Libraries. Department of Distinctive Collections</w:t>
        </w:r>
      </w:hyperlink>
      <w:r>
        <w:rPr>
          <w:rStyle w:val="reponame"/>
        </w:rPr>
        <w:t xml:space="preserve"> </w:t>
      </w:r>
      <w:r>
        <w:t xml:space="preserve">/ </w:t>
      </w:r>
      <w:hyperlink r:id="rId243" w:history="1">
        <w:r>
          <w:rPr>
            <w:rStyle w:val="Hyperlink"/>
          </w:rPr>
          <w:t>Project Whirlwind Collection</w:t>
        </w:r>
      </w:hyperlink>
      <w:r>
        <w:rPr>
          <w:rStyle w:val="resourcename"/>
        </w:rPr>
        <w:t xml:space="preserve"> </w:t>
      </w:r>
      <w:r>
        <w:t xml:space="preserve">/ </w:t>
      </w:r>
      <w:hyperlink r:id="rId244" w:history="1">
        <w:r>
          <w:rPr>
            <w:rStyle w:val="Hyperlink"/>
          </w:rPr>
          <w:t>Series 16. Microfilm of MITRE Collection, AC 6, Whirlwind I Computer Records</w:t>
        </w:r>
      </w:hyperlink>
      <w:r>
        <w:rPr>
          <w:rStyle w:val="archivalobjectname"/>
        </w:rPr>
        <w:t xml:space="preserve"> </w:t>
      </w:r>
    </w:p>
    <w:p w14:paraId="4C64B786" w14:textId="77777777" w:rsidR="004D33B1" w:rsidRDefault="004D33B1" w:rsidP="00AC2634"/>
    <w:p w14:paraId="51618BD9" w14:textId="77777777" w:rsidR="00AC2634" w:rsidRPr="00AC2634" w:rsidRDefault="00AC2634" w:rsidP="00AC2634">
      <w:pPr>
        <w:rPr>
          <w:b/>
          <w:bCs/>
        </w:rPr>
      </w:pPr>
      <w:hyperlink r:id="rId245" w:history="1">
        <w:r w:rsidRPr="00AC2634">
          <w:rPr>
            <w:rStyle w:val="Hyperlink"/>
            <w:b/>
            <w:bCs/>
          </w:rPr>
          <w:t xml:space="preserve">Concurrence procedures for SAGE operational specifications, 1955 July 15 </w:t>
        </w:r>
      </w:hyperlink>
    </w:p>
    <w:p w14:paraId="263EE35E" w14:textId="77777777" w:rsidR="00AC2634" w:rsidRDefault="00AC2634" w:rsidP="00AC2634">
      <w:r>
        <w:t xml:space="preserve"> File — Multiple Containers </w:t>
      </w:r>
    </w:p>
    <w:p w14:paraId="55A55754" w14:textId="77777777" w:rsidR="00AC2634" w:rsidRDefault="00AC2634" w:rsidP="00AC2634">
      <w:r>
        <w:rPr>
          <w:rStyle w:val="id-label"/>
        </w:rPr>
        <w:t>Identifier:</w:t>
      </w:r>
      <w:r>
        <w:t> </w:t>
      </w:r>
      <w:r>
        <w:rPr>
          <w:rStyle w:val="component"/>
        </w:rPr>
        <w:t>16</w:t>
      </w:r>
      <w:r>
        <w:t xml:space="preserve"> </w:t>
      </w:r>
    </w:p>
    <w:p w14:paraId="4314049C" w14:textId="77777777" w:rsidR="00AC2634" w:rsidRDefault="00AC2634" w:rsidP="00AC2634">
      <w:r>
        <w:rPr>
          <w:rStyle w:val="inline-label"/>
        </w:rPr>
        <w:t>Scope and Contents</w:t>
      </w:r>
      <w:r>
        <w:t xml:space="preserve"> </w:t>
      </w:r>
    </w:p>
    <w:p w14:paraId="7201BF5E" w14:textId="77777777" w:rsidR="00AC2634" w:rsidRDefault="00AC2634" w:rsidP="00AC2634">
      <w:pPr>
        <w:pStyle w:val="NormalWeb"/>
      </w:pPr>
      <w:r>
        <w:t>Division 6 Memo M-3751. Operational specifications for the SAGE Direction and Combat Centers prepared in M-note form.</w:t>
      </w:r>
    </w:p>
    <w:p w14:paraId="48176C2A" w14:textId="77777777" w:rsidR="00AC2634" w:rsidRDefault="00AC2634" w:rsidP="00AC2634">
      <w:r>
        <w:rPr>
          <w:rStyle w:val="Strong"/>
        </w:rPr>
        <w:t xml:space="preserve">Dates: </w:t>
      </w:r>
      <w:r>
        <w:t xml:space="preserve">1955 July 15 </w:t>
      </w:r>
    </w:p>
    <w:p w14:paraId="459D5A34" w14:textId="77777777" w:rsidR="00AC2634" w:rsidRDefault="00AC2634" w:rsidP="00AC2634">
      <w:pPr>
        <w:rPr>
          <w:rStyle w:val="archivalobjectname"/>
        </w:rPr>
      </w:pPr>
      <w:r>
        <w:rPr>
          <w:rStyle w:val="Strong"/>
        </w:rPr>
        <w:t xml:space="preserve">Found in: </w:t>
      </w:r>
      <w:hyperlink r:id="rId246" w:history="1">
        <w:r>
          <w:rPr>
            <w:rStyle w:val="Hyperlink"/>
          </w:rPr>
          <w:t>Massachusetts Institute of Technology. Libraries. Department of Distinctive Collections</w:t>
        </w:r>
      </w:hyperlink>
      <w:r>
        <w:rPr>
          <w:rStyle w:val="reponame"/>
        </w:rPr>
        <w:t xml:space="preserve"> </w:t>
      </w:r>
      <w:r>
        <w:t xml:space="preserve">/ </w:t>
      </w:r>
      <w:hyperlink r:id="rId247" w:history="1">
        <w:r>
          <w:rPr>
            <w:rStyle w:val="Hyperlink"/>
          </w:rPr>
          <w:t>Project Whirlwind Collection</w:t>
        </w:r>
      </w:hyperlink>
      <w:r>
        <w:rPr>
          <w:rStyle w:val="resourcename"/>
        </w:rPr>
        <w:t xml:space="preserve"> </w:t>
      </w:r>
      <w:r>
        <w:t xml:space="preserve">/ </w:t>
      </w:r>
      <w:hyperlink r:id="rId248" w:history="1">
        <w:r>
          <w:rPr>
            <w:rStyle w:val="Hyperlink"/>
          </w:rPr>
          <w:t>Series 16. Microfilm of MITRE Collection, AC 6, Whirlwind I Computer Records</w:t>
        </w:r>
      </w:hyperlink>
      <w:r>
        <w:rPr>
          <w:rStyle w:val="archivalobjectname"/>
        </w:rPr>
        <w:t xml:space="preserve"> </w:t>
      </w:r>
    </w:p>
    <w:p w14:paraId="2BE0600F" w14:textId="2EAF64BF" w:rsidR="00D6576B" w:rsidRDefault="00D6576B" w:rsidP="00D6576B">
      <w:r>
        <w:t>This doc written by Arnow and Israel outlines the procedures for reviewing (“obtaining concurrence”) for a proposed set of Operational Specifications for SAGE.  I don’t see copies of the actual specifications.</w:t>
      </w:r>
    </w:p>
    <w:p w14:paraId="2CB21AF3" w14:textId="77777777" w:rsidR="00D6576B" w:rsidRDefault="00D6576B" w:rsidP="00AC2634"/>
    <w:p w14:paraId="2BA9CB13" w14:textId="77777777" w:rsidR="00D6576B" w:rsidRDefault="00D6576B" w:rsidP="00AC2634"/>
    <w:p w14:paraId="409A59A7" w14:textId="77777777" w:rsidR="00AC2634" w:rsidRPr="00AC2634" w:rsidRDefault="00AC2634" w:rsidP="00AC2634">
      <w:pPr>
        <w:rPr>
          <w:b/>
          <w:bCs/>
        </w:rPr>
      </w:pPr>
      <w:hyperlink r:id="rId249" w:history="1">
        <w:r w:rsidRPr="00AC2634">
          <w:rPr>
            <w:rStyle w:val="Hyperlink"/>
            <w:b/>
            <w:bCs/>
          </w:rPr>
          <w:t xml:space="preserve">Conference on Automatic Computing Machinery, Rutgers University, March 28-29, 1950, 1950 April 6 </w:t>
        </w:r>
      </w:hyperlink>
    </w:p>
    <w:p w14:paraId="7C6E308F" w14:textId="77777777" w:rsidR="00AC2634" w:rsidRDefault="00AC2634" w:rsidP="00AC2634">
      <w:r>
        <w:t xml:space="preserve"> File — Multiple Containers </w:t>
      </w:r>
    </w:p>
    <w:p w14:paraId="2A49D670" w14:textId="77777777" w:rsidR="00AC2634" w:rsidRDefault="00AC2634" w:rsidP="00AC2634">
      <w:r>
        <w:rPr>
          <w:rStyle w:val="id-label"/>
        </w:rPr>
        <w:t>Identifier:</w:t>
      </w:r>
      <w:r>
        <w:t> </w:t>
      </w:r>
      <w:r>
        <w:rPr>
          <w:rStyle w:val="component"/>
        </w:rPr>
        <w:t>16</w:t>
      </w:r>
      <w:r>
        <w:t xml:space="preserve"> </w:t>
      </w:r>
    </w:p>
    <w:p w14:paraId="6DB43D28" w14:textId="77777777" w:rsidR="00AC2634" w:rsidRDefault="00AC2634" w:rsidP="00AC2634">
      <w:r>
        <w:rPr>
          <w:rStyle w:val="inline-label"/>
        </w:rPr>
        <w:t>Scope and Contents</w:t>
      </w:r>
      <w:r>
        <w:t xml:space="preserve"> </w:t>
      </w:r>
    </w:p>
    <w:p w14:paraId="369B29C2" w14:textId="77777777" w:rsidR="00AC2634" w:rsidRDefault="00AC2634" w:rsidP="00AC2634">
      <w:pPr>
        <w:pStyle w:val="NormalWeb"/>
      </w:pPr>
      <w:r>
        <w:t>MIT DIC 6345. Project Whirlwind Memo M-1020. Some of the papers and exhibits presented at the Conference on Automatic Computing Machinery at Rutgers University are summarized and discussed. References are given, where possible, to further sources of information.</w:t>
      </w:r>
    </w:p>
    <w:p w14:paraId="799DC5A0" w14:textId="77777777" w:rsidR="00AC2634" w:rsidRDefault="00AC2634" w:rsidP="00AC2634">
      <w:r>
        <w:rPr>
          <w:rStyle w:val="Strong"/>
        </w:rPr>
        <w:t xml:space="preserve">Dates: </w:t>
      </w:r>
      <w:r>
        <w:t xml:space="preserve">1950 April 6 </w:t>
      </w:r>
    </w:p>
    <w:p w14:paraId="34B37646" w14:textId="77777777" w:rsidR="00AC2634" w:rsidRDefault="00AC2634" w:rsidP="00AC2634">
      <w:r>
        <w:rPr>
          <w:rStyle w:val="Strong"/>
        </w:rPr>
        <w:t xml:space="preserve">Found in: </w:t>
      </w:r>
      <w:hyperlink r:id="rId250" w:history="1">
        <w:r>
          <w:rPr>
            <w:rStyle w:val="Hyperlink"/>
          </w:rPr>
          <w:t>Massachusetts Institute of Technology. Libraries. Department of Distinctive Collections</w:t>
        </w:r>
      </w:hyperlink>
      <w:r>
        <w:rPr>
          <w:rStyle w:val="reponame"/>
        </w:rPr>
        <w:t xml:space="preserve"> </w:t>
      </w:r>
      <w:r>
        <w:t xml:space="preserve">/ </w:t>
      </w:r>
      <w:hyperlink r:id="rId251" w:history="1">
        <w:r>
          <w:rPr>
            <w:rStyle w:val="Hyperlink"/>
          </w:rPr>
          <w:t>Project Whirlwind Collection</w:t>
        </w:r>
      </w:hyperlink>
      <w:r>
        <w:rPr>
          <w:rStyle w:val="resourcename"/>
        </w:rPr>
        <w:t xml:space="preserve"> </w:t>
      </w:r>
      <w:r>
        <w:t xml:space="preserve">/ </w:t>
      </w:r>
      <w:hyperlink r:id="rId252" w:history="1">
        <w:r>
          <w:rPr>
            <w:rStyle w:val="Hyperlink"/>
          </w:rPr>
          <w:t>Series 16. Microfilm of MITRE Collection, AC 6, Whirlwind I Computer Records</w:t>
        </w:r>
      </w:hyperlink>
      <w:r>
        <w:rPr>
          <w:rStyle w:val="archivalobjectname"/>
        </w:rPr>
        <w:t xml:space="preserve"> </w:t>
      </w:r>
    </w:p>
    <w:p w14:paraId="7453B6D7" w14:textId="77777777" w:rsidR="00AC2634" w:rsidRDefault="00AC2634" w:rsidP="00F76998"/>
    <w:p w14:paraId="1A618F51" w14:textId="5365B2AD" w:rsidR="00AC2634" w:rsidRDefault="00AF03CE" w:rsidP="00F76998">
      <w:r>
        <w:t>This 16-page memo reports on Adams &amp; Israel’s travel to the ACM conference of XXXX</w:t>
      </w:r>
    </w:p>
    <w:p w14:paraId="4D316A63" w14:textId="4A59AF51" w:rsidR="00AF03CE" w:rsidRDefault="00AF03CE" w:rsidP="00F76998">
      <w:r>
        <w:t>Short summaries are given of the talks they attended.</w:t>
      </w:r>
      <w:r w:rsidR="009C0364">
        <w:t xml:space="preserve">  Each one is initialed by either Adams or Israel, although Israel seems to have drawn the short straw and wrote most of the reports.</w:t>
      </w:r>
    </w:p>
    <w:p w14:paraId="11F30988" w14:textId="6B4E3402" w:rsidR="00AF03CE" w:rsidRDefault="00AF03CE" w:rsidP="009C0364">
      <w:pPr>
        <w:pStyle w:val="ListParagraph"/>
        <w:numPr>
          <w:ilvl w:val="0"/>
          <w:numId w:val="53"/>
        </w:numPr>
      </w:pPr>
      <w:r>
        <w:t>Perry Crawford (who remarked that “people interested in computing usually don’t have money; consequently, we need to interest people who do have money in computing”)</w:t>
      </w:r>
    </w:p>
    <w:p w14:paraId="34A3C94E" w14:textId="38B25D57" w:rsidR="009C0364" w:rsidRDefault="009C0364" w:rsidP="009C0364">
      <w:pPr>
        <w:pStyle w:val="ListParagraph"/>
        <w:numPr>
          <w:ilvl w:val="0"/>
          <w:numId w:val="53"/>
        </w:numPr>
      </w:pPr>
      <w:r>
        <w:t xml:space="preserve">Herbert Zagor of Reeves Instrument Corporation, pitched an analog machine for aerospace applications, projecting a low cost of $34,000.  </w:t>
      </w:r>
    </w:p>
    <w:p w14:paraId="52393CA6" w14:textId="6B53B3D4" w:rsidR="009C0364" w:rsidRDefault="009C0364" w:rsidP="009C0364">
      <w:pPr>
        <w:pStyle w:val="ListParagraph"/>
        <w:numPr>
          <w:ilvl w:val="0"/>
          <w:numId w:val="53"/>
        </w:numPr>
      </w:pPr>
      <w:r>
        <w:t>John Mauchly discussed BINAC applications at Northrop Aircraft</w:t>
      </w:r>
    </w:p>
    <w:p w14:paraId="687E9730" w14:textId="18434CD5" w:rsidR="009C0364" w:rsidRDefault="009C0364" w:rsidP="009C0364">
      <w:pPr>
        <w:pStyle w:val="ListParagraph"/>
        <w:numPr>
          <w:ilvl w:val="0"/>
          <w:numId w:val="53"/>
        </w:numPr>
      </w:pPr>
      <w:r>
        <w:t>Paul Morton and C.V.L. Smither discussed CALDIC, a proposed low-cost, “easy to program” machine.  D Israel is decidedly skeptical about the low tube count, low price and short projected schedule.</w:t>
      </w:r>
    </w:p>
    <w:p w14:paraId="3006D86C" w14:textId="07D9411E" w:rsidR="00AF03CE" w:rsidRDefault="00AF03CE" w:rsidP="009C0364">
      <w:pPr>
        <w:pStyle w:val="ListParagraph"/>
        <w:numPr>
          <w:ilvl w:val="0"/>
          <w:numId w:val="53"/>
        </w:numPr>
      </w:pPr>
      <w:r>
        <w:t>Howard Aiken – a complaint that computer designers are more interested in computers than in applications, and are fixated on the pursuit of the highest possible throughput, ignoring the many problems that could be addressed by more achievable machines.  In particular, he seems to be arguing in favor of</w:t>
      </w:r>
      <w:r w:rsidR="009C0364">
        <w:t xml:space="preserve"> the disk-based approaches (like LGP-30).</w:t>
      </w:r>
    </w:p>
    <w:p w14:paraId="0BC39E79" w14:textId="53DE6858" w:rsidR="009C0364" w:rsidRDefault="009C0364" w:rsidP="00F76998">
      <w:r>
        <w:t>A machine called MADDIDA Magnetic Drum Digital Differential Analyzer, from Northrop, triggered quite a lengthy note from Adams.</w:t>
      </w:r>
      <w:r w:rsidR="00716BFE">
        <w:t xml:space="preserve">  Adams notes that programming the machine would be easy enough for someone familiar with the Differential Analyzer, but is skeptical of the accuracy and error-accumulation promises.</w:t>
      </w:r>
    </w:p>
    <w:p w14:paraId="13A49D91" w14:textId="77777777" w:rsidR="009C0364" w:rsidRDefault="009C0364" w:rsidP="00F76998"/>
    <w:p w14:paraId="63E29E21" w14:textId="77777777" w:rsidR="009C0364" w:rsidRDefault="009C0364" w:rsidP="00F76998"/>
    <w:p w14:paraId="37C24254" w14:textId="77777777" w:rsidR="00AF03CE" w:rsidRDefault="00AF03CE" w:rsidP="00F76998"/>
    <w:p w14:paraId="11CF0CF6" w14:textId="77777777" w:rsidR="00AC2634" w:rsidRDefault="00AC2634" w:rsidP="00F76998"/>
    <w:p w14:paraId="26B82114" w14:textId="77777777" w:rsidR="00AC2634" w:rsidRDefault="00AC2634" w:rsidP="00F76998"/>
    <w:p w14:paraId="3B76EF57" w14:textId="77777777" w:rsidR="00AC2634" w:rsidRDefault="00AC2634" w:rsidP="00F76998"/>
    <w:p w14:paraId="1CDBAD41" w14:textId="5C01E2D0" w:rsidR="00AC2634" w:rsidRDefault="00AC2634" w:rsidP="00AC2634">
      <w:pPr>
        <w:pStyle w:val="Heading3"/>
      </w:pPr>
      <w:bookmarkStart w:id="157" w:name="_Toc193914426"/>
      <w:r>
        <w:t>Israel’s Career Synopsis</w:t>
      </w:r>
      <w:bookmarkEnd w:id="157"/>
    </w:p>
    <w:p w14:paraId="7F07B13F" w14:textId="77777777" w:rsidR="00AC2634" w:rsidRPr="00AC2634" w:rsidRDefault="00AC2634" w:rsidP="00AC2634">
      <w:pPr>
        <w:numPr>
          <w:ilvl w:val="0"/>
          <w:numId w:val="51"/>
        </w:numPr>
      </w:pPr>
      <w:r w:rsidRPr="00AC2634">
        <w:t>Born 1927 in Boston, MA</w:t>
      </w:r>
    </w:p>
    <w:p w14:paraId="6527C654" w14:textId="77777777" w:rsidR="00AC2634" w:rsidRPr="00AC2634" w:rsidRDefault="00AC2634" w:rsidP="00AC2634">
      <w:pPr>
        <w:numPr>
          <w:ilvl w:val="0"/>
          <w:numId w:val="51"/>
        </w:numPr>
      </w:pPr>
      <w:r w:rsidRPr="00AC2634">
        <w:t>War service in the Navy</w:t>
      </w:r>
    </w:p>
    <w:p w14:paraId="41F07BE0" w14:textId="77777777" w:rsidR="00AC2634" w:rsidRPr="00AC2634" w:rsidRDefault="00AC2634" w:rsidP="00AC2634">
      <w:pPr>
        <w:numPr>
          <w:ilvl w:val="0"/>
          <w:numId w:val="51"/>
        </w:numPr>
      </w:pPr>
      <w:r w:rsidRPr="00AC2634">
        <w:t>MIT Class of 1949, in Electrical Engineering and Electronics</w:t>
      </w:r>
    </w:p>
    <w:p w14:paraId="41CD27C7" w14:textId="77777777" w:rsidR="00AC2634" w:rsidRPr="00AC2634" w:rsidRDefault="00AC2634" w:rsidP="00AC2634">
      <w:pPr>
        <w:numPr>
          <w:ilvl w:val="0"/>
          <w:numId w:val="51"/>
        </w:numPr>
      </w:pPr>
      <w:r w:rsidRPr="00AC2634">
        <w:lastRenderedPageBreak/>
        <w:t>Jun 1949 - Started as a grad student for Gordon Welchman in the Servo Lab, prior to WW being functional</w:t>
      </w:r>
    </w:p>
    <w:p w14:paraId="767BCA3E" w14:textId="77777777" w:rsidR="00AC2634" w:rsidRPr="00AC2634" w:rsidRDefault="00AC2634" w:rsidP="00AC2634">
      <w:pPr>
        <w:numPr>
          <w:ilvl w:val="0"/>
          <w:numId w:val="51"/>
        </w:numPr>
      </w:pPr>
      <w:r w:rsidRPr="00AC2634">
        <w:t xml:space="preserve">First “real” code with Rabinowitz for sequencing ships through the </w:t>
      </w:r>
      <w:proofErr w:type="gramStart"/>
      <w:r w:rsidRPr="00AC2634">
        <w:t>Panama canal</w:t>
      </w:r>
      <w:proofErr w:type="gramEnd"/>
      <w:r w:rsidRPr="00AC2634">
        <w:t xml:space="preserve"> (!)</w:t>
      </w:r>
    </w:p>
    <w:p w14:paraId="060A9B45" w14:textId="77777777" w:rsidR="00AC2634" w:rsidRPr="00AC2634" w:rsidRDefault="00AC2634" w:rsidP="00AC2634">
      <w:pPr>
        <w:numPr>
          <w:ilvl w:val="1"/>
          <w:numId w:val="51"/>
        </w:numPr>
      </w:pPr>
      <w:r w:rsidRPr="00AC2634">
        <w:t xml:space="preserve">Which taught him that Flow Diagrams were Good </w:t>
      </w:r>
      <w:r w:rsidRPr="00AC2634">
        <w:sym w:font="Wingdings" w:char="F04A"/>
      </w:r>
      <w:r w:rsidRPr="00AC2634">
        <w:t xml:space="preserve">  (i.e., essential)</w:t>
      </w:r>
    </w:p>
    <w:p w14:paraId="5FF36B86" w14:textId="77777777" w:rsidR="00AC2634" w:rsidRPr="00AC2634" w:rsidRDefault="00AC2634" w:rsidP="00AC2634">
      <w:pPr>
        <w:numPr>
          <w:ilvl w:val="0"/>
          <w:numId w:val="51"/>
        </w:numPr>
      </w:pPr>
      <w:r w:rsidRPr="00AC2634">
        <w:t>Late 1949/early 1950 – contract with Watson Labs for military jet air traffic control (“landing two per minute”)</w:t>
      </w:r>
    </w:p>
    <w:p w14:paraId="1870DC22" w14:textId="77777777" w:rsidR="00AC2634" w:rsidRPr="00AC2634" w:rsidRDefault="00AC2634" w:rsidP="00AC2634">
      <w:pPr>
        <w:numPr>
          <w:ilvl w:val="0"/>
          <w:numId w:val="51"/>
        </w:numPr>
      </w:pPr>
      <w:r w:rsidRPr="00AC2634">
        <w:t xml:space="preserve">Transitioned to a Master’s thesis on civilian </w:t>
      </w:r>
      <w:proofErr w:type="spellStart"/>
      <w:r w:rsidRPr="00AC2634">
        <w:t>en</w:t>
      </w:r>
      <w:proofErr w:type="spellEnd"/>
      <w:r w:rsidRPr="00AC2634">
        <w:t>-route air traffic control, completed 1951</w:t>
      </w:r>
    </w:p>
    <w:p w14:paraId="3CB9BFC5" w14:textId="77777777" w:rsidR="00AC2634" w:rsidRPr="00AC2634" w:rsidRDefault="00AC2634" w:rsidP="00AC2634">
      <w:pPr>
        <w:numPr>
          <w:ilvl w:val="0"/>
          <w:numId w:val="51"/>
        </w:numPr>
      </w:pPr>
      <w:r w:rsidRPr="00AC2634">
        <w:t>First radar-to-WW experiments in late 1950 (in 32 words of memory!)</w:t>
      </w:r>
    </w:p>
    <w:p w14:paraId="3CFEC3FB" w14:textId="77777777" w:rsidR="00AC2634" w:rsidRPr="00AC2634" w:rsidRDefault="00AC2634" w:rsidP="00AC2634">
      <w:pPr>
        <w:numPr>
          <w:ilvl w:val="0"/>
          <w:numId w:val="51"/>
        </w:numPr>
      </w:pPr>
      <w:r w:rsidRPr="00AC2634">
        <w:t>First intercept demo in April 1951</w:t>
      </w:r>
    </w:p>
    <w:p w14:paraId="14B13EBD" w14:textId="77777777" w:rsidR="00AC2634" w:rsidRPr="00AC2634" w:rsidRDefault="00AC2634" w:rsidP="00AC2634">
      <w:pPr>
        <w:numPr>
          <w:ilvl w:val="1"/>
          <w:numId w:val="51"/>
        </w:numPr>
      </w:pPr>
      <w:r w:rsidRPr="00AC2634">
        <w:t>Von Neumann proved that “correlation” of radar returns was infeasible without sorting the data first.</w:t>
      </w:r>
    </w:p>
    <w:p w14:paraId="6EC0A83B" w14:textId="77777777" w:rsidR="00AC2634" w:rsidRPr="00AC2634" w:rsidRDefault="00AC2634" w:rsidP="00AC2634">
      <w:pPr>
        <w:numPr>
          <w:ilvl w:val="0"/>
          <w:numId w:val="51"/>
        </w:numPr>
      </w:pPr>
      <w:r w:rsidRPr="00AC2634">
        <w:t>Worked on SAGE 1950-1956, MITRE until 1967</w:t>
      </w:r>
    </w:p>
    <w:p w14:paraId="7002DBE3" w14:textId="77777777" w:rsidR="00AC2634" w:rsidRPr="00AC2634" w:rsidRDefault="00AC2634" w:rsidP="00AC2634">
      <w:pPr>
        <w:numPr>
          <w:ilvl w:val="0"/>
          <w:numId w:val="51"/>
        </w:numPr>
      </w:pPr>
      <w:r w:rsidRPr="00AC2634">
        <w:t>Joined DoD in 1967, still in real-time air traffic control</w:t>
      </w:r>
    </w:p>
    <w:p w14:paraId="3A4E9AE7" w14:textId="77777777" w:rsidR="00AC2634" w:rsidRDefault="00AC2634" w:rsidP="00F76998"/>
    <w:p w14:paraId="23468E9F" w14:textId="4A78FA76" w:rsidR="004C3DC9" w:rsidRDefault="00AC2634" w:rsidP="00AC2634">
      <w:pPr>
        <w:ind w:left="360"/>
      </w:pPr>
      <w:r w:rsidRPr="00AC2634">
        <w:rPr>
          <w:b/>
          <w:bCs/>
        </w:rPr>
        <w:t>David R Israel, Programmer &amp; Visionary</w:t>
      </w:r>
      <w:r w:rsidRPr="00AC2634">
        <w:rPr>
          <w:b/>
          <w:bCs/>
        </w:rPr>
        <w:br/>
      </w:r>
      <w:r w:rsidRPr="00AC2634">
        <w:br/>
      </w:r>
      <w:r w:rsidR="004C3DC9">
        <w:t>[blurb written by guy]</w:t>
      </w:r>
    </w:p>
    <w:p w14:paraId="64FBD2F4" w14:textId="6C58BC8E" w:rsidR="00AC2634" w:rsidRPr="00AC2634" w:rsidRDefault="00AC2634" w:rsidP="00AC2634">
      <w:pPr>
        <w:ind w:left="360"/>
      </w:pPr>
      <w:r w:rsidRPr="00AC2634">
        <w:t>David Robinson Israel, born Boston, MA, in 1927, enrolled as an undergrad at MIT in 1945.  During World War Two, he was drafted into the Navy where he learned the then-new field of electronics.  Following the war years, Israel returned to MIT, graduating with the class of 1949, and going on to graduate school under Gordon Welchman at the MIT Servo Mechanisms Lab.</w:t>
      </w:r>
      <w:r w:rsidRPr="00AC2634">
        <w:br/>
        <w:t>  Welchman was interested in the emerging idea of digital computation for use in real-time control, and Israel readily discovered that he was fascinated by the opportunity to put his skill with applied mathematics to use in the new endeavor, programming computers for real-time applications, a totally new idea at the time.  Through the Servo Lab and his adviser’s interests, Israel soon was employed by the Whirlwind project team, where he completed a thesis proposing the use of computers like Whirlwind in air traffic control, in this case, sequencing military jets for efficient landing with only a 30-second gap between aircraft.  From this, Israel became familiar with work at the Air Force Cambridge Research Lab to connect radar stations to computers via telephone lines, work that was proven in 1950 with the Whirlwind machine.</w:t>
      </w:r>
      <w:r w:rsidRPr="00AC2634">
        <w:br/>
        <w:t>  By 1951, Israel was able to demonstrate the first real-time, computer-guided intercept of an aircraft playing the role of intruder, by a manned interceptor, based on analysis of radar returns from the ten-mile-distant Hanscom Air Force base.  Israel's demo used every one of the then-available 256 memory words on Whirlwind.</w:t>
      </w:r>
      <w:r w:rsidRPr="00AC2634">
        <w:br/>
        <w:t xml:space="preserve">  Political battles raged, but Whirlwind rapidly became SAGE, work moved from MIT, to Lincoln Labs, to MITRE, and to the DoD, but through it all, Israel just stuck to his work of tracking airplanes with computers connected to radars.  As he said in his oral history, he spent his entire career on the same problem, just that now and again someone would give him a new badge or a new title...  </w:t>
      </w:r>
      <w:r w:rsidRPr="00AC2634">
        <w:br/>
        <w:t xml:space="preserve">  We now understand that this groundbreaking work </w:t>
      </w:r>
      <w:proofErr w:type="gramStart"/>
      <w:r w:rsidRPr="00AC2634">
        <w:t>lead</w:t>
      </w:r>
      <w:proofErr w:type="gramEnd"/>
      <w:r w:rsidRPr="00AC2634">
        <w:t xml:space="preserve"> to much that we now think of as routine in our modern, computer-mediated, air-travel-enhanced lives.</w:t>
      </w:r>
    </w:p>
    <w:p w14:paraId="15F3FE42" w14:textId="77777777" w:rsidR="00AC2634" w:rsidRDefault="00AC2634" w:rsidP="00F76998"/>
    <w:p w14:paraId="3AC34866" w14:textId="77777777" w:rsidR="00AC2634" w:rsidRDefault="00AC2634" w:rsidP="00F76998"/>
    <w:p w14:paraId="548A7086" w14:textId="77777777" w:rsidR="00AC2634" w:rsidRPr="00F76998" w:rsidRDefault="00AC2634" w:rsidP="00F76998"/>
    <w:p w14:paraId="47C93A77" w14:textId="7203C47E" w:rsidR="00A524C3" w:rsidRDefault="00A524C3" w:rsidP="00801147">
      <w:pPr>
        <w:pStyle w:val="Heading2"/>
      </w:pPr>
      <w:bookmarkStart w:id="158" w:name="_Toc193914427"/>
      <w:r>
        <w:t>J</w:t>
      </w:r>
      <w:r w:rsidR="0098365C">
        <w:t>.</w:t>
      </w:r>
      <w:r>
        <w:t xml:space="preserve"> </w:t>
      </w:r>
      <w:proofErr w:type="spellStart"/>
      <w:r>
        <w:t>Hal</w:t>
      </w:r>
      <w:r w:rsidR="0098365C">
        <w:t>combe</w:t>
      </w:r>
      <w:proofErr w:type="spellEnd"/>
      <w:r>
        <w:t xml:space="preserve"> </w:t>
      </w:r>
      <w:proofErr w:type="spellStart"/>
      <w:r>
        <w:t>Laning</w:t>
      </w:r>
      <w:bookmarkEnd w:id="158"/>
      <w:proofErr w:type="spellEnd"/>
    </w:p>
    <w:p w14:paraId="78430A5F" w14:textId="5C7A142C" w:rsidR="00A524C3" w:rsidRDefault="00A524C3" w:rsidP="00A524C3"/>
    <w:p w14:paraId="5264B78C" w14:textId="2AFF8B96" w:rsidR="00A524C3" w:rsidRDefault="00A524C3" w:rsidP="00A524C3">
      <w:r>
        <w:t xml:space="preserve">Draper posted one scanned sheet of </w:t>
      </w:r>
      <w:proofErr w:type="spellStart"/>
      <w:r>
        <w:t>Laning’s</w:t>
      </w:r>
      <w:proofErr w:type="spellEnd"/>
      <w:r>
        <w:t xml:space="preserve"> Whirlwind code, dated March, 1953</w:t>
      </w:r>
    </w:p>
    <w:p w14:paraId="5D9B5F70" w14:textId="773887B1" w:rsidR="00A524C3" w:rsidRDefault="00A524C3" w:rsidP="00A524C3">
      <w:hyperlink r:id="rId253" w:history="1">
        <w:r w:rsidRPr="005A3EE1">
          <w:rPr>
            <w:rStyle w:val="Hyperlink"/>
          </w:rPr>
          <w:t>https://wehackthemoon.com/sites/default/files/media/document/154398.jpg</w:t>
        </w:r>
      </w:hyperlink>
    </w:p>
    <w:p w14:paraId="6D5F1786" w14:textId="25DED0F3" w:rsidR="00A524C3" w:rsidRDefault="00A524C3" w:rsidP="00A524C3">
      <w:r w:rsidRPr="00A524C3">
        <w:rPr>
          <w:noProof/>
        </w:rPr>
        <w:lastRenderedPageBreak/>
        <w:drawing>
          <wp:inline distT="0" distB="0" distL="0" distR="0" wp14:anchorId="7002C73A" wp14:editId="35A1EAD1">
            <wp:extent cx="4458086" cy="16994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4458086" cy="1699407"/>
                    </a:xfrm>
                    <a:prstGeom prst="rect">
                      <a:avLst/>
                    </a:prstGeom>
                  </pic:spPr>
                </pic:pic>
              </a:graphicData>
            </a:graphic>
          </wp:inline>
        </w:drawing>
      </w:r>
    </w:p>
    <w:p w14:paraId="5337BD41" w14:textId="1508D10B" w:rsidR="00A524C3" w:rsidRDefault="00A524C3" w:rsidP="00A524C3"/>
    <w:p w14:paraId="0E484FEB" w14:textId="6BF73F92" w:rsidR="00897899" w:rsidRDefault="00897899" w:rsidP="00A524C3">
      <w:r>
        <w:t>It looks like the whole document is at</w:t>
      </w:r>
    </w:p>
    <w:p w14:paraId="074EAC91" w14:textId="1796CA85" w:rsidR="00897899" w:rsidRDefault="00897899" w:rsidP="00A524C3">
      <w:hyperlink r:id="rId255" w:history="1">
        <w:r w:rsidRPr="00A07698">
          <w:rPr>
            <w:rStyle w:val="Hyperlink"/>
          </w:rPr>
          <w:t>https://archive.computerhistory.org/resources/access/text/2016/06/102724583-05-01-acc.pdf</w:t>
        </w:r>
      </w:hyperlink>
    </w:p>
    <w:p w14:paraId="1F8E44CE" w14:textId="34A1706B" w:rsidR="00897899" w:rsidRDefault="00897899" w:rsidP="00897899">
      <w:pPr>
        <w:pStyle w:val="ListParagraph"/>
        <w:numPr>
          <w:ilvl w:val="0"/>
          <w:numId w:val="10"/>
        </w:numPr>
      </w:pPr>
      <w:r>
        <w:t>20 pages of hand-written source code with notes and comments</w:t>
      </w:r>
    </w:p>
    <w:p w14:paraId="56DDC62F" w14:textId="77777777" w:rsidR="00897899" w:rsidRDefault="00897899" w:rsidP="00A524C3"/>
    <w:p w14:paraId="619D7CA1" w14:textId="246AE8FA" w:rsidR="004E7D6C" w:rsidRDefault="004E7D6C" w:rsidP="00A524C3">
      <w:r>
        <w:t xml:space="preserve">There’s a conference paper on </w:t>
      </w:r>
      <w:proofErr w:type="spellStart"/>
      <w:r>
        <w:t>Laning’s</w:t>
      </w:r>
      <w:proofErr w:type="spellEnd"/>
      <w:r>
        <w:t xml:space="preserve"> compiler:</w:t>
      </w:r>
    </w:p>
    <w:p w14:paraId="74EC65DA" w14:textId="347888A0" w:rsidR="004E7D6C" w:rsidRDefault="004E7D6C" w:rsidP="00A524C3">
      <w:r w:rsidRPr="004E7D6C">
        <w:rPr>
          <w:i/>
          <w:iCs/>
        </w:rPr>
        <w:t>On Algebraic Compilers and Planetary Fly-By Orbits</w:t>
      </w:r>
      <w:r>
        <w:t>, Richard Battin, MIT, 45</w:t>
      </w:r>
      <w:r w:rsidRPr="004E7D6C">
        <w:rPr>
          <w:vertAlign w:val="superscript"/>
        </w:rPr>
        <w:t>th</w:t>
      </w:r>
      <w:r>
        <w:t xml:space="preserve"> Congress of the International Astronautical Federation, Oct 9-14, 1994, Jerusalem Israel</w:t>
      </w:r>
    </w:p>
    <w:p w14:paraId="08BE0674" w14:textId="1AFDE6C6" w:rsidR="004E7D6C" w:rsidRDefault="004E7D6C" w:rsidP="00A524C3">
      <w:hyperlink r:id="rId256" w:history="1">
        <w:r w:rsidRPr="009578D7">
          <w:rPr>
            <w:rStyle w:val="Hyperlink"/>
          </w:rPr>
          <w:t>http://www.gravityassist.com/IAF-3.3%202010/Ref.%203-210.pdf</w:t>
        </w:r>
      </w:hyperlink>
    </w:p>
    <w:p w14:paraId="6D33D756" w14:textId="32CA5E0A" w:rsidR="004E7D6C" w:rsidRDefault="004E7D6C" w:rsidP="00A524C3">
      <w:r>
        <w:t xml:space="preserve">The paper focuses on exchanges with John Backus, development of the first algebraic compiler on WW in 1952-53 and </w:t>
      </w:r>
      <w:proofErr w:type="spellStart"/>
      <w:r>
        <w:t>Laning’s</w:t>
      </w:r>
      <w:proofErr w:type="spellEnd"/>
      <w:r>
        <w:t xml:space="preserve"> work on gravity assist in planning a fly-by of Mars in ~1960.  No mention of Apollo.</w:t>
      </w:r>
      <w:r w:rsidR="007A7B94">
        <w:t xml:space="preserve">  Backus is quite effusive for his praise of </w:t>
      </w:r>
      <w:proofErr w:type="spellStart"/>
      <w:r w:rsidR="007A7B94">
        <w:t>Laning’s</w:t>
      </w:r>
      <w:proofErr w:type="spellEnd"/>
      <w:r w:rsidR="007A7B94">
        <w:t xml:space="preserve"> work.</w:t>
      </w:r>
    </w:p>
    <w:p w14:paraId="7C28FE9A" w14:textId="053048FE" w:rsidR="00E01A52" w:rsidRDefault="00E01A52" w:rsidP="00A524C3">
      <w:r>
        <w:t>See also</w:t>
      </w:r>
    </w:p>
    <w:p w14:paraId="77EFFBA6" w14:textId="4025E619" w:rsidR="00E01A52" w:rsidRDefault="00E01A52" w:rsidP="00A524C3">
      <w:hyperlink r:id="rId257" w:history="1">
        <w:r w:rsidRPr="0087782A">
          <w:rPr>
            <w:rStyle w:val="Hyperlink"/>
          </w:rPr>
          <w:t>http://www.gravityassist.com/IAF3-1/Ref.%203-251-4.pdf</w:t>
        </w:r>
      </w:hyperlink>
    </w:p>
    <w:p w14:paraId="4E834F63" w14:textId="7347553E" w:rsidR="00E01A52" w:rsidRDefault="00E01A52" w:rsidP="00A524C3">
      <w:r>
        <w:t>…  which appears to dispute some of Battin’s claims.</w:t>
      </w:r>
    </w:p>
    <w:p w14:paraId="66027878" w14:textId="2D2B6C69" w:rsidR="00A524C3" w:rsidRDefault="00A524C3" w:rsidP="00A524C3"/>
    <w:p w14:paraId="75EAB835" w14:textId="5A961C15" w:rsidR="00CE263D" w:rsidRDefault="00CE263D" w:rsidP="00CE263D">
      <w:pPr>
        <w:pStyle w:val="Heading3"/>
      </w:pPr>
      <w:bookmarkStart w:id="159" w:name="_Toc193914428"/>
      <w:r>
        <w:t xml:space="preserve">“George” Compiler Notes from Phil </w:t>
      </w:r>
      <w:proofErr w:type="spellStart"/>
      <w:r>
        <w:t>Budne</w:t>
      </w:r>
      <w:bookmarkEnd w:id="159"/>
      <w:proofErr w:type="spellEnd"/>
    </w:p>
    <w:p w14:paraId="70DAEAC3" w14:textId="77777777" w:rsidR="00CE263D" w:rsidRDefault="00CE263D" w:rsidP="00CE263D">
      <w:r>
        <w:t>-------- Forwarded Message --------</w:t>
      </w:r>
    </w:p>
    <w:p w14:paraId="196D2085" w14:textId="77777777" w:rsidR="00CE263D" w:rsidRDefault="00CE263D" w:rsidP="00CE263D">
      <w:pPr>
        <w:pStyle w:val="NoSpacing"/>
      </w:pPr>
      <w:r>
        <w:t xml:space="preserve">Subject: </w:t>
      </w:r>
      <w:r>
        <w:tab/>
        <w:t>FYI: George!</w:t>
      </w:r>
    </w:p>
    <w:p w14:paraId="0A855487" w14:textId="77777777" w:rsidR="00CE263D" w:rsidRDefault="00CE263D" w:rsidP="00CE263D">
      <w:pPr>
        <w:pStyle w:val="NoSpacing"/>
      </w:pPr>
      <w:r>
        <w:t xml:space="preserve">Date: </w:t>
      </w:r>
      <w:r>
        <w:tab/>
        <w:t>Thu, 29 Jul 2021 22:20:32 -0400</w:t>
      </w:r>
    </w:p>
    <w:p w14:paraId="38087A16" w14:textId="77777777" w:rsidR="00CE263D" w:rsidRDefault="00CE263D" w:rsidP="00CE263D">
      <w:pPr>
        <w:pStyle w:val="NoSpacing"/>
      </w:pPr>
      <w:r>
        <w:t xml:space="preserve">From: </w:t>
      </w:r>
      <w:r>
        <w:tab/>
        <w:t xml:space="preserve">Phil </w:t>
      </w:r>
      <w:proofErr w:type="spellStart"/>
      <w:r>
        <w:t>Budne</w:t>
      </w:r>
      <w:proofErr w:type="spellEnd"/>
      <w:r>
        <w:t xml:space="preserve"> &lt;phil@ultimate.com&gt;</w:t>
      </w:r>
    </w:p>
    <w:p w14:paraId="38407CED" w14:textId="77777777" w:rsidR="00CE263D" w:rsidRDefault="00CE263D" w:rsidP="00CE263D">
      <w:pPr>
        <w:pStyle w:val="NoSpacing"/>
      </w:pPr>
      <w:r>
        <w:t xml:space="preserve">To: </w:t>
      </w:r>
      <w:r>
        <w:tab/>
        <w:t>fedorkow@mit.edu</w:t>
      </w:r>
    </w:p>
    <w:p w14:paraId="748A04AD" w14:textId="77777777" w:rsidR="00CE263D" w:rsidRDefault="00CE263D" w:rsidP="00CE263D"/>
    <w:p w14:paraId="1D060BB0" w14:textId="4D42C334" w:rsidR="00CE263D" w:rsidRDefault="00CE263D" w:rsidP="00CE263D">
      <w:r>
        <w:t>In case Al K. didn't poke you</w:t>
      </w:r>
      <w:proofErr w:type="gramStart"/>
      <w:r>
        <w:t>.....</w:t>
      </w:r>
      <w:proofErr w:type="gramEnd"/>
    </w:p>
    <w:p w14:paraId="23B833D7" w14:textId="0681966A" w:rsidR="00CE263D" w:rsidRDefault="00CE263D" w:rsidP="00CE263D">
      <w:r>
        <w:t xml:space="preserve">Almost exactly a year ago I watched an oral history interview (by Tom Cheatham) of Hal </w:t>
      </w:r>
      <w:proofErr w:type="spellStart"/>
      <w:r>
        <w:t>Laning</w:t>
      </w:r>
      <w:proofErr w:type="spellEnd"/>
      <w:r>
        <w:t xml:space="preserve"> on the Whirlwind </w:t>
      </w:r>
      <w:proofErr w:type="spellStart"/>
      <w:r>
        <w:t>algrbraic</w:t>
      </w:r>
      <w:proofErr w:type="spellEnd"/>
      <w:r>
        <w:t xml:space="preserve"> compiler (aka George, and the </w:t>
      </w:r>
      <w:proofErr w:type="spellStart"/>
      <w:r>
        <w:t>Laning</w:t>
      </w:r>
      <w:proofErr w:type="spellEnd"/>
      <w:r>
        <w:t>-Zierler system), and the MAC language used at the Instrumentation Lab to develop the Apollo guidance algorithms.</w:t>
      </w:r>
    </w:p>
    <w:p w14:paraId="1DA778BE" w14:textId="611A3F40" w:rsidR="00CE263D" w:rsidRDefault="00CE263D" w:rsidP="00CE263D">
      <w:r>
        <w:t>Near the end (26:50) he mentioned having sent a copy to Knuth (who wrote back that he had spent a weekend, without knowing the Whirlwind machine language, read and analyzed the compiler), and I had wondered if any trace existed in Knuth's archives.</w:t>
      </w:r>
    </w:p>
    <w:p w14:paraId="0B53016C" w14:textId="5DC30092" w:rsidR="00CE263D" w:rsidRDefault="00CE263D" w:rsidP="00CE263D">
      <w:hyperlink r:id="rId258" w:history="1">
        <w:r w:rsidRPr="002015F1">
          <w:rPr>
            <w:rStyle w:val="Hyperlink"/>
          </w:rPr>
          <w:t>https://www.youtube.com/watch?v=S6htZ1iPApI</w:t>
        </w:r>
      </w:hyperlink>
    </w:p>
    <w:p w14:paraId="2B797F81" w14:textId="6A829554" w:rsidR="00CE263D" w:rsidRDefault="00CE263D" w:rsidP="00CE263D">
      <w:r>
        <w:t xml:space="preserve">Well, today I saw the following on the </w:t>
      </w:r>
      <w:proofErr w:type="spellStart"/>
      <w:r>
        <w:t>bitsavers</w:t>
      </w:r>
      <w:proofErr w:type="spellEnd"/>
      <w:r>
        <w:t xml:space="preserve"> RSS feed:</w:t>
      </w:r>
    </w:p>
    <w:p w14:paraId="39060F38" w14:textId="07AF5597" w:rsidR="00CE263D" w:rsidRDefault="00CE263D" w:rsidP="00CE263D">
      <w:hyperlink r:id="rId259" w:history="1">
        <w:r w:rsidRPr="002015F1">
          <w:rPr>
            <w:rStyle w:val="Hyperlink"/>
          </w:rPr>
          <w:t>http://www.bitsavers.org/pdf/mit/whirlwind/laning_interpreter/k-3-u2774-Whirlwind-program.pdf</w:t>
        </w:r>
      </w:hyperlink>
      <w:r>
        <w:t xml:space="preserve"> handwritten coding sheets (in </w:t>
      </w:r>
      <w:proofErr w:type="spellStart"/>
      <w:r>
        <w:t>Laning's</w:t>
      </w:r>
      <w:proofErr w:type="spellEnd"/>
      <w:r>
        <w:t xml:space="preserve"> hand!?)</w:t>
      </w:r>
    </w:p>
    <w:p w14:paraId="38829DA1" w14:textId="1EA30A69" w:rsidR="00CE263D" w:rsidRDefault="00CE263D" w:rsidP="00CE263D">
      <w:hyperlink r:id="rId260" w:history="1">
        <w:r w:rsidRPr="002015F1">
          <w:rPr>
            <w:rStyle w:val="Hyperlink"/>
          </w:rPr>
          <w:t>http://www.bitsavers.org/pdf/mit/whirlwind/laning_interpreter/k-3-u2774-Whirlwind-notes.pdf</w:t>
        </w:r>
      </w:hyperlink>
    </w:p>
    <w:p w14:paraId="3BB54BC3" w14:textId="58C998D0" w:rsidR="00CE263D" w:rsidRDefault="00CE263D" w:rsidP="00CE263D">
      <w:r>
        <w:t>Knuth's handwritten notes (starting with deductions of the opcode functions) from (Thurs-Saturday) August 12-14 1976.  pg4 gives totals: compiler: 445 words; runtime 62 words.</w:t>
      </w:r>
    </w:p>
    <w:p w14:paraId="35284B16" w14:textId="77777777" w:rsidR="00CE263D" w:rsidRDefault="00CE263D" w:rsidP="00CE263D"/>
    <w:p w14:paraId="65D55D43" w14:textId="64C67F50" w:rsidR="00CE263D" w:rsidRDefault="00CE263D" w:rsidP="00CE263D">
      <w:hyperlink r:id="rId261" w:history="1">
        <w:r w:rsidRPr="002015F1">
          <w:rPr>
            <w:rStyle w:val="Hyperlink"/>
          </w:rPr>
          <w:t>http://www.bitsavers.org/pdf/mit/whirlwind/laning_interpreter/originalURL.txt</w:t>
        </w:r>
      </w:hyperlink>
    </w:p>
    <w:p w14:paraId="4567BE1D" w14:textId="77777777" w:rsidR="00CE263D" w:rsidRDefault="00CE263D" w:rsidP="00CE263D">
      <w:r>
        <w:t>pointer to</w:t>
      </w:r>
    </w:p>
    <w:p w14:paraId="37F53228" w14:textId="3CF83423" w:rsidR="00CE263D" w:rsidRDefault="00CE263D" w:rsidP="00CE263D">
      <w:hyperlink r:id="rId262" w:history="1">
        <w:r w:rsidRPr="002015F1">
          <w:rPr>
            <w:rStyle w:val="Hyperlink"/>
          </w:rPr>
          <w:t>https://archive.computerhistory.org/resources/text/Knuth_Don_X4100/PDF_index/KnuthDigitalArchive-Index.html</w:t>
        </w:r>
      </w:hyperlink>
    </w:p>
    <w:p w14:paraId="7EC85B52" w14:textId="77777777" w:rsidR="00CE263D" w:rsidRDefault="00CE263D" w:rsidP="00CE263D">
      <w:r>
        <w:t>Unclear to me if the above includes Runge-</w:t>
      </w:r>
      <w:proofErr w:type="spellStart"/>
      <w:r>
        <w:t>Kutta</w:t>
      </w:r>
      <w:proofErr w:type="spellEnd"/>
      <w:r>
        <w:t xml:space="preserve"> </w:t>
      </w:r>
      <w:proofErr w:type="spellStart"/>
      <w:r>
        <w:t>diffeq</w:t>
      </w:r>
      <w:proofErr w:type="spellEnd"/>
      <w:r>
        <w:t xml:space="preserve"> solving as described in</w:t>
      </w:r>
    </w:p>
    <w:p w14:paraId="3A534E60" w14:textId="62F1C918" w:rsidR="00CE263D" w:rsidRDefault="00CE263D" w:rsidP="00CE263D">
      <w:hyperlink r:id="rId263" w:history="1">
        <w:r w:rsidRPr="002015F1">
          <w:rPr>
            <w:rStyle w:val="Hyperlink"/>
          </w:rPr>
          <w:t>http://www.bitsavers.org/pdf/mit/whirlwind/E-series/E-364_A_Program_For_Translation_of_Mathematical_Equations_For_Whirlwind_I_Jan54.pdf</w:t>
        </w:r>
      </w:hyperlink>
    </w:p>
    <w:p w14:paraId="62720245" w14:textId="7D29AFD9" w:rsidR="00CE263D" w:rsidRDefault="00CE263D" w:rsidP="00CE263D"/>
    <w:p w14:paraId="434C0275" w14:textId="77777777" w:rsidR="00CE263D" w:rsidRDefault="00CE263D" w:rsidP="00CE263D"/>
    <w:p w14:paraId="0986EE4F" w14:textId="77777777" w:rsidR="00CE263D" w:rsidRDefault="00CE263D" w:rsidP="00CE263D">
      <w:r>
        <w:t>-------- Forwarded Message --------</w:t>
      </w:r>
    </w:p>
    <w:p w14:paraId="18710AD1" w14:textId="77777777" w:rsidR="00CE263D" w:rsidRDefault="00CE263D" w:rsidP="00CE263D">
      <w:pPr>
        <w:pStyle w:val="NoSpacing"/>
      </w:pPr>
      <w:r>
        <w:t xml:space="preserve">Subject: </w:t>
      </w:r>
      <w:r>
        <w:tab/>
        <w:t>Re: FYI: George!</w:t>
      </w:r>
    </w:p>
    <w:p w14:paraId="43B8BDA8" w14:textId="77777777" w:rsidR="00CE263D" w:rsidRDefault="00CE263D" w:rsidP="00CE263D">
      <w:pPr>
        <w:pStyle w:val="NoSpacing"/>
      </w:pPr>
      <w:r>
        <w:t xml:space="preserve">Date: </w:t>
      </w:r>
      <w:r>
        <w:tab/>
        <w:t>Wed, 4 Aug 2021 12:40:36 -0400</w:t>
      </w:r>
    </w:p>
    <w:p w14:paraId="2150A5AF" w14:textId="77777777" w:rsidR="00CE263D" w:rsidRDefault="00CE263D" w:rsidP="00CE263D">
      <w:pPr>
        <w:pStyle w:val="NoSpacing"/>
      </w:pPr>
      <w:r>
        <w:t xml:space="preserve">From: </w:t>
      </w:r>
      <w:r>
        <w:tab/>
        <w:t xml:space="preserve">Phil </w:t>
      </w:r>
      <w:proofErr w:type="spellStart"/>
      <w:r>
        <w:t>Budne</w:t>
      </w:r>
      <w:proofErr w:type="spellEnd"/>
      <w:r>
        <w:t xml:space="preserve"> &lt;phil@ultimate.com&gt;</w:t>
      </w:r>
    </w:p>
    <w:p w14:paraId="2DF0E146" w14:textId="77777777" w:rsidR="00CE263D" w:rsidRDefault="00CE263D" w:rsidP="00CE263D">
      <w:pPr>
        <w:pStyle w:val="NoSpacing"/>
      </w:pPr>
      <w:r>
        <w:t xml:space="preserve">To: </w:t>
      </w:r>
      <w:r>
        <w:tab/>
        <w:t>phil@ultimate.com, fedorkow@mit.edu</w:t>
      </w:r>
    </w:p>
    <w:p w14:paraId="0CFF04D6" w14:textId="77777777" w:rsidR="00CE263D" w:rsidRDefault="00CE263D" w:rsidP="00CE263D">
      <w:pPr>
        <w:pStyle w:val="NoSpacing"/>
      </w:pPr>
      <w:r>
        <w:t xml:space="preserve">CC: </w:t>
      </w:r>
      <w:r>
        <w:tab/>
        <w:t>dspicer@computerhistory.org, dbrock@computerhistory.org</w:t>
      </w:r>
    </w:p>
    <w:p w14:paraId="17E43293" w14:textId="77777777" w:rsidR="00CE263D" w:rsidRDefault="00CE263D" w:rsidP="00CE263D"/>
    <w:p w14:paraId="2B6E5005" w14:textId="2DFD2823" w:rsidR="00CE263D" w:rsidRDefault="00CE263D" w:rsidP="00CE263D">
      <w:r>
        <w:t>&gt; transcription of the code would be a tough job.  (</w:t>
      </w:r>
      <w:proofErr w:type="spellStart"/>
      <w:proofErr w:type="gramStart"/>
      <w:r>
        <w:t>No,wait</w:t>
      </w:r>
      <w:proofErr w:type="spellEnd"/>
      <w:proofErr w:type="gramEnd"/>
      <w:r>
        <w:t>, two interns, a lot of coffee and diff would do the trick</w:t>
      </w:r>
      <w:proofErr w:type="gramStart"/>
      <w:r>
        <w:t>!  :-)  )</w:t>
      </w:r>
      <w:proofErr w:type="gramEnd"/>
    </w:p>
    <w:p w14:paraId="1FCCD178" w14:textId="764AC890" w:rsidR="00CE263D" w:rsidRDefault="00CE263D" w:rsidP="00CE263D">
      <w:r>
        <w:t>Bringing back PDP-7 UNIX required a GREAT deal more typing, and from that experience, two independently entered versions is DEFINITELY the way to go!</w:t>
      </w:r>
    </w:p>
    <w:p w14:paraId="22295ABF" w14:textId="0521A1DA" w:rsidR="00CE263D" w:rsidRDefault="00CE263D" w:rsidP="00CE263D">
      <w:r>
        <w:t>&gt;   Do you think there's an example of a likely-to-work George program around?  Particularly if it was used to solve something useful!</w:t>
      </w:r>
    </w:p>
    <w:p w14:paraId="6C769EA5" w14:textId="5452BCCB" w:rsidR="00CE263D" w:rsidRDefault="00CE263D" w:rsidP="00CE263D">
      <w:r>
        <w:t>In the interview video it seemed that it was only ever used on a few "real" problems.</w:t>
      </w:r>
    </w:p>
    <w:p w14:paraId="1BCCAA1F" w14:textId="00ABA7D8" w:rsidR="00CE263D" w:rsidRDefault="00CE263D" w:rsidP="00CE263D">
      <w:r>
        <w:t xml:space="preserve">I'm a bit incredulous that a </w:t>
      </w:r>
      <w:proofErr w:type="gramStart"/>
      <w:r>
        <w:t>462 word</w:t>
      </w:r>
      <w:proofErr w:type="gramEnd"/>
      <w:r>
        <w:t xml:space="preserve"> program could POSSIBLY implement everything in the manual/report:</w:t>
      </w:r>
    </w:p>
    <w:p w14:paraId="473DD062" w14:textId="762EE8F3" w:rsidR="00CE263D" w:rsidRDefault="00CE263D" w:rsidP="00CE263D">
      <w:r>
        <w:t>&gt; &gt; http://www.bitsavers.org/pdf/mit/whirlwind/E-series/E-364_A_Program_For_Translation_of_Mathematical_Equations_For_Whirlwind_I_Jan54.pdf</w:t>
      </w:r>
    </w:p>
    <w:p w14:paraId="4CD1D29E" w14:textId="45B970F3" w:rsidR="00CE263D" w:rsidRDefault="00CE263D" w:rsidP="00CE263D">
      <w:r>
        <w:t>The coding sheets are dated 3/53, so that's a large gap in time.</w:t>
      </w:r>
    </w:p>
    <w:p w14:paraId="5236C45F" w14:textId="3AAE2475" w:rsidR="00CE263D" w:rsidRDefault="00CE263D" w:rsidP="00CE263D">
      <w:r>
        <w:t>But as in all software archaeology projects, it's rare to have documentation and code that match up, but the report gives an idea of what some version of the code did at a point in time.</w:t>
      </w:r>
    </w:p>
    <w:p w14:paraId="6300A7A3" w14:textId="2EF16C6A" w:rsidR="00CE263D" w:rsidRDefault="00CE263D" w:rsidP="00CE263D">
      <w:r>
        <w:t>Looking at the code, it looks like (at least) SP, CP and PRINT are implemented,</w:t>
      </w:r>
    </w:p>
    <w:p w14:paraId="7104FCCA" w14:textId="780EE0F2" w:rsidR="00CE263D" w:rsidRDefault="00CE263D" w:rsidP="00CE263D">
      <w:r>
        <w:t>At the top of the coding sheets are notes about tape numbers, and on the first page, a (sticker?) with a file number. It would be asking altogether too much for them to indicate an existing paper or mag tape, but it might be worth a look.</w:t>
      </w:r>
    </w:p>
    <w:p w14:paraId="2A59A6BB" w14:textId="6762D63B" w:rsidR="00CE263D" w:rsidRDefault="00CE263D" w:rsidP="00CE263D">
      <w:r>
        <w:t>Phil</w:t>
      </w:r>
    </w:p>
    <w:p w14:paraId="30A02D7F" w14:textId="5ADC73AA" w:rsidR="00CE263D" w:rsidRDefault="00AE4A19" w:rsidP="00A524C3">
      <w:r>
        <w:t>---------------------</w:t>
      </w:r>
    </w:p>
    <w:p w14:paraId="1D967345" w14:textId="52C21D21" w:rsidR="00AE4A19" w:rsidRDefault="00AE4A19" w:rsidP="00A524C3">
      <w:r>
        <w:t xml:space="preserve">(Note to Len </w:t>
      </w:r>
      <w:proofErr w:type="spellStart"/>
      <w:r>
        <w:t>Shustek</w:t>
      </w:r>
      <w:proofErr w:type="spellEnd"/>
      <w:r>
        <w:t xml:space="preserve"> ~ Apr 26, 2025)</w:t>
      </w:r>
    </w:p>
    <w:p w14:paraId="3296400A" w14:textId="3C9CC99C" w:rsidR="00AE4A19" w:rsidRDefault="00AE4A19" w:rsidP="00A524C3">
      <w:r w:rsidRPr="00AE4A19">
        <w:t>  Dag and I have discussed L&amp;Z, but I should summarize what we know.</w:t>
      </w:r>
      <w:r w:rsidRPr="00AE4A19">
        <w:br/>
        <w:t xml:space="preserve">  This language interpreter was developed 1953/54 by Hal </w:t>
      </w:r>
      <w:proofErr w:type="spellStart"/>
      <w:r w:rsidRPr="00AE4A19">
        <w:t>Laning</w:t>
      </w:r>
      <w:proofErr w:type="spellEnd"/>
      <w:r w:rsidRPr="00AE4A19">
        <w:t xml:space="preserve"> and Neil Zierler at the MIT Instrumentation Lab (later to become Draper Labs), and ran on Whirlwind.</w:t>
      </w:r>
      <w:r w:rsidRPr="00AE4A19">
        <w:br/>
      </w:r>
      <w:proofErr w:type="spellStart"/>
      <w:r w:rsidRPr="00AE4A19">
        <w:t>Laning's</w:t>
      </w:r>
      <w:proofErr w:type="spellEnd"/>
      <w:r w:rsidRPr="00AE4A19">
        <w:t xml:space="preserve"> intent was to simplify programming for mathematical problems by allowing problems to be entered in something closer to 'algebraic' notation.  The user would punch out their series of equations </w:t>
      </w:r>
      <w:r w:rsidRPr="00AE4A19">
        <w:lastRenderedPageBreak/>
        <w:t xml:space="preserve">and associated control flow on paper tape, the compiler would interpret them and run the computation, printing results on the </w:t>
      </w:r>
      <w:proofErr w:type="spellStart"/>
      <w:r w:rsidRPr="00AE4A19">
        <w:t>Flexowriter</w:t>
      </w:r>
      <w:proofErr w:type="spellEnd"/>
      <w:r w:rsidRPr="00AE4A19">
        <w:t>.</w:t>
      </w:r>
      <w:r w:rsidRPr="00AE4A19">
        <w:br/>
      </w:r>
      <w:r w:rsidRPr="00AE4A19">
        <w:br/>
        <w:t xml:space="preserve">  The programmer's manual is on </w:t>
      </w:r>
      <w:proofErr w:type="spellStart"/>
      <w:r w:rsidRPr="00AE4A19">
        <w:t>Bitsavers</w:t>
      </w:r>
      <w:proofErr w:type="spellEnd"/>
      <w:r w:rsidRPr="00AE4A19">
        <w:t xml:space="preserve"> (of course!)</w:t>
      </w:r>
      <w:r w:rsidRPr="00AE4A19">
        <w:br/>
        <w:t>http://www.bitsavers.org/pdf/mit/whirlwind/E-series/E-364_A_Program_For_Translation_of_Mathematical_Equations_For_Whirlwind_I_Jan54.pdf</w:t>
      </w:r>
      <w:r w:rsidRPr="00AE4A19">
        <w:br/>
      </w:r>
      <w:r w:rsidRPr="00AE4A19">
        <w:br/>
        <w:t>  Here's a sample program from E-364:</w:t>
      </w:r>
      <w:r w:rsidRPr="00AE4A19">
        <w:br/>
      </w:r>
      <w:r w:rsidRPr="00AE4A19">
        <w:rPr>
          <w:noProof/>
        </w:rPr>
        <w:drawing>
          <wp:inline distT="0" distB="0" distL="0" distR="0" wp14:anchorId="116F7ED6" wp14:editId="3CCA6BF7">
            <wp:extent cx="5283200" cy="2228850"/>
            <wp:effectExtent l="0" t="0" r="0" b="0"/>
            <wp:docPr id="7110595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283200" cy="2228850"/>
                    </a:xfrm>
                    <a:prstGeom prst="rect">
                      <a:avLst/>
                    </a:prstGeom>
                    <a:noFill/>
                    <a:ln>
                      <a:noFill/>
                    </a:ln>
                  </pic:spPr>
                </pic:pic>
              </a:graphicData>
            </a:graphic>
          </wp:inline>
        </w:drawing>
      </w:r>
      <w:r w:rsidRPr="00AE4A19">
        <w:br/>
      </w:r>
      <w:r w:rsidRPr="00AE4A19">
        <w:br/>
        <w:t xml:space="preserve">  Aside from this work, </w:t>
      </w:r>
      <w:proofErr w:type="spellStart"/>
      <w:r w:rsidRPr="00AE4A19">
        <w:t>Laning</w:t>
      </w:r>
      <w:proofErr w:type="spellEnd"/>
      <w:r w:rsidRPr="00AE4A19">
        <w:t xml:space="preserve"> is known because he went on to do an extended version of this language for use in the Apollo program, for computing orbital mechanics.</w:t>
      </w:r>
      <w:r w:rsidRPr="00AE4A19">
        <w:br/>
      </w:r>
      <w:r w:rsidRPr="00AE4A19">
        <w:br/>
        <w:t>  The Museum has a hand-written copy of the L&amp;Z source code.  Larry and I transcribed the code (about 700 lines) and converted it to my assembler language format.  Larry has spent quite some time debugging; aside from typos, it seems to contain a number of assumptions about where stuff lives in memory that we haven't fully grasped yet.  But, aside from a persistent problem with the Divide instruction, Larry's been able to write and run simple programs written in L&amp;Z.</w:t>
      </w:r>
      <w:r w:rsidRPr="00AE4A19">
        <w:br/>
        <w:t xml:space="preserve">  One unusual coincidence is that CHM actually has two L&amp;Z documents; the source code mentioned above, but also notes from Don Knuth, written in the mid 1970's, in which Knuth analyzes the operation of </w:t>
      </w:r>
      <w:proofErr w:type="spellStart"/>
      <w:r w:rsidRPr="00AE4A19">
        <w:t>Laning's</w:t>
      </w:r>
      <w:proofErr w:type="spellEnd"/>
      <w:r w:rsidRPr="00AE4A19">
        <w:t xml:space="preserve"> code, I assume as research for his work on history of programming languages (Knuth and Pardo, I think).  We surmise that both documents must have come from Knuth; the L&amp;Z scan has hand-written notes in a hand that looks like Knuth's, and lines up with his analysis.   I think Draper Labs has a copy of L&amp;Z posted; I'll check later to see if it's a different scan of the same code, or a completely different copy.</w:t>
      </w:r>
      <w:r w:rsidRPr="00AE4A19">
        <w:br/>
        <w:t>  We haven't found the compiler on a tape, but now that we know what to look for, I think it's worth looking again.</w:t>
      </w:r>
      <w:r w:rsidRPr="00AE4A19">
        <w:br/>
      </w:r>
      <w:r w:rsidRPr="00AE4A19">
        <w:br/>
        <w:t xml:space="preserve">  The work was presented at a couple of conferences, including a 'summit' on Automatic Programming at MIT, in which </w:t>
      </w:r>
      <w:proofErr w:type="spellStart"/>
      <w:r w:rsidRPr="00AE4A19">
        <w:t>Laning</w:t>
      </w:r>
      <w:proofErr w:type="spellEnd"/>
      <w:r w:rsidRPr="00AE4A19">
        <w:t xml:space="preserve"> gave a talk, along with Hopper (A0) and Backus (Fortran).  I think it's worth going back to examine the detailed timeline to see what stage each development occupied at the time.</w:t>
      </w:r>
      <w:r w:rsidRPr="00AE4A19">
        <w:br/>
        <w:t>  Backus himself has said that he was aware of L&amp;Z, although he admits to having caused some confusion by saying that Fortran was, then was not, influenced by L&amp;Z.  I'll find that reference again too...</w:t>
      </w:r>
      <w:r w:rsidRPr="00AE4A19">
        <w:br/>
      </w:r>
      <w:r w:rsidRPr="00AE4A19">
        <w:br/>
        <w:t xml:space="preserve">  Since Knuth had written notes on the program, Dag and I asked him if he recalled anything, or had further material or research notes.  Indeed, somehow (fifty years later!) he turned up correspondence with </w:t>
      </w:r>
      <w:proofErr w:type="spellStart"/>
      <w:r w:rsidRPr="00AE4A19">
        <w:t>Laning</w:t>
      </w:r>
      <w:proofErr w:type="spellEnd"/>
      <w:r w:rsidRPr="00AE4A19">
        <w:t xml:space="preserve"> where, in answer to Knuth's questions, </w:t>
      </w:r>
      <w:proofErr w:type="spellStart"/>
      <w:r w:rsidRPr="00AE4A19">
        <w:t>Laning</w:t>
      </w:r>
      <w:proofErr w:type="spellEnd"/>
      <w:r w:rsidRPr="00AE4A19">
        <w:t xml:space="preserve"> provided some more background material and technical detail.</w:t>
      </w:r>
    </w:p>
    <w:p w14:paraId="720EF34E" w14:textId="77777777" w:rsidR="00AE4A19" w:rsidRDefault="00AE4A19" w:rsidP="00A524C3"/>
    <w:p w14:paraId="20824F06" w14:textId="63585FAE" w:rsidR="00A05015" w:rsidRDefault="00A05015" w:rsidP="00A05015">
      <w:pPr>
        <w:pStyle w:val="Heading3"/>
      </w:pPr>
      <w:r>
        <w:lastRenderedPageBreak/>
        <w:t>L&amp;Z References</w:t>
      </w:r>
    </w:p>
    <w:p w14:paraId="38CF214F" w14:textId="7D78527D" w:rsidR="00A05015" w:rsidRDefault="00A05015" w:rsidP="00A05015">
      <w:r>
        <w:t>History of Programming Languages, Jean Sammet</w:t>
      </w:r>
    </w:p>
    <w:p w14:paraId="2E143060" w14:textId="11C0E1FB" w:rsidR="00A05015" w:rsidRDefault="00A05015" w:rsidP="00A05015">
      <w:r>
        <w:t>??, Knuth and Pardo</w:t>
      </w:r>
    </w:p>
    <w:p w14:paraId="2C0B64D9" w14:textId="77777777" w:rsidR="00A05015" w:rsidRDefault="00A05015" w:rsidP="00A05015"/>
    <w:p w14:paraId="603980E9" w14:textId="667E44F5" w:rsidR="00120B4F" w:rsidRDefault="00120B4F" w:rsidP="00120B4F">
      <w:pPr>
        <w:pStyle w:val="Heading3"/>
      </w:pPr>
      <w:proofErr w:type="spellStart"/>
      <w:r>
        <w:t>Laning</w:t>
      </w:r>
      <w:proofErr w:type="spellEnd"/>
      <w:r>
        <w:t xml:space="preserve"> in the WW Records</w:t>
      </w:r>
    </w:p>
    <w:p w14:paraId="7F117350" w14:textId="3A47EE78" w:rsidR="00120B4F" w:rsidRPr="00120B4F" w:rsidRDefault="00120B4F" w:rsidP="00120B4F">
      <w:proofErr w:type="spellStart"/>
      <w:r>
        <w:t>Laning’s</w:t>
      </w:r>
      <w:proofErr w:type="spellEnd"/>
      <w:r>
        <w:t xml:space="preserve"> name turns up in the corpus of Whirlwind docs quite a few times.  Here’s a list of the top references, with the file name preceded by the number of times the name turns up in the doc</w:t>
      </w:r>
      <w:r>
        <w:rPr>
          <w:rStyle w:val="FootnoteReference"/>
        </w:rPr>
        <w:footnoteReference w:id="22"/>
      </w:r>
    </w:p>
    <w:p w14:paraId="465013D8" w14:textId="77777777" w:rsidR="00120B4F" w:rsidRDefault="00120B4F" w:rsidP="00A05015"/>
    <w:p w14:paraId="488B7DDA" w14:textId="77777777" w:rsidR="00120B4F" w:rsidRPr="00120B4F" w:rsidRDefault="00120B4F" w:rsidP="00120B4F">
      <w:pPr>
        <w:rPr>
          <w:sz w:val="14"/>
          <w:szCs w:val="14"/>
        </w:rPr>
      </w:pPr>
      <w:r w:rsidRPr="00120B4F">
        <w:rPr>
          <w:sz w:val="14"/>
          <w:szCs w:val="14"/>
        </w:rPr>
        <w:t xml:space="preserve">      7 Static-Document-Files/Bitsavers-Docs/summer_session_1954/TXT/Jones_A_Survey_of_Automatic_Coding_Techniques_for_Digital_Computers_May54.sptxt</w:t>
      </w:r>
    </w:p>
    <w:p w14:paraId="2A67ED49" w14:textId="77777777" w:rsidR="00120B4F" w:rsidRPr="00120B4F" w:rsidRDefault="00120B4F" w:rsidP="00120B4F">
      <w:pPr>
        <w:rPr>
          <w:sz w:val="14"/>
          <w:szCs w:val="14"/>
        </w:rPr>
      </w:pPr>
      <w:r w:rsidRPr="00120B4F">
        <w:rPr>
          <w:sz w:val="14"/>
          <w:szCs w:val="14"/>
        </w:rPr>
        <w:t xml:space="preserve">      7 Static-Document-Files/Bitsavers-Docs/summer_session_1954/TXT/Digital_Computers_Advanced_Coding_Techniques_Summer_1954.sptxt</w:t>
      </w:r>
    </w:p>
    <w:p w14:paraId="7006E23B" w14:textId="77777777" w:rsidR="00120B4F" w:rsidRPr="00120B4F" w:rsidRDefault="00120B4F" w:rsidP="00120B4F">
      <w:pPr>
        <w:rPr>
          <w:sz w:val="14"/>
          <w:szCs w:val="14"/>
        </w:rPr>
      </w:pPr>
      <w:r w:rsidRPr="00120B4F">
        <w:rPr>
          <w:sz w:val="14"/>
          <w:szCs w:val="14"/>
        </w:rPr>
        <w:t xml:space="preserve">      5 Static-Document-Files/MITRE-scanned-docs/Reel_21/TXT/Summary_Report_No._</w:t>
      </w:r>
      <w:proofErr w:type="gramStart"/>
      <w:r w:rsidRPr="00120B4F">
        <w:rPr>
          <w:sz w:val="14"/>
          <w:szCs w:val="14"/>
        </w:rPr>
        <w:t>41,_</w:t>
      </w:r>
      <w:proofErr w:type="gramEnd"/>
      <w:r w:rsidRPr="00120B4F">
        <w:rPr>
          <w:sz w:val="14"/>
          <w:szCs w:val="14"/>
        </w:rPr>
        <w:t>January_-__March_1955.sptxt</w:t>
      </w:r>
    </w:p>
    <w:p w14:paraId="5321F408" w14:textId="77777777" w:rsidR="00120B4F" w:rsidRPr="00120B4F" w:rsidRDefault="00120B4F" w:rsidP="00120B4F">
      <w:pPr>
        <w:rPr>
          <w:sz w:val="14"/>
          <w:szCs w:val="14"/>
        </w:rPr>
      </w:pPr>
      <w:r w:rsidRPr="00120B4F">
        <w:rPr>
          <w:sz w:val="14"/>
          <w:szCs w:val="14"/>
        </w:rPr>
        <w:t xml:space="preserve">      5 Static-Document-Files/Bitsavers-Docs/whirlwind/R-series/TXT/R-233_The_MIT_Systems_of_Automatic_Coding_May54.sptxt</w:t>
      </w:r>
    </w:p>
    <w:p w14:paraId="589BC7D2" w14:textId="77777777" w:rsidR="00120B4F" w:rsidRPr="00120B4F" w:rsidRDefault="00120B4F" w:rsidP="00120B4F">
      <w:pPr>
        <w:rPr>
          <w:sz w:val="14"/>
          <w:szCs w:val="14"/>
        </w:rPr>
      </w:pPr>
      <w:r w:rsidRPr="00120B4F">
        <w:rPr>
          <w:sz w:val="14"/>
          <w:szCs w:val="14"/>
        </w:rPr>
        <w:t xml:space="preserve">      4 Static-Document-Files/MITRE-scanned-docs/Reel_23/TXT/Summary_Report_No._</w:t>
      </w:r>
      <w:proofErr w:type="gramStart"/>
      <w:r w:rsidRPr="00120B4F">
        <w:rPr>
          <w:sz w:val="14"/>
          <w:szCs w:val="14"/>
        </w:rPr>
        <w:t>41,_</w:t>
      </w:r>
      <w:proofErr w:type="gramEnd"/>
      <w:r w:rsidRPr="00120B4F">
        <w:rPr>
          <w:sz w:val="14"/>
          <w:szCs w:val="14"/>
        </w:rPr>
        <w:t>First_Quarter_1955.sptxt</w:t>
      </w:r>
    </w:p>
    <w:p w14:paraId="6B4DB939" w14:textId="77777777" w:rsidR="00120B4F" w:rsidRPr="00120B4F" w:rsidRDefault="00120B4F" w:rsidP="00120B4F">
      <w:pPr>
        <w:rPr>
          <w:sz w:val="14"/>
          <w:szCs w:val="14"/>
        </w:rPr>
      </w:pPr>
      <w:r w:rsidRPr="00120B4F">
        <w:rPr>
          <w:sz w:val="14"/>
          <w:szCs w:val="14"/>
        </w:rPr>
        <w:t xml:space="preserve">      4 Static-Document-Files/MITRE-scanned-docs/Reel_10/TXT/M_2742_19540321.sptxt</w:t>
      </w:r>
    </w:p>
    <w:p w14:paraId="1FC7BC2A" w14:textId="77777777" w:rsidR="00120B4F" w:rsidRPr="00120B4F" w:rsidRDefault="00120B4F" w:rsidP="00120B4F">
      <w:pPr>
        <w:rPr>
          <w:sz w:val="14"/>
          <w:szCs w:val="14"/>
        </w:rPr>
      </w:pPr>
      <w:r w:rsidRPr="00120B4F">
        <w:rPr>
          <w:sz w:val="14"/>
          <w:szCs w:val="14"/>
        </w:rPr>
        <w:t xml:space="preserve">      4 Static-Document-Files/MITRE-scanned-docs/Reel_10/TXT/M_2716_19540307.sptxt</w:t>
      </w:r>
    </w:p>
    <w:p w14:paraId="4C8A65DB" w14:textId="77777777" w:rsidR="00120B4F" w:rsidRPr="00120B4F" w:rsidRDefault="00120B4F" w:rsidP="00120B4F">
      <w:pPr>
        <w:rPr>
          <w:sz w:val="14"/>
          <w:szCs w:val="14"/>
        </w:rPr>
      </w:pPr>
      <w:r w:rsidRPr="00120B4F">
        <w:rPr>
          <w:sz w:val="14"/>
          <w:szCs w:val="14"/>
        </w:rPr>
        <w:t xml:space="preserve">      4 Static-Document-Files/Bitsavers-Docs/whirlwind/M-series/TXT/M-2742_Biweekly_Report_March_21_1954.sptxt</w:t>
      </w:r>
    </w:p>
    <w:p w14:paraId="74727126" w14:textId="77777777" w:rsidR="00120B4F" w:rsidRPr="00120B4F" w:rsidRDefault="00120B4F" w:rsidP="00120B4F">
      <w:pPr>
        <w:rPr>
          <w:sz w:val="14"/>
          <w:szCs w:val="14"/>
        </w:rPr>
      </w:pPr>
      <w:r w:rsidRPr="00120B4F">
        <w:rPr>
          <w:sz w:val="14"/>
          <w:szCs w:val="14"/>
        </w:rPr>
        <w:t xml:space="preserve">      4 Static-Document-Files/Bitsavers-Docs/whirlwind/M-series/TXT/M-2699_Biweekly_Report_February_21_1954.sptxt</w:t>
      </w:r>
    </w:p>
    <w:p w14:paraId="656BC2E7" w14:textId="77777777" w:rsidR="00120B4F" w:rsidRPr="00120B4F" w:rsidRDefault="00120B4F" w:rsidP="00120B4F">
      <w:pPr>
        <w:rPr>
          <w:sz w:val="14"/>
          <w:szCs w:val="14"/>
        </w:rPr>
      </w:pPr>
      <w:r w:rsidRPr="00120B4F">
        <w:rPr>
          <w:sz w:val="14"/>
          <w:szCs w:val="14"/>
        </w:rPr>
        <w:t xml:space="preserve">      3 Static-Document-Files/MITRE-scanned-docs/Reel_09/TXT/M_2569__19531213.sptxt</w:t>
      </w:r>
    </w:p>
    <w:p w14:paraId="7220FABF" w14:textId="77777777" w:rsidR="00120B4F" w:rsidRPr="00120B4F" w:rsidRDefault="00120B4F" w:rsidP="00120B4F">
      <w:pPr>
        <w:rPr>
          <w:sz w:val="14"/>
          <w:szCs w:val="14"/>
        </w:rPr>
      </w:pPr>
      <w:r w:rsidRPr="00120B4F">
        <w:rPr>
          <w:sz w:val="14"/>
          <w:szCs w:val="14"/>
        </w:rPr>
        <w:t xml:space="preserve">      3 Static-Document-Files/Bitsavers-Docs/whirlwind/M-series/TXT/M-2569_Biweekly_Report_December_13_1953.sptxt</w:t>
      </w:r>
    </w:p>
    <w:p w14:paraId="764061A0" w14:textId="77777777" w:rsidR="00120B4F" w:rsidRPr="00120B4F" w:rsidRDefault="00120B4F" w:rsidP="00120B4F">
      <w:pPr>
        <w:rPr>
          <w:sz w:val="14"/>
          <w:szCs w:val="14"/>
        </w:rPr>
      </w:pPr>
      <w:r w:rsidRPr="00120B4F">
        <w:rPr>
          <w:sz w:val="14"/>
          <w:szCs w:val="14"/>
        </w:rPr>
        <w:t xml:space="preserve">      2 Static-Document-Files/MITRE-scanned-docs/Reel_24/TXT/30,000_thru_</w:t>
      </w:r>
      <w:proofErr w:type="gramStart"/>
      <w:r w:rsidRPr="00120B4F">
        <w:rPr>
          <w:sz w:val="14"/>
          <w:szCs w:val="14"/>
        </w:rPr>
        <w:t>35,639.sptxt</w:t>
      </w:r>
      <w:proofErr w:type="gramEnd"/>
    </w:p>
    <w:p w14:paraId="1EEE3B3A" w14:textId="77777777" w:rsidR="00120B4F" w:rsidRPr="00120B4F" w:rsidRDefault="00120B4F" w:rsidP="00120B4F">
      <w:pPr>
        <w:rPr>
          <w:sz w:val="14"/>
          <w:szCs w:val="14"/>
        </w:rPr>
      </w:pPr>
      <w:r w:rsidRPr="00120B4F">
        <w:rPr>
          <w:sz w:val="14"/>
          <w:szCs w:val="14"/>
        </w:rPr>
        <w:t xml:space="preserve">      2 Static-Document-Files/MITRE-scanned-docs/Reel_23/TXT/Summary_Report_No._</w:t>
      </w:r>
      <w:proofErr w:type="gramStart"/>
      <w:r w:rsidRPr="00120B4F">
        <w:rPr>
          <w:sz w:val="14"/>
          <w:szCs w:val="14"/>
        </w:rPr>
        <w:t>48,_</w:t>
      </w:r>
      <w:proofErr w:type="gramEnd"/>
      <w:r w:rsidRPr="00120B4F">
        <w:rPr>
          <w:sz w:val="14"/>
          <w:szCs w:val="14"/>
        </w:rPr>
        <w:t>Fourth_Quarter_1956.sptxt</w:t>
      </w:r>
    </w:p>
    <w:p w14:paraId="3462DC8A" w14:textId="77777777" w:rsidR="00120B4F" w:rsidRPr="00120B4F" w:rsidRDefault="00120B4F" w:rsidP="00120B4F">
      <w:pPr>
        <w:rPr>
          <w:sz w:val="14"/>
          <w:szCs w:val="14"/>
        </w:rPr>
      </w:pPr>
      <w:r w:rsidRPr="00120B4F">
        <w:rPr>
          <w:sz w:val="14"/>
          <w:szCs w:val="14"/>
        </w:rPr>
        <w:t xml:space="preserve">      2 Static-Document-Files/MITRE-scanned-docs/Reel_23/TXT/Summary_Report_No._</w:t>
      </w:r>
      <w:proofErr w:type="gramStart"/>
      <w:r w:rsidRPr="00120B4F">
        <w:rPr>
          <w:sz w:val="14"/>
          <w:szCs w:val="14"/>
        </w:rPr>
        <w:t>44,_</w:t>
      </w:r>
      <w:proofErr w:type="gramEnd"/>
      <w:r w:rsidRPr="00120B4F">
        <w:rPr>
          <w:sz w:val="14"/>
          <w:szCs w:val="14"/>
        </w:rPr>
        <w:t>Fourth_Quarter_1955.sptxt</w:t>
      </w:r>
    </w:p>
    <w:p w14:paraId="4F8B2B46" w14:textId="77777777" w:rsidR="00A05015" w:rsidRDefault="00A05015" w:rsidP="00A05015"/>
    <w:p w14:paraId="0504BF52" w14:textId="122B5F88" w:rsidR="00433828" w:rsidRDefault="00433828" w:rsidP="00433828">
      <w:pPr>
        <w:pStyle w:val="Heading4"/>
      </w:pPr>
      <w:r>
        <w:t>Butler - Survey of Automatic Coding</w:t>
      </w:r>
    </w:p>
    <w:p w14:paraId="44C83A43" w14:textId="76943419" w:rsidR="00433828" w:rsidRPr="00433828" w:rsidRDefault="00433828" w:rsidP="00433828">
      <w:r w:rsidRPr="00433828">
        <w:t xml:space="preserve">A SURVEY OF </w:t>
      </w:r>
      <w:r>
        <w:t>AUTOMATIC</w:t>
      </w:r>
      <w:r w:rsidRPr="00433828">
        <w:t xml:space="preserve"> CODING TECHNIQUES</w:t>
      </w:r>
      <w:r>
        <w:t xml:space="preserve"> </w:t>
      </w:r>
      <w:r w:rsidRPr="00433828">
        <w:t>FOR DIGITAL CO</w:t>
      </w:r>
      <w:r>
        <w:t>M</w:t>
      </w:r>
      <w:r w:rsidRPr="00433828">
        <w:t>PUTERS</w:t>
      </w:r>
    </w:p>
    <w:p w14:paraId="6B6E02A5" w14:textId="29C5D61A" w:rsidR="00433828" w:rsidRPr="00433828" w:rsidRDefault="00433828" w:rsidP="00433828">
      <w:r w:rsidRPr="00433828">
        <w:t>By</w:t>
      </w:r>
      <w:r>
        <w:t xml:space="preserve"> JOHN</w:t>
      </w:r>
      <w:r w:rsidRPr="00433828">
        <w:t xml:space="preserve"> L. JONES</w:t>
      </w:r>
      <w:r>
        <w:t>, B.A.</w:t>
      </w:r>
      <w:r w:rsidRPr="00433828">
        <w:t>, Luther College</w:t>
      </w:r>
      <w:r>
        <w:t xml:space="preserve"> </w:t>
      </w:r>
      <w:r w:rsidRPr="00433828">
        <w:t>(1950)</w:t>
      </w:r>
    </w:p>
    <w:p w14:paraId="1E3438AC" w14:textId="27CBA954" w:rsidR="00433828" w:rsidRPr="00433828" w:rsidRDefault="00433828" w:rsidP="00433828">
      <w:r w:rsidRPr="00433828">
        <w:t xml:space="preserve">SUBMITTED·IN PARTIAL </w:t>
      </w:r>
      <w:r>
        <w:t>FULFILLMENT</w:t>
      </w:r>
      <w:r w:rsidRPr="00433828">
        <w:t xml:space="preserve"> OF THE</w:t>
      </w:r>
      <w:r>
        <w:t xml:space="preserve"> R</w:t>
      </w:r>
      <w:r w:rsidRPr="00433828">
        <w:t>EQUIR</w:t>
      </w:r>
      <w:r>
        <w:t>EM</w:t>
      </w:r>
      <w:r w:rsidRPr="00433828">
        <w:t>NTS FOR THE DEGREE OF</w:t>
      </w:r>
    </w:p>
    <w:p w14:paraId="67C15822" w14:textId="00D0AD99" w:rsidR="00433828" w:rsidRPr="00433828" w:rsidRDefault="00433828" w:rsidP="00433828">
      <w:r w:rsidRPr="00433828">
        <w:t>MASTER OF SCIENCE</w:t>
      </w:r>
      <w:r>
        <w:t xml:space="preserve"> </w:t>
      </w:r>
      <w:r w:rsidRPr="00433828">
        <w:t>at the</w:t>
      </w:r>
      <w:r>
        <w:t xml:space="preserve"> </w:t>
      </w:r>
      <w:r w:rsidRPr="00433828">
        <w:t xml:space="preserve">MASSACHUSETTS </w:t>
      </w:r>
      <w:r>
        <w:t>INSTIT</w:t>
      </w:r>
      <w:r w:rsidRPr="00433828">
        <w:t>UTE OF TECHNOLOGY</w:t>
      </w:r>
      <w:r>
        <w:t>, M</w:t>
      </w:r>
      <w:r w:rsidRPr="00433828">
        <w:t>ay, 1954</w:t>
      </w:r>
    </w:p>
    <w:p w14:paraId="6F75D068" w14:textId="186719DF" w:rsidR="00120B4F" w:rsidRDefault="00433828" w:rsidP="00A05015">
      <w:r>
        <w:t xml:space="preserve">This thesis </w:t>
      </w:r>
      <w:r w:rsidR="009D6B7F">
        <w:t>surveys xx different computation centers to learn about their interests and research into “Automatic Programming”, which he proceeds to divide into Compilers and Interpreters.</w:t>
      </w:r>
    </w:p>
    <w:p w14:paraId="434B7699" w14:textId="77777777" w:rsidR="009D6B7F" w:rsidRDefault="009D6B7F" w:rsidP="00A05015"/>
    <w:p w14:paraId="5A1E5345" w14:textId="50A48491" w:rsidR="009D6B7F" w:rsidRPr="009D6B7F" w:rsidRDefault="009D6B7F" w:rsidP="00A05015">
      <w:pPr>
        <w:rPr>
          <w:color w:val="E36C0A" w:themeColor="accent6" w:themeShade="BF"/>
        </w:rPr>
      </w:pPr>
      <w:r w:rsidRPr="009D6B7F">
        <w:rPr>
          <w:color w:val="E36C0A" w:themeColor="accent6" w:themeShade="BF"/>
        </w:rPr>
        <w:t>L&amp;Z is mentioned as a hybrid, along with XX’s work on a similar system.</w:t>
      </w:r>
    </w:p>
    <w:p w14:paraId="5EDFE3B4" w14:textId="77777777" w:rsidR="009D6B7F" w:rsidRPr="00A05015" w:rsidRDefault="009D6B7F" w:rsidP="00A05015"/>
    <w:p w14:paraId="20C42217" w14:textId="1DE41C67" w:rsidR="005360D3" w:rsidRDefault="005360D3" w:rsidP="00801147">
      <w:pPr>
        <w:pStyle w:val="Heading2"/>
      </w:pPr>
      <w:bookmarkStart w:id="160" w:name="_Toc193914429"/>
      <w:r>
        <w:t>Samuel H. Caldwell</w:t>
      </w:r>
      <w:bookmarkEnd w:id="160"/>
    </w:p>
    <w:p w14:paraId="7613C67B" w14:textId="6F4C5ABD" w:rsidR="005360D3" w:rsidRDefault="005360D3" w:rsidP="005360D3">
      <w:hyperlink r:id="rId265" w:history="1">
        <w:r w:rsidRPr="0011662D">
          <w:rPr>
            <w:rStyle w:val="Hyperlink"/>
          </w:rPr>
          <w:t>https://en.wikipedia.org/wiki/Samuel_H._Caldwell</w:t>
        </w:r>
      </w:hyperlink>
    </w:p>
    <w:p w14:paraId="70943931" w14:textId="77777777" w:rsidR="005360D3" w:rsidRDefault="005360D3" w:rsidP="005360D3"/>
    <w:p w14:paraId="66F45074" w14:textId="77777777" w:rsidR="005360D3" w:rsidRPr="005360D3" w:rsidRDefault="005360D3" w:rsidP="005360D3"/>
    <w:p w14:paraId="1CFCF480" w14:textId="534BDF58" w:rsidR="00423264" w:rsidRDefault="00423264" w:rsidP="00801147">
      <w:pPr>
        <w:pStyle w:val="Heading2"/>
      </w:pPr>
      <w:bookmarkStart w:id="161" w:name="_Toc193914430"/>
      <w:r>
        <w:t>Ken Olsen / Gordon Bell</w:t>
      </w:r>
      <w:bookmarkEnd w:id="161"/>
    </w:p>
    <w:p w14:paraId="50D21EDF" w14:textId="27F74407" w:rsidR="00423264" w:rsidRDefault="00423264" w:rsidP="00423264"/>
    <w:p w14:paraId="1FE64494" w14:textId="77777777" w:rsidR="00423264" w:rsidRDefault="00423264" w:rsidP="00423264">
      <w:pPr>
        <w:spacing w:before="0" w:after="0"/>
        <w:rPr>
          <w:rFonts w:ascii="Times New Roman" w:hAnsi="Times New Roman"/>
        </w:rPr>
      </w:pPr>
      <w:r>
        <w:lastRenderedPageBreak/>
        <w:br/>
        <w:t xml:space="preserve">-------- Forwarded Message -------- </w:t>
      </w:r>
    </w:p>
    <w:tbl>
      <w:tblPr>
        <w:tblW w:w="0" w:type="auto"/>
        <w:tblCellSpacing w:w="0" w:type="dxa"/>
        <w:tblCellMar>
          <w:left w:w="0" w:type="dxa"/>
          <w:right w:w="0" w:type="dxa"/>
        </w:tblCellMar>
        <w:tblLook w:val="04A0" w:firstRow="1" w:lastRow="0" w:firstColumn="1" w:lastColumn="0" w:noHBand="0" w:noVBand="1"/>
      </w:tblPr>
      <w:tblGrid>
        <w:gridCol w:w="711"/>
        <w:gridCol w:w="8649"/>
      </w:tblGrid>
      <w:tr w:rsidR="00423264" w14:paraId="20B7040A" w14:textId="77777777" w:rsidTr="00423264">
        <w:trPr>
          <w:tblCellSpacing w:w="0" w:type="dxa"/>
        </w:trPr>
        <w:tc>
          <w:tcPr>
            <w:tcW w:w="0" w:type="auto"/>
            <w:noWrap/>
            <w:hideMark/>
          </w:tcPr>
          <w:p w14:paraId="5FE196F7" w14:textId="77777777" w:rsidR="00423264" w:rsidRPr="00B9650C" w:rsidRDefault="00423264">
            <w:pPr>
              <w:jc w:val="right"/>
              <w:rPr>
                <w:b/>
                <w:bCs/>
                <w:sz w:val="18"/>
                <w:szCs w:val="18"/>
              </w:rPr>
            </w:pPr>
            <w:r w:rsidRPr="00B9650C">
              <w:rPr>
                <w:b/>
                <w:bCs/>
                <w:sz w:val="18"/>
                <w:szCs w:val="18"/>
              </w:rPr>
              <w:t>Subject:</w:t>
            </w:r>
          </w:p>
        </w:tc>
        <w:tc>
          <w:tcPr>
            <w:tcW w:w="0" w:type="auto"/>
            <w:vAlign w:val="center"/>
            <w:hideMark/>
          </w:tcPr>
          <w:p w14:paraId="6C695A38" w14:textId="77777777" w:rsidR="00423264" w:rsidRPr="00B9650C" w:rsidRDefault="00423264">
            <w:pPr>
              <w:rPr>
                <w:sz w:val="18"/>
                <w:szCs w:val="18"/>
              </w:rPr>
            </w:pPr>
            <w:r w:rsidRPr="00B9650C">
              <w:rPr>
                <w:sz w:val="18"/>
                <w:szCs w:val="18"/>
              </w:rPr>
              <w:t>RE: this is fun</w:t>
            </w:r>
          </w:p>
        </w:tc>
      </w:tr>
      <w:tr w:rsidR="00423264" w14:paraId="7A20AA3F" w14:textId="77777777" w:rsidTr="00423264">
        <w:trPr>
          <w:tblCellSpacing w:w="0" w:type="dxa"/>
        </w:trPr>
        <w:tc>
          <w:tcPr>
            <w:tcW w:w="0" w:type="auto"/>
            <w:noWrap/>
            <w:hideMark/>
          </w:tcPr>
          <w:p w14:paraId="2822CA7A" w14:textId="77777777" w:rsidR="00423264" w:rsidRPr="00B9650C" w:rsidRDefault="00423264">
            <w:pPr>
              <w:jc w:val="right"/>
              <w:rPr>
                <w:b/>
                <w:bCs/>
                <w:sz w:val="18"/>
                <w:szCs w:val="18"/>
              </w:rPr>
            </w:pPr>
            <w:r w:rsidRPr="00B9650C">
              <w:rPr>
                <w:b/>
                <w:bCs/>
                <w:sz w:val="18"/>
                <w:szCs w:val="18"/>
              </w:rPr>
              <w:t>Date:</w:t>
            </w:r>
            <w:r w:rsidRPr="00B9650C">
              <w:rPr>
                <w:rStyle w:val="apple-converted-space"/>
                <w:b/>
                <w:bCs/>
                <w:sz w:val="18"/>
                <w:szCs w:val="18"/>
              </w:rPr>
              <w:t> </w:t>
            </w:r>
          </w:p>
        </w:tc>
        <w:tc>
          <w:tcPr>
            <w:tcW w:w="0" w:type="auto"/>
            <w:vAlign w:val="center"/>
            <w:hideMark/>
          </w:tcPr>
          <w:p w14:paraId="59BE71CD" w14:textId="77777777" w:rsidR="00423264" w:rsidRPr="00B9650C" w:rsidRDefault="00423264">
            <w:pPr>
              <w:rPr>
                <w:sz w:val="18"/>
                <w:szCs w:val="18"/>
              </w:rPr>
            </w:pPr>
            <w:r w:rsidRPr="00B9650C">
              <w:rPr>
                <w:sz w:val="18"/>
                <w:szCs w:val="18"/>
              </w:rPr>
              <w:t>Mon, 12 Oct 2020 18:48:43 +0000</w:t>
            </w:r>
          </w:p>
        </w:tc>
      </w:tr>
      <w:tr w:rsidR="00423264" w14:paraId="25BC95C5" w14:textId="77777777" w:rsidTr="00423264">
        <w:trPr>
          <w:tblCellSpacing w:w="0" w:type="dxa"/>
        </w:trPr>
        <w:tc>
          <w:tcPr>
            <w:tcW w:w="0" w:type="auto"/>
            <w:noWrap/>
            <w:hideMark/>
          </w:tcPr>
          <w:p w14:paraId="52303EDA" w14:textId="77777777" w:rsidR="00423264" w:rsidRPr="00B9650C" w:rsidRDefault="00423264">
            <w:pPr>
              <w:jc w:val="right"/>
              <w:rPr>
                <w:b/>
                <w:bCs/>
                <w:sz w:val="18"/>
                <w:szCs w:val="18"/>
              </w:rPr>
            </w:pPr>
            <w:r w:rsidRPr="00B9650C">
              <w:rPr>
                <w:b/>
                <w:bCs/>
                <w:sz w:val="18"/>
                <w:szCs w:val="18"/>
              </w:rPr>
              <w:t>From:</w:t>
            </w:r>
            <w:r w:rsidRPr="00B9650C">
              <w:rPr>
                <w:rStyle w:val="apple-converted-space"/>
                <w:b/>
                <w:bCs/>
                <w:sz w:val="18"/>
                <w:szCs w:val="18"/>
              </w:rPr>
              <w:t> </w:t>
            </w:r>
          </w:p>
        </w:tc>
        <w:tc>
          <w:tcPr>
            <w:tcW w:w="0" w:type="auto"/>
            <w:vAlign w:val="center"/>
            <w:hideMark/>
          </w:tcPr>
          <w:p w14:paraId="1FE816BA" w14:textId="77777777" w:rsidR="00423264" w:rsidRPr="00B9650C" w:rsidRDefault="00423264">
            <w:pPr>
              <w:rPr>
                <w:sz w:val="18"/>
                <w:szCs w:val="18"/>
              </w:rPr>
            </w:pPr>
            <w:r w:rsidRPr="00B9650C">
              <w:rPr>
                <w:sz w:val="18"/>
                <w:szCs w:val="18"/>
              </w:rPr>
              <w:t>Gordon Bell</w:t>
            </w:r>
            <w:r w:rsidRPr="00B9650C">
              <w:rPr>
                <w:rStyle w:val="apple-converted-space"/>
                <w:sz w:val="18"/>
                <w:szCs w:val="18"/>
              </w:rPr>
              <w:t> </w:t>
            </w:r>
            <w:hyperlink r:id="rId266" w:history="1">
              <w:r w:rsidRPr="00B9650C">
                <w:rPr>
                  <w:rStyle w:val="Hyperlink"/>
                  <w:sz w:val="18"/>
                  <w:szCs w:val="18"/>
                </w:rPr>
                <w:t>&lt;gbell@outlook.com&gt;</w:t>
              </w:r>
            </w:hyperlink>
          </w:p>
        </w:tc>
      </w:tr>
      <w:tr w:rsidR="00423264" w14:paraId="50D92D9C" w14:textId="77777777" w:rsidTr="00423264">
        <w:trPr>
          <w:tblCellSpacing w:w="0" w:type="dxa"/>
        </w:trPr>
        <w:tc>
          <w:tcPr>
            <w:tcW w:w="0" w:type="auto"/>
            <w:noWrap/>
            <w:hideMark/>
          </w:tcPr>
          <w:p w14:paraId="4ECA62E2" w14:textId="77777777" w:rsidR="00423264" w:rsidRPr="00B9650C" w:rsidRDefault="00423264">
            <w:pPr>
              <w:jc w:val="right"/>
              <w:rPr>
                <w:b/>
                <w:bCs/>
                <w:sz w:val="18"/>
                <w:szCs w:val="18"/>
              </w:rPr>
            </w:pPr>
            <w:r w:rsidRPr="00B9650C">
              <w:rPr>
                <w:b/>
                <w:bCs/>
                <w:sz w:val="18"/>
                <w:szCs w:val="18"/>
              </w:rPr>
              <w:t>To:</w:t>
            </w:r>
            <w:r w:rsidRPr="00B9650C">
              <w:rPr>
                <w:rStyle w:val="apple-converted-space"/>
                <w:b/>
                <w:bCs/>
                <w:sz w:val="18"/>
                <w:szCs w:val="18"/>
              </w:rPr>
              <w:t> </w:t>
            </w:r>
          </w:p>
        </w:tc>
        <w:tc>
          <w:tcPr>
            <w:tcW w:w="0" w:type="auto"/>
            <w:vAlign w:val="center"/>
            <w:hideMark/>
          </w:tcPr>
          <w:p w14:paraId="45405A68" w14:textId="77777777" w:rsidR="00423264" w:rsidRPr="00B9650C" w:rsidRDefault="00423264">
            <w:pPr>
              <w:rPr>
                <w:sz w:val="18"/>
                <w:szCs w:val="18"/>
              </w:rPr>
            </w:pPr>
            <w:r w:rsidRPr="00B9650C">
              <w:rPr>
                <w:sz w:val="18"/>
                <w:szCs w:val="18"/>
              </w:rPr>
              <w:t>Dag Spicer</w:t>
            </w:r>
            <w:r w:rsidRPr="00B9650C">
              <w:rPr>
                <w:rStyle w:val="apple-converted-space"/>
                <w:sz w:val="18"/>
                <w:szCs w:val="18"/>
              </w:rPr>
              <w:t> </w:t>
            </w:r>
            <w:hyperlink r:id="rId267" w:history="1">
              <w:r w:rsidRPr="00B9650C">
                <w:rPr>
                  <w:rStyle w:val="Hyperlink"/>
                  <w:sz w:val="18"/>
                  <w:szCs w:val="18"/>
                </w:rPr>
                <w:t>&lt;dspicer@computerhistory.org&gt;</w:t>
              </w:r>
            </w:hyperlink>
            <w:r w:rsidRPr="00B9650C">
              <w:rPr>
                <w:sz w:val="18"/>
                <w:szCs w:val="18"/>
              </w:rPr>
              <w:t>, Al Kossow</w:t>
            </w:r>
            <w:r w:rsidRPr="00B9650C">
              <w:rPr>
                <w:rStyle w:val="apple-converted-space"/>
                <w:sz w:val="18"/>
                <w:szCs w:val="18"/>
              </w:rPr>
              <w:t> </w:t>
            </w:r>
            <w:hyperlink r:id="rId268" w:history="1">
              <w:r w:rsidRPr="00B9650C">
                <w:rPr>
                  <w:rStyle w:val="Hyperlink"/>
                  <w:sz w:val="18"/>
                  <w:szCs w:val="18"/>
                </w:rPr>
                <w:t>&lt;akossow@computerhistory.org&gt;</w:t>
              </w:r>
            </w:hyperlink>
          </w:p>
        </w:tc>
      </w:tr>
      <w:tr w:rsidR="00423264" w14:paraId="466E3C26" w14:textId="77777777" w:rsidTr="00423264">
        <w:trPr>
          <w:tblCellSpacing w:w="0" w:type="dxa"/>
        </w:trPr>
        <w:tc>
          <w:tcPr>
            <w:tcW w:w="0" w:type="auto"/>
            <w:noWrap/>
            <w:hideMark/>
          </w:tcPr>
          <w:p w14:paraId="36B78DBE" w14:textId="77777777" w:rsidR="00423264" w:rsidRPr="00B9650C" w:rsidRDefault="00423264">
            <w:pPr>
              <w:jc w:val="right"/>
              <w:rPr>
                <w:b/>
                <w:bCs/>
                <w:sz w:val="18"/>
                <w:szCs w:val="18"/>
              </w:rPr>
            </w:pPr>
            <w:r w:rsidRPr="00B9650C">
              <w:rPr>
                <w:b/>
                <w:bCs/>
                <w:sz w:val="18"/>
                <w:szCs w:val="18"/>
              </w:rPr>
              <w:t>CC:</w:t>
            </w:r>
            <w:r w:rsidRPr="00B9650C">
              <w:rPr>
                <w:rStyle w:val="apple-converted-space"/>
                <w:b/>
                <w:bCs/>
                <w:sz w:val="18"/>
                <w:szCs w:val="18"/>
              </w:rPr>
              <w:t> </w:t>
            </w:r>
          </w:p>
        </w:tc>
        <w:tc>
          <w:tcPr>
            <w:tcW w:w="0" w:type="auto"/>
            <w:vAlign w:val="center"/>
            <w:hideMark/>
          </w:tcPr>
          <w:p w14:paraId="3AC58438" w14:textId="77777777" w:rsidR="00423264" w:rsidRPr="00B9650C" w:rsidRDefault="00423264">
            <w:pPr>
              <w:rPr>
                <w:sz w:val="18"/>
                <w:szCs w:val="18"/>
              </w:rPr>
            </w:pPr>
            <w:r w:rsidRPr="00B9650C">
              <w:rPr>
                <w:sz w:val="18"/>
                <w:szCs w:val="18"/>
              </w:rPr>
              <w:t>Guy Fedorkow</w:t>
            </w:r>
            <w:r w:rsidRPr="00B9650C">
              <w:rPr>
                <w:rStyle w:val="apple-converted-space"/>
                <w:sz w:val="18"/>
                <w:szCs w:val="18"/>
              </w:rPr>
              <w:t> </w:t>
            </w:r>
            <w:hyperlink r:id="rId269" w:history="1">
              <w:r w:rsidRPr="00B9650C">
                <w:rPr>
                  <w:rStyle w:val="Hyperlink"/>
                  <w:sz w:val="18"/>
                  <w:szCs w:val="18"/>
                </w:rPr>
                <w:t>&lt;fedorkow@mit.edu&gt;</w:t>
              </w:r>
            </w:hyperlink>
            <w:r w:rsidRPr="00B9650C">
              <w:rPr>
                <w:sz w:val="18"/>
                <w:szCs w:val="18"/>
              </w:rPr>
              <w:t>, Kirsten Tashev</w:t>
            </w:r>
            <w:r w:rsidRPr="00B9650C">
              <w:rPr>
                <w:rStyle w:val="apple-converted-space"/>
                <w:sz w:val="18"/>
                <w:szCs w:val="18"/>
              </w:rPr>
              <w:t> </w:t>
            </w:r>
            <w:hyperlink r:id="rId270" w:history="1">
              <w:r w:rsidRPr="00B9650C">
                <w:rPr>
                  <w:rStyle w:val="Hyperlink"/>
                  <w:sz w:val="18"/>
                  <w:szCs w:val="18"/>
                </w:rPr>
                <w:t>&lt;ktashev@computerhistory.org&gt;</w:t>
              </w:r>
            </w:hyperlink>
            <w:r w:rsidRPr="00B9650C">
              <w:rPr>
                <w:sz w:val="18"/>
                <w:szCs w:val="18"/>
              </w:rPr>
              <w:t>, David Brock</w:t>
            </w:r>
            <w:r w:rsidRPr="00B9650C">
              <w:rPr>
                <w:rStyle w:val="apple-converted-space"/>
                <w:sz w:val="18"/>
                <w:szCs w:val="18"/>
              </w:rPr>
              <w:t> </w:t>
            </w:r>
            <w:hyperlink r:id="rId271" w:history="1">
              <w:r w:rsidRPr="00B9650C">
                <w:rPr>
                  <w:rStyle w:val="Hyperlink"/>
                  <w:sz w:val="18"/>
                  <w:szCs w:val="18"/>
                </w:rPr>
                <w:t>&lt;dcb@dcbrock.net&gt;</w:t>
              </w:r>
            </w:hyperlink>
            <w:r w:rsidRPr="00B9650C">
              <w:rPr>
                <w:sz w:val="18"/>
                <w:szCs w:val="18"/>
              </w:rPr>
              <w:t>, Hansen Hsu</w:t>
            </w:r>
            <w:r w:rsidRPr="00B9650C">
              <w:rPr>
                <w:rStyle w:val="apple-converted-space"/>
                <w:sz w:val="18"/>
                <w:szCs w:val="18"/>
              </w:rPr>
              <w:t> </w:t>
            </w:r>
            <w:hyperlink r:id="rId272" w:history="1">
              <w:r w:rsidRPr="00B9650C">
                <w:rPr>
                  <w:rStyle w:val="Hyperlink"/>
                  <w:sz w:val="18"/>
                  <w:szCs w:val="18"/>
                </w:rPr>
                <w:t>&lt;hhsu@computerhistory.org&gt;</w:t>
              </w:r>
            </w:hyperlink>
            <w:r w:rsidRPr="00B9650C">
              <w:rPr>
                <w:sz w:val="18"/>
                <w:szCs w:val="18"/>
              </w:rPr>
              <w:t>, Marc Weber</w:t>
            </w:r>
            <w:hyperlink r:id="rId273" w:history="1">
              <w:r w:rsidRPr="00B9650C">
                <w:rPr>
                  <w:rStyle w:val="Hyperlink"/>
                  <w:sz w:val="18"/>
                  <w:szCs w:val="18"/>
                </w:rPr>
                <w:t>&lt;mweber@computerhistory.org&gt;</w:t>
              </w:r>
            </w:hyperlink>
            <w:r w:rsidRPr="00B9650C">
              <w:rPr>
                <w:sz w:val="18"/>
                <w:szCs w:val="18"/>
              </w:rPr>
              <w:t xml:space="preserve">, Len </w:t>
            </w:r>
            <w:proofErr w:type="spellStart"/>
            <w:r w:rsidRPr="00B9650C">
              <w:rPr>
                <w:sz w:val="18"/>
                <w:szCs w:val="18"/>
              </w:rPr>
              <w:t>Shustek</w:t>
            </w:r>
            <w:proofErr w:type="spellEnd"/>
            <w:r w:rsidRPr="00B9650C">
              <w:rPr>
                <w:rStyle w:val="apple-converted-space"/>
                <w:sz w:val="18"/>
                <w:szCs w:val="18"/>
              </w:rPr>
              <w:t> </w:t>
            </w:r>
            <w:hyperlink r:id="rId274" w:history="1">
              <w:r w:rsidRPr="00B9650C">
                <w:rPr>
                  <w:rStyle w:val="Hyperlink"/>
                  <w:sz w:val="18"/>
                  <w:szCs w:val="18"/>
                </w:rPr>
                <w:t>&lt;len@shustek.com&gt;</w:t>
              </w:r>
            </w:hyperlink>
          </w:p>
        </w:tc>
      </w:tr>
    </w:tbl>
    <w:p w14:paraId="240CAA3D" w14:textId="77777777" w:rsidR="00423264" w:rsidRPr="00B9650C" w:rsidRDefault="00423264" w:rsidP="00423264">
      <w:pPr>
        <w:spacing w:after="0"/>
        <w:rPr>
          <w:rFonts w:ascii="Calibri" w:hAnsi="Calibri" w:cs="Calibri"/>
          <w:szCs w:val="20"/>
        </w:rPr>
      </w:pPr>
      <w:r w:rsidRPr="00B9650C">
        <w:rPr>
          <w:rFonts w:ascii="Calibri" w:hAnsi="Calibri" w:cs="Calibri"/>
          <w:szCs w:val="20"/>
        </w:rPr>
        <w:t>Folks,</w:t>
      </w:r>
      <w:r w:rsidRPr="00B9650C">
        <w:rPr>
          <w:rStyle w:val="apple-converted-space"/>
          <w:rFonts w:ascii="Calibri" w:hAnsi="Calibri" w:cs="Calibri"/>
          <w:szCs w:val="20"/>
        </w:rPr>
        <w:t> </w:t>
      </w:r>
    </w:p>
    <w:p w14:paraId="14EB997D" w14:textId="33E58308" w:rsidR="00423264" w:rsidRPr="00B9650C" w:rsidRDefault="00423264" w:rsidP="00423264">
      <w:pPr>
        <w:rPr>
          <w:rFonts w:ascii="Calibri" w:hAnsi="Calibri" w:cs="Calibri"/>
          <w:szCs w:val="20"/>
        </w:rPr>
      </w:pPr>
      <w:r w:rsidRPr="00B9650C">
        <w:rPr>
          <w:rFonts w:ascii="Calibri" w:hAnsi="Calibri" w:cs="Calibri"/>
          <w:szCs w:val="20"/>
        </w:rPr>
        <w:t>The memo came from my files that were scanned.  The</w:t>
      </w:r>
      <w:r w:rsidRPr="00B9650C">
        <w:rPr>
          <w:rStyle w:val="apple-converted-space"/>
          <w:rFonts w:ascii="Calibri" w:hAnsi="Calibri" w:cs="Calibri"/>
          <w:szCs w:val="20"/>
        </w:rPr>
        <w:t> </w:t>
      </w:r>
      <w:r w:rsidRPr="00B9650C">
        <w:rPr>
          <w:rFonts w:ascii="Calibri" w:hAnsi="Calibri" w:cs="Calibri"/>
          <w:szCs w:val="20"/>
          <w:u w:val="single"/>
        </w:rPr>
        <w:t>existence of it</w:t>
      </w:r>
      <w:r w:rsidRPr="00B9650C">
        <w:rPr>
          <w:rFonts w:ascii="Calibri" w:hAnsi="Calibri" w:cs="Calibri"/>
          <w:szCs w:val="20"/>
        </w:rPr>
        <w:t> is on The Computer Museum site that I created that is stored on</w:t>
      </w:r>
      <w:hyperlink r:id="rId275" w:history="1">
        <w:r w:rsidRPr="00B9650C">
          <w:rPr>
            <w:rStyle w:val="Hyperlink"/>
            <w:rFonts w:ascii="Calibri" w:hAnsi="Calibri" w:cs="Calibri"/>
            <w:szCs w:val="20"/>
          </w:rPr>
          <w:t>http://tcm.computerhistory.org/files.html</w:t>
        </w:r>
      </w:hyperlink>
      <w:r w:rsidRPr="00B9650C">
        <w:rPr>
          <w:rFonts w:ascii="Calibri" w:hAnsi="Calibri" w:cs="Calibri"/>
          <w:szCs w:val="20"/>
        </w:rPr>
        <w:t>  There  you will see:</w:t>
      </w:r>
    </w:p>
    <w:p w14:paraId="2D6C1426" w14:textId="77777777" w:rsidR="00423264" w:rsidRPr="00B9650C" w:rsidRDefault="00423264" w:rsidP="00423264">
      <w:pPr>
        <w:rPr>
          <w:rFonts w:ascii="Calibri" w:hAnsi="Calibri" w:cs="Calibri"/>
          <w:szCs w:val="20"/>
        </w:rPr>
      </w:pPr>
      <w:r w:rsidRPr="00B9650C">
        <w:rPr>
          <w:rFonts w:ascii="Calibri" w:hAnsi="Calibri" w:cs="Calibri"/>
          <w:b/>
          <w:bCs/>
          <w:szCs w:val="20"/>
          <w:u w:val="single"/>
        </w:rPr>
        <w:t>DEC Museum Memos Pre-Closet Exhibit a PDF</w:t>
      </w:r>
      <w:r w:rsidRPr="00B9650C">
        <w:rPr>
          <w:rStyle w:val="apple-converted-space"/>
          <w:rFonts w:ascii="Comic Sans MS" w:hAnsi="Comic Sans MS" w:cs="Calibri"/>
          <w:szCs w:val="20"/>
        </w:rPr>
        <w:t> </w:t>
      </w:r>
      <w:r w:rsidRPr="00B9650C">
        <w:rPr>
          <w:rFonts w:ascii="Comic Sans MS" w:hAnsi="Comic Sans MS" w:cs="Calibri"/>
          <w:szCs w:val="20"/>
        </w:rPr>
        <w:t xml:space="preserve">that contains that memo among the 157 pages of the early history.  However, the </w:t>
      </w:r>
      <w:proofErr w:type="gramStart"/>
      <w:r w:rsidRPr="00B9650C">
        <w:rPr>
          <w:rFonts w:ascii="Comic Sans MS" w:hAnsi="Comic Sans MS" w:cs="Calibri"/>
          <w:szCs w:val="20"/>
        </w:rPr>
        <w:t>memo  is</w:t>
      </w:r>
      <w:proofErr w:type="gramEnd"/>
      <w:r w:rsidRPr="00B9650C">
        <w:rPr>
          <w:rFonts w:ascii="Comic Sans MS" w:hAnsi="Comic Sans MS" w:cs="Calibri"/>
          <w:szCs w:val="20"/>
        </w:rPr>
        <w:t xml:space="preserve"> not available there because </w:t>
      </w:r>
      <w:proofErr w:type="gramStart"/>
      <w:r w:rsidRPr="00B9650C">
        <w:rPr>
          <w:rFonts w:ascii="Comic Sans MS" w:hAnsi="Comic Sans MS" w:cs="Calibri"/>
          <w:szCs w:val="20"/>
        </w:rPr>
        <w:t>of  the</w:t>
      </w:r>
      <w:proofErr w:type="gramEnd"/>
      <w:r w:rsidRPr="00B9650C">
        <w:rPr>
          <w:rFonts w:ascii="Comic Sans MS" w:hAnsi="Comic Sans MS" w:cs="Calibri"/>
          <w:szCs w:val="20"/>
        </w:rPr>
        <w:t xml:space="preserve"> necessity to maintain secrecy about the </w:t>
      </w:r>
      <w:proofErr w:type="spellStart"/>
      <w:r w:rsidRPr="00B9650C">
        <w:rPr>
          <w:rFonts w:ascii="Comic Sans MS" w:hAnsi="Comic Sans MS" w:cs="Calibri"/>
          <w:szCs w:val="20"/>
        </w:rPr>
        <w:t>orign</w:t>
      </w:r>
      <w:proofErr w:type="spellEnd"/>
      <w:r w:rsidRPr="00B9650C">
        <w:rPr>
          <w:rFonts w:ascii="Comic Sans MS" w:hAnsi="Comic Sans MS" w:cs="Calibri"/>
          <w:szCs w:val="20"/>
        </w:rPr>
        <w:t xml:space="preserve"> of CHM…hence should not be disclosed. Due to the very limited amount of cyberspace and file </w:t>
      </w:r>
      <w:proofErr w:type="spellStart"/>
      <w:r w:rsidRPr="00B9650C">
        <w:rPr>
          <w:rFonts w:ascii="Comic Sans MS" w:hAnsi="Comic Sans MS" w:cs="Calibri"/>
          <w:szCs w:val="20"/>
        </w:rPr>
        <w:t>spece</w:t>
      </w:r>
      <w:proofErr w:type="spellEnd"/>
      <w:r w:rsidRPr="00B9650C">
        <w:rPr>
          <w:rFonts w:ascii="Comic Sans MS" w:hAnsi="Comic Sans MS" w:cs="Calibri"/>
          <w:szCs w:val="20"/>
        </w:rPr>
        <w:t xml:space="preserve"> at CHM, it simply doesn’t fit.</w:t>
      </w:r>
    </w:p>
    <w:p w14:paraId="264DB113" w14:textId="77777777" w:rsidR="00423264" w:rsidRPr="00B9650C" w:rsidRDefault="00423264" w:rsidP="00423264">
      <w:pPr>
        <w:rPr>
          <w:rFonts w:ascii="Calibri" w:hAnsi="Calibri" w:cs="Calibri"/>
          <w:szCs w:val="20"/>
        </w:rPr>
      </w:pPr>
      <w:r w:rsidRPr="00B9650C">
        <w:rPr>
          <w:rFonts w:ascii="Calibri" w:hAnsi="Calibri" w:cs="Calibri"/>
          <w:szCs w:val="20"/>
        </w:rPr>
        <w:t> </w:t>
      </w:r>
    </w:p>
    <w:p w14:paraId="0D8EF362" w14:textId="77777777" w:rsidR="00423264" w:rsidRPr="00B9650C" w:rsidRDefault="00423264" w:rsidP="00423264">
      <w:pPr>
        <w:rPr>
          <w:rFonts w:ascii="Calibri" w:hAnsi="Calibri" w:cs="Calibri"/>
          <w:szCs w:val="20"/>
        </w:rPr>
      </w:pPr>
      <w:r w:rsidRPr="00B9650C">
        <w:rPr>
          <w:rFonts w:ascii="Calibri" w:hAnsi="Calibri" w:cs="Calibri"/>
          <w:b/>
          <w:bCs/>
          <w:szCs w:val="20"/>
          <w:u w:val="single"/>
        </w:rPr>
        <w:t>However, it is available on my MSFT website where it was first stored</w:t>
      </w:r>
    </w:p>
    <w:p w14:paraId="401BA309" w14:textId="77777777" w:rsidR="00423264" w:rsidRPr="00B9650C" w:rsidRDefault="00423264" w:rsidP="00423264">
      <w:pPr>
        <w:rPr>
          <w:rFonts w:ascii="Calibri" w:hAnsi="Calibri" w:cs="Calibri"/>
          <w:szCs w:val="20"/>
        </w:rPr>
      </w:pPr>
      <w:hyperlink r:id="rId276" w:history="1">
        <w:r w:rsidRPr="00B9650C">
          <w:rPr>
            <w:rStyle w:val="Hyperlink"/>
            <w:rFonts w:ascii="Calibri" w:hAnsi="Calibri" w:cs="Calibri"/>
            <w:szCs w:val="20"/>
          </w:rPr>
          <w:t>http://gordonbell.azurewebsites.net/TCMwebpage/CHMfiles/Memos%20Regarding%20Start%20of%20DEC%20Musuem%201972-1975.pdf</w:t>
        </w:r>
      </w:hyperlink>
      <w:r w:rsidRPr="00B9650C">
        <w:rPr>
          <w:rStyle w:val="apple-converted-space"/>
          <w:rFonts w:ascii="Calibri" w:hAnsi="Calibri" w:cs="Calibri"/>
          <w:szCs w:val="20"/>
        </w:rPr>
        <w:t> </w:t>
      </w:r>
      <w:r w:rsidRPr="00B9650C">
        <w:rPr>
          <w:rFonts w:ascii="Calibri" w:hAnsi="Calibri" w:cs="Calibri"/>
          <w:szCs w:val="20"/>
        </w:rPr>
        <w:t>  </w:t>
      </w:r>
    </w:p>
    <w:p w14:paraId="7F4A5F17" w14:textId="77777777" w:rsidR="00423264" w:rsidRPr="00B9650C" w:rsidRDefault="00423264" w:rsidP="00423264">
      <w:pPr>
        <w:rPr>
          <w:rFonts w:ascii="Calibri" w:hAnsi="Calibri" w:cs="Calibri"/>
          <w:szCs w:val="20"/>
        </w:rPr>
      </w:pPr>
      <w:proofErr w:type="gramStart"/>
      <w:r w:rsidRPr="00B9650C">
        <w:rPr>
          <w:rFonts w:ascii="Calibri" w:hAnsi="Calibri" w:cs="Calibri"/>
          <w:szCs w:val="20"/>
        </w:rPr>
        <w:t>This  website</w:t>
      </w:r>
      <w:proofErr w:type="gramEnd"/>
      <w:r w:rsidRPr="00B9650C">
        <w:rPr>
          <w:rStyle w:val="apple-converted-space"/>
          <w:rFonts w:ascii="Calibri" w:hAnsi="Calibri" w:cs="Calibri"/>
          <w:szCs w:val="20"/>
        </w:rPr>
        <w:t> </w:t>
      </w:r>
      <w:hyperlink r:id="rId277" w:history="1">
        <w:r w:rsidRPr="00B9650C">
          <w:rPr>
            <w:rStyle w:val="Hyperlink"/>
            <w:rFonts w:ascii="Calibri" w:hAnsi="Calibri" w:cs="Calibri"/>
            <w:szCs w:val="20"/>
          </w:rPr>
          <w:t>http://gordonbell.azurewebsites.net/TCMwebpage/index.html</w:t>
        </w:r>
      </w:hyperlink>
      <w:r w:rsidRPr="00B9650C">
        <w:rPr>
          <w:rStyle w:val="apple-converted-space"/>
          <w:rFonts w:ascii="Calibri" w:hAnsi="Calibri" w:cs="Calibri"/>
          <w:szCs w:val="20"/>
        </w:rPr>
        <w:t> </w:t>
      </w:r>
      <w:r w:rsidRPr="00B9650C">
        <w:rPr>
          <w:rFonts w:ascii="Calibri" w:hAnsi="Calibri" w:cs="Calibri"/>
          <w:szCs w:val="20"/>
        </w:rPr>
        <w:t>is where you can actually see and download ALL the files you might want to see or download.</w:t>
      </w:r>
    </w:p>
    <w:p w14:paraId="632EF8DA" w14:textId="77777777" w:rsidR="00423264" w:rsidRPr="00B9650C" w:rsidRDefault="00423264" w:rsidP="00423264">
      <w:pPr>
        <w:rPr>
          <w:rFonts w:ascii="Calibri" w:hAnsi="Calibri" w:cs="Calibri"/>
          <w:szCs w:val="20"/>
        </w:rPr>
      </w:pPr>
      <w:proofErr w:type="gramStart"/>
      <w:r w:rsidRPr="00B9650C">
        <w:rPr>
          <w:rFonts w:ascii="Calibri" w:hAnsi="Calibri" w:cs="Calibri"/>
          <w:szCs w:val="20"/>
        </w:rPr>
        <w:t>Also</w:t>
      </w:r>
      <w:proofErr w:type="gramEnd"/>
      <w:r w:rsidRPr="00B9650C">
        <w:rPr>
          <w:rFonts w:ascii="Calibri" w:hAnsi="Calibri" w:cs="Calibri"/>
          <w:szCs w:val="20"/>
        </w:rPr>
        <w:t xml:space="preserve"> its available via the Wayback Machine.</w:t>
      </w:r>
    </w:p>
    <w:p w14:paraId="1C0DBB02" w14:textId="77777777" w:rsidR="00423264" w:rsidRPr="00B9650C" w:rsidRDefault="00423264" w:rsidP="00423264">
      <w:pPr>
        <w:rPr>
          <w:rFonts w:ascii="Calibri" w:hAnsi="Calibri" w:cs="Calibri"/>
          <w:szCs w:val="20"/>
        </w:rPr>
      </w:pPr>
      <w:r w:rsidRPr="00B9650C">
        <w:rPr>
          <w:rFonts w:ascii="Calibri" w:hAnsi="Calibri" w:cs="Calibri"/>
          <w:szCs w:val="20"/>
        </w:rPr>
        <w:t> </w:t>
      </w:r>
    </w:p>
    <w:p w14:paraId="55CC0036" w14:textId="77777777" w:rsidR="00423264" w:rsidRPr="00B9650C" w:rsidRDefault="00423264" w:rsidP="00423264">
      <w:pPr>
        <w:rPr>
          <w:rFonts w:ascii="Calibri" w:hAnsi="Calibri" w:cs="Calibri"/>
          <w:szCs w:val="20"/>
        </w:rPr>
      </w:pPr>
      <w:r w:rsidRPr="00B9650C">
        <w:rPr>
          <w:rFonts w:ascii="Calibri" w:hAnsi="Calibri" w:cs="Calibri"/>
          <w:b/>
          <w:bCs/>
          <w:szCs w:val="20"/>
          <w:u w:val="single"/>
        </w:rPr>
        <w:t>Bell Early Artifacts and Books Collection</w:t>
      </w:r>
      <w:r w:rsidRPr="00B9650C">
        <w:rPr>
          <w:rStyle w:val="apple-converted-space"/>
          <w:rFonts w:ascii="Comic Sans MS" w:hAnsi="Comic Sans MS" w:cs="Calibri"/>
          <w:szCs w:val="20"/>
        </w:rPr>
        <w:t> </w:t>
      </w:r>
      <w:r w:rsidRPr="00B9650C">
        <w:rPr>
          <w:rFonts w:ascii="Comic Sans MS" w:hAnsi="Comic Sans MS" w:cs="Calibri"/>
          <w:szCs w:val="20"/>
        </w:rPr>
        <w:t>are also available on other sites that were on</w:t>
      </w:r>
      <w:r w:rsidRPr="00B9650C">
        <w:rPr>
          <w:rStyle w:val="apple-converted-space"/>
          <w:rFonts w:ascii="Comic Sans MS" w:hAnsi="Comic Sans MS" w:cs="Calibri"/>
          <w:szCs w:val="20"/>
        </w:rPr>
        <w:t> </w:t>
      </w:r>
      <w:hyperlink r:id="rId278" w:history="1">
        <w:r w:rsidRPr="00B9650C">
          <w:rPr>
            <w:rStyle w:val="Hyperlink"/>
            <w:rFonts w:ascii="Comic Sans MS" w:hAnsi="Comic Sans MS" w:cs="Calibri"/>
            <w:szCs w:val="20"/>
          </w:rPr>
          <w:t>Computerhistory.org</w:t>
        </w:r>
      </w:hyperlink>
    </w:p>
    <w:p w14:paraId="0E30F235" w14:textId="77777777" w:rsidR="00423264" w:rsidRPr="00B9650C" w:rsidRDefault="00423264" w:rsidP="00423264">
      <w:pPr>
        <w:rPr>
          <w:rFonts w:ascii="Calibri" w:hAnsi="Calibri" w:cs="Calibri"/>
          <w:szCs w:val="20"/>
        </w:rPr>
      </w:pPr>
      <w:r w:rsidRPr="00B9650C">
        <w:rPr>
          <w:rFonts w:ascii="Calibri" w:hAnsi="Calibri" w:cs="Calibri"/>
          <w:szCs w:val="20"/>
        </w:rPr>
        <w:t xml:space="preserve">The two files that </w:t>
      </w:r>
      <w:proofErr w:type="spellStart"/>
      <w:r w:rsidRPr="00B9650C">
        <w:rPr>
          <w:rFonts w:ascii="Calibri" w:hAnsi="Calibri" w:cs="Calibri"/>
          <w:szCs w:val="20"/>
        </w:rPr>
        <w:t>conatain</w:t>
      </w:r>
      <w:proofErr w:type="spellEnd"/>
      <w:r w:rsidRPr="00B9650C">
        <w:rPr>
          <w:rFonts w:ascii="Calibri" w:hAnsi="Calibri" w:cs="Calibri"/>
          <w:szCs w:val="20"/>
        </w:rPr>
        <w:t xml:space="preserve"> pictures and text for Gwen Bell’s Early Computing </w:t>
      </w:r>
      <w:proofErr w:type="spellStart"/>
      <w:r w:rsidRPr="00B9650C">
        <w:rPr>
          <w:rFonts w:ascii="Calibri" w:hAnsi="Calibri" w:cs="Calibri"/>
          <w:szCs w:val="20"/>
        </w:rPr>
        <w:t>Afrtifacts</w:t>
      </w:r>
      <w:proofErr w:type="spellEnd"/>
      <w:r w:rsidRPr="00B9650C">
        <w:rPr>
          <w:rFonts w:ascii="Calibri" w:hAnsi="Calibri" w:cs="Calibri"/>
          <w:szCs w:val="20"/>
        </w:rPr>
        <w:t xml:space="preserve"> and Books (including the scans </w:t>
      </w:r>
      <w:proofErr w:type="spellStart"/>
      <w:r w:rsidRPr="00B9650C">
        <w:rPr>
          <w:rFonts w:ascii="Calibri" w:hAnsi="Calibri" w:cs="Calibri"/>
          <w:szCs w:val="20"/>
        </w:rPr>
        <w:t>ofthese</w:t>
      </w:r>
      <w:proofErr w:type="spellEnd"/>
      <w:r w:rsidRPr="00B9650C">
        <w:rPr>
          <w:rFonts w:ascii="Calibri" w:hAnsi="Calibri" w:cs="Calibri"/>
          <w:szCs w:val="20"/>
        </w:rPr>
        <w:t xml:space="preserve"> books) is also available on this site</w:t>
      </w:r>
      <w:r w:rsidRPr="00B9650C">
        <w:rPr>
          <w:rStyle w:val="apple-converted-space"/>
          <w:rFonts w:ascii="Calibri" w:hAnsi="Calibri" w:cs="Calibri"/>
          <w:szCs w:val="20"/>
        </w:rPr>
        <w:t> </w:t>
      </w:r>
      <w:r w:rsidRPr="00B9650C">
        <w:rPr>
          <w:rFonts w:ascii="Verdana" w:hAnsi="Verdana" w:cs="Calibri"/>
          <w:b/>
          <w:bCs/>
          <w:szCs w:val="20"/>
        </w:rPr>
        <w:t>Gwen and Gordon Bell Artifacts Collection</w:t>
      </w:r>
    </w:p>
    <w:p w14:paraId="06C8A5E3" w14:textId="77777777" w:rsidR="00423264" w:rsidRPr="00B9650C" w:rsidRDefault="00423264" w:rsidP="001411E6">
      <w:pPr>
        <w:numPr>
          <w:ilvl w:val="0"/>
          <w:numId w:val="36"/>
        </w:numPr>
        <w:shd w:val="clear" w:color="auto" w:fill="FFFFFF"/>
        <w:spacing w:before="0" w:after="0"/>
        <w:rPr>
          <w:rFonts w:ascii="Calibri" w:hAnsi="Calibri" w:cs="Calibri"/>
          <w:szCs w:val="20"/>
        </w:rPr>
      </w:pPr>
      <w:hyperlink r:id="rId279" w:history="1">
        <w:r w:rsidRPr="00B9650C">
          <w:rPr>
            <w:rStyle w:val="Hyperlink"/>
            <w:rFonts w:ascii="Verdana" w:hAnsi="Verdana" w:cs="Calibri"/>
            <w:color w:val="008000"/>
            <w:szCs w:val="20"/>
          </w:rPr>
          <w:t>Computing Artifacts</w:t>
        </w:r>
      </w:hyperlink>
      <w:r w:rsidRPr="00B9650C">
        <w:rPr>
          <w:rFonts w:ascii="Verdana" w:hAnsi="Verdana" w:cs="Calibri"/>
          <w:szCs w:val="20"/>
        </w:rPr>
        <w:t>. Over 300 computing artifacts collected by Gwen and Gordon Bell.</w:t>
      </w:r>
    </w:p>
    <w:p w14:paraId="7A2F7CE9" w14:textId="587F264F" w:rsidR="00423264" w:rsidRPr="00B9650C" w:rsidRDefault="00423264" w:rsidP="001411E6">
      <w:pPr>
        <w:numPr>
          <w:ilvl w:val="0"/>
          <w:numId w:val="36"/>
        </w:numPr>
        <w:shd w:val="clear" w:color="auto" w:fill="FFFFFF"/>
        <w:spacing w:before="0" w:after="0"/>
        <w:rPr>
          <w:rFonts w:ascii="Calibri" w:hAnsi="Calibri" w:cs="Calibri"/>
          <w:szCs w:val="20"/>
        </w:rPr>
      </w:pPr>
      <w:hyperlink r:id="rId280" w:history="1">
        <w:r w:rsidRPr="00B9650C">
          <w:rPr>
            <w:rStyle w:val="Hyperlink"/>
            <w:rFonts w:ascii="Verdana" w:hAnsi="Verdana" w:cs="Calibri"/>
            <w:color w:val="008000"/>
            <w:szCs w:val="20"/>
          </w:rPr>
          <w:t>Book Collection</w:t>
        </w:r>
      </w:hyperlink>
      <w:r w:rsidRPr="00B9650C">
        <w:rPr>
          <w:rFonts w:ascii="Verdana" w:hAnsi="Verdana" w:cs="Calibri"/>
          <w:szCs w:val="20"/>
        </w:rPr>
        <w:t>. Collection of rare and historical books collected by Gwen and Gordon Bell.</w:t>
      </w:r>
    </w:p>
    <w:p w14:paraId="0AD7EBE9" w14:textId="77777777" w:rsidR="00423264" w:rsidRPr="00B9650C" w:rsidRDefault="00423264" w:rsidP="00423264">
      <w:pPr>
        <w:rPr>
          <w:rFonts w:ascii="Calibri" w:hAnsi="Calibri" w:cs="Calibri"/>
          <w:szCs w:val="20"/>
        </w:rPr>
      </w:pPr>
      <w:r w:rsidRPr="00B9650C">
        <w:rPr>
          <w:rFonts w:ascii="Calibri" w:hAnsi="Calibri" w:cs="Calibri"/>
          <w:szCs w:val="20"/>
        </w:rPr>
        <w:t> </w:t>
      </w:r>
    </w:p>
    <w:p w14:paraId="2CA8B11C" w14:textId="7D667145" w:rsidR="00423264" w:rsidRPr="00B9650C" w:rsidRDefault="00423264" w:rsidP="00B9650C">
      <w:pPr>
        <w:ind w:left="360"/>
        <w:rPr>
          <w:rFonts w:ascii="Calibri" w:hAnsi="Calibri" w:cs="Calibri"/>
          <w:sz w:val="24"/>
        </w:rPr>
      </w:pPr>
      <w:r w:rsidRPr="00B9650C">
        <w:rPr>
          <w:rFonts w:ascii="Calibri" w:hAnsi="Calibri" w:cs="Calibri"/>
          <w:sz w:val="24"/>
        </w:rPr>
        <w:t>On Oct 12, 2020, at 9:43 AM, Al Kossow &lt;</w:t>
      </w:r>
      <w:hyperlink r:id="rId281" w:history="1">
        <w:r w:rsidRPr="00B9650C">
          <w:rPr>
            <w:rStyle w:val="Hyperlink"/>
            <w:rFonts w:ascii="Calibri" w:hAnsi="Calibri" w:cs="Calibri"/>
            <w:sz w:val="24"/>
          </w:rPr>
          <w:t>akossow@computerhistory.org</w:t>
        </w:r>
      </w:hyperlink>
      <w:r w:rsidRPr="00B9650C">
        <w:rPr>
          <w:rFonts w:ascii="Calibri" w:hAnsi="Calibri" w:cs="Calibri"/>
          <w:sz w:val="24"/>
        </w:rPr>
        <w:t>&gt; wrote:</w:t>
      </w:r>
    </w:p>
    <w:p w14:paraId="20D08927" w14:textId="58ABAD70" w:rsidR="00423264" w:rsidRDefault="00423264" w:rsidP="00B9650C">
      <w:pPr>
        <w:ind w:left="360"/>
        <w:rPr>
          <w:rFonts w:ascii="Calibri" w:hAnsi="Calibri" w:cs="Calibri"/>
          <w:sz w:val="22"/>
          <w:szCs w:val="22"/>
        </w:rPr>
      </w:pPr>
      <w:hyperlink r:id="rId282" w:history="1">
        <w:r>
          <w:rPr>
            <w:rStyle w:val="Hyperlink"/>
            <w:rFonts w:ascii="Calibri" w:hAnsi="Calibri" w:cs="Calibri"/>
          </w:rPr>
          <w:t>http://archive.computerhistory.org/resources/access/text/2018/08/102740424-05-01-acc.pdf</w:t>
        </w:r>
      </w:hyperlink>
    </w:p>
    <w:p w14:paraId="25D40888" w14:textId="02223742" w:rsidR="00423264" w:rsidRDefault="00423264" w:rsidP="00B9650C">
      <w:pPr>
        <w:ind w:left="360"/>
        <w:rPr>
          <w:rFonts w:ascii="Calibri" w:hAnsi="Calibri" w:cs="Calibri"/>
          <w:sz w:val="22"/>
          <w:szCs w:val="22"/>
        </w:rPr>
      </w:pPr>
      <w:r>
        <w:rPr>
          <w:rFonts w:ascii="Calibri" w:hAnsi="Calibri" w:cs="Calibri"/>
        </w:rPr>
        <w:t>in ken's early museum history memos</w:t>
      </w:r>
    </w:p>
    <w:p w14:paraId="52581250" w14:textId="77777777" w:rsidR="00423264" w:rsidRDefault="00423264" w:rsidP="00B9650C">
      <w:pPr>
        <w:ind w:left="360"/>
        <w:rPr>
          <w:rFonts w:ascii="Calibri" w:hAnsi="Calibri" w:cs="Calibri"/>
          <w:sz w:val="22"/>
          <w:szCs w:val="22"/>
        </w:rPr>
      </w:pPr>
      <w:proofErr w:type="spellStart"/>
      <w:r>
        <w:rPr>
          <w:rFonts w:ascii="Calibri" w:hAnsi="Calibri" w:cs="Calibri"/>
        </w:rPr>
        <w:t>i</w:t>
      </w:r>
      <w:proofErr w:type="spellEnd"/>
      <w:r>
        <w:rPr>
          <w:rFonts w:ascii="Calibri" w:hAnsi="Calibri" w:cs="Calibri"/>
        </w:rPr>
        <w:t xml:space="preserve"> didn't know these were scanned two years ago</w:t>
      </w:r>
    </w:p>
    <w:p w14:paraId="17C356CA" w14:textId="77777777" w:rsidR="00423264" w:rsidRDefault="00423264" w:rsidP="00423264">
      <w:pPr>
        <w:rPr>
          <w:rFonts w:ascii="Calibri" w:hAnsi="Calibri" w:cs="Calibri"/>
          <w:sz w:val="22"/>
          <w:szCs w:val="22"/>
        </w:rPr>
      </w:pPr>
      <w:r>
        <w:rPr>
          <w:rFonts w:ascii="Calibri" w:hAnsi="Calibri" w:cs="Calibri"/>
        </w:rPr>
        <w:t> </w:t>
      </w:r>
    </w:p>
    <w:p w14:paraId="65D94CBD" w14:textId="0C16CADC" w:rsidR="00423264" w:rsidRDefault="00423264" w:rsidP="00B9650C">
      <w:pPr>
        <w:rPr>
          <w:rFonts w:ascii="Calibri" w:hAnsi="Calibri" w:cs="Calibri"/>
          <w:sz w:val="22"/>
          <w:szCs w:val="22"/>
        </w:rPr>
      </w:pPr>
      <w:r>
        <w:rPr>
          <w:rFonts w:ascii="Calibri" w:hAnsi="Calibri" w:cs="Calibri"/>
        </w:rPr>
        <w:t> </w:t>
      </w:r>
      <w:r w:rsidR="00B9650C">
        <w:rPr>
          <w:rFonts w:ascii="Calibri" w:hAnsi="Calibri" w:cs="Calibri"/>
          <w:sz w:val="22"/>
          <w:szCs w:val="22"/>
        </w:rPr>
        <w:t xml:space="preserve">[pdf </w:t>
      </w:r>
      <w:proofErr w:type="spellStart"/>
      <w:r w:rsidR="00B9650C">
        <w:rPr>
          <w:rFonts w:ascii="Calibri" w:hAnsi="Calibri" w:cs="Calibri"/>
          <w:sz w:val="22"/>
          <w:szCs w:val="22"/>
        </w:rPr>
        <w:t>pg</w:t>
      </w:r>
      <w:proofErr w:type="spellEnd"/>
      <w:r w:rsidR="00B9650C">
        <w:rPr>
          <w:rFonts w:ascii="Calibri" w:hAnsi="Calibri" w:cs="Calibri"/>
          <w:sz w:val="22"/>
          <w:szCs w:val="22"/>
        </w:rPr>
        <w:t xml:space="preserve"> 15 is the letter from Olsen that names Frank </w:t>
      </w:r>
      <w:proofErr w:type="spellStart"/>
      <w:r w:rsidR="00B9650C">
        <w:rPr>
          <w:rFonts w:ascii="Calibri" w:hAnsi="Calibri" w:cs="Calibri"/>
          <w:sz w:val="22"/>
          <w:szCs w:val="22"/>
        </w:rPr>
        <w:t>Kalwell</w:t>
      </w:r>
      <w:proofErr w:type="spellEnd"/>
      <w:r w:rsidR="00B9650C">
        <w:rPr>
          <w:rFonts w:ascii="Calibri" w:hAnsi="Calibri" w:cs="Calibri"/>
          <w:sz w:val="22"/>
          <w:szCs w:val="22"/>
        </w:rPr>
        <w:t xml:space="preserve"> as the guy who drove (or arranged) the trucks to pick up WW stuff; listed as “three 40’ trailers</w:t>
      </w:r>
      <w:r w:rsidR="00444401">
        <w:rPr>
          <w:rFonts w:ascii="Calibri" w:hAnsi="Calibri" w:cs="Calibri"/>
          <w:sz w:val="22"/>
          <w:szCs w:val="22"/>
        </w:rPr>
        <w:t>”</w:t>
      </w:r>
      <w:r w:rsidR="00B9650C">
        <w:rPr>
          <w:rFonts w:ascii="Calibri" w:hAnsi="Calibri" w:cs="Calibri"/>
          <w:sz w:val="22"/>
          <w:szCs w:val="22"/>
        </w:rPr>
        <w:t>]</w:t>
      </w:r>
    </w:p>
    <w:p w14:paraId="53F9936A" w14:textId="28991F4D" w:rsidR="00423264" w:rsidRDefault="00423264" w:rsidP="00423264"/>
    <w:p w14:paraId="1552A5FE" w14:textId="1EB6ACA9" w:rsidR="00423264" w:rsidRDefault="00423264" w:rsidP="00423264"/>
    <w:p w14:paraId="610A8963" w14:textId="77777777" w:rsidR="00423264" w:rsidRPr="00423264" w:rsidRDefault="00423264" w:rsidP="00423264"/>
    <w:p w14:paraId="44F4859A" w14:textId="0393331A" w:rsidR="0023724E" w:rsidRDefault="0023724E" w:rsidP="00801147">
      <w:pPr>
        <w:pStyle w:val="Heading2"/>
      </w:pPr>
      <w:bookmarkStart w:id="162" w:name="_Toc193914431"/>
      <w:r>
        <w:t>Perry Crawford</w:t>
      </w:r>
      <w:bookmarkEnd w:id="162"/>
    </w:p>
    <w:p w14:paraId="411C11E9" w14:textId="0EE17745" w:rsidR="0023724E" w:rsidRDefault="0023724E" w:rsidP="0023724E">
      <w:pPr>
        <w:pStyle w:val="Heading3"/>
      </w:pPr>
      <w:bookmarkStart w:id="163" w:name="_Toc193914432"/>
      <w:r>
        <w:t xml:space="preserve">Thesis: </w:t>
      </w:r>
      <w:r w:rsidRPr="0023724E">
        <w:t>AUTOMATIC CONTROL BY ARITHMETICAL OPERATIONS</w:t>
      </w:r>
      <w:bookmarkEnd w:id="163"/>
    </w:p>
    <w:p w14:paraId="1C40D79C" w14:textId="41361064" w:rsidR="0023724E" w:rsidRDefault="00191361" w:rsidP="0023724E">
      <w:r>
        <w:t>[Guy read the thesis May 30, 2021, and wrote the following notes.]</w:t>
      </w:r>
    </w:p>
    <w:p w14:paraId="6AF6C6B7" w14:textId="73133151" w:rsidR="00191361" w:rsidRDefault="00191361" w:rsidP="00191361">
      <w:hyperlink r:id="rId283" w:history="1">
        <w:r w:rsidRPr="001348E3">
          <w:rPr>
            <w:rStyle w:val="Hyperlink"/>
          </w:rPr>
          <w:t>https://dspace.mit.edu/handle/1721.1/11232</w:t>
        </w:r>
      </w:hyperlink>
    </w:p>
    <w:p w14:paraId="18324C60" w14:textId="77777777" w:rsidR="00191361" w:rsidRDefault="00191361" w:rsidP="00191361"/>
    <w:p w14:paraId="5CA8B5F2" w14:textId="4EBFCF4A" w:rsidR="00191361" w:rsidRDefault="00191361" w:rsidP="00191361">
      <w:r>
        <w:t>Thesis Submitted in 1942.</w:t>
      </w:r>
    </w:p>
    <w:p w14:paraId="4F58F229" w14:textId="1AEB997C" w:rsidR="00191361" w:rsidRDefault="00191361" w:rsidP="00191361">
      <w:r>
        <w:t>Guy’s Summary of The Thesis: digital calculation could be used to predict aircraft position for anti-aircraft fire control.</w:t>
      </w:r>
    </w:p>
    <w:p w14:paraId="224EE24B" w14:textId="77777777" w:rsidR="00191361" w:rsidRDefault="00191361" w:rsidP="00191361"/>
    <w:p w14:paraId="474C1117" w14:textId="74D22069" w:rsidR="00191361" w:rsidRDefault="00191361" w:rsidP="00191361">
      <w:r>
        <w:t>The thesis is organized starting with bits, ending with anti-aircraft.  There's no overview, beyond noting in passing the work of "Bush, Caldwell, Overbeck".  Crawford includes only one external reference, one footnote to a paper by N Wiener.  He quotes "Overbeck" on design of logic circuits, but has no references.</w:t>
      </w:r>
    </w:p>
    <w:p w14:paraId="2EDBB5D6" w14:textId="77777777" w:rsidR="00191361" w:rsidRDefault="00191361" w:rsidP="00191361"/>
    <w:p w14:paraId="3DDB9A73" w14:textId="77777777" w:rsidR="00191361" w:rsidRDefault="00191361" w:rsidP="00191361">
      <w:r>
        <w:t>The thesis actually starts with a review of the Binary Number System(!!)</w:t>
      </w:r>
    </w:p>
    <w:p w14:paraId="2CC10119" w14:textId="77777777" w:rsidR="00191361" w:rsidRDefault="00191361" w:rsidP="00191361">
      <w:r>
        <w:t>From there, he goes on to immediately to vacuum tube logic, and starts up the abstraction stack:</w:t>
      </w:r>
    </w:p>
    <w:p w14:paraId="0353F553" w14:textId="77777777" w:rsidR="00191361" w:rsidRDefault="00191361" w:rsidP="00191361">
      <w:r>
        <w:t xml:space="preserve">  - gates</w:t>
      </w:r>
    </w:p>
    <w:p w14:paraId="46F73171" w14:textId="77777777" w:rsidR="00191361" w:rsidRDefault="00191361" w:rsidP="00191361">
      <w:r>
        <w:t xml:space="preserve">  - </w:t>
      </w:r>
      <w:proofErr w:type="spellStart"/>
      <w:r>
        <w:t>bistables</w:t>
      </w:r>
      <w:proofErr w:type="spellEnd"/>
      <w:r>
        <w:t>.</w:t>
      </w:r>
    </w:p>
    <w:p w14:paraId="1430900D" w14:textId="77777777" w:rsidR="00191361" w:rsidRDefault="00191361" w:rsidP="00191361">
      <w:r>
        <w:t xml:space="preserve">  - Counters</w:t>
      </w:r>
    </w:p>
    <w:p w14:paraId="2612FE98" w14:textId="77777777" w:rsidR="00191361" w:rsidRDefault="00191361" w:rsidP="00191361">
      <w:r>
        <w:t xml:space="preserve">  - Totalizers (which seem to be counters with a parallel load, maybe part way to an adder)</w:t>
      </w:r>
    </w:p>
    <w:p w14:paraId="41BDC5B7" w14:textId="77777777" w:rsidR="00191361" w:rsidRDefault="00191361" w:rsidP="00191361">
      <w:r>
        <w:t xml:space="preserve">  - Stepper Switches, i.e., one-hot counters</w:t>
      </w:r>
    </w:p>
    <w:p w14:paraId="264FF94F" w14:textId="5B6BF5CC" w:rsidR="00191361" w:rsidRDefault="00191361" w:rsidP="00191361">
      <w:r>
        <w:t xml:space="preserve">  - Selector Switches, i.e., one-of-2**N decoder attached to an N-bit counter (done with resistor networks).  It is noted that you can't decode much of a number with R-networks, so he goes on to show how to combine decoders in a 2D matrix.</w:t>
      </w:r>
    </w:p>
    <w:p w14:paraId="001E9BBF" w14:textId="57C18573" w:rsidR="00191361" w:rsidRDefault="00191361" w:rsidP="00191361">
      <w:r>
        <w:t>Next is a Multiplier, formed from the previously-described blocks (i.e., we've left the details of resistor networks behind here).</w:t>
      </w:r>
    </w:p>
    <w:p w14:paraId="6ED3C3FA" w14:textId="36296DA9" w:rsidR="00191361" w:rsidRDefault="00191361" w:rsidP="00191361">
      <w:r>
        <w:t>At this point, he notes that "12-14 [binary] digits" of precision are needed for fire-control, uses that to estimate the size and throughput of the multiplier, and concludes 1,000 multiplies per second are possible.</w:t>
      </w:r>
    </w:p>
    <w:p w14:paraId="4D123A3E" w14:textId="77777777" w:rsidR="00191361" w:rsidRDefault="00191361" w:rsidP="00191361">
      <w:r>
        <w:t>We now proceed to the rest of the problem.</w:t>
      </w:r>
    </w:p>
    <w:p w14:paraId="4F513011" w14:textId="77777777" w:rsidR="00191361" w:rsidRDefault="00191361" w:rsidP="00191361">
      <w:r>
        <w:t>"Static parameters" are to be coded in resistor networks.</w:t>
      </w:r>
    </w:p>
    <w:p w14:paraId="43032614" w14:textId="6E60C0E9" w:rsidR="00191361" w:rsidRDefault="00191361" w:rsidP="00191361">
      <w:r>
        <w:t>"Functions" are to be evaluated by lookup using something that sounds like a CD-ROM, i.e., a two-foot rotating disk that is indexed by a parameter and somehow finds a pre-calculated function value by reading microfilm.  (This is probably used later in the paper to approximate transcendental functions, but I was losing the thread at this point)</w:t>
      </w:r>
    </w:p>
    <w:p w14:paraId="13DD5080" w14:textId="10D5A6A7" w:rsidR="00191361" w:rsidRDefault="00191361" w:rsidP="00191361">
      <w:r>
        <w:t>(We haven't yet really said what problem we're solving, what equations are used, how the problem is currently solved, etc.)</w:t>
      </w:r>
    </w:p>
    <w:p w14:paraId="2C660ADA" w14:textId="77777777" w:rsidR="00191361" w:rsidRDefault="00191361" w:rsidP="00191361">
      <w:r>
        <w:t>The next part is methods for recording intermediate results (which will come in handy when we want to do "smoothing").</w:t>
      </w:r>
    </w:p>
    <w:p w14:paraId="61BB2A8E" w14:textId="77777777" w:rsidR="00191361" w:rsidRDefault="00191361" w:rsidP="00191361">
      <w:r>
        <w:t xml:space="preserve">  - if it's a couple numbers, use flip-flops</w:t>
      </w:r>
    </w:p>
    <w:p w14:paraId="645C6FDC" w14:textId="77777777" w:rsidR="00191361" w:rsidRDefault="00191361" w:rsidP="00191361">
      <w:r>
        <w:t xml:space="preserve">  - if it's more, use magnetic tape arranged as a disk (i.e., a drum).  We note that he's expecting the tape to move past the head at 1,000 inches per second, "much faster than is currently used"</w:t>
      </w:r>
    </w:p>
    <w:p w14:paraId="493C48CD" w14:textId="77777777" w:rsidR="00191361" w:rsidRDefault="00191361" w:rsidP="00191361">
      <w:r>
        <w:t xml:space="preserve">      - the "simple" mechanism is to erase the drive on every revolution</w:t>
      </w:r>
    </w:p>
    <w:p w14:paraId="2BFB5664" w14:textId="06450C24" w:rsidR="00191361" w:rsidRDefault="00191361" w:rsidP="00191361">
      <w:r>
        <w:lastRenderedPageBreak/>
        <w:t xml:space="preserve">      - there's discussion of how to keep some numbers around on the drum for more than one revolution by using multiple heads at differing offsets.</w:t>
      </w:r>
    </w:p>
    <w:p w14:paraId="642DFCF0" w14:textId="6F671FD2" w:rsidR="00191361" w:rsidRDefault="00191361" w:rsidP="00191361">
      <w:r>
        <w:t>Next, we need a component for Measurement of Displacements, i.e., an Angular Position Sensor (I think).  Use an optical sensor.  But I can't say I see what position we're measuring.  (Later Crawford mentions that range, elevation and azimuth are measured by telescope gear, i.e., not radar.)</w:t>
      </w:r>
    </w:p>
    <w:p w14:paraId="534D6F62" w14:textId="77777777" w:rsidR="00191361" w:rsidRDefault="00191361" w:rsidP="00191361">
      <w:r>
        <w:t xml:space="preserve">  He goes on to say that something to effect displacement is needed, but there's a hint...  The output of the predictor doesn't directly control aiming of the AA gun -- it is input to a Ballistics Computer - which must be a differential analyzer (he does cite V Bush), input and outputs </w:t>
      </w:r>
      <w:proofErr w:type="gramStart"/>
      <w:r>
        <w:t>must  be</w:t>
      </w:r>
      <w:proofErr w:type="gramEnd"/>
      <w:r>
        <w:t xml:space="preserve"> shaft positions from the alleged Ballistics Computer.</w:t>
      </w:r>
    </w:p>
    <w:p w14:paraId="5CB6E787" w14:textId="77777777" w:rsidR="00191361" w:rsidRDefault="00191361" w:rsidP="00191361">
      <w:r>
        <w:t xml:space="preserve">  He notes in passing that the binary values in registers can be converted to analog by a power-of-two resistor network.</w:t>
      </w:r>
    </w:p>
    <w:p w14:paraId="6FDD1994" w14:textId="77777777" w:rsidR="00191361" w:rsidRDefault="00191361" w:rsidP="00191361">
      <w:r>
        <w:t xml:space="preserve">  Interface to the Ballistics Computer is declared out of scope.</w:t>
      </w:r>
    </w:p>
    <w:p w14:paraId="102B466B" w14:textId="77777777" w:rsidR="00191361" w:rsidRDefault="00191361" w:rsidP="00191361">
      <w:r>
        <w:t xml:space="preserve">  </w:t>
      </w:r>
    </w:p>
    <w:p w14:paraId="67392FE4" w14:textId="77777777" w:rsidR="00191361" w:rsidRDefault="00191361" w:rsidP="00191361">
      <w:r>
        <w:t>Page 55, Figure 14 finally shows a block diagram of what we're trying to do.</w:t>
      </w:r>
    </w:p>
    <w:p w14:paraId="17EF2070" w14:textId="21EF844A" w:rsidR="00191361" w:rsidRDefault="00191361" w:rsidP="00191361">
      <w:r>
        <w:t>I think the ballistics computer will say, for a given setting of azimuth, elevation and fuse, where the shell will explode, in terms of azimuth, elevation and range.</w:t>
      </w:r>
    </w:p>
    <w:p w14:paraId="4BBC1DA9" w14:textId="008D3D09" w:rsidR="00191361" w:rsidRDefault="00191361" w:rsidP="00191361">
      <w:r>
        <w:t>The Predictor is supposed to take current azimuth, elevation and range of the target and figure out how to set the ballistics computer, so the shell and the airplane arrive at the same point at the same time.</w:t>
      </w:r>
    </w:p>
    <w:p w14:paraId="0ACAC659" w14:textId="456B2410" w:rsidR="00191361" w:rsidRDefault="00191361" w:rsidP="00191361">
      <w:r>
        <w:t xml:space="preserve">  Interesting that he needs to change from Polar to Rectangular co-</w:t>
      </w:r>
      <w:proofErr w:type="spellStart"/>
      <w:r>
        <w:t>ords</w:t>
      </w:r>
      <w:proofErr w:type="spellEnd"/>
      <w:r>
        <w:t>, compute, then change back.</w:t>
      </w:r>
    </w:p>
    <w:p w14:paraId="2027F1AA" w14:textId="3A535095" w:rsidR="00191361" w:rsidRDefault="00191361" w:rsidP="00191361">
      <w:r>
        <w:t xml:space="preserve">  (Ah, Functions on the optical disk are the various transcendental functions, i.e., sin, cos, etc.; so those are not approximated by add/multiply as in WW)</w:t>
      </w:r>
    </w:p>
    <w:p w14:paraId="376EDC7A" w14:textId="77777777" w:rsidR="00191361" w:rsidRDefault="00191361" w:rsidP="00191361">
      <w:r>
        <w:t xml:space="preserve">  The application also requires 'smoothing', i.e., filtering the previous 15 measurements.</w:t>
      </w:r>
    </w:p>
    <w:p w14:paraId="330D065E" w14:textId="77777777" w:rsidR="00191361" w:rsidRDefault="00191361" w:rsidP="00191361"/>
    <w:p w14:paraId="15BA1A05" w14:textId="77777777" w:rsidR="00191361" w:rsidRDefault="00191361" w:rsidP="00191361">
      <w:r>
        <w:t xml:space="preserve">  Operation of the machine is synchronized to the rotating drum and optical function table.</w:t>
      </w:r>
    </w:p>
    <w:p w14:paraId="1F84EB70" w14:textId="77777777" w:rsidR="00191361" w:rsidRDefault="00191361" w:rsidP="00191361">
      <w:r>
        <w:t xml:space="preserve">  Pg 59 starts the mathematical analysis of equations of motion and filtering.</w:t>
      </w:r>
    </w:p>
    <w:p w14:paraId="4948F550" w14:textId="77777777" w:rsidR="00191361" w:rsidRDefault="00191361" w:rsidP="00191361">
      <w:r>
        <w:t xml:space="preserve">  </w:t>
      </w:r>
    </w:p>
    <w:p w14:paraId="562AFEB1" w14:textId="25A87B88" w:rsidR="00191361" w:rsidRDefault="00191361" w:rsidP="00191361">
      <w:r>
        <w:t xml:space="preserve">  "It is not desirable to provide an automatic calculating system with equipment for dividing two numbers", (</w:t>
      </w:r>
      <w:r w:rsidRPr="00191361">
        <w:rPr>
          <w:sz w:val="16"/>
          <w:szCs w:val="20"/>
        </w:rPr>
        <w:t>yeah, that’s for sure</w:t>
      </w:r>
      <w:r>
        <w:t>) so Crawford use a reciprocal function table for divide.</w:t>
      </w:r>
    </w:p>
    <w:p w14:paraId="4A79AA30" w14:textId="77777777" w:rsidR="00191361" w:rsidRDefault="00191361" w:rsidP="00191361">
      <w:r>
        <w:t xml:space="preserve">  The entire operation of the machine is synchronized to the periodic rotation of the function disk, i.e., each operation is scheduled for some time during the cycle.  I.e., the machine is a combination of motors, mechanical analog computer, and hard-wired digital calculator.</w:t>
      </w:r>
    </w:p>
    <w:p w14:paraId="3882BDC4" w14:textId="77777777" w:rsidR="00191361" w:rsidRDefault="00191361" w:rsidP="00191361">
      <w:r>
        <w:t xml:space="preserve">  </w:t>
      </w:r>
    </w:p>
    <w:p w14:paraId="0AB6E93D" w14:textId="77777777" w:rsidR="00191361" w:rsidRDefault="00191361" w:rsidP="00191361">
      <w:r>
        <w:t xml:space="preserve">  "Discussion" commences page 81 (of 84).  Crawford admits that this all might be a tad expensive for the application, at some 500 estimated vacuum tubes, but fearlessly goes on to suggest that the ballistic computer should also be subsumed into the same machine in the future, factoring in The Usual Stuff, wind, gun-barrel-wear, 'non-standard atmosphere', etc.</w:t>
      </w:r>
    </w:p>
    <w:p w14:paraId="261E8541" w14:textId="77777777" w:rsidR="00191361" w:rsidRDefault="00191361" w:rsidP="00191361">
      <w:r>
        <w:t xml:space="preserve">  </w:t>
      </w:r>
    </w:p>
    <w:p w14:paraId="492E31F3" w14:textId="77777777" w:rsidR="0023724E" w:rsidRPr="0023724E" w:rsidRDefault="0023724E" w:rsidP="0023724E"/>
    <w:p w14:paraId="16C640BD" w14:textId="4CC20B21" w:rsidR="000C3ED2" w:rsidRDefault="000C3ED2" w:rsidP="00801147">
      <w:pPr>
        <w:pStyle w:val="Heading2"/>
      </w:pPr>
      <w:r>
        <w:t xml:space="preserve"> </w:t>
      </w:r>
      <w:bookmarkStart w:id="164" w:name="_Toc193914433"/>
      <w:r>
        <w:t>MIT Theses</w:t>
      </w:r>
      <w:bookmarkEnd w:id="164"/>
    </w:p>
    <w:p w14:paraId="4B31C80E" w14:textId="4FD49D79" w:rsidR="000C3ED2" w:rsidRDefault="000C3ED2" w:rsidP="000C3ED2"/>
    <w:p w14:paraId="2AAA0360" w14:textId="17248ABF" w:rsidR="000C3ED2" w:rsidRDefault="000C3ED2" w:rsidP="000C3ED2">
      <w:pPr>
        <w:pStyle w:val="Heading3"/>
      </w:pPr>
      <w:bookmarkStart w:id="165" w:name="_Toc193914434"/>
      <w:r>
        <w:t>Laplace Transforms</w:t>
      </w:r>
      <w:bookmarkEnd w:id="165"/>
    </w:p>
    <w:p w14:paraId="0522252D" w14:textId="6C5790AD" w:rsidR="000C3ED2" w:rsidRDefault="000C3ED2" w:rsidP="000C3ED2">
      <w:r>
        <w:t>THE PROGRAING OF LAPLACE'S EQUATION FOR SOLUTION BY ITERATION</w:t>
      </w:r>
    </w:p>
    <w:p w14:paraId="09F8F376" w14:textId="67AC7DBB" w:rsidR="000C3ED2" w:rsidRDefault="000C3ED2" w:rsidP="000C3ED2">
      <w:r>
        <w:t>(on Whirlwind I)</w:t>
      </w:r>
    </w:p>
    <w:p w14:paraId="65313F44" w14:textId="34CBF5A8" w:rsidR="000C3ED2" w:rsidRDefault="000C3ED2" w:rsidP="000C3ED2">
      <w:r>
        <w:t>By John H. Holland</w:t>
      </w:r>
    </w:p>
    <w:p w14:paraId="6670EB93" w14:textId="46107B2A" w:rsidR="000C3ED2" w:rsidRDefault="000C3ED2" w:rsidP="000C3ED2">
      <w:r>
        <w:lastRenderedPageBreak/>
        <w:t>Submitted in Partial Fulfillment of the Requirements for the Degree of Bachelor of Science</w:t>
      </w:r>
    </w:p>
    <w:p w14:paraId="4571DAA5" w14:textId="3A45A023" w:rsidR="000C3ED2" w:rsidRDefault="000C3ED2" w:rsidP="000C3ED2">
      <w:r>
        <w:t>at the Massachusetts Institute of Technology</w:t>
      </w:r>
    </w:p>
    <w:p w14:paraId="6FEB7A68" w14:textId="3BDDBA3E" w:rsidR="000C3ED2" w:rsidRPr="000C3ED2" w:rsidRDefault="000C3ED2" w:rsidP="000C3ED2">
      <w:r>
        <w:t>1950</w:t>
      </w:r>
    </w:p>
    <w:p w14:paraId="29D5CE8D" w14:textId="47CA5949" w:rsidR="000C3ED2" w:rsidRDefault="000C3ED2" w:rsidP="000C3ED2">
      <w:hyperlink r:id="rId284" w:history="1">
        <w:r w:rsidRPr="00E05940">
          <w:rPr>
            <w:rStyle w:val="Hyperlink"/>
          </w:rPr>
          <w:t>https://dspace.mit.edu/handle/1721.1/28022</w:t>
        </w:r>
      </w:hyperlink>
    </w:p>
    <w:p w14:paraId="52CC0213" w14:textId="77777777" w:rsidR="000C3ED2" w:rsidRDefault="000C3ED2" w:rsidP="000C3ED2"/>
    <w:p w14:paraId="63BB3A36" w14:textId="20B504CF" w:rsidR="000C3ED2" w:rsidRDefault="000C3ED2" w:rsidP="000C3ED2"/>
    <w:p w14:paraId="5B862ED9" w14:textId="60B25068" w:rsidR="000C3ED2" w:rsidRDefault="000C3ED2" w:rsidP="009B468C">
      <w:pPr>
        <w:pStyle w:val="Heading3"/>
      </w:pPr>
      <w:bookmarkStart w:id="166" w:name="_Toc193914435"/>
      <w:r>
        <w:t>Checker Playing Program</w:t>
      </w:r>
      <w:bookmarkEnd w:id="166"/>
    </w:p>
    <w:p w14:paraId="78C6DB01" w14:textId="77777777" w:rsidR="000C3ED2" w:rsidRDefault="000C3ED2" w:rsidP="000C3ED2">
      <w:r>
        <w:t>A checker playing program for the Whirlwind I computer</w:t>
      </w:r>
    </w:p>
    <w:p w14:paraId="7FCC9BA3" w14:textId="77777777" w:rsidR="000C3ED2" w:rsidRDefault="000C3ED2" w:rsidP="000C3ED2">
      <w:r>
        <w:t>Schapiro, Harold A.; Massachusetts Institute of Technology. Department of Electrical Engineering.</w:t>
      </w:r>
    </w:p>
    <w:p w14:paraId="75365888" w14:textId="2BA50F36" w:rsidR="000C3ED2" w:rsidRDefault="000C3ED2" w:rsidP="000C3ED2">
      <w:r>
        <w:t>1954</w:t>
      </w:r>
    </w:p>
    <w:p w14:paraId="76454FA0" w14:textId="21E119CD" w:rsidR="009B468C" w:rsidRDefault="009B468C" w:rsidP="000C3ED2">
      <w:pPr>
        <w:rPr>
          <w:rStyle w:val="xtd1"/>
        </w:rPr>
      </w:pPr>
      <w:hyperlink r:id="rId285" w:history="1">
        <w:r>
          <w:rPr>
            <w:rStyle w:val="Hyperlink"/>
          </w:rPr>
          <w:t>http://library.mit.edu/item/000258263</w:t>
        </w:r>
      </w:hyperlink>
    </w:p>
    <w:p w14:paraId="53A79D6C" w14:textId="3ADE3D34" w:rsidR="009B468C" w:rsidRDefault="009B468C" w:rsidP="000C3ED2">
      <w:r>
        <w:rPr>
          <w:rStyle w:val="xtd1"/>
        </w:rPr>
        <w:t>[probably only available on paper at the Archive]</w:t>
      </w:r>
    </w:p>
    <w:p w14:paraId="2C6D41A0" w14:textId="35109140" w:rsidR="000C3ED2" w:rsidRDefault="000C3ED2" w:rsidP="000C3ED2"/>
    <w:p w14:paraId="57A11206" w14:textId="77777777" w:rsidR="009B468C" w:rsidRPr="000C3ED2" w:rsidRDefault="009B468C" w:rsidP="000C3ED2"/>
    <w:p w14:paraId="1B3947D1" w14:textId="135AA059" w:rsidR="00D56B6D" w:rsidRPr="004F46AE" w:rsidRDefault="000C3ED2" w:rsidP="00801147">
      <w:pPr>
        <w:pStyle w:val="Heading2"/>
      </w:pPr>
      <w:r>
        <w:t xml:space="preserve"> </w:t>
      </w:r>
      <w:bookmarkStart w:id="167" w:name="_Toc193914436"/>
      <w:r w:rsidR="00D56B6D">
        <w:t>Email Exchange</w:t>
      </w:r>
      <w:r w:rsidR="00423264">
        <w:t>s</w:t>
      </w:r>
      <w:bookmarkEnd w:id="167"/>
    </w:p>
    <w:p w14:paraId="3CE7CA61" w14:textId="77777777" w:rsidR="004F46AE" w:rsidRPr="004F46AE" w:rsidRDefault="004F46AE" w:rsidP="004F46AE">
      <w:pPr>
        <w:spacing w:before="0" w:after="0"/>
        <w:rPr>
          <w:rFonts w:ascii="Times New Roman" w:hAnsi="Times New Roman"/>
          <w:sz w:val="24"/>
        </w:rPr>
      </w:pPr>
      <w:r w:rsidRPr="004F46AE">
        <w:rPr>
          <w:rFonts w:ascii="Times New Roman" w:hAnsi="Times New Roman"/>
          <w:sz w:val="24"/>
        </w:rPr>
        <w:t xml:space="preserve">On 9/9/2020 9:28 PM, David </w:t>
      </w:r>
      <w:proofErr w:type="spellStart"/>
      <w:r w:rsidRPr="004F46AE">
        <w:rPr>
          <w:rFonts w:ascii="Times New Roman" w:hAnsi="Times New Roman"/>
          <w:sz w:val="24"/>
        </w:rPr>
        <w:t>Hemmendinger</w:t>
      </w:r>
      <w:proofErr w:type="spellEnd"/>
      <w:r w:rsidRPr="004F46AE">
        <w:rPr>
          <w:rFonts w:ascii="Times New Roman" w:hAnsi="Times New Roman"/>
          <w:sz w:val="24"/>
        </w:rPr>
        <w:t xml:space="preserve"> wrote:</w:t>
      </w:r>
    </w:p>
    <w:p w14:paraId="234BB9B1"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Cs w:val="20"/>
        </w:rPr>
      </w:pPr>
      <w:r w:rsidRPr="004F46AE">
        <w:rPr>
          <w:rFonts w:ascii="Courier New" w:hAnsi="Courier New" w:cs="Courier New"/>
          <w:szCs w:val="20"/>
        </w:rPr>
        <w:tab/>
        <w:t>A good question.  One source would be</w:t>
      </w:r>
    </w:p>
    <w:p w14:paraId="2B1F7599"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 xml:space="preserve">The Early Development of Programming Languages, Knuth and </w:t>
      </w:r>
      <w:proofErr w:type="spellStart"/>
      <w:r w:rsidRPr="004F46AE">
        <w:rPr>
          <w:rFonts w:ascii="Courier New" w:hAnsi="Courier New" w:cs="Courier New"/>
          <w:szCs w:val="20"/>
        </w:rPr>
        <w:t>Trabb</w:t>
      </w:r>
      <w:proofErr w:type="spellEnd"/>
      <w:r w:rsidRPr="004F46AE">
        <w:rPr>
          <w:rFonts w:ascii="Courier New" w:hAnsi="Courier New" w:cs="Courier New"/>
          <w:szCs w:val="20"/>
        </w:rPr>
        <w:t xml:space="preserve"> Pardo, 1976,</w:t>
      </w:r>
    </w:p>
    <w:p w14:paraId="70EF2E32"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 xml:space="preserve">at </w:t>
      </w:r>
      <w:proofErr w:type="spellStart"/>
      <w:r w:rsidRPr="004F46AE">
        <w:rPr>
          <w:rFonts w:ascii="Courier New" w:hAnsi="Courier New" w:cs="Courier New"/>
          <w:szCs w:val="20"/>
        </w:rPr>
        <w:t>Bitsavers</w:t>
      </w:r>
      <w:proofErr w:type="spellEnd"/>
      <w:r w:rsidRPr="004F46AE">
        <w:rPr>
          <w:rFonts w:ascii="Courier New" w:hAnsi="Courier New" w:cs="Courier New"/>
          <w:szCs w:val="20"/>
        </w:rPr>
        <w:t>.</w:t>
      </w:r>
    </w:p>
    <w:p w14:paraId="22CC162C"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ab/>
        <w:t>The Preparation of Programs for an Electronic Digital Computer,</w:t>
      </w:r>
    </w:p>
    <w:p w14:paraId="0A7B5FF1"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Wilkes, and Wheeler, 1951 (Babbage Inst. reprint, 1982) is about EDSAC</w:t>
      </w:r>
    </w:p>
    <w:p w14:paraId="3A1C5EBE"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but its chapters on subroutines and subroutine libraries might be useful.</w:t>
      </w:r>
    </w:p>
    <w:p w14:paraId="6D6B6FB8"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ab/>
        <w:t xml:space="preserve">Symposium on Automatic Programming for Digital Computers, </w:t>
      </w:r>
    </w:p>
    <w:p w14:paraId="4DA9D7BC"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Office of Naval Res, May 1954, has good papers, and is worth looking</w:t>
      </w:r>
    </w:p>
    <w:p w14:paraId="07C624BC"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at in any case.  I found it free at Google Play to read online.</w:t>
      </w:r>
    </w:p>
    <w:p w14:paraId="577C072E"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4C2C431B"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ab/>
        <w:t>Dave -- any suggestions?</w:t>
      </w:r>
    </w:p>
    <w:p w14:paraId="59174304"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6C72D2FB"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ab/>
        <w:t>David</w:t>
      </w:r>
    </w:p>
    <w:p w14:paraId="182BBC3B"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60E0DE53" w14:textId="6515E3EB" w:rsidR="004F46AE" w:rsidRPr="004F46AE" w:rsidRDefault="00502FD5"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Cs w:val="20"/>
        </w:rPr>
      </w:pPr>
      <w:r>
        <w:rPr>
          <w:rFonts w:ascii="Courier New" w:hAnsi="Courier New" w:cs="Courier New"/>
          <w:szCs w:val="20"/>
        </w:rPr>
        <w:t>[guy asked:]</w:t>
      </w:r>
      <w:r w:rsidR="004F46AE" w:rsidRPr="004F46AE">
        <w:rPr>
          <w:rFonts w:ascii="Courier New" w:hAnsi="Courier New" w:cs="Courier New"/>
          <w:szCs w:val="20"/>
        </w:rPr>
        <w:t xml:space="preserve"> Do you know of a commonly-cited work on the early development of </w:t>
      </w:r>
    </w:p>
    <w:p w14:paraId="2DBE0D84"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4F46AE">
        <w:rPr>
          <w:rFonts w:ascii="Courier New" w:hAnsi="Courier New" w:cs="Courier New"/>
          <w:szCs w:val="20"/>
        </w:rPr>
        <w:t xml:space="preserve">software that could help provide a better context into which the WW </w:t>
      </w:r>
    </w:p>
    <w:p w14:paraId="6F1941FD" w14:textId="77777777" w:rsidR="004F46AE" w:rsidRPr="004F46AE" w:rsidRDefault="004F46AE" w:rsidP="004F4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szCs w:val="20"/>
        </w:rPr>
      </w:pPr>
      <w:r w:rsidRPr="004F46AE">
        <w:rPr>
          <w:rFonts w:ascii="Courier New" w:hAnsi="Courier New" w:cs="Courier New"/>
          <w:szCs w:val="20"/>
        </w:rPr>
        <w:t>stuff should fit?</w:t>
      </w:r>
    </w:p>
    <w:p w14:paraId="40DDC027" w14:textId="0236B63E" w:rsidR="00276A0C" w:rsidRDefault="00276A0C" w:rsidP="00276A0C">
      <w:pPr>
        <w:spacing w:before="0" w:after="0"/>
      </w:pPr>
    </w:p>
    <w:p w14:paraId="29F4BCC7" w14:textId="77777777" w:rsidR="004F46AE" w:rsidRPr="004F46AE" w:rsidRDefault="004F46AE" w:rsidP="004F46AE">
      <w:pPr>
        <w:spacing w:before="0" w:after="0"/>
        <w:rPr>
          <w:rFonts w:ascii="Times New Roman" w:hAnsi="Times New Roman"/>
          <w:sz w:val="24"/>
        </w:rPr>
      </w:pPr>
      <w:r w:rsidRPr="004F46AE">
        <w:rPr>
          <w:rFonts w:ascii="Times New Roman" w:hAnsi="Times New Roman"/>
          <w:sz w:val="24"/>
        </w:rPr>
        <w:t>On 9/9/2020 10:08 PM, Dave Walden wrote:</w:t>
      </w:r>
    </w:p>
    <w:p w14:paraId="2CFAF9C8" w14:textId="77777777" w:rsidR="004F46AE" w:rsidRPr="004F46AE" w:rsidRDefault="004F46AE" w:rsidP="004F46AE">
      <w:pPr>
        <w:spacing w:after="0"/>
        <w:rPr>
          <w:rFonts w:ascii="Times New Roman" w:hAnsi="Times New Roman"/>
          <w:sz w:val="24"/>
        </w:rPr>
      </w:pPr>
      <w:r w:rsidRPr="004F46AE">
        <w:rPr>
          <w:rFonts w:ascii="Times New Roman" w:hAnsi="Times New Roman"/>
          <w:sz w:val="24"/>
        </w:rPr>
        <w:t>Saul Rosen's collection of papers on Programming Systems and Languages?  </w:t>
      </w:r>
    </w:p>
    <w:p w14:paraId="334D3F2E" w14:textId="77777777" w:rsidR="004F46AE" w:rsidRPr="004F46AE" w:rsidRDefault="004F46AE" w:rsidP="004F46AE">
      <w:pPr>
        <w:spacing w:before="0" w:after="0"/>
        <w:rPr>
          <w:rFonts w:ascii="Times New Roman" w:hAnsi="Times New Roman"/>
          <w:sz w:val="24"/>
        </w:rPr>
      </w:pPr>
      <w:r w:rsidRPr="004F46AE">
        <w:rPr>
          <w:rFonts w:ascii="Times New Roman" w:hAnsi="Times New Roman"/>
          <w:sz w:val="24"/>
        </w:rPr>
        <w:t xml:space="preserve">Did Maurice Wilkes write something, e.g., on using macros like a </w:t>
      </w:r>
      <w:proofErr w:type="gramStart"/>
      <w:r w:rsidRPr="004F46AE">
        <w:rPr>
          <w:rFonts w:ascii="Times New Roman" w:hAnsi="Times New Roman"/>
          <w:sz w:val="24"/>
        </w:rPr>
        <w:t>high level</w:t>
      </w:r>
      <w:proofErr w:type="gramEnd"/>
      <w:r w:rsidRPr="004F46AE">
        <w:rPr>
          <w:rFonts w:ascii="Times New Roman" w:hAnsi="Times New Roman"/>
          <w:sz w:val="24"/>
        </w:rPr>
        <w:t xml:space="preserve"> language versus machine language?</w:t>
      </w:r>
    </w:p>
    <w:p w14:paraId="357D932A" w14:textId="77777777" w:rsidR="004F46AE" w:rsidRPr="004F46AE" w:rsidRDefault="004F46AE" w:rsidP="004F46AE">
      <w:pPr>
        <w:spacing w:before="0" w:after="0"/>
        <w:rPr>
          <w:rFonts w:ascii="Times New Roman" w:hAnsi="Times New Roman"/>
          <w:sz w:val="24"/>
        </w:rPr>
      </w:pPr>
      <w:r w:rsidRPr="004F46AE">
        <w:rPr>
          <w:rFonts w:ascii="Times New Roman" w:hAnsi="Times New Roman"/>
          <w:sz w:val="24"/>
        </w:rPr>
        <w:t>Martin Campbell-Kelly wrote a book on the history of macro processors that may have something relevant.</w:t>
      </w:r>
    </w:p>
    <w:p w14:paraId="2D8388BA" w14:textId="77777777" w:rsidR="004F46AE" w:rsidRPr="004F46AE" w:rsidRDefault="004F46AE" w:rsidP="004F46AE">
      <w:pPr>
        <w:spacing w:before="0" w:after="0"/>
        <w:rPr>
          <w:rFonts w:ascii="Times New Roman" w:hAnsi="Times New Roman"/>
          <w:sz w:val="24"/>
        </w:rPr>
      </w:pPr>
      <w:r w:rsidRPr="004F46AE">
        <w:rPr>
          <w:rFonts w:ascii="Times New Roman" w:hAnsi="Times New Roman"/>
          <w:sz w:val="24"/>
        </w:rPr>
        <w:t>I have copies of the first five issues of the Annual Review of Automatic Programming. </w:t>
      </w:r>
    </w:p>
    <w:p w14:paraId="2A211293" w14:textId="77777777" w:rsidR="004F46AE" w:rsidRPr="004F46AE" w:rsidRDefault="004F46AE" w:rsidP="004F46AE">
      <w:pPr>
        <w:spacing w:before="0" w:after="0"/>
        <w:rPr>
          <w:rFonts w:ascii="Times New Roman" w:hAnsi="Times New Roman"/>
          <w:sz w:val="24"/>
        </w:rPr>
      </w:pPr>
    </w:p>
    <w:p w14:paraId="51D2646C" w14:textId="77777777" w:rsidR="004F46AE" w:rsidRPr="004F46AE" w:rsidRDefault="004F46AE" w:rsidP="004F46AE">
      <w:pPr>
        <w:spacing w:before="0"/>
        <w:rPr>
          <w:rFonts w:ascii="Times New Roman" w:hAnsi="Times New Roman"/>
          <w:sz w:val="24"/>
        </w:rPr>
      </w:pPr>
      <w:r w:rsidRPr="004F46AE">
        <w:rPr>
          <w:rFonts w:ascii="Times New Roman" w:hAnsi="Times New Roman"/>
          <w:sz w:val="24"/>
        </w:rPr>
        <w:t>I am sure I can find things.  What is it that needs comparison?</w:t>
      </w:r>
    </w:p>
    <w:p w14:paraId="07FA0A52" w14:textId="77777777" w:rsidR="004F46AE" w:rsidRDefault="004F46AE" w:rsidP="00276A0C">
      <w:pPr>
        <w:spacing w:before="0" w:after="0"/>
      </w:pPr>
    </w:p>
    <w:p w14:paraId="45EFB2CC" w14:textId="77777777" w:rsidR="004F46AE" w:rsidRPr="004F46AE" w:rsidRDefault="004F46AE" w:rsidP="004F46AE">
      <w:pPr>
        <w:spacing w:before="0" w:after="0"/>
        <w:rPr>
          <w:rFonts w:ascii="Times New Roman" w:hAnsi="Times New Roman"/>
          <w:sz w:val="24"/>
        </w:rPr>
      </w:pPr>
      <w:r w:rsidRPr="004F46AE">
        <w:rPr>
          <w:rFonts w:ascii="Times New Roman" w:hAnsi="Times New Roman"/>
          <w:sz w:val="24"/>
        </w:rPr>
        <w:lastRenderedPageBreak/>
        <w:t>On 9/9/2020 10:12 PM, Dave Walden wrote:</w:t>
      </w:r>
    </w:p>
    <w:p w14:paraId="17AB0BFC" w14:textId="77777777" w:rsidR="004F46AE" w:rsidRPr="004F46AE" w:rsidRDefault="004F46AE" w:rsidP="004F46AE">
      <w:pPr>
        <w:spacing w:after="0"/>
        <w:rPr>
          <w:rFonts w:ascii="Times New Roman" w:hAnsi="Times New Roman"/>
          <w:sz w:val="24"/>
        </w:rPr>
      </w:pPr>
      <w:r w:rsidRPr="004F46AE">
        <w:rPr>
          <w:rFonts w:ascii="Times New Roman" w:hAnsi="Times New Roman"/>
          <w:sz w:val="24"/>
        </w:rPr>
        <w:t xml:space="preserve">Wilkes and Wheeler </w:t>
      </w:r>
      <w:proofErr w:type="gramStart"/>
      <w:r w:rsidRPr="004F46AE">
        <w:rPr>
          <w:rFonts w:ascii="Times New Roman" w:hAnsi="Times New Roman"/>
          <w:sz w:val="24"/>
        </w:rPr>
        <w:t>is</w:t>
      </w:r>
      <w:proofErr w:type="gramEnd"/>
      <w:r w:rsidRPr="004F46AE">
        <w:rPr>
          <w:rFonts w:ascii="Times New Roman" w:hAnsi="Times New Roman"/>
          <w:sz w:val="24"/>
        </w:rPr>
        <w:t xml:space="preserve"> probably what I was think about.</w:t>
      </w:r>
    </w:p>
    <w:p w14:paraId="17F78E27" w14:textId="77777777" w:rsidR="004F46AE" w:rsidRPr="004F46AE" w:rsidRDefault="004F46AE" w:rsidP="004F46AE">
      <w:pPr>
        <w:spacing w:before="0" w:after="0"/>
        <w:rPr>
          <w:rFonts w:ascii="Times New Roman" w:hAnsi="Times New Roman"/>
          <w:sz w:val="24"/>
        </w:rPr>
      </w:pPr>
    </w:p>
    <w:p w14:paraId="0F152C36" w14:textId="77777777" w:rsidR="004F46AE" w:rsidRPr="004F46AE" w:rsidRDefault="004F46AE" w:rsidP="004F46AE">
      <w:pPr>
        <w:spacing w:before="0" w:after="0"/>
        <w:rPr>
          <w:rFonts w:ascii="Times New Roman" w:hAnsi="Times New Roman"/>
          <w:sz w:val="24"/>
        </w:rPr>
      </w:pPr>
      <w:r w:rsidRPr="004F46AE">
        <w:rPr>
          <w:rFonts w:ascii="Times New Roman" w:hAnsi="Times New Roman"/>
          <w:sz w:val="24"/>
        </w:rPr>
        <w:t>Christopher Strachey might be someone to look into.</w:t>
      </w:r>
    </w:p>
    <w:p w14:paraId="3A4DD661" w14:textId="77777777" w:rsidR="004F46AE" w:rsidRPr="004F46AE" w:rsidRDefault="004F46AE" w:rsidP="004F46AE">
      <w:pPr>
        <w:spacing w:before="0" w:after="0"/>
        <w:rPr>
          <w:rFonts w:ascii="Times New Roman" w:hAnsi="Times New Roman"/>
          <w:sz w:val="24"/>
        </w:rPr>
      </w:pPr>
    </w:p>
    <w:p w14:paraId="09E51C83" w14:textId="0CD40C53" w:rsidR="00276A0C" w:rsidRDefault="00276A0C" w:rsidP="00276A0C">
      <w:pPr>
        <w:spacing w:before="0" w:after="0"/>
      </w:pPr>
      <w:r>
        <w:t>----------------------------------</w:t>
      </w:r>
    </w:p>
    <w:p w14:paraId="10B07E37" w14:textId="5DE6AF10" w:rsidR="00276A0C" w:rsidRDefault="00276A0C" w:rsidP="00276A0C">
      <w:pPr>
        <w:spacing w:before="0" w:after="0"/>
      </w:pPr>
    </w:p>
    <w:p w14:paraId="75D6E3A8" w14:textId="67BF84FC" w:rsidR="00276A0C" w:rsidRDefault="00276A0C" w:rsidP="00276A0C">
      <w:pPr>
        <w:spacing w:before="0" w:after="0"/>
      </w:pPr>
      <w:hyperlink r:id="rId286" w:history="1">
        <w:r>
          <w:rPr>
            <w:rStyle w:val="Hyperlink"/>
          </w:rPr>
          <w:t>https://en.wikipedia.org/wiki/Assembly_language</w:t>
        </w:r>
      </w:hyperlink>
      <w:r>
        <w:t> </w:t>
      </w:r>
    </w:p>
    <w:p w14:paraId="166EA062" w14:textId="2EDB8427" w:rsidR="00276A0C" w:rsidRDefault="00276A0C" w:rsidP="00276A0C">
      <w:pPr>
        <w:spacing w:before="0" w:after="0"/>
        <w:rPr>
          <w:rFonts w:ascii="Times New Roman" w:hAnsi="Times New Roman"/>
        </w:rPr>
      </w:pPr>
      <w:r>
        <w:t>------------------------------------------------</w:t>
      </w:r>
      <w:r>
        <w:br/>
        <w:t>-------- Forwarded Message --------</w:t>
      </w:r>
    </w:p>
    <w:tbl>
      <w:tblPr>
        <w:tblW w:w="0" w:type="auto"/>
        <w:tblCellSpacing w:w="0" w:type="dxa"/>
        <w:tblCellMar>
          <w:left w:w="0" w:type="dxa"/>
          <w:right w:w="0" w:type="dxa"/>
        </w:tblCellMar>
        <w:tblLook w:val="04A0" w:firstRow="1" w:lastRow="0" w:firstColumn="1" w:lastColumn="0" w:noHBand="0" w:noVBand="1"/>
      </w:tblPr>
      <w:tblGrid>
        <w:gridCol w:w="789"/>
        <w:gridCol w:w="4306"/>
      </w:tblGrid>
      <w:tr w:rsidR="00276A0C" w14:paraId="126CC02F" w14:textId="77777777" w:rsidTr="00276A0C">
        <w:trPr>
          <w:tblCellSpacing w:w="0" w:type="dxa"/>
        </w:trPr>
        <w:tc>
          <w:tcPr>
            <w:tcW w:w="0" w:type="auto"/>
            <w:noWrap/>
            <w:hideMark/>
          </w:tcPr>
          <w:p w14:paraId="2D0B931D" w14:textId="77777777" w:rsidR="00276A0C" w:rsidRDefault="00276A0C">
            <w:pPr>
              <w:jc w:val="right"/>
              <w:rPr>
                <w:b/>
                <w:bCs/>
              </w:rPr>
            </w:pPr>
            <w:r>
              <w:rPr>
                <w:b/>
                <w:bCs/>
              </w:rPr>
              <w:t xml:space="preserve">Subject: </w:t>
            </w:r>
          </w:p>
        </w:tc>
        <w:tc>
          <w:tcPr>
            <w:tcW w:w="0" w:type="auto"/>
            <w:vAlign w:val="center"/>
            <w:hideMark/>
          </w:tcPr>
          <w:p w14:paraId="30178C43" w14:textId="77777777" w:rsidR="00276A0C" w:rsidRDefault="00276A0C">
            <w:r>
              <w:t>Re: WW Paper</w:t>
            </w:r>
          </w:p>
        </w:tc>
      </w:tr>
      <w:tr w:rsidR="00276A0C" w14:paraId="365AEC93" w14:textId="77777777" w:rsidTr="00276A0C">
        <w:trPr>
          <w:tblCellSpacing w:w="0" w:type="dxa"/>
        </w:trPr>
        <w:tc>
          <w:tcPr>
            <w:tcW w:w="0" w:type="auto"/>
            <w:noWrap/>
            <w:hideMark/>
          </w:tcPr>
          <w:p w14:paraId="71157661" w14:textId="77777777" w:rsidR="00276A0C" w:rsidRDefault="00276A0C">
            <w:pPr>
              <w:jc w:val="right"/>
              <w:rPr>
                <w:b/>
                <w:bCs/>
              </w:rPr>
            </w:pPr>
            <w:r>
              <w:rPr>
                <w:b/>
                <w:bCs/>
              </w:rPr>
              <w:t xml:space="preserve">Date: </w:t>
            </w:r>
          </w:p>
        </w:tc>
        <w:tc>
          <w:tcPr>
            <w:tcW w:w="0" w:type="auto"/>
            <w:vAlign w:val="center"/>
            <w:hideMark/>
          </w:tcPr>
          <w:p w14:paraId="5F6B66FD" w14:textId="77777777" w:rsidR="00276A0C" w:rsidRDefault="00276A0C">
            <w:r>
              <w:t>Wed, 9 Sep 2020 22:36:15 -0400</w:t>
            </w:r>
          </w:p>
        </w:tc>
      </w:tr>
      <w:tr w:rsidR="00276A0C" w14:paraId="57C97CF0" w14:textId="77777777" w:rsidTr="00276A0C">
        <w:trPr>
          <w:tblCellSpacing w:w="0" w:type="dxa"/>
        </w:trPr>
        <w:tc>
          <w:tcPr>
            <w:tcW w:w="0" w:type="auto"/>
            <w:noWrap/>
            <w:hideMark/>
          </w:tcPr>
          <w:p w14:paraId="5932961F" w14:textId="77777777" w:rsidR="00276A0C" w:rsidRDefault="00276A0C">
            <w:pPr>
              <w:jc w:val="right"/>
              <w:rPr>
                <w:b/>
                <w:bCs/>
              </w:rPr>
            </w:pPr>
            <w:r>
              <w:rPr>
                <w:b/>
                <w:bCs/>
              </w:rPr>
              <w:t xml:space="preserve">From: </w:t>
            </w:r>
          </w:p>
        </w:tc>
        <w:tc>
          <w:tcPr>
            <w:tcW w:w="0" w:type="auto"/>
            <w:vAlign w:val="center"/>
            <w:hideMark/>
          </w:tcPr>
          <w:p w14:paraId="04B6117C" w14:textId="77777777" w:rsidR="00276A0C" w:rsidRDefault="00276A0C">
            <w:r>
              <w:t>Dave Walden &lt;dave.walden.family@gmail.com&gt;</w:t>
            </w:r>
          </w:p>
        </w:tc>
      </w:tr>
      <w:tr w:rsidR="00276A0C" w14:paraId="5CE23B4A" w14:textId="77777777" w:rsidTr="00276A0C">
        <w:trPr>
          <w:tblCellSpacing w:w="0" w:type="dxa"/>
        </w:trPr>
        <w:tc>
          <w:tcPr>
            <w:tcW w:w="0" w:type="auto"/>
            <w:noWrap/>
            <w:hideMark/>
          </w:tcPr>
          <w:p w14:paraId="67CAFA8C" w14:textId="77777777" w:rsidR="00276A0C" w:rsidRDefault="00276A0C">
            <w:pPr>
              <w:jc w:val="right"/>
              <w:rPr>
                <w:b/>
                <w:bCs/>
              </w:rPr>
            </w:pPr>
            <w:r>
              <w:rPr>
                <w:b/>
                <w:bCs/>
              </w:rPr>
              <w:t xml:space="preserve">To: </w:t>
            </w:r>
          </w:p>
        </w:tc>
        <w:tc>
          <w:tcPr>
            <w:tcW w:w="0" w:type="auto"/>
            <w:vAlign w:val="center"/>
            <w:hideMark/>
          </w:tcPr>
          <w:p w14:paraId="70FAB442" w14:textId="77777777" w:rsidR="00276A0C" w:rsidRDefault="00276A0C">
            <w:r>
              <w:t xml:space="preserve">David </w:t>
            </w:r>
            <w:proofErr w:type="spellStart"/>
            <w:r>
              <w:t>Hemmendinger</w:t>
            </w:r>
            <w:proofErr w:type="spellEnd"/>
            <w:r>
              <w:t xml:space="preserve"> &lt;hemmendd@union.edu&gt;</w:t>
            </w:r>
          </w:p>
        </w:tc>
      </w:tr>
      <w:tr w:rsidR="00276A0C" w14:paraId="4BE71BAA" w14:textId="77777777" w:rsidTr="00276A0C">
        <w:trPr>
          <w:tblCellSpacing w:w="0" w:type="dxa"/>
        </w:trPr>
        <w:tc>
          <w:tcPr>
            <w:tcW w:w="0" w:type="auto"/>
            <w:noWrap/>
            <w:hideMark/>
          </w:tcPr>
          <w:p w14:paraId="6E0974B3" w14:textId="77777777" w:rsidR="00276A0C" w:rsidRDefault="00276A0C">
            <w:pPr>
              <w:jc w:val="right"/>
              <w:rPr>
                <w:b/>
                <w:bCs/>
              </w:rPr>
            </w:pPr>
            <w:r>
              <w:rPr>
                <w:b/>
                <w:bCs/>
              </w:rPr>
              <w:t xml:space="preserve">CC: </w:t>
            </w:r>
          </w:p>
        </w:tc>
        <w:tc>
          <w:tcPr>
            <w:tcW w:w="0" w:type="auto"/>
            <w:vAlign w:val="center"/>
            <w:hideMark/>
          </w:tcPr>
          <w:p w14:paraId="7BCEE9AA" w14:textId="77777777" w:rsidR="00276A0C" w:rsidRDefault="00276A0C">
            <w:r>
              <w:t>Guy Fedorkow &lt;guy.fedorkow@gmail.com&gt;</w:t>
            </w:r>
          </w:p>
        </w:tc>
      </w:tr>
    </w:tbl>
    <w:p w14:paraId="039A26B5" w14:textId="77777777" w:rsidR="00276A0C" w:rsidRDefault="00276A0C" w:rsidP="00276A0C">
      <w:pPr>
        <w:spacing w:after="0"/>
      </w:pPr>
      <w:r>
        <w:t>Linking loaders were an important early step in software.</w:t>
      </w:r>
    </w:p>
    <w:p w14:paraId="4BCBA786" w14:textId="77777777" w:rsidR="00276A0C" w:rsidRDefault="00276A0C" w:rsidP="00276A0C"/>
    <w:p w14:paraId="5EE69B3E" w14:textId="77777777" w:rsidR="00276A0C" w:rsidRDefault="00276A0C" w:rsidP="00276A0C">
      <w:r>
        <w:t>Is there a useful reference in </w:t>
      </w:r>
    </w:p>
    <w:p w14:paraId="4FDE7203" w14:textId="77777777" w:rsidR="00276A0C" w:rsidRDefault="00276A0C" w:rsidP="00276A0C">
      <w:hyperlink r:id="rId287" w:tgtFrame="_blank" w:history="1">
        <w:r>
          <w:rPr>
            <w:rStyle w:val="Hyperlink"/>
          </w:rPr>
          <w:t>https://walden-family.com/texland/tb109walden-preprint.pdf</w:t>
        </w:r>
      </w:hyperlink>
      <w:r>
        <w:t xml:space="preserve"> ?</w:t>
      </w:r>
    </w:p>
    <w:p w14:paraId="23C8CAC9" w14:textId="77777777" w:rsidR="00276A0C" w:rsidRDefault="00276A0C" w:rsidP="00276A0C"/>
    <w:p w14:paraId="691857DC" w14:textId="77777777" w:rsidR="00276A0C" w:rsidRDefault="00276A0C" w:rsidP="00276A0C">
      <w:r>
        <w:t>Daylight's book on Peter Naur and the development of software engineering and his other book on software engineering.</w:t>
      </w:r>
    </w:p>
    <w:p w14:paraId="65EF80C4" w14:textId="77777777" w:rsidR="00276A0C" w:rsidRDefault="00276A0C" w:rsidP="00276A0C"/>
    <w:p w14:paraId="302BC3FC" w14:textId="77777777" w:rsidR="00276A0C" w:rsidRDefault="00276A0C" w:rsidP="00276A0C">
      <w:r>
        <w:t xml:space="preserve">Take a look at Dijkstra's writings -- collected at a </w:t>
      </w:r>
      <w:proofErr w:type="gramStart"/>
      <w:r>
        <w:t>university</w:t>
      </w:r>
      <w:proofErr w:type="gramEnd"/>
      <w:r>
        <w:t xml:space="preserve"> I think.</w:t>
      </w:r>
    </w:p>
    <w:p w14:paraId="1A0A59CA" w14:textId="77777777" w:rsidR="00276A0C" w:rsidRDefault="00276A0C" w:rsidP="00276A0C"/>
    <w:p w14:paraId="1A23598D" w14:textId="77777777" w:rsidR="00276A0C" w:rsidRDefault="00276A0C" w:rsidP="00276A0C">
      <w:r>
        <w:t>TX-0 software which perhaps is somewhat derived from Whirlwind??</w:t>
      </w:r>
    </w:p>
    <w:p w14:paraId="5A7CC219" w14:textId="09EFBAB3" w:rsidR="00C257FC" w:rsidRDefault="00C257FC" w:rsidP="00514189">
      <w:pPr>
        <w:spacing w:before="0" w:after="0"/>
        <w:rPr>
          <w:rFonts w:ascii="Times New Roman" w:hAnsi="Times New Roman"/>
          <w:sz w:val="24"/>
        </w:rPr>
      </w:pPr>
    </w:p>
    <w:p w14:paraId="4CDA2551" w14:textId="1DD22E83" w:rsidR="00276A0C" w:rsidRDefault="00276A0C" w:rsidP="00514189">
      <w:pPr>
        <w:spacing w:before="0" w:after="0"/>
        <w:rPr>
          <w:rFonts w:ascii="Times New Roman" w:hAnsi="Times New Roman"/>
          <w:sz w:val="24"/>
        </w:rPr>
      </w:pPr>
      <w:r>
        <w:rPr>
          <w:rFonts w:ascii="Times New Roman" w:hAnsi="Times New Roman"/>
          <w:sz w:val="24"/>
        </w:rPr>
        <w:t>--------------------------</w:t>
      </w:r>
    </w:p>
    <w:p w14:paraId="194F1BEE"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b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8506"/>
      </w:tblGrid>
      <w:tr w:rsidR="00276A0C" w:rsidRPr="00276A0C" w14:paraId="6A21E393" w14:textId="77777777" w:rsidTr="00276A0C">
        <w:trPr>
          <w:tblCellSpacing w:w="0" w:type="dxa"/>
        </w:trPr>
        <w:tc>
          <w:tcPr>
            <w:tcW w:w="0" w:type="auto"/>
            <w:noWrap/>
            <w:hideMark/>
          </w:tcPr>
          <w:p w14:paraId="0AEF2A05"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Subject: </w:t>
            </w:r>
          </w:p>
        </w:tc>
        <w:tc>
          <w:tcPr>
            <w:tcW w:w="0" w:type="auto"/>
            <w:vAlign w:val="center"/>
            <w:hideMark/>
          </w:tcPr>
          <w:p w14:paraId="142BA9E8"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Re: WW Paper</w:t>
            </w:r>
          </w:p>
        </w:tc>
      </w:tr>
      <w:tr w:rsidR="00276A0C" w:rsidRPr="00276A0C" w14:paraId="15549DD8" w14:textId="77777777" w:rsidTr="00276A0C">
        <w:trPr>
          <w:tblCellSpacing w:w="0" w:type="dxa"/>
        </w:trPr>
        <w:tc>
          <w:tcPr>
            <w:tcW w:w="0" w:type="auto"/>
            <w:noWrap/>
            <w:hideMark/>
          </w:tcPr>
          <w:p w14:paraId="31246462"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Date: </w:t>
            </w:r>
          </w:p>
        </w:tc>
        <w:tc>
          <w:tcPr>
            <w:tcW w:w="0" w:type="auto"/>
            <w:vAlign w:val="center"/>
            <w:hideMark/>
          </w:tcPr>
          <w:p w14:paraId="5C2BBF3E"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Wed, 09 Sep 2020 23:06:56 -0400</w:t>
            </w:r>
          </w:p>
        </w:tc>
      </w:tr>
      <w:tr w:rsidR="00276A0C" w:rsidRPr="00276A0C" w14:paraId="15A98540" w14:textId="77777777" w:rsidTr="00276A0C">
        <w:trPr>
          <w:tblCellSpacing w:w="0" w:type="dxa"/>
        </w:trPr>
        <w:tc>
          <w:tcPr>
            <w:tcW w:w="0" w:type="auto"/>
            <w:noWrap/>
            <w:hideMark/>
          </w:tcPr>
          <w:p w14:paraId="6A3825A8"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From: </w:t>
            </w:r>
          </w:p>
        </w:tc>
        <w:tc>
          <w:tcPr>
            <w:tcW w:w="0" w:type="auto"/>
            <w:vAlign w:val="center"/>
            <w:hideMark/>
          </w:tcPr>
          <w:p w14:paraId="07099519"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David Walden &lt;dave.walden.family@gmail.com&gt;</w:t>
            </w:r>
          </w:p>
        </w:tc>
      </w:tr>
      <w:tr w:rsidR="00276A0C" w:rsidRPr="00276A0C" w14:paraId="1AB1FEAB" w14:textId="77777777" w:rsidTr="00276A0C">
        <w:trPr>
          <w:tblCellSpacing w:w="0" w:type="dxa"/>
        </w:trPr>
        <w:tc>
          <w:tcPr>
            <w:tcW w:w="0" w:type="auto"/>
            <w:noWrap/>
            <w:hideMark/>
          </w:tcPr>
          <w:p w14:paraId="23699F53"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To: </w:t>
            </w:r>
          </w:p>
        </w:tc>
        <w:tc>
          <w:tcPr>
            <w:tcW w:w="0" w:type="auto"/>
            <w:vAlign w:val="center"/>
            <w:hideMark/>
          </w:tcPr>
          <w:p w14:paraId="2611FA09"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 xml:space="preserve">Guy Fedorkow &lt;guy.fedorkow@gmail.com&gt;, David </w:t>
            </w:r>
            <w:proofErr w:type="spellStart"/>
            <w:r w:rsidRPr="00276A0C">
              <w:rPr>
                <w:rFonts w:ascii="Times New Roman" w:hAnsi="Times New Roman"/>
                <w:sz w:val="24"/>
              </w:rPr>
              <w:t>Hemmendinger</w:t>
            </w:r>
            <w:proofErr w:type="spellEnd"/>
            <w:r w:rsidRPr="00276A0C">
              <w:rPr>
                <w:rFonts w:ascii="Times New Roman" w:hAnsi="Times New Roman"/>
                <w:sz w:val="24"/>
              </w:rPr>
              <w:t xml:space="preserve"> &lt;hemmendd@union.edu&gt;</w:t>
            </w:r>
          </w:p>
        </w:tc>
      </w:tr>
    </w:tbl>
    <w:p w14:paraId="249FA484" w14:textId="435ECF97" w:rsidR="00276A0C" w:rsidRDefault="00276A0C" w:rsidP="00276A0C">
      <w:pPr>
        <w:spacing w:before="0" w:after="0"/>
        <w:rPr>
          <w:rFonts w:ascii="Times New Roman" w:hAnsi="Times New Roman"/>
          <w:sz w:val="24"/>
        </w:rPr>
      </w:pPr>
      <w:r w:rsidRPr="00276A0C">
        <w:rPr>
          <w:rFonts w:ascii="Times New Roman" w:hAnsi="Times New Roman"/>
          <w:sz w:val="24"/>
        </w:rPr>
        <w:br/>
      </w:r>
      <w:r w:rsidRPr="00276A0C">
        <w:rPr>
          <w:rFonts w:ascii="Times New Roman" w:hAnsi="Times New Roman"/>
          <w:sz w:val="24"/>
        </w:rPr>
        <w:br/>
        <w:t>Guy,</w:t>
      </w:r>
      <w:r w:rsidRPr="00276A0C">
        <w:rPr>
          <w:rFonts w:ascii="Times New Roman" w:hAnsi="Times New Roman"/>
          <w:sz w:val="24"/>
        </w:rPr>
        <w:br/>
        <w:t>Do read the first chapter of Rosen's collection.</w:t>
      </w:r>
      <w:r w:rsidRPr="00276A0C">
        <w:rPr>
          <w:rFonts w:ascii="Times New Roman" w:hAnsi="Times New Roman"/>
          <w:sz w:val="24"/>
        </w:rPr>
        <w:br/>
        <w:t xml:space="preserve">Look </w:t>
      </w:r>
      <w:r>
        <w:rPr>
          <w:rFonts w:ascii="Times New Roman" w:hAnsi="Times New Roman"/>
          <w:sz w:val="24"/>
        </w:rPr>
        <w:t>a</w:t>
      </w:r>
      <w:r w:rsidRPr="00276A0C">
        <w:rPr>
          <w:rFonts w:ascii="Times New Roman" w:hAnsi="Times New Roman"/>
          <w:sz w:val="24"/>
        </w:rPr>
        <w:t xml:space="preserve">t the online TOCs of the early years of the Computer Journal: </w:t>
      </w:r>
      <w:hyperlink r:id="rId288" w:history="1">
        <w:r w:rsidR="00A57E66" w:rsidRPr="008E228B">
          <w:rPr>
            <w:rStyle w:val="Hyperlink"/>
            <w:rFonts w:ascii="Times New Roman" w:hAnsi="Times New Roman"/>
            <w:sz w:val="24"/>
          </w:rPr>
          <w:t>https://academic.oup.com/comjnl/issue</w:t>
        </w:r>
      </w:hyperlink>
    </w:p>
    <w:p w14:paraId="595C33E0" w14:textId="77777777" w:rsidR="00A57E66" w:rsidRPr="00276A0C" w:rsidRDefault="00A57E66" w:rsidP="00276A0C">
      <w:pPr>
        <w:spacing w:before="0" w:after="0"/>
        <w:rPr>
          <w:rFonts w:ascii="Times New Roman" w:hAnsi="Times New Roman"/>
          <w:sz w:val="24"/>
        </w:rPr>
      </w:pPr>
    </w:p>
    <w:p w14:paraId="1B77180C" w14:textId="278C8934" w:rsidR="00276A0C" w:rsidRPr="00276A0C" w:rsidRDefault="00276A0C" w:rsidP="00276A0C">
      <w:pPr>
        <w:spacing w:before="0" w:after="0"/>
        <w:rPr>
          <w:rFonts w:ascii="Times New Roman" w:hAnsi="Times New Roman"/>
          <w:sz w:val="24"/>
        </w:rPr>
      </w:pPr>
      <w:r>
        <w:rPr>
          <w:rFonts w:ascii="Times New Roman" w:hAnsi="Times New Roman"/>
          <w:sz w:val="24"/>
        </w:rPr>
        <w:lastRenderedPageBreak/>
        <w:t>-----------------------------------</w:t>
      </w:r>
      <w:r w:rsidRPr="00276A0C">
        <w:rPr>
          <w:rFonts w:ascii="Times New Roman" w:hAnsi="Times New Roman"/>
          <w:sz w:val="24"/>
        </w:rPr>
        <w:br/>
      </w:r>
      <w:r w:rsidRPr="00276A0C">
        <w:rPr>
          <w:rFonts w:ascii="Times New Roman" w:hAnsi="Times New Roman"/>
          <w:sz w:val="24"/>
        </w:rPr>
        <w:b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8506"/>
      </w:tblGrid>
      <w:tr w:rsidR="00276A0C" w:rsidRPr="00276A0C" w14:paraId="3E808011" w14:textId="77777777" w:rsidTr="00276A0C">
        <w:trPr>
          <w:tblCellSpacing w:w="0" w:type="dxa"/>
        </w:trPr>
        <w:tc>
          <w:tcPr>
            <w:tcW w:w="0" w:type="auto"/>
            <w:noWrap/>
            <w:hideMark/>
          </w:tcPr>
          <w:p w14:paraId="42E251C3"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Subject: </w:t>
            </w:r>
          </w:p>
        </w:tc>
        <w:tc>
          <w:tcPr>
            <w:tcW w:w="0" w:type="auto"/>
            <w:vAlign w:val="center"/>
            <w:hideMark/>
          </w:tcPr>
          <w:p w14:paraId="7F6771AA"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Re: WW Paper</w:t>
            </w:r>
          </w:p>
        </w:tc>
      </w:tr>
      <w:tr w:rsidR="00276A0C" w:rsidRPr="00276A0C" w14:paraId="7BBBA5A3" w14:textId="77777777" w:rsidTr="00276A0C">
        <w:trPr>
          <w:tblCellSpacing w:w="0" w:type="dxa"/>
        </w:trPr>
        <w:tc>
          <w:tcPr>
            <w:tcW w:w="0" w:type="auto"/>
            <w:noWrap/>
            <w:hideMark/>
          </w:tcPr>
          <w:p w14:paraId="62BDE903"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Date: </w:t>
            </w:r>
          </w:p>
        </w:tc>
        <w:tc>
          <w:tcPr>
            <w:tcW w:w="0" w:type="auto"/>
            <w:vAlign w:val="center"/>
            <w:hideMark/>
          </w:tcPr>
          <w:p w14:paraId="2AA0F3F4"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Thu, 10 Sep 2020 06:44:51 -0400</w:t>
            </w:r>
          </w:p>
        </w:tc>
      </w:tr>
      <w:tr w:rsidR="00276A0C" w:rsidRPr="00276A0C" w14:paraId="66C74AF7" w14:textId="77777777" w:rsidTr="00276A0C">
        <w:trPr>
          <w:tblCellSpacing w:w="0" w:type="dxa"/>
        </w:trPr>
        <w:tc>
          <w:tcPr>
            <w:tcW w:w="0" w:type="auto"/>
            <w:noWrap/>
            <w:hideMark/>
          </w:tcPr>
          <w:p w14:paraId="68CE61C9"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From: </w:t>
            </w:r>
          </w:p>
        </w:tc>
        <w:tc>
          <w:tcPr>
            <w:tcW w:w="0" w:type="auto"/>
            <w:vAlign w:val="center"/>
            <w:hideMark/>
          </w:tcPr>
          <w:p w14:paraId="508A5AB9"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David Walden &lt;dave.walden.family@gmail.com&gt;</w:t>
            </w:r>
          </w:p>
        </w:tc>
      </w:tr>
      <w:tr w:rsidR="00276A0C" w:rsidRPr="00276A0C" w14:paraId="0373B4DB" w14:textId="77777777" w:rsidTr="00276A0C">
        <w:trPr>
          <w:tblCellSpacing w:w="0" w:type="dxa"/>
        </w:trPr>
        <w:tc>
          <w:tcPr>
            <w:tcW w:w="0" w:type="auto"/>
            <w:noWrap/>
            <w:hideMark/>
          </w:tcPr>
          <w:p w14:paraId="0693C4D1" w14:textId="77777777" w:rsidR="00276A0C" w:rsidRPr="00276A0C" w:rsidRDefault="00276A0C" w:rsidP="00276A0C">
            <w:pPr>
              <w:spacing w:before="0" w:after="0"/>
              <w:jc w:val="right"/>
              <w:rPr>
                <w:rFonts w:ascii="Times New Roman" w:hAnsi="Times New Roman"/>
                <w:b/>
                <w:bCs/>
                <w:sz w:val="24"/>
              </w:rPr>
            </w:pPr>
            <w:r w:rsidRPr="00276A0C">
              <w:rPr>
                <w:rFonts w:ascii="Times New Roman" w:hAnsi="Times New Roman"/>
                <w:b/>
                <w:bCs/>
                <w:sz w:val="24"/>
              </w:rPr>
              <w:t xml:space="preserve">To: </w:t>
            </w:r>
          </w:p>
        </w:tc>
        <w:tc>
          <w:tcPr>
            <w:tcW w:w="0" w:type="auto"/>
            <w:vAlign w:val="center"/>
            <w:hideMark/>
          </w:tcPr>
          <w:p w14:paraId="6DF24CA8" w14:textId="77777777" w:rsidR="00276A0C" w:rsidRPr="00276A0C" w:rsidRDefault="00276A0C" w:rsidP="00276A0C">
            <w:pPr>
              <w:spacing w:before="0" w:after="0"/>
              <w:rPr>
                <w:rFonts w:ascii="Times New Roman" w:hAnsi="Times New Roman"/>
                <w:sz w:val="24"/>
              </w:rPr>
            </w:pPr>
            <w:r w:rsidRPr="00276A0C">
              <w:rPr>
                <w:rFonts w:ascii="Times New Roman" w:hAnsi="Times New Roman"/>
                <w:sz w:val="24"/>
              </w:rPr>
              <w:t xml:space="preserve">David </w:t>
            </w:r>
            <w:proofErr w:type="spellStart"/>
            <w:r w:rsidRPr="00276A0C">
              <w:rPr>
                <w:rFonts w:ascii="Times New Roman" w:hAnsi="Times New Roman"/>
                <w:sz w:val="24"/>
              </w:rPr>
              <w:t>Hemmendinger</w:t>
            </w:r>
            <w:proofErr w:type="spellEnd"/>
            <w:r w:rsidRPr="00276A0C">
              <w:rPr>
                <w:rFonts w:ascii="Times New Roman" w:hAnsi="Times New Roman"/>
                <w:sz w:val="24"/>
              </w:rPr>
              <w:t xml:space="preserve"> &lt;hemmendd@union.edu&gt;, Guy Fedorkow &lt;guy.fedorkow@gmail.com&gt;</w:t>
            </w:r>
          </w:p>
        </w:tc>
      </w:tr>
    </w:tbl>
    <w:p w14:paraId="46788E86" w14:textId="742887FF" w:rsidR="000D6037" w:rsidRDefault="00276A0C" w:rsidP="00514189">
      <w:pPr>
        <w:spacing w:before="0" w:after="0"/>
        <w:rPr>
          <w:rFonts w:ascii="Times New Roman" w:hAnsi="Times New Roman"/>
          <w:sz w:val="24"/>
        </w:rPr>
      </w:pPr>
      <w:r w:rsidRPr="00276A0C">
        <w:rPr>
          <w:rFonts w:ascii="Times New Roman" w:hAnsi="Times New Roman"/>
          <w:sz w:val="24"/>
        </w:rPr>
        <w:br/>
      </w:r>
      <w:r w:rsidRPr="00276A0C">
        <w:rPr>
          <w:rFonts w:ascii="Times New Roman" w:hAnsi="Times New Roman"/>
          <w:sz w:val="24"/>
        </w:rPr>
        <w:br/>
        <w:t>David's idea of Wilkes seems a good path to follow.</w:t>
      </w:r>
      <w:r w:rsidRPr="00276A0C">
        <w:rPr>
          <w:rFonts w:ascii="Times New Roman" w:hAnsi="Times New Roman"/>
          <w:sz w:val="24"/>
        </w:rPr>
        <w:br/>
        <w:t>https://www.britannica.com/biography/Maurice-Vincent-Wilkes</w:t>
      </w:r>
      <w:r w:rsidRPr="00276A0C">
        <w:rPr>
          <w:rFonts w:ascii="Times New Roman" w:hAnsi="Times New Roman"/>
          <w:sz w:val="24"/>
        </w:rPr>
        <w:br/>
      </w:r>
      <w:r w:rsidRPr="00276A0C">
        <w:rPr>
          <w:rFonts w:ascii="Times New Roman" w:hAnsi="Times New Roman"/>
          <w:sz w:val="24"/>
        </w:rPr>
        <w:br/>
        <w:t>I now think Peter Brown wrote the macros book I was thinking about, not Martin Campbell-Kelly, but maybe both did.</w:t>
      </w:r>
      <w:r w:rsidRPr="00276A0C">
        <w:rPr>
          <w:rFonts w:ascii="Times New Roman" w:hAnsi="Times New Roman"/>
          <w:sz w:val="24"/>
        </w:rPr>
        <w:br/>
      </w:r>
      <w:r w:rsidRPr="00276A0C">
        <w:rPr>
          <w:rFonts w:ascii="Times New Roman" w:hAnsi="Times New Roman"/>
          <w:sz w:val="24"/>
        </w:rPr>
        <w:br/>
        <w:t>I have a copy of Wilkes WISP paper, I think.</w:t>
      </w:r>
      <w:r w:rsidRPr="00276A0C">
        <w:rPr>
          <w:rFonts w:ascii="Times New Roman" w:hAnsi="Times New Roman"/>
          <w:sz w:val="24"/>
        </w:rPr>
        <w:br/>
      </w:r>
      <w:r w:rsidRPr="00276A0C">
        <w:rPr>
          <w:rFonts w:ascii="Times New Roman" w:hAnsi="Times New Roman"/>
          <w:sz w:val="24"/>
        </w:rPr>
        <w:br/>
        <w:t>Peter Wegner's book -- title escapes me at the moment -- may be relevant.</w:t>
      </w:r>
      <w:r w:rsidRPr="00276A0C">
        <w:rPr>
          <w:rFonts w:ascii="Times New Roman" w:hAnsi="Times New Roman"/>
          <w:sz w:val="24"/>
        </w:rPr>
        <w:br/>
      </w:r>
      <w:r w:rsidRPr="00276A0C">
        <w:rPr>
          <w:rFonts w:ascii="Times New Roman" w:hAnsi="Times New Roman"/>
          <w:sz w:val="24"/>
        </w:rPr>
        <w:br/>
      </w:r>
      <w:r w:rsidRPr="00276A0C">
        <w:rPr>
          <w:rFonts w:ascii="Times New Roman" w:hAnsi="Times New Roman"/>
          <w:sz w:val="24"/>
        </w:rPr>
        <w:br/>
      </w:r>
      <w:r w:rsidRPr="00276A0C">
        <w:rPr>
          <w:rFonts w:ascii="Times New Roman" w:hAnsi="Times New Roman"/>
          <w:sz w:val="24"/>
        </w:rPr>
        <w:br/>
        <w:t xml:space="preserve">On September 9, 2020, at 9:29 PM, David </w:t>
      </w:r>
      <w:proofErr w:type="spellStart"/>
      <w:r w:rsidRPr="00276A0C">
        <w:rPr>
          <w:rFonts w:ascii="Times New Roman" w:hAnsi="Times New Roman"/>
          <w:sz w:val="24"/>
        </w:rPr>
        <w:t>Hemmendinger</w:t>
      </w:r>
      <w:proofErr w:type="spellEnd"/>
      <w:r w:rsidRPr="00276A0C">
        <w:rPr>
          <w:rFonts w:ascii="Times New Roman" w:hAnsi="Times New Roman"/>
          <w:sz w:val="24"/>
        </w:rPr>
        <w:t xml:space="preserve"> &lt;hemmendd@union.edu&gt; wrote:</w:t>
      </w:r>
      <w:r w:rsidRPr="00276A0C">
        <w:rPr>
          <w:rFonts w:ascii="Times New Roman" w:hAnsi="Times New Roman"/>
          <w:sz w:val="24"/>
        </w:rPr>
        <w:br/>
      </w:r>
      <w:r w:rsidRPr="00276A0C">
        <w:rPr>
          <w:rFonts w:ascii="Times New Roman" w:hAnsi="Times New Roman"/>
          <w:sz w:val="24"/>
        </w:rPr>
        <w:br/>
        <w:t>A good question. One source would be</w:t>
      </w:r>
      <w:r w:rsidRPr="00276A0C">
        <w:rPr>
          <w:rFonts w:ascii="Times New Roman" w:hAnsi="Times New Roman"/>
          <w:sz w:val="24"/>
        </w:rPr>
        <w:br/>
        <w:t xml:space="preserve">The Early Development of Programming Languages, Knuth and </w:t>
      </w:r>
      <w:proofErr w:type="spellStart"/>
      <w:r w:rsidRPr="00276A0C">
        <w:rPr>
          <w:rFonts w:ascii="Times New Roman" w:hAnsi="Times New Roman"/>
          <w:sz w:val="24"/>
        </w:rPr>
        <w:t>Trabb</w:t>
      </w:r>
      <w:proofErr w:type="spellEnd"/>
      <w:r w:rsidRPr="00276A0C">
        <w:rPr>
          <w:rFonts w:ascii="Times New Roman" w:hAnsi="Times New Roman"/>
          <w:sz w:val="24"/>
        </w:rPr>
        <w:t xml:space="preserve"> Pardo, 1976,</w:t>
      </w:r>
      <w:r w:rsidRPr="00276A0C">
        <w:rPr>
          <w:rFonts w:ascii="Times New Roman" w:hAnsi="Times New Roman"/>
          <w:sz w:val="24"/>
        </w:rPr>
        <w:br/>
        <w:t xml:space="preserve">at </w:t>
      </w:r>
      <w:proofErr w:type="spellStart"/>
      <w:r w:rsidRPr="00276A0C">
        <w:rPr>
          <w:rFonts w:ascii="Times New Roman" w:hAnsi="Times New Roman"/>
          <w:sz w:val="24"/>
        </w:rPr>
        <w:t>Bitsavers</w:t>
      </w:r>
      <w:proofErr w:type="spellEnd"/>
      <w:r w:rsidRPr="00276A0C">
        <w:rPr>
          <w:rFonts w:ascii="Times New Roman" w:hAnsi="Times New Roman"/>
          <w:sz w:val="24"/>
        </w:rPr>
        <w:t>.</w:t>
      </w:r>
      <w:r w:rsidRPr="00276A0C">
        <w:rPr>
          <w:rFonts w:ascii="Times New Roman" w:hAnsi="Times New Roman"/>
          <w:sz w:val="24"/>
        </w:rPr>
        <w:br/>
        <w:t>The Preparation of Programs for an Electronic Digital Computer,</w:t>
      </w:r>
      <w:r w:rsidRPr="00276A0C">
        <w:rPr>
          <w:rFonts w:ascii="Times New Roman" w:hAnsi="Times New Roman"/>
          <w:sz w:val="24"/>
        </w:rPr>
        <w:br/>
        <w:t>Wilkes, and Wheeler, 1951 (Babbage Inst. reprint, 1982) is about EDSAC</w:t>
      </w:r>
      <w:r w:rsidRPr="00276A0C">
        <w:rPr>
          <w:rFonts w:ascii="Times New Roman" w:hAnsi="Times New Roman"/>
          <w:sz w:val="24"/>
        </w:rPr>
        <w:br/>
        <w:t>but its chapters on subroutines and subroutine libraries might be useful.</w:t>
      </w:r>
      <w:r w:rsidRPr="00276A0C">
        <w:rPr>
          <w:rFonts w:ascii="Times New Roman" w:hAnsi="Times New Roman"/>
          <w:sz w:val="24"/>
        </w:rPr>
        <w:br/>
        <w:t>Symposium on Automatic Programming for Digital Computers, Office of Naval Res, May 1954, has good papers, and is worth looking</w:t>
      </w:r>
      <w:r w:rsidRPr="00276A0C">
        <w:rPr>
          <w:rFonts w:ascii="Times New Roman" w:hAnsi="Times New Roman"/>
          <w:sz w:val="24"/>
        </w:rPr>
        <w:br/>
        <w:t>at in any case. I found it free at Google Play to read online.</w:t>
      </w:r>
      <w:r w:rsidRPr="00276A0C">
        <w:rPr>
          <w:rFonts w:ascii="Times New Roman" w:hAnsi="Times New Roman"/>
          <w:sz w:val="24"/>
        </w:rPr>
        <w:br/>
      </w:r>
      <w:r w:rsidRPr="00276A0C">
        <w:rPr>
          <w:rFonts w:ascii="Times New Roman" w:hAnsi="Times New Roman"/>
          <w:sz w:val="24"/>
        </w:rPr>
        <w:br/>
        <w:t>Dave -- any suggestions?</w:t>
      </w:r>
      <w:r w:rsidRPr="00276A0C">
        <w:rPr>
          <w:rFonts w:ascii="Times New Roman" w:hAnsi="Times New Roman"/>
          <w:sz w:val="24"/>
        </w:rPr>
        <w:br/>
      </w:r>
      <w:r w:rsidRPr="00276A0C">
        <w:rPr>
          <w:rFonts w:ascii="Times New Roman" w:hAnsi="Times New Roman"/>
          <w:sz w:val="24"/>
        </w:rPr>
        <w:br/>
        <w:t>David</w:t>
      </w:r>
      <w:r w:rsidRPr="00276A0C">
        <w:rPr>
          <w:rFonts w:ascii="Times New Roman" w:hAnsi="Times New Roman"/>
          <w:sz w:val="24"/>
        </w:rPr>
        <w:br/>
      </w:r>
      <w:r w:rsidRPr="00276A0C">
        <w:rPr>
          <w:rFonts w:ascii="Times New Roman" w:hAnsi="Times New Roman"/>
          <w:sz w:val="24"/>
        </w:rPr>
        <w:br/>
      </w:r>
    </w:p>
    <w:p w14:paraId="21BA8A8D" w14:textId="124F6088" w:rsidR="000D6037" w:rsidRDefault="00276A0C" w:rsidP="00514189">
      <w:pPr>
        <w:spacing w:before="0" w:after="0"/>
        <w:rPr>
          <w:rFonts w:ascii="Times New Roman" w:hAnsi="Times New Roman"/>
          <w:sz w:val="24"/>
        </w:rPr>
      </w:pPr>
      <w:r>
        <w:rPr>
          <w:rFonts w:ascii="Times New Roman" w:hAnsi="Times New Roman"/>
          <w:sz w:val="24"/>
        </w:rPr>
        <w:t>-------------------------------</w:t>
      </w:r>
    </w:p>
    <w:p w14:paraId="3176AD53" w14:textId="77777777" w:rsidR="000D6037" w:rsidRDefault="000D6037" w:rsidP="00514189">
      <w:pPr>
        <w:spacing w:before="0" w:after="0"/>
        <w:rPr>
          <w:rFonts w:ascii="Times New Roman" w:hAnsi="Times New Roman"/>
          <w:sz w:val="24"/>
        </w:rPr>
      </w:pPr>
    </w:p>
    <w:p w14:paraId="4C771F0D" w14:textId="6AED7A29" w:rsidR="00C257FC" w:rsidRDefault="00C257FC" w:rsidP="00514189">
      <w:pPr>
        <w:spacing w:before="0" w:after="0"/>
        <w:rPr>
          <w:rFonts w:ascii="Times New Roman" w:hAnsi="Times New Roman"/>
          <w:sz w:val="24"/>
        </w:rPr>
      </w:pPr>
      <w:r>
        <w:rPr>
          <w:rFonts w:ascii="Times New Roman" w:hAnsi="Times New Roman"/>
          <w:sz w:val="24"/>
        </w:rPr>
        <w:t>----------------------------------</w:t>
      </w:r>
    </w:p>
    <w:p w14:paraId="278C0427" w14:textId="7F2F164A" w:rsidR="00514189" w:rsidRPr="00514189" w:rsidRDefault="00514189" w:rsidP="00514189">
      <w:pPr>
        <w:spacing w:before="0" w:after="0"/>
        <w:rPr>
          <w:rFonts w:ascii="Times New Roman" w:hAnsi="Times New Roman"/>
          <w:sz w:val="24"/>
        </w:rPr>
      </w:pPr>
      <w:r w:rsidRPr="00514189">
        <w:rPr>
          <w:rFonts w:ascii="Times New Roman" w:hAnsi="Times New Roman"/>
          <w:sz w:val="24"/>
        </w:rP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8506"/>
      </w:tblGrid>
      <w:tr w:rsidR="00514189" w:rsidRPr="00514189" w14:paraId="08583F15" w14:textId="77777777" w:rsidTr="00514189">
        <w:trPr>
          <w:tblCellSpacing w:w="0" w:type="dxa"/>
        </w:trPr>
        <w:tc>
          <w:tcPr>
            <w:tcW w:w="0" w:type="auto"/>
            <w:noWrap/>
            <w:hideMark/>
          </w:tcPr>
          <w:p w14:paraId="4188167F" w14:textId="77777777" w:rsidR="00514189" w:rsidRPr="00514189" w:rsidRDefault="00514189" w:rsidP="00514189">
            <w:pPr>
              <w:spacing w:before="0" w:after="0"/>
              <w:jc w:val="right"/>
              <w:rPr>
                <w:rFonts w:ascii="Times New Roman" w:hAnsi="Times New Roman"/>
                <w:b/>
                <w:bCs/>
                <w:sz w:val="24"/>
              </w:rPr>
            </w:pPr>
            <w:r w:rsidRPr="00514189">
              <w:rPr>
                <w:rFonts w:ascii="Times New Roman" w:hAnsi="Times New Roman"/>
                <w:b/>
                <w:bCs/>
                <w:sz w:val="24"/>
              </w:rPr>
              <w:t xml:space="preserve">Subject: </w:t>
            </w:r>
          </w:p>
        </w:tc>
        <w:tc>
          <w:tcPr>
            <w:tcW w:w="0" w:type="auto"/>
            <w:vAlign w:val="center"/>
            <w:hideMark/>
          </w:tcPr>
          <w:p w14:paraId="1CD3E72C" w14:textId="77777777" w:rsidR="00514189" w:rsidRPr="00514189" w:rsidRDefault="00514189" w:rsidP="00514189">
            <w:pPr>
              <w:spacing w:before="0" w:after="0"/>
              <w:rPr>
                <w:rFonts w:ascii="Times New Roman" w:hAnsi="Times New Roman"/>
                <w:sz w:val="24"/>
              </w:rPr>
            </w:pPr>
            <w:r w:rsidRPr="00514189">
              <w:rPr>
                <w:rFonts w:ascii="Times New Roman" w:hAnsi="Times New Roman"/>
                <w:sz w:val="24"/>
              </w:rPr>
              <w:t>Re: WW Paper -- the last documents for this hour</w:t>
            </w:r>
          </w:p>
        </w:tc>
      </w:tr>
      <w:tr w:rsidR="00514189" w:rsidRPr="00514189" w14:paraId="50FC8339" w14:textId="77777777" w:rsidTr="00514189">
        <w:trPr>
          <w:tblCellSpacing w:w="0" w:type="dxa"/>
        </w:trPr>
        <w:tc>
          <w:tcPr>
            <w:tcW w:w="0" w:type="auto"/>
            <w:noWrap/>
            <w:hideMark/>
          </w:tcPr>
          <w:p w14:paraId="3C78AFAB" w14:textId="77777777" w:rsidR="00514189" w:rsidRPr="00514189" w:rsidRDefault="00514189" w:rsidP="00514189">
            <w:pPr>
              <w:spacing w:before="0" w:after="0"/>
              <w:jc w:val="right"/>
              <w:rPr>
                <w:rFonts w:ascii="Times New Roman" w:hAnsi="Times New Roman"/>
                <w:b/>
                <w:bCs/>
                <w:sz w:val="24"/>
              </w:rPr>
            </w:pPr>
            <w:r w:rsidRPr="00514189">
              <w:rPr>
                <w:rFonts w:ascii="Times New Roman" w:hAnsi="Times New Roman"/>
                <w:b/>
                <w:bCs/>
                <w:sz w:val="24"/>
              </w:rPr>
              <w:t xml:space="preserve">Date: </w:t>
            </w:r>
          </w:p>
        </w:tc>
        <w:tc>
          <w:tcPr>
            <w:tcW w:w="0" w:type="auto"/>
            <w:vAlign w:val="center"/>
            <w:hideMark/>
          </w:tcPr>
          <w:p w14:paraId="7CF7FEF2" w14:textId="77777777" w:rsidR="00514189" w:rsidRPr="00514189" w:rsidRDefault="00514189" w:rsidP="00514189">
            <w:pPr>
              <w:spacing w:before="0" w:after="0"/>
              <w:rPr>
                <w:rFonts w:ascii="Times New Roman" w:hAnsi="Times New Roman"/>
                <w:sz w:val="24"/>
              </w:rPr>
            </w:pPr>
            <w:r w:rsidRPr="00514189">
              <w:rPr>
                <w:rFonts w:ascii="Times New Roman" w:hAnsi="Times New Roman"/>
                <w:sz w:val="24"/>
              </w:rPr>
              <w:t>Thu, 10 Sep 2020 07:20:41 -0400</w:t>
            </w:r>
          </w:p>
        </w:tc>
      </w:tr>
      <w:tr w:rsidR="00514189" w:rsidRPr="00514189" w14:paraId="3496F56D" w14:textId="77777777" w:rsidTr="00514189">
        <w:trPr>
          <w:tblCellSpacing w:w="0" w:type="dxa"/>
        </w:trPr>
        <w:tc>
          <w:tcPr>
            <w:tcW w:w="0" w:type="auto"/>
            <w:noWrap/>
            <w:hideMark/>
          </w:tcPr>
          <w:p w14:paraId="0242FE8C" w14:textId="77777777" w:rsidR="00514189" w:rsidRPr="00514189" w:rsidRDefault="00514189" w:rsidP="00514189">
            <w:pPr>
              <w:spacing w:before="0" w:after="0"/>
              <w:jc w:val="right"/>
              <w:rPr>
                <w:rFonts w:ascii="Times New Roman" w:hAnsi="Times New Roman"/>
                <w:b/>
                <w:bCs/>
                <w:sz w:val="24"/>
              </w:rPr>
            </w:pPr>
            <w:r w:rsidRPr="00514189">
              <w:rPr>
                <w:rFonts w:ascii="Times New Roman" w:hAnsi="Times New Roman"/>
                <w:b/>
                <w:bCs/>
                <w:sz w:val="24"/>
              </w:rPr>
              <w:lastRenderedPageBreak/>
              <w:t xml:space="preserve">From: </w:t>
            </w:r>
          </w:p>
        </w:tc>
        <w:tc>
          <w:tcPr>
            <w:tcW w:w="0" w:type="auto"/>
            <w:vAlign w:val="center"/>
            <w:hideMark/>
          </w:tcPr>
          <w:p w14:paraId="5F2BF65B" w14:textId="77777777" w:rsidR="00514189" w:rsidRPr="00514189" w:rsidRDefault="00514189" w:rsidP="00514189">
            <w:pPr>
              <w:spacing w:before="0" w:after="0"/>
              <w:rPr>
                <w:rFonts w:ascii="Times New Roman" w:hAnsi="Times New Roman"/>
                <w:sz w:val="24"/>
              </w:rPr>
            </w:pPr>
            <w:proofErr w:type="spellStart"/>
            <w:r w:rsidRPr="00514189">
              <w:rPr>
                <w:rFonts w:ascii="Times New Roman" w:hAnsi="Times New Roman"/>
                <w:sz w:val="24"/>
              </w:rPr>
              <w:t>dave</w:t>
            </w:r>
            <w:proofErr w:type="spellEnd"/>
            <w:r w:rsidRPr="00514189">
              <w:rPr>
                <w:rFonts w:ascii="Times New Roman" w:hAnsi="Times New Roman"/>
                <w:sz w:val="24"/>
              </w:rPr>
              <w:t xml:space="preserve"> </w:t>
            </w:r>
            <w:proofErr w:type="spellStart"/>
            <w:r w:rsidRPr="00514189">
              <w:rPr>
                <w:rFonts w:ascii="Times New Roman" w:hAnsi="Times New Roman"/>
                <w:sz w:val="24"/>
              </w:rPr>
              <w:t>walden</w:t>
            </w:r>
            <w:proofErr w:type="spellEnd"/>
            <w:r w:rsidRPr="00514189">
              <w:rPr>
                <w:rFonts w:ascii="Times New Roman" w:hAnsi="Times New Roman"/>
                <w:sz w:val="24"/>
              </w:rPr>
              <w:t xml:space="preserve"> &lt;dave.walden.family@gmail.com&gt;</w:t>
            </w:r>
          </w:p>
        </w:tc>
      </w:tr>
      <w:tr w:rsidR="00514189" w:rsidRPr="00514189" w14:paraId="39AD164E" w14:textId="77777777" w:rsidTr="00514189">
        <w:trPr>
          <w:tblCellSpacing w:w="0" w:type="dxa"/>
        </w:trPr>
        <w:tc>
          <w:tcPr>
            <w:tcW w:w="0" w:type="auto"/>
            <w:noWrap/>
            <w:hideMark/>
          </w:tcPr>
          <w:p w14:paraId="1E522473" w14:textId="77777777" w:rsidR="00514189" w:rsidRPr="00514189" w:rsidRDefault="00514189" w:rsidP="00514189">
            <w:pPr>
              <w:spacing w:before="0" w:after="0"/>
              <w:jc w:val="right"/>
              <w:rPr>
                <w:rFonts w:ascii="Times New Roman" w:hAnsi="Times New Roman"/>
                <w:b/>
                <w:bCs/>
                <w:sz w:val="24"/>
              </w:rPr>
            </w:pPr>
            <w:r w:rsidRPr="00514189">
              <w:rPr>
                <w:rFonts w:ascii="Times New Roman" w:hAnsi="Times New Roman"/>
                <w:b/>
                <w:bCs/>
                <w:sz w:val="24"/>
              </w:rPr>
              <w:t xml:space="preserve">To: </w:t>
            </w:r>
          </w:p>
        </w:tc>
        <w:tc>
          <w:tcPr>
            <w:tcW w:w="0" w:type="auto"/>
            <w:vAlign w:val="center"/>
            <w:hideMark/>
          </w:tcPr>
          <w:p w14:paraId="504D1F0D" w14:textId="77777777" w:rsidR="00514189" w:rsidRPr="00514189" w:rsidRDefault="00514189" w:rsidP="00514189">
            <w:pPr>
              <w:spacing w:before="0" w:after="0"/>
              <w:rPr>
                <w:rFonts w:ascii="Times New Roman" w:hAnsi="Times New Roman"/>
                <w:sz w:val="24"/>
              </w:rPr>
            </w:pPr>
            <w:r w:rsidRPr="00514189">
              <w:rPr>
                <w:rFonts w:ascii="Times New Roman" w:hAnsi="Times New Roman"/>
                <w:sz w:val="24"/>
              </w:rPr>
              <w:t xml:space="preserve">Guy Fedorkow &lt;guy.fedorkow@gmail.com&gt;, David </w:t>
            </w:r>
            <w:proofErr w:type="spellStart"/>
            <w:r w:rsidRPr="00514189">
              <w:rPr>
                <w:rFonts w:ascii="Times New Roman" w:hAnsi="Times New Roman"/>
                <w:sz w:val="24"/>
              </w:rPr>
              <w:t>Hemmendinger</w:t>
            </w:r>
            <w:proofErr w:type="spellEnd"/>
            <w:r w:rsidRPr="00514189">
              <w:rPr>
                <w:rFonts w:ascii="Times New Roman" w:hAnsi="Times New Roman"/>
                <w:sz w:val="24"/>
              </w:rPr>
              <w:t xml:space="preserve"> &lt;hemmendd@union.edu&gt;</w:t>
            </w:r>
          </w:p>
        </w:tc>
      </w:tr>
    </w:tbl>
    <w:p w14:paraId="196E4401" w14:textId="04E331A7" w:rsidR="00FB260C" w:rsidRDefault="00C257FC" w:rsidP="00D457F8">
      <w:pPr>
        <w:rPr>
          <w:rFonts w:ascii="Times New Roman" w:hAnsi="Times New Roman"/>
          <w:sz w:val="24"/>
        </w:rPr>
      </w:pPr>
      <w:r>
        <w:rPr>
          <w:rFonts w:ascii="Times New Roman" w:hAnsi="Times New Roman"/>
          <w:sz w:val="24"/>
        </w:rPr>
        <w:t xml:space="preserve">[including attachment </w:t>
      </w:r>
      <w:r w:rsidRPr="00C257FC">
        <w:rPr>
          <w:rFonts w:ascii="Times New Roman" w:hAnsi="Times New Roman"/>
          <w:sz w:val="24"/>
        </w:rPr>
        <w:t>TX-0-M-5001-39_MIDAS_Nov62.pdf</w:t>
      </w:r>
      <w:r>
        <w:rPr>
          <w:rFonts w:ascii="Times New Roman" w:hAnsi="Times New Roman"/>
          <w:sz w:val="24"/>
        </w:rPr>
        <w:t>]</w:t>
      </w:r>
      <w:r w:rsidR="00514189" w:rsidRPr="00514189">
        <w:rPr>
          <w:rFonts w:ascii="Times New Roman" w:hAnsi="Times New Roman"/>
          <w:sz w:val="24"/>
        </w:rPr>
        <w:br/>
      </w:r>
      <w:r w:rsidR="00514189" w:rsidRPr="00514189">
        <w:rPr>
          <w:rFonts w:ascii="Times New Roman" w:hAnsi="Times New Roman"/>
          <w:sz w:val="24"/>
        </w:rPr>
        <w:br/>
        <w:t>I do have the published version of the Wilkes article that I sent two messages ago, in the Annual R</w:t>
      </w:r>
      <w:r w:rsidR="00514189">
        <w:rPr>
          <w:rFonts w:ascii="Times New Roman" w:hAnsi="Times New Roman"/>
          <w:sz w:val="24"/>
        </w:rPr>
        <w:t>e</w:t>
      </w:r>
      <w:r w:rsidR="00514189" w:rsidRPr="00514189">
        <w:rPr>
          <w:rFonts w:ascii="Times New Roman" w:hAnsi="Times New Roman"/>
          <w:sz w:val="24"/>
        </w:rPr>
        <w:t>view of Automatic Programming vol. 4.</w:t>
      </w:r>
      <w:r w:rsidR="00514189" w:rsidRPr="00514189">
        <w:rPr>
          <w:rFonts w:ascii="Times New Roman" w:hAnsi="Times New Roman"/>
          <w:sz w:val="24"/>
        </w:rPr>
        <w:br/>
      </w:r>
      <w:r w:rsidR="00514189" w:rsidRPr="00514189">
        <w:rPr>
          <w:rFonts w:ascii="Times New Roman" w:hAnsi="Times New Roman"/>
          <w:sz w:val="24"/>
        </w:rPr>
        <w:br/>
        <w:t>Notice in the ACKs of the Wilkes article the reference to Harry Husk</w:t>
      </w:r>
      <w:r w:rsidR="00514189">
        <w:rPr>
          <w:rFonts w:ascii="Times New Roman" w:hAnsi="Times New Roman"/>
          <w:sz w:val="24"/>
        </w:rPr>
        <w:t>[e]</w:t>
      </w:r>
      <w:r w:rsidR="00514189" w:rsidRPr="00514189">
        <w:rPr>
          <w:rFonts w:ascii="Times New Roman" w:hAnsi="Times New Roman"/>
          <w:sz w:val="24"/>
        </w:rPr>
        <w:t>y -- maybe he is someone to look into.</w:t>
      </w:r>
    </w:p>
    <w:p w14:paraId="1AF48366" w14:textId="3161AE95" w:rsidR="00A57E66" w:rsidRDefault="00A57E66" w:rsidP="00D457F8">
      <w:pPr>
        <w:rPr>
          <w:rFonts w:ascii="Times New Roman" w:hAnsi="Times New Roman"/>
          <w:sz w:val="24"/>
        </w:rPr>
      </w:pPr>
    </w:p>
    <w:p w14:paraId="536BC111" w14:textId="77777777" w:rsidR="00A57E66" w:rsidRDefault="00A57E66" w:rsidP="00A57E66">
      <w:pPr>
        <w:spacing w:before="0" w:after="0"/>
      </w:pPr>
      <w:r>
        <w:t xml:space="preserve">On 9/11/2020 10:47 AM, </w:t>
      </w:r>
      <w:proofErr w:type="spellStart"/>
      <w:r>
        <w:t>dave</w:t>
      </w:r>
      <w:proofErr w:type="spellEnd"/>
      <w:r>
        <w:t xml:space="preserve"> </w:t>
      </w:r>
      <w:proofErr w:type="spellStart"/>
      <w:r>
        <w:t>walden</w:t>
      </w:r>
      <w:proofErr w:type="spellEnd"/>
      <w:r>
        <w:t xml:space="preserve"> wrote:</w:t>
      </w:r>
    </w:p>
    <w:p w14:paraId="6945BECD" w14:textId="77777777" w:rsidR="0083343B" w:rsidRDefault="00A57E66" w:rsidP="0083343B">
      <w:pPr>
        <w:spacing w:before="0" w:after="0"/>
      </w:pPr>
      <w:r>
        <w:t xml:space="preserve">In his history of computing in India, Rajaraman also credits Harry Huskey with helping bring digital computing to India.  </w:t>
      </w:r>
      <w:r>
        <w:br/>
      </w:r>
      <w:hyperlink r:id="rId289" w:history="1">
        <w:r>
          <w:rPr>
            <w:rStyle w:val="Hyperlink"/>
          </w:rPr>
          <w:t>https://ethw.org/w/images/8/87/Rajaraman%2C_V._History_of_Computing_in_India%2C_1955-2010.pdf</w:t>
        </w:r>
      </w:hyperlink>
      <w:r>
        <w:t>  search for "</w:t>
      </w:r>
      <w:proofErr w:type="spellStart"/>
      <w:r>
        <w:t>huskey</w:t>
      </w:r>
      <w:proofErr w:type="spellEnd"/>
      <w:r>
        <w:t>".</w:t>
      </w:r>
    </w:p>
    <w:p w14:paraId="48DA063B" w14:textId="33B59BD6" w:rsidR="00A57E66" w:rsidRDefault="00A57E66" w:rsidP="0083343B">
      <w:pPr>
        <w:spacing w:before="0" w:after="0"/>
      </w:pPr>
      <w:r>
        <w:t>He got around, apparently.  Of course he was key to what went on at UC Berkeley.</w:t>
      </w:r>
    </w:p>
    <w:p w14:paraId="592820A8" w14:textId="77777777" w:rsidR="0083343B" w:rsidRDefault="0083343B" w:rsidP="0083343B">
      <w:pPr>
        <w:spacing w:before="0" w:after="0"/>
      </w:pPr>
    </w:p>
    <w:p w14:paraId="479FEF71" w14:textId="77777777" w:rsidR="00A57E66" w:rsidRPr="00A57E66" w:rsidRDefault="00A57E66" w:rsidP="00A57E66">
      <w:pPr>
        <w:spacing w:before="0" w:after="0"/>
        <w:rPr>
          <w:rFonts w:ascii="Times New Roman" w:hAnsi="Times New Roman"/>
          <w:sz w:val="24"/>
        </w:rPr>
      </w:pPr>
      <w:r w:rsidRPr="00A57E66">
        <w:rPr>
          <w:rFonts w:ascii="Times New Roman" w:hAnsi="Times New Roman"/>
          <w:sz w:val="24"/>
        </w:rPr>
        <w:t xml:space="preserve">On 9/11/2020 10:51 AM, David </w:t>
      </w:r>
      <w:proofErr w:type="spellStart"/>
      <w:r w:rsidRPr="00A57E66">
        <w:rPr>
          <w:rFonts w:ascii="Times New Roman" w:hAnsi="Times New Roman"/>
          <w:sz w:val="24"/>
        </w:rPr>
        <w:t>Hemmendinger</w:t>
      </w:r>
      <w:proofErr w:type="spellEnd"/>
      <w:r w:rsidRPr="00A57E66">
        <w:rPr>
          <w:rFonts w:ascii="Times New Roman" w:hAnsi="Times New Roman"/>
          <w:sz w:val="24"/>
        </w:rPr>
        <w:t xml:space="preserve"> wrote:</w:t>
      </w:r>
    </w:p>
    <w:p w14:paraId="457BE982" w14:textId="3464E1D4" w:rsidR="00A57E66" w:rsidRPr="00A57E66" w:rsidRDefault="00A57E66" w:rsidP="00373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Arial"/>
          <w:szCs w:val="20"/>
        </w:rPr>
      </w:pPr>
      <w:r w:rsidRPr="00A57E66">
        <w:rPr>
          <w:rFonts w:cs="Arial"/>
          <w:szCs w:val="20"/>
        </w:rPr>
        <w:tab/>
        <w:t>His OH at the CHM mentions WW once, when he said that he called</w:t>
      </w:r>
      <w:r w:rsidR="003735CF">
        <w:rPr>
          <w:rFonts w:cs="Arial"/>
          <w:szCs w:val="20"/>
        </w:rPr>
        <w:t xml:space="preserve"> </w:t>
      </w:r>
      <w:r w:rsidRPr="00A57E66">
        <w:rPr>
          <w:rFonts w:cs="Arial"/>
          <w:szCs w:val="20"/>
        </w:rPr>
        <w:t>the computer he was building at UCLA "Zephyr" because East Coast people</w:t>
      </w:r>
      <w:r w:rsidR="003735CF">
        <w:rPr>
          <w:rFonts w:cs="Arial"/>
          <w:szCs w:val="20"/>
        </w:rPr>
        <w:t xml:space="preserve"> </w:t>
      </w:r>
      <w:r w:rsidRPr="00A57E66">
        <w:rPr>
          <w:rFonts w:cs="Arial"/>
          <w:szCs w:val="20"/>
        </w:rPr>
        <w:t>were building computers named Whirlwind and Typhoon (a 1952 analog</w:t>
      </w:r>
      <w:r w:rsidR="003735CF">
        <w:rPr>
          <w:rFonts w:cs="Arial"/>
          <w:szCs w:val="20"/>
        </w:rPr>
        <w:t xml:space="preserve"> </w:t>
      </w:r>
      <w:r w:rsidRPr="00A57E66">
        <w:rPr>
          <w:rFonts w:cs="Arial"/>
          <w:szCs w:val="20"/>
        </w:rPr>
        <w:t>computer).</w:t>
      </w:r>
    </w:p>
    <w:p w14:paraId="4D19CC00" w14:textId="55919D98"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cs="Arial"/>
          <w:szCs w:val="20"/>
        </w:rPr>
      </w:pPr>
      <w:r w:rsidRPr="00A57E66">
        <w:rPr>
          <w:rFonts w:cs="Arial"/>
          <w:szCs w:val="20"/>
        </w:rPr>
        <w:tab/>
        <w:t>He said the groups on the two coasts kept in touch on technical</w:t>
      </w:r>
      <w:r w:rsidR="003735CF">
        <w:rPr>
          <w:rFonts w:cs="Arial"/>
          <w:szCs w:val="20"/>
        </w:rPr>
        <w:t xml:space="preserve"> </w:t>
      </w:r>
      <w:r w:rsidRPr="00A57E66">
        <w:rPr>
          <w:rFonts w:cs="Arial"/>
          <w:szCs w:val="20"/>
        </w:rPr>
        <w:t>matters.</w:t>
      </w:r>
    </w:p>
    <w:p w14:paraId="36805BB1" w14:textId="0AB17992" w:rsidR="00A57E66" w:rsidRPr="00A57E66" w:rsidRDefault="00A57E66" w:rsidP="00373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cs="Arial"/>
          <w:szCs w:val="20"/>
        </w:rPr>
      </w:pPr>
      <w:r w:rsidRPr="00A57E66">
        <w:rPr>
          <w:rFonts w:cs="Arial"/>
          <w:szCs w:val="20"/>
        </w:rPr>
        <w:tab/>
        <w:t>He also worked with Turing on the ACE, and was the chief designer</w:t>
      </w:r>
      <w:r w:rsidR="003735CF">
        <w:rPr>
          <w:rFonts w:cs="Arial"/>
          <w:szCs w:val="20"/>
        </w:rPr>
        <w:t xml:space="preserve"> </w:t>
      </w:r>
      <w:r w:rsidRPr="00A57E66">
        <w:rPr>
          <w:rFonts w:cs="Arial"/>
          <w:szCs w:val="20"/>
        </w:rPr>
        <w:t>of the innovative Bendix G-15, inspired by the ACE.</w:t>
      </w:r>
    </w:p>
    <w:p w14:paraId="207224B4"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cs="Arial"/>
          <w:szCs w:val="20"/>
        </w:rPr>
      </w:pPr>
    </w:p>
    <w:p w14:paraId="0B734B65" w14:textId="77777777" w:rsidR="00A57E66" w:rsidRPr="003735CF" w:rsidRDefault="00A57E66" w:rsidP="00D457F8">
      <w:pPr>
        <w:rPr>
          <w:rFonts w:cs="Arial"/>
          <w:sz w:val="24"/>
        </w:rPr>
      </w:pPr>
    </w:p>
    <w:p w14:paraId="71D4A2E5" w14:textId="77777777" w:rsidR="00514189" w:rsidRDefault="00514189" w:rsidP="00D457F8"/>
    <w:p w14:paraId="5CAFC4C0" w14:textId="40E39979" w:rsidR="00514189" w:rsidRPr="00B869EB" w:rsidRDefault="00B869EB" w:rsidP="00514189">
      <w:pPr>
        <w:rPr>
          <w:color w:val="365F91" w:themeColor="accent1" w:themeShade="BF"/>
        </w:rPr>
      </w:pPr>
      <w:r>
        <w:rPr>
          <w:color w:val="365F91" w:themeColor="accent1" w:themeShade="BF"/>
        </w:rPr>
        <w:t>[</w:t>
      </w:r>
      <w:r w:rsidR="00514189" w:rsidRPr="00B869EB">
        <w:rPr>
          <w:color w:val="365F91" w:themeColor="accent1" w:themeShade="BF"/>
        </w:rPr>
        <w:t>From SUMMARY REPORT NO. 5, FEBRUARY, 1948</w:t>
      </w:r>
      <w:r>
        <w:rPr>
          <w:color w:val="365F91" w:themeColor="accent1" w:themeShade="BF"/>
        </w:rPr>
        <w:t>]</w:t>
      </w:r>
    </w:p>
    <w:p w14:paraId="6D84C4E6" w14:textId="77777777" w:rsidR="00514189" w:rsidRPr="00B869EB" w:rsidRDefault="00514189" w:rsidP="00514189">
      <w:pPr>
        <w:autoSpaceDE w:val="0"/>
        <w:autoSpaceDN w:val="0"/>
        <w:adjustRightInd w:val="0"/>
        <w:spacing w:before="0" w:after="0"/>
        <w:rPr>
          <w:rFonts w:ascii="Times New Roman" w:hAnsi="Times New Roman"/>
          <w:color w:val="365F91" w:themeColor="accent1" w:themeShade="BF"/>
          <w:sz w:val="16"/>
          <w:szCs w:val="16"/>
        </w:rPr>
      </w:pPr>
      <w:r w:rsidRPr="00B869EB">
        <w:rPr>
          <w:rFonts w:ascii="Times New Roman" w:hAnsi="Times New Roman"/>
          <w:color w:val="365F91" w:themeColor="accent1" w:themeShade="BF"/>
          <w:sz w:val="16"/>
          <w:szCs w:val="16"/>
        </w:rPr>
        <w:t>VISITORS</w:t>
      </w:r>
    </w:p>
    <w:p w14:paraId="7D0E25E4" w14:textId="3D53B840" w:rsidR="00514189" w:rsidRPr="00B869EB" w:rsidRDefault="00514189" w:rsidP="00514189">
      <w:pPr>
        <w:autoSpaceDE w:val="0"/>
        <w:autoSpaceDN w:val="0"/>
        <w:adjustRightInd w:val="0"/>
        <w:spacing w:before="0" w:after="0"/>
        <w:rPr>
          <w:rFonts w:ascii="Times New Roman" w:hAnsi="Times New Roman"/>
          <w:color w:val="365F91" w:themeColor="accent1" w:themeShade="BF"/>
          <w:sz w:val="16"/>
          <w:szCs w:val="16"/>
        </w:rPr>
      </w:pPr>
      <w:r w:rsidRPr="00B869EB">
        <w:rPr>
          <w:rFonts w:ascii="Times New Roman" w:hAnsi="Times New Roman"/>
          <w:color w:val="365F91" w:themeColor="accent1" w:themeShade="BF"/>
          <w:sz w:val="16"/>
          <w:szCs w:val="16"/>
        </w:rPr>
        <w:t>During February Dr. John von Neumann of the</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Institute for Advanced Stu</w:t>
      </w:r>
      <w:r w:rsidR="00B869EB" w:rsidRPr="00B869EB">
        <w:rPr>
          <w:rFonts w:ascii="Times New Roman" w:hAnsi="Times New Roman"/>
          <w:color w:val="365F91" w:themeColor="accent1" w:themeShade="BF"/>
          <w:sz w:val="16"/>
          <w:szCs w:val="16"/>
        </w:rPr>
        <w:t>dy</w:t>
      </w:r>
      <w:r w:rsidRPr="00B869EB">
        <w:rPr>
          <w:rFonts w:ascii="Times New Roman" w:hAnsi="Times New Roman"/>
          <w:color w:val="365F91" w:themeColor="accent1" w:themeShade="BF"/>
          <w:sz w:val="16"/>
          <w:szCs w:val="16"/>
        </w:rPr>
        <w:t xml:space="preserve"> visited the Laboratory</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on three days to discuss the nature of the Whirlwind</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computer and its applications. The classes of</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control and simulation problems examined were</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those in which computing sequences are short and</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in which round-off and truncation errors are unlikely</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to be important. Technical status of the computer was reviewed and machine arrangement, block</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diagrams, and utilization discussed.</w:t>
      </w:r>
    </w:p>
    <w:p w14:paraId="49347BE3" w14:textId="0F206718" w:rsidR="00514189" w:rsidRPr="00B869EB" w:rsidRDefault="00514189" w:rsidP="00514189">
      <w:pPr>
        <w:autoSpaceDE w:val="0"/>
        <w:autoSpaceDN w:val="0"/>
        <w:adjustRightInd w:val="0"/>
        <w:spacing w:before="0" w:after="0"/>
        <w:rPr>
          <w:rFonts w:ascii="Times New Roman" w:hAnsi="Times New Roman"/>
          <w:color w:val="365F91" w:themeColor="accent1" w:themeShade="BF"/>
          <w:sz w:val="16"/>
          <w:szCs w:val="16"/>
        </w:rPr>
      </w:pPr>
      <w:r w:rsidRPr="00B869EB">
        <w:rPr>
          <w:rFonts w:ascii="Times New Roman" w:hAnsi="Times New Roman"/>
          <w:color w:val="365F91" w:themeColor="accent1" w:themeShade="BF"/>
          <w:sz w:val="16"/>
          <w:szCs w:val="16"/>
        </w:rPr>
        <w:t>Dr. Mina Rees, Mathematics Branch of ONR,</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and Dr. John Curtiss and Dr. H. D. Huskey of the</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Bureau of Standards, considered in some detail with</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Project Whirlwind staff the nature of engineering</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problems of computer design and the successive</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stages of development leading to a final product.</w:t>
      </w:r>
    </w:p>
    <w:p w14:paraId="6F5E8A72" w14:textId="238DC4E6" w:rsidR="00233350" w:rsidRPr="00B869EB" w:rsidRDefault="00514189" w:rsidP="00B869EB">
      <w:pPr>
        <w:autoSpaceDE w:val="0"/>
        <w:autoSpaceDN w:val="0"/>
        <w:adjustRightInd w:val="0"/>
        <w:spacing w:before="0" w:after="0"/>
        <w:rPr>
          <w:color w:val="365F91" w:themeColor="accent1" w:themeShade="BF"/>
        </w:rPr>
      </w:pPr>
      <w:r w:rsidRPr="00B869EB">
        <w:rPr>
          <w:rFonts w:ascii="Times New Roman" w:hAnsi="Times New Roman"/>
          <w:color w:val="365F91" w:themeColor="accent1" w:themeShade="BF"/>
          <w:sz w:val="16"/>
          <w:szCs w:val="16"/>
        </w:rPr>
        <w:t>R. L. Snyder, in charge of computer activity on</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the EDVAC at the University of Pennsylvania, exchanged</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information on computer status and engineering</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details. Mr. R.</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Benjamin of the British Admiralty</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and J. H. Kerfoot and Lt. Belyea of the</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Canadian Navy</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discussed insofar as clearances permitted</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the applications of digital computers to simulation</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and military control. Both organizations</w:t>
      </w:r>
      <w:r w:rsidR="00B869EB" w:rsidRPr="00B869EB">
        <w:rPr>
          <w:rFonts w:ascii="Times New Roman" w:hAnsi="Times New Roman"/>
          <w:color w:val="365F91" w:themeColor="accent1" w:themeShade="BF"/>
          <w:sz w:val="16"/>
          <w:szCs w:val="16"/>
        </w:rPr>
        <w:t xml:space="preserve"> </w:t>
      </w:r>
      <w:r w:rsidRPr="00B869EB">
        <w:rPr>
          <w:rFonts w:ascii="Times New Roman" w:hAnsi="Times New Roman"/>
          <w:color w:val="365F91" w:themeColor="accent1" w:themeShade="BF"/>
          <w:sz w:val="16"/>
          <w:szCs w:val="16"/>
        </w:rPr>
        <w:t>have activity and work in these fields.</w:t>
      </w:r>
    </w:p>
    <w:p w14:paraId="3BBB072F" w14:textId="03826E99" w:rsidR="00FB260C" w:rsidRDefault="00FB260C" w:rsidP="00D457F8"/>
    <w:p w14:paraId="1A52EC82" w14:textId="6F741DD0" w:rsidR="005D0704" w:rsidRDefault="005D0704" w:rsidP="00D457F8">
      <w:r>
        <w:t xml:space="preserve">[guy; Dec 23, 2024 – I see that von Neumann visited again in Q2 1951.  See Summary Report No. 26, Second Quarter, 1951 </w:t>
      </w:r>
      <w:proofErr w:type="spellStart"/>
      <w:r>
        <w:t>pg</w:t>
      </w:r>
      <w:proofErr w:type="spellEnd"/>
      <w:r>
        <w:t xml:space="preserve"> 31.]</w:t>
      </w:r>
    </w:p>
    <w:p w14:paraId="31A72307" w14:textId="4E03391A" w:rsidR="00233350" w:rsidRPr="00233350" w:rsidRDefault="00233350" w:rsidP="00233350">
      <w:pPr>
        <w:spacing w:before="0" w:after="240"/>
        <w:rPr>
          <w:rFonts w:ascii="Times New Roman" w:hAnsi="Times New Roman"/>
          <w:sz w:val="24"/>
        </w:rPr>
      </w:pPr>
      <w:r>
        <w:rPr>
          <w:rFonts w:ascii="Times New Roman" w:hAnsi="Times New Roman"/>
          <w:sz w:val="24"/>
        </w:rPr>
        <w:t>-----------------------</w:t>
      </w:r>
    </w:p>
    <w:p w14:paraId="73F78D92" w14:textId="77777777" w:rsidR="00233350" w:rsidRPr="00233350" w:rsidRDefault="00233350" w:rsidP="00233350">
      <w:pPr>
        <w:spacing w:before="0" w:after="0"/>
        <w:rPr>
          <w:rFonts w:ascii="Times New Roman" w:hAnsi="Times New Roman"/>
          <w:sz w:val="24"/>
        </w:rPr>
      </w:pPr>
      <w:r w:rsidRPr="00233350">
        <w:rPr>
          <w:rFonts w:ascii="Times New Roman" w:hAnsi="Times New Roman"/>
          <w:sz w:val="24"/>
        </w:rPr>
        <w:t xml:space="preserve">On 9/10/2020 12:48 PM, David </w:t>
      </w:r>
      <w:proofErr w:type="spellStart"/>
      <w:r w:rsidRPr="00233350">
        <w:rPr>
          <w:rFonts w:ascii="Times New Roman" w:hAnsi="Times New Roman"/>
          <w:sz w:val="24"/>
        </w:rPr>
        <w:t>Hemmendinger</w:t>
      </w:r>
      <w:proofErr w:type="spellEnd"/>
      <w:r w:rsidRPr="00233350">
        <w:rPr>
          <w:rFonts w:ascii="Times New Roman" w:hAnsi="Times New Roman"/>
          <w:sz w:val="24"/>
        </w:rPr>
        <w:t xml:space="preserve"> wrote:</w:t>
      </w:r>
    </w:p>
    <w:p w14:paraId="7AFF058F"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Cs w:val="20"/>
        </w:rPr>
      </w:pPr>
      <w:r w:rsidRPr="00233350">
        <w:rPr>
          <w:rFonts w:ascii="Courier New" w:hAnsi="Courier New" w:cs="Courier New"/>
          <w:szCs w:val="20"/>
        </w:rPr>
        <w:t>Guy,</w:t>
      </w:r>
    </w:p>
    <w:p w14:paraId="248531F7"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ab/>
        <w:t>I think that we've given you both more and less than you asked</w:t>
      </w:r>
    </w:p>
    <w:p w14:paraId="24DAA3AE"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for -- not one commonly-cited work, but many, each perhaps worth citing.</w:t>
      </w:r>
    </w:p>
    <w:p w14:paraId="72C6009B"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lastRenderedPageBreak/>
        <w:t>I've now looked at the Dec '55 Comprehensive System manual, which is</w:t>
      </w:r>
    </w:p>
    <w:p w14:paraId="31123591"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very interesting.  It starts with the division of programming into</w:t>
      </w:r>
    </w:p>
    <w:p w14:paraId="229DCDE0"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 xml:space="preserve">planning and coding.  This characterization comes from </w:t>
      </w:r>
    </w:p>
    <w:p w14:paraId="1AEFC7D2"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bookmarkStart w:id="168" w:name="_Hlk50729219"/>
      <w:r w:rsidRPr="00233350">
        <w:rPr>
          <w:rFonts w:ascii="Courier New" w:hAnsi="Courier New" w:cs="Courier New"/>
          <w:szCs w:val="20"/>
        </w:rPr>
        <w:t>Goldstine, H. H.  &amp; von Neumann, J. (1947-8). Planning and coding problems</w:t>
      </w:r>
    </w:p>
    <w:p w14:paraId="7BD174AA"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for an Electronic Computing Instrument. Vol. 1, 1 April 1947; vol. 2, 15</w:t>
      </w:r>
    </w:p>
    <w:p w14:paraId="2D75927F"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April 1948; vol. 3, 16 August 1948 -- all in vol 5 of von N's Collected</w:t>
      </w:r>
    </w:p>
    <w:bookmarkEnd w:id="168"/>
    <w:p w14:paraId="1281EBFB"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Works, and at least some, on line too.</w:t>
      </w:r>
    </w:p>
    <w:p w14:paraId="1D46A77F"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ab/>
      </w:r>
      <w:bookmarkStart w:id="169" w:name="_Hlk50729449"/>
      <w:r w:rsidRPr="00233350">
        <w:rPr>
          <w:rFonts w:ascii="Courier New" w:hAnsi="Courier New" w:cs="Courier New"/>
          <w:szCs w:val="20"/>
        </w:rPr>
        <w:t>Martin Campbell-Kelly has an article in the Randell festschrift:</w:t>
      </w:r>
    </w:p>
    <w:p w14:paraId="3A94662A"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"From theory to practice: The invention of programming, 1947-1951", in</w:t>
      </w:r>
    </w:p>
    <w:p w14:paraId="6A20277B"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C. B. Jones &amp; J. L. Lloyd (Eds.), Dependable and historic computing:</w:t>
      </w:r>
    </w:p>
    <w:p w14:paraId="6E978BCC"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Essays dedicated to Brian Randell on the occasion of his 75th</w:t>
      </w:r>
    </w:p>
    <w:p w14:paraId="46DB0373"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birthday, 2011</w:t>
      </w:r>
      <w:bookmarkEnd w:id="169"/>
      <w:r w:rsidRPr="00233350">
        <w:rPr>
          <w:rFonts w:ascii="Courier New" w:hAnsi="Courier New" w:cs="Courier New"/>
          <w:szCs w:val="20"/>
        </w:rPr>
        <w:t>.  I haven't read it, but as it's about the 1951 Wilkes &amp;</w:t>
      </w:r>
    </w:p>
    <w:p w14:paraId="5B2033CF"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Wheeler book on EDSAC programing and on von N's work, it's probably a</w:t>
      </w:r>
    </w:p>
    <w:p w14:paraId="7D706EA7"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good compact source on those early works.  I don't think that it's on line,</w:t>
      </w:r>
    </w:p>
    <w:p w14:paraId="5D51F06E"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but if you can't readily get the book, perhaps he could send you a copy</w:t>
      </w:r>
    </w:p>
    <w:p w14:paraId="2B819E3A"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 xml:space="preserve">of the article: </w:t>
      </w:r>
      <w:proofErr w:type="gramStart"/>
      <w:r w:rsidRPr="00233350">
        <w:rPr>
          <w:rFonts w:ascii="Courier New" w:hAnsi="Courier New" w:cs="Courier New"/>
          <w:szCs w:val="20"/>
        </w:rPr>
        <w:t>M.Campbell-Kelly@warwick.ac.uk .</w:t>
      </w:r>
      <w:proofErr w:type="gramEnd"/>
    </w:p>
    <w:p w14:paraId="269FF0FC"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ab/>
        <w:t>The SOAP assembler for the IBM 650 came out in 1955, just after</w:t>
      </w:r>
    </w:p>
    <w:p w14:paraId="60ECCC2F"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the CS, and might be a good locus of comparison.</w:t>
      </w:r>
    </w:p>
    <w:p w14:paraId="776222B4"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ab/>
        <w:t>From a brief reading of parts of the CS manual, I think that</w:t>
      </w:r>
    </w:p>
    <w:p w14:paraId="0ADA485B"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macro programming may not be so relevant.  The CS instructions are</w:t>
      </w:r>
    </w:p>
    <w:p w14:paraId="7316935D"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composed of sequences of machine code, like macros, but I don't think</w:t>
      </w:r>
    </w:p>
    <w:p w14:paraId="44203B7D"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that the programmer could write macros.  And although the manual says</w:t>
      </w:r>
    </w:p>
    <w:p w14:paraId="2397090C"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that its instructions are interpreted as machine-code sequences, an</w:t>
      </w:r>
    </w:p>
    <w:p w14:paraId="7442D4A4"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entire program is assembled into machine code, not interpreted as it</w:t>
      </w:r>
    </w:p>
    <w:p w14:paraId="42E49C20"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233350">
        <w:rPr>
          <w:rFonts w:ascii="Courier New" w:hAnsi="Courier New" w:cs="Courier New"/>
          <w:szCs w:val="20"/>
        </w:rPr>
        <w:t xml:space="preserve">runs.  </w:t>
      </w:r>
      <w:r w:rsidRPr="00233350">
        <w:rPr>
          <w:rFonts w:ascii="Courier New" w:hAnsi="Courier New" w:cs="Courier New"/>
          <w:szCs w:val="20"/>
        </w:rPr>
        <w:tab/>
      </w:r>
    </w:p>
    <w:p w14:paraId="57465DE7"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418D3E6F" w14:textId="77777777" w:rsidR="00233350" w:rsidRPr="00233350" w:rsidRDefault="00233350" w:rsidP="002333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szCs w:val="20"/>
        </w:rPr>
      </w:pPr>
      <w:r w:rsidRPr="00233350">
        <w:rPr>
          <w:rFonts w:ascii="Courier New" w:hAnsi="Courier New" w:cs="Courier New"/>
          <w:szCs w:val="20"/>
        </w:rPr>
        <w:tab/>
        <w:t>David</w:t>
      </w:r>
    </w:p>
    <w:p w14:paraId="3DD99AF4" w14:textId="3E369868" w:rsidR="00FB260C" w:rsidRDefault="00FB260C" w:rsidP="00D457F8"/>
    <w:p w14:paraId="3B1C9B0A" w14:textId="77777777" w:rsidR="0018205C" w:rsidRPr="00FB260C" w:rsidRDefault="0018205C" w:rsidP="0018205C">
      <w:pPr>
        <w:spacing w:before="0" w:after="0"/>
        <w:rPr>
          <w:rFonts w:ascii="Times New Roman" w:hAnsi="Times New Roman"/>
          <w:sz w:val="24"/>
        </w:rPr>
      </w:pPr>
      <w:r w:rsidRPr="00FB260C">
        <w:rPr>
          <w:rFonts w:ascii="Times New Roman" w:hAnsi="Times New Roman"/>
          <w:sz w:val="24"/>
        </w:rPr>
        <w:t xml:space="preserve">On 9/10/2020 1:31 PM, </w:t>
      </w:r>
      <w:proofErr w:type="spellStart"/>
      <w:r w:rsidRPr="00FB260C">
        <w:rPr>
          <w:rFonts w:ascii="Times New Roman" w:hAnsi="Times New Roman"/>
          <w:sz w:val="24"/>
        </w:rPr>
        <w:t>dave</w:t>
      </w:r>
      <w:proofErr w:type="spellEnd"/>
      <w:r w:rsidRPr="00FB260C">
        <w:rPr>
          <w:rFonts w:ascii="Times New Roman" w:hAnsi="Times New Roman"/>
          <w:sz w:val="24"/>
        </w:rPr>
        <w:t xml:space="preserve"> </w:t>
      </w:r>
      <w:proofErr w:type="spellStart"/>
      <w:r w:rsidRPr="00FB260C">
        <w:rPr>
          <w:rFonts w:ascii="Times New Roman" w:hAnsi="Times New Roman"/>
          <w:sz w:val="24"/>
        </w:rPr>
        <w:t>walden</w:t>
      </w:r>
      <w:proofErr w:type="spellEnd"/>
      <w:r w:rsidRPr="00FB260C">
        <w:rPr>
          <w:rFonts w:ascii="Times New Roman" w:hAnsi="Times New Roman"/>
          <w:sz w:val="24"/>
        </w:rPr>
        <w:t xml:space="preserve"> wrote:</w:t>
      </w:r>
    </w:p>
    <w:p w14:paraId="4F81A17A" w14:textId="3C450914" w:rsidR="0018205C" w:rsidRDefault="0018205C" w:rsidP="0018205C">
      <w:r w:rsidRPr="00FB260C">
        <w:rPr>
          <w:rFonts w:ascii="Times New Roman" w:hAnsi="Times New Roman"/>
          <w:sz w:val="24"/>
        </w:rPr>
        <w:t xml:space="preserve">Guy, I have a copy of the Randell festschrift, if you need me to scan the Campbell-Kelly article.  Dave </w:t>
      </w:r>
      <w:r w:rsidRPr="00FB260C">
        <w:rPr>
          <w:rFonts w:ascii="Times New Roman" w:hAnsi="Times New Roman"/>
          <w:sz w:val="24"/>
        </w:rPr>
        <w:br/>
      </w:r>
    </w:p>
    <w:p w14:paraId="5414C728" w14:textId="64ED2C36" w:rsidR="00FB260C" w:rsidRPr="00FB260C" w:rsidRDefault="00FB260C" w:rsidP="00FB260C">
      <w:pPr>
        <w:spacing w:before="0" w:after="240"/>
        <w:rPr>
          <w:rFonts w:ascii="Times New Roman" w:hAnsi="Times New Roman"/>
          <w:sz w:val="24"/>
        </w:rPr>
      </w:pPr>
      <w:r>
        <w:rPr>
          <w:rFonts w:ascii="Times New Roman" w:hAnsi="Times New Roman"/>
          <w:sz w:val="24"/>
        </w:rPr>
        <w:t>-----------------------------</w:t>
      </w:r>
    </w:p>
    <w:p w14:paraId="3C291938" w14:textId="77777777" w:rsidR="00FB260C" w:rsidRPr="00FB260C" w:rsidRDefault="00FB260C" w:rsidP="00FB260C">
      <w:pPr>
        <w:spacing w:before="0" w:after="0"/>
        <w:rPr>
          <w:rFonts w:ascii="Times New Roman" w:hAnsi="Times New Roman"/>
          <w:sz w:val="24"/>
        </w:rPr>
      </w:pPr>
      <w:r w:rsidRPr="00FB260C">
        <w:rPr>
          <w:rFonts w:ascii="Times New Roman" w:hAnsi="Times New Roman"/>
          <w:sz w:val="24"/>
        </w:rPr>
        <w:t xml:space="preserve">On 9/10/2020 12:50 PM, David </w:t>
      </w:r>
      <w:proofErr w:type="spellStart"/>
      <w:r w:rsidRPr="00FB260C">
        <w:rPr>
          <w:rFonts w:ascii="Times New Roman" w:hAnsi="Times New Roman"/>
          <w:sz w:val="24"/>
        </w:rPr>
        <w:t>Hemmendinger</w:t>
      </w:r>
      <w:proofErr w:type="spellEnd"/>
      <w:r w:rsidRPr="00FB260C">
        <w:rPr>
          <w:rFonts w:ascii="Times New Roman" w:hAnsi="Times New Roman"/>
          <w:sz w:val="24"/>
        </w:rPr>
        <w:t xml:space="preserve"> wrote:</w:t>
      </w:r>
    </w:p>
    <w:p w14:paraId="0FB946AC" w14:textId="77777777" w:rsidR="00FB260C" w:rsidRPr="00FB260C" w:rsidRDefault="00FB260C" w:rsidP="00FB2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Cs w:val="20"/>
        </w:rPr>
      </w:pPr>
      <w:r w:rsidRPr="00FB260C">
        <w:rPr>
          <w:rFonts w:ascii="Courier New" w:hAnsi="Courier New" w:cs="Courier New"/>
          <w:szCs w:val="20"/>
        </w:rPr>
        <w:tab/>
        <w:t xml:space="preserve">I meant to add that </w:t>
      </w:r>
      <w:bookmarkStart w:id="170" w:name="_Hlk50731450"/>
      <w:r w:rsidRPr="00FB260C">
        <w:rPr>
          <w:rFonts w:ascii="Courier New" w:hAnsi="Courier New" w:cs="Courier New"/>
          <w:szCs w:val="20"/>
        </w:rPr>
        <w:t>Mark Priestley has studied von N's work</w:t>
      </w:r>
    </w:p>
    <w:p w14:paraId="51D8F958" w14:textId="77777777" w:rsidR="00FB260C" w:rsidRPr="00FB260C" w:rsidRDefault="00FB260C" w:rsidP="00FB2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FB260C">
        <w:rPr>
          <w:rFonts w:ascii="Courier New" w:hAnsi="Courier New" w:cs="Courier New"/>
          <w:szCs w:val="20"/>
        </w:rPr>
        <w:t>carefully.  Chapters 7-8 of his A Science of Operations: Machines,</w:t>
      </w:r>
    </w:p>
    <w:p w14:paraId="0BE27C0A" w14:textId="77777777" w:rsidR="00FB260C" w:rsidRPr="00FB260C" w:rsidRDefault="00FB260C" w:rsidP="00FB2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FB260C">
        <w:rPr>
          <w:rFonts w:ascii="Courier New" w:hAnsi="Courier New" w:cs="Courier New"/>
          <w:szCs w:val="20"/>
        </w:rPr>
        <w:t>Logic, and the Invention of Programming (Springer 2011)</w:t>
      </w:r>
      <w:bookmarkEnd w:id="170"/>
      <w:r w:rsidRPr="00FB260C">
        <w:rPr>
          <w:rFonts w:ascii="Courier New" w:hAnsi="Courier New" w:cs="Courier New"/>
          <w:szCs w:val="20"/>
        </w:rPr>
        <w:t xml:space="preserve"> may be worth</w:t>
      </w:r>
    </w:p>
    <w:p w14:paraId="0ABD41A9" w14:textId="77777777" w:rsidR="00FB260C" w:rsidRPr="00FB260C" w:rsidRDefault="00FB260C" w:rsidP="00FB2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FB260C">
        <w:rPr>
          <w:rFonts w:ascii="Courier New" w:hAnsi="Courier New" w:cs="Courier New"/>
          <w:szCs w:val="20"/>
        </w:rPr>
        <w:t>a look.</w:t>
      </w:r>
    </w:p>
    <w:p w14:paraId="198CA273" w14:textId="77777777" w:rsidR="00FB260C" w:rsidRPr="00FB260C" w:rsidRDefault="00FB260C" w:rsidP="00FB2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szCs w:val="20"/>
        </w:rPr>
      </w:pPr>
      <w:r w:rsidRPr="00FB260C">
        <w:rPr>
          <w:rFonts w:ascii="Courier New" w:hAnsi="Courier New" w:cs="Courier New"/>
          <w:szCs w:val="20"/>
        </w:rPr>
        <w:tab/>
        <w:t>David</w:t>
      </w:r>
    </w:p>
    <w:p w14:paraId="6FB0BCF7" w14:textId="77777777" w:rsidR="00FB260C" w:rsidRDefault="00FB260C" w:rsidP="00D457F8"/>
    <w:p w14:paraId="3B12B05B" w14:textId="6653F6F9" w:rsidR="00FB260C" w:rsidRDefault="00FB260C" w:rsidP="0018205C">
      <w:pPr>
        <w:spacing w:after="0"/>
      </w:pPr>
    </w:p>
    <w:p w14:paraId="65265C19" w14:textId="6CB274CE" w:rsidR="00FB260C" w:rsidRDefault="00FB260C" w:rsidP="00FB260C">
      <w:pPr>
        <w:spacing w:before="0" w:after="240"/>
        <w:rPr>
          <w:rFonts w:ascii="Times New Roman" w:hAnsi="Times New Roman"/>
          <w:sz w:val="24"/>
        </w:rPr>
      </w:pPr>
      <w:r>
        <w:rPr>
          <w:rFonts w:ascii="Times New Roman" w:hAnsi="Times New Roman"/>
          <w:sz w:val="24"/>
        </w:rPr>
        <w:t>-------------------</w:t>
      </w:r>
    </w:p>
    <w:p w14:paraId="19D94A9E" w14:textId="77777777" w:rsidR="00233350" w:rsidRPr="00233350" w:rsidRDefault="00233350" w:rsidP="00233350">
      <w:pPr>
        <w:spacing w:before="0" w:after="0"/>
        <w:rPr>
          <w:rFonts w:ascii="Times New Roman" w:hAnsi="Times New Roman"/>
          <w:sz w:val="24"/>
        </w:rPr>
      </w:pPr>
      <w:r w:rsidRPr="00233350">
        <w:rPr>
          <w:rFonts w:ascii="Times New Roman" w:hAnsi="Times New Roman"/>
          <w:sz w:val="24"/>
        </w:rP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8506"/>
      </w:tblGrid>
      <w:tr w:rsidR="00233350" w:rsidRPr="00233350" w14:paraId="7C3C747E" w14:textId="77777777" w:rsidTr="00233350">
        <w:trPr>
          <w:tblCellSpacing w:w="0" w:type="dxa"/>
        </w:trPr>
        <w:tc>
          <w:tcPr>
            <w:tcW w:w="0" w:type="auto"/>
            <w:noWrap/>
            <w:hideMark/>
          </w:tcPr>
          <w:p w14:paraId="401058FA" w14:textId="77777777" w:rsidR="00233350" w:rsidRPr="00233350" w:rsidRDefault="00233350" w:rsidP="00233350">
            <w:pPr>
              <w:spacing w:before="0" w:after="0"/>
              <w:jc w:val="right"/>
              <w:rPr>
                <w:rFonts w:ascii="Times New Roman" w:hAnsi="Times New Roman"/>
                <w:b/>
                <w:bCs/>
                <w:sz w:val="24"/>
              </w:rPr>
            </w:pPr>
            <w:r w:rsidRPr="00233350">
              <w:rPr>
                <w:rFonts w:ascii="Times New Roman" w:hAnsi="Times New Roman"/>
                <w:b/>
                <w:bCs/>
                <w:sz w:val="24"/>
              </w:rPr>
              <w:t xml:space="preserve">Subject: </w:t>
            </w:r>
          </w:p>
        </w:tc>
        <w:tc>
          <w:tcPr>
            <w:tcW w:w="0" w:type="auto"/>
            <w:vAlign w:val="center"/>
            <w:hideMark/>
          </w:tcPr>
          <w:p w14:paraId="4E3256E5" w14:textId="77777777" w:rsidR="00233350" w:rsidRPr="00233350" w:rsidRDefault="00233350" w:rsidP="00233350">
            <w:pPr>
              <w:spacing w:before="0" w:after="0"/>
              <w:rPr>
                <w:rFonts w:ascii="Times New Roman" w:hAnsi="Times New Roman"/>
                <w:sz w:val="24"/>
              </w:rPr>
            </w:pPr>
            <w:r w:rsidRPr="00233350">
              <w:rPr>
                <w:rFonts w:ascii="Times New Roman" w:hAnsi="Times New Roman"/>
                <w:sz w:val="24"/>
              </w:rPr>
              <w:t>Re: WW Paper</w:t>
            </w:r>
          </w:p>
        </w:tc>
      </w:tr>
      <w:tr w:rsidR="00233350" w:rsidRPr="00233350" w14:paraId="5FA057A6" w14:textId="77777777" w:rsidTr="00233350">
        <w:trPr>
          <w:tblCellSpacing w:w="0" w:type="dxa"/>
        </w:trPr>
        <w:tc>
          <w:tcPr>
            <w:tcW w:w="0" w:type="auto"/>
            <w:noWrap/>
            <w:hideMark/>
          </w:tcPr>
          <w:p w14:paraId="364DF5CB" w14:textId="77777777" w:rsidR="00233350" w:rsidRPr="00233350" w:rsidRDefault="00233350" w:rsidP="00233350">
            <w:pPr>
              <w:spacing w:before="0" w:after="0"/>
              <w:jc w:val="right"/>
              <w:rPr>
                <w:rFonts w:ascii="Times New Roman" w:hAnsi="Times New Roman"/>
                <w:b/>
                <w:bCs/>
                <w:sz w:val="24"/>
              </w:rPr>
            </w:pPr>
            <w:r w:rsidRPr="00233350">
              <w:rPr>
                <w:rFonts w:ascii="Times New Roman" w:hAnsi="Times New Roman"/>
                <w:b/>
                <w:bCs/>
                <w:sz w:val="24"/>
              </w:rPr>
              <w:t xml:space="preserve">Date: </w:t>
            </w:r>
          </w:p>
        </w:tc>
        <w:tc>
          <w:tcPr>
            <w:tcW w:w="0" w:type="auto"/>
            <w:vAlign w:val="center"/>
            <w:hideMark/>
          </w:tcPr>
          <w:p w14:paraId="67DB3580" w14:textId="77777777" w:rsidR="00233350" w:rsidRPr="00233350" w:rsidRDefault="00233350" w:rsidP="00233350">
            <w:pPr>
              <w:spacing w:before="0" w:after="0"/>
              <w:rPr>
                <w:rFonts w:ascii="Times New Roman" w:hAnsi="Times New Roman"/>
                <w:sz w:val="24"/>
              </w:rPr>
            </w:pPr>
            <w:r w:rsidRPr="00233350">
              <w:rPr>
                <w:rFonts w:ascii="Times New Roman" w:hAnsi="Times New Roman"/>
                <w:sz w:val="24"/>
              </w:rPr>
              <w:t>Thu, 10 Sep 2020 08:08:35 -0400</w:t>
            </w:r>
          </w:p>
        </w:tc>
      </w:tr>
      <w:tr w:rsidR="00233350" w:rsidRPr="00233350" w14:paraId="6A3F7907" w14:textId="77777777" w:rsidTr="00233350">
        <w:trPr>
          <w:tblCellSpacing w:w="0" w:type="dxa"/>
        </w:trPr>
        <w:tc>
          <w:tcPr>
            <w:tcW w:w="0" w:type="auto"/>
            <w:noWrap/>
            <w:hideMark/>
          </w:tcPr>
          <w:p w14:paraId="254F6794" w14:textId="77777777" w:rsidR="00233350" w:rsidRPr="00233350" w:rsidRDefault="00233350" w:rsidP="00233350">
            <w:pPr>
              <w:spacing w:before="0" w:after="0"/>
              <w:jc w:val="right"/>
              <w:rPr>
                <w:rFonts w:ascii="Times New Roman" w:hAnsi="Times New Roman"/>
                <w:b/>
                <w:bCs/>
                <w:sz w:val="24"/>
              </w:rPr>
            </w:pPr>
            <w:r w:rsidRPr="00233350">
              <w:rPr>
                <w:rFonts w:ascii="Times New Roman" w:hAnsi="Times New Roman"/>
                <w:b/>
                <w:bCs/>
                <w:sz w:val="24"/>
              </w:rPr>
              <w:t xml:space="preserve">From: </w:t>
            </w:r>
          </w:p>
        </w:tc>
        <w:tc>
          <w:tcPr>
            <w:tcW w:w="0" w:type="auto"/>
            <w:vAlign w:val="center"/>
            <w:hideMark/>
          </w:tcPr>
          <w:p w14:paraId="72455E4C" w14:textId="77777777" w:rsidR="00233350" w:rsidRPr="00233350" w:rsidRDefault="00233350" w:rsidP="00233350">
            <w:pPr>
              <w:spacing w:before="0" w:after="0"/>
              <w:rPr>
                <w:rFonts w:ascii="Times New Roman" w:hAnsi="Times New Roman"/>
                <w:sz w:val="24"/>
              </w:rPr>
            </w:pPr>
            <w:proofErr w:type="spellStart"/>
            <w:r w:rsidRPr="00233350">
              <w:rPr>
                <w:rFonts w:ascii="Times New Roman" w:hAnsi="Times New Roman"/>
                <w:sz w:val="24"/>
              </w:rPr>
              <w:t>dave</w:t>
            </w:r>
            <w:proofErr w:type="spellEnd"/>
            <w:r w:rsidRPr="00233350">
              <w:rPr>
                <w:rFonts w:ascii="Times New Roman" w:hAnsi="Times New Roman"/>
                <w:sz w:val="24"/>
              </w:rPr>
              <w:t xml:space="preserve"> </w:t>
            </w:r>
            <w:proofErr w:type="spellStart"/>
            <w:r w:rsidRPr="00233350">
              <w:rPr>
                <w:rFonts w:ascii="Times New Roman" w:hAnsi="Times New Roman"/>
                <w:sz w:val="24"/>
              </w:rPr>
              <w:t>walden</w:t>
            </w:r>
            <w:proofErr w:type="spellEnd"/>
            <w:r w:rsidRPr="00233350">
              <w:rPr>
                <w:rFonts w:ascii="Times New Roman" w:hAnsi="Times New Roman"/>
                <w:sz w:val="24"/>
              </w:rPr>
              <w:t xml:space="preserve"> &lt;dave.walden.family@gmail.com&gt;</w:t>
            </w:r>
          </w:p>
        </w:tc>
      </w:tr>
      <w:tr w:rsidR="00233350" w:rsidRPr="00233350" w14:paraId="6F05A922" w14:textId="77777777" w:rsidTr="00233350">
        <w:trPr>
          <w:tblCellSpacing w:w="0" w:type="dxa"/>
        </w:trPr>
        <w:tc>
          <w:tcPr>
            <w:tcW w:w="0" w:type="auto"/>
            <w:noWrap/>
            <w:hideMark/>
          </w:tcPr>
          <w:p w14:paraId="2012DF48" w14:textId="77777777" w:rsidR="00233350" w:rsidRPr="00233350" w:rsidRDefault="00233350" w:rsidP="00233350">
            <w:pPr>
              <w:spacing w:before="0" w:after="0"/>
              <w:jc w:val="right"/>
              <w:rPr>
                <w:rFonts w:ascii="Times New Roman" w:hAnsi="Times New Roman"/>
                <w:b/>
                <w:bCs/>
                <w:sz w:val="24"/>
              </w:rPr>
            </w:pPr>
            <w:r w:rsidRPr="00233350">
              <w:rPr>
                <w:rFonts w:ascii="Times New Roman" w:hAnsi="Times New Roman"/>
                <w:b/>
                <w:bCs/>
                <w:sz w:val="24"/>
              </w:rPr>
              <w:t xml:space="preserve">To: </w:t>
            </w:r>
          </w:p>
        </w:tc>
        <w:tc>
          <w:tcPr>
            <w:tcW w:w="0" w:type="auto"/>
            <w:vAlign w:val="center"/>
            <w:hideMark/>
          </w:tcPr>
          <w:p w14:paraId="0F0C898D" w14:textId="77777777" w:rsidR="00233350" w:rsidRPr="00233350" w:rsidRDefault="00233350" w:rsidP="00233350">
            <w:pPr>
              <w:spacing w:before="0" w:after="0"/>
              <w:rPr>
                <w:rFonts w:ascii="Times New Roman" w:hAnsi="Times New Roman"/>
                <w:sz w:val="24"/>
              </w:rPr>
            </w:pPr>
            <w:r w:rsidRPr="00233350">
              <w:rPr>
                <w:rFonts w:ascii="Times New Roman" w:hAnsi="Times New Roman"/>
                <w:sz w:val="24"/>
              </w:rPr>
              <w:t xml:space="preserve">Guy Fedorkow &lt;guy.fedorkow@gmail.com&gt;, David </w:t>
            </w:r>
            <w:proofErr w:type="spellStart"/>
            <w:r w:rsidRPr="00233350">
              <w:rPr>
                <w:rFonts w:ascii="Times New Roman" w:hAnsi="Times New Roman"/>
                <w:sz w:val="24"/>
              </w:rPr>
              <w:t>Hemmendinger</w:t>
            </w:r>
            <w:proofErr w:type="spellEnd"/>
            <w:r w:rsidRPr="00233350">
              <w:rPr>
                <w:rFonts w:ascii="Times New Roman" w:hAnsi="Times New Roman"/>
                <w:sz w:val="24"/>
              </w:rPr>
              <w:t xml:space="preserve"> &lt;hemmendd@union.edu&gt;</w:t>
            </w:r>
          </w:p>
        </w:tc>
      </w:tr>
    </w:tbl>
    <w:p w14:paraId="00102C73" w14:textId="77777777" w:rsidR="0083343B" w:rsidRDefault="00233350" w:rsidP="0083343B">
      <w:r w:rsidRPr="00233350">
        <w:lastRenderedPageBreak/>
        <w:br/>
      </w:r>
      <w:r w:rsidRPr="00233350">
        <w:br/>
        <w:t>See the document at martin-campbell-kelly-foudations-of-programming-in-uk.pdf</w:t>
      </w:r>
    </w:p>
    <w:p w14:paraId="1538054A" w14:textId="3D8400BA" w:rsidR="00233350" w:rsidRPr="00FB260C" w:rsidRDefault="0083343B" w:rsidP="0083343B">
      <w:r>
        <w:t>[</w:t>
      </w:r>
      <w:r w:rsidRPr="00FB260C">
        <w:t>https://walden-family.com/martin-campbell-kelly-foudations-of-programming-in-uk.pdf</w:t>
      </w:r>
      <w:r>
        <w:t>]</w:t>
      </w:r>
      <w:r w:rsidR="00233350" w:rsidRPr="00233350">
        <w:br/>
      </w:r>
      <w:r w:rsidR="00233350" w:rsidRPr="00233350">
        <w:br/>
        <w:t>This might be useful.  It has a *big* bibliography.</w:t>
      </w:r>
      <w:r w:rsidR="00233350" w:rsidRPr="00233350">
        <w:br/>
      </w:r>
      <w:r w:rsidR="00233350" w:rsidRPr="00233350">
        <w:br/>
        <w:t xml:space="preserve">Let me know </w:t>
      </w:r>
      <w:proofErr w:type="gramStart"/>
      <w:r w:rsidR="00233350" w:rsidRPr="00233350">
        <w:t>when  you</w:t>
      </w:r>
      <w:proofErr w:type="gramEnd"/>
      <w:r w:rsidR="00233350" w:rsidRPr="00233350">
        <w:t xml:space="preserve"> have taken a copy so I can delete it from my website.</w:t>
      </w:r>
    </w:p>
    <w:p w14:paraId="5C6FA9B0" w14:textId="70FD0A64" w:rsidR="00FB260C" w:rsidRDefault="00FB260C" w:rsidP="00D457F8"/>
    <w:p w14:paraId="36848A60" w14:textId="6536B7DE" w:rsidR="00FB260C" w:rsidRDefault="00FB260C" w:rsidP="00D457F8">
      <w:r>
        <w:t>-----------------------</w:t>
      </w:r>
    </w:p>
    <w:p w14:paraId="7B70C2D0" w14:textId="77777777" w:rsidR="00FB260C" w:rsidRPr="00FB260C" w:rsidRDefault="00FB260C" w:rsidP="00FB260C">
      <w:pPr>
        <w:spacing w:before="0" w:after="0"/>
        <w:rPr>
          <w:rFonts w:ascii="Times New Roman" w:hAnsi="Times New Roman"/>
          <w:sz w:val="24"/>
        </w:rPr>
      </w:pPr>
      <w:r w:rsidRPr="00FB260C">
        <w:rPr>
          <w:rFonts w:ascii="Times New Roman" w:hAnsi="Times New Roman"/>
          <w:sz w:val="24"/>
        </w:rPr>
        <w:t xml:space="preserve">On 9/10/2020 5:19 PM, </w:t>
      </w:r>
      <w:proofErr w:type="spellStart"/>
      <w:r w:rsidRPr="00FB260C">
        <w:rPr>
          <w:rFonts w:ascii="Times New Roman" w:hAnsi="Times New Roman"/>
          <w:sz w:val="24"/>
        </w:rPr>
        <w:t>dave</w:t>
      </w:r>
      <w:proofErr w:type="spellEnd"/>
      <w:r w:rsidRPr="00FB260C">
        <w:rPr>
          <w:rFonts w:ascii="Times New Roman" w:hAnsi="Times New Roman"/>
          <w:sz w:val="24"/>
        </w:rPr>
        <w:t xml:space="preserve"> </w:t>
      </w:r>
      <w:proofErr w:type="spellStart"/>
      <w:r w:rsidRPr="00FB260C">
        <w:rPr>
          <w:rFonts w:ascii="Times New Roman" w:hAnsi="Times New Roman"/>
          <w:sz w:val="24"/>
        </w:rPr>
        <w:t>walden</w:t>
      </w:r>
      <w:proofErr w:type="spellEnd"/>
      <w:r w:rsidRPr="00FB260C">
        <w:rPr>
          <w:rFonts w:ascii="Times New Roman" w:hAnsi="Times New Roman"/>
          <w:sz w:val="24"/>
        </w:rPr>
        <w:t xml:space="preserve"> wrote:</w:t>
      </w:r>
    </w:p>
    <w:p w14:paraId="2FEE9CED" w14:textId="77777777" w:rsidR="00FB260C" w:rsidRPr="00FB260C" w:rsidRDefault="00FB260C" w:rsidP="00FB260C">
      <w:pPr>
        <w:spacing w:after="240"/>
        <w:rPr>
          <w:rFonts w:ascii="Times New Roman" w:hAnsi="Times New Roman"/>
          <w:sz w:val="24"/>
        </w:rPr>
      </w:pPr>
      <w:r w:rsidRPr="00FB260C">
        <w:rPr>
          <w:rFonts w:ascii="Times New Roman" w:hAnsi="Times New Roman"/>
          <w:sz w:val="24"/>
        </w:rPr>
        <w:t xml:space="preserve">https://doc.lagout.org/science/0_Computer%20Science/0_Computer%20History/A%20History%20of%20Modern%20Computing,%202nd.pdf </w:t>
      </w:r>
      <w:r w:rsidRPr="00FB260C">
        <w:rPr>
          <w:rFonts w:ascii="Times New Roman" w:hAnsi="Times New Roman"/>
          <w:sz w:val="24"/>
        </w:rPr>
        <w:br/>
      </w:r>
      <w:r w:rsidRPr="00FB260C">
        <w:rPr>
          <w:rFonts w:ascii="Times New Roman" w:hAnsi="Times New Roman"/>
          <w:sz w:val="24"/>
        </w:rPr>
        <w:br/>
        <w:t xml:space="preserve">include some bits about its software and how it compared with other software. </w:t>
      </w:r>
    </w:p>
    <w:p w14:paraId="64B2F113" w14:textId="3FD76222" w:rsidR="00FB260C" w:rsidRDefault="00FB260C" w:rsidP="00D457F8"/>
    <w:p w14:paraId="44DC9256" w14:textId="05654EB1" w:rsidR="00FB260C" w:rsidRDefault="00FB260C" w:rsidP="00D457F8">
      <w:r>
        <w:t>------------------</w:t>
      </w:r>
    </w:p>
    <w:p w14:paraId="0E50E3C9" w14:textId="77777777" w:rsidR="00FB260C" w:rsidRPr="00FB260C" w:rsidRDefault="00FB260C" w:rsidP="00FB260C">
      <w:pPr>
        <w:spacing w:before="0" w:after="0"/>
        <w:rPr>
          <w:rFonts w:ascii="Times New Roman" w:hAnsi="Times New Roman"/>
          <w:sz w:val="24"/>
        </w:rPr>
      </w:pPr>
      <w:r w:rsidRPr="00FB260C">
        <w:rPr>
          <w:rFonts w:ascii="Times New Roman" w:hAnsi="Times New Roman"/>
          <w:sz w:val="24"/>
        </w:rPr>
        <w:t xml:space="preserve">On 9/10/2020 5:35 PM, </w:t>
      </w:r>
      <w:proofErr w:type="spellStart"/>
      <w:r w:rsidRPr="00FB260C">
        <w:rPr>
          <w:rFonts w:ascii="Times New Roman" w:hAnsi="Times New Roman"/>
          <w:sz w:val="24"/>
        </w:rPr>
        <w:t>dave</w:t>
      </w:r>
      <w:proofErr w:type="spellEnd"/>
      <w:r w:rsidRPr="00FB260C">
        <w:rPr>
          <w:rFonts w:ascii="Times New Roman" w:hAnsi="Times New Roman"/>
          <w:sz w:val="24"/>
        </w:rPr>
        <w:t xml:space="preserve"> </w:t>
      </w:r>
      <w:proofErr w:type="spellStart"/>
      <w:r w:rsidRPr="00FB260C">
        <w:rPr>
          <w:rFonts w:ascii="Times New Roman" w:hAnsi="Times New Roman"/>
          <w:sz w:val="24"/>
        </w:rPr>
        <w:t>walden</w:t>
      </w:r>
      <w:proofErr w:type="spellEnd"/>
      <w:r w:rsidRPr="00FB260C">
        <w:rPr>
          <w:rFonts w:ascii="Times New Roman" w:hAnsi="Times New Roman"/>
          <w:sz w:val="24"/>
        </w:rPr>
        <w:t xml:space="preserve"> wrote:</w:t>
      </w:r>
    </w:p>
    <w:p w14:paraId="503F4F0A" w14:textId="7CA84F37" w:rsidR="00FB260C" w:rsidRDefault="00FB260C" w:rsidP="00FB260C">
      <w:pPr>
        <w:spacing w:after="240"/>
        <w:rPr>
          <w:rFonts w:ascii="Times New Roman" w:hAnsi="Times New Roman"/>
          <w:sz w:val="24"/>
        </w:rPr>
      </w:pPr>
      <w:r w:rsidRPr="00FB260C">
        <w:rPr>
          <w:rFonts w:ascii="Times New Roman" w:hAnsi="Times New Roman"/>
          <w:sz w:val="24"/>
        </w:rPr>
        <w:t xml:space="preserve">[Backus 1980a] Backus, John. 1980. Programming in America in the 1950s-Some Personal Impressions. In [Metropolis, Howlett, and Rota 1980a], pp. 128-135. </w:t>
      </w:r>
      <w:r w:rsidRPr="00FB260C">
        <w:rPr>
          <w:rFonts w:ascii="Times New Roman" w:hAnsi="Times New Roman"/>
          <w:sz w:val="24"/>
        </w:rPr>
        <w:br/>
      </w:r>
      <w:r w:rsidRPr="00FB260C">
        <w:rPr>
          <w:rFonts w:ascii="Times New Roman" w:hAnsi="Times New Roman"/>
          <w:sz w:val="24"/>
        </w:rPr>
        <w:br/>
        <w:t xml:space="preserve">apparently mentions the </w:t>
      </w:r>
      <w:proofErr w:type="spellStart"/>
      <w:r w:rsidRPr="00FB260C">
        <w:rPr>
          <w:rFonts w:ascii="Times New Roman" w:hAnsi="Times New Roman"/>
          <w:sz w:val="24"/>
        </w:rPr>
        <w:t>Laning</w:t>
      </w:r>
      <w:proofErr w:type="spellEnd"/>
      <w:r w:rsidRPr="00FB260C">
        <w:rPr>
          <w:rFonts w:ascii="Times New Roman" w:hAnsi="Times New Roman"/>
          <w:sz w:val="24"/>
        </w:rPr>
        <w:t xml:space="preserve">-Zierler algebraic compiler.  It probably doesn't </w:t>
      </w:r>
      <w:r w:rsidR="00A57E66">
        <w:rPr>
          <w:rFonts w:ascii="Times New Roman" w:hAnsi="Times New Roman"/>
          <w:sz w:val="24"/>
        </w:rPr>
        <w:t>hurt</w:t>
      </w:r>
      <w:r w:rsidRPr="00FB260C">
        <w:rPr>
          <w:rFonts w:ascii="Times New Roman" w:hAnsi="Times New Roman"/>
          <w:sz w:val="24"/>
        </w:rPr>
        <w:t xml:space="preserve"> your argument if Backus was a bit influenced by Whirlwind. </w:t>
      </w:r>
    </w:p>
    <w:p w14:paraId="6E73E149" w14:textId="77777777" w:rsidR="00A57E66" w:rsidRPr="00A57E66" w:rsidRDefault="00A57E66" w:rsidP="00A57E66">
      <w:pPr>
        <w:spacing w:before="0" w:after="0"/>
        <w:ind w:left="720"/>
        <w:rPr>
          <w:rFonts w:ascii="Times New Roman" w:hAnsi="Times New Roman"/>
          <w:sz w:val="22"/>
          <w:szCs w:val="22"/>
        </w:rPr>
      </w:pPr>
      <w:r w:rsidRPr="00A57E66">
        <w:rPr>
          <w:rFonts w:ascii="Times New Roman" w:hAnsi="Times New Roman"/>
          <w:sz w:val="22"/>
          <w:szCs w:val="22"/>
        </w:rPr>
        <w:t xml:space="preserve">On 9/11/2020 10:40 AM, David </w:t>
      </w:r>
      <w:proofErr w:type="spellStart"/>
      <w:r w:rsidRPr="00A57E66">
        <w:rPr>
          <w:rFonts w:ascii="Times New Roman" w:hAnsi="Times New Roman"/>
          <w:sz w:val="22"/>
          <w:szCs w:val="22"/>
        </w:rPr>
        <w:t>Hemmendinger</w:t>
      </w:r>
      <w:proofErr w:type="spellEnd"/>
      <w:r w:rsidRPr="00A57E66">
        <w:rPr>
          <w:rFonts w:ascii="Times New Roman" w:hAnsi="Times New Roman"/>
          <w:sz w:val="22"/>
          <w:szCs w:val="22"/>
        </w:rPr>
        <w:t xml:space="preserve"> wrote:</w:t>
      </w:r>
    </w:p>
    <w:p w14:paraId="6E969884"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hAnsi="Courier New" w:cs="Courier New"/>
          <w:sz w:val="18"/>
          <w:szCs w:val="18"/>
        </w:rPr>
      </w:pPr>
      <w:r w:rsidRPr="00A57E66">
        <w:rPr>
          <w:rFonts w:ascii="Courier New" w:hAnsi="Courier New" w:cs="Courier New"/>
          <w:sz w:val="18"/>
          <w:szCs w:val="18"/>
        </w:rPr>
        <w:tab/>
        <w:t>In his paper at the first HOPL conference, (</w:t>
      </w:r>
      <w:proofErr w:type="spellStart"/>
      <w:r w:rsidRPr="00A57E66">
        <w:rPr>
          <w:rFonts w:ascii="Courier New" w:hAnsi="Courier New" w:cs="Courier New"/>
          <w:sz w:val="18"/>
          <w:szCs w:val="18"/>
        </w:rPr>
        <w:t>Wexelblat</w:t>
      </w:r>
      <w:proofErr w:type="spellEnd"/>
      <w:r w:rsidRPr="00A57E66">
        <w:rPr>
          <w:rFonts w:ascii="Courier New" w:hAnsi="Courier New" w:cs="Courier New"/>
          <w:sz w:val="18"/>
          <w:szCs w:val="18"/>
        </w:rPr>
        <w:t>, ed, p. 28)</w:t>
      </w:r>
    </w:p>
    <w:p w14:paraId="2265E87B"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A57E66">
        <w:rPr>
          <w:rFonts w:ascii="Courier New" w:hAnsi="Courier New" w:cs="Courier New"/>
          <w:sz w:val="18"/>
          <w:szCs w:val="18"/>
        </w:rPr>
        <w:t>Backus said that they'd learned of the L-Z work at the 1954 ONR meeting</w:t>
      </w:r>
    </w:p>
    <w:p w14:paraId="3A947925"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A57E66">
        <w:rPr>
          <w:rFonts w:ascii="Courier New" w:hAnsi="Courier New" w:cs="Courier New"/>
          <w:sz w:val="18"/>
          <w:szCs w:val="18"/>
        </w:rPr>
        <w:t>-- one of the references that I sent you -- but concluded:</w:t>
      </w:r>
    </w:p>
    <w:p w14:paraId="6CF85EB3"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A57E66">
        <w:rPr>
          <w:rFonts w:ascii="Courier New" w:hAnsi="Courier New" w:cs="Courier New"/>
          <w:sz w:val="18"/>
          <w:szCs w:val="18"/>
        </w:rPr>
        <w:t xml:space="preserve">  Thus, although </w:t>
      </w:r>
      <w:proofErr w:type="spellStart"/>
      <w:r w:rsidRPr="00A57E66">
        <w:rPr>
          <w:rFonts w:ascii="Courier New" w:hAnsi="Courier New" w:cs="Courier New"/>
          <w:sz w:val="18"/>
          <w:szCs w:val="18"/>
        </w:rPr>
        <w:t>Laning</w:t>
      </w:r>
      <w:proofErr w:type="spellEnd"/>
      <w:r w:rsidRPr="00A57E66">
        <w:rPr>
          <w:rFonts w:ascii="Courier New" w:hAnsi="Courier New" w:cs="Courier New"/>
          <w:sz w:val="18"/>
          <w:szCs w:val="18"/>
        </w:rPr>
        <w:t xml:space="preserve"> and Zierler had already produced the world's first</w:t>
      </w:r>
    </w:p>
    <w:p w14:paraId="0F55E633"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A57E66">
        <w:rPr>
          <w:rFonts w:ascii="Courier New" w:hAnsi="Courier New" w:cs="Courier New"/>
          <w:sz w:val="18"/>
          <w:szCs w:val="18"/>
        </w:rPr>
        <w:t xml:space="preserve">  algebraic compiler, our basic ideas for FORTRAN had been developed</w:t>
      </w:r>
    </w:p>
    <w:p w14:paraId="6D6CFF07"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A57E66">
        <w:rPr>
          <w:rFonts w:ascii="Courier New" w:hAnsi="Courier New" w:cs="Courier New"/>
          <w:sz w:val="18"/>
          <w:szCs w:val="18"/>
        </w:rPr>
        <w:t xml:space="preserve">  independently; </w:t>
      </w:r>
      <w:proofErr w:type="gramStart"/>
      <w:r w:rsidRPr="00A57E66">
        <w:rPr>
          <w:rFonts w:ascii="Courier New" w:hAnsi="Courier New" w:cs="Courier New"/>
          <w:sz w:val="18"/>
          <w:szCs w:val="18"/>
        </w:rPr>
        <w:t>thus</w:t>
      </w:r>
      <w:proofErr w:type="gramEnd"/>
      <w:r w:rsidRPr="00A57E66">
        <w:rPr>
          <w:rFonts w:ascii="Courier New" w:hAnsi="Courier New" w:cs="Courier New"/>
          <w:sz w:val="18"/>
          <w:szCs w:val="18"/>
        </w:rPr>
        <w:t xml:space="preserve"> it is difficult to know what, if any, new ideas</w:t>
      </w:r>
    </w:p>
    <w:p w14:paraId="09809AD8"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A57E66">
        <w:rPr>
          <w:rFonts w:ascii="Courier New" w:hAnsi="Courier New" w:cs="Courier New"/>
          <w:sz w:val="18"/>
          <w:szCs w:val="18"/>
        </w:rPr>
        <w:t xml:space="preserve">  we got from seeing the demonstration of their system.</w:t>
      </w:r>
    </w:p>
    <w:p w14:paraId="25C10824"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p>
    <w:p w14:paraId="79622557"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urier New" w:hAnsi="Courier New" w:cs="Courier New"/>
          <w:sz w:val="18"/>
          <w:szCs w:val="18"/>
        </w:rPr>
      </w:pPr>
      <w:r w:rsidRPr="00A57E66">
        <w:rPr>
          <w:rFonts w:ascii="Courier New" w:hAnsi="Courier New" w:cs="Courier New"/>
          <w:sz w:val="18"/>
          <w:szCs w:val="18"/>
        </w:rPr>
        <w:tab/>
        <w:t>David</w:t>
      </w:r>
    </w:p>
    <w:p w14:paraId="453F79C2" w14:textId="77777777" w:rsidR="00A57E66" w:rsidRPr="00A57E66" w:rsidRDefault="00A57E66" w:rsidP="00A57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Courier New" w:hAnsi="Courier New" w:cs="Courier New"/>
          <w:szCs w:val="20"/>
        </w:rPr>
      </w:pPr>
    </w:p>
    <w:p w14:paraId="77393035" w14:textId="77777777" w:rsidR="00FB260C" w:rsidRDefault="00FB260C" w:rsidP="00D457F8"/>
    <w:p w14:paraId="17189235" w14:textId="4781D862" w:rsidR="00D457F8" w:rsidRDefault="00D457F8" w:rsidP="00D457F8">
      <w:r>
        <w:t>------------</w:t>
      </w:r>
    </w:p>
    <w:p w14:paraId="1B3A571C" w14:textId="77777777" w:rsidR="00502FD5" w:rsidRPr="00502FD5" w:rsidRDefault="00502FD5" w:rsidP="00502FD5">
      <w:pPr>
        <w:spacing w:before="0" w:after="0"/>
        <w:rPr>
          <w:rFonts w:ascii="Times New Roman" w:hAnsi="Times New Roman"/>
          <w:sz w:val="24"/>
        </w:rPr>
      </w:pPr>
      <w:r w:rsidRPr="00502FD5">
        <w:rPr>
          <w:rFonts w:ascii="Times New Roman" w:hAnsi="Times New Roman"/>
          <w:sz w:val="24"/>
        </w:rPr>
        <w:t xml:space="preserve">On 9/11/2020 1:17 PM, </w:t>
      </w:r>
      <w:proofErr w:type="spellStart"/>
      <w:r w:rsidRPr="00502FD5">
        <w:rPr>
          <w:rFonts w:ascii="Times New Roman" w:hAnsi="Times New Roman"/>
          <w:sz w:val="24"/>
        </w:rPr>
        <w:t>dave</w:t>
      </w:r>
      <w:proofErr w:type="spellEnd"/>
      <w:r w:rsidRPr="00502FD5">
        <w:rPr>
          <w:rFonts w:ascii="Times New Roman" w:hAnsi="Times New Roman"/>
          <w:sz w:val="24"/>
        </w:rPr>
        <w:t xml:space="preserve"> </w:t>
      </w:r>
      <w:proofErr w:type="spellStart"/>
      <w:r w:rsidRPr="00502FD5">
        <w:rPr>
          <w:rFonts w:ascii="Times New Roman" w:hAnsi="Times New Roman"/>
          <w:sz w:val="24"/>
        </w:rPr>
        <w:t>walden</w:t>
      </w:r>
      <w:proofErr w:type="spellEnd"/>
      <w:r w:rsidRPr="00502FD5">
        <w:rPr>
          <w:rFonts w:ascii="Times New Roman" w:hAnsi="Times New Roman"/>
          <w:sz w:val="24"/>
        </w:rPr>
        <w:t xml:space="preserve"> wrote:</w:t>
      </w:r>
    </w:p>
    <w:p w14:paraId="282C8A17" w14:textId="77777777" w:rsidR="00502FD5" w:rsidRPr="00502FD5" w:rsidRDefault="00502FD5" w:rsidP="00502FD5">
      <w:pPr>
        <w:spacing w:after="240"/>
        <w:rPr>
          <w:rFonts w:ascii="Times New Roman" w:hAnsi="Times New Roman"/>
          <w:sz w:val="24"/>
        </w:rPr>
      </w:pPr>
      <w:r w:rsidRPr="00502FD5">
        <w:rPr>
          <w:rFonts w:ascii="Times New Roman" w:hAnsi="Times New Roman"/>
          <w:sz w:val="24"/>
        </w:rPr>
        <w:t xml:space="preserve">Guy, </w:t>
      </w:r>
      <w:r w:rsidRPr="00502FD5">
        <w:rPr>
          <w:rFonts w:ascii="Times New Roman" w:hAnsi="Times New Roman"/>
          <w:sz w:val="24"/>
        </w:rPr>
        <w:br/>
      </w:r>
      <w:r w:rsidRPr="00502FD5">
        <w:rPr>
          <w:rFonts w:ascii="Times New Roman" w:hAnsi="Times New Roman"/>
          <w:sz w:val="24"/>
        </w:rPr>
        <w:br/>
        <w:t xml:space="preserve">Some of what I report at https://walden-family.com/ieee/anhc-34-2-eands-whirlwind.pdf about who the software people were and how they worked might be useful to you.  (I think a subsection on the people would be a useful adjunct to whatever you can say about the software itself.) Rather than quoting my report, the source document will be the recording of the session which presumably Debbie has.  I have a copy that I may previously have sent to you. </w:t>
      </w:r>
      <w:r w:rsidRPr="00502FD5">
        <w:rPr>
          <w:rFonts w:ascii="Times New Roman" w:hAnsi="Times New Roman"/>
          <w:sz w:val="24"/>
        </w:rPr>
        <w:br/>
      </w:r>
      <w:r w:rsidRPr="00502FD5">
        <w:rPr>
          <w:rFonts w:ascii="Times New Roman" w:hAnsi="Times New Roman"/>
          <w:sz w:val="24"/>
        </w:rPr>
        <w:lastRenderedPageBreak/>
        <w:br/>
        <w:t xml:space="preserve">Dave </w:t>
      </w:r>
    </w:p>
    <w:p w14:paraId="375CBEDD" w14:textId="7C12F43B" w:rsidR="00D457F8" w:rsidRDefault="00D457F8" w:rsidP="00D457F8"/>
    <w:p w14:paraId="7E30745D" w14:textId="1122191E" w:rsidR="00D457F8" w:rsidRDefault="00D457F8" w:rsidP="00D457F8">
      <w:r>
        <w:t>-----------------</w:t>
      </w:r>
    </w:p>
    <w:p w14:paraId="12AAF587" w14:textId="77777777" w:rsidR="00D457F8" w:rsidRPr="00D457F8" w:rsidRDefault="00D457F8" w:rsidP="00D457F8">
      <w:pPr>
        <w:spacing w:before="0" w:after="0"/>
        <w:rPr>
          <w:rFonts w:ascii="Times New Roman" w:hAnsi="Times New Roman"/>
          <w:sz w:val="24"/>
        </w:rPr>
      </w:pPr>
      <w:r w:rsidRPr="00D457F8">
        <w:rPr>
          <w:rFonts w:ascii="Times New Roman" w:hAnsi="Times New Roman"/>
          <w:sz w:val="24"/>
        </w:rPr>
        <w:t xml:space="preserve">On 9/10/2020 9:10 PM, </w:t>
      </w:r>
      <w:proofErr w:type="spellStart"/>
      <w:r w:rsidRPr="00D457F8">
        <w:rPr>
          <w:rFonts w:ascii="Times New Roman" w:hAnsi="Times New Roman"/>
          <w:sz w:val="24"/>
        </w:rPr>
        <w:t>dave</w:t>
      </w:r>
      <w:proofErr w:type="spellEnd"/>
      <w:r w:rsidRPr="00D457F8">
        <w:rPr>
          <w:rFonts w:ascii="Times New Roman" w:hAnsi="Times New Roman"/>
          <w:sz w:val="24"/>
        </w:rPr>
        <w:t xml:space="preserve"> </w:t>
      </w:r>
      <w:proofErr w:type="spellStart"/>
      <w:r w:rsidRPr="00D457F8">
        <w:rPr>
          <w:rFonts w:ascii="Times New Roman" w:hAnsi="Times New Roman"/>
          <w:sz w:val="24"/>
        </w:rPr>
        <w:t>walden</w:t>
      </w:r>
      <w:proofErr w:type="spellEnd"/>
      <w:r w:rsidRPr="00D457F8">
        <w:rPr>
          <w:rFonts w:ascii="Times New Roman" w:hAnsi="Times New Roman"/>
          <w:sz w:val="24"/>
        </w:rPr>
        <w:t xml:space="preserve"> wrote:</w:t>
      </w:r>
    </w:p>
    <w:p w14:paraId="54770746" w14:textId="77777777" w:rsidR="00D56B6D" w:rsidRDefault="00D457F8" w:rsidP="00066639">
      <w:pPr>
        <w:rPr>
          <w:rStyle w:val="style-scope"/>
        </w:rPr>
      </w:pPr>
      <w:r w:rsidRPr="00D457F8">
        <w:t xml:space="preserve">Six hours of conversation about Whirlwind by some of the pioneers </w:t>
      </w:r>
      <w:r w:rsidRPr="00D457F8">
        <w:br/>
      </w:r>
      <w:r w:rsidRPr="00D457F8">
        <w:br/>
        <w:t xml:space="preserve">https://www.youtube.com/watch?v=dk6KqTp_xFI     </w:t>
      </w:r>
      <w:r w:rsidR="00D56B6D">
        <w:rPr>
          <w:rStyle w:val="style-scope"/>
        </w:rPr>
        <w:t xml:space="preserve">April 14, 1983, Perry Crawford, Charles Adams, Dean Arden, J.T. Gilmore, and Hal </w:t>
      </w:r>
      <w:proofErr w:type="spellStart"/>
      <w:r w:rsidR="00D56B6D">
        <w:rPr>
          <w:rStyle w:val="style-scope"/>
        </w:rPr>
        <w:t>Laning</w:t>
      </w:r>
      <w:proofErr w:type="spellEnd"/>
    </w:p>
    <w:p w14:paraId="4399F73D" w14:textId="4AA5C4AD" w:rsidR="00D457F8" w:rsidRPr="00D457F8" w:rsidRDefault="00D457F8" w:rsidP="00066639">
      <w:r w:rsidRPr="00D457F8">
        <w:br/>
        <w:t xml:space="preserve">https://www.youtube.com/watch?v=uC0wA4TDOH4 </w:t>
      </w:r>
      <w:r w:rsidRPr="00D457F8">
        <w:br/>
        <w:t xml:space="preserve">https://www.youtube.com/watch?v=xPKC5f6b92o </w:t>
      </w:r>
      <w:r w:rsidRPr="00D457F8">
        <w:br/>
        <w:t xml:space="preserve">https://www.youtube.com/watch?v=UxDmBmXoub4 </w:t>
      </w:r>
      <w:r w:rsidRPr="00D457F8">
        <w:br/>
        <w:t xml:space="preserve">https://www.youtube.com/watch?v=YIqRAqUGG9I </w:t>
      </w:r>
      <w:r w:rsidRPr="00D457F8">
        <w:br/>
        <w:t xml:space="preserve">https://www.youtube.com/watch?v=CjnoS1KybTE </w:t>
      </w:r>
    </w:p>
    <w:p w14:paraId="418615B3" w14:textId="77777777" w:rsidR="00D457F8" w:rsidRDefault="00D457F8" w:rsidP="00066639"/>
    <w:p w14:paraId="5A219746" w14:textId="366695E8" w:rsidR="00D457F8" w:rsidRDefault="00A92284" w:rsidP="00D457F8">
      <w:r>
        <w:t>---------------------</w:t>
      </w:r>
    </w:p>
    <w:p w14:paraId="1891A5DF" w14:textId="516D9ADF" w:rsidR="00A92284" w:rsidRDefault="00A92284" w:rsidP="00D457F8"/>
    <w:p w14:paraId="61A36E88" w14:textId="77777777" w:rsidR="00A92284" w:rsidRDefault="00A92284" w:rsidP="00A92284">
      <w:r>
        <w:t xml:space="preserve">On 9/10/2020 9:36 PM, David </w:t>
      </w:r>
      <w:proofErr w:type="spellStart"/>
      <w:r>
        <w:t>Hemmendinger</w:t>
      </w:r>
      <w:proofErr w:type="spellEnd"/>
      <w:r>
        <w:t xml:space="preserve"> wrote:</w:t>
      </w:r>
    </w:p>
    <w:p w14:paraId="55D44061" w14:textId="28F3FD50" w:rsidR="00A92284" w:rsidRDefault="00A92284" w:rsidP="00A92284"/>
    <w:p w14:paraId="7CAACCAA" w14:textId="30D7F0A5" w:rsidR="00A92284" w:rsidRDefault="00A92284" w:rsidP="00A92284">
      <w:r>
        <w:t xml:space="preserve"> </w:t>
      </w:r>
      <w:r>
        <w:tab/>
        <w:t xml:space="preserve">The Handbook of Automation, Computation, and Control, by Grabbe, Ramo, and Woolridge, at </w:t>
      </w:r>
      <w:proofErr w:type="spellStart"/>
      <w:r>
        <w:t>bitsavers</w:t>
      </w:r>
      <w:proofErr w:type="spellEnd"/>
      <w:r>
        <w:t xml:space="preserve"> has a long chapter on programming and coding by John Carr, with discussions of early machines, subroutines, and assemblers -- though the last seem to date from later than WW.</w:t>
      </w:r>
    </w:p>
    <w:p w14:paraId="3F7A9B81" w14:textId="0796C22B" w:rsidR="00A92284" w:rsidRDefault="00A92284" w:rsidP="00A92284"/>
    <w:p w14:paraId="5DAC868B" w14:textId="3DA3968E" w:rsidR="00A92284" w:rsidRDefault="00A92284" w:rsidP="00A92284">
      <w:r>
        <w:t xml:space="preserve"> And: </w:t>
      </w:r>
    </w:p>
    <w:p w14:paraId="2F6BCDB0" w14:textId="07C18435" w:rsidR="00A92284" w:rsidRDefault="00A92284" w:rsidP="00A92284">
      <w:r>
        <w:t xml:space="preserve"> It cites David R. Israel, Introduction to coding, Engineering Note E-2000-1, also at </w:t>
      </w:r>
      <w:proofErr w:type="spellStart"/>
      <w:r>
        <w:t>bitsaver</w:t>
      </w:r>
      <w:proofErr w:type="spellEnd"/>
      <w:r>
        <w:t xml:space="preserve"> (search for "Engineering Note E-2000-1"</w:t>
      </w:r>
      <w:proofErr w:type="gramStart"/>
      <w:r>
        <w:t>) ,</w:t>
      </w:r>
      <w:proofErr w:type="gramEnd"/>
      <w:r>
        <w:t xml:space="preserve"> which is based on 12 lectures by Welchman, MIT 1949.  The text isn't all easy to read, being a photocopy of a spirit-duplicator document.</w:t>
      </w:r>
    </w:p>
    <w:p w14:paraId="74DB4CA7" w14:textId="3D819632" w:rsidR="00A92284" w:rsidRDefault="00A92284" w:rsidP="00A92284">
      <w:r>
        <w:t xml:space="preserve"> </w:t>
      </w:r>
      <w:r>
        <w:tab/>
        <w:t>David</w:t>
      </w:r>
    </w:p>
    <w:p w14:paraId="7EF65C66" w14:textId="77777777" w:rsidR="00A92284" w:rsidRDefault="00A92284" w:rsidP="00A92284"/>
    <w:p w14:paraId="543015F9" w14:textId="36D405FC" w:rsidR="00A92284" w:rsidRDefault="00A92284" w:rsidP="00A92284">
      <w:r>
        <w:t xml:space="preserve">On 9/10/2020 10:14 PM, </w:t>
      </w:r>
      <w:proofErr w:type="spellStart"/>
      <w:r>
        <w:t>dave</w:t>
      </w:r>
      <w:proofErr w:type="spellEnd"/>
      <w:r>
        <w:t xml:space="preserve"> </w:t>
      </w:r>
      <w:proofErr w:type="spellStart"/>
      <w:r>
        <w:t>walden</w:t>
      </w:r>
      <w:proofErr w:type="spellEnd"/>
      <w:r>
        <w:t xml:space="preserve"> wrote:</w:t>
      </w:r>
    </w:p>
    <w:p w14:paraId="27754347" w14:textId="5DAA09FE" w:rsidR="00D457F8" w:rsidRDefault="00A92284" w:rsidP="00A92284">
      <w:r>
        <w:t xml:space="preserve"> Attached is a memo from Welchman listing the class notes for 1949-50 course.  Maybe the 12 lectures were something different also by Welchman??  The purpose Israel gives seems about the same as what Forrester said about the Welchman course of the attachment -- to show that digital computers could do stuff, aimed at people who had no experience in the digital world.  I have photos of the first page of each of the notes as well as the same thing for the 1950-51 course.  I think I sent these to Guy a few weeks ago.</w:t>
      </w:r>
    </w:p>
    <w:p w14:paraId="5F4E4A9C" w14:textId="3E9810B2" w:rsidR="00A92284" w:rsidRDefault="00A92284" w:rsidP="00A92284">
      <w:hyperlink r:id="rId290" w:history="1">
        <w:r w:rsidRPr="00E13A2E">
          <w:rPr>
            <w:rStyle w:val="Hyperlink"/>
          </w:rPr>
          <w:t>file:///K:/guy/History-of-Computing/Whirlwind/Articles/G-Welchman-Course-Outline.pdf</w:t>
        </w:r>
      </w:hyperlink>
    </w:p>
    <w:p w14:paraId="702765B2" w14:textId="77777777" w:rsidR="00A92284" w:rsidRDefault="00A92284" w:rsidP="00A92284"/>
    <w:p w14:paraId="5381EEE1" w14:textId="77777777" w:rsidR="00A92284" w:rsidRDefault="00A92284" w:rsidP="00A92284">
      <w:r>
        <w:t xml:space="preserve">On 9/10/2020 10:25 PM, </w:t>
      </w:r>
      <w:proofErr w:type="spellStart"/>
      <w:r>
        <w:t>dave</w:t>
      </w:r>
      <w:proofErr w:type="spellEnd"/>
      <w:r>
        <w:t xml:space="preserve"> </w:t>
      </w:r>
      <w:proofErr w:type="spellStart"/>
      <w:r>
        <w:t>walden</w:t>
      </w:r>
      <w:proofErr w:type="spellEnd"/>
      <w:r>
        <w:t xml:space="preserve"> wrote:</w:t>
      </w:r>
    </w:p>
    <w:p w14:paraId="3AB6087A" w14:textId="60926B24" w:rsidR="00A92284" w:rsidRDefault="00A92284" w:rsidP="00A92284">
      <w:r>
        <w:t xml:space="preserve"> I have a cover memo from Welchman of a 1949-50 course he took. It lists about 20 class notes.  Maybe this is the course Israel is talking about, or maybe not.</w:t>
      </w:r>
    </w:p>
    <w:p w14:paraId="0911BAC5" w14:textId="69CDF173" w:rsidR="00A92284" w:rsidRDefault="00A92284" w:rsidP="00A92284">
      <w:r>
        <w:t xml:space="preserve"> The courses seem to have the same slant -- to show people who know nothing of the digital world that problems can be solved digitally.</w:t>
      </w:r>
    </w:p>
    <w:p w14:paraId="380A02D3" w14:textId="5E1C1C07" w:rsidR="00A92284" w:rsidRDefault="00A92284" w:rsidP="00A92284">
      <w:r>
        <w:lastRenderedPageBreak/>
        <w:t xml:space="preserve"> I also have photos of the first pages of the class notes, and also for the course Welchman gave in 1050-51.  Guy has all this stuff already, I believe.</w:t>
      </w:r>
    </w:p>
    <w:p w14:paraId="3194C185" w14:textId="09ADB865" w:rsidR="00A92284" w:rsidRDefault="00A92284" w:rsidP="00A92284">
      <w:r>
        <w:t xml:space="preserve"> In the earlier years I worked for Frank Heart, I heard "Dave </w:t>
      </w:r>
      <w:proofErr w:type="spellStart"/>
      <w:r>
        <w:t>Israel"s</w:t>
      </w:r>
      <w:proofErr w:type="spellEnd"/>
      <w:r>
        <w:t xml:space="preserve"> name with some frequency.</w:t>
      </w:r>
    </w:p>
    <w:p w14:paraId="7743195C" w14:textId="7AB75A70" w:rsidR="00D457F8" w:rsidRDefault="00D457F8" w:rsidP="00D457F8"/>
    <w:p w14:paraId="5E2414E2" w14:textId="77777777" w:rsidR="00A92284" w:rsidRDefault="00A92284" w:rsidP="00A92284">
      <w:r>
        <w:t xml:space="preserve">On 9/10/2020 10:45 PM, </w:t>
      </w:r>
      <w:proofErr w:type="spellStart"/>
      <w:r>
        <w:t>dave</w:t>
      </w:r>
      <w:proofErr w:type="spellEnd"/>
      <w:r>
        <w:t xml:space="preserve"> </w:t>
      </w:r>
      <w:proofErr w:type="spellStart"/>
      <w:r>
        <w:t>walden</w:t>
      </w:r>
      <w:proofErr w:type="spellEnd"/>
      <w:r>
        <w:t xml:space="preserve"> wrote:</w:t>
      </w:r>
    </w:p>
    <w:p w14:paraId="63CCD9D3" w14:textId="10DA11F1" w:rsidR="00A92284" w:rsidRDefault="00A92284" w:rsidP="00A92284">
      <w:r>
        <w:t>&gt; But the library of subroutines seems to have been important to Whirlwind.</w:t>
      </w:r>
    </w:p>
    <w:p w14:paraId="671569F4" w14:textId="18EEF809" w:rsidR="00A92284" w:rsidRDefault="00A92284" w:rsidP="00A92284">
      <w:r>
        <w:t>&gt; The reference to something on Whirlwind by N. Daggett is by the husband, I believe of Margorie Daggett who I interviewed by phone in about 2011 regarding her role in CTSS.  Wait a minute -- as I think about it some more, Norm was in my group at MIT Lincoln Lab when I was there in 1964-1967. Nice to think about him again.</w:t>
      </w:r>
    </w:p>
    <w:p w14:paraId="22AE2E90" w14:textId="451CEFCF" w:rsidR="00A92284" w:rsidRDefault="00A92284" w:rsidP="00A92284"/>
    <w:p w14:paraId="0228BA6F" w14:textId="1A88F241" w:rsidR="00BD7034" w:rsidRDefault="00BD7034" w:rsidP="00A92284">
      <w:r>
        <w:t>---------------------------------</w:t>
      </w:r>
    </w:p>
    <w:p w14:paraId="462A47A6" w14:textId="5F0B734F" w:rsidR="00BD7034" w:rsidRDefault="00BD7034" w:rsidP="00A92284"/>
    <w:p w14:paraId="5FB0E403" w14:textId="77777777" w:rsidR="00BD7034" w:rsidRDefault="00BD7034" w:rsidP="00BD7034">
      <w:r>
        <w:t>On 9/17/2020 5:29 AM, David Walden wrote:</w:t>
      </w:r>
    </w:p>
    <w:p w14:paraId="55538CE4" w14:textId="60EA9D51" w:rsidR="00BD7034" w:rsidRDefault="00BD7034" w:rsidP="00BD7034">
      <w:r>
        <w:t>&gt; Did I send you a quote from Jack Dennis about his perhaps creating the first symbolic DDT or some such thing on TX-0 or WW -- don't remember which?</w:t>
      </w:r>
    </w:p>
    <w:p w14:paraId="7E6F943F" w14:textId="77777777" w:rsidR="00540FFF" w:rsidRDefault="00540FFF" w:rsidP="00540FFF">
      <w:r>
        <w:t xml:space="preserve">On 9/17/2020 12:13 PM, David </w:t>
      </w:r>
      <w:proofErr w:type="spellStart"/>
      <w:r>
        <w:t>Hemmendinger</w:t>
      </w:r>
      <w:proofErr w:type="spellEnd"/>
      <w:r>
        <w:t xml:space="preserve"> wrote:</w:t>
      </w:r>
    </w:p>
    <w:p w14:paraId="5804EEBA" w14:textId="5DA9D2CF" w:rsidR="00540FFF" w:rsidRDefault="00540FFF" w:rsidP="00540FFF">
      <w:r>
        <w:t>&gt; I thought so, but can't find it.  Ed Thelen's PDP-1 page says that he wrote one called FLIT for the TX-0.</w:t>
      </w:r>
    </w:p>
    <w:p w14:paraId="23A22297" w14:textId="16CB670C" w:rsidR="00540FFF" w:rsidRDefault="00540FFF" w:rsidP="00540FFF">
      <w:r>
        <w:t xml:space="preserve">&gt; </w:t>
      </w:r>
      <w:r>
        <w:tab/>
        <w:t>David</w:t>
      </w:r>
    </w:p>
    <w:p w14:paraId="436006EF" w14:textId="143CF6D4" w:rsidR="00540FFF" w:rsidRDefault="00540FFF" w:rsidP="00BD7034"/>
    <w:p w14:paraId="01D5D0BA" w14:textId="77777777" w:rsidR="00540FFF" w:rsidRDefault="00540FFF" w:rsidP="00BD7034"/>
    <w:p w14:paraId="35399984" w14:textId="12C261B0" w:rsidR="00A92284" w:rsidRDefault="00A92284" w:rsidP="00A92284">
      <w:r>
        <w:t>--------------------------------</w:t>
      </w:r>
    </w:p>
    <w:p w14:paraId="7293CE63" w14:textId="77777777" w:rsidR="00A92284" w:rsidRDefault="00A92284" w:rsidP="00A92284"/>
    <w:p w14:paraId="0F1746B2" w14:textId="1FED8D9C" w:rsidR="00426373" w:rsidRDefault="00426373" w:rsidP="00A92284">
      <w:pPr>
        <w:pStyle w:val="Heading4"/>
      </w:pPr>
      <w:r>
        <w:t>What should CS be Called?</w:t>
      </w:r>
    </w:p>
    <w:p w14:paraId="775E51CA" w14:textId="7874B475" w:rsidR="00426373" w:rsidRDefault="00426373" w:rsidP="00426373"/>
    <w:p w14:paraId="6F74A35C" w14:textId="77777777" w:rsidR="001C3D23" w:rsidRDefault="001C3D23" w:rsidP="001C3D23">
      <w:r>
        <w:t>On September 14, 2020, at 8:47 PM, Guy Fedorkow &lt;guy.fedorkow@gmail.com&gt; wrote:</w:t>
      </w:r>
    </w:p>
    <w:p w14:paraId="68ABFF6C" w14:textId="77777777" w:rsidR="001C3D23" w:rsidRDefault="001C3D23" w:rsidP="001C3D23"/>
    <w:p w14:paraId="2972CDF1" w14:textId="77777777" w:rsidR="001C3D23" w:rsidRDefault="001C3D23" w:rsidP="001C3D23">
      <w:r>
        <w:t>hi Dave, David,</w:t>
      </w:r>
    </w:p>
    <w:p w14:paraId="46400B9F" w14:textId="1819577A" w:rsidR="001C3D23" w:rsidRDefault="001C3D23" w:rsidP="001C3D23">
      <w:r>
        <w:t xml:space="preserve">   I've read a bit more on Comprehensive System.  The tool clearly offers a synthetic instruction set with double precision and some other stuff.</w:t>
      </w:r>
    </w:p>
    <w:p w14:paraId="3E578BEB" w14:textId="1ADD011F" w:rsidR="001C3D23" w:rsidRDefault="001C3D23" w:rsidP="001C3D23">
      <w:r>
        <w:t xml:space="preserve">   It appears to work by inserting a subroutine call for each user-visible instruction, but other than that, acting like an assembler.</w:t>
      </w:r>
    </w:p>
    <w:p w14:paraId="037C7E95" w14:textId="02C27A07" w:rsidR="001C3D23" w:rsidRDefault="001C3D23" w:rsidP="001C3D23">
      <w:r>
        <w:t xml:space="preserve">   I can't think of a modern tool that operates like that.  It's not a compiler, because the source code and the object code </w:t>
      </w:r>
      <w:proofErr w:type="gramStart"/>
      <w:r>
        <w:t>is</w:t>
      </w:r>
      <w:proofErr w:type="gramEnd"/>
      <w:r>
        <w:t xml:space="preserve"> one-for-one, i.e., each line of source code results on one 'operation'.  I think that's where I somehow picked up the term macro-assembler, although as you say, that's not it either, as the user can't define the macros.</w:t>
      </w:r>
    </w:p>
    <w:p w14:paraId="10079CA6" w14:textId="3F9D8C7D" w:rsidR="001C3D23" w:rsidRDefault="001C3D23" w:rsidP="001C3D23">
      <w:r>
        <w:t xml:space="preserve">   And I am still surprised at the performance degradation they were willing to accept -- milliseconds per instruction...  No wonder Backus sniffed that CS didn't have much impact on Fortran...</w:t>
      </w:r>
    </w:p>
    <w:p w14:paraId="2549DC00" w14:textId="77777777" w:rsidR="001C3D23" w:rsidRDefault="001C3D23" w:rsidP="001C3D23">
      <w:r>
        <w:t xml:space="preserve">   Do you know what the tool should be called?</w:t>
      </w:r>
    </w:p>
    <w:p w14:paraId="4721B5AD" w14:textId="77777777" w:rsidR="001C3D23" w:rsidRDefault="001C3D23" w:rsidP="001C3D23">
      <w:r>
        <w:t xml:space="preserve">   Thanks,</w:t>
      </w:r>
    </w:p>
    <w:p w14:paraId="13120F69" w14:textId="7343946C" w:rsidR="00426373" w:rsidRDefault="001C3D23" w:rsidP="001C3D23">
      <w:r>
        <w:t>/</w:t>
      </w:r>
      <w:proofErr w:type="gramStart"/>
      <w:r>
        <w:t>guy</w:t>
      </w:r>
      <w:proofErr w:type="gramEnd"/>
    </w:p>
    <w:p w14:paraId="36E5F0A2" w14:textId="77777777" w:rsidR="00426373" w:rsidRDefault="00426373" w:rsidP="00426373"/>
    <w:p w14:paraId="66AE2611" w14:textId="77777777" w:rsidR="00426373" w:rsidRDefault="00426373" w:rsidP="00426373">
      <w:r>
        <w:t xml:space="preserve">&gt; On September 15, 2020, at 8:43 PM, David </w:t>
      </w:r>
      <w:proofErr w:type="spellStart"/>
      <w:r>
        <w:t>Hemmendinger</w:t>
      </w:r>
      <w:proofErr w:type="spellEnd"/>
      <w:r>
        <w:t xml:space="preserve"> &lt;hemmendd@union.edu&gt; wrote:</w:t>
      </w:r>
    </w:p>
    <w:p w14:paraId="41F74E9D" w14:textId="77777777" w:rsidR="00426373" w:rsidRDefault="00426373" w:rsidP="00426373">
      <w:r>
        <w:lastRenderedPageBreak/>
        <w:t>&gt;</w:t>
      </w:r>
    </w:p>
    <w:p w14:paraId="478FC137" w14:textId="77777777" w:rsidR="00426373" w:rsidRDefault="00426373" w:rsidP="00426373">
      <w:r>
        <w:t>&gt; Guy,</w:t>
      </w:r>
    </w:p>
    <w:p w14:paraId="62C397A9" w14:textId="3FCB9E79" w:rsidR="00426373" w:rsidRDefault="00426373" w:rsidP="00426373">
      <w:r>
        <w:t xml:space="preserve">&gt; </w:t>
      </w:r>
      <w:r>
        <w:tab/>
        <w:t>Some more thoughts about the Comprehensive System.  Thanks to Dave for the link to a searchable copy of M-2539-2.</w:t>
      </w:r>
    </w:p>
    <w:p w14:paraId="271099D0" w14:textId="333BC756" w:rsidR="00426373" w:rsidRDefault="00426373" w:rsidP="00426373">
      <w:proofErr w:type="gramStart"/>
      <w:r>
        <w:t>&gt;  Sec.</w:t>
      </w:r>
      <w:proofErr w:type="gramEnd"/>
      <w:r>
        <w:t xml:space="preserve"> IX has a nice description of the CS as a virtual machine that WW implements.   It says that the relationship of the two machines is "a curious one", as </w:t>
      </w:r>
      <w:r w:rsidR="00950348">
        <w:t>both may</w:t>
      </w:r>
      <w:r>
        <w:t xml:space="preserve"> be used in one program, which can combine CS and WW instructions.  This is probably an early mention of a language as the instruction set of a virtual computer -- it would be interesting to know what other early systems were described that way.</w:t>
      </w:r>
    </w:p>
    <w:p w14:paraId="5AE857A3" w14:textId="5E90F2E5" w:rsidR="00426373" w:rsidRDefault="00426373" w:rsidP="00426373">
      <w:r>
        <w:t xml:space="preserve">&gt; </w:t>
      </w:r>
      <w:r>
        <w:tab/>
        <w:t xml:space="preserve">One of the main features of the CS is </w:t>
      </w:r>
      <w:proofErr w:type="gramStart"/>
      <w:r>
        <w:t>its</w:t>
      </w:r>
      <w:proofErr w:type="gramEnd"/>
      <w:r>
        <w:t xml:space="preserve"> providing 32-bit floating point arithmetic, implemented on a fixed-point machine.  What other early systems provided that convenience to programmers -- a large part of program design (planning) for fixed-point computers was scaling all computations appropriately?</w:t>
      </w:r>
    </w:p>
    <w:p w14:paraId="74573CE3" w14:textId="77777777" w:rsidR="00426373" w:rsidRDefault="00426373" w:rsidP="00426373">
      <w:r>
        <w:t xml:space="preserve">&gt; </w:t>
      </w:r>
      <w:r>
        <w:tab/>
        <w:t xml:space="preserve">I now don't fully understand what the CS means by an "interpretive subroutine".  I thought that it was an open routine; </w:t>
      </w:r>
      <w:proofErr w:type="spellStart"/>
      <w:r>
        <w:t>ie</w:t>
      </w:r>
      <w:proofErr w:type="spellEnd"/>
      <w:r>
        <w:t xml:space="preserve"> a macro expansion of a CS instruction.  I think that's the case for, e.g. the </w:t>
      </w:r>
      <w:proofErr w:type="spellStart"/>
      <w:r>
        <w:t>iad</w:t>
      </w:r>
      <w:proofErr w:type="spellEnd"/>
      <w:r>
        <w:t xml:space="preserve"> instruction described on XIII-10.  But XIII-5 seems to be about in interpretive subroutine that takes instructions or subroutine numbers as parameters -- it refers to a "higher order subroutine", and describes what looks like a routine that sets up a jump table of subroutines.</w:t>
      </w:r>
      <w:r>
        <w:tab/>
      </w:r>
    </w:p>
    <w:p w14:paraId="74996BF4" w14:textId="6EA4EA20" w:rsidR="00426373" w:rsidRDefault="00426373" w:rsidP="00426373">
      <w:r>
        <w:t>Independent of my uncertainty or confusion, I'd like to go back to the question of what to call the CS.  In at least some respects, it still seems like an expanded assembly language -- instructions -- starting with '</w:t>
      </w:r>
      <w:proofErr w:type="spellStart"/>
      <w:r>
        <w:t>i</w:t>
      </w:r>
      <w:proofErr w:type="spellEnd"/>
      <w:r>
        <w:t xml:space="preserve">' are interpreted by stored WW programs.  It isn't all that important if they are macros or closed routines.  Given that the CS instructions are still low-level, like assembler instructions, I think it's reasonable to say that the conversion program in sec XIV is like an assembler.  A compiler, by contrast, translates a higher-level language like Fortran (what was once called a "problem-oriented language") to machine code.  But that terminology wasn't clearly established at the time of WW, I think, and rather than try to decide what to call the CS program, I think it's better just to say in what respects it resembles an assembler and perhaps in what respects it resembles a compiler.  </w:t>
      </w:r>
    </w:p>
    <w:p w14:paraId="4A918645" w14:textId="77777777" w:rsidR="00426373" w:rsidRDefault="00426373" w:rsidP="00426373">
      <w:r>
        <w:t xml:space="preserve">Similarly, I don't think it's necessary to decide whether to call it a macro processor or not.  What matters is to say in what respects it does macro processing, by expanding predefined macros, and in what respects it doesn't -- no user-defined macros.  </w:t>
      </w:r>
    </w:p>
    <w:p w14:paraId="2767C5AB" w14:textId="4D4F319D" w:rsidR="00426373" w:rsidRDefault="00426373" w:rsidP="00426373">
      <w:r>
        <w:t>All this is subject to change as I understand more, or as someone else who understands more may change it.</w:t>
      </w:r>
    </w:p>
    <w:p w14:paraId="531703D7" w14:textId="2E2000FE" w:rsidR="00426373" w:rsidRDefault="00426373" w:rsidP="00426373">
      <w:r>
        <w:t xml:space="preserve">&gt; </w:t>
      </w:r>
      <w:r w:rsidR="003B153D">
        <w:t xml:space="preserve">  </w:t>
      </w:r>
      <w:r>
        <w:t>David</w:t>
      </w:r>
    </w:p>
    <w:p w14:paraId="303BD2EF" w14:textId="5B82427C" w:rsidR="00426373" w:rsidRDefault="00426373" w:rsidP="00426373"/>
    <w:p w14:paraId="113E37B9" w14:textId="77777777" w:rsidR="001C3D23" w:rsidRDefault="001C3D23" w:rsidP="001C3D23">
      <w:r>
        <w:t xml:space="preserve">On 9/16/2020 10:57 AM, David </w:t>
      </w:r>
      <w:proofErr w:type="spellStart"/>
      <w:r>
        <w:t>Hemmendinger</w:t>
      </w:r>
      <w:proofErr w:type="spellEnd"/>
      <w:r>
        <w:t xml:space="preserve"> wrote:</w:t>
      </w:r>
    </w:p>
    <w:p w14:paraId="1366A3E2" w14:textId="5083A862" w:rsidR="001C3D23" w:rsidRDefault="001C3D23" w:rsidP="001C3D23">
      <w:r>
        <w:t xml:space="preserve">&gt; </w:t>
      </w:r>
      <w:r>
        <w:tab/>
        <w:t>The CS example of where such interleaving is needed is instruction-modification (IX 2-3), specifically computing an address to be inserted into an instruction.  CS numbers are in floating-point format and it would be awkward to use them for this purpose, and so WW instructions that operate on integers are needed.</w:t>
      </w:r>
    </w:p>
    <w:p w14:paraId="2F3D7D91" w14:textId="63A9D982" w:rsidR="001C3D23" w:rsidRDefault="001C3D23" w:rsidP="001C3D23">
      <w:r>
        <w:t>&gt;</w:t>
      </w:r>
    </w:p>
    <w:p w14:paraId="40FEEEA3" w14:textId="77777777" w:rsidR="00426373" w:rsidRDefault="00426373" w:rsidP="00426373">
      <w:r>
        <w:t>On 9/16/2020 7:00 AM, David Walden wrote:</w:t>
      </w:r>
    </w:p>
    <w:p w14:paraId="0F15AB99" w14:textId="1761DDA2" w:rsidR="00426373" w:rsidRDefault="00426373" w:rsidP="00426373">
      <w:r>
        <w:t>Hi,</w:t>
      </w:r>
    </w:p>
    <w:p w14:paraId="4D64D1E4" w14:textId="2D377720" w:rsidR="00426373" w:rsidRDefault="00426373" w:rsidP="00426373">
      <w:r>
        <w:t xml:space="preserve"> It is not relevant to Guy's paper, but the interleaving of WW and CS code makes me think of </w:t>
      </w:r>
      <w:proofErr w:type="spellStart"/>
      <w:r>
        <w:t>TeX</w:t>
      </w:r>
      <w:proofErr w:type="spellEnd"/>
      <w:r>
        <w:t xml:space="preserve"> and LaTeX.  </w:t>
      </w:r>
      <w:proofErr w:type="spellStart"/>
      <w:r>
        <w:t>TeX</w:t>
      </w:r>
      <w:proofErr w:type="spellEnd"/>
      <w:r>
        <w:t xml:space="preserve"> is a virtual low level typesetting machine which is coded in Knuth's WEB language which is coded in Pascal. The </w:t>
      </w:r>
      <w:proofErr w:type="spellStart"/>
      <w:r>
        <w:t>TeX</w:t>
      </w:r>
      <w:proofErr w:type="spellEnd"/>
      <w:r>
        <w:t xml:space="preserve"> typesetting system has a macro definition capability.  LaTeX is a </w:t>
      </w:r>
      <w:proofErr w:type="gramStart"/>
      <w:r>
        <w:t>high level</w:t>
      </w:r>
      <w:proofErr w:type="gramEnd"/>
      <w:r>
        <w:t xml:space="preserve"> language for </w:t>
      </w:r>
      <w:proofErr w:type="spellStart"/>
      <w:r>
        <w:t>for</w:t>
      </w:r>
      <w:proofErr w:type="spellEnd"/>
      <w:r>
        <w:t xml:space="preserve"> composing documents implemented with </w:t>
      </w:r>
      <w:proofErr w:type="spellStart"/>
      <w:r>
        <w:t>TeX</w:t>
      </w:r>
      <w:proofErr w:type="spellEnd"/>
      <w:r>
        <w:t xml:space="preserve"> macro definitions and calls, and the LaTeX user can interleave low level TEX and </w:t>
      </w:r>
      <w:proofErr w:type="gramStart"/>
      <w:r>
        <w:t>high level</w:t>
      </w:r>
      <w:proofErr w:type="gramEnd"/>
      <w:r>
        <w:t xml:space="preserve"> LaTeX commands.</w:t>
      </w:r>
    </w:p>
    <w:p w14:paraId="68129D78" w14:textId="77777777" w:rsidR="00426373" w:rsidRPr="00426373" w:rsidRDefault="00426373" w:rsidP="00426373"/>
    <w:p w14:paraId="5AEBF867" w14:textId="3B9CF2B1" w:rsidR="00A92284" w:rsidRDefault="00A92284" w:rsidP="00A92284">
      <w:pPr>
        <w:pStyle w:val="Heading4"/>
      </w:pPr>
      <w:r>
        <w:lastRenderedPageBreak/>
        <w:t>Severo Ornstein</w:t>
      </w:r>
    </w:p>
    <w:p w14:paraId="5081489F" w14:textId="77777777" w:rsidR="00A92284" w:rsidRDefault="00A92284" w:rsidP="00A92284"/>
    <w:p w14:paraId="3E49ED3E" w14:textId="2B619DB5" w:rsidR="00A92284" w:rsidRDefault="00A92284" w:rsidP="00A92284">
      <w:r>
        <w:t>On 9/11/2020 8:51 PM, Guy Fedorkow wrote:</w:t>
      </w:r>
    </w:p>
    <w:p w14:paraId="351F2948" w14:textId="77777777" w:rsidR="00A92284" w:rsidRDefault="00A92284" w:rsidP="00A92284">
      <w:r>
        <w:t>&gt; hi Severo,</w:t>
      </w:r>
    </w:p>
    <w:p w14:paraId="077F8D1F" w14:textId="77777777" w:rsidR="00A92284" w:rsidRDefault="00A92284" w:rsidP="00A92284">
      <w:r>
        <w:t>&gt;   Sorry to hear you're living close enough to fire areas to have smoke in the air, although I understand that encompasses most of California these days...</w:t>
      </w:r>
    </w:p>
    <w:p w14:paraId="43558932" w14:textId="77777777" w:rsidR="00A92284" w:rsidRDefault="00A92284" w:rsidP="00A92284">
      <w:r>
        <w:t>&gt;</w:t>
      </w:r>
    </w:p>
    <w:p w14:paraId="437D2013" w14:textId="77777777" w:rsidR="00A92284" w:rsidRDefault="00A92284" w:rsidP="00A92284">
      <w:r>
        <w:t>&gt;   We've traded a couple of messages previously...  I've been working with an MIT curator and some CHM folks to recover what we can from the Whirlwind project at MIT, and I understand that while that wasn't your focus, you were in the neighborhood.</w:t>
      </w:r>
    </w:p>
    <w:p w14:paraId="32445BBC" w14:textId="77777777" w:rsidR="00A92284" w:rsidRDefault="00A92284" w:rsidP="00A92284">
      <w:r>
        <w:t>&gt;   I've been looking at how software was created in the day.  We have hundreds of reports showing that there were a lot of programmers working on all kinds of code for Whirlwind, and some of them even say what their objectives are.</w:t>
      </w:r>
    </w:p>
    <w:p w14:paraId="0380052E" w14:textId="77777777" w:rsidR="00A92284" w:rsidRDefault="00A92284" w:rsidP="00A92284">
      <w:r>
        <w:t>&gt;   But we've seen very few notes on how a program was designed, or how programmers explained to each other how their stuff worked.</w:t>
      </w:r>
    </w:p>
    <w:p w14:paraId="61536CEE" w14:textId="77777777" w:rsidR="00A92284" w:rsidRDefault="00A92284" w:rsidP="00A92284">
      <w:r>
        <w:t>&gt;   I did come across what I think you'd call a flow chart in the archive at the Computer History Museum, photo attached.  The drawing was among other items from the drafting department, and that made me wonder if flow charts might have been the primary mechanism for software design documentation.  If that's the case, I should stop searching reports and start searching the records of the drafting department!</w:t>
      </w:r>
    </w:p>
    <w:p w14:paraId="5886E1A4" w14:textId="77777777" w:rsidR="00A92284" w:rsidRDefault="00A92284" w:rsidP="00A92284">
      <w:r>
        <w:t>&gt;   The attached example seems to be a "converter", i.e., an assembler.  I haven't figured out yet whether I can match up this flow chart with one of the thousand paper tapes in the archive, but there are a few candidates.</w:t>
      </w:r>
    </w:p>
    <w:p w14:paraId="498B4218" w14:textId="77777777" w:rsidR="00A92284" w:rsidRDefault="00A92284" w:rsidP="00A92284">
      <w:r>
        <w:t>&gt;   Do you recall anything about how programmers worked out their designs at the time?</w:t>
      </w:r>
    </w:p>
    <w:p w14:paraId="2E298F56" w14:textId="49D6BAB8" w:rsidR="00A92284" w:rsidRDefault="00A92284" w:rsidP="00A92284">
      <w:r>
        <w:t>&gt;   Thanks!</w:t>
      </w:r>
    </w:p>
    <w:p w14:paraId="39F1E51E" w14:textId="0B6CA7D8" w:rsidR="00A92284" w:rsidRDefault="00A92284" w:rsidP="00A92284">
      <w:r>
        <w:t xml:space="preserve">&gt; /guy </w:t>
      </w:r>
      <w:proofErr w:type="spellStart"/>
      <w:r>
        <w:t>fedorkow</w:t>
      </w:r>
      <w:proofErr w:type="spellEnd"/>
    </w:p>
    <w:p w14:paraId="74D71A12" w14:textId="566578A7" w:rsidR="00A92284" w:rsidRDefault="00A92284" w:rsidP="00D457F8"/>
    <w:p w14:paraId="11A84B4F" w14:textId="77777777" w:rsidR="00AC32B7" w:rsidRDefault="00AC32B7" w:rsidP="00AC32B7"/>
    <w:p w14:paraId="005DC775" w14:textId="77777777" w:rsidR="00AC32B7" w:rsidRDefault="00AC32B7" w:rsidP="00AC32B7">
      <w:r>
        <w:t xml:space="preserve">On 9/11/2020 9:46 PM, </w:t>
      </w:r>
      <w:proofErr w:type="spellStart"/>
      <w:r>
        <w:t>severo</w:t>
      </w:r>
      <w:proofErr w:type="spellEnd"/>
      <w:r>
        <w:t xml:space="preserve"> </w:t>
      </w:r>
      <w:proofErr w:type="spellStart"/>
      <w:r>
        <w:t>ornstein</w:t>
      </w:r>
      <w:proofErr w:type="spellEnd"/>
      <w:r>
        <w:t xml:space="preserve"> wrote:</w:t>
      </w:r>
    </w:p>
    <w:p w14:paraId="28B977FF" w14:textId="77777777" w:rsidR="00AC32B7" w:rsidRDefault="00AC32B7" w:rsidP="00AC32B7">
      <w:r>
        <w:t>&gt; Hi Guy,</w:t>
      </w:r>
    </w:p>
    <w:p w14:paraId="6E3D36B8" w14:textId="77777777" w:rsidR="00AC32B7" w:rsidRDefault="00AC32B7" w:rsidP="00AC32B7">
      <w:r>
        <w:t>&gt;</w:t>
      </w:r>
    </w:p>
    <w:p w14:paraId="3D692B34" w14:textId="77777777" w:rsidR="00AC32B7" w:rsidRDefault="00AC32B7" w:rsidP="00AC32B7">
      <w:r>
        <w:t xml:space="preserve">&gt; Forgive the absent-mindedness of a </w:t>
      </w:r>
      <w:proofErr w:type="spellStart"/>
      <w:r>
        <w:t>nonagenerian</w:t>
      </w:r>
      <w:proofErr w:type="spellEnd"/>
      <w:r>
        <w:t xml:space="preserve">. I was pretty sure I recognized your name, but beyond that </w:t>
      </w:r>
      <w:proofErr w:type="gramStart"/>
      <w:r>
        <w:t>. . . .</w:t>
      </w:r>
      <w:proofErr w:type="gramEnd"/>
      <w:r>
        <w:t xml:space="preserve"> ?</w:t>
      </w:r>
    </w:p>
    <w:p w14:paraId="712487B1" w14:textId="77777777" w:rsidR="00AC32B7" w:rsidRDefault="00AC32B7" w:rsidP="00AC32B7">
      <w:r>
        <w:t xml:space="preserve">&gt; </w:t>
      </w:r>
      <w:proofErr w:type="gramStart"/>
      <w:r>
        <w:t>Yes</w:t>
      </w:r>
      <w:proofErr w:type="gramEnd"/>
      <w:r>
        <w:t xml:space="preserve"> the fires have certainly been disconcerting and we very nearly had to evacuate, but ultimately (if there is such a thing!) didn’t. So far. We have good AC where we’re living so the smoke hasn’t been a problem, although it has caused some stunning solar effects.</w:t>
      </w:r>
    </w:p>
    <w:p w14:paraId="5BBBDEFD" w14:textId="77777777" w:rsidR="00AC32B7" w:rsidRDefault="00AC32B7" w:rsidP="00AC32B7">
      <w:r>
        <w:t xml:space="preserve">&gt; Although I was introduced to computers (by Howard Briscoe, now deceased) who taught a Whirlwind programming course at the Barta Building, I myself was never a Whirlwind programmer. Nor do I know of anyone still above the turf who was. Howie helped me learn to write some simple illustrative machine language programs (e.g. a sorting program) but we wrote those on random sheets of lined paper using absolute addresses. I learned to use flow charts, also sketched on random sheets, to clarify my mental process as I worked toward building code. The habit remained with me for life. </w:t>
      </w:r>
    </w:p>
    <w:p w14:paraId="6488B32A" w14:textId="77777777" w:rsidR="00AC32B7" w:rsidRDefault="00AC32B7" w:rsidP="00AC32B7">
      <w:r>
        <w:t xml:space="preserve">&gt; When I got to Lincoln and began writing code for XD-1 and later the 700 series of IBM machines, we were still writing code, machine-instruction by machine-instruction. We used pre-formatted coding sheets that were subdivided into op-code and stereotyped symbolic addresses that we preassigned to program locations. Again, I used flow charts to clarify my thinking. I don’t recall using them to document a finished program, but then, there are many things I don’t remember or remember incorrectly. </w:t>
      </w:r>
    </w:p>
    <w:p w14:paraId="35233D09" w14:textId="77777777" w:rsidR="00AC32B7" w:rsidRDefault="00AC32B7" w:rsidP="00AC32B7">
      <w:r>
        <w:lastRenderedPageBreak/>
        <w:t>&gt; Often when I worked at home my walls would be covered by flow charts and coding sheets so that I could see the whole picture of what I was doing. We utilized a simple assembly program that converted our symbolic cards to binary cards. Normal turn around during debugging was many hours, but if we found a simple flaw that could be easily corrected, on occasion I’ve actually hand re-punched a binary card — or even pasted bits back into binary cards!! — for a hurried rerun!  The tools were unbelievably primitive and cumbersome by today’s standards. But there are plenty of people still around who had similar experiences and can validate and/or correct my memory.</w:t>
      </w:r>
    </w:p>
    <w:p w14:paraId="46C51AC8" w14:textId="3823C5EE" w:rsidR="00AC32B7" w:rsidRDefault="00AC32B7" w:rsidP="00AC32B7">
      <w:r>
        <w:t>&gt; Sorry not to be more helpful. If you have further questions, I’m happy to try to help.</w:t>
      </w:r>
    </w:p>
    <w:p w14:paraId="4DCDE4D4" w14:textId="77777777" w:rsidR="00AC32B7" w:rsidRDefault="00AC32B7" w:rsidP="00AC32B7">
      <w:r>
        <w:t>&gt; Ciao,</w:t>
      </w:r>
    </w:p>
    <w:p w14:paraId="4E7405FD" w14:textId="37B3940B" w:rsidR="00AC32B7" w:rsidRDefault="00AC32B7" w:rsidP="00AC32B7">
      <w:r>
        <w:t xml:space="preserve">&gt; </w:t>
      </w:r>
      <w:r w:rsidR="0056504A">
        <w:t xml:space="preserve">  </w:t>
      </w:r>
      <w:r>
        <w:t xml:space="preserve">Severo </w:t>
      </w:r>
    </w:p>
    <w:p w14:paraId="11D225E9" w14:textId="71560F58" w:rsidR="00AC32B7" w:rsidRDefault="00AC32B7" w:rsidP="00AC32B7"/>
    <w:p w14:paraId="3516D3D5" w14:textId="77777777" w:rsidR="0056504A" w:rsidRDefault="0056504A" w:rsidP="0056504A">
      <w:r>
        <w:t>&gt;&gt; On Sep 12, 2020, at 6:12 PM, Guy Fedorkow &lt;guy.fedorkow@gmail.com&gt; wrote:</w:t>
      </w:r>
    </w:p>
    <w:p w14:paraId="12B16FE5" w14:textId="77777777" w:rsidR="0056504A" w:rsidRDefault="0056504A" w:rsidP="0056504A">
      <w:r>
        <w:t>&gt;&gt; hi Severo,</w:t>
      </w:r>
    </w:p>
    <w:p w14:paraId="3C1E501A" w14:textId="77777777" w:rsidR="0056504A" w:rsidRDefault="0056504A" w:rsidP="0056504A">
      <w:r>
        <w:t xml:space="preserve">&gt;&gt;   Thanks very much!  I'd see Howie Briscoe a occasionally back in the day at </w:t>
      </w:r>
      <w:proofErr w:type="spellStart"/>
      <w:r>
        <w:t>bbn</w:t>
      </w:r>
      <w:proofErr w:type="spellEnd"/>
      <w:r>
        <w:t>, although at the time I wouldn't have known what a Whirlwind was.  Such is life.</w:t>
      </w:r>
    </w:p>
    <w:p w14:paraId="71F3B9DA" w14:textId="77777777" w:rsidR="0056504A" w:rsidRDefault="0056504A" w:rsidP="0056504A">
      <w:r>
        <w:t xml:space="preserve">&gt;&gt;   The thing that puzzles me is that we haven't found any documents on how programs worked.  Most programmers will admit that even they can't recall how their own code works six months after writing it. Flow charts seem like the obvious way to understand code as you're doing </w:t>
      </w:r>
      <w:proofErr w:type="gramStart"/>
      <w:r>
        <w:t>it,</w:t>
      </w:r>
      <w:proofErr w:type="gramEnd"/>
      <w:r>
        <w:t xml:space="preserve"> it seems odd that they weren't filed to help the next guy figure out what the heck the code was trying to do.</w:t>
      </w:r>
    </w:p>
    <w:p w14:paraId="3017E576" w14:textId="77777777" w:rsidR="0056504A" w:rsidRDefault="0056504A" w:rsidP="0056504A">
      <w:r>
        <w:t>&gt;&gt;   Do you recall what you would have done if you'd been asked to fix a bug or add a feature to a program someone else had written, maybe even not recently?</w:t>
      </w:r>
    </w:p>
    <w:p w14:paraId="3EB64CC3" w14:textId="77777777" w:rsidR="0056504A" w:rsidRDefault="0056504A" w:rsidP="0056504A">
      <w:r>
        <w:t>&gt;&gt;   I've been told that Whirlwind programmers could be a bit territorial about Their Code, so maybe they religiously fixed their own bugs.  But even so, people move around, change jobs, forget stuff, etc.</w:t>
      </w:r>
    </w:p>
    <w:p w14:paraId="72ABB858" w14:textId="77777777" w:rsidR="0056504A" w:rsidRDefault="0056504A" w:rsidP="0056504A">
      <w:r>
        <w:t>&gt;&gt;   Myself, I recall learning to write assembler code, PL/1 and early C code, but by that time, "good" programmers knew that source code had to be commented extensively, and the tools had improved substantially...</w:t>
      </w:r>
    </w:p>
    <w:p w14:paraId="40CBEA33" w14:textId="77777777" w:rsidR="0056504A" w:rsidRDefault="0056504A" w:rsidP="0056504A">
      <w:r>
        <w:t>&gt;&gt;   This was all a long time ago, and it really is hard to recall what things were like...</w:t>
      </w:r>
    </w:p>
    <w:p w14:paraId="7EE0DF06" w14:textId="77777777" w:rsidR="0056504A" w:rsidRDefault="0056504A" w:rsidP="0056504A">
      <w:r>
        <w:t>&gt;&gt;   But thanks for giving it a try!</w:t>
      </w:r>
    </w:p>
    <w:p w14:paraId="13D8DD3F" w14:textId="77777777" w:rsidR="0056504A" w:rsidRDefault="0056504A" w:rsidP="0056504A">
      <w:r>
        <w:t>&gt;&gt; /guy</w:t>
      </w:r>
    </w:p>
    <w:p w14:paraId="589DB432" w14:textId="77777777" w:rsidR="0056504A" w:rsidRDefault="0056504A" w:rsidP="00AC32B7"/>
    <w:p w14:paraId="2083DBD9" w14:textId="77777777" w:rsidR="0056504A" w:rsidRDefault="0056504A" w:rsidP="0056504A">
      <w:r>
        <w:t xml:space="preserve">On 9/13/2020 3:05 PM, </w:t>
      </w:r>
      <w:proofErr w:type="spellStart"/>
      <w:r>
        <w:t>severo</w:t>
      </w:r>
      <w:proofErr w:type="spellEnd"/>
      <w:r>
        <w:t xml:space="preserve"> </w:t>
      </w:r>
      <w:proofErr w:type="spellStart"/>
      <w:r>
        <w:t>ornstein</w:t>
      </w:r>
      <w:proofErr w:type="spellEnd"/>
      <w:r>
        <w:t xml:space="preserve"> wrote:</w:t>
      </w:r>
    </w:p>
    <w:p w14:paraId="7D95D17F" w14:textId="77777777" w:rsidR="0056504A" w:rsidRDefault="0056504A" w:rsidP="0056504A">
      <w:r>
        <w:t>&gt; Your question demonstrates how difficult it is to understand what things were like in an epoch other than one’s own. Back in Whirlwind days people didn’t “move around and change jobs” as they do today. There was no demand for programmers — most people had no idea what programming might be. The programs had no family of “users” other than the writer and close associates.  Nor were there that many Whirlwind programmers. I suspect that most found their way, like Howie, to Lincoln Lab. In that setting, most wouldn’t think of trying to deal with another’s program, so there was little use for documentation. And of course there were no tools to help.</w:t>
      </w:r>
    </w:p>
    <w:p w14:paraId="58EC9E2E" w14:textId="77777777" w:rsidR="0056504A" w:rsidRDefault="0056504A" w:rsidP="0056504A">
      <w:r>
        <w:t xml:space="preserve">&gt; If I’d been asked to heal someone else’s program bug, I’d have tried hard to turn up the originator before digging into the code. Because memory was so tight, programs were compressed and every sort of cleverness was used — making the code more inscrutable. If you ever get a chance to look at the book describing the EDSAC, look at the input routine. It was the first program I unraveled and it was diabolically clever. As I recall it was </w:t>
      </w:r>
      <w:proofErr w:type="spellStart"/>
      <w:r>
        <w:t>self masticating</w:t>
      </w:r>
      <w:proofErr w:type="spellEnd"/>
      <w:r>
        <w:t xml:space="preserve"> and in the course of running changed not only addresses but actual Op codes!!! </w:t>
      </w:r>
    </w:p>
    <w:p w14:paraId="462EED07" w14:textId="77777777" w:rsidR="0056504A" w:rsidRDefault="0056504A" w:rsidP="0056504A">
      <w:r>
        <w:t>&gt; I’ve got two friends who are pals from Lincoln Lab days:</w:t>
      </w:r>
    </w:p>
    <w:p w14:paraId="1502C2E9" w14:textId="253C739B" w:rsidR="0056504A" w:rsidRDefault="0056504A" w:rsidP="0056504A">
      <w:r>
        <w:t xml:space="preserve">&gt;   Tom </w:t>
      </w:r>
      <w:proofErr w:type="gramStart"/>
      <w:r>
        <w:t>Stockebrand  (</w:t>
      </w:r>
      <w:proofErr w:type="gramEnd"/>
      <w:r>
        <w:t>941) 538-8460</w:t>
      </w:r>
    </w:p>
    <w:p w14:paraId="25FC229D" w14:textId="7963F66D" w:rsidR="0056504A" w:rsidRDefault="0056504A" w:rsidP="0056504A">
      <w:r>
        <w:t>&gt;   Les Earnest</w:t>
      </w:r>
      <w:r>
        <w:tab/>
        <w:t>650-941-3984</w:t>
      </w:r>
    </w:p>
    <w:p w14:paraId="2F3548E8" w14:textId="77777777" w:rsidR="0056504A" w:rsidRDefault="0056504A" w:rsidP="0056504A">
      <w:r>
        <w:lastRenderedPageBreak/>
        <w:t>&gt; I suspect you’ll find their experience is like mine — slightly too young to have been Whirlwind programmers, first experience at Lincoln. But they’ll be happy to fill you with stories of “the old days.” Tom has some corkers!</w:t>
      </w:r>
    </w:p>
    <w:p w14:paraId="2C2E40AB" w14:textId="77777777" w:rsidR="0056504A" w:rsidRDefault="0056504A" w:rsidP="0056504A">
      <w:r>
        <w:t>&gt; Good luck,</w:t>
      </w:r>
    </w:p>
    <w:p w14:paraId="407EA8E6" w14:textId="77777777" w:rsidR="0056504A" w:rsidRDefault="0056504A" w:rsidP="0056504A">
      <w:r>
        <w:t>&gt; S.</w:t>
      </w:r>
    </w:p>
    <w:p w14:paraId="69C025AF" w14:textId="77777777" w:rsidR="0056504A" w:rsidRDefault="0056504A" w:rsidP="00AC32B7"/>
    <w:p w14:paraId="0DD274EA" w14:textId="44418FEF" w:rsidR="00AC32B7" w:rsidRDefault="00B45CA8" w:rsidP="00B45CA8">
      <w:pPr>
        <w:pStyle w:val="Heading2"/>
      </w:pPr>
      <w:bookmarkStart w:id="171" w:name="_Toc193914437"/>
      <w:r>
        <w:t>Software Change Management</w:t>
      </w:r>
      <w:bookmarkEnd w:id="171"/>
      <w:r>
        <w:t xml:space="preserve"> </w:t>
      </w:r>
    </w:p>
    <w:p w14:paraId="223B9520" w14:textId="62D4A32C" w:rsidR="00B45CA8" w:rsidRDefault="00B45CA8" w:rsidP="00D457F8"/>
    <w:p w14:paraId="55CF4306" w14:textId="77777777" w:rsidR="00B45CA8" w:rsidRDefault="00B45CA8" w:rsidP="00B45CA8">
      <w:r>
        <w:t>-------- Forwarded Message --------</w:t>
      </w:r>
    </w:p>
    <w:p w14:paraId="0B4B26D5" w14:textId="77777777" w:rsidR="00B45CA8" w:rsidRDefault="00B45CA8" w:rsidP="00B45CA8">
      <w:r>
        <w:t xml:space="preserve">Subject: </w:t>
      </w:r>
      <w:r>
        <w:tab/>
        <w:t>software change control</w:t>
      </w:r>
    </w:p>
    <w:p w14:paraId="5D1D7133" w14:textId="77777777" w:rsidR="00B45CA8" w:rsidRDefault="00B45CA8" w:rsidP="00B45CA8">
      <w:r>
        <w:t xml:space="preserve">Date: </w:t>
      </w:r>
      <w:r>
        <w:tab/>
        <w:t>Fri, 19 Feb 2021 16:26:15 -0500</w:t>
      </w:r>
    </w:p>
    <w:p w14:paraId="4D8C97BB" w14:textId="77777777" w:rsidR="00B45CA8" w:rsidRDefault="00B45CA8" w:rsidP="00B45CA8">
      <w:r>
        <w:t xml:space="preserve">From: </w:t>
      </w:r>
      <w:r>
        <w:tab/>
        <w:t>Guy Fedorkow &lt;fedorkow@mit.edu&gt;</w:t>
      </w:r>
    </w:p>
    <w:p w14:paraId="25A5B17C" w14:textId="77777777" w:rsidR="00B45CA8" w:rsidRDefault="00B45CA8" w:rsidP="00B45CA8">
      <w:r>
        <w:t xml:space="preserve">To: </w:t>
      </w:r>
      <w:r>
        <w:tab/>
        <w:t>Deborah Douglas &lt;ddouglas@mit.edu&gt;</w:t>
      </w:r>
    </w:p>
    <w:p w14:paraId="0D7715E5" w14:textId="77777777" w:rsidR="00B45CA8" w:rsidRDefault="00B45CA8" w:rsidP="00B45CA8"/>
    <w:p w14:paraId="2C8FB853" w14:textId="77777777" w:rsidR="00B45CA8" w:rsidRDefault="00B45CA8" w:rsidP="00B45CA8">
      <w:r>
        <w:t>hi Debbie,</w:t>
      </w:r>
    </w:p>
    <w:p w14:paraId="209F2298" w14:textId="77777777" w:rsidR="00B45CA8" w:rsidRDefault="00B45CA8" w:rsidP="00B45CA8">
      <w:r>
        <w:t xml:space="preserve">  Since we talked about software change control this morning, let me try your patience with my own experiences...  Apologies for a long message...</w:t>
      </w:r>
    </w:p>
    <w:p w14:paraId="13FEDDEA" w14:textId="77777777" w:rsidR="00B45CA8" w:rsidRDefault="00B45CA8" w:rsidP="00B45CA8"/>
    <w:p w14:paraId="3394126E" w14:textId="77777777" w:rsidR="00B45CA8" w:rsidRDefault="00B45CA8" w:rsidP="00B45CA8">
      <w:r>
        <w:t xml:space="preserve">  I think you've hit on an interesting distinction between Whirlwind and the AGC.  They're totally different eras of software development.  At the bottom, the assembly-language code isn't that different, but the scope of the program and its organization sure is.</w:t>
      </w:r>
    </w:p>
    <w:p w14:paraId="5293D72F" w14:textId="77777777" w:rsidR="00B45CA8" w:rsidRDefault="00B45CA8" w:rsidP="00B45CA8"/>
    <w:p w14:paraId="0CB2FC05" w14:textId="77777777" w:rsidR="00B45CA8" w:rsidRDefault="00B45CA8" w:rsidP="00B45CA8">
      <w:r>
        <w:t xml:space="preserve">  Whirlwind fits the "black arts" lone practitioner model.  </w:t>
      </w:r>
      <w:proofErr w:type="spellStart"/>
      <w:r>
        <w:t>WhenJay</w:t>
      </w:r>
      <w:proofErr w:type="spellEnd"/>
      <w:r>
        <w:t xml:space="preserve"> wanted to try out a new software idea, he didn't fill in a form, he went to Charlie Adams' office and they talked over what he wanted. Blackboards and equations most likely were involved, </w:t>
      </w:r>
      <w:proofErr w:type="spellStart"/>
      <w:r>
        <w:t>'cause</w:t>
      </w:r>
      <w:proofErr w:type="spellEnd"/>
      <w:r>
        <w:t xml:space="preserve"> that was their nature.</w:t>
      </w:r>
    </w:p>
    <w:p w14:paraId="497B0C68" w14:textId="77777777" w:rsidR="00B45CA8" w:rsidRDefault="00B45CA8" w:rsidP="00B45CA8">
      <w:r>
        <w:t xml:space="preserve">  And if David Israel discovered a comprehensive system bug while trying to get track-and-scan version 29 working, he didn't fill in a form either, he pounded down the hall and gave Adams a lecture on how this was the third time this month, and he wasn't going to take it </w:t>
      </w:r>
      <w:proofErr w:type="spellStart"/>
      <w:r>
        <w:t>any more</w:t>
      </w:r>
      <w:proofErr w:type="spellEnd"/>
      <w:r>
        <w:t>.</w:t>
      </w:r>
    </w:p>
    <w:p w14:paraId="1097BB4A" w14:textId="77777777" w:rsidR="00B45CA8" w:rsidRDefault="00B45CA8" w:rsidP="00B45CA8">
      <w:r>
        <w:t xml:space="preserve">  When Adams had a new version of the Comprehensive system, if he remembered, he'd publish an M-series memo outlining the change, and hope his phone didn't ring too much.</w:t>
      </w:r>
    </w:p>
    <w:p w14:paraId="27F8C0A1" w14:textId="77777777" w:rsidR="00B45CA8" w:rsidRDefault="00B45CA8" w:rsidP="00B45CA8">
      <w:r>
        <w:t xml:space="preserve">  You get the drill.</w:t>
      </w:r>
    </w:p>
    <w:p w14:paraId="0D02A38D" w14:textId="77777777" w:rsidR="00B45CA8" w:rsidRDefault="00B45CA8" w:rsidP="00B45CA8"/>
    <w:p w14:paraId="39492181" w14:textId="77777777" w:rsidR="00B45CA8" w:rsidRDefault="00B45CA8" w:rsidP="00B45CA8">
      <w:r>
        <w:t xml:space="preserve">  AGC was too big for that, and would have had to employ industrial-strength techniques.  When they started a new phase of the software (e.g. 'landing'), indeed, I'm sure that Bratten and Klump and Eyles would have holed up in an office with a giant pot of coffee and sketched out the plan, tried to identify the constraints, tried to define inputs and outputs, searched for fatal flaws, etc. By the end, Eyles would say "ok boss, I got it" and go back to his desk to solve his puzzle.</w:t>
      </w:r>
    </w:p>
    <w:p w14:paraId="45971E11" w14:textId="77777777" w:rsidR="00B45CA8" w:rsidRDefault="00B45CA8" w:rsidP="00B45CA8">
      <w:r>
        <w:t xml:space="preserve">  He'd work on his own for a while (I </w:t>
      </w:r>
      <w:proofErr w:type="spellStart"/>
      <w:r>
        <w:t>dunno</w:t>
      </w:r>
      <w:proofErr w:type="spellEnd"/>
      <w:r>
        <w:t>, maybe weeks) until he thought he had some code that was working in a limited simulation. Then the hard work starts.  He gets in line with who knows how many other programmers to insert his new chunk of code into the overall AGC software build, much of which he'd depend on, little of which he'd have more than a passing acquaintance.  If the participants in the coffee pot session knew enough and were perceptive enough, the new module would slip perfectly into the slot that had been left for it.  Unicorns and Rainbows would rule the earth.</w:t>
      </w:r>
    </w:p>
    <w:p w14:paraId="51694199" w14:textId="77777777" w:rsidR="00B45CA8" w:rsidRDefault="00B45CA8" w:rsidP="00B45CA8">
      <w:r>
        <w:t xml:space="preserve">  More likely, each module would work on its own, but when plugged together with the new one, one of the old ones would stop working, sometimes in very mysterious ways.  If the failure is obvious enough, whoever is in charge of assembling the system would spot the failure, see who'd added the last module, </w:t>
      </w:r>
      <w:r>
        <w:lastRenderedPageBreak/>
        <w:t>say "oh, it's that Eyles guy again", pull his module back out, send it back to him with a nasty note.  At that point, I think there would still be unicorns frolicking, but the rainbows had probably faded.  But life was still ok.</w:t>
      </w:r>
    </w:p>
    <w:p w14:paraId="4E06791A" w14:textId="77777777" w:rsidR="00B45CA8" w:rsidRDefault="00B45CA8" w:rsidP="00B45CA8"/>
    <w:p w14:paraId="6960B136" w14:textId="77777777" w:rsidR="00B45CA8" w:rsidRDefault="00B45CA8" w:rsidP="00B45CA8">
      <w:r>
        <w:t xml:space="preserve">  The hard case when the failure shows up a month later after 100 other programmers have added their work.  The Test Master might try to blame the most recent 99 programmers before he even got to Eyles.  And Eyles would say, hand on heart, "oh I didn't change anything in the boost phase logic".  Then the inquisition comes out.  After considerable finger pointing, it is determined that Eyles returned a result to the next module in line that wasn't quite right, but the next module didn't actually use the result, it just passed it to someone else, assuming it was right (e.g. "but you said you wanted the distance in feet, not meters!") and so on until hours/days/weeks later when someone finally uses the result and keels over.</w:t>
      </w:r>
    </w:p>
    <w:p w14:paraId="3D7B4B7F" w14:textId="77777777" w:rsidR="00B45CA8" w:rsidRDefault="00B45CA8" w:rsidP="00B45CA8">
      <w:r>
        <w:t xml:space="preserve">  Months may have passed.  There might be thousands of changes in the code base by the time the so-called root cause is determined, the changes put in by hundreds of programmers who only vaguely know of </w:t>
      </w:r>
      <w:proofErr w:type="spellStart"/>
      <w:r>
        <w:t>each others</w:t>
      </w:r>
      <w:proofErr w:type="spellEnd"/>
      <w:r>
        <w:t xml:space="preserve"> existence.</w:t>
      </w:r>
    </w:p>
    <w:p w14:paraId="3E0C09AC" w14:textId="77777777" w:rsidR="00B45CA8" w:rsidRDefault="00B45CA8" w:rsidP="00B45CA8"/>
    <w:p w14:paraId="6EDBF0B6" w14:textId="77777777" w:rsidR="00B45CA8" w:rsidRDefault="00B45CA8" w:rsidP="00B45CA8">
      <w:r>
        <w:t xml:space="preserve">  The obvious answer:  Fill in a form!  If the test guy finds a bug, file a bug report saying what the bug is, how to make it happen, what version of code is involved, etc.  If a manager hears that an astronaut wants a number shown on the DSKY without a decimal point, said manager can file an Engineering Change Request, detailing what he/she thinks should change.  Then when the programmer does the task, he/she can issue an Engineering Change Notification, in which he does his best to explain what was changed and why.</w:t>
      </w:r>
    </w:p>
    <w:p w14:paraId="06AE5F2C" w14:textId="77777777" w:rsidR="00B45CA8" w:rsidRDefault="00B45CA8" w:rsidP="00B45CA8"/>
    <w:p w14:paraId="6A85C192" w14:textId="77777777" w:rsidR="00B45CA8" w:rsidRDefault="00B45CA8" w:rsidP="00B45CA8">
      <w:r>
        <w:t xml:space="preserve">  All of these forms then cycle through approval loops.  They might have forgotten to ask a different astronaut, who would say "get rid of that decimal point?  You're nuts!  We need that, or we won't be able to do &lt;whatever&gt;".  A manager might say, yes, we could do that, but it would set us back a week to rebuild that code, are you sure it's important?  Or "well, all the other numbers have decimal points, so yes, we could get rid of that one, but we'd have to special-case the generic digit routine, and there's a good chance [judgement call] that will break something else; are you sure it matters?".  If yes, it could trigger a rewrite of a module, which could cascade to others modules.  All because back in the Digit Display coffee pot meeting a year ago it hadn't occurred to anyone that some numbers might need decimal points and others not.</w:t>
      </w:r>
    </w:p>
    <w:p w14:paraId="285FECC9" w14:textId="77777777" w:rsidR="00B45CA8" w:rsidRDefault="00B45CA8" w:rsidP="00B45CA8">
      <w:r>
        <w:t xml:space="preserve">  [IMHO, this is where software architects earn their paycheck, even if they never write a line of code.  And it is really hard to do well]</w:t>
      </w:r>
    </w:p>
    <w:p w14:paraId="030BA055" w14:textId="77777777" w:rsidR="00B45CA8" w:rsidRDefault="00B45CA8" w:rsidP="00B45CA8"/>
    <w:p w14:paraId="70129107" w14:textId="77777777" w:rsidR="00B45CA8" w:rsidRDefault="00B45CA8" w:rsidP="00B45CA8">
      <w:r>
        <w:t xml:space="preserve">  The approval loop extends to, e.g., test guys, who need to know there's an intended change they should watch for, as well as to turn up the gain on their collateral-damage-detection sixth-sense.  And the documentation people need to know, </w:t>
      </w:r>
      <w:proofErr w:type="spellStart"/>
      <w:r>
        <w:t>etc</w:t>
      </w:r>
      <w:proofErr w:type="spellEnd"/>
      <w:r>
        <w:t>, etc.</w:t>
      </w:r>
    </w:p>
    <w:p w14:paraId="1352A392" w14:textId="77777777" w:rsidR="00B45CA8" w:rsidRDefault="00B45CA8" w:rsidP="00B45CA8"/>
    <w:p w14:paraId="6459E357" w14:textId="77777777" w:rsidR="00B45CA8" w:rsidRDefault="00B45CA8" w:rsidP="00B45CA8">
      <w:r>
        <w:t xml:space="preserve">  We still do this same process today.</w:t>
      </w:r>
    </w:p>
    <w:p w14:paraId="67736F7F" w14:textId="77777777" w:rsidR="00B45CA8" w:rsidRDefault="00B45CA8" w:rsidP="00B45CA8">
      <w:r>
        <w:t xml:space="preserve">  Juniper uses a tool called 'gnats' for tracking bugs (https://www.gnu.org/software/gnats/).  It's a database linked into the code-management repository, and implements the approval loop. </w:t>
      </w:r>
      <w:proofErr w:type="gramStart"/>
      <w:r>
        <w:t>So</w:t>
      </w:r>
      <w:proofErr w:type="gramEnd"/>
      <w:r>
        <w:t xml:space="preserve"> you can't check in a change to the code base without having either a bug number or a feature request number, and whatever your alleged fix for the problem, the bug tracker keeps a record of exactly which lines of code you changed.</w:t>
      </w:r>
    </w:p>
    <w:p w14:paraId="528954BF" w14:textId="77777777" w:rsidR="00B45CA8" w:rsidRDefault="00B45CA8" w:rsidP="00B45CA8"/>
    <w:p w14:paraId="7984F5A8" w14:textId="77777777" w:rsidR="00B45CA8" w:rsidRDefault="00B45CA8" w:rsidP="00B45CA8">
      <w:r>
        <w:t xml:space="preserve"> Anyone can submit a bug.  It usually gets "assigned" to the manager closest to the observed symptom.  That may launch an acrimonious game of Bug Ping Pong.  The manager has to look at the bug, and decide if it might actually be his.  If so, he/she assigns it to one of the team members, and with luck, they'll agree and fix it.  If not, the manager *should* say why not, and send it to another team that's probably </w:t>
      </w:r>
      <w:r>
        <w:lastRenderedPageBreak/>
        <w:t>closer to the source.  The receiving party may disagree and punt it back.  Ultimately, the guy who submitted the bug 'should' sign off on the resolution.</w:t>
      </w:r>
    </w:p>
    <w:p w14:paraId="7CD118CD" w14:textId="77777777" w:rsidR="00B45CA8" w:rsidRDefault="00B45CA8" w:rsidP="00B45CA8">
      <w:r>
        <w:t xml:space="preserve">  All of these discussions are logged as part of the "audit trail" for the bug.  Ultimately it might get escalated to a manager senior enough to arbitrate a decision on ownership and make it stick.  Not good; you don't want to be on the wrong end of that kind of action.</w:t>
      </w:r>
    </w:p>
    <w:p w14:paraId="7CB16A87" w14:textId="77777777" w:rsidR="00B45CA8" w:rsidRDefault="00B45CA8" w:rsidP="00B45CA8">
      <w:r>
        <w:t xml:space="preserve">  Programmers typically hate this stuff; they figure it turns them into form-filling automatons, when each one knows in his or her heart that given the freedom, they could write perfectly good code, unlike all the other programmers in the project/team/company/world.</w:t>
      </w:r>
    </w:p>
    <w:p w14:paraId="3D50B933" w14:textId="77777777" w:rsidR="00B45CA8" w:rsidRDefault="00B45CA8" w:rsidP="00B45CA8">
      <w:r>
        <w:t xml:space="preserve">  I'm not sure how many bugs are in the bug tracking system.  I think there have been a couple million tracked since the company was founded, but I don't know how many are "open" at the moment. Probably tens of thousands.  If you find statistics for AGC, let me know, I'll see if I can find and release the numbers for JNPR.</w:t>
      </w:r>
    </w:p>
    <w:p w14:paraId="5CDDB29E" w14:textId="77777777" w:rsidR="00B45CA8" w:rsidRDefault="00B45CA8" w:rsidP="00B45CA8"/>
    <w:p w14:paraId="401A301D" w14:textId="77777777" w:rsidR="00B45CA8" w:rsidRDefault="00B45CA8" w:rsidP="00B45CA8">
      <w:r>
        <w:t xml:space="preserve">  For AGC, I think Margaret may have been the ultimate authority to dispatch bugs and approve the fixes.  The ones that had an impact outside the AGC software (e.g., "We think the radar unit should point the other way") would have to be escalated to a more political sphere where semi-autonomous organizations would have to cooperate on reaching consensus.  Juniper is half-way in between.  It's now too big to have one Margaret Hamilton (his name was Pradeep Sindhu), so disagreements over who should fix what can be much harder to resolve.</w:t>
      </w:r>
    </w:p>
    <w:p w14:paraId="47B4A4C6" w14:textId="77777777" w:rsidR="00B45CA8" w:rsidRDefault="00B45CA8" w:rsidP="00B45CA8"/>
    <w:p w14:paraId="78220A68" w14:textId="77777777" w:rsidR="00B45CA8" w:rsidRDefault="00B45CA8" w:rsidP="00B45CA8">
      <w:r>
        <w:t xml:space="preserve">  Anyways, to close this ramble...</w:t>
      </w:r>
    </w:p>
    <w:p w14:paraId="4CF626C0" w14:textId="77777777" w:rsidR="00B45CA8" w:rsidRDefault="00B45CA8" w:rsidP="00B45CA8">
      <w:r>
        <w:t xml:space="preserve">  I don't know the real context of Ken Olsen's Soviet Union comment, but I would guess that the leader in the SAGE Program Management Office would have given a Mona Lisa smile and said "And that, my dear </w:t>
      </w:r>
      <w:proofErr w:type="spellStart"/>
      <w:r>
        <w:t>Mr</w:t>
      </w:r>
      <w:proofErr w:type="spellEnd"/>
      <w:r>
        <w:t xml:space="preserve"> Olsen, is why IBM is in charge of this work, not you".  I assume </w:t>
      </w:r>
      <w:proofErr w:type="spellStart"/>
      <w:r>
        <w:t>Mr</w:t>
      </w:r>
      <w:proofErr w:type="spellEnd"/>
      <w:r>
        <w:t xml:space="preserve"> Olsen came to appreciate the need for engineering change management later in his career.</w:t>
      </w:r>
    </w:p>
    <w:p w14:paraId="1A396E0B" w14:textId="77777777" w:rsidR="00B45CA8" w:rsidRDefault="00B45CA8" w:rsidP="00B45CA8"/>
    <w:p w14:paraId="283F4AC1" w14:textId="77777777" w:rsidR="00B45CA8" w:rsidRDefault="00B45CA8" w:rsidP="00B45CA8">
      <w:r>
        <w:t xml:space="preserve">  In fact, I suppose the case has been made (by Dr </w:t>
      </w:r>
      <w:proofErr w:type="spellStart"/>
      <w:r>
        <w:t>Ensmenger</w:t>
      </w:r>
      <w:proofErr w:type="spellEnd"/>
      <w:r>
        <w:t xml:space="preserve"> and others) that SAGE _was_ the turning point between hacker-style programming and industrial programming, however imperfect it was.</w:t>
      </w:r>
    </w:p>
    <w:p w14:paraId="1F238EC7" w14:textId="77777777" w:rsidR="00B45CA8" w:rsidRDefault="00B45CA8" w:rsidP="00B45CA8"/>
    <w:p w14:paraId="322938C4" w14:textId="77777777" w:rsidR="00B45CA8" w:rsidRDefault="00B45CA8" w:rsidP="00B45CA8">
      <w:r>
        <w:t xml:space="preserve">  But wow, if there's some way to demonstrate the huge leap forward in change management as shown in the AGC compared to Whirlwind, that might be </w:t>
      </w:r>
      <w:proofErr w:type="spellStart"/>
      <w:r>
        <w:t>kinda</w:t>
      </w:r>
      <w:proofErr w:type="spellEnd"/>
      <w:r>
        <w:t xml:space="preserve"> cool.  It's still an under-appreciated art. Especially by students in engineering schools (although common use of GitHub may be changing that).</w:t>
      </w:r>
    </w:p>
    <w:p w14:paraId="72739430" w14:textId="77777777" w:rsidR="00B45CA8" w:rsidRDefault="00B45CA8" w:rsidP="00B45CA8"/>
    <w:p w14:paraId="5708DF3C" w14:textId="77777777" w:rsidR="00B45CA8" w:rsidRDefault="00B45CA8" w:rsidP="00B45CA8"/>
    <w:p w14:paraId="0A68ECEC" w14:textId="77777777" w:rsidR="00B45CA8" w:rsidRDefault="00B45CA8" w:rsidP="00B45CA8">
      <w:r>
        <w:t>For a modern view of software change management, (I have not read this in detail, but) see</w:t>
      </w:r>
    </w:p>
    <w:p w14:paraId="7655D154" w14:textId="77777777" w:rsidR="00B45CA8" w:rsidRDefault="00B45CA8" w:rsidP="00B45CA8">
      <w:r>
        <w:t>https://en.wikipedia.org/wiki/Change_management_(engineering)</w:t>
      </w:r>
    </w:p>
    <w:p w14:paraId="554C7B2D" w14:textId="77777777" w:rsidR="00B45CA8" w:rsidRDefault="00B45CA8" w:rsidP="00B45CA8"/>
    <w:p w14:paraId="721E4A55" w14:textId="77777777" w:rsidR="00B45CA8" w:rsidRDefault="00B45CA8" w:rsidP="00B45CA8">
      <w:r>
        <w:t>/</w:t>
      </w:r>
      <w:proofErr w:type="gramStart"/>
      <w:r>
        <w:t>guy</w:t>
      </w:r>
      <w:proofErr w:type="gramEnd"/>
    </w:p>
    <w:p w14:paraId="1284B1D1" w14:textId="77777777" w:rsidR="00B45CA8" w:rsidRPr="00D457F8" w:rsidRDefault="00B45CA8" w:rsidP="00D457F8"/>
    <w:p w14:paraId="694BDD0A" w14:textId="763B8A9B" w:rsidR="00206C79" w:rsidRDefault="00206C79" w:rsidP="008D28F5">
      <w:pPr>
        <w:pStyle w:val="Heading1"/>
      </w:pPr>
      <w:bookmarkStart w:id="172" w:name="_Toc193914438"/>
      <w:r>
        <w:t>Sources for Individual Programs</w:t>
      </w:r>
      <w:bookmarkEnd w:id="172"/>
    </w:p>
    <w:p w14:paraId="6DEEB199" w14:textId="1224EF49" w:rsidR="003F5E87" w:rsidRDefault="003F5E87" w:rsidP="00206C79">
      <w:pPr>
        <w:pStyle w:val="Heading2"/>
      </w:pPr>
      <w:bookmarkStart w:id="173" w:name="_Toc193914439"/>
      <w:r>
        <w:t>Track-While-Scan</w:t>
      </w:r>
      <w:bookmarkEnd w:id="173"/>
    </w:p>
    <w:p w14:paraId="2DFC8904" w14:textId="20978F81" w:rsidR="003F5E87" w:rsidRDefault="003F5E87" w:rsidP="003F5E87">
      <w:r>
        <w:t>The topic of radar tracking became a fixation for the Whirlwind team in the early 1950’s, as the focus shifted to air defense.</w:t>
      </w:r>
    </w:p>
    <w:p w14:paraId="71690C1F" w14:textId="210154F6" w:rsidR="003F5E87" w:rsidRDefault="003F5E87" w:rsidP="003F5E87">
      <w:r>
        <w:t>David Israel was the Track-and-Scan Guru.</w:t>
      </w:r>
    </w:p>
    <w:p w14:paraId="4B2513CB" w14:textId="597020B9" w:rsidR="003F5E87" w:rsidRDefault="003F5E87" w:rsidP="003F5E87">
      <w:r>
        <w:lastRenderedPageBreak/>
        <w:t>Document M-1343 describes the first try at Track-and-Scan using the 1950 instruction set with jury-rigged light gun and displays, hooked in through commandeered Flip Flop Registers.  The document is quite exhaustive, with a description of the problem, the mathematics, a flow chart and the code itself, as well as a walk-through of how the code works.  (Not that this makes it like a total breeze to figure out</w:t>
      </w:r>
      <w:proofErr w:type="gramStart"/>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roofErr w:type="gramEnd"/>
      <w:r>
        <w:t>)</w:t>
      </w:r>
    </w:p>
    <w:p w14:paraId="598E3DD2" w14:textId="77777777" w:rsidR="003F5E87" w:rsidRDefault="003F5E87" w:rsidP="003F5E87"/>
    <w:p w14:paraId="3D9C011F" w14:textId="5A6BD947" w:rsidR="003F5E87" w:rsidRDefault="003F5E87" w:rsidP="003F5E87">
      <w:r>
        <w:t>I think the purpose of this initial program is to:</w:t>
      </w:r>
    </w:p>
    <w:p w14:paraId="24E3DB94" w14:textId="70A7C12E" w:rsidR="003F5E87" w:rsidRDefault="003F5E87" w:rsidP="001411E6">
      <w:pPr>
        <w:pStyle w:val="ListParagraph"/>
        <w:numPr>
          <w:ilvl w:val="0"/>
          <w:numId w:val="37"/>
        </w:numPr>
        <w:spacing w:before="80" w:after="60"/>
      </w:pPr>
      <w:r>
        <w:t>Read radar data</w:t>
      </w:r>
      <w:r w:rsidR="00DF10A2">
        <w:t xml:space="preserve"> from a ‘modem’ connected to Hanscom AFB</w:t>
      </w:r>
      <w:r>
        <w:t>.</w:t>
      </w:r>
    </w:p>
    <w:p w14:paraId="546B8406" w14:textId="783CD30F" w:rsidR="003F5E87" w:rsidRDefault="003F5E87" w:rsidP="001411E6">
      <w:pPr>
        <w:pStyle w:val="ListParagraph"/>
        <w:numPr>
          <w:ilvl w:val="0"/>
          <w:numId w:val="37"/>
        </w:numPr>
        <w:spacing w:before="80" w:after="60"/>
      </w:pPr>
      <w:r>
        <w:t>Ignore some degree of clutter.</w:t>
      </w:r>
    </w:p>
    <w:p w14:paraId="3BB4AA0E" w14:textId="77777777" w:rsidR="003F5E87" w:rsidRDefault="003F5E87" w:rsidP="001411E6">
      <w:pPr>
        <w:pStyle w:val="ListParagraph"/>
        <w:numPr>
          <w:ilvl w:val="0"/>
          <w:numId w:val="37"/>
        </w:numPr>
        <w:spacing w:before="80" w:after="60"/>
      </w:pPr>
      <w:r>
        <w:t xml:space="preserve">Maybe display several aircraft, but </w:t>
      </w:r>
      <w:proofErr w:type="gramStart"/>
      <w:r>
        <w:t>Track</w:t>
      </w:r>
      <w:proofErr w:type="gramEnd"/>
      <w:r>
        <w:t xml:space="preserve"> two aircraft</w:t>
      </w:r>
    </w:p>
    <w:p w14:paraId="1CECA6B1" w14:textId="77777777" w:rsidR="003F5E87" w:rsidRDefault="003F5E87" w:rsidP="001411E6">
      <w:pPr>
        <w:pStyle w:val="ListParagraph"/>
        <w:numPr>
          <w:ilvl w:val="0"/>
          <w:numId w:val="37"/>
        </w:numPr>
        <w:spacing w:before="80" w:after="60"/>
      </w:pPr>
      <w:r>
        <w:t>Allow the operator to designate one as Target, the other as Intercept</w:t>
      </w:r>
    </w:p>
    <w:p w14:paraId="3DC39258" w14:textId="77777777" w:rsidR="003F5E87" w:rsidRDefault="003F5E87" w:rsidP="001411E6">
      <w:pPr>
        <w:pStyle w:val="ListParagraph"/>
        <w:numPr>
          <w:ilvl w:val="0"/>
          <w:numId w:val="37"/>
        </w:numPr>
        <w:spacing w:before="80" w:after="60"/>
      </w:pPr>
      <w:r>
        <w:t>Compute a heading to direct the Intercept to intersect with the Target</w:t>
      </w:r>
    </w:p>
    <w:p w14:paraId="12D1FCBC" w14:textId="075188E5" w:rsidR="003F5E87" w:rsidRDefault="003F5E87" w:rsidP="001411E6">
      <w:pPr>
        <w:pStyle w:val="ListParagraph"/>
        <w:numPr>
          <w:ilvl w:val="0"/>
          <w:numId w:val="37"/>
        </w:numPr>
        <w:spacing w:before="80" w:after="60"/>
      </w:pPr>
      <w:r>
        <w:t xml:space="preserve">Display the Heading in </w:t>
      </w:r>
      <w:r w:rsidR="00DF10A2">
        <w:t>lights in the</w:t>
      </w:r>
      <w:r>
        <w:t xml:space="preserve"> FF register.</w:t>
      </w:r>
    </w:p>
    <w:p w14:paraId="11D62D3D" w14:textId="0CD3C49E" w:rsidR="003F5E87" w:rsidRDefault="003F5E87" w:rsidP="003F5E87">
      <w:r>
        <w:t>See Program Notes for status of recovery.</w:t>
      </w:r>
    </w:p>
    <w:p w14:paraId="314FB8CB" w14:textId="5A711F4F" w:rsidR="003F5E87" w:rsidRDefault="003F5E87" w:rsidP="003F5E87"/>
    <w:p w14:paraId="40CAF231" w14:textId="4772B28B" w:rsidR="003F5E87" w:rsidRDefault="003F5E87" w:rsidP="003F5E87">
      <w:r>
        <w:t>There was a lot more published on this topic, but not much yet that seems to have been preserved in the MITRE collection.</w:t>
      </w:r>
    </w:p>
    <w:p w14:paraId="16385737" w14:textId="6AB47607" w:rsidR="003F5E87" w:rsidRDefault="003F5E87" w:rsidP="003F5E87">
      <w:r>
        <w:t>The biweekly M-2183, May 22, 1963 lists:</w:t>
      </w:r>
    </w:p>
    <w:p w14:paraId="7E2FC0F1" w14:textId="1FE18329" w:rsidR="003F5E87" w:rsidRPr="003F5E87" w:rsidRDefault="003F5E87" w:rsidP="001411E6">
      <w:pPr>
        <w:pStyle w:val="ListParagraph"/>
        <w:numPr>
          <w:ilvl w:val="0"/>
          <w:numId w:val="38"/>
        </w:numPr>
        <w:rPr>
          <w:rFonts w:ascii="Special Elite" w:hAnsi="Special Elite"/>
        </w:rPr>
      </w:pPr>
      <w:r w:rsidRPr="003F5E87">
        <w:rPr>
          <w:rFonts w:ascii="Special Elite" w:hAnsi="Special Elite"/>
        </w:rPr>
        <w:t>M-2154, "Allocation of Indicator Light Registers," has been issued. This memo discusses the interconnections and proposed uses of indicator lights for the Track-while-Scan (TWS) functions in the 1953 Cape Cod System.</w:t>
      </w:r>
    </w:p>
    <w:p w14:paraId="5935AF38" w14:textId="129A5055" w:rsidR="003F5E87" w:rsidRPr="003F5E87" w:rsidRDefault="003F5E87" w:rsidP="001411E6">
      <w:pPr>
        <w:pStyle w:val="ListParagraph"/>
        <w:numPr>
          <w:ilvl w:val="0"/>
          <w:numId w:val="38"/>
        </w:numPr>
        <w:rPr>
          <w:rFonts w:ascii="Special Elite" w:hAnsi="Special Elite"/>
        </w:rPr>
      </w:pPr>
      <w:r w:rsidRPr="003F5E87">
        <w:rPr>
          <w:rFonts w:ascii="Special Elite" w:hAnsi="Special Elite"/>
        </w:rPr>
        <w:t>M-2182, "Track-while-Scan Subprograms," has been typed and is in the print room. This memo briefly outlines the 8 major categories of subprograms for carrying out the TWS function.</w:t>
      </w:r>
    </w:p>
    <w:p w14:paraId="721EDD8C" w14:textId="1C33EDF4" w:rsidR="003F5E87" w:rsidRDefault="00741596" w:rsidP="001411E6">
      <w:pPr>
        <w:pStyle w:val="ListParagraph"/>
        <w:numPr>
          <w:ilvl w:val="0"/>
          <w:numId w:val="38"/>
        </w:numPr>
      </w:pPr>
      <w:r w:rsidRPr="00741596">
        <w:t xml:space="preserve">M-2233   </w:t>
      </w:r>
      <w:proofErr w:type="gramStart"/>
      <w:r w:rsidRPr="00741596">
        <w:t>Track  Trouble</w:t>
      </w:r>
      <w:proofErr w:type="gramEnd"/>
      <w:r w:rsidRPr="00741596">
        <w:t xml:space="preserve">  Detection</w:t>
      </w:r>
    </w:p>
    <w:p w14:paraId="0F3C728D" w14:textId="054346EB" w:rsidR="00741596" w:rsidRDefault="00741596" w:rsidP="001411E6">
      <w:pPr>
        <w:pStyle w:val="ListParagraph"/>
        <w:numPr>
          <w:ilvl w:val="0"/>
          <w:numId w:val="38"/>
        </w:numPr>
      </w:pPr>
      <w:r w:rsidRPr="00741596">
        <w:t>M-2</w:t>
      </w:r>
      <w:r>
        <w:t>451</w:t>
      </w:r>
      <w:r w:rsidRPr="00741596">
        <w:t>, "Use of Light Guns for Non-Track-While-Scan Positions,"</w:t>
      </w:r>
    </w:p>
    <w:p w14:paraId="62DEFBA5" w14:textId="010459AD" w:rsidR="003F5E87" w:rsidRDefault="003F5E87" w:rsidP="003F5E87"/>
    <w:p w14:paraId="1EF0ED15" w14:textId="65103BF5" w:rsidR="00741596" w:rsidRDefault="00741596" w:rsidP="003F5E87">
      <w:r>
        <w:t>We do have M-2431 Secret Supplement to the Division 6 Biweekly, Sep 25, 1953</w:t>
      </w:r>
      <w:r w:rsidR="00981F63">
        <w:t>, although all it says is that they’re talking to Boeing about integrating BOMARC missile interceptors</w:t>
      </w:r>
      <w:r w:rsidR="00885908">
        <w:t xml:space="preserve"> into Cape Cod</w:t>
      </w:r>
      <w:r w:rsidR="00981F63">
        <w:t>.</w:t>
      </w:r>
    </w:p>
    <w:p w14:paraId="6EBF7CE5" w14:textId="3FD4FF2A" w:rsidR="00981F63" w:rsidRDefault="00981F63" w:rsidP="003F5E87"/>
    <w:p w14:paraId="694DC3C0" w14:textId="5D86395C" w:rsidR="000335C6" w:rsidRDefault="000335C6" w:rsidP="003F5E87">
      <w:r>
        <w:t>Note the Lincoln Labs report M24-33, published April 1954</w:t>
      </w:r>
    </w:p>
    <w:p w14:paraId="17D9DA6A" w14:textId="015364A1" w:rsidR="000335C6" w:rsidRDefault="000335C6" w:rsidP="003F5E87">
      <w:r w:rsidRPr="000335C6">
        <w:t>M24-33_Some_Results_on_the_Transmission_of_Pulses_Over_Telephone_Lines_Apr54.pdf</w:t>
      </w:r>
    </w:p>
    <w:p w14:paraId="77481EAB" w14:textId="77777777" w:rsidR="000335C6" w:rsidRDefault="000335C6" w:rsidP="003F5E87"/>
    <w:p w14:paraId="148BDBB9" w14:textId="10B48C6B" w:rsidR="003F5E87" w:rsidRDefault="004F116C" w:rsidP="004F116C">
      <w:pPr>
        <w:pStyle w:val="Heading3"/>
      </w:pPr>
      <w:bookmarkStart w:id="174" w:name="_Toc193914440"/>
      <w:r>
        <w:t>Context for Track-and-Scan</w:t>
      </w:r>
      <w:bookmarkEnd w:id="174"/>
    </w:p>
    <w:p w14:paraId="797B8FF4" w14:textId="1C3F5CFA" w:rsidR="004F116C" w:rsidRDefault="004F116C" w:rsidP="003F5E87">
      <w:r w:rsidRPr="00FF4960">
        <w:t xml:space="preserve">This work was </w:t>
      </w:r>
      <w:r w:rsidR="00FF4960" w:rsidRPr="00FF4960">
        <w:t>carried out by ADSEC at the same time as</w:t>
      </w:r>
      <w:r w:rsidRPr="00FF4960">
        <w:t xml:space="preserve"> Project Charles.</w:t>
      </w:r>
    </w:p>
    <w:p w14:paraId="45DEA967" w14:textId="17085A86" w:rsidR="004D0710" w:rsidRPr="00FF4960" w:rsidRDefault="004D0710" w:rsidP="003F5E87">
      <w:r>
        <w:t xml:space="preserve">See timeline notes in </w:t>
      </w:r>
      <w:r w:rsidRPr="004D0710">
        <w:t>Whirlwind-Timeline</w:t>
      </w:r>
      <w:r>
        <w:t>.xlsx</w:t>
      </w:r>
    </w:p>
    <w:p w14:paraId="7BBE4AE8" w14:textId="754DA063" w:rsidR="004F116C" w:rsidRDefault="004F116C" w:rsidP="003F5E87">
      <w:r>
        <w:t xml:space="preserve">Redmond and Smith </w:t>
      </w:r>
      <w:proofErr w:type="spellStart"/>
      <w:r>
        <w:t>pg</w:t>
      </w:r>
      <w:proofErr w:type="spellEnd"/>
      <w:r>
        <w:t xml:space="preserve"> 193 says that on April 20, 1951, the program demonstrated three successful interceptions of one aircraft by one interceptor.  </w:t>
      </w:r>
      <w:r w:rsidR="00EB31FC">
        <w:t>F</w:t>
      </w:r>
      <w:r>
        <w:t xml:space="preserve">ootnote </w:t>
      </w:r>
      <w:r w:rsidR="00EB31FC">
        <w:t>34 quotes several sources, none of which I can find (yet).</w:t>
      </w:r>
    </w:p>
    <w:p w14:paraId="7CD051D7" w14:textId="1EC9BBE9" w:rsidR="00EB31FC" w:rsidRDefault="00EB31FC" w:rsidP="003F5E87">
      <w:r w:rsidRPr="00EB31FC">
        <w:rPr>
          <w:noProof/>
        </w:rPr>
        <w:lastRenderedPageBreak/>
        <w:drawing>
          <wp:inline distT="0" distB="0" distL="0" distR="0" wp14:anchorId="3C3AA88B" wp14:editId="3D226392">
            <wp:extent cx="5105400" cy="3085603"/>
            <wp:effectExtent l="0" t="0" r="0" b="635"/>
            <wp:docPr id="50" name="Picture 50" descr="A close-up of a docu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lose-up of a document&#10;&#10;Description automatically generated with medium confidence"/>
                    <pic:cNvPicPr/>
                  </pic:nvPicPr>
                  <pic:blipFill>
                    <a:blip r:embed="rId291"/>
                    <a:stretch>
                      <a:fillRect/>
                    </a:stretch>
                  </pic:blipFill>
                  <pic:spPr>
                    <a:xfrm>
                      <a:off x="0" y="0"/>
                      <a:ext cx="5116637" cy="3092394"/>
                    </a:xfrm>
                    <a:prstGeom prst="rect">
                      <a:avLst/>
                    </a:prstGeom>
                  </pic:spPr>
                </pic:pic>
              </a:graphicData>
            </a:graphic>
          </wp:inline>
        </w:drawing>
      </w:r>
    </w:p>
    <w:p w14:paraId="7DFB36CD" w14:textId="3E0EEA8E" w:rsidR="004F116C" w:rsidRDefault="004F116C" w:rsidP="003F5E87"/>
    <w:p w14:paraId="5D491556" w14:textId="77777777" w:rsidR="00EB31FC" w:rsidRDefault="00EB31FC" w:rsidP="003F5E87"/>
    <w:p w14:paraId="057D741D" w14:textId="5F58174D" w:rsidR="009B46E4" w:rsidRDefault="009B46E4" w:rsidP="009B46E4">
      <w:pPr>
        <w:pStyle w:val="Heading3"/>
      </w:pPr>
      <w:r>
        <w:t>Project 6673 Biweekly Reports</w:t>
      </w:r>
    </w:p>
    <w:p w14:paraId="1F6648AB" w14:textId="77777777" w:rsidR="009B46E4" w:rsidRDefault="009B46E4" w:rsidP="003F5E87"/>
    <w:tbl>
      <w:tblPr>
        <w:tblStyle w:val="TableGrid"/>
        <w:tblW w:w="0" w:type="auto"/>
        <w:tblLook w:val="04A0" w:firstRow="1" w:lastRow="0" w:firstColumn="1" w:lastColumn="0" w:noHBand="0" w:noVBand="1"/>
      </w:tblPr>
      <w:tblGrid>
        <w:gridCol w:w="2385"/>
        <w:gridCol w:w="1217"/>
        <w:gridCol w:w="5748"/>
      </w:tblGrid>
      <w:tr w:rsidR="00EA3620" w14:paraId="5BF7BDE5" w14:textId="77777777" w:rsidTr="004C0564">
        <w:trPr>
          <w:cantSplit/>
        </w:trPr>
        <w:tc>
          <w:tcPr>
            <w:tcW w:w="2385" w:type="dxa"/>
          </w:tcPr>
          <w:p w14:paraId="48D45307" w14:textId="4ED503E0" w:rsidR="00EA3620" w:rsidRDefault="00EA3620" w:rsidP="003F5E87">
            <w:r>
              <w:t>File and date</w:t>
            </w:r>
          </w:p>
        </w:tc>
        <w:tc>
          <w:tcPr>
            <w:tcW w:w="1217" w:type="dxa"/>
          </w:tcPr>
          <w:p w14:paraId="52B926D2" w14:textId="1ABE414E" w:rsidR="00EA3620" w:rsidRDefault="00EA3620" w:rsidP="003F5E87">
            <w:r>
              <w:t>Lead Author</w:t>
            </w:r>
          </w:p>
        </w:tc>
        <w:tc>
          <w:tcPr>
            <w:tcW w:w="5748" w:type="dxa"/>
          </w:tcPr>
          <w:p w14:paraId="14820B49" w14:textId="2B4CEFF5" w:rsidR="00EA3620" w:rsidRDefault="00EA3620" w:rsidP="003F5E87">
            <w:r>
              <w:t>Notes</w:t>
            </w:r>
          </w:p>
        </w:tc>
      </w:tr>
      <w:tr w:rsidR="00EA3620" w14:paraId="058C1B61" w14:textId="77777777" w:rsidTr="004C0564">
        <w:trPr>
          <w:cantSplit/>
        </w:trPr>
        <w:tc>
          <w:tcPr>
            <w:tcW w:w="2385" w:type="dxa"/>
          </w:tcPr>
          <w:p w14:paraId="4A3CD3E1" w14:textId="552D4B8B" w:rsidR="00EA3620" w:rsidRDefault="00EA3620" w:rsidP="003F5E87">
            <w:r w:rsidRPr="00311887">
              <w:t>A_42_2_19471211.pdf</w:t>
            </w:r>
          </w:p>
        </w:tc>
        <w:tc>
          <w:tcPr>
            <w:tcW w:w="1217" w:type="dxa"/>
          </w:tcPr>
          <w:p w14:paraId="10145D83" w14:textId="77777777" w:rsidR="00EA3620" w:rsidRDefault="00EA3620" w:rsidP="003F5E87"/>
        </w:tc>
        <w:tc>
          <w:tcPr>
            <w:tcW w:w="5748" w:type="dxa"/>
          </w:tcPr>
          <w:p w14:paraId="722CC805" w14:textId="77777777" w:rsidR="00EA3620" w:rsidRDefault="00EA3620" w:rsidP="003F5E87">
            <w:r>
              <w:t>A-42 lays out rules for bi-weekly reports, and notes that Air Traffic Control, project 6673 runs its own sequence of biweeklies.</w:t>
            </w:r>
          </w:p>
          <w:p w14:paraId="1A9948D7" w14:textId="60D60A85" w:rsidR="00EA3620" w:rsidRDefault="00EA3620" w:rsidP="003F5E87">
            <w:r>
              <w:t>And it’s possible that they’re identified by being in the M-2000 series</w:t>
            </w:r>
          </w:p>
        </w:tc>
      </w:tr>
      <w:tr w:rsidR="00EA3620" w14:paraId="58059AAC" w14:textId="77777777" w:rsidTr="004C0564">
        <w:trPr>
          <w:cantSplit/>
        </w:trPr>
        <w:tc>
          <w:tcPr>
            <w:tcW w:w="2385" w:type="dxa"/>
          </w:tcPr>
          <w:p w14:paraId="6B02FF59" w14:textId="1E14AE35" w:rsidR="00EA3620" w:rsidRDefault="00EA3620" w:rsidP="003F5E87">
            <w:r w:rsidRPr="00EA3620">
              <w:t>M_2000__19490427</w:t>
            </w:r>
          </w:p>
        </w:tc>
        <w:tc>
          <w:tcPr>
            <w:tcW w:w="1217" w:type="dxa"/>
          </w:tcPr>
          <w:p w14:paraId="4FCA100F" w14:textId="09326EA5" w:rsidR="00EA3620" w:rsidRDefault="00EA3620" w:rsidP="003F5E87">
            <w:r>
              <w:t>Welchman</w:t>
            </w:r>
          </w:p>
        </w:tc>
        <w:tc>
          <w:tcPr>
            <w:tcW w:w="5748" w:type="dxa"/>
          </w:tcPr>
          <w:p w14:paraId="6D0AF27D" w14:textId="12967AF1" w:rsidR="00EA3620" w:rsidRDefault="00EA3620" w:rsidP="003F5E87">
            <w:r>
              <w:t>whew… this Welchman’s proposal for “private line communication” to aircraft via a directional beam swept around the compass points like radar; the trick is to keep track of which aircraft are at what Theta, and transmit a message when the beam is pointing the right way…</w:t>
            </w:r>
          </w:p>
        </w:tc>
      </w:tr>
      <w:tr w:rsidR="00EA3620" w14:paraId="60D3CBF4" w14:textId="77777777" w:rsidTr="004C0564">
        <w:trPr>
          <w:cantSplit/>
        </w:trPr>
        <w:tc>
          <w:tcPr>
            <w:tcW w:w="2385" w:type="dxa"/>
          </w:tcPr>
          <w:p w14:paraId="6A0B9CA9" w14:textId="75E9F445" w:rsidR="00EA3620" w:rsidRDefault="00EA3620" w:rsidP="003F5E87">
            <w:r w:rsidRPr="00EA3620">
              <w:t>M_2002__19490513</w:t>
            </w:r>
          </w:p>
        </w:tc>
        <w:tc>
          <w:tcPr>
            <w:tcW w:w="1217" w:type="dxa"/>
          </w:tcPr>
          <w:p w14:paraId="73F0E8D3" w14:textId="36D7BD55" w:rsidR="00EA3620" w:rsidRDefault="00EA3620" w:rsidP="003F5E87">
            <w:r>
              <w:t>Welchman</w:t>
            </w:r>
          </w:p>
        </w:tc>
        <w:tc>
          <w:tcPr>
            <w:tcW w:w="5748" w:type="dxa"/>
          </w:tcPr>
          <w:p w14:paraId="5A85F9FA" w14:textId="77C5A306" w:rsidR="00EA3620" w:rsidRDefault="00EA3620" w:rsidP="003F5E87">
            <w:r>
              <w:t>“Information gathering” plus “getting rid of the blind sector” in private line communication</w:t>
            </w:r>
          </w:p>
        </w:tc>
      </w:tr>
      <w:tr w:rsidR="00EA3620" w14:paraId="181170F0" w14:textId="77777777" w:rsidTr="004C0564">
        <w:trPr>
          <w:cantSplit/>
        </w:trPr>
        <w:tc>
          <w:tcPr>
            <w:tcW w:w="2385" w:type="dxa"/>
          </w:tcPr>
          <w:p w14:paraId="38442B34" w14:textId="14670177" w:rsidR="00EA3620" w:rsidRDefault="00926EE8" w:rsidP="003F5E87">
            <w:r w:rsidRPr="00926EE8">
              <w:t>M_2005__19490527</w:t>
            </w:r>
          </w:p>
        </w:tc>
        <w:tc>
          <w:tcPr>
            <w:tcW w:w="1217" w:type="dxa"/>
          </w:tcPr>
          <w:p w14:paraId="124893B6" w14:textId="5D9CC11D" w:rsidR="00EA3620" w:rsidRDefault="00926EE8" w:rsidP="003F5E87">
            <w:r>
              <w:t>Welchman</w:t>
            </w:r>
          </w:p>
        </w:tc>
        <w:tc>
          <w:tcPr>
            <w:tcW w:w="5748" w:type="dxa"/>
          </w:tcPr>
          <w:p w14:paraId="2A3A4262" w14:textId="6107821B" w:rsidR="00EA3620" w:rsidRDefault="00926EE8" w:rsidP="003F5E87">
            <w:r>
              <w:t>Private line communication, plus note that Project 6673 drawings have been assigned drawing series 45,000</w:t>
            </w:r>
          </w:p>
        </w:tc>
      </w:tr>
      <w:tr w:rsidR="00481200" w14:paraId="7C3F1E7B" w14:textId="77777777" w:rsidTr="004C0564">
        <w:trPr>
          <w:cantSplit/>
        </w:trPr>
        <w:tc>
          <w:tcPr>
            <w:tcW w:w="2385" w:type="dxa"/>
          </w:tcPr>
          <w:p w14:paraId="75720D95" w14:textId="59AD29F2" w:rsidR="00481200" w:rsidRPr="00926EE8" w:rsidRDefault="00481200" w:rsidP="003F5E87">
            <w:r w:rsidRPr="00481200">
              <w:t>M_856_19490527</w:t>
            </w:r>
          </w:p>
        </w:tc>
        <w:tc>
          <w:tcPr>
            <w:tcW w:w="1217" w:type="dxa"/>
          </w:tcPr>
          <w:p w14:paraId="33801221" w14:textId="778FA0EB" w:rsidR="00481200" w:rsidRDefault="00481200" w:rsidP="003F5E87">
            <w:r>
              <w:t>Taylor</w:t>
            </w:r>
          </w:p>
        </w:tc>
        <w:tc>
          <w:tcPr>
            <w:tcW w:w="5748" w:type="dxa"/>
          </w:tcPr>
          <w:p w14:paraId="53443F59" w14:textId="4AEDBB10" w:rsidR="00481200" w:rsidRDefault="00481200" w:rsidP="003F5E87">
            <w:r>
              <w:t>This general project 6345 gives the same drawing number announcement; that’s the only mention of 6673</w:t>
            </w:r>
          </w:p>
        </w:tc>
      </w:tr>
      <w:tr w:rsidR="00926EE8" w14:paraId="70B6B2DF" w14:textId="77777777" w:rsidTr="004C0564">
        <w:trPr>
          <w:cantSplit/>
        </w:trPr>
        <w:tc>
          <w:tcPr>
            <w:tcW w:w="2385" w:type="dxa"/>
          </w:tcPr>
          <w:p w14:paraId="702657AA" w14:textId="7BBCC99F" w:rsidR="00926EE8" w:rsidRDefault="00926EE8" w:rsidP="00926EE8">
            <w:r w:rsidRPr="00926EE8">
              <w:lastRenderedPageBreak/>
              <w:t>M_2007__19490610</w:t>
            </w:r>
          </w:p>
        </w:tc>
        <w:tc>
          <w:tcPr>
            <w:tcW w:w="1217" w:type="dxa"/>
          </w:tcPr>
          <w:p w14:paraId="02ABC9B5" w14:textId="1A809231" w:rsidR="00926EE8" w:rsidRDefault="00926EE8" w:rsidP="00926EE8">
            <w:r>
              <w:t>Welchman</w:t>
            </w:r>
          </w:p>
        </w:tc>
        <w:tc>
          <w:tcPr>
            <w:tcW w:w="5748" w:type="dxa"/>
          </w:tcPr>
          <w:p w14:paraId="64EE7682" w14:textId="0C900E1C" w:rsidR="00926EE8" w:rsidRDefault="00926EE8" w:rsidP="00926EE8">
            <w:r>
              <w:t>Visit to IBM Watson Labs to talk to airport radar designers and see “short-range landing radar” and “equipment to assist the human [ATC] operator”</w:t>
            </w:r>
          </w:p>
          <w:p w14:paraId="1B9282A9" w14:textId="5A26325F" w:rsidR="00926EE8" w:rsidRDefault="00926EE8" w:rsidP="00926EE8">
            <w:r>
              <w:t>C. R. Wieser joined the project</w:t>
            </w:r>
          </w:p>
          <w:p w14:paraId="09FE029B" w14:textId="2B05C945" w:rsidR="00926EE8" w:rsidRDefault="00926EE8" w:rsidP="00926EE8"/>
        </w:tc>
      </w:tr>
      <w:tr w:rsidR="00926EE8" w14:paraId="62D592A9" w14:textId="77777777" w:rsidTr="004C0564">
        <w:trPr>
          <w:cantSplit/>
        </w:trPr>
        <w:tc>
          <w:tcPr>
            <w:tcW w:w="2385" w:type="dxa"/>
          </w:tcPr>
          <w:p w14:paraId="15E8EF8C" w14:textId="41D1D1BB" w:rsidR="00926EE8" w:rsidRDefault="00926EE8" w:rsidP="00926EE8">
            <w:r w:rsidRPr="00926EE8">
              <w:t>M_2009__19490624</w:t>
            </w:r>
          </w:p>
        </w:tc>
        <w:tc>
          <w:tcPr>
            <w:tcW w:w="1217" w:type="dxa"/>
          </w:tcPr>
          <w:p w14:paraId="243A9A83" w14:textId="0D57847A" w:rsidR="00926EE8" w:rsidRDefault="00926EE8" w:rsidP="00926EE8">
            <w:r>
              <w:t>Welchman</w:t>
            </w:r>
          </w:p>
        </w:tc>
        <w:tc>
          <w:tcPr>
            <w:tcW w:w="5748" w:type="dxa"/>
          </w:tcPr>
          <w:p w14:paraId="16B7B66D" w14:textId="77777777" w:rsidR="00926EE8" w:rsidRDefault="00107AA3" w:rsidP="00926EE8">
            <w:r>
              <w:t>Starting on defining an approach to scheduling aircraft to accommodate two landings per minute.</w:t>
            </w:r>
          </w:p>
          <w:p w14:paraId="58F555DB" w14:textId="77777777" w:rsidR="00107AA3" w:rsidRDefault="00107AA3" w:rsidP="00926EE8">
            <w:r>
              <w:t>Visiting more sites.</w:t>
            </w:r>
          </w:p>
          <w:p w14:paraId="77466675" w14:textId="6BEC21B8" w:rsidR="00107AA3" w:rsidRDefault="00107AA3" w:rsidP="00926EE8">
            <w:r>
              <w:t>D.R. Israel joined the project</w:t>
            </w:r>
          </w:p>
        </w:tc>
      </w:tr>
      <w:tr w:rsidR="00107AA3" w14:paraId="06D60DC0" w14:textId="77777777" w:rsidTr="004C0564">
        <w:trPr>
          <w:cantSplit/>
        </w:trPr>
        <w:tc>
          <w:tcPr>
            <w:tcW w:w="2385" w:type="dxa"/>
          </w:tcPr>
          <w:p w14:paraId="3668367C" w14:textId="157BBAB7" w:rsidR="00107AA3" w:rsidRDefault="00107AA3" w:rsidP="00107AA3">
            <w:r w:rsidRPr="00107AA3">
              <w:t>M_2011__19490708</w:t>
            </w:r>
          </w:p>
        </w:tc>
        <w:tc>
          <w:tcPr>
            <w:tcW w:w="1217" w:type="dxa"/>
          </w:tcPr>
          <w:p w14:paraId="56FF0BC3" w14:textId="0B9A50CD" w:rsidR="00107AA3" w:rsidRDefault="00107AA3" w:rsidP="00107AA3">
            <w:r>
              <w:t>Welchman</w:t>
            </w:r>
          </w:p>
        </w:tc>
        <w:tc>
          <w:tcPr>
            <w:tcW w:w="5748" w:type="dxa"/>
          </w:tcPr>
          <w:p w14:paraId="11731414" w14:textId="6854187B" w:rsidR="00107AA3" w:rsidRDefault="00107AA3" w:rsidP="00107AA3">
            <w:r>
              <w:t xml:space="preserve">Reports on visits to various commercial airports to understand existing ATC practice.  LaGuardia uses “a </w:t>
            </w:r>
            <w:r w:rsidRPr="00107AA3">
              <w:t>computer built by the General Railway Signal Company</w:t>
            </w:r>
            <w:r>
              <w:t>”.</w:t>
            </w:r>
          </w:p>
        </w:tc>
      </w:tr>
      <w:tr w:rsidR="00107AA3" w14:paraId="44EB7819" w14:textId="77777777" w:rsidTr="004C0564">
        <w:trPr>
          <w:cantSplit/>
        </w:trPr>
        <w:tc>
          <w:tcPr>
            <w:tcW w:w="2385" w:type="dxa"/>
          </w:tcPr>
          <w:p w14:paraId="5CDA20FE" w14:textId="7754FB60" w:rsidR="00107AA3" w:rsidRDefault="00107AA3" w:rsidP="00107AA3">
            <w:r w:rsidRPr="00107AA3">
              <w:t>M_2013__19490722</w:t>
            </w:r>
          </w:p>
        </w:tc>
        <w:tc>
          <w:tcPr>
            <w:tcW w:w="1217" w:type="dxa"/>
          </w:tcPr>
          <w:p w14:paraId="37308A7D" w14:textId="481C57A9" w:rsidR="00107AA3" w:rsidRDefault="00107AA3" w:rsidP="00107AA3">
            <w:r>
              <w:t>Welchman</w:t>
            </w:r>
          </w:p>
        </w:tc>
        <w:tc>
          <w:tcPr>
            <w:tcW w:w="5748" w:type="dxa"/>
          </w:tcPr>
          <w:p w14:paraId="40404CA6" w14:textId="46536228" w:rsidR="006A1201" w:rsidRDefault="006A1201" w:rsidP="006A1201">
            <w:r>
              <w:t>“The bottleneck of the traffic control system is the approach</w:t>
            </w:r>
          </w:p>
          <w:p w14:paraId="7DC95CBC" w14:textId="5DB02D55" w:rsidR="006A1201" w:rsidRDefault="006A1201" w:rsidP="006A1201">
            <w:r>
              <w:t>zone with its problems of sequencing aircraft arriving from</w:t>
            </w:r>
          </w:p>
          <w:p w14:paraId="72DF9C0A" w14:textId="77777777" w:rsidR="00107AA3" w:rsidRDefault="006A1201" w:rsidP="006A1201">
            <w:r>
              <w:t>several different directions”</w:t>
            </w:r>
          </w:p>
          <w:p w14:paraId="69B055A2" w14:textId="1D52F777" w:rsidR="006A1201" w:rsidRDefault="006A1201" w:rsidP="006A1201">
            <w:r>
              <w:t xml:space="preserve">Pilots need not just </w:t>
            </w:r>
            <w:proofErr w:type="gramStart"/>
            <w:r>
              <w:t>accurate</w:t>
            </w:r>
            <w:proofErr w:type="gramEnd"/>
            <w:r>
              <w:t xml:space="preserve"> positioning of everything in the airspace, but explicit instructions on what to do; </w:t>
            </w:r>
            <w:r w:rsidRPr="006A1201">
              <w:t>“The pilot should be presented with continuous flight instructions”</w:t>
            </w:r>
          </w:p>
          <w:p w14:paraId="5C3DAB8F" w14:textId="6B7E3435" w:rsidR="006A1201" w:rsidRDefault="006A1201" w:rsidP="006A1201">
            <w:r>
              <w:t>Welchman is collecting a bibliography, but they’re going to take a period off visits to ‘consolidate their findings’</w:t>
            </w:r>
          </w:p>
        </w:tc>
      </w:tr>
      <w:tr w:rsidR="00474F8F" w14:paraId="4440D5DA" w14:textId="77777777" w:rsidTr="004C0564">
        <w:trPr>
          <w:cantSplit/>
        </w:trPr>
        <w:tc>
          <w:tcPr>
            <w:tcW w:w="2385" w:type="dxa"/>
          </w:tcPr>
          <w:p w14:paraId="186B272F" w14:textId="516944E4" w:rsidR="00474F8F" w:rsidRDefault="00474F8F" w:rsidP="00474F8F">
            <w:r w:rsidRPr="00474F8F">
              <w:t>M_2014__19490819</w:t>
            </w:r>
          </w:p>
        </w:tc>
        <w:tc>
          <w:tcPr>
            <w:tcW w:w="1217" w:type="dxa"/>
          </w:tcPr>
          <w:p w14:paraId="61CAF038" w14:textId="72E73E78" w:rsidR="00474F8F" w:rsidRDefault="00474F8F" w:rsidP="00474F8F">
            <w:r>
              <w:t>Welchman</w:t>
            </w:r>
          </w:p>
        </w:tc>
        <w:tc>
          <w:tcPr>
            <w:tcW w:w="5748" w:type="dxa"/>
          </w:tcPr>
          <w:p w14:paraId="6F20A58E" w14:textId="41F9EE41" w:rsidR="004D6609" w:rsidRDefault="004D6609" w:rsidP="00474F8F">
            <w:r>
              <w:t>Looking into methods for accurately determine aircraft position.</w:t>
            </w:r>
          </w:p>
          <w:p w14:paraId="30E58A5B" w14:textId="51263417" w:rsidR="004D6609" w:rsidRDefault="004D6609" w:rsidP="00474F8F">
            <w:r>
              <w:t>Starting to ponder how to compute throttle instructions for pilots to get them into the landing lineup in the right order.</w:t>
            </w:r>
          </w:p>
          <w:p w14:paraId="416E6C62" w14:textId="2D8F579B" w:rsidR="00474F8F" w:rsidRDefault="004D6609" w:rsidP="00474F8F">
            <w:r>
              <w:t>Israel is also working on “Ship Lane Control”</w:t>
            </w:r>
          </w:p>
        </w:tc>
      </w:tr>
      <w:tr w:rsidR="00474F8F" w14:paraId="12DE34C4" w14:textId="77777777" w:rsidTr="004C0564">
        <w:trPr>
          <w:cantSplit/>
        </w:trPr>
        <w:tc>
          <w:tcPr>
            <w:tcW w:w="2385" w:type="dxa"/>
          </w:tcPr>
          <w:p w14:paraId="0658D567" w14:textId="149369DA" w:rsidR="00474F8F" w:rsidRDefault="004D6609" w:rsidP="00474F8F">
            <w:r w:rsidRPr="004D6609">
              <w:t>M_2015__19490902</w:t>
            </w:r>
          </w:p>
        </w:tc>
        <w:tc>
          <w:tcPr>
            <w:tcW w:w="1217" w:type="dxa"/>
          </w:tcPr>
          <w:p w14:paraId="18FF95A8" w14:textId="03E7CA67" w:rsidR="00474F8F" w:rsidRDefault="004D6609" w:rsidP="00474F8F">
            <w:r>
              <w:t>Welchman</w:t>
            </w:r>
          </w:p>
        </w:tc>
        <w:tc>
          <w:tcPr>
            <w:tcW w:w="5748" w:type="dxa"/>
          </w:tcPr>
          <w:p w14:paraId="2DC31137" w14:textId="77777777" w:rsidR="00474F8F" w:rsidRDefault="004D6609" w:rsidP="00474F8F">
            <w:r>
              <w:t>Reorganizing their material for the next quarterly report.</w:t>
            </w:r>
          </w:p>
          <w:p w14:paraId="2A8A8DF4" w14:textId="77777777" w:rsidR="004D6609" w:rsidRDefault="004D6609" w:rsidP="004D6609">
            <w:r>
              <w:t>A. Orden reports on “</w:t>
            </w:r>
            <w:r w:rsidRPr="004D6609">
              <w:t>code for a simplified model airport approach traffic control plan”</w:t>
            </w:r>
            <w:r>
              <w:t>, using “</w:t>
            </w:r>
            <w:r w:rsidRPr="004D6609">
              <w:t>580 orders and 250 data storage registers</w:t>
            </w:r>
            <w:r>
              <w:t>”.</w:t>
            </w:r>
          </w:p>
          <w:p w14:paraId="201CFB37" w14:textId="34ADC3BE" w:rsidR="004D6609" w:rsidRDefault="004D6609" w:rsidP="004D6609">
            <w:r>
              <w:t>[guy says] this for a machine that barely has any memory yet…</w:t>
            </w:r>
          </w:p>
        </w:tc>
      </w:tr>
      <w:tr w:rsidR="00FD1119" w14:paraId="7919FF0E" w14:textId="77777777" w:rsidTr="004C0564">
        <w:trPr>
          <w:cantSplit/>
        </w:trPr>
        <w:tc>
          <w:tcPr>
            <w:tcW w:w="2385" w:type="dxa"/>
          </w:tcPr>
          <w:p w14:paraId="793DAD01" w14:textId="3991D07E" w:rsidR="00FD1119" w:rsidRPr="004D6609" w:rsidRDefault="00481200" w:rsidP="00474F8F">
            <w:r w:rsidRPr="00481200">
              <w:t>M_2016__19490916</w:t>
            </w:r>
          </w:p>
        </w:tc>
        <w:tc>
          <w:tcPr>
            <w:tcW w:w="1217" w:type="dxa"/>
          </w:tcPr>
          <w:p w14:paraId="4E22E51E" w14:textId="2D290584" w:rsidR="00FD1119" w:rsidRDefault="00481200" w:rsidP="00474F8F">
            <w:r>
              <w:t>Welchman</w:t>
            </w:r>
          </w:p>
        </w:tc>
        <w:tc>
          <w:tcPr>
            <w:tcW w:w="5748" w:type="dxa"/>
          </w:tcPr>
          <w:p w14:paraId="256A24B5" w14:textId="77777777" w:rsidR="00FD1119" w:rsidRDefault="00F1178C" w:rsidP="00474F8F">
            <w:r>
              <w:t>Notes on Harvard Symposium on Computers.</w:t>
            </w:r>
          </w:p>
          <w:p w14:paraId="2BBC7D27" w14:textId="6B311E2B" w:rsidR="00F1178C" w:rsidRDefault="00F1178C" w:rsidP="00F1178C">
            <w:r>
              <w:t>A. Orden is Checking his Code and finishing his Flow Diagram for sequencing aircraft landings</w:t>
            </w:r>
          </w:p>
        </w:tc>
      </w:tr>
      <w:tr w:rsidR="00FD1119" w14:paraId="56B1A675" w14:textId="77777777" w:rsidTr="004C0564">
        <w:trPr>
          <w:cantSplit/>
        </w:trPr>
        <w:tc>
          <w:tcPr>
            <w:tcW w:w="2385" w:type="dxa"/>
          </w:tcPr>
          <w:p w14:paraId="755ABDA2" w14:textId="2268B1C1" w:rsidR="00FD1119" w:rsidRPr="004D6609" w:rsidRDefault="00F1178C" w:rsidP="00474F8F">
            <w:r w:rsidRPr="00F1178C">
              <w:lastRenderedPageBreak/>
              <w:t>M_2019__19490930</w:t>
            </w:r>
          </w:p>
        </w:tc>
        <w:tc>
          <w:tcPr>
            <w:tcW w:w="1217" w:type="dxa"/>
          </w:tcPr>
          <w:p w14:paraId="3529F24D" w14:textId="226E2C21" w:rsidR="00FD1119" w:rsidRDefault="00F1178C" w:rsidP="00474F8F">
            <w:r>
              <w:t>Welchman</w:t>
            </w:r>
          </w:p>
        </w:tc>
        <w:tc>
          <w:tcPr>
            <w:tcW w:w="5748" w:type="dxa"/>
          </w:tcPr>
          <w:p w14:paraId="07C95FE8" w14:textId="77777777" w:rsidR="00FD1119" w:rsidRDefault="00F1178C" w:rsidP="00474F8F">
            <w:r>
              <w:t>Further pondering on the relative merits of (x, y) and (R, Theta) tracking systems.  Welch also argues for directing aircraft along straight paths, with sharp bends, to reduce tracking error.  And they’re starting to compute just how far out the lineup for landing must be started to maintain half-minute landing intervals.</w:t>
            </w:r>
          </w:p>
          <w:p w14:paraId="3EC50702" w14:textId="77777777" w:rsidR="00F1178C" w:rsidRDefault="00F1178C" w:rsidP="00474F8F">
            <w:r>
              <w:t>Wieser is looking at navigational guidance to pilots as a closed-loop servomechanism problem to estimate needed latency and bandwidth.</w:t>
            </w:r>
          </w:p>
          <w:p w14:paraId="254156F4" w14:textId="71CB3709" w:rsidR="0095438A" w:rsidRDefault="0095438A" w:rsidP="00474F8F">
            <w:r>
              <w:t>Israel has finished his ship-channel work, now reported in C-105 (which we don’t have)</w:t>
            </w:r>
          </w:p>
        </w:tc>
      </w:tr>
      <w:tr w:rsidR="00FD1119" w14:paraId="041760E6" w14:textId="77777777" w:rsidTr="004C0564">
        <w:trPr>
          <w:cantSplit/>
        </w:trPr>
        <w:tc>
          <w:tcPr>
            <w:tcW w:w="2385" w:type="dxa"/>
          </w:tcPr>
          <w:p w14:paraId="784BABD8" w14:textId="1F81918D" w:rsidR="00FD1119" w:rsidRPr="004D6609" w:rsidRDefault="0095438A" w:rsidP="00474F8F">
            <w:r w:rsidRPr="0095438A">
              <w:t>M_2020__19491014</w:t>
            </w:r>
          </w:p>
        </w:tc>
        <w:tc>
          <w:tcPr>
            <w:tcW w:w="1217" w:type="dxa"/>
          </w:tcPr>
          <w:p w14:paraId="0A0C7967" w14:textId="5CB81188" w:rsidR="00FD1119" w:rsidRDefault="0095438A" w:rsidP="00474F8F">
            <w:r>
              <w:t>Welchman</w:t>
            </w:r>
          </w:p>
        </w:tc>
        <w:tc>
          <w:tcPr>
            <w:tcW w:w="5748" w:type="dxa"/>
          </w:tcPr>
          <w:p w14:paraId="39D18E36" w14:textId="4EC1A654" w:rsidR="0095438A" w:rsidRDefault="0095438A" w:rsidP="00474F8F">
            <w:r>
              <w:t>Studying more current practice for civilian air traffic control.</w:t>
            </w:r>
          </w:p>
          <w:p w14:paraId="67CBDE47" w14:textId="051C6205" w:rsidR="0095438A" w:rsidRDefault="0095438A" w:rsidP="00474F8F">
            <w:r>
              <w:t xml:space="preserve">Considering ‘spiral staircase approach </w:t>
            </w:r>
            <w:proofErr w:type="gramStart"/>
            <w:r>
              <w:t>paths’</w:t>
            </w:r>
            <w:proofErr w:type="gramEnd"/>
            <w:r>
              <w:t>.</w:t>
            </w:r>
          </w:p>
          <w:p w14:paraId="01D85D22" w14:textId="77777777" w:rsidR="0095438A" w:rsidRDefault="0095438A" w:rsidP="00474F8F">
            <w:r>
              <w:t>Wieser: “</w:t>
            </w:r>
            <w:r w:rsidRPr="0095438A">
              <w:t>a</w:t>
            </w:r>
            <w:r>
              <w:t xml:space="preserve">s </w:t>
            </w:r>
            <w:r w:rsidRPr="0095438A">
              <w:t>traffic density approaches system capacity a</w:t>
            </w:r>
            <w:r>
              <w:t>i</w:t>
            </w:r>
            <w:r w:rsidRPr="0095438A">
              <w:t>rcr</w:t>
            </w:r>
            <w:r>
              <w:t>a</w:t>
            </w:r>
            <w:r w:rsidRPr="0095438A">
              <w:t>ft d</w:t>
            </w:r>
            <w:r>
              <w:t>e</w:t>
            </w:r>
            <w:r w:rsidRPr="0095438A">
              <w:t xml:space="preserve">lays </w:t>
            </w:r>
            <w:r>
              <w:t xml:space="preserve">increase </w:t>
            </w:r>
            <w:proofErr w:type="gramStart"/>
            <w:r w:rsidRPr="0095438A">
              <w:t>rapidly</w:t>
            </w:r>
            <w:r>
              <w:t>”  (</w:t>
            </w:r>
            <w:proofErr w:type="spellStart"/>
            <w:proofErr w:type="gramEnd"/>
            <w:r w:rsidRPr="0095438A">
              <w:rPr>
                <w:sz w:val="16"/>
                <w:szCs w:val="20"/>
              </w:rPr>
              <w:t>shoulda</w:t>
            </w:r>
            <w:proofErr w:type="spellEnd"/>
            <w:r w:rsidRPr="0095438A">
              <w:rPr>
                <w:sz w:val="16"/>
                <w:szCs w:val="20"/>
              </w:rPr>
              <w:t xml:space="preserve"> read Kleinrock, no?  </w:t>
            </w:r>
            <w:r w:rsidRPr="0095438A">
              <w:rPr>
                <mc:AlternateContent>
                  <mc:Choice Requires="w16se"/>
                  <mc:Fallback>
                    <w:rFonts w:ascii="Segoe UI Emoji" w:eastAsia="Segoe UI Emoji" w:hAnsi="Segoe UI Emoji" w:cs="Segoe UI Emoji"/>
                  </mc:Fallback>
                </mc:AlternateContent>
                <w:sz w:val="16"/>
                <w:szCs w:val="20"/>
              </w:rPr>
              <mc:AlternateContent>
                <mc:Choice Requires="w16se">
                  <w16se:symEx w16se:font="Segoe UI Emoji" w16se:char="1F60A"/>
                </mc:Choice>
                <mc:Fallback>
                  <w:t>😊</w:t>
                </mc:Fallback>
              </mc:AlternateContent>
            </w:r>
            <w:r>
              <w:t>)</w:t>
            </w:r>
          </w:p>
          <w:p w14:paraId="32E720FB" w14:textId="77777777" w:rsidR="0095438A" w:rsidRDefault="0095438A" w:rsidP="00474F8F">
            <w:r>
              <w:t>Sperry Aircraft Traffic Guidance System is mentioned a lot.</w:t>
            </w:r>
          </w:p>
          <w:p w14:paraId="1B9A28AE" w14:textId="41F23C23" w:rsidR="0095438A" w:rsidRDefault="0095438A" w:rsidP="00474F8F">
            <w:r>
              <w:t>Israel is working on “Introduction to Coding” and Private Line code.</w:t>
            </w:r>
          </w:p>
        </w:tc>
      </w:tr>
      <w:tr w:rsidR="00FD1119" w14:paraId="50B0CB0D" w14:textId="77777777" w:rsidTr="004C0564">
        <w:trPr>
          <w:cantSplit/>
        </w:trPr>
        <w:tc>
          <w:tcPr>
            <w:tcW w:w="2385" w:type="dxa"/>
          </w:tcPr>
          <w:p w14:paraId="0FED0830" w14:textId="5AE30C70" w:rsidR="00FD1119" w:rsidRPr="004D6609" w:rsidRDefault="00DA378E" w:rsidP="00474F8F">
            <w:r w:rsidRPr="00DA378E">
              <w:t>M_2021__19491028</w:t>
            </w:r>
          </w:p>
        </w:tc>
        <w:tc>
          <w:tcPr>
            <w:tcW w:w="1217" w:type="dxa"/>
          </w:tcPr>
          <w:p w14:paraId="135FC87F" w14:textId="07C916CA" w:rsidR="00FD1119" w:rsidRDefault="00DA378E" w:rsidP="00474F8F">
            <w:r>
              <w:t>Welchman</w:t>
            </w:r>
          </w:p>
        </w:tc>
        <w:tc>
          <w:tcPr>
            <w:tcW w:w="5748" w:type="dxa"/>
          </w:tcPr>
          <w:p w14:paraId="5815CCE6" w14:textId="5E48D7EF" w:rsidR="00FD1119" w:rsidRDefault="00DA378E" w:rsidP="00474F8F">
            <w:r>
              <w:t>Apparently the ‘customer’ for 6673 is one Mr. Gabelman of IBM Watson Labs.  He’s tweaked the objectives to eliminate expectation of deployment in 1952, and focus on a longer-term plan.</w:t>
            </w:r>
          </w:p>
          <w:p w14:paraId="684953A9" w14:textId="77777777" w:rsidR="00DA378E" w:rsidRDefault="00DA378E" w:rsidP="00474F8F">
            <w:r>
              <w:t>Wieser is struggling with (R, Theta) coordinate conversions between ground reference and aircraft frames of reference.</w:t>
            </w:r>
          </w:p>
          <w:p w14:paraId="5C9B664F" w14:textId="78DE2E8C" w:rsidR="00DA378E" w:rsidRDefault="00DA378E" w:rsidP="00474F8F">
            <w:r>
              <w:t>Israel is documented “A Coded Program for the Private Line” in doc E-2003 (which we don’t have).</w:t>
            </w:r>
          </w:p>
        </w:tc>
      </w:tr>
      <w:tr w:rsidR="00DA378E" w14:paraId="0CF04821" w14:textId="77777777" w:rsidTr="004C0564">
        <w:trPr>
          <w:cantSplit/>
        </w:trPr>
        <w:tc>
          <w:tcPr>
            <w:tcW w:w="2385" w:type="dxa"/>
          </w:tcPr>
          <w:p w14:paraId="64079B1D" w14:textId="2FBD0DA4" w:rsidR="00DA378E" w:rsidRPr="004D6609" w:rsidRDefault="00DA378E" w:rsidP="00DA378E">
            <w:r w:rsidRPr="00DA378E">
              <w:t>M_2022__19491111</w:t>
            </w:r>
          </w:p>
        </w:tc>
        <w:tc>
          <w:tcPr>
            <w:tcW w:w="1217" w:type="dxa"/>
          </w:tcPr>
          <w:p w14:paraId="12D6A1AC" w14:textId="26D4FEC6" w:rsidR="00DA378E" w:rsidRDefault="00DA378E" w:rsidP="00DA378E">
            <w:r>
              <w:t>Welchman</w:t>
            </w:r>
          </w:p>
        </w:tc>
        <w:tc>
          <w:tcPr>
            <w:tcW w:w="5748" w:type="dxa"/>
          </w:tcPr>
          <w:p w14:paraId="7ACBA05A" w14:textId="77777777" w:rsidR="00DA378E" w:rsidRDefault="00DA378E" w:rsidP="00DA378E">
            <w:r>
              <w:t>More worries on coordinate conversion, and the effects of discontinuities at boundary points between domains on the stability of the guidance feedback loop.</w:t>
            </w:r>
          </w:p>
          <w:p w14:paraId="4911D427" w14:textId="77777777" w:rsidR="00DA378E" w:rsidRDefault="00DA378E" w:rsidP="00DA378E">
            <w:r>
              <w:t>Discussion of whether Orden’s code on sequencing landings needs more rules to assure “clear paths” are found.</w:t>
            </w:r>
          </w:p>
          <w:p w14:paraId="03B09FD5" w14:textId="77777777" w:rsidR="00DA378E" w:rsidRDefault="00DA378E" w:rsidP="00DA378E">
            <w:r>
              <w:t>More work on the servo properties and dynamic characteristics of civilian aircraft.  (rules pilots use to avoid freaking out the passengers with sharp maneuvers make this easier)</w:t>
            </w:r>
          </w:p>
          <w:p w14:paraId="4F04F9CF" w14:textId="78E19CBA" w:rsidR="00DA378E" w:rsidRDefault="00DA378E" w:rsidP="00DA378E">
            <w:r>
              <w:t>F.A. Foss is examining modulation schemes to send digital data via Private Line equipment</w:t>
            </w:r>
          </w:p>
        </w:tc>
      </w:tr>
      <w:tr w:rsidR="00DA378E" w14:paraId="3AB8ECEF" w14:textId="77777777" w:rsidTr="004C0564">
        <w:trPr>
          <w:cantSplit/>
        </w:trPr>
        <w:tc>
          <w:tcPr>
            <w:tcW w:w="2385" w:type="dxa"/>
          </w:tcPr>
          <w:p w14:paraId="790BC9DD" w14:textId="7976D953" w:rsidR="00DA378E" w:rsidRPr="004D6609" w:rsidRDefault="00FA62C7" w:rsidP="00DA378E">
            <w:r w:rsidRPr="00FA62C7">
              <w:t>M_2023__19491125</w:t>
            </w:r>
          </w:p>
        </w:tc>
        <w:tc>
          <w:tcPr>
            <w:tcW w:w="1217" w:type="dxa"/>
          </w:tcPr>
          <w:p w14:paraId="544C261C" w14:textId="079D4363" w:rsidR="00DA378E" w:rsidRDefault="00FA62C7" w:rsidP="00DA378E">
            <w:r>
              <w:t>Welchman</w:t>
            </w:r>
          </w:p>
        </w:tc>
        <w:tc>
          <w:tcPr>
            <w:tcW w:w="5748" w:type="dxa"/>
          </w:tcPr>
          <w:p w14:paraId="19C3803C" w14:textId="77777777" w:rsidR="00DA378E" w:rsidRDefault="00FA62C7" w:rsidP="00DA378E">
            <w:r>
              <w:t>Reviewing more papers on air traffic control, now including British sources.</w:t>
            </w:r>
          </w:p>
          <w:p w14:paraId="085EDFB6" w14:textId="22037A3C" w:rsidR="00FA62C7" w:rsidRDefault="00FA62C7" w:rsidP="00DA378E">
            <w:r>
              <w:t>C.R. Wieser continues on closed-loop feedback analysis used to control aircraft approach velocity.</w:t>
            </w:r>
          </w:p>
        </w:tc>
      </w:tr>
      <w:tr w:rsidR="00DA378E" w14:paraId="34ABDAAC" w14:textId="77777777" w:rsidTr="004C0564">
        <w:trPr>
          <w:cantSplit/>
        </w:trPr>
        <w:tc>
          <w:tcPr>
            <w:tcW w:w="2385" w:type="dxa"/>
          </w:tcPr>
          <w:p w14:paraId="63665FEB" w14:textId="4B0B52DF" w:rsidR="00DA378E" w:rsidRPr="004D6609" w:rsidRDefault="00052862" w:rsidP="00DA378E">
            <w:r w:rsidRPr="00052862">
              <w:lastRenderedPageBreak/>
              <w:t>M_2025__19491209</w:t>
            </w:r>
          </w:p>
        </w:tc>
        <w:tc>
          <w:tcPr>
            <w:tcW w:w="1217" w:type="dxa"/>
          </w:tcPr>
          <w:p w14:paraId="697AA511" w14:textId="210AB985" w:rsidR="00DA378E" w:rsidRDefault="00052862" w:rsidP="00DA378E">
            <w:r>
              <w:t>Welchman</w:t>
            </w:r>
          </w:p>
        </w:tc>
        <w:tc>
          <w:tcPr>
            <w:tcW w:w="5748" w:type="dxa"/>
          </w:tcPr>
          <w:p w14:paraId="7A8E5783" w14:textId="77777777" w:rsidR="00DA378E" w:rsidRDefault="00052862" w:rsidP="00DA378E">
            <w:r>
              <w:t>More on British and International Transport Association reports and papers on air traffic control and scheduling.</w:t>
            </w:r>
          </w:p>
          <w:p w14:paraId="044B47B4" w14:textId="36D98D6C" w:rsidR="00052862" w:rsidRDefault="00052862" w:rsidP="00DA378E">
            <w:r>
              <w:t>W.K. Linvill shows up doing mathematical analysis of control parameters for aircraft, and translation of frames of reference</w:t>
            </w:r>
          </w:p>
          <w:p w14:paraId="211B7031" w14:textId="2D9FC195" w:rsidR="00052862" w:rsidRDefault="00052862" w:rsidP="00DA378E">
            <w:r>
              <w:t>Israel is pondering the implications of a helical approach path with aircraft arriving from different directions at different times.</w:t>
            </w:r>
          </w:p>
        </w:tc>
      </w:tr>
      <w:tr w:rsidR="00DA378E" w14:paraId="46824446" w14:textId="77777777" w:rsidTr="004C0564">
        <w:trPr>
          <w:cantSplit/>
        </w:trPr>
        <w:tc>
          <w:tcPr>
            <w:tcW w:w="2385" w:type="dxa"/>
          </w:tcPr>
          <w:p w14:paraId="3FF0CE47" w14:textId="6236AB86" w:rsidR="00DA378E" w:rsidRPr="004D6609" w:rsidRDefault="00052862" w:rsidP="00DA378E">
            <w:r w:rsidRPr="00052862">
              <w:t>M_2027__19491223</w:t>
            </w:r>
          </w:p>
        </w:tc>
        <w:tc>
          <w:tcPr>
            <w:tcW w:w="1217" w:type="dxa"/>
          </w:tcPr>
          <w:p w14:paraId="142652D0" w14:textId="1C6D09D6" w:rsidR="00DA378E" w:rsidRDefault="00052862" w:rsidP="00DA378E">
            <w:r>
              <w:t>Welchman</w:t>
            </w:r>
          </w:p>
        </w:tc>
        <w:tc>
          <w:tcPr>
            <w:tcW w:w="5748" w:type="dxa"/>
          </w:tcPr>
          <w:p w14:paraId="74F786D9" w14:textId="77777777" w:rsidR="00DA378E" w:rsidRDefault="004D3892" w:rsidP="00DA378E">
            <w:r>
              <w:t xml:space="preserve">Welchman continues collecting papers and contacts in aviation control.  </w:t>
            </w:r>
          </w:p>
          <w:p w14:paraId="64422422" w14:textId="77777777" w:rsidR="004D3892" w:rsidRDefault="004D3892" w:rsidP="00DA378E">
            <w:r>
              <w:t>C.R. Wieser is starting to look at helical approach as “constant radial velocity”, i.e., constant time around the loop, rather than constant airspeed.  i.e., faster aircraft maintain a larger diameter helix.</w:t>
            </w:r>
          </w:p>
          <w:p w14:paraId="78643D67" w14:textId="77777777" w:rsidR="004D3892" w:rsidRDefault="004D3892" w:rsidP="00DA378E">
            <w:r>
              <w:t xml:space="preserve">A. Orden is starting a comparison of their several </w:t>
            </w:r>
            <w:proofErr w:type="gramStart"/>
            <w:r>
              <w:t>approach</w:t>
            </w:r>
            <w:proofErr w:type="gramEnd"/>
            <w:r>
              <w:t xml:space="preserve"> plans to compare them based on effects of wind currents.</w:t>
            </w:r>
          </w:p>
          <w:p w14:paraId="1D43A0F3" w14:textId="20C5AC6E" w:rsidR="004D3892" w:rsidRDefault="004D3892" w:rsidP="00DA378E">
            <w:r>
              <w:t>Israel is collecting more parameters for development of the helical descent model.</w:t>
            </w:r>
          </w:p>
        </w:tc>
      </w:tr>
      <w:tr w:rsidR="00DA378E" w14:paraId="08CA915F" w14:textId="77777777" w:rsidTr="004C0564">
        <w:trPr>
          <w:cantSplit/>
        </w:trPr>
        <w:tc>
          <w:tcPr>
            <w:tcW w:w="2385" w:type="dxa"/>
          </w:tcPr>
          <w:p w14:paraId="0E81FB8A" w14:textId="3B6E73AB" w:rsidR="00DA378E" w:rsidRPr="004D6609" w:rsidRDefault="004D3892" w:rsidP="00DA378E">
            <w:r w:rsidRPr="004D3892">
              <w:t>M_2030__19500106</w:t>
            </w:r>
          </w:p>
        </w:tc>
        <w:tc>
          <w:tcPr>
            <w:tcW w:w="1217" w:type="dxa"/>
          </w:tcPr>
          <w:p w14:paraId="2B9B82E6" w14:textId="713DF75C" w:rsidR="00DA378E" w:rsidRDefault="004D3892" w:rsidP="00DA378E">
            <w:r>
              <w:t>Welchman</w:t>
            </w:r>
          </w:p>
        </w:tc>
        <w:tc>
          <w:tcPr>
            <w:tcW w:w="5748" w:type="dxa"/>
          </w:tcPr>
          <w:p w14:paraId="4DBD4593" w14:textId="5993F2D2" w:rsidR="00DA378E" w:rsidRDefault="004D3892" w:rsidP="00DA378E">
            <w:r>
              <w:t>New Memo 2029 on requirements for planning approaches was issued.</w:t>
            </w:r>
          </w:p>
          <w:p w14:paraId="12D16068" w14:textId="77777777" w:rsidR="004D3892" w:rsidRDefault="002E4901" w:rsidP="00DA378E">
            <w:r>
              <w:t>Visit to Cornell air-traffic control projects sponsored by “ANDB”.</w:t>
            </w:r>
          </w:p>
          <w:p w14:paraId="2C5677E0" w14:textId="77777777" w:rsidR="002E4901" w:rsidRDefault="002E4901" w:rsidP="00DA378E">
            <w:r>
              <w:t>F.A. Foss continues on Private Line Communication, presumably to transmit navigation advice to aircraft in the approach area.</w:t>
            </w:r>
          </w:p>
          <w:p w14:paraId="1526E86E" w14:textId="100497DB" w:rsidR="002E4901" w:rsidRPr="002E4901" w:rsidRDefault="002E4901" w:rsidP="002E4901">
            <w:pPr>
              <w:rPr>
                <w:u w:val="single"/>
              </w:rPr>
            </w:pPr>
            <w:r>
              <w:t xml:space="preserve">Israel continues on “construction of a </w:t>
            </w:r>
            <w:r w:rsidRPr="002E4901">
              <w:rPr>
                <w:u w:val="single"/>
              </w:rPr>
              <w:t>program and flow</w:t>
            </w:r>
          </w:p>
          <w:p w14:paraId="07F97A04" w14:textId="63D473AA" w:rsidR="002E4901" w:rsidRDefault="002E4901" w:rsidP="002E4901">
            <w:r w:rsidRPr="002E4901">
              <w:rPr>
                <w:u w:val="single"/>
              </w:rPr>
              <w:t>diagram</w:t>
            </w:r>
            <w:r>
              <w:t xml:space="preserve"> for the sequencing and guidance of aircraft to the helix”</w:t>
            </w:r>
          </w:p>
        </w:tc>
      </w:tr>
      <w:tr w:rsidR="00FA62C7" w14:paraId="2011343D" w14:textId="77777777" w:rsidTr="004C0564">
        <w:trPr>
          <w:cantSplit/>
        </w:trPr>
        <w:tc>
          <w:tcPr>
            <w:tcW w:w="2385" w:type="dxa"/>
          </w:tcPr>
          <w:p w14:paraId="6CF2145E" w14:textId="129404D3" w:rsidR="00FA62C7" w:rsidRPr="004D6609" w:rsidRDefault="002E4901" w:rsidP="00DA378E">
            <w:r w:rsidRPr="002E4901">
              <w:t>M_2032__19500120</w:t>
            </w:r>
          </w:p>
        </w:tc>
        <w:tc>
          <w:tcPr>
            <w:tcW w:w="1217" w:type="dxa"/>
          </w:tcPr>
          <w:p w14:paraId="1E044D8A" w14:textId="5D182607" w:rsidR="00FA62C7" w:rsidRDefault="002E4901" w:rsidP="00DA378E">
            <w:r>
              <w:t>Welchman</w:t>
            </w:r>
          </w:p>
        </w:tc>
        <w:tc>
          <w:tcPr>
            <w:tcW w:w="5748" w:type="dxa"/>
          </w:tcPr>
          <w:p w14:paraId="16CDAFC4" w14:textId="77777777" w:rsidR="00FA62C7" w:rsidRDefault="002E4901" w:rsidP="002E4901">
            <w:proofErr w:type="spellStart"/>
            <w:r>
              <w:t>Mr</w:t>
            </w:r>
            <w:proofErr w:type="spellEnd"/>
            <w:r>
              <w:t xml:space="preserve"> Gabelman of IBM Watson visited again to review priorities, and suggested more focus on military use.  “</w:t>
            </w:r>
            <w:proofErr w:type="gramStart"/>
            <w:r w:rsidRPr="002E4901">
              <w:rPr>
                <w:b/>
                <w:bCs/>
              </w:rPr>
              <w:t>we</w:t>
            </w:r>
            <w:proofErr w:type="gramEnd"/>
            <w:r w:rsidRPr="002E4901">
              <w:rPr>
                <w:b/>
                <w:bCs/>
              </w:rPr>
              <w:t xml:space="preserve"> were a</w:t>
            </w:r>
            <w:r>
              <w:rPr>
                <w:b/>
                <w:bCs/>
              </w:rPr>
              <w:t>sk</w:t>
            </w:r>
            <w:r w:rsidRPr="002E4901">
              <w:rPr>
                <w:b/>
                <w:bCs/>
              </w:rPr>
              <w:t>ed to begin to look into the problem of</w:t>
            </w:r>
            <w:r>
              <w:rPr>
                <w:b/>
                <w:bCs/>
              </w:rPr>
              <w:t xml:space="preserve"> </w:t>
            </w:r>
            <w:r w:rsidRPr="002E4901">
              <w:rPr>
                <w:b/>
                <w:bCs/>
              </w:rPr>
              <w:t>trac</w:t>
            </w:r>
            <w:r>
              <w:rPr>
                <w:b/>
                <w:bCs/>
              </w:rPr>
              <w:t>king</w:t>
            </w:r>
            <w:r w:rsidRPr="002E4901">
              <w:rPr>
                <w:b/>
                <w:bCs/>
                <w:i/>
                <w:iCs/>
              </w:rPr>
              <w:t xml:space="preserve"> </w:t>
            </w:r>
            <w:r w:rsidRPr="002E4901">
              <w:rPr>
                <w:b/>
                <w:bCs/>
              </w:rPr>
              <w:t>while scanning.</w:t>
            </w:r>
            <w:r>
              <w:t>”</w:t>
            </w:r>
          </w:p>
          <w:p w14:paraId="7D0BB267" w14:textId="77777777" w:rsidR="002E4901" w:rsidRDefault="002E4901" w:rsidP="002E4901">
            <w:r>
              <w:t xml:space="preserve">Israel notes frustration with conventional flow diagrams that don’t represent </w:t>
            </w:r>
            <w:r w:rsidR="00D64C40">
              <w:t>data representation.  No alternative suggested.</w:t>
            </w:r>
          </w:p>
          <w:p w14:paraId="261F767C" w14:textId="69667B01" w:rsidR="00D64C40" w:rsidRDefault="00D64C40" w:rsidP="002E4901">
            <w:r>
              <w:t>Israel suddenly notes that automating air traffic controllers’ workflow would be “so interesting” that it would be made “subject of a S.M. thesis.”  (Israel received a Master of Science degree May 29, 1951)</w:t>
            </w:r>
          </w:p>
        </w:tc>
      </w:tr>
      <w:tr w:rsidR="00FA62C7" w14:paraId="158EA0A0" w14:textId="77777777" w:rsidTr="004C0564">
        <w:trPr>
          <w:cantSplit/>
        </w:trPr>
        <w:tc>
          <w:tcPr>
            <w:tcW w:w="2385" w:type="dxa"/>
          </w:tcPr>
          <w:p w14:paraId="4F0DBCAF" w14:textId="24DBBAC1" w:rsidR="00FA62C7" w:rsidRPr="004D6609" w:rsidRDefault="00D64C40" w:rsidP="00DA378E">
            <w:r w:rsidRPr="00D64C40">
              <w:t>M_2036__19500203</w:t>
            </w:r>
          </w:p>
        </w:tc>
        <w:tc>
          <w:tcPr>
            <w:tcW w:w="1217" w:type="dxa"/>
          </w:tcPr>
          <w:p w14:paraId="5D0C6C13" w14:textId="258BDC90" w:rsidR="00FA62C7" w:rsidRDefault="00D64C40" w:rsidP="00DA378E">
            <w:r>
              <w:t>Welchman</w:t>
            </w:r>
          </w:p>
        </w:tc>
        <w:tc>
          <w:tcPr>
            <w:tcW w:w="5748" w:type="dxa"/>
          </w:tcPr>
          <w:p w14:paraId="409B0153" w14:textId="76926E93" w:rsidR="00FA62C7" w:rsidRDefault="00D64C40" w:rsidP="00DA378E">
            <w:r>
              <w:t>External meetings with F</w:t>
            </w:r>
            <w:r w:rsidRPr="00D64C40">
              <w:t>e</w:t>
            </w:r>
            <w:r>
              <w:t>d</w:t>
            </w:r>
            <w:r w:rsidRPr="00D64C40">
              <w:t>eral Telecommunication Laboratorie</w:t>
            </w:r>
            <w:r>
              <w:t>s, and with Sperry.</w:t>
            </w:r>
          </w:p>
        </w:tc>
      </w:tr>
      <w:tr w:rsidR="00FA62C7" w14:paraId="1A5353B4" w14:textId="77777777" w:rsidTr="004C0564">
        <w:trPr>
          <w:cantSplit/>
        </w:trPr>
        <w:tc>
          <w:tcPr>
            <w:tcW w:w="2385" w:type="dxa"/>
          </w:tcPr>
          <w:p w14:paraId="1BB4DAF1" w14:textId="7D20F3E2" w:rsidR="00FA62C7" w:rsidRPr="004D6609" w:rsidRDefault="00D64C40" w:rsidP="00DA378E">
            <w:r w:rsidRPr="00D64C40">
              <w:lastRenderedPageBreak/>
              <w:t>M_2037__19500217</w:t>
            </w:r>
          </w:p>
        </w:tc>
        <w:tc>
          <w:tcPr>
            <w:tcW w:w="1217" w:type="dxa"/>
          </w:tcPr>
          <w:p w14:paraId="0440079A" w14:textId="2ED48E4D" w:rsidR="00FA62C7" w:rsidRDefault="00D64C40" w:rsidP="00DA378E">
            <w:r>
              <w:t>Welchman</w:t>
            </w:r>
          </w:p>
        </w:tc>
        <w:tc>
          <w:tcPr>
            <w:tcW w:w="5748" w:type="dxa"/>
          </w:tcPr>
          <w:p w14:paraId="6CDBD766" w14:textId="77777777" w:rsidR="00FA62C7" w:rsidRDefault="00A46D59" w:rsidP="00DA378E">
            <w:r>
              <w:t xml:space="preserve">Hmm, a bit of a re-think.  Welchman notes (a) they can’t just switch the entire air transport system to helical approach, and (b) jet aircraft are too fast to fit into a practical helix.  </w:t>
            </w:r>
            <w:proofErr w:type="gramStart"/>
            <w:r>
              <w:t>So</w:t>
            </w:r>
            <w:proofErr w:type="gramEnd"/>
            <w:r>
              <w:t xml:space="preserve"> Welchman wants to turn to assumptions that aircraft will maintain a more-predictable speed profile, and that the controller can change their approach path to adjust arrival time.</w:t>
            </w:r>
          </w:p>
          <w:p w14:paraId="14DA3F3E" w14:textId="77777777" w:rsidR="00A46D59" w:rsidRDefault="00A46D59" w:rsidP="00DA378E">
            <w:r>
              <w:t>And he’s changing the landing interval to one minute from 30 sec.</w:t>
            </w:r>
          </w:p>
          <w:p w14:paraId="27704D54" w14:textId="072F570B" w:rsidR="00A46D59" w:rsidRDefault="00A46D59" w:rsidP="00DA378E">
            <w:r>
              <w:t>Everyone else is finishing reports, including the next quarterly report (#4).  Israel is assembling a card catalog to track all the articles and reports they’ve collected.</w:t>
            </w:r>
          </w:p>
        </w:tc>
      </w:tr>
      <w:tr w:rsidR="00FA62C7" w14:paraId="131DCD6E" w14:textId="77777777" w:rsidTr="004C0564">
        <w:trPr>
          <w:cantSplit/>
        </w:trPr>
        <w:tc>
          <w:tcPr>
            <w:tcW w:w="2385" w:type="dxa"/>
          </w:tcPr>
          <w:p w14:paraId="09BEDF1C" w14:textId="5225BB5C" w:rsidR="00FA62C7" w:rsidRPr="004D6609" w:rsidRDefault="00A46D59" w:rsidP="00DA378E">
            <w:r w:rsidRPr="00A46D59">
              <w:t>M_2040__19500303</w:t>
            </w:r>
          </w:p>
        </w:tc>
        <w:tc>
          <w:tcPr>
            <w:tcW w:w="1217" w:type="dxa"/>
          </w:tcPr>
          <w:p w14:paraId="7A81E9EB" w14:textId="708DA993" w:rsidR="00FA62C7" w:rsidRDefault="00A46D59" w:rsidP="00DA378E">
            <w:r>
              <w:t>Welchman</w:t>
            </w:r>
          </w:p>
        </w:tc>
        <w:tc>
          <w:tcPr>
            <w:tcW w:w="5748" w:type="dxa"/>
          </w:tcPr>
          <w:p w14:paraId="4AB9C8E7" w14:textId="5FA30E2F" w:rsidR="00A46D59" w:rsidRPr="00A46D59" w:rsidRDefault="00A46D59" w:rsidP="00A46D59">
            <w:r w:rsidRPr="00A46D59">
              <w:t>“Analysis of LANTRAC, a proposed approach</w:t>
            </w:r>
          </w:p>
          <w:p w14:paraId="5135E251" w14:textId="77777777" w:rsidR="00FA62C7" w:rsidRDefault="00A46D59" w:rsidP="00A46D59">
            <w:r w:rsidRPr="00A46D59">
              <w:t>system on which Mr. Gabelman asked us to comment”</w:t>
            </w:r>
          </w:p>
          <w:p w14:paraId="4F6611DF" w14:textId="77777777" w:rsidR="00A46D59" w:rsidRDefault="00A46D59" w:rsidP="00A46D59">
            <w:r>
              <w:t>A. Orden is completing his work on azimuth progress control (i.e., the helical plan).</w:t>
            </w:r>
          </w:p>
          <w:p w14:paraId="64F7D7C7" w14:textId="401F2276" w:rsidR="00A46D59" w:rsidRPr="00A46D59" w:rsidRDefault="00A46D59" w:rsidP="00A46D59">
            <w:r>
              <w:t>Israel is preparing his master’s thesis proposal.</w:t>
            </w:r>
          </w:p>
        </w:tc>
      </w:tr>
      <w:tr w:rsidR="00FA62C7" w14:paraId="08CC1A53" w14:textId="77777777" w:rsidTr="004C0564">
        <w:trPr>
          <w:cantSplit/>
        </w:trPr>
        <w:tc>
          <w:tcPr>
            <w:tcW w:w="2385" w:type="dxa"/>
          </w:tcPr>
          <w:p w14:paraId="795EAA28" w14:textId="673379D7" w:rsidR="00FA62C7" w:rsidRPr="004D6609" w:rsidRDefault="00977564" w:rsidP="00DA378E">
            <w:r w:rsidRPr="00977564">
              <w:t>M_2043__19500317</w:t>
            </w:r>
          </w:p>
        </w:tc>
        <w:tc>
          <w:tcPr>
            <w:tcW w:w="1217" w:type="dxa"/>
          </w:tcPr>
          <w:p w14:paraId="3FB2BF63" w14:textId="72932366" w:rsidR="00FA62C7" w:rsidRDefault="00977564" w:rsidP="00DA378E">
            <w:r>
              <w:t>Welchman</w:t>
            </w:r>
          </w:p>
        </w:tc>
        <w:tc>
          <w:tcPr>
            <w:tcW w:w="5748" w:type="dxa"/>
          </w:tcPr>
          <w:p w14:paraId="7F03F074" w14:textId="77777777" w:rsidR="00977564" w:rsidRDefault="00977564" w:rsidP="00DA378E">
            <w:r>
              <w:t>Pushing harder on alternate landing approach algorithms.</w:t>
            </w:r>
          </w:p>
          <w:p w14:paraId="71379E5D" w14:textId="77777777" w:rsidR="00977564" w:rsidRDefault="00977564" w:rsidP="00DA378E">
            <w:r>
              <w:t>Sperry has proposed (I think) a fancier autopilot that can “follow a path”, i.e., would ease the closed-feedback-loop problem of complete ground control.</w:t>
            </w:r>
          </w:p>
          <w:p w14:paraId="5BDDC311" w14:textId="77777777" w:rsidR="00FA62C7" w:rsidRDefault="00977564" w:rsidP="00DA378E">
            <w:r>
              <w:t>Orden finished his wind study, resulting in adjustments to his helical plan.</w:t>
            </w:r>
          </w:p>
          <w:p w14:paraId="4765005F" w14:textId="06FDC46B" w:rsidR="00977564" w:rsidRDefault="00977564" w:rsidP="00DA378E">
            <w:r>
              <w:t>Israel continues to collect material on A.T.C. and a broader range of aircraft approaches.  And “random arrivals”.</w:t>
            </w:r>
          </w:p>
        </w:tc>
      </w:tr>
      <w:tr w:rsidR="00FA62C7" w14:paraId="337D5ABB" w14:textId="77777777" w:rsidTr="004C0564">
        <w:trPr>
          <w:cantSplit/>
        </w:trPr>
        <w:tc>
          <w:tcPr>
            <w:tcW w:w="2385" w:type="dxa"/>
          </w:tcPr>
          <w:p w14:paraId="191AA584" w14:textId="1CBE295B" w:rsidR="00FA62C7" w:rsidRPr="004D6609" w:rsidRDefault="00977564" w:rsidP="00DA378E">
            <w:r w:rsidRPr="00977564">
              <w:t>M_2044__19500321</w:t>
            </w:r>
          </w:p>
        </w:tc>
        <w:tc>
          <w:tcPr>
            <w:tcW w:w="1217" w:type="dxa"/>
          </w:tcPr>
          <w:p w14:paraId="2E4C77BF" w14:textId="75AD4FC4" w:rsidR="00FA62C7" w:rsidRDefault="00977564" w:rsidP="00DA378E">
            <w:r>
              <w:t>Welchman</w:t>
            </w:r>
          </w:p>
        </w:tc>
        <w:tc>
          <w:tcPr>
            <w:tcW w:w="5748" w:type="dxa"/>
          </w:tcPr>
          <w:p w14:paraId="75EB3C06" w14:textId="77777777" w:rsidR="00FA62C7" w:rsidRDefault="00977564" w:rsidP="00977564">
            <w:r>
              <w:t>“</w:t>
            </w:r>
            <w:r w:rsidRPr="00977564">
              <w:rPr>
                <w:b/>
                <w:bCs/>
              </w:rPr>
              <w:t>It is virtually certain that</w:t>
            </w:r>
            <w:r>
              <w:rPr>
                <w:b/>
                <w:bCs/>
              </w:rPr>
              <w:t xml:space="preserve"> </w:t>
            </w:r>
            <w:r w:rsidRPr="00977564">
              <w:rPr>
                <w:b/>
                <w:bCs/>
              </w:rPr>
              <w:t>our work will be officially</w:t>
            </w:r>
            <w:r>
              <w:rPr>
                <w:b/>
                <w:bCs/>
              </w:rPr>
              <w:t xml:space="preserve"> </w:t>
            </w:r>
            <w:r w:rsidRPr="00977564">
              <w:rPr>
                <w:b/>
                <w:bCs/>
              </w:rPr>
              <w:t>redirected during the next few weeks</w:t>
            </w:r>
            <w:r>
              <w:rPr>
                <w:b/>
                <w:bCs/>
              </w:rPr>
              <w:t xml:space="preserve"> </w:t>
            </w:r>
            <w:r w:rsidRPr="00977564">
              <w:rPr>
                <w:b/>
                <w:bCs/>
              </w:rPr>
              <w:t>and that in the future we shall be concerned with military problems.</w:t>
            </w:r>
            <w:r>
              <w:t>”</w:t>
            </w:r>
          </w:p>
          <w:p w14:paraId="010346E5" w14:textId="77777777" w:rsidR="00977564" w:rsidRDefault="00977564" w:rsidP="00977564">
            <w:r>
              <w:t>C.R. Wieser: “</w:t>
            </w:r>
            <w:r w:rsidRPr="00977564">
              <w:rPr>
                <w:b/>
                <w:bCs/>
              </w:rPr>
              <w:t>Reports on tracking while scan</w:t>
            </w:r>
            <w:r>
              <w:rPr>
                <w:b/>
                <w:bCs/>
              </w:rPr>
              <w:t>ning</w:t>
            </w:r>
            <w:r w:rsidRPr="00977564">
              <w:rPr>
                <w:b/>
                <w:bCs/>
              </w:rPr>
              <w:t xml:space="preserve"> </w:t>
            </w:r>
            <w:proofErr w:type="gramStart"/>
            <w:r w:rsidRPr="00977564">
              <w:rPr>
                <w:b/>
                <w:bCs/>
              </w:rPr>
              <w:t>are</w:t>
            </w:r>
            <w:proofErr w:type="gramEnd"/>
            <w:r w:rsidRPr="00977564">
              <w:rPr>
                <w:b/>
                <w:bCs/>
              </w:rPr>
              <w:t xml:space="preserve"> being studied</w:t>
            </w:r>
            <w:r>
              <w:t>”</w:t>
            </w:r>
          </w:p>
          <w:p w14:paraId="469A961B" w14:textId="68AB8B4B" w:rsidR="001132F9" w:rsidRDefault="001132F9" w:rsidP="00977564">
            <w:r>
              <w:t>Israel notes that newer jet aircraft fly higher and faster, and have different rules for descent.</w:t>
            </w:r>
          </w:p>
        </w:tc>
      </w:tr>
      <w:tr w:rsidR="00FA62C7" w14:paraId="5FCC160D" w14:textId="77777777" w:rsidTr="004C0564">
        <w:trPr>
          <w:cantSplit/>
        </w:trPr>
        <w:tc>
          <w:tcPr>
            <w:tcW w:w="2385" w:type="dxa"/>
          </w:tcPr>
          <w:p w14:paraId="6B0E985D" w14:textId="20660997" w:rsidR="00FA62C7" w:rsidRPr="004D6609" w:rsidRDefault="001132F9" w:rsidP="00DA378E">
            <w:r w:rsidRPr="001132F9">
              <w:t>M_2045__19500414</w:t>
            </w:r>
          </w:p>
        </w:tc>
        <w:tc>
          <w:tcPr>
            <w:tcW w:w="1217" w:type="dxa"/>
          </w:tcPr>
          <w:p w14:paraId="29F81F39" w14:textId="59C71D78" w:rsidR="00FA62C7" w:rsidRDefault="001132F9" w:rsidP="00DA378E">
            <w:r>
              <w:t>Welchman</w:t>
            </w:r>
          </w:p>
        </w:tc>
        <w:tc>
          <w:tcPr>
            <w:tcW w:w="5748" w:type="dxa"/>
          </w:tcPr>
          <w:p w14:paraId="49225BD3" w14:textId="77777777" w:rsidR="00FA62C7" w:rsidRDefault="001132F9" w:rsidP="00DA378E">
            <w:r>
              <w:t>Starting on Quarterly #5.</w:t>
            </w:r>
          </w:p>
          <w:p w14:paraId="2FE54F8E" w14:textId="77777777" w:rsidR="001132F9" w:rsidRDefault="001132F9" w:rsidP="00DA378E">
            <w:r>
              <w:t>Visited Raytheon to talk about radar; read docs from Watson Labs on tracking while scanning.</w:t>
            </w:r>
          </w:p>
          <w:p w14:paraId="2ED295DD" w14:textId="2BDAFBCA" w:rsidR="001132F9" w:rsidRDefault="001132F9" w:rsidP="00DA378E">
            <w:r>
              <w:t xml:space="preserve">Israel: </w:t>
            </w:r>
            <w:r w:rsidRPr="001132F9">
              <w:t>“altitude-scheduled approach scheme”</w:t>
            </w:r>
          </w:p>
        </w:tc>
      </w:tr>
      <w:tr w:rsidR="00977564" w14:paraId="0A62B766" w14:textId="77777777" w:rsidTr="004C0564">
        <w:trPr>
          <w:cantSplit/>
        </w:trPr>
        <w:tc>
          <w:tcPr>
            <w:tcW w:w="2385" w:type="dxa"/>
          </w:tcPr>
          <w:p w14:paraId="3E8077D4" w14:textId="7F5D2FA4" w:rsidR="00977564" w:rsidRPr="004D6609" w:rsidRDefault="001132F9" w:rsidP="00DA378E">
            <w:r w:rsidRPr="001132F9">
              <w:t>M_2046__19500428</w:t>
            </w:r>
          </w:p>
        </w:tc>
        <w:tc>
          <w:tcPr>
            <w:tcW w:w="1217" w:type="dxa"/>
          </w:tcPr>
          <w:p w14:paraId="6181D13C" w14:textId="608799BF" w:rsidR="00977564" w:rsidRDefault="001132F9" w:rsidP="00DA378E">
            <w:r>
              <w:t>Welchman</w:t>
            </w:r>
          </w:p>
        </w:tc>
        <w:tc>
          <w:tcPr>
            <w:tcW w:w="5748" w:type="dxa"/>
          </w:tcPr>
          <w:p w14:paraId="382A1003" w14:textId="77777777" w:rsidR="00977564" w:rsidRDefault="001132F9" w:rsidP="00DA378E">
            <w:r>
              <w:t>Quarterly #5</w:t>
            </w:r>
          </w:p>
          <w:p w14:paraId="5BA7DB7E" w14:textId="77777777" w:rsidR="001132F9" w:rsidRDefault="001132F9" w:rsidP="00DA378E">
            <w:r>
              <w:t>C.R. Wieser: visiting Cambridge Field Station to discuss Pulsed Radar.</w:t>
            </w:r>
          </w:p>
          <w:p w14:paraId="4C44E71A" w14:textId="4772A590" w:rsidR="001132F9" w:rsidRDefault="001132F9" w:rsidP="00DA378E">
            <w:r>
              <w:t>Israel: tussling with how to get fast, high-altitude jets onto a glide path that can also accommodate lower, slower prop planes.</w:t>
            </w:r>
          </w:p>
        </w:tc>
      </w:tr>
      <w:tr w:rsidR="00977564" w14:paraId="1AF7ECDF" w14:textId="77777777" w:rsidTr="004C0564">
        <w:trPr>
          <w:cantSplit/>
        </w:trPr>
        <w:tc>
          <w:tcPr>
            <w:tcW w:w="2385" w:type="dxa"/>
          </w:tcPr>
          <w:p w14:paraId="08228D90" w14:textId="5D31BC1D" w:rsidR="00977564" w:rsidRPr="004D6609" w:rsidRDefault="00C13401" w:rsidP="00DA378E">
            <w:r w:rsidRPr="00C13401">
              <w:lastRenderedPageBreak/>
              <w:t>M_2048__19500512</w:t>
            </w:r>
          </w:p>
        </w:tc>
        <w:tc>
          <w:tcPr>
            <w:tcW w:w="1217" w:type="dxa"/>
          </w:tcPr>
          <w:p w14:paraId="309D880F" w14:textId="0A2C7FD5" w:rsidR="00977564" w:rsidRDefault="00C13401" w:rsidP="00DA378E">
            <w:r>
              <w:t>Welchman</w:t>
            </w:r>
          </w:p>
        </w:tc>
        <w:tc>
          <w:tcPr>
            <w:tcW w:w="5748" w:type="dxa"/>
          </w:tcPr>
          <w:p w14:paraId="1FE393AE" w14:textId="4B393C96" w:rsidR="00C13401" w:rsidRDefault="00C13401" w:rsidP="00C13401">
            <w:r>
              <w:t>Quarterly #5 plus teaching load.</w:t>
            </w:r>
          </w:p>
          <w:p w14:paraId="3382846E" w14:textId="534941F4" w:rsidR="00C13401" w:rsidRPr="00C13401" w:rsidRDefault="00C13401" w:rsidP="00C13401">
            <w:r>
              <w:t xml:space="preserve">Israel: continued </w:t>
            </w:r>
            <w:r w:rsidRPr="00C13401">
              <w:t xml:space="preserve">on “programming </w:t>
            </w:r>
            <w:r w:rsidRPr="00C13401">
              <w:rPr>
                <w:i/>
                <w:iCs/>
              </w:rPr>
              <w:t xml:space="preserve">of a </w:t>
            </w:r>
            <w:r w:rsidRPr="00C13401">
              <w:t>system for altitude</w:t>
            </w:r>
          </w:p>
          <w:p w14:paraId="3C85D14E" w14:textId="77777777" w:rsidR="00977564" w:rsidRDefault="00C13401" w:rsidP="00DA378E">
            <w:r w:rsidRPr="00C13401">
              <w:t>approach”</w:t>
            </w:r>
          </w:p>
          <w:p w14:paraId="26796A83" w14:textId="073BCF7B" w:rsidR="00C13401" w:rsidRDefault="00C13401" w:rsidP="00DA378E">
            <w:r>
              <w:t xml:space="preserve">Only two other workers contributed, with “continuing” status.  (Maybe because track and scan </w:t>
            </w:r>
            <w:proofErr w:type="gramStart"/>
            <w:r>
              <w:t>is</w:t>
            </w:r>
            <w:proofErr w:type="gramEnd"/>
            <w:r>
              <w:t xml:space="preserve"> now classified; see M_2050)</w:t>
            </w:r>
          </w:p>
        </w:tc>
      </w:tr>
      <w:tr w:rsidR="00977564" w14:paraId="67A78AF4" w14:textId="77777777" w:rsidTr="004C0564">
        <w:trPr>
          <w:cantSplit/>
        </w:trPr>
        <w:tc>
          <w:tcPr>
            <w:tcW w:w="2385" w:type="dxa"/>
          </w:tcPr>
          <w:p w14:paraId="3446F337" w14:textId="7D342415" w:rsidR="00977564" w:rsidRPr="004D6609" w:rsidRDefault="00C13401" w:rsidP="00DA378E">
            <w:r w:rsidRPr="00C13401">
              <w:t>M_2050__19500509</w:t>
            </w:r>
          </w:p>
        </w:tc>
        <w:tc>
          <w:tcPr>
            <w:tcW w:w="1217" w:type="dxa"/>
          </w:tcPr>
          <w:p w14:paraId="20ED5468" w14:textId="4B823886" w:rsidR="00977564" w:rsidRPr="00C13401" w:rsidRDefault="00C13401" w:rsidP="00DA378E">
            <w:pPr>
              <w:rPr>
                <w:b/>
                <w:bCs/>
              </w:rPr>
            </w:pPr>
            <w:r w:rsidRPr="00C13401">
              <w:rPr>
                <w:b/>
                <w:bCs/>
              </w:rPr>
              <w:t>Wieser</w:t>
            </w:r>
          </w:p>
        </w:tc>
        <w:tc>
          <w:tcPr>
            <w:tcW w:w="5748" w:type="dxa"/>
          </w:tcPr>
          <w:p w14:paraId="4BCBE1F0" w14:textId="34428F64" w:rsidR="00977564" w:rsidRPr="00C13401" w:rsidRDefault="00C13401" w:rsidP="00C13401">
            <w:pPr>
              <w:rPr>
                <w:b/>
                <w:bCs/>
              </w:rPr>
            </w:pPr>
            <w:r w:rsidRPr="00C13401">
              <w:rPr>
                <w:b/>
                <w:bCs/>
              </w:rPr>
              <w:t>“This bi-weekly is the first of a new</w:t>
            </w:r>
            <w:r w:rsidRPr="00C13401">
              <w:rPr>
                <w:b/>
                <w:bCs/>
                <w:i/>
                <w:iCs/>
              </w:rPr>
              <w:t xml:space="preserve"> </w:t>
            </w:r>
            <w:r w:rsidRPr="00C13401">
              <w:rPr>
                <w:b/>
                <w:bCs/>
              </w:rPr>
              <w:t>series (classified -Confidential) in which we will report on the redirected 6673 work”</w:t>
            </w:r>
          </w:p>
        </w:tc>
      </w:tr>
      <w:tr w:rsidR="00AE5E92" w14:paraId="06E1954A" w14:textId="77777777" w:rsidTr="004C0564">
        <w:trPr>
          <w:cantSplit/>
        </w:trPr>
        <w:tc>
          <w:tcPr>
            <w:tcW w:w="2385" w:type="dxa"/>
          </w:tcPr>
          <w:p w14:paraId="218A9985" w14:textId="53FA656A" w:rsidR="00AE5E92" w:rsidRPr="004D6609" w:rsidRDefault="00AE5E92" w:rsidP="00AE5E92">
            <w:r w:rsidRPr="00AE5E92">
              <w:t>M_2051_19500526.pdf</w:t>
            </w:r>
          </w:p>
        </w:tc>
        <w:tc>
          <w:tcPr>
            <w:tcW w:w="1217" w:type="dxa"/>
          </w:tcPr>
          <w:p w14:paraId="5D3045DA" w14:textId="39088713" w:rsidR="00AE5E92" w:rsidRDefault="00BE3EF0" w:rsidP="00AE5E92">
            <w:r>
              <w:t>Wieser</w:t>
            </w:r>
          </w:p>
        </w:tc>
        <w:tc>
          <w:tcPr>
            <w:tcW w:w="5748" w:type="dxa"/>
          </w:tcPr>
          <w:p w14:paraId="1FB4B948" w14:textId="77777777" w:rsidR="00AE5E92" w:rsidRDefault="00BE3EF0" w:rsidP="00AE5E92">
            <w:r>
              <w:t>Design of “the” radar interface to WW is documented in M-2047.  Not clear which radar this is, but it seems very specific, with parameters for resolution, etc.</w:t>
            </w:r>
          </w:p>
          <w:p w14:paraId="55390DD7" w14:textId="77777777" w:rsidR="00BE3EF0" w:rsidRDefault="00BE3EF0" w:rsidP="00AE5E92">
            <w:r>
              <w:t>P. Franklin issued a series of reports (E-330 to E-339) on “determination of course from several observations”</w:t>
            </w:r>
          </w:p>
          <w:p w14:paraId="1FF4A16D" w14:textId="192EA344" w:rsidR="00BE3EF0" w:rsidRDefault="00BE3EF0" w:rsidP="00AE5E92">
            <w:r>
              <w:t>D.R. Israel has started on Sine/Cosine functions to convert (R, Theta) to (x, y)</w:t>
            </w:r>
          </w:p>
        </w:tc>
      </w:tr>
      <w:tr w:rsidR="00AE5E92" w14:paraId="50CF311D" w14:textId="77777777" w:rsidTr="004C0564">
        <w:trPr>
          <w:cantSplit/>
        </w:trPr>
        <w:tc>
          <w:tcPr>
            <w:tcW w:w="2385" w:type="dxa"/>
          </w:tcPr>
          <w:p w14:paraId="1728DE53" w14:textId="48116794" w:rsidR="00AE5E92" w:rsidRPr="004D6609" w:rsidRDefault="00AE5E92" w:rsidP="00AE5E92">
            <w:r w:rsidRPr="00AE5E92">
              <w:t>M_2052__19500526.pdf</w:t>
            </w:r>
          </w:p>
        </w:tc>
        <w:tc>
          <w:tcPr>
            <w:tcW w:w="1217" w:type="dxa"/>
          </w:tcPr>
          <w:p w14:paraId="15E5D099" w14:textId="2F08F9EE" w:rsidR="00AE5E92" w:rsidRDefault="00BE3EF0" w:rsidP="00AE5E92">
            <w:r>
              <w:t>Welchman</w:t>
            </w:r>
          </w:p>
        </w:tc>
        <w:tc>
          <w:tcPr>
            <w:tcW w:w="5748" w:type="dxa"/>
          </w:tcPr>
          <w:p w14:paraId="2C804B22" w14:textId="3C135A3F" w:rsidR="00AE5E92" w:rsidRDefault="00BE3EF0" w:rsidP="00AE5E92">
            <w:r>
              <w:t>Completing work on altitude-scheduled descent for ATC.</w:t>
            </w:r>
          </w:p>
        </w:tc>
      </w:tr>
      <w:tr w:rsidR="00AE5E92" w14:paraId="5B981A9B" w14:textId="77777777" w:rsidTr="004C0564">
        <w:trPr>
          <w:cantSplit/>
        </w:trPr>
        <w:tc>
          <w:tcPr>
            <w:tcW w:w="2385" w:type="dxa"/>
          </w:tcPr>
          <w:p w14:paraId="3F945468" w14:textId="5EBF6AF6" w:rsidR="00AE5E92" w:rsidRPr="004D6609" w:rsidRDefault="00AE5E92" w:rsidP="00AE5E92">
            <w:r w:rsidRPr="00AE5E92">
              <w:t>M_2053__19500609.pdf</w:t>
            </w:r>
          </w:p>
        </w:tc>
        <w:tc>
          <w:tcPr>
            <w:tcW w:w="1217" w:type="dxa"/>
          </w:tcPr>
          <w:p w14:paraId="3876F87E" w14:textId="59409B81" w:rsidR="00AE5E92" w:rsidRDefault="00BE3EF0" w:rsidP="00AE5E92">
            <w:r>
              <w:t>Wieser</w:t>
            </w:r>
          </w:p>
        </w:tc>
        <w:tc>
          <w:tcPr>
            <w:tcW w:w="5748" w:type="dxa"/>
          </w:tcPr>
          <w:p w14:paraId="6E892EC1" w14:textId="77777777" w:rsidR="00AE5E92" w:rsidRDefault="00BE3EF0" w:rsidP="00AE5E92">
            <w:r>
              <w:t xml:space="preserve">Wieser is selecting a </w:t>
            </w:r>
            <w:proofErr w:type="spellStart"/>
            <w:r>
              <w:t>Magnecord</w:t>
            </w:r>
            <w:proofErr w:type="spellEnd"/>
            <w:r>
              <w:t xml:space="preserve"> analog recorder to preserve samples of radar tests for later replication.</w:t>
            </w:r>
          </w:p>
          <w:p w14:paraId="4727C407" w14:textId="0DAAF7E5" w:rsidR="00BE3EF0" w:rsidRDefault="00BE3EF0" w:rsidP="00AE5E92">
            <w:r>
              <w:t>Israel is coding sin/cos routines</w:t>
            </w:r>
          </w:p>
        </w:tc>
      </w:tr>
      <w:tr w:rsidR="00AE5E92" w14:paraId="5B41CCE3" w14:textId="77777777" w:rsidTr="004C0564">
        <w:trPr>
          <w:cantSplit/>
        </w:trPr>
        <w:tc>
          <w:tcPr>
            <w:tcW w:w="2385" w:type="dxa"/>
          </w:tcPr>
          <w:p w14:paraId="754192E2" w14:textId="7077432B" w:rsidR="00AE5E92" w:rsidRPr="004D6609" w:rsidRDefault="00AE5E92" w:rsidP="00AE5E92">
            <w:r w:rsidRPr="00AE5E92">
              <w:t>M_2056__19500623.pdf</w:t>
            </w:r>
          </w:p>
        </w:tc>
        <w:tc>
          <w:tcPr>
            <w:tcW w:w="1217" w:type="dxa"/>
          </w:tcPr>
          <w:p w14:paraId="6FACDB7D" w14:textId="5F8993BA" w:rsidR="00AE5E92" w:rsidRDefault="00902CE4" w:rsidP="00AE5E92">
            <w:r>
              <w:t>Wieser</w:t>
            </w:r>
          </w:p>
        </w:tc>
        <w:tc>
          <w:tcPr>
            <w:tcW w:w="5748" w:type="dxa"/>
          </w:tcPr>
          <w:p w14:paraId="4826F072" w14:textId="77777777" w:rsidR="00AE5E92" w:rsidRDefault="00902CE4" w:rsidP="00AE5E92">
            <w:r>
              <w:t xml:space="preserve">Ordering the </w:t>
            </w:r>
            <w:proofErr w:type="spellStart"/>
            <w:r>
              <w:t>Magnecord</w:t>
            </w:r>
            <w:proofErr w:type="spellEnd"/>
            <w:r>
              <w:t xml:space="preserve"> recorder, with a compliment of bells and whistles.</w:t>
            </w:r>
          </w:p>
          <w:p w14:paraId="1CE16E08" w14:textId="44620C64" w:rsidR="00902CE4" w:rsidRDefault="00902CE4" w:rsidP="00AE5E92">
            <w:r>
              <w:t>Wieser is seeking an improved CRT with long phosphor to display the 15-second radar repetitions.  12” screens with electrostatic deflection seem hard to find.</w:t>
            </w:r>
          </w:p>
          <w:p w14:paraId="556D401F" w14:textId="1460BEA8" w:rsidR="00902CE4" w:rsidRDefault="00902CE4" w:rsidP="00AE5E92">
            <w:r>
              <w:t xml:space="preserve">Cambridge Research Lab [I assume AFCRL) is recommending </w:t>
            </w:r>
            <w:proofErr w:type="gramStart"/>
            <w:r>
              <w:t>against ”dark</w:t>
            </w:r>
            <w:proofErr w:type="gramEnd"/>
            <w:r>
              <w:t>-trace” type of displays [whatever that is!]</w:t>
            </w:r>
          </w:p>
        </w:tc>
      </w:tr>
      <w:tr w:rsidR="00AE5E92" w14:paraId="38BF94D2" w14:textId="77777777" w:rsidTr="004C0564">
        <w:trPr>
          <w:cantSplit/>
        </w:trPr>
        <w:tc>
          <w:tcPr>
            <w:tcW w:w="2385" w:type="dxa"/>
          </w:tcPr>
          <w:p w14:paraId="065E0253" w14:textId="2A58C6BA" w:rsidR="00AE5E92" w:rsidRPr="004D6609" w:rsidRDefault="00AE5E92" w:rsidP="00AE5E92">
            <w:r w:rsidRPr="00AE5E92">
              <w:t>M_2057__19500623.pdf</w:t>
            </w:r>
          </w:p>
        </w:tc>
        <w:tc>
          <w:tcPr>
            <w:tcW w:w="1217" w:type="dxa"/>
          </w:tcPr>
          <w:p w14:paraId="5F8BE62B" w14:textId="18CA6EE5" w:rsidR="00AE5E92" w:rsidRDefault="00902CE4" w:rsidP="00AE5E92">
            <w:r>
              <w:t>Welchman</w:t>
            </w:r>
          </w:p>
        </w:tc>
        <w:tc>
          <w:tcPr>
            <w:tcW w:w="5748" w:type="dxa"/>
          </w:tcPr>
          <w:p w14:paraId="4B232060" w14:textId="77777777" w:rsidR="00AE5E92" w:rsidRDefault="00902CE4" w:rsidP="00AE5E92">
            <w:r>
              <w:t>Summary Report #5</w:t>
            </w:r>
          </w:p>
          <w:p w14:paraId="5D5D3BEA" w14:textId="77777777" w:rsidR="00902CE4" w:rsidRDefault="00902CE4" w:rsidP="00902CE4">
            <w:r>
              <w:t xml:space="preserve">W.K. Linvill continuing on </w:t>
            </w:r>
            <w:r w:rsidRPr="00902CE4">
              <w:t>“describing the computer as an element in a control system”</w:t>
            </w:r>
          </w:p>
          <w:p w14:paraId="1509EC6B" w14:textId="1E794FF0" w:rsidR="00902CE4" w:rsidRDefault="00902CE4" w:rsidP="00902CE4">
            <w:r>
              <w:t>Israel’s time “</w:t>
            </w:r>
            <w:r w:rsidRPr="00902CE4">
              <w:t xml:space="preserve">spent in </w:t>
            </w:r>
            <w:proofErr w:type="spellStart"/>
            <w:r w:rsidRPr="00902CE4">
              <w:t>familiarisation</w:t>
            </w:r>
            <w:proofErr w:type="spellEnd"/>
            <w:r w:rsidRPr="00902CE4">
              <w:t xml:space="preserve"> with the WWI block diagrams and details of computer operation.”</w:t>
            </w:r>
          </w:p>
        </w:tc>
      </w:tr>
      <w:tr w:rsidR="00AE5E92" w14:paraId="64710E93" w14:textId="77777777" w:rsidTr="004C0564">
        <w:trPr>
          <w:cantSplit/>
        </w:trPr>
        <w:tc>
          <w:tcPr>
            <w:tcW w:w="2385" w:type="dxa"/>
          </w:tcPr>
          <w:p w14:paraId="28BD0EDD" w14:textId="2ACC9C06" w:rsidR="00AE5E92" w:rsidRPr="004D6609" w:rsidRDefault="00AE5E92" w:rsidP="00AE5E92">
            <w:r w:rsidRPr="00AE5E92">
              <w:t>M_2059__19500707.pdf</w:t>
            </w:r>
          </w:p>
        </w:tc>
        <w:tc>
          <w:tcPr>
            <w:tcW w:w="1217" w:type="dxa"/>
          </w:tcPr>
          <w:p w14:paraId="77EFEE34" w14:textId="77D206B2" w:rsidR="00AE5E92" w:rsidRDefault="00902CE4" w:rsidP="00AE5E92">
            <w:r>
              <w:t>Welchman</w:t>
            </w:r>
          </w:p>
        </w:tc>
        <w:tc>
          <w:tcPr>
            <w:tcW w:w="5748" w:type="dxa"/>
          </w:tcPr>
          <w:p w14:paraId="5318F260" w14:textId="77777777" w:rsidR="00AE5E92" w:rsidRDefault="00902CE4" w:rsidP="00AE5E92">
            <w:r>
              <w:t>“</w:t>
            </w:r>
            <w:proofErr w:type="gramStart"/>
            <w:r>
              <w:t>straightforward</w:t>
            </w:r>
            <w:proofErr w:type="gramEnd"/>
            <w:r>
              <w:t xml:space="preserve"> systems will prove superior to ‘ingenious’ ones”</w:t>
            </w:r>
          </w:p>
          <w:p w14:paraId="4A922A64" w14:textId="6519B0AA" w:rsidR="00902CE4" w:rsidRDefault="00902CE4" w:rsidP="00AE5E92">
            <w:r>
              <w:t>[the report is only a page, and mostly illegible]</w:t>
            </w:r>
          </w:p>
        </w:tc>
      </w:tr>
      <w:tr w:rsidR="00AE5E92" w14:paraId="64A21370" w14:textId="77777777" w:rsidTr="004C0564">
        <w:trPr>
          <w:cantSplit/>
        </w:trPr>
        <w:tc>
          <w:tcPr>
            <w:tcW w:w="2385" w:type="dxa"/>
          </w:tcPr>
          <w:p w14:paraId="0CE774DE" w14:textId="068A4C7A" w:rsidR="00AE5E92" w:rsidRPr="004D6609" w:rsidRDefault="00AE5E92" w:rsidP="00AE5E92">
            <w:r w:rsidRPr="00AE5E92">
              <w:t>M_2060__19500707.pdf</w:t>
            </w:r>
          </w:p>
        </w:tc>
        <w:tc>
          <w:tcPr>
            <w:tcW w:w="1217" w:type="dxa"/>
          </w:tcPr>
          <w:p w14:paraId="267B209F" w14:textId="5B0A96CD" w:rsidR="00AE5E92" w:rsidRDefault="00902CE4" w:rsidP="00AE5E92">
            <w:r>
              <w:t>Wieser</w:t>
            </w:r>
          </w:p>
        </w:tc>
        <w:tc>
          <w:tcPr>
            <w:tcW w:w="5748" w:type="dxa"/>
          </w:tcPr>
          <w:p w14:paraId="6B429377" w14:textId="77777777" w:rsidR="00AE5E92" w:rsidRDefault="000772E1" w:rsidP="00AE5E92">
            <w:r>
              <w:t>Wieser: Tape recorder arrived, but no tape(!).  He ordered CRTs with ‘P7’ phosphor from Dumont.</w:t>
            </w:r>
          </w:p>
          <w:p w14:paraId="6A47922B" w14:textId="77777777" w:rsidR="000772E1" w:rsidRDefault="000772E1" w:rsidP="00AE5E92">
            <w:r>
              <w:t>Installing phone lines to Bedford with CRL.</w:t>
            </w:r>
          </w:p>
          <w:p w14:paraId="23E02C9F" w14:textId="77777777" w:rsidR="000772E1" w:rsidRDefault="000772E1" w:rsidP="000772E1">
            <w:r>
              <w:t xml:space="preserve">Welchman reports </w:t>
            </w:r>
            <w:r w:rsidRPr="000772E1">
              <w:t>“thinking out the various phases</w:t>
            </w:r>
            <w:r>
              <w:t xml:space="preserve"> </w:t>
            </w:r>
            <w:r w:rsidRPr="000772E1">
              <w:t>of work connected with the Bedford experiment</w:t>
            </w:r>
            <w:r>
              <w:t>”</w:t>
            </w:r>
          </w:p>
          <w:p w14:paraId="5C9F4189" w14:textId="67223FB6" w:rsidR="000772E1" w:rsidRDefault="000772E1" w:rsidP="000772E1">
            <w:r>
              <w:t xml:space="preserve">[guy: I thought he’d been ejected from 6673 due to lack of clearance; maybe it’s not so simple…] </w:t>
            </w:r>
          </w:p>
        </w:tc>
      </w:tr>
      <w:tr w:rsidR="00AE5E92" w14:paraId="6A2FD0A3" w14:textId="77777777" w:rsidTr="004C0564">
        <w:trPr>
          <w:cantSplit/>
        </w:trPr>
        <w:tc>
          <w:tcPr>
            <w:tcW w:w="2385" w:type="dxa"/>
          </w:tcPr>
          <w:p w14:paraId="38D09464" w14:textId="02A4A3F0" w:rsidR="00AE5E92" w:rsidRPr="004D6609" w:rsidRDefault="00AE5E92" w:rsidP="00AE5E92">
            <w:r w:rsidRPr="00AE5E92">
              <w:lastRenderedPageBreak/>
              <w:t>M_2062__19500709.pdf</w:t>
            </w:r>
          </w:p>
        </w:tc>
        <w:tc>
          <w:tcPr>
            <w:tcW w:w="1217" w:type="dxa"/>
          </w:tcPr>
          <w:p w14:paraId="34D99EF7" w14:textId="168D63EB" w:rsidR="00AE5E92" w:rsidRDefault="000772E1" w:rsidP="00AE5E92">
            <w:r>
              <w:t>Welchman</w:t>
            </w:r>
          </w:p>
        </w:tc>
        <w:tc>
          <w:tcPr>
            <w:tcW w:w="5748" w:type="dxa"/>
          </w:tcPr>
          <w:p w14:paraId="1EA6A6F2" w14:textId="77777777" w:rsidR="00AE5E92" w:rsidRDefault="000772E1" w:rsidP="00AE5E92">
            <w:r>
              <w:t>Finishing ATC for Summary Report 5</w:t>
            </w:r>
          </w:p>
          <w:p w14:paraId="1BB42D05" w14:textId="10ABF0B8" w:rsidR="000772E1" w:rsidRDefault="000772E1" w:rsidP="00AE5E92">
            <w:r>
              <w:t>Israel continues on Altitude Scheduled Descent</w:t>
            </w:r>
          </w:p>
        </w:tc>
      </w:tr>
      <w:tr w:rsidR="000772E1" w14:paraId="22534F0E" w14:textId="77777777" w:rsidTr="004C0564">
        <w:trPr>
          <w:cantSplit/>
        </w:trPr>
        <w:tc>
          <w:tcPr>
            <w:tcW w:w="2385" w:type="dxa"/>
          </w:tcPr>
          <w:p w14:paraId="66AA62B2" w14:textId="28E228AD" w:rsidR="000772E1" w:rsidRPr="00AE5E92" w:rsidRDefault="000772E1" w:rsidP="00AE5E92">
            <w:r w:rsidRPr="00AE5E92">
              <w:t>M_2064__19500714.pdf</w:t>
            </w:r>
          </w:p>
        </w:tc>
        <w:tc>
          <w:tcPr>
            <w:tcW w:w="1217" w:type="dxa"/>
          </w:tcPr>
          <w:p w14:paraId="31994179" w14:textId="53766CCC" w:rsidR="000772E1" w:rsidRDefault="00CA5135" w:rsidP="00AE5E92">
            <w:r>
              <w:t>Welchman</w:t>
            </w:r>
          </w:p>
        </w:tc>
        <w:tc>
          <w:tcPr>
            <w:tcW w:w="5748" w:type="dxa"/>
          </w:tcPr>
          <w:p w14:paraId="35D7FBF2" w14:textId="77777777" w:rsidR="000772E1" w:rsidRDefault="00CA5135" w:rsidP="00AE5E92">
            <w:r>
              <w:t>Preparing for the availability of “Punched Tape Input to the computer”, projected for Aug 21,</w:t>
            </w:r>
          </w:p>
          <w:p w14:paraId="1A79CEF7" w14:textId="77777777" w:rsidR="00CA5135" w:rsidRDefault="00CA5135" w:rsidP="00AE5E92">
            <w:r>
              <w:t>Israel is preparing code for reading radar data, converting to (x, y) and displaying on the CRT.  Some code has been tested with the 32-word TSR storage.</w:t>
            </w:r>
          </w:p>
          <w:p w14:paraId="4EA6B58D" w14:textId="77777777" w:rsidR="00CA5135" w:rsidRDefault="00CA5135" w:rsidP="00AE5E92">
            <w:r>
              <w:t>Adams has suggested a Manual Intervention feature for [peak &amp; poke] debug, although Israel admits that the control panel will take a couple months to build.</w:t>
            </w:r>
          </w:p>
          <w:p w14:paraId="72D199B4" w14:textId="77777777" w:rsidR="00CA5135" w:rsidRDefault="00CA5135" w:rsidP="00AE5E92">
            <w:r>
              <w:t>R.L. Walquist is starting on the project.</w:t>
            </w:r>
          </w:p>
          <w:p w14:paraId="507DA3D6" w14:textId="77777777" w:rsidR="00CA5135" w:rsidRDefault="00CA5135" w:rsidP="00AE5E92">
            <w:r>
              <w:t xml:space="preserve">Wieser reports working on </w:t>
            </w:r>
            <w:r w:rsidR="004C0564">
              <w:t>a “joy stick” controller.</w:t>
            </w:r>
          </w:p>
          <w:p w14:paraId="22CB4372" w14:textId="77777777" w:rsidR="004C0564" w:rsidRDefault="004C0564" w:rsidP="00AE5E92">
            <w:r>
              <w:t>Planning ‘video cabling ducts’ to Room 138.  [Apparently the Storage Tube Lab was evicted and moved to the basement]</w:t>
            </w:r>
          </w:p>
          <w:p w14:paraId="283177C0" w14:textId="77777777" w:rsidR="004C0564" w:rsidRDefault="004C0564" w:rsidP="00AE5E92">
            <w:r>
              <w:t>D.A. Buck reveals the purpose of the Joy Stick – the operator should steer a spot on the screen to coincide with a radar return and then push a button to signal “it’s that one”.  [obviously prior to the Light Gun.]</w:t>
            </w:r>
          </w:p>
          <w:p w14:paraId="5F718DA1" w14:textId="072BDE15" w:rsidR="004C0564" w:rsidRDefault="004C0564" w:rsidP="00AE5E92">
            <w:r>
              <w:t xml:space="preserve">L.S. Bensky is grappling with </w:t>
            </w:r>
            <w:proofErr w:type="spellStart"/>
            <w:r>
              <w:t>Magnecord</w:t>
            </w:r>
            <w:proofErr w:type="spellEnd"/>
            <w:r>
              <w:t xml:space="preserve"> issues.</w:t>
            </w:r>
          </w:p>
        </w:tc>
      </w:tr>
      <w:tr w:rsidR="00AE5E92" w14:paraId="43DD1055" w14:textId="77777777" w:rsidTr="004C0564">
        <w:trPr>
          <w:cantSplit/>
        </w:trPr>
        <w:tc>
          <w:tcPr>
            <w:tcW w:w="2385" w:type="dxa"/>
          </w:tcPr>
          <w:p w14:paraId="4763E36B" w14:textId="0131E9D6" w:rsidR="00AE5E92" w:rsidRPr="004D6609" w:rsidRDefault="00AE5E92" w:rsidP="00AE5E92">
            <w:r w:rsidRPr="00AE5E92">
              <w:t>M_2063__19500721.pdf</w:t>
            </w:r>
          </w:p>
        </w:tc>
        <w:tc>
          <w:tcPr>
            <w:tcW w:w="1217" w:type="dxa"/>
          </w:tcPr>
          <w:p w14:paraId="5E18506B" w14:textId="3B665A61" w:rsidR="00AE5E92" w:rsidRPr="00CA5135" w:rsidRDefault="000772E1" w:rsidP="00AE5E92">
            <w:pPr>
              <w:rPr>
                <w:b/>
                <w:bCs/>
              </w:rPr>
            </w:pPr>
            <w:r w:rsidRPr="00CA5135">
              <w:rPr>
                <w:b/>
                <w:bCs/>
              </w:rPr>
              <w:t>Welchman</w:t>
            </w:r>
          </w:p>
        </w:tc>
        <w:tc>
          <w:tcPr>
            <w:tcW w:w="5748" w:type="dxa"/>
          </w:tcPr>
          <w:p w14:paraId="795694FF" w14:textId="77777777" w:rsidR="00AE5E92" w:rsidRDefault="000772E1" w:rsidP="00AE5E92">
            <w:r>
              <w:t>Summary Report #5 is Done.  Welchman notes that the ATC project is hereby complete.</w:t>
            </w:r>
          </w:p>
          <w:p w14:paraId="65D1FCD3" w14:textId="69186CE0" w:rsidR="000772E1" w:rsidRDefault="000772E1" w:rsidP="00AE5E92">
            <w:r>
              <w:t>Israel projects (on July 21) that his thesis will be done in September.</w:t>
            </w:r>
          </w:p>
        </w:tc>
      </w:tr>
      <w:tr w:rsidR="00AE5E92" w14:paraId="04ED43B8" w14:textId="77777777" w:rsidTr="004C0564">
        <w:trPr>
          <w:cantSplit/>
        </w:trPr>
        <w:tc>
          <w:tcPr>
            <w:tcW w:w="2385" w:type="dxa"/>
          </w:tcPr>
          <w:p w14:paraId="76450BEC" w14:textId="3D6A6A6E" w:rsidR="00AE5E92" w:rsidRPr="004D6609" w:rsidRDefault="00AE5E92" w:rsidP="00AE5E92">
            <w:r w:rsidRPr="00AE5E92">
              <w:t>M_2065__19500804.pdf</w:t>
            </w:r>
          </w:p>
        </w:tc>
        <w:tc>
          <w:tcPr>
            <w:tcW w:w="1217" w:type="dxa"/>
          </w:tcPr>
          <w:p w14:paraId="51E760AF" w14:textId="0E0326DF" w:rsidR="00AE5E92" w:rsidRDefault="004C0564" w:rsidP="00AE5E92">
            <w:r>
              <w:t>Welchman</w:t>
            </w:r>
          </w:p>
        </w:tc>
        <w:tc>
          <w:tcPr>
            <w:tcW w:w="5748" w:type="dxa"/>
          </w:tcPr>
          <w:p w14:paraId="4B75AB35" w14:textId="77777777" w:rsidR="00AE5E92" w:rsidRDefault="000D5294" w:rsidP="00AE5E92">
            <w:r>
              <w:t>[10-page long report]</w:t>
            </w:r>
          </w:p>
          <w:p w14:paraId="7C7EC4E8" w14:textId="152AE73F" w:rsidR="000D5294" w:rsidRDefault="000D5294" w:rsidP="00AE5E92">
            <w:r>
              <w:t>Completing Joy Stick design; trouble with spots on the CRT fading too quickly; running experimental code on WW, still in TSRs.</w:t>
            </w:r>
            <w:r w:rsidR="00332BEE">
              <w:t xml:space="preserve">  [It’s not obvious, but the joystick may involve an electro-mechanical A/D converter with a bunch of microswitches, linkages and relays, offering three speeds in the four directions]</w:t>
            </w:r>
          </w:p>
          <w:p w14:paraId="3474EE78" w14:textId="1751B8CE" w:rsidR="000D5294" w:rsidRDefault="000D5294" w:rsidP="00AE5E92">
            <w:r>
              <w:t xml:space="preserve"> Starting to think about Tracking and Smoothing algorithms.</w:t>
            </w:r>
          </w:p>
        </w:tc>
      </w:tr>
      <w:tr w:rsidR="00AE5E92" w14:paraId="0211E664" w14:textId="77777777" w:rsidTr="004C0564">
        <w:trPr>
          <w:cantSplit/>
        </w:trPr>
        <w:tc>
          <w:tcPr>
            <w:tcW w:w="2385" w:type="dxa"/>
          </w:tcPr>
          <w:p w14:paraId="1D4BA052" w14:textId="3681D8DA" w:rsidR="00AE5E92" w:rsidRPr="004D6609" w:rsidRDefault="00AE5E92" w:rsidP="00AE5E92">
            <w:r w:rsidRPr="00AE5E92">
              <w:lastRenderedPageBreak/>
              <w:t>M_2066__19500818.pdf</w:t>
            </w:r>
          </w:p>
        </w:tc>
        <w:tc>
          <w:tcPr>
            <w:tcW w:w="1217" w:type="dxa"/>
          </w:tcPr>
          <w:p w14:paraId="79521F49" w14:textId="4E79FAA4" w:rsidR="00AE5E92" w:rsidRDefault="000D5294" w:rsidP="00AE5E92">
            <w:r>
              <w:t>Israel</w:t>
            </w:r>
          </w:p>
        </w:tc>
        <w:tc>
          <w:tcPr>
            <w:tcW w:w="5748" w:type="dxa"/>
          </w:tcPr>
          <w:p w14:paraId="63DC84E8" w14:textId="77777777" w:rsidR="00AE5E92" w:rsidRDefault="000D5294" w:rsidP="00AE5E92">
            <w:r>
              <w:t>Seeking more detail on errors and quantization of radar data to aid tracking algorithm development.</w:t>
            </w:r>
          </w:p>
          <w:p w14:paraId="1C5D822B" w14:textId="74E71441" w:rsidR="009D55DD" w:rsidRDefault="009D55DD" w:rsidP="00AE5E92">
            <w:r>
              <w:t>Continuing the [unending] struggle against noise, quantization, duplicate readings, clutter, aircraft maneuverability, against reliability of tracking.</w:t>
            </w:r>
          </w:p>
          <w:p w14:paraId="43296A3B" w14:textId="77777777" w:rsidR="00332BEE" w:rsidRDefault="00332BEE" w:rsidP="00AE5E92"/>
          <w:p w14:paraId="0A00D867" w14:textId="6EEE3234" w:rsidR="00332BEE" w:rsidRPr="00332BEE" w:rsidRDefault="00332BEE" w:rsidP="00332BEE">
            <w:pPr>
              <w:rPr>
                <w:b/>
                <w:bCs/>
              </w:rPr>
            </w:pPr>
            <w:r w:rsidRPr="00332BEE">
              <w:rPr>
                <w:b/>
                <w:bCs/>
              </w:rPr>
              <w:t xml:space="preserve">“The experience to date with the </w:t>
            </w:r>
            <w:proofErr w:type="spellStart"/>
            <w:r w:rsidRPr="00332BEE">
              <w:rPr>
                <w:b/>
                <w:bCs/>
              </w:rPr>
              <w:t>Flexowriter</w:t>
            </w:r>
            <w:proofErr w:type="spellEnd"/>
            <w:r w:rsidRPr="00332BEE">
              <w:rPr>
                <w:b/>
                <w:bCs/>
              </w:rPr>
              <w:t xml:space="preserve"> equipment has indicated that extreme care must be taken to obtain error-free tapes.</w:t>
            </w:r>
          </w:p>
          <w:p w14:paraId="0C6CD3FB" w14:textId="796E2986" w:rsidR="00332BEE" w:rsidRPr="00332BEE" w:rsidRDefault="00332BEE" w:rsidP="00332BEE">
            <w:pPr>
              <w:rPr>
                <w:b/>
                <w:bCs/>
              </w:rPr>
            </w:pPr>
            <w:r w:rsidRPr="00332BEE">
              <w:rPr>
                <w:b/>
                <w:bCs/>
              </w:rPr>
              <w:t xml:space="preserve">Jane Littmann has been taught to use the tape preparation equipment and has practiced the conversion from the written form of a program to the sexadecimal mode which will be used for the present. Since it appears that the conversion is best done while actually typing, the present plans are for Mrs. Littmann to prepare the unchecked tapes, while Miss </w:t>
            </w:r>
            <w:proofErr w:type="spellStart"/>
            <w:r w:rsidRPr="00332BEE">
              <w:rPr>
                <w:b/>
                <w:bCs/>
              </w:rPr>
              <w:t>Lenilhan</w:t>
            </w:r>
            <w:proofErr w:type="spellEnd"/>
            <w:r w:rsidRPr="00332BEE">
              <w:rPr>
                <w:b/>
                <w:bCs/>
              </w:rPr>
              <w:t xml:space="preserve"> will prepare the final checked tapes.”</w:t>
            </w:r>
          </w:p>
          <w:p w14:paraId="79638D20" w14:textId="4FBDEB0D" w:rsidR="00332BEE" w:rsidRDefault="00332BEE" w:rsidP="00AE5E92">
            <w:r>
              <w:t>Wieser: considering a switch to magnetic deflection for large CRTs.</w:t>
            </w:r>
          </w:p>
          <w:p w14:paraId="5E8727E2" w14:textId="6B0B91D7" w:rsidR="00332BEE" w:rsidRDefault="00332BEE" w:rsidP="00AE5E92"/>
        </w:tc>
      </w:tr>
      <w:tr w:rsidR="00AE5E92" w14:paraId="26365BBE" w14:textId="77777777" w:rsidTr="004C0564">
        <w:trPr>
          <w:cantSplit/>
        </w:trPr>
        <w:tc>
          <w:tcPr>
            <w:tcW w:w="2385" w:type="dxa"/>
          </w:tcPr>
          <w:p w14:paraId="03C04347" w14:textId="2E68E356" w:rsidR="00AE5E92" w:rsidRPr="004D6609" w:rsidRDefault="00AE5E92" w:rsidP="00AE5E92">
            <w:r w:rsidRPr="00AE5E92">
              <w:t>M_2067__19500901.pdf</w:t>
            </w:r>
          </w:p>
        </w:tc>
        <w:tc>
          <w:tcPr>
            <w:tcW w:w="1217" w:type="dxa"/>
          </w:tcPr>
          <w:p w14:paraId="01E1B013" w14:textId="0331D3D1" w:rsidR="00AE5E92" w:rsidRDefault="009D55DD" w:rsidP="00AE5E92">
            <w:r>
              <w:t>Welchman</w:t>
            </w:r>
          </w:p>
        </w:tc>
        <w:tc>
          <w:tcPr>
            <w:tcW w:w="5748" w:type="dxa"/>
          </w:tcPr>
          <w:p w14:paraId="080E011D" w14:textId="77777777" w:rsidR="00AE5E92" w:rsidRDefault="009D55DD" w:rsidP="00AE5E92">
            <w:r>
              <w:t>Apparently 256-word ES memory is now available; Walquist immediately ran out of this new (huge) memory.</w:t>
            </w:r>
          </w:p>
          <w:p w14:paraId="52BBFA09" w14:textId="77777777" w:rsidR="009D55DD" w:rsidRDefault="009D55DD" w:rsidP="00AE5E92">
            <w:r>
              <w:t>Adams’ ‘Manual Intervention’ thingy apparently uses 48 words, so it’s being evicted.</w:t>
            </w:r>
          </w:p>
          <w:p w14:paraId="4A2C72A1" w14:textId="0857E861" w:rsidR="00176549" w:rsidRDefault="00176549" w:rsidP="00AE5E92">
            <w:r>
              <w:t>Considerable work on estimating and sizing ‘tracking boxes’</w:t>
            </w:r>
          </w:p>
        </w:tc>
      </w:tr>
      <w:tr w:rsidR="00AE5E92" w14:paraId="36C34CE1" w14:textId="77777777" w:rsidTr="004C0564">
        <w:trPr>
          <w:cantSplit/>
        </w:trPr>
        <w:tc>
          <w:tcPr>
            <w:tcW w:w="2385" w:type="dxa"/>
          </w:tcPr>
          <w:p w14:paraId="0E6A5607" w14:textId="08E6204E" w:rsidR="00AE5E92" w:rsidRPr="004D6609" w:rsidRDefault="00AE5E92" w:rsidP="00AE5E92">
            <w:r w:rsidRPr="00AE5E92">
              <w:t>M_2069__19500915.pdf</w:t>
            </w:r>
          </w:p>
        </w:tc>
        <w:tc>
          <w:tcPr>
            <w:tcW w:w="1217" w:type="dxa"/>
          </w:tcPr>
          <w:p w14:paraId="20730165" w14:textId="1E8BF2D0" w:rsidR="00AE5E92" w:rsidRDefault="00176549" w:rsidP="00AE5E92">
            <w:r>
              <w:t>Welchman</w:t>
            </w:r>
          </w:p>
        </w:tc>
        <w:tc>
          <w:tcPr>
            <w:tcW w:w="5748" w:type="dxa"/>
          </w:tcPr>
          <w:p w14:paraId="4A51B659" w14:textId="77777777" w:rsidR="00AE5E92" w:rsidRDefault="00176549" w:rsidP="00AE5E92">
            <w:r>
              <w:t>Welchman met with Wilkes at the International Congress of Mathematicians at Harvard.</w:t>
            </w:r>
          </w:p>
          <w:p w14:paraId="45436EEC" w14:textId="54AE0EA2" w:rsidR="00724FBB" w:rsidRDefault="00724FBB" w:rsidP="00724FBB">
            <w:r>
              <w:t>Israel reports on “early morning experiments” of fragments of T</w:t>
            </w:r>
            <w:r w:rsidR="0047774A">
              <w:t>W</w:t>
            </w:r>
            <w:r>
              <w:t>S using tape playback.  Israel notes that running code on the real machine is an “extremely important aid”.</w:t>
            </w:r>
          </w:p>
          <w:p w14:paraId="6FD123FB" w14:textId="77777777" w:rsidR="00724FBB" w:rsidRDefault="00724FBB" w:rsidP="00724FBB">
            <w:r>
              <w:t>Walquist reports “T</w:t>
            </w:r>
            <w:r w:rsidRPr="00724FBB">
              <w:t xml:space="preserve">he final </w:t>
            </w:r>
            <w:r>
              <w:t>draft</w:t>
            </w:r>
            <w:r w:rsidRPr="00724FBB">
              <w:t xml:space="preserve"> of th</w:t>
            </w:r>
            <w:r>
              <w:t>e</w:t>
            </w:r>
            <w:r w:rsidRPr="00724FBB">
              <w:t xml:space="preserve"> single target tracking pro</w:t>
            </w:r>
            <w:r>
              <w:t xml:space="preserve">gram has been </w:t>
            </w:r>
            <w:r w:rsidRPr="00724FBB">
              <w:t>completed.</w:t>
            </w:r>
            <w:r>
              <w:t>”  Coding and flow diagram appear to be moving together in sync.</w:t>
            </w:r>
          </w:p>
          <w:p w14:paraId="307C218E" w14:textId="782F5B7E" w:rsidR="00724FBB" w:rsidRDefault="00724FBB" w:rsidP="00724FBB">
            <w:r>
              <w:t>Walquist is working on a thesis proposal for an A/D converter.</w:t>
            </w:r>
          </w:p>
          <w:p w14:paraId="770931AA" w14:textId="2391197A" w:rsidR="00724FBB" w:rsidRDefault="00724FBB" w:rsidP="00724FBB">
            <w:r>
              <w:t>Arnow reports “two shorter programs for manual intervention” at 18 and 20 registers.  [what the heck is it??]</w:t>
            </w:r>
          </w:p>
        </w:tc>
      </w:tr>
      <w:tr w:rsidR="00AE5E92" w14:paraId="634F0DD4" w14:textId="77777777" w:rsidTr="004C0564">
        <w:trPr>
          <w:cantSplit/>
        </w:trPr>
        <w:tc>
          <w:tcPr>
            <w:tcW w:w="2385" w:type="dxa"/>
          </w:tcPr>
          <w:p w14:paraId="7D6932F8" w14:textId="7F71FD70" w:rsidR="00AE5E92" w:rsidRPr="004D6609" w:rsidRDefault="00AE5E92" w:rsidP="00AE5E92">
            <w:r w:rsidRPr="00AE5E92">
              <w:t>M_2070__19500929.pdf</w:t>
            </w:r>
          </w:p>
        </w:tc>
        <w:tc>
          <w:tcPr>
            <w:tcW w:w="1217" w:type="dxa"/>
          </w:tcPr>
          <w:p w14:paraId="47D54F20" w14:textId="77777777" w:rsidR="00AE5E92" w:rsidRDefault="00AE5E92" w:rsidP="00AE5E92"/>
        </w:tc>
        <w:tc>
          <w:tcPr>
            <w:tcW w:w="5748" w:type="dxa"/>
          </w:tcPr>
          <w:p w14:paraId="5D49625A" w14:textId="77777777" w:rsidR="00AE5E92" w:rsidRDefault="00AE5E92" w:rsidP="00AE5E92"/>
        </w:tc>
      </w:tr>
      <w:tr w:rsidR="00AE5E92" w14:paraId="43D6BED3" w14:textId="77777777" w:rsidTr="004C0564">
        <w:trPr>
          <w:cantSplit/>
        </w:trPr>
        <w:tc>
          <w:tcPr>
            <w:tcW w:w="2385" w:type="dxa"/>
          </w:tcPr>
          <w:p w14:paraId="6AD276DF" w14:textId="5314BF3A" w:rsidR="00AE5E92" w:rsidRPr="004D6609" w:rsidRDefault="00AE5E92" w:rsidP="00AE5E92">
            <w:r w:rsidRPr="00AE5E92">
              <w:lastRenderedPageBreak/>
              <w:t>M_2073__19501013.pdf</w:t>
            </w:r>
          </w:p>
        </w:tc>
        <w:tc>
          <w:tcPr>
            <w:tcW w:w="1217" w:type="dxa"/>
          </w:tcPr>
          <w:p w14:paraId="272748B1" w14:textId="131C3BCD" w:rsidR="00AE5E92" w:rsidRDefault="004327DA" w:rsidP="00AE5E92">
            <w:r>
              <w:t>Welchman</w:t>
            </w:r>
          </w:p>
        </w:tc>
        <w:tc>
          <w:tcPr>
            <w:tcW w:w="5748" w:type="dxa"/>
          </w:tcPr>
          <w:p w14:paraId="18267026" w14:textId="77777777" w:rsidR="00AE5E92" w:rsidRDefault="004327DA" w:rsidP="00AE5E92">
            <w:r>
              <w:t>Visits from Radar experts from “A.I.L.”</w:t>
            </w:r>
          </w:p>
          <w:p w14:paraId="2E73031D" w14:textId="3060F14B" w:rsidR="0051299C" w:rsidRDefault="0051299C" w:rsidP="00AE5E92">
            <w:proofErr w:type="spellStart"/>
            <w:r>
              <w:t>J.</w:t>
            </w:r>
            <w:proofErr w:type="gramStart"/>
            <w:r>
              <w:t>M.Salzer</w:t>
            </w:r>
            <w:proofErr w:type="spellEnd"/>
            <w:proofErr w:type="gramEnd"/>
            <w:r>
              <w:t xml:space="preserve"> starting on arctan subroutine for guidance calculation.</w:t>
            </w:r>
          </w:p>
          <w:p w14:paraId="607611FE" w14:textId="66D7838A" w:rsidR="0051299C" w:rsidRDefault="0051299C" w:rsidP="00AE5E92">
            <w:r>
              <w:t>Israel: Thesis completion rescheduled for Feb, 1951.  Testing a one-aircraft tracking program.  Continuing struggle with duplicate reports from radar and ES storage space.</w:t>
            </w:r>
          </w:p>
          <w:p w14:paraId="094B5D24" w14:textId="1A1B248A" w:rsidR="0051299C" w:rsidRDefault="0051299C" w:rsidP="00AE5E92">
            <w:r>
              <w:t>D. Buck is experimenting with using infrared lights to “erase” long-persistence phosphor.</w:t>
            </w:r>
          </w:p>
          <w:p w14:paraId="698CF452" w14:textId="62686830" w:rsidR="003A794C" w:rsidRPr="003A794C" w:rsidRDefault="003A794C" w:rsidP="00AE5E92">
            <w:pPr>
              <w:rPr>
                <w:b/>
                <w:bCs/>
              </w:rPr>
            </w:pPr>
            <w:r w:rsidRPr="003A794C">
              <w:rPr>
                <w:b/>
                <w:bCs/>
              </w:rPr>
              <w:t>J. Arnow is writing code to simulate radar data for the tracking programs.</w:t>
            </w:r>
          </w:p>
          <w:p w14:paraId="291C758F" w14:textId="54423E5A" w:rsidR="0051299C" w:rsidRDefault="0051299C" w:rsidP="0051299C">
            <w:r>
              <w:t xml:space="preserve">H. Kirschner reports an initial evaluation of a “Light Gun”; “a </w:t>
            </w:r>
            <w:r w:rsidRPr="0051299C">
              <w:rPr>
                <w:b/>
                <w:bCs/>
              </w:rPr>
              <w:t>chassis</w:t>
            </w:r>
            <w:r w:rsidRPr="0051299C">
              <w:t xml:space="preserve"> h</w:t>
            </w:r>
            <w:r>
              <w:t>a</w:t>
            </w:r>
            <w:r w:rsidRPr="0051299C">
              <w:t xml:space="preserve">s been constructed employing </w:t>
            </w:r>
            <w:r>
              <w:t>a type</w:t>
            </w:r>
            <w:r w:rsidRPr="0051299C">
              <w:t xml:space="preserve"> 931</w:t>
            </w:r>
            <w:r>
              <w:t>A</w:t>
            </w:r>
            <w:r w:rsidRPr="0051299C">
              <w:t>* photo</w:t>
            </w:r>
            <w:r>
              <w:t>mult</w:t>
            </w:r>
            <w:r w:rsidRPr="0051299C">
              <w:t>iplier, but has not</w:t>
            </w:r>
            <w:r>
              <w:t xml:space="preserve"> as yet been evaluated.”</w:t>
            </w:r>
          </w:p>
        </w:tc>
      </w:tr>
      <w:tr w:rsidR="00AE5E92" w14:paraId="6A279D89" w14:textId="77777777" w:rsidTr="004C0564">
        <w:trPr>
          <w:cantSplit/>
        </w:trPr>
        <w:tc>
          <w:tcPr>
            <w:tcW w:w="2385" w:type="dxa"/>
          </w:tcPr>
          <w:p w14:paraId="20637042" w14:textId="5DF8F28E" w:rsidR="00AE5E92" w:rsidRPr="004D6609" w:rsidRDefault="00AE5E92" w:rsidP="00AE5E92">
            <w:r w:rsidRPr="00AE5E92">
              <w:t>M_2074__19501027.pdf</w:t>
            </w:r>
          </w:p>
        </w:tc>
        <w:tc>
          <w:tcPr>
            <w:tcW w:w="1217" w:type="dxa"/>
          </w:tcPr>
          <w:p w14:paraId="21D65205" w14:textId="77777777" w:rsidR="00AE5E92" w:rsidRDefault="00AE5E92" w:rsidP="00AE5E92"/>
        </w:tc>
        <w:tc>
          <w:tcPr>
            <w:tcW w:w="5748" w:type="dxa"/>
          </w:tcPr>
          <w:p w14:paraId="36154C94" w14:textId="77777777" w:rsidR="00AE5E92" w:rsidRDefault="00AE5E92" w:rsidP="00AE5E92"/>
        </w:tc>
      </w:tr>
      <w:tr w:rsidR="00AE5E92" w14:paraId="6D80185A" w14:textId="77777777" w:rsidTr="004C0564">
        <w:trPr>
          <w:cantSplit/>
        </w:trPr>
        <w:tc>
          <w:tcPr>
            <w:tcW w:w="2385" w:type="dxa"/>
          </w:tcPr>
          <w:p w14:paraId="0CD36D76" w14:textId="327E0D4D" w:rsidR="00AE5E92" w:rsidRPr="004D6609" w:rsidRDefault="00AE5E92" w:rsidP="00AE5E92">
            <w:r w:rsidRPr="00AE5E92">
              <w:t>M_2075__19501110.pdf</w:t>
            </w:r>
          </w:p>
        </w:tc>
        <w:tc>
          <w:tcPr>
            <w:tcW w:w="1217" w:type="dxa"/>
          </w:tcPr>
          <w:p w14:paraId="261AEF6E" w14:textId="7D0F09A9" w:rsidR="00AE5E92" w:rsidRDefault="0051299C" w:rsidP="00AE5E92">
            <w:r>
              <w:t>Welchman</w:t>
            </w:r>
          </w:p>
        </w:tc>
        <w:tc>
          <w:tcPr>
            <w:tcW w:w="5748" w:type="dxa"/>
          </w:tcPr>
          <w:p w14:paraId="242E5CDA" w14:textId="696DBB84" w:rsidR="00EA2153" w:rsidRDefault="00EA2153" w:rsidP="00AE5E92">
            <w:r>
              <w:t>Welchman is planning for experiments with guiding aircraft, in addition to tracking.  Welchman encourages creation of an initial “collision course” guidance program to be ready as soon as they get more time on WW.</w:t>
            </w:r>
          </w:p>
          <w:p w14:paraId="0E8D128E" w14:textId="77777777" w:rsidR="00EA2153" w:rsidRDefault="00EA2153" w:rsidP="00EA2153">
            <w:r>
              <w:t xml:space="preserve">  “</w:t>
            </w:r>
            <w:r w:rsidRPr="00EA2153">
              <w:t>Th</w:t>
            </w:r>
            <w:r>
              <w:t>e</w:t>
            </w:r>
            <w:r w:rsidRPr="00EA2153">
              <w:t xml:space="preserve"> target will be a C45 with e. speed </w:t>
            </w:r>
            <w:r>
              <w:t>betwee</w:t>
            </w:r>
            <w:r w:rsidRPr="00EA2153">
              <w:t>n</w:t>
            </w:r>
            <w:r>
              <w:t xml:space="preserve"> </w:t>
            </w:r>
            <w:r w:rsidRPr="00EA2153">
              <w:t xml:space="preserve">130 </w:t>
            </w:r>
            <w:proofErr w:type="spellStart"/>
            <w:r w:rsidRPr="00EA2153">
              <w:t>end</w:t>
            </w:r>
            <w:proofErr w:type="spellEnd"/>
            <w:r w:rsidRPr="00EA2153">
              <w:t xml:space="preserve"> 160 </w:t>
            </w:r>
            <w:r>
              <w:t>m</w:t>
            </w:r>
            <w:r w:rsidRPr="00EA2153">
              <w:t xml:space="preserve">ph. </w:t>
            </w:r>
            <w:r>
              <w:t>T</w:t>
            </w:r>
            <w:r w:rsidRPr="00EA2153">
              <w:t>he interceptor will he a</w:t>
            </w:r>
            <w:r>
              <w:t xml:space="preserve">n </w:t>
            </w:r>
            <w:r w:rsidRPr="00EA2153">
              <w:t>A26 with a speed b</w:t>
            </w:r>
            <w:r>
              <w:t>etwee</w:t>
            </w:r>
            <w:r w:rsidRPr="00EA2153">
              <w:t>n 2</w:t>
            </w:r>
            <w:r>
              <w:t>6</w:t>
            </w:r>
            <w:r w:rsidRPr="00EA2153">
              <w:t xml:space="preserve">0 and </w:t>
            </w:r>
            <w:r>
              <w:t>3</w:t>
            </w:r>
            <w:r w:rsidRPr="00EA2153">
              <w:t xml:space="preserve">00 </w:t>
            </w:r>
            <w:r>
              <w:t>m</w:t>
            </w:r>
            <w:r w:rsidRPr="00EA2153">
              <w:t>ph.</w:t>
            </w:r>
            <w:r>
              <w:t>”</w:t>
            </w:r>
          </w:p>
          <w:p w14:paraId="693F7677" w14:textId="77777777" w:rsidR="00EA2153" w:rsidRDefault="00EA2153" w:rsidP="00EA2153">
            <w:r>
              <w:t>Salzer: worrying about whether magnetic compass deviation and wind-speed can or should be considered.</w:t>
            </w:r>
          </w:p>
          <w:p w14:paraId="28320FD5" w14:textId="1C2C7F5F" w:rsidR="00EA2153" w:rsidRDefault="00EA2153" w:rsidP="00EA2153">
            <w:r>
              <w:t>Salzer is turning some of his control-loop work into a PhD thesis.</w:t>
            </w:r>
          </w:p>
          <w:p w14:paraId="1963B595" w14:textId="3094DCB5" w:rsidR="003A794C" w:rsidRDefault="003A794C" w:rsidP="00EA2153">
            <w:r>
              <w:t>Walquist starts to focus on collision-course algorithms that can take advantage of lots of time, but few storage locations.</w:t>
            </w:r>
          </w:p>
          <w:p w14:paraId="15847A0F" w14:textId="51ED4C69" w:rsidR="003A794C" w:rsidRDefault="003A794C" w:rsidP="00EA2153">
            <w:r>
              <w:t>Wieser reports on flight tests to exercise radar and WW tracking.  It’s apparent it’s none to reliable yet, either radar, phone transmission, or software.</w:t>
            </w:r>
          </w:p>
          <w:p w14:paraId="2C0102C4" w14:textId="0F389E2A" w:rsidR="0044482E" w:rsidRDefault="0044482E" w:rsidP="00EA2153">
            <w:r w:rsidRPr="0044482E">
              <w:t>H.J. Kirshn</w:t>
            </w:r>
            <w:r>
              <w:t>e</w:t>
            </w:r>
            <w:r w:rsidRPr="0044482E">
              <w:t>r</w:t>
            </w:r>
            <w:r>
              <w:t xml:space="preserve"> reports on a “better packaged light-gun”</w:t>
            </w:r>
          </w:p>
          <w:p w14:paraId="1322A881" w14:textId="77777777" w:rsidR="00EA2153" w:rsidRDefault="0044482E" w:rsidP="0044482E">
            <w:r>
              <w:t>R.L. Best proposes a thesis proposal on “A</w:t>
            </w:r>
            <w:r w:rsidRPr="0044482E">
              <w:t xml:space="preserve"> Direct-Co</w:t>
            </w:r>
            <w:r>
              <w:t>u</w:t>
            </w:r>
            <w:r w:rsidRPr="0044482E">
              <w:t xml:space="preserve">pled </w:t>
            </w:r>
            <w:r>
              <w:t>A</w:t>
            </w:r>
            <w:r w:rsidRPr="0044482E">
              <w:t xml:space="preserve">mplifier for Magnetically Deflecting </w:t>
            </w:r>
            <w:r>
              <w:t>an</w:t>
            </w:r>
            <w:r w:rsidRPr="0044482E">
              <w:t xml:space="preserve"> Oscillogr</w:t>
            </w:r>
            <w:r>
              <w:t>a</w:t>
            </w:r>
            <w:r w:rsidRPr="0044482E">
              <w:t>ph</w:t>
            </w:r>
            <w:r>
              <w:t xml:space="preserve"> </w:t>
            </w:r>
            <w:r w:rsidRPr="0044482E">
              <w:t>Tube</w:t>
            </w:r>
            <w:r>
              <w:t>”.</w:t>
            </w:r>
          </w:p>
          <w:p w14:paraId="72602533" w14:textId="093953EF" w:rsidR="0044482E" w:rsidRDefault="0044482E" w:rsidP="0044482E">
            <w:r>
              <w:t>Designing the ‘blonde-wood’ cabinet for 16” CRTs.</w:t>
            </w:r>
          </w:p>
        </w:tc>
      </w:tr>
      <w:tr w:rsidR="00AE5E92" w14:paraId="2E5B1245" w14:textId="77777777" w:rsidTr="004C0564">
        <w:trPr>
          <w:cantSplit/>
        </w:trPr>
        <w:tc>
          <w:tcPr>
            <w:tcW w:w="2385" w:type="dxa"/>
          </w:tcPr>
          <w:p w14:paraId="0860C595" w14:textId="28D1030A" w:rsidR="00AE5E92" w:rsidRPr="004D6609" w:rsidRDefault="00AE5E92" w:rsidP="00AE5E92">
            <w:r w:rsidRPr="00AE5E92">
              <w:t>M_2077__19501124.pdf</w:t>
            </w:r>
          </w:p>
        </w:tc>
        <w:tc>
          <w:tcPr>
            <w:tcW w:w="1217" w:type="dxa"/>
          </w:tcPr>
          <w:p w14:paraId="03888BCC" w14:textId="77777777" w:rsidR="00AE5E92" w:rsidRDefault="00AE5E92" w:rsidP="00AE5E92"/>
        </w:tc>
        <w:tc>
          <w:tcPr>
            <w:tcW w:w="5748" w:type="dxa"/>
          </w:tcPr>
          <w:p w14:paraId="2867BA19" w14:textId="77777777" w:rsidR="00AE5E92" w:rsidRDefault="00AE5E92" w:rsidP="00AE5E92"/>
        </w:tc>
      </w:tr>
      <w:tr w:rsidR="00AE5E92" w14:paraId="15D2850C" w14:textId="77777777" w:rsidTr="004C0564">
        <w:trPr>
          <w:cantSplit/>
        </w:trPr>
        <w:tc>
          <w:tcPr>
            <w:tcW w:w="2385" w:type="dxa"/>
          </w:tcPr>
          <w:p w14:paraId="76D8BBF4" w14:textId="756E55B8" w:rsidR="00AE5E92" w:rsidRPr="004D6609" w:rsidRDefault="00AE5E92" w:rsidP="00AE5E92">
            <w:r w:rsidRPr="00AE5E92">
              <w:lastRenderedPageBreak/>
              <w:t>M_2078__19501208.pdf</w:t>
            </w:r>
          </w:p>
        </w:tc>
        <w:tc>
          <w:tcPr>
            <w:tcW w:w="1217" w:type="dxa"/>
          </w:tcPr>
          <w:p w14:paraId="73AF6624" w14:textId="5C0259DA" w:rsidR="00AE5E92" w:rsidRDefault="0044482E" w:rsidP="00AE5E92">
            <w:r>
              <w:t>Welchman</w:t>
            </w:r>
          </w:p>
        </w:tc>
        <w:tc>
          <w:tcPr>
            <w:tcW w:w="5748" w:type="dxa"/>
          </w:tcPr>
          <w:p w14:paraId="2B2458CB" w14:textId="77777777" w:rsidR="00AE5E92" w:rsidRDefault="0044482E" w:rsidP="00AE5E92">
            <w:r>
              <w:t>Welchman: “first 6673 experiments with ES were discussed”; negotiating test time slots on the machine.</w:t>
            </w:r>
          </w:p>
          <w:p w14:paraId="38A05A7D" w14:textId="77777777" w:rsidR="0044482E" w:rsidRDefault="0044482E" w:rsidP="0044482E">
            <w:r>
              <w:t>Welchman notes that “</w:t>
            </w:r>
            <w:r w:rsidRPr="0044482E">
              <w:t xml:space="preserve">Profitable work </w:t>
            </w:r>
            <w:r>
              <w:t>with the computer</w:t>
            </w:r>
            <w:r w:rsidRPr="0044482E">
              <w:t xml:space="preserve"> requires consid</w:t>
            </w:r>
            <w:r>
              <w:t xml:space="preserve">erable </w:t>
            </w:r>
            <w:r w:rsidRPr="0044482E">
              <w:t>preparatory study</w:t>
            </w:r>
            <w:r>
              <w:t>”</w:t>
            </w:r>
            <w:r w:rsidR="009C08A8">
              <w:t>.</w:t>
            </w:r>
          </w:p>
          <w:p w14:paraId="34803DE1" w14:textId="77777777" w:rsidR="009C08A8" w:rsidRDefault="009C08A8" w:rsidP="0044482E">
            <w:r>
              <w:t>“Representatives from BOMARC” visited to discuss “programming problems”.</w:t>
            </w:r>
          </w:p>
          <w:p w14:paraId="2D30E532" w14:textId="77777777" w:rsidR="009C08A8" w:rsidRDefault="009C08A8" w:rsidP="0044482E">
            <w:r>
              <w:t>Everett &amp; Taylor proposed using IBM punch-card equipment to load programs faster than paper tape.</w:t>
            </w:r>
          </w:p>
          <w:p w14:paraId="6F205523" w14:textId="77777777" w:rsidR="009C08A8" w:rsidRDefault="009C08A8" w:rsidP="0044482E">
            <w:r>
              <w:t xml:space="preserve">Salzer defining his thesis project, separately, struggling with an adequate </w:t>
            </w:r>
            <w:proofErr w:type="spellStart"/>
            <w:r>
              <w:t>arcsin</w:t>
            </w:r>
            <w:proofErr w:type="spellEnd"/>
            <w:r>
              <w:t xml:space="preserve"> approximation. </w:t>
            </w:r>
          </w:p>
          <w:p w14:paraId="3BC316DE" w14:textId="77777777" w:rsidR="009C08A8" w:rsidRDefault="009C08A8" w:rsidP="0044482E">
            <w:r>
              <w:t>Israel: developing new code to simulate radar data for testing tracking algorithms.</w:t>
            </w:r>
          </w:p>
          <w:p w14:paraId="4CEC451D" w14:textId="77777777" w:rsidR="009C08A8" w:rsidRDefault="009C08A8" w:rsidP="0044482E">
            <w:r>
              <w:t>Walquist: trial program for calculating collision-course heading tested.</w:t>
            </w:r>
          </w:p>
          <w:p w14:paraId="1DD53CD0" w14:textId="77777777" w:rsidR="009C08A8" w:rsidRDefault="009C08A8" w:rsidP="0044482E">
            <w:r>
              <w:t>Arnow: Light-gun for selecting targets appears to be ‘working’ (or at least being tested)</w:t>
            </w:r>
          </w:p>
          <w:p w14:paraId="282B90AE" w14:textId="77777777" w:rsidR="009C08A8" w:rsidRDefault="009C08A8" w:rsidP="0044482E">
            <w:r>
              <w:t>Wieser: first test of live radar data connected to WW didn’t go too well, needing various repairs and adjustments.</w:t>
            </w:r>
          </w:p>
          <w:p w14:paraId="3853DA54" w14:textId="77777777" w:rsidR="00D557D5" w:rsidRDefault="00D557D5" w:rsidP="0044482E">
            <w:r>
              <w:t xml:space="preserve">D.A. Buck – adding a voice channel to the </w:t>
            </w:r>
            <w:proofErr w:type="spellStart"/>
            <w:r>
              <w:t>Magnecorder</w:t>
            </w:r>
            <w:proofErr w:type="spellEnd"/>
            <w:r>
              <w:t>, so they can remember what’s happening during a test run.</w:t>
            </w:r>
          </w:p>
          <w:p w14:paraId="2AEE5F80" w14:textId="2C57B668" w:rsidR="00D557D5" w:rsidRDefault="00D557D5" w:rsidP="0044482E">
            <w:r>
              <w:t xml:space="preserve">Kirschner: testing light-gun on WW.  Noise problems causing spurious detections. </w:t>
            </w:r>
          </w:p>
        </w:tc>
      </w:tr>
      <w:tr w:rsidR="00AE5E92" w14:paraId="38E166BB" w14:textId="77777777" w:rsidTr="004C0564">
        <w:trPr>
          <w:cantSplit/>
        </w:trPr>
        <w:tc>
          <w:tcPr>
            <w:tcW w:w="2385" w:type="dxa"/>
          </w:tcPr>
          <w:p w14:paraId="4846E524" w14:textId="24DB71CD" w:rsidR="00AE5E92" w:rsidRPr="004D6609" w:rsidRDefault="00AE5E92" w:rsidP="00AE5E92">
            <w:r w:rsidRPr="00AE5E92">
              <w:t>M_2079__19501222.pdf</w:t>
            </w:r>
          </w:p>
        </w:tc>
        <w:tc>
          <w:tcPr>
            <w:tcW w:w="1217" w:type="dxa"/>
          </w:tcPr>
          <w:p w14:paraId="62D1705D" w14:textId="77777777" w:rsidR="00AE5E92" w:rsidRDefault="00AE5E92" w:rsidP="00AE5E92"/>
        </w:tc>
        <w:tc>
          <w:tcPr>
            <w:tcW w:w="5748" w:type="dxa"/>
          </w:tcPr>
          <w:p w14:paraId="17D09B45" w14:textId="77777777" w:rsidR="00AE5E92" w:rsidRDefault="00AE5E92" w:rsidP="00AE5E92"/>
        </w:tc>
      </w:tr>
      <w:tr w:rsidR="00AE5E92" w14:paraId="48C9671F" w14:textId="77777777" w:rsidTr="004C0564">
        <w:trPr>
          <w:cantSplit/>
        </w:trPr>
        <w:tc>
          <w:tcPr>
            <w:tcW w:w="2385" w:type="dxa"/>
          </w:tcPr>
          <w:p w14:paraId="3A2EE468" w14:textId="11A985FD" w:rsidR="00AE5E92" w:rsidRPr="004D6609" w:rsidRDefault="00AE5E92" w:rsidP="00AE5E92">
            <w:r w:rsidRPr="00AE5E92">
              <w:lastRenderedPageBreak/>
              <w:t>M_2081__19510105.pdf</w:t>
            </w:r>
          </w:p>
        </w:tc>
        <w:tc>
          <w:tcPr>
            <w:tcW w:w="1217" w:type="dxa"/>
          </w:tcPr>
          <w:p w14:paraId="33FD46C5" w14:textId="07A089B7" w:rsidR="00AE5E92" w:rsidRDefault="00D557D5" w:rsidP="00AE5E92">
            <w:r>
              <w:t>Welchman</w:t>
            </w:r>
          </w:p>
        </w:tc>
        <w:tc>
          <w:tcPr>
            <w:tcW w:w="5748" w:type="dxa"/>
          </w:tcPr>
          <w:p w14:paraId="0536A749" w14:textId="29E2C23C" w:rsidR="00A6146A" w:rsidRDefault="00A6146A" w:rsidP="00D557D5">
            <w:r>
              <w:t>[Lots of people returning from vacation; it is Jan 5, after all!]</w:t>
            </w:r>
          </w:p>
          <w:p w14:paraId="22FB8C5A" w14:textId="3F3F94A7" w:rsidR="00AE5E92" w:rsidRDefault="00D557D5" w:rsidP="00D557D5">
            <w:r>
              <w:t>Welchman discusses “</w:t>
            </w:r>
            <w:r w:rsidRPr="00D557D5">
              <w:t>positioning of an intercepting air</w:t>
            </w:r>
            <w:r w:rsidR="00A6146A">
              <w:t>c</w:t>
            </w:r>
            <w:r w:rsidRPr="00D557D5">
              <w:t xml:space="preserve">raft at the start of the final phase of an attack” with </w:t>
            </w:r>
            <w:proofErr w:type="spellStart"/>
            <w:r w:rsidRPr="00D557D5">
              <w:t>Mssr</w:t>
            </w:r>
            <w:proofErr w:type="spellEnd"/>
            <w:r w:rsidRPr="00D557D5">
              <w:t xml:space="preserve"> Gras and Fieldman(?)</w:t>
            </w:r>
          </w:p>
          <w:p w14:paraId="03E7837B" w14:textId="77777777" w:rsidR="00D557D5" w:rsidRDefault="00D557D5" w:rsidP="00D557D5">
            <w:r>
              <w:t xml:space="preserve">Welchman trips over </w:t>
            </w:r>
            <w:proofErr w:type="gramStart"/>
            <w:r>
              <w:t>an</w:t>
            </w:r>
            <w:proofErr w:type="gramEnd"/>
            <w:r>
              <w:t xml:space="preserve"> subtle bug in a 6.535 course assignment, triggering a Divide alarm on a term that “ought” to be well-behaved.</w:t>
            </w:r>
          </w:p>
          <w:p w14:paraId="387124A6" w14:textId="77777777" w:rsidR="00D557D5" w:rsidRDefault="00A6146A" w:rsidP="00D557D5">
            <w:r>
              <w:t>Salzer reports that C.W. Adams provided a “clever” algorithm for arc-cosine from M Wilkes.</w:t>
            </w:r>
          </w:p>
          <w:p w14:paraId="722C29A3" w14:textId="77777777" w:rsidR="00A6146A" w:rsidRDefault="00A6146A" w:rsidP="00D557D5">
            <w:r>
              <w:t>Salzer talked to USAF about digital “private line” communication to aircraft from WW.</w:t>
            </w:r>
          </w:p>
          <w:p w14:paraId="4C8E1EA9" w14:textId="77777777" w:rsidR="00A6146A" w:rsidRDefault="00A6146A" w:rsidP="00D557D5">
            <w:r>
              <w:t>Walquist: apparently AFCRL has reduced antenna rotation to 2 rpm from 4, but the numbers aren’t adding up yet.</w:t>
            </w:r>
          </w:p>
          <w:p w14:paraId="721A2C4C" w14:textId="7B423C81" w:rsidR="00A6146A" w:rsidRDefault="00A6146A" w:rsidP="00A6146A">
            <w:r>
              <w:t>C.H. Gaudette is optimizing the arctan formula. Unreliable operation of ES and “a</w:t>
            </w:r>
            <w:r w:rsidRPr="00A6146A">
              <w:t xml:space="preserve"> frequent gain of digit 12 in the address of a ta order limited progress</w:t>
            </w:r>
            <w:r>
              <w:t>”.</w:t>
            </w:r>
          </w:p>
          <w:p w14:paraId="4E91A295" w14:textId="1E8DC15B" w:rsidR="00A6146A" w:rsidRDefault="00A6146A" w:rsidP="00A6146A">
            <w:r>
              <w:t>[This report might provide clues into how their arctan works]</w:t>
            </w:r>
          </w:p>
          <w:p w14:paraId="6896C4B8" w14:textId="42D31AE6" w:rsidR="00A6146A" w:rsidRDefault="00A6146A" w:rsidP="00A6146A">
            <w:r>
              <w:t>Wieser: AFCRL is proposing to build a parallel-to-serial converter for sending data to aircraft from WW.</w:t>
            </w:r>
          </w:p>
          <w:p w14:paraId="560C1B7C" w14:textId="221CA051" w:rsidR="00A6146A" w:rsidRPr="00A6146A" w:rsidRDefault="00A6146A" w:rsidP="00A6146A">
            <w:r w:rsidRPr="00A6146A">
              <w:t>“Most of the equipment needed for a trial interception</w:t>
            </w:r>
          </w:p>
          <w:p w14:paraId="13EA9FFF" w14:textId="77777777" w:rsidR="00A6146A" w:rsidRDefault="00A6146A" w:rsidP="00A6146A">
            <w:r w:rsidRPr="00A6146A">
              <w:t>is now ready”</w:t>
            </w:r>
            <w:r>
              <w:t>, except for the voice channel from Barta to aircraft.</w:t>
            </w:r>
          </w:p>
          <w:p w14:paraId="47999BDA" w14:textId="77777777" w:rsidR="00A6146A" w:rsidRDefault="00A6146A" w:rsidP="00A6146A">
            <w:r>
              <w:t>Kirschner: building a second light gun.</w:t>
            </w:r>
          </w:p>
          <w:p w14:paraId="1690B701" w14:textId="07C2F985" w:rsidR="00A6146A" w:rsidRDefault="00A6146A" w:rsidP="00A6146A">
            <w:r>
              <w:t xml:space="preserve">R.L. Best: deflection amplifier for 16” scope is working.  15 </w:t>
            </w:r>
            <w:proofErr w:type="spellStart"/>
            <w:r>
              <w:t>usec</w:t>
            </w:r>
            <w:proofErr w:type="spellEnd"/>
            <w:r>
              <w:t xml:space="preserve"> for side-to-side deflection.  5 </w:t>
            </w:r>
            <w:proofErr w:type="spellStart"/>
            <w:r>
              <w:t>usec</w:t>
            </w:r>
            <w:proofErr w:type="spellEnd"/>
            <w:r>
              <w:t xml:space="preserve"> intensification works for 15 second persistence</w:t>
            </w:r>
          </w:p>
        </w:tc>
      </w:tr>
      <w:tr w:rsidR="00AE5E92" w14:paraId="0D853922" w14:textId="77777777" w:rsidTr="004C0564">
        <w:trPr>
          <w:cantSplit/>
        </w:trPr>
        <w:tc>
          <w:tcPr>
            <w:tcW w:w="2385" w:type="dxa"/>
          </w:tcPr>
          <w:p w14:paraId="7185EE38" w14:textId="2F85FD73" w:rsidR="00AE5E92" w:rsidRPr="004D6609" w:rsidRDefault="00AE5E92" w:rsidP="00AE5E92">
            <w:r w:rsidRPr="00AE5E92">
              <w:t>M_2083__19510119.pdf</w:t>
            </w:r>
          </w:p>
        </w:tc>
        <w:tc>
          <w:tcPr>
            <w:tcW w:w="1217" w:type="dxa"/>
          </w:tcPr>
          <w:p w14:paraId="3A10D201" w14:textId="77777777" w:rsidR="00AE5E92" w:rsidRDefault="00AE5E92" w:rsidP="00AE5E92"/>
        </w:tc>
        <w:tc>
          <w:tcPr>
            <w:tcW w:w="5748" w:type="dxa"/>
          </w:tcPr>
          <w:p w14:paraId="32554D5A" w14:textId="77777777" w:rsidR="00AE5E92" w:rsidRDefault="00AE5E92" w:rsidP="00AE5E92"/>
        </w:tc>
      </w:tr>
      <w:tr w:rsidR="00AE5E92" w14:paraId="1CEED138" w14:textId="77777777" w:rsidTr="004C0564">
        <w:trPr>
          <w:cantSplit/>
        </w:trPr>
        <w:tc>
          <w:tcPr>
            <w:tcW w:w="2385" w:type="dxa"/>
          </w:tcPr>
          <w:p w14:paraId="4AED931C" w14:textId="4258E3A4" w:rsidR="00AE5E92" w:rsidRPr="004D6609" w:rsidRDefault="00AE5E92" w:rsidP="00AE5E92">
            <w:r w:rsidRPr="00AE5E92">
              <w:lastRenderedPageBreak/>
              <w:t>M_2084__19510202.pdf</w:t>
            </w:r>
          </w:p>
        </w:tc>
        <w:tc>
          <w:tcPr>
            <w:tcW w:w="1217" w:type="dxa"/>
          </w:tcPr>
          <w:p w14:paraId="17317723" w14:textId="4917044F" w:rsidR="00AE5E92" w:rsidRDefault="000101F5" w:rsidP="00AE5E92">
            <w:r>
              <w:t>Welchman</w:t>
            </w:r>
          </w:p>
        </w:tc>
        <w:tc>
          <w:tcPr>
            <w:tcW w:w="5748" w:type="dxa"/>
          </w:tcPr>
          <w:p w14:paraId="2904CCFB" w14:textId="77777777" w:rsidR="00AE5E92" w:rsidRDefault="000101F5" w:rsidP="00AE5E92">
            <w:r>
              <w:t>Talking to Sperry about “track following” for ATC.</w:t>
            </w:r>
          </w:p>
          <w:p w14:paraId="510984A1" w14:textId="77777777" w:rsidR="000101F5" w:rsidRDefault="000101F5" w:rsidP="00AE5E92">
            <w:r>
              <w:t xml:space="preserve">Welchman opines that Bedford is the block to progress currently.  At issue is “MTI”, which probably is equipment at Bedford that’s supposed to reduce clutter, but resulting in the change to 2 RPM, which they don’t like.  </w:t>
            </w:r>
            <w:proofErr w:type="gramStart"/>
            <w:r>
              <w:t>So</w:t>
            </w:r>
            <w:proofErr w:type="gramEnd"/>
            <w:r>
              <w:t xml:space="preserve"> 6673 wants to “abandon MTI”.  J.W. Forrester has been informed.</w:t>
            </w:r>
          </w:p>
          <w:p w14:paraId="618DFD00" w14:textId="77777777" w:rsidR="000101F5" w:rsidRDefault="000101F5" w:rsidP="00AE5E92">
            <w:r>
              <w:t>Israel is tuning ‘tracking acquisition’ with simulated and recorded data.</w:t>
            </w:r>
          </w:p>
          <w:p w14:paraId="7FBAE96F" w14:textId="77777777" w:rsidR="000101F5" w:rsidRDefault="000101F5" w:rsidP="00AE5E92">
            <w:r>
              <w:t xml:space="preserve">Walquist reports a “satisfactory” program for </w:t>
            </w:r>
            <w:r w:rsidRPr="000101F5">
              <w:t>“interceptor's collision course bearing angle”</w:t>
            </w:r>
            <w:r>
              <w:t>, and is returning to try to figure out how to track more aircraft with no spare ES memory.</w:t>
            </w:r>
          </w:p>
          <w:p w14:paraId="2AC86548" w14:textId="77777777" w:rsidR="009808B9" w:rsidRDefault="009808B9" w:rsidP="00AE5E92">
            <w:r>
              <w:t>Wieser reports on arrangements with Instrumentation Lab and Weather Radar Project to ‘borrow’ aircraft for testing.</w:t>
            </w:r>
          </w:p>
          <w:p w14:paraId="403046EA" w14:textId="77777777" w:rsidR="009808B9" w:rsidRDefault="009808B9" w:rsidP="00AE5E92">
            <w:r>
              <w:t xml:space="preserve">Wieser complains </w:t>
            </w:r>
            <w:r w:rsidRPr="009808B9">
              <w:t>“radar rather than WW1 is now holding up trial interceptions</w:t>
            </w:r>
            <w:r>
              <w:t>”, and wants AFCRL to dump MTI and switch to MEW radar.</w:t>
            </w:r>
          </w:p>
          <w:p w14:paraId="1E7B7168" w14:textId="77777777" w:rsidR="009808B9" w:rsidRDefault="009808B9" w:rsidP="00AE5E92">
            <w:r>
              <w:t>They’re starting to move displays and gear into room 224.</w:t>
            </w:r>
          </w:p>
          <w:p w14:paraId="024A249E" w14:textId="77777777" w:rsidR="009808B9" w:rsidRDefault="009808B9" w:rsidP="00AE5E92">
            <w:r>
              <w:t xml:space="preserve">D.A. Buck – still working on recording voice on </w:t>
            </w:r>
            <w:proofErr w:type="spellStart"/>
            <w:r>
              <w:t>Magnecord</w:t>
            </w:r>
            <w:proofErr w:type="spellEnd"/>
            <w:r>
              <w:t xml:space="preserve"> (it’s complicated because the choice channel has to be modulated to fit above the radar data on one track).</w:t>
            </w:r>
          </w:p>
          <w:p w14:paraId="6A250794" w14:textId="77777777" w:rsidR="009808B9" w:rsidRDefault="009808B9" w:rsidP="00AE5E92">
            <w:r>
              <w:t>Kirschner is testing Light Gun II, and proposes adding a chime to indicate when a target has been picked up.</w:t>
            </w:r>
          </w:p>
          <w:p w14:paraId="5FB424A6" w14:textId="692E56D2" w:rsidR="009808B9" w:rsidRDefault="009808B9" w:rsidP="00AE5E92">
            <w:r>
              <w:t>Kirschner is considering a “Sector Recording Timer” to try to remove clutter on portions of the scan.</w:t>
            </w:r>
          </w:p>
        </w:tc>
      </w:tr>
      <w:tr w:rsidR="00AE5E92" w14:paraId="331DFC09" w14:textId="77777777" w:rsidTr="004C0564">
        <w:trPr>
          <w:cantSplit/>
        </w:trPr>
        <w:tc>
          <w:tcPr>
            <w:tcW w:w="2385" w:type="dxa"/>
          </w:tcPr>
          <w:p w14:paraId="10DD0DD0" w14:textId="6721F3A0" w:rsidR="00AE5E92" w:rsidRPr="004D6609" w:rsidRDefault="00AE5E92" w:rsidP="00AE5E92">
            <w:r w:rsidRPr="00AE5E92">
              <w:t>M_2087__19510216.pdf</w:t>
            </w:r>
          </w:p>
        </w:tc>
        <w:tc>
          <w:tcPr>
            <w:tcW w:w="1217" w:type="dxa"/>
          </w:tcPr>
          <w:p w14:paraId="0B67AE72" w14:textId="77777777" w:rsidR="00AE5E92" w:rsidRDefault="00AE5E92" w:rsidP="00AE5E92"/>
        </w:tc>
        <w:tc>
          <w:tcPr>
            <w:tcW w:w="5748" w:type="dxa"/>
          </w:tcPr>
          <w:p w14:paraId="518A4726" w14:textId="77777777" w:rsidR="00AE5E92" w:rsidRDefault="00AE5E92" w:rsidP="00AE5E92"/>
          <w:p w14:paraId="16ED9D2D" w14:textId="77777777" w:rsidR="001F3D20" w:rsidRDefault="001F3D20" w:rsidP="00AE5E92"/>
          <w:p w14:paraId="658DA570" w14:textId="59CF2DD1" w:rsidR="001F3D20" w:rsidRDefault="001F3D20" w:rsidP="00AE5E92">
            <w:r w:rsidRPr="001F3D20">
              <w:t>(H. J. Kirshner)</w:t>
            </w:r>
          </w:p>
          <w:p w14:paraId="4F363E08" w14:textId="62A46780" w:rsidR="001F3D20" w:rsidRDefault="001F3D20" w:rsidP="001F3D20">
            <w:r>
              <w:t xml:space="preserve">In response to a request from the analysis group that the output of the light gun consist of only one pulse for </w:t>
            </w:r>
            <w:proofErr w:type="spellStart"/>
            <w:r>
              <w:t>eaoh</w:t>
            </w:r>
            <w:proofErr w:type="spellEnd"/>
            <w:r>
              <w:t xml:space="preserve"> target, a D.C. Register Panel is now being used to gate pulses from the light gun to WWI. Pressing the trigger on the light gun sets the register panel to a "1", opening the gate. The target pulse, after having passed through the gate, resets the register to a "0", preventing further pulses from being transmitted to WWI.  This step was taken to eliminate difficulties encountered when a doubly or triply coded target produced more than one spot and hence more than one output pulse from the light gun.</w:t>
            </w:r>
          </w:p>
          <w:p w14:paraId="46024F4E" w14:textId="4308B635" w:rsidR="001F3D20" w:rsidRDefault="001F3D20" w:rsidP="001F3D20">
            <w:r>
              <w:t>A memo is being prepared describing the circuitry and operation of the light gun,</w:t>
            </w:r>
          </w:p>
          <w:p w14:paraId="239C02A3" w14:textId="77777777" w:rsidR="001F3D20" w:rsidRDefault="001F3D20" w:rsidP="00AE5E92"/>
        </w:tc>
      </w:tr>
      <w:tr w:rsidR="00AE5E92" w14:paraId="2AE76F68" w14:textId="77777777" w:rsidTr="004C0564">
        <w:trPr>
          <w:cantSplit/>
        </w:trPr>
        <w:tc>
          <w:tcPr>
            <w:tcW w:w="2385" w:type="dxa"/>
          </w:tcPr>
          <w:p w14:paraId="205AB06D" w14:textId="1C8C344B" w:rsidR="00AE5E92" w:rsidRPr="004D6609" w:rsidRDefault="00AE5E92" w:rsidP="00AE5E92">
            <w:r w:rsidRPr="00AE5E92">
              <w:lastRenderedPageBreak/>
              <w:t>M_2088__19510302.pdf</w:t>
            </w:r>
          </w:p>
        </w:tc>
        <w:tc>
          <w:tcPr>
            <w:tcW w:w="1217" w:type="dxa"/>
          </w:tcPr>
          <w:p w14:paraId="522F0031" w14:textId="61BCABFB" w:rsidR="00AE5E92" w:rsidRDefault="00AD27A2" w:rsidP="00AE5E92">
            <w:r>
              <w:t>Wieser</w:t>
            </w:r>
          </w:p>
        </w:tc>
        <w:tc>
          <w:tcPr>
            <w:tcW w:w="5748" w:type="dxa"/>
          </w:tcPr>
          <w:p w14:paraId="5EDB377D" w14:textId="77777777" w:rsidR="00AE5E92" w:rsidRDefault="00AD27A2" w:rsidP="00AE5E92">
            <w:r>
              <w:t>[these reports are starting to get long (10+ pages) as more workers join 6673.]</w:t>
            </w:r>
          </w:p>
          <w:p w14:paraId="07089CA3" w14:textId="77777777" w:rsidR="00AD27A2" w:rsidRDefault="00AD27A2" w:rsidP="00AE5E92">
            <w:r>
              <w:t>Wieser: still annoyed that MEW radar is not working at Bedford.</w:t>
            </w:r>
          </w:p>
          <w:p w14:paraId="660C0F6F" w14:textId="77777777" w:rsidR="00AD27A2" w:rsidRDefault="00AD27A2" w:rsidP="00AE5E92">
            <w:r>
              <w:t xml:space="preserve">D.A. Buck is experimenting with timing on Light Gun selection of targets…  I don’t quite see the </w:t>
            </w:r>
            <w:proofErr w:type="gramStart"/>
            <w:r>
              <w:t>issue,,,</w:t>
            </w:r>
            <w:proofErr w:type="gramEnd"/>
          </w:p>
          <w:p w14:paraId="651D5DF3" w14:textId="77777777" w:rsidR="00AD27A2" w:rsidRDefault="00AD27A2" w:rsidP="00AD27A2">
            <w:r>
              <w:t>Kirschner: “</w:t>
            </w:r>
            <w:r w:rsidRPr="00AD27A2">
              <w:t>An aural indication</w:t>
            </w:r>
            <w:r>
              <w:t xml:space="preserve"> [‘chime’]</w:t>
            </w:r>
            <w:r w:rsidRPr="00AD27A2">
              <w:t xml:space="preserve"> device has been added to th</w:t>
            </w:r>
            <w:r>
              <w:t xml:space="preserve">e </w:t>
            </w:r>
            <w:r w:rsidRPr="00AD27A2">
              <w:t>light gun</w:t>
            </w:r>
            <w:r>
              <w:t xml:space="preserve"> </w:t>
            </w:r>
            <w:r w:rsidRPr="00AD27A2">
              <w:t>equipment.</w:t>
            </w:r>
            <w:r>
              <w:t>”</w:t>
            </w:r>
          </w:p>
          <w:p w14:paraId="5DE036FE" w14:textId="6C233649" w:rsidR="00AD27A2" w:rsidRDefault="00AD27A2" w:rsidP="00AD27A2">
            <w:r>
              <w:t>Israel seems to be working on formal test plans for T</w:t>
            </w:r>
            <w:r w:rsidR="0047774A">
              <w:t>W</w:t>
            </w:r>
            <w:r>
              <w:t>S.</w:t>
            </w:r>
          </w:p>
          <w:p w14:paraId="485332B5" w14:textId="5A3831C1" w:rsidR="00AD27A2" w:rsidRDefault="00AD27A2" w:rsidP="00AD27A2">
            <w:r>
              <w:t xml:space="preserve">Arnow has produced a version of “printing-while-tracking-and-scanning” </w:t>
            </w:r>
            <w:r w:rsidR="0047774A">
              <w:t xml:space="preserve">(PWTWS) </w:t>
            </w:r>
            <w:r>
              <w:t xml:space="preserve">to provide records of the computer’s response to a test run, for later analysis.  Israel notes this has turned up a couple of bugs.  </w:t>
            </w:r>
          </w:p>
          <w:p w14:paraId="63700CF3" w14:textId="480CB25F" w:rsidR="00AD27A2" w:rsidRDefault="00AD27A2" w:rsidP="00AD27A2">
            <w:r>
              <w:t>Israel includes some lengthy analysis of parameter selection for testing.</w:t>
            </w:r>
          </w:p>
          <w:p w14:paraId="372FBE89" w14:textId="2B3041C8" w:rsidR="00AD27A2" w:rsidRDefault="00AD27A2" w:rsidP="00AD27A2">
            <w:r>
              <w:t xml:space="preserve">Walquist reports </w:t>
            </w:r>
            <w:r w:rsidR="00CE64C7">
              <w:t>on the Collision Course program, analyzing anomalies due to quantization and round off.  Work has started on “</w:t>
            </w:r>
            <w:r w:rsidR="00CE64C7" w:rsidRPr="00CE64C7">
              <w:t>Multiple Target Tracking Program (RTP-V)</w:t>
            </w:r>
            <w:r w:rsidR="00CE64C7">
              <w:t xml:space="preserve">”, i.e., yet another </w:t>
            </w:r>
            <w:proofErr w:type="gramStart"/>
            <w:r w:rsidR="00CE64C7">
              <w:t>try</w:t>
            </w:r>
            <w:proofErr w:type="gramEnd"/>
            <w:r w:rsidR="00CE64C7">
              <w:t xml:space="preserve"> at tracking multiple aircraft.</w:t>
            </w:r>
          </w:p>
          <w:p w14:paraId="590FA708" w14:textId="26CFBBD8" w:rsidR="00CE64C7" w:rsidRDefault="00CE64C7" w:rsidP="00AD27A2">
            <w:r w:rsidRPr="00CE64C7">
              <w:t>W</w:t>
            </w:r>
            <w:r>
              <w:t>.S.</w:t>
            </w:r>
            <w:r w:rsidRPr="00CE64C7">
              <w:t xml:space="preserve"> Attridg</w:t>
            </w:r>
            <w:r>
              <w:t xml:space="preserve">e is looking at melding collision-course navigation with ‘pursuit’ navigation to improve the chances that the interceptor will arrive at a favorable angle for attack (i.e., from behind).  [I don’t think they did this in M-1343, but he </w:t>
            </w:r>
            <w:proofErr w:type="spellStart"/>
            <w:r>
              <w:t>inclues</w:t>
            </w:r>
            <w:proofErr w:type="spellEnd"/>
            <w:r>
              <w:t xml:space="preserve"> extensive analysis]</w:t>
            </w:r>
          </w:p>
          <w:p w14:paraId="072ACAFC" w14:textId="7D11AEAE" w:rsidR="00CE64C7" w:rsidRDefault="00CE64C7" w:rsidP="00AD27A2">
            <w:r>
              <w:t>[Frank Heart first appears]</w:t>
            </w:r>
          </w:p>
          <w:p w14:paraId="56E59FC6" w14:textId="22DDD735" w:rsidR="00CE64C7" w:rsidRDefault="00CE64C7" w:rsidP="00AD27A2">
            <w:r>
              <w:t>Walquist continues on velocity smoothing studies</w:t>
            </w:r>
          </w:p>
          <w:p w14:paraId="14170D07" w14:textId="58E0B0E5" w:rsidR="00CE64C7" w:rsidRDefault="00CE64C7" w:rsidP="00AD27A2">
            <w:r>
              <w:t xml:space="preserve">C. </w:t>
            </w:r>
            <w:proofErr w:type="spellStart"/>
            <w:r>
              <w:t>Aberth</w:t>
            </w:r>
            <w:proofErr w:type="spellEnd"/>
            <w:r>
              <w:t xml:space="preserve"> is looking at using multiple Azimuth Radars to improve the accuracy of target location. </w:t>
            </w:r>
          </w:p>
          <w:p w14:paraId="35B3A9C3" w14:textId="77777777" w:rsidR="00AD27A2" w:rsidRDefault="00CE64C7" w:rsidP="00AD27A2">
            <w:r>
              <w:t>Arnow is negotiating test time on WW.  More, shorter allocation slots are requested.</w:t>
            </w:r>
          </w:p>
          <w:p w14:paraId="70273349" w14:textId="7ADC9078" w:rsidR="00CE64C7" w:rsidRDefault="00CE64C7" w:rsidP="00AD27A2">
            <w:r>
              <w:t xml:space="preserve">This, and some previous, reports </w:t>
            </w:r>
            <w:proofErr w:type="gramStart"/>
            <w:r>
              <w:t>includes</w:t>
            </w:r>
            <w:proofErr w:type="gramEnd"/>
            <w:r>
              <w:t xml:space="preserve"> a detailed breakdown of use of computer time with different programs.</w:t>
            </w:r>
          </w:p>
        </w:tc>
      </w:tr>
      <w:tr w:rsidR="00AE5E92" w14:paraId="145B19C7" w14:textId="77777777" w:rsidTr="004C0564">
        <w:trPr>
          <w:cantSplit/>
        </w:trPr>
        <w:tc>
          <w:tcPr>
            <w:tcW w:w="2385" w:type="dxa"/>
          </w:tcPr>
          <w:p w14:paraId="0BA9B43D" w14:textId="49BEDBB1" w:rsidR="00AE5E92" w:rsidRPr="004D6609" w:rsidRDefault="00AE5E92" w:rsidP="00AE5E92">
            <w:r w:rsidRPr="00AE5E92">
              <w:t>M_2089__19510316.pdf</w:t>
            </w:r>
          </w:p>
        </w:tc>
        <w:tc>
          <w:tcPr>
            <w:tcW w:w="1217" w:type="dxa"/>
          </w:tcPr>
          <w:p w14:paraId="08743845" w14:textId="77777777" w:rsidR="00AE5E92" w:rsidRDefault="00AE5E92" w:rsidP="00AE5E92"/>
        </w:tc>
        <w:tc>
          <w:tcPr>
            <w:tcW w:w="5748" w:type="dxa"/>
          </w:tcPr>
          <w:p w14:paraId="6D9F53B4" w14:textId="77777777" w:rsidR="00AE5E92" w:rsidRDefault="00AE5E92" w:rsidP="00AE5E92"/>
        </w:tc>
      </w:tr>
      <w:tr w:rsidR="00AE5E92" w14:paraId="2CAA8437" w14:textId="77777777" w:rsidTr="004C0564">
        <w:trPr>
          <w:cantSplit/>
        </w:trPr>
        <w:tc>
          <w:tcPr>
            <w:tcW w:w="2385" w:type="dxa"/>
          </w:tcPr>
          <w:p w14:paraId="05F8A4AA" w14:textId="39FEE2DA" w:rsidR="00AE5E92" w:rsidRPr="004D6609" w:rsidRDefault="00AE5E92" w:rsidP="00AE5E92">
            <w:r w:rsidRPr="00AE5E92">
              <w:lastRenderedPageBreak/>
              <w:t>M_2090__19510330.pdf</w:t>
            </w:r>
          </w:p>
        </w:tc>
        <w:tc>
          <w:tcPr>
            <w:tcW w:w="1217" w:type="dxa"/>
          </w:tcPr>
          <w:p w14:paraId="2ED1B82B" w14:textId="29B815DC" w:rsidR="00AE5E92" w:rsidRDefault="00EA4411" w:rsidP="00AE5E92">
            <w:r>
              <w:t>Wieser</w:t>
            </w:r>
          </w:p>
        </w:tc>
        <w:tc>
          <w:tcPr>
            <w:tcW w:w="5748" w:type="dxa"/>
          </w:tcPr>
          <w:p w14:paraId="0A570C1A" w14:textId="77777777" w:rsidR="00AE5E92" w:rsidRDefault="00EA4411" w:rsidP="00EA4411">
            <w:r>
              <w:t>“</w:t>
            </w:r>
            <w:r w:rsidRPr="00EA4411">
              <w:rPr>
                <w:b/>
                <w:bCs/>
              </w:rPr>
              <w:t xml:space="preserve">During the past </w:t>
            </w:r>
            <w:r w:rsidRPr="00EA4411">
              <w:rPr>
                <w:b/>
                <w:bCs/>
                <w:i/>
                <w:iCs/>
              </w:rPr>
              <w:t xml:space="preserve">week, </w:t>
            </w:r>
            <w:r w:rsidRPr="00EA4411">
              <w:rPr>
                <w:b/>
                <w:bCs/>
              </w:rPr>
              <w:t>several visitors have seen demon</w:t>
            </w:r>
            <w:r>
              <w:rPr>
                <w:b/>
                <w:bCs/>
              </w:rPr>
              <w:t>s</w:t>
            </w:r>
            <w:r w:rsidRPr="00EA4411">
              <w:rPr>
                <w:b/>
                <w:bCs/>
              </w:rPr>
              <w:t>trations</w:t>
            </w:r>
            <w:r>
              <w:rPr>
                <w:b/>
                <w:bCs/>
              </w:rPr>
              <w:t xml:space="preserve"> </w:t>
            </w:r>
            <w:r w:rsidRPr="00EA4411">
              <w:rPr>
                <w:b/>
                <w:bCs/>
              </w:rPr>
              <w:t>of tra</w:t>
            </w:r>
            <w:r>
              <w:rPr>
                <w:b/>
                <w:bCs/>
              </w:rPr>
              <w:t>c</w:t>
            </w:r>
            <w:r w:rsidRPr="00EA4411">
              <w:rPr>
                <w:b/>
                <w:bCs/>
              </w:rPr>
              <w:t>king-</w:t>
            </w:r>
            <w:r>
              <w:rPr>
                <w:b/>
                <w:bCs/>
              </w:rPr>
              <w:t>w</w:t>
            </w:r>
            <w:r w:rsidRPr="00EA4411">
              <w:rPr>
                <w:b/>
                <w:bCs/>
              </w:rPr>
              <w:t>hile-s</w:t>
            </w:r>
            <w:r>
              <w:rPr>
                <w:b/>
                <w:bCs/>
              </w:rPr>
              <w:t>c</w:t>
            </w:r>
            <w:r w:rsidRPr="00EA4411">
              <w:rPr>
                <w:b/>
                <w:bCs/>
              </w:rPr>
              <w:t xml:space="preserve">anning and </w:t>
            </w:r>
            <w:r w:rsidRPr="00EA4411">
              <w:rPr>
                <w:b/>
                <w:bCs/>
                <w:u w:val="single"/>
              </w:rPr>
              <w:t>simulated</w:t>
            </w:r>
            <w:r w:rsidRPr="00EA4411">
              <w:rPr>
                <w:b/>
                <w:bCs/>
              </w:rPr>
              <w:t xml:space="preserve"> inter</w:t>
            </w:r>
            <w:r>
              <w:rPr>
                <w:b/>
                <w:bCs/>
              </w:rPr>
              <w:t>ce</w:t>
            </w:r>
            <w:r w:rsidRPr="00EA4411">
              <w:rPr>
                <w:b/>
                <w:bCs/>
              </w:rPr>
              <w:t>ption</w:t>
            </w:r>
            <w:r>
              <w:rPr>
                <w:b/>
                <w:bCs/>
              </w:rPr>
              <w:t>s</w:t>
            </w:r>
            <w:r>
              <w:t>”</w:t>
            </w:r>
          </w:p>
          <w:p w14:paraId="7D669E83" w14:textId="77777777" w:rsidR="00EA4411" w:rsidRDefault="00EA4411" w:rsidP="00EA4411">
            <w:r>
              <w:t>They’re hoping to have working radar for the next week, and will schedule two tests:</w:t>
            </w:r>
          </w:p>
          <w:p w14:paraId="028951D4" w14:textId="77777777" w:rsidR="00EA4411" w:rsidRDefault="00EA4411" w:rsidP="00EA4411">
            <w:pPr>
              <w:pStyle w:val="ListParagraph"/>
              <w:numPr>
                <w:ilvl w:val="0"/>
                <w:numId w:val="37"/>
              </w:numPr>
            </w:pPr>
            <w:r>
              <w:t>Navigating the interceptor to a pre-programmed coordinate</w:t>
            </w:r>
          </w:p>
          <w:p w14:paraId="4EFBE248" w14:textId="77777777" w:rsidR="00EA4411" w:rsidRDefault="00EA4411" w:rsidP="00EA4411">
            <w:pPr>
              <w:pStyle w:val="ListParagraph"/>
              <w:numPr>
                <w:ilvl w:val="0"/>
                <w:numId w:val="37"/>
              </w:numPr>
            </w:pPr>
            <w:r>
              <w:t>“intercepting” a stationary radar target</w:t>
            </w:r>
          </w:p>
          <w:p w14:paraId="3FE34163" w14:textId="77777777" w:rsidR="00EA4411" w:rsidRDefault="00EA4411" w:rsidP="0047774A">
            <w:r>
              <w:t xml:space="preserve">Attended </w:t>
            </w:r>
            <w:r w:rsidRPr="00EA4411">
              <w:t>Wayne Conference on Automatic Computing Machinery and Applications held in Detroit on March 27 and 28, 1951</w:t>
            </w:r>
            <w:r>
              <w:t xml:space="preserve">.  </w:t>
            </w:r>
            <w:r w:rsidR="0047774A">
              <w:t xml:space="preserve">Dr. Aiken (Harvard?) and Mr. Coleman(?) speeches included the use of computers in control applications (i.e. real-time), but no one other than 6673 talked about trying it.  </w:t>
            </w:r>
            <w:r w:rsidR="0047774A" w:rsidRPr="0047774A">
              <w:t>“Some of the idiosyncrasies of such hybrid systems, which can now be explained by analysis, have already plagued early experimenters”</w:t>
            </w:r>
            <w:r w:rsidR="0047774A">
              <w:t xml:space="preserve"> (but it doesn’t say who).</w:t>
            </w:r>
          </w:p>
          <w:p w14:paraId="120EFC77" w14:textId="77777777" w:rsidR="0047774A" w:rsidRDefault="0047774A" w:rsidP="0047774A">
            <w:r>
              <w:t>Kirschner: Bedford radar has been modified to send every azimuth, with zero range when there’s no reflection.</w:t>
            </w:r>
          </w:p>
          <w:p w14:paraId="081DF31B" w14:textId="46987099" w:rsidR="0047774A" w:rsidRDefault="0047774A" w:rsidP="0047774A">
            <w:r>
              <w:t>Israel has tested a program for ‘automatic initiation’ of tracking.</w:t>
            </w:r>
          </w:p>
          <w:p w14:paraId="0AFEAE36" w14:textId="77777777" w:rsidR="0047774A" w:rsidRDefault="0047774A" w:rsidP="0047774A">
            <w:r>
              <w:t>Israel reports visitors are seeing four demo programs</w:t>
            </w:r>
          </w:p>
          <w:p w14:paraId="636ED75F" w14:textId="1F97C4BC" w:rsidR="0047774A" w:rsidRPr="0047774A" w:rsidRDefault="0047774A" w:rsidP="0047774A">
            <w:r w:rsidRPr="0047774A">
              <w:t>1. Printing of TWS data on one a</w:t>
            </w:r>
            <w:r>
              <w:t>ircraft</w:t>
            </w:r>
          </w:p>
          <w:p w14:paraId="2E494249" w14:textId="4E12401B" w:rsidR="0047774A" w:rsidRPr="0047774A" w:rsidRDefault="0047774A" w:rsidP="0047774A">
            <w:r w:rsidRPr="0047774A">
              <w:t>2. Multiple Tracking—</w:t>
            </w:r>
            <w:r>
              <w:t>F</w:t>
            </w:r>
            <w:r w:rsidRPr="0047774A">
              <w:t xml:space="preserve">ive </w:t>
            </w:r>
            <w:r>
              <w:t>aircraft</w:t>
            </w:r>
          </w:p>
          <w:p w14:paraId="4B80BE24" w14:textId="2CC44E71" w:rsidR="0047774A" w:rsidRPr="0047774A" w:rsidRDefault="0047774A" w:rsidP="0047774A">
            <w:r>
              <w:t>3</w:t>
            </w:r>
            <w:r w:rsidRPr="0047774A">
              <w:t>. Automati</w:t>
            </w:r>
            <w:r>
              <w:t>c</w:t>
            </w:r>
            <w:r w:rsidRPr="0047774A">
              <w:t xml:space="preserve"> Initiation—One a</w:t>
            </w:r>
            <w:r>
              <w:t>ircraft</w:t>
            </w:r>
          </w:p>
          <w:p w14:paraId="51817F53" w14:textId="77777777" w:rsidR="0047774A" w:rsidRDefault="0047774A" w:rsidP="0047774A">
            <w:r w:rsidRPr="0047774A">
              <w:t>4</w:t>
            </w:r>
            <w:r>
              <w:t>.</w:t>
            </w:r>
            <w:r w:rsidRPr="0047774A">
              <w:t xml:space="preserve"> Simulated Interception</w:t>
            </w:r>
          </w:p>
          <w:p w14:paraId="0BCFA374" w14:textId="77777777" w:rsidR="0047774A" w:rsidRDefault="0047774A" w:rsidP="0047774A">
            <w:r>
              <w:t>Bugs have been turning up in Arnow’s and Walquists’s programs.</w:t>
            </w:r>
          </w:p>
          <w:p w14:paraId="626C799F" w14:textId="77777777" w:rsidR="00016EE4" w:rsidRDefault="00016EE4" w:rsidP="0047774A">
            <w:r>
              <w:t>Israel is ‘considering’ the use of a signal from Bedford indicating a beacon from friendly aircraft.</w:t>
            </w:r>
          </w:p>
          <w:p w14:paraId="277B1A2F" w14:textId="49F616D4" w:rsidR="00016EE4" w:rsidRDefault="00016EE4" w:rsidP="0047774A">
            <w:r>
              <w:t>Attridge is experimenting with an artificial (simulated) target that will attempt to evade an artificial interceptor.  Israel elaborates on the possibilities for bomber-interceptor duels.</w:t>
            </w:r>
          </w:p>
          <w:p w14:paraId="2EBB2B91" w14:textId="77777777" w:rsidR="00016EE4" w:rsidRDefault="00016EE4" w:rsidP="0047774A">
            <w:r>
              <w:t>D.A. Kemper is experimenting with automatic initiation, and two-aircraft tracking when one has a ‘friendly’ beacon.</w:t>
            </w:r>
          </w:p>
          <w:p w14:paraId="3E931C1E" w14:textId="43D394AA" w:rsidR="00016EE4" w:rsidRPr="00EA4411" w:rsidRDefault="00016EE4" w:rsidP="0047774A">
            <w:r>
              <w:t>F.E. Heart is punching radar readings from recordings onto paper tape to simplify tests of smoothing algorithms.   [Everyone’s working on smoothing…]</w:t>
            </w:r>
          </w:p>
        </w:tc>
      </w:tr>
      <w:tr w:rsidR="00AE5E92" w14:paraId="32ACD46B" w14:textId="77777777" w:rsidTr="004C0564">
        <w:trPr>
          <w:cantSplit/>
        </w:trPr>
        <w:tc>
          <w:tcPr>
            <w:tcW w:w="2385" w:type="dxa"/>
          </w:tcPr>
          <w:p w14:paraId="249EF93D" w14:textId="02519EF7" w:rsidR="00AE5E92" w:rsidRPr="004D6609" w:rsidRDefault="00AE5E92" w:rsidP="00AE5E92">
            <w:r w:rsidRPr="00AE5E92">
              <w:lastRenderedPageBreak/>
              <w:t>M_2091__19510413.pdf</w:t>
            </w:r>
          </w:p>
        </w:tc>
        <w:tc>
          <w:tcPr>
            <w:tcW w:w="1217" w:type="dxa"/>
          </w:tcPr>
          <w:p w14:paraId="01CC690A" w14:textId="0E768FE6" w:rsidR="00AE5E92" w:rsidRDefault="00F824E3" w:rsidP="00AE5E92">
            <w:r>
              <w:t>Wieser</w:t>
            </w:r>
          </w:p>
        </w:tc>
        <w:tc>
          <w:tcPr>
            <w:tcW w:w="5748" w:type="dxa"/>
          </w:tcPr>
          <w:p w14:paraId="1A5763AF" w14:textId="62066190" w:rsidR="00AE5E92" w:rsidRDefault="00F824E3" w:rsidP="00F824E3">
            <w:r>
              <w:t>“</w:t>
            </w:r>
            <w:r w:rsidRPr="00F824E3">
              <w:rPr>
                <w:b/>
                <w:bCs/>
              </w:rPr>
              <w:t xml:space="preserve">Four flight tests have been made in an effort to </w:t>
            </w:r>
            <w:r>
              <w:rPr>
                <w:b/>
                <w:bCs/>
              </w:rPr>
              <w:t>c</w:t>
            </w:r>
            <w:r w:rsidRPr="00F824E3">
              <w:rPr>
                <w:b/>
                <w:bCs/>
              </w:rPr>
              <w:t>he</w:t>
            </w:r>
            <w:r>
              <w:rPr>
                <w:b/>
                <w:bCs/>
              </w:rPr>
              <w:t>ck</w:t>
            </w:r>
            <w:r w:rsidRPr="00F824E3">
              <w:rPr>
                <w:b/>
                <w:bCs/>
              </w:rPr>
              <w:t xml:space="preserve"> out</w:t>
            </w:r>
            <w:r>
              <w:rPr>
                <w:b/>
                <w:bCs/>
              </w:rPr>
              <w:t xml:space="preserve"> </w:t>
            </w:r>
            <w:r w:rsidRPr="00F824E3">
              <w:rPr>
                <w:b/>
                <w:bCs/>
              </w:rPr>
              <w:t>our programs for guidance of an aircraft to an arbitrary</w:t>
            </w:r>
            <w:r>
              <w:rPr>
                <w:b/>
                <w:bCs/>
              </w:rPr>
              <w:t xml:space="preserve"> </w:t>
            </w:r>
            <w:r w:rsidRPr="00F824E3">
              <w:rPr>
                <w:b/>
                <w:bCs/>
              </w:rPr>
              <w:t>fixed point</w:t>
            </w:r>
            <w:r>
              <w:rPr>
                <w:b/>
                <w:bCs/>
              </w:rPr>
              <w:t>.</w:t>
            </w:r>
            <w:r>
              <w:t>”  The plan featured guiding the Instrumentation Lab’s B26 to fly over Concord NH and Sanford, ME.  “</w:t>
            </w:r>
            <w:r w:rsidRPr="00F824E3">
              <w:rPr>
                <w:b/>
                <w:bCs/>
              </w:rPr>
              <w:t>The fourth test (April 13) was much more satisfactory</w:t>
            </w:r>
            <w:r>
              <w:rPr>
                <w:b/>
                <w:bCs/>
              </w:rPr>
              <w:t>.</w:t>
            </w:r>
            <w:r>
              <w:t xml:space="preserve">”  </w:t>
            </w:r>
          </w:p>
          <w:p w14:paraId="289CCCD9" w14:textId="77777777" w:rsidR="00F824E3" w:rsidRDefault="0037591D" w:rsidP="00F824E3">
            <w:r>
              <w:t>Israel reports on the tests, but also continues to tinker with the code to juggle which functions should consume space in the 256 ES registers.  Smoothing is still a perpetual issue.</w:t>
            </w:r>
          </w:p>
          <w:p w14:paraId="4EB17972" w14:textId="2450F0E5" w:rsidR="00FD15D2" w:rsidRDefault="00FD15D2" w:rsidP="00F824E3">
            <w:r>
              <w:t>Israel complains about the amount of computer time being used for demos to numerous unnamed visitors.</w:t>
            </w:r>
          </w:p>
          <w:p w14:paraId="5C0BCA77" w14:textId="47B2B2C1" w:rsidR="0037591D" w:rsidRDefault="0037591D" w:rsidP="00F824E3">
            <w:r>
              <w:t>W.S. Attridge notes that some storage can be saved by displaying the heading vector on the CRT rather than in BCD.  [Obviously this didn’t make it into M-1343]</w:t>
            </w:r>
            <w:r w:rsidR="008B2706">
              <w:t>.</w:t>
            </w:r>
          </w:p>
          <w:p w14:paraId="3339D67A" w14:textId="3D8E7E73" w:rsidR="008B2706" w:rsidRDefault="008B2706" w:rsidP="00F824E3">
            <w:r>
              <w:t>Attridge tested his combat simulation, didn’t like it, and is rewriting it.</w:t>
            </w:r>
          </w:p>
          <w:p w14:paraId="19E649E0" w14:textId="3D0F41F0" w:rsidR="0037591D" w:rsidRDefault="0037591D" w:rsidP="0037591D">
            <w:r>
              <w:t>O.N. Becker is experimenting with code for range gates, and added this ‘process’ clue: “</w:t>
            </w:r>
            <w:r w:rsidRPr="0037591D">
              <w:rPr>
                <w:b/>
                <w:bCs/>
              </w:rPr>
              <w:t>Modified and</w:t>
            </w:r>
            <w:r>
              <w:rPr>
                <w:b/>
                <w:bCs/>
              </w:rPr>
              <w:t xml:space="preserve"> </w:t>
            </w:r>
            <w:r w:rsidRPr="0037591D">
              <w:rPr>
                <w:b/>
                <w:bCs/>
              </w:rPr>
              <w:t>expanded flow diagram, and started work on detailed program in decimal</w:t>
            </w:r>
            <w:r>
              <w:rPr>
                <w:b/>
                <w:bCs/>
              </w:rPr>
              <w:t xml:space="preserve"> </w:t>
            </w:r>
            <w:r w:rsidRPr="0037591D">
              <w:rPr>
                <w:b/>
                <w:bCs/>
              </w:rPr>
              <w:t>form.</w:t>
            </w:r>
            <w:r>
              <w:t>”</w:t>
            </w:r>
          </w:p>
        </w:tc>
      </w:tr>
      <w:tr w:rsidR="00AE5E92" w14:paraId="37F69CF4" w14:textId="77777777" w:rsidTr="004C0564">
        <w:trPr>
          <w:cantSplit/>
        </w:trPr>
        <w:tc>
          <w:tcPr>
            <w:tcW w:w="2385" w:type="dxa"/>
          </w:tcPr>
          <w:p w14:paraId="2B5DE6A3" w14:textId="104C0E13" w:rsidR="00AE5E92" w:rsidRPr="004D6609" w:rsidRDefault="00AE5E92" w:rsidP="00AE5E92">
            <w:r w:rsidRPr="00AE5E92">
              <w:t>M_2093__19510427.pdf</w:t>
            </w:r>
          </w:p>
        </w:tc>
        <w:tc>
          <w:tcPr>
            <w:tcW w:w="1217" w:type="dxa"/>
          </w:tcPr>
          <w:p w14:paraId="4C65C5EB" w14:textId="71CDDE7B" w:rsidR="00AE5E92" w:rsidRDefault="008B2706" w:rsidP="00AE5E92">
            <w:r>
              <w:t>Wieser</w:t>
            </w:r>
          </w:p>
        </w:tc>
        <w:tc>
          <w:tcPr>
            <w:tcW w:w="5748" w:type="dxa"/>
          </w:tcPr>
          <w:p w14:paraId="370EDF01" w14:textId="0351307C" w:rsidR="00AE5E92" w:rsidRDefault="008B2706" w:rsidP="00AE5E92">
            <w:r>
              <w:t xml:space="preserve">Big </w:t>
            </w:r>
            <w:proofErr w:type="spellStart"/>
            <w:r>
              <w:t>ol</w:t>
            </w:r>
            <w:proofErr w:type="spellEnd"/>
            <w:r>
              <w:t>’ meeting with AFCRL, Instrumentation Lab, Barta Building staff and Bedford Radar team to nail down who’s in charge of what.</w:t>
            </w:r>
          </w:p>
          <w:p w14:paraId="73370ECC" w14:textId="09553BE8" w:rsidR="008B2706" w:rsidRPr="008B2706" w:rsidRDefault="00FD15D2" w:rsidP="008B2706">
            <w:pPr>
              <w:rPr>
                <w:color w:val="000000" w:themeColor="text1"/>
              </w:rPr>
            </w:pPr>
            <w:r w:rsidRPr="00FD15D2">
              <w:rPr>
                <w:color w:val="000000" w:themeColor="text1"/>
              </w:rPr>
              <w:t>More flight tests:</w:t>
            </w:r>
            <w:r>
              <w:rPr>
                <w:b/>
                <w:bCs/>
                <w:color w:val="000000" w:themeColor="text1"/>
              </w:rPr>
              <w:t xml:space="preserve"> </w:t>
            </w:r>
            <w:r w:rsidR="008B2706">
              <w:rPr>
                <w:b/>
                <w:bCs/>
                <w:color w:val="000000" w:themeColor="text1"/>
              </w:rPr>
              <w:t>“</w:t>
            </w:r>
            <w:r w:rsidR="008B2706" w:rsidRPr="008B2706">
              <w:rPr>
                <w:b/>
                <w:bCs/>
                <w:color w:val="000000" w:themeColor="text1"/>
              </w:rPr>
              <w:t>The second test, April 20 yielded three successful Interceptions and is described in M-2092.</w:t>
            </w:r>
            <w:r w:rsidR="008B2706">
              <w:rPr>
                <w:b/>
                <w:bCs/>
                <w:color w:val="000000" w:themeColor="text1"/>
              </w:rPr>
              <w:t>”</w:t>
            </w:r>
          </w:p>
          <w:p w14:paraId="30790911" w14:textId="77777777" w:rsidR="008B2706" w:rsidRPr="00FD15D2" w:rsidRDefault="008B2706" w:rsidP="008B2706">
            <w:pPr>
              <w:rPr>
                <w:color w:val="000000" w:themeColor="text1"/>
              </w:rPr>
            </w:pPr>
            <w:r w:rsidRPr="008B2706">
              <w:rPr>
                <w:color w:val="000000" w:themeColor="text1"/>
              </w:rPr>
              <w:t>Man</w:t>
            </w:r>
            <w:r>
              <w:rPr>
                <w:color w:val="000000" w:themeColor="text1"/>
              </w:rPr>
              <w:t>y of the reports cover improvements to data collection and operational procedures such as more direct voice-to-interceptor-pilot.</w:t>
            </w:r>
          </w:p>
          <w:p w14:paraId="3CCDBEE0" w14:textId="77777777" w:rsidR="00FD15D2" w:rsidRDefault="00FD15D2" w:rsidP="008B2706">
            <w:r w:rsidRPr="00FD15D2">
              <w:t>Israel is</w:t>
            </w:r>
            <w:r>
              <w:t xml:space="preserve"> considering ways to punch debug data directly to tape during test-flights, to avoid replay-from-tape, print to paper, punch to tape.</w:t>
            </w:r>
          </w:p>
          <w:p w14:paraId="20058E80" w14:textId="77777777" w:rsidR="00FD15D2" w:rsidRDefault="00FD15D2" w:rsidP="008B2706">
            <w:r>
              <w:t>F.E. Heart is writing “</w:t>
            </w:r>
            <w:r w:rsidRPr="00FD15D2">
              <w:rPr>
                <w:b/>
                <w:bCs/>
              </w:rPr>
              <w:t>Criter</w:t>
            </w:r>
            <w:r>
              <w:rPr>
                <w:b/>
                <w:bCs/>
              </w:rPr>
              <w:t>i</w:t>
            </w:r>
            <w:r w:rsidRPr="00FD15D2">
              <w:rPr>
                <w:b/>
                <w:bCs/>
              </w:rPr>
              <w:t>a for Smoothing Progra</w:t>
            </w:r>
            <w:r>
              <w:rPr>
                <w:b/>
                <w:bCs/>
              </w:rPr>
              <w:t>m</w:t>
            </w:r>
            <w:r>
              <w:t>”, seeking a more objective way to compare the myriad proposals for smoothing algorithms.</w:t>
            </w:r>
          </w:p>
          <w:p w14:paraId="7766A5E1" w14:textId="27D5B273" w:rsidR="00FD15D2" w:rsidRPr="00FD15D2" w:rsidRDefault="00FD15D2" w:rsidP="008B2706">
            <w:r>
              <w:t>R. Walquist is doing abstracted analysis of organizing aircraft data to optimize correlating N radar returns with M airplanes being tracked.</w:t>
            </w:r>
          </w:p>
        </w:tc>
      </w:tr>
      <w:tr w:rsidR="00AE5E92" w14:paraId="1C12E79E" w14:textId="77777777" w:rsidTr="004C0564">
        <w:trPr>
          <w:cantSplit/>
        </w:trPr>
        <w:tc>
          <w:tcPr>
            <w:tcW w:w="2385" w:type="dxa"/>
          </w:tcPr>
          <w:p w14:paraId="0AF00BFE" w14:textId="50C4A60D" w:rsidR="00AE5E92" w:rsidRPr="004D6609" w:rsidRDefault="00AE5E92" w:rsidP="00AE5E92">
            <w:r w:rsidRPr="00AE5E92">
              <w:lastRenderedPageBreak/>
              <w:t>M_2098__19510511.pdf</w:t>
            </w:r>
          </w:p>
        </w:tc>
        <w:tc>
          <w:tcPr>
            <w:tcW w:w="1217" w:type="dxa"/>
          </w:tcPr>
          <w:p w14:paraId="3608D076" w14:textId="147A8F76" w:rsidR="00AE5E92" w:rsidRDefault="00CC71EB" w:rsidP="00AE5E92">
            <w:r>
              <w:t>Wieser</w:t>
            </w:r>
          </w:p>
        </w:tc>
        <w:tc>
          <w:tcPr>
            <w:tcW w:w="5748" w:type="dxa"/>
          </w:tcPr>
          <w:p w14:paraId="5F48D438" w14:textId="77777777" w:rsidR="00AE5E92" w:rsidRDefault="00CC71EB" w:rsidP="00AE5E92">
            <w:r>
              <w:t>“</w:t>
            </w:r>
            <w:r w:rsidRPr="00CC71EB">
              <w:rPr>
                <w:b/>
                <w:bCs/>
              </w:rPr>
              <w:t xml:space="preserve">The second experiment </w:t>
            </w:r>
            <w:r>
              <w:rPr>
                <w:b/>
                <w:bCs/>
              </w:rPr>
              <w:t>i</w:t>
            </w:r>
            <w:r w:rsidRPr="00CC71EB">
              <w:rPr>
                <w:b/>
                <w:bCs/>
              </w:rPr>
              <w:t xml:space="preserve">n interception </w:t>
            </w:r>
            <w:r>
              <w:rPr>
                <w:b/>
                <w:bCs/>
              </w:rPr>
              <w:t>was</w:t>
            </w:r>
            <w:r w:rsidRPr="00CC71EB">
              <w:rPr>
                <w:b/>
                <w:bCs/>
              </w:rPr>
              <w:t xml:space="preserve"> su</w:t>
            </w:r>
            <w:r>
              <w:rPr>
                <w:b/>
                <w:bCs/>
              </w:rPr>
              <w:t>cc</w:t>
            </w:r>
            <w:r w:rsidRPr="00CC71EB">
              <w:rPr>
                <w:b/>
                <w:bCs/>
              </w:rPr>
              <w:t>essful</w:t>
            </w:r>
            <w:r>
              <w:t>”</w:t>
            </w:r>
          </w:p>
          <w:p w14:paraId="7DC9601B" w14:textId="54E1C3EA" w:rsidR="00CC71EB" w:rsidRDefault="00CC71EB" w:rsidP="00AE5E92">
            <w:r>
              <w:t>Wieser is starting to plan for adding more radars, but sees the need for the drum and more storage space.  [So don’t hold your breath].</w:t>
            </w:r>
          </w:p>
          <w:p w14:paraId="1006E861" w14:textId="77777777" w:rsidR="00CC71EB" w:rsidRDefault="00CC71EB" w:rsidP="00AE5E92">
            <w:r>
              <w:t>D.A. Buck continues to struggle with 60 Hz ground-loop problems in long cables to rm 224.  Buck is also looking for a new multi-channel data tape recorder.</w:t>
            </w:r>
          </w:p>
          <w:p w14:paraId="0391C75B" w14:textId="77777777" w:rsidR="00CC71EB" w:rsidRDefault="00CC71EB" w:rsidP="00AE5E92">
            <w:r>
              <w:t>Israel promises a “serious attempt” at testing new smoothing approaches.</w:t>
            </w:r>
          </w:p>
          <w:p w14:paraId="1BBFD3B0" w14:textId="21865EF3" w:rsidR="00910CE7" w:rsidRDefault="00910CE7" w:rsidP="00AE5E92">
            <w:r>
              <w:t>D.A. Kemper reports his Velocity Vector program now works. The intersection point of the two velocity vectors indicates the predicted intercept point.  [wish we had that!]</w:t>
            </w:r>
          </w:p>
          <w:p w14:paraId="7045FCFD" w14:textId="3F20278D" w:rsidR="00910CE7" w:rsidRDefault="00910CE7" w:rsidP="00AE5E92">
            <w:r>
              <w:t>J. Rossbach: PWTWS misses radar returns while printing on the Flexo.  [Oops.]</w:t>
            </w:r>
          </w:p>
          <w:p w14:paraId="6543418C" w14:textId="79BA09DC" w:rsidR="00910CE7" w:rsidRDefault="00910CE7" w:rsidP="00AE5E92">
            <w:r>
              <w:t>Arnow continues to report computer usage down each program test (but not saying who’s doing what).</w:t>
            </w:r>
          </w:p>
          <w:p w14:paraId="0B3219C2" w14:textId="501D27D3" w:rsidR="00910CE7" w:rsidRDefault="00910CE7" w:rsidP="00AE5E92"/>
        </w:tc>
      </w:tr>
      <w:tr w:rsidR="00AE5E92" w14:paraId="3A7F6943" w14:textId="77777777" w:rsidTr="004C0564">
        <w:trPr>
          <w:cantSplit/>
        </w:trPr>
        <w:tc>
          <w:tcPr>
            <w:tcW w:w="2385" w:type="dxa"/>
          </w:tcPr>
          <w:p w14:paraId="7688F861" w14:textId="77777777" w:rsidR="00AE5E92" w:rsidRDefault="00AE5E92" w:rsidP="00AE5E92">
            <w:r w:rsidRPr="00AE5E92">
              <w:t>M_2099__19510525.pdf</w:t>
            </w:r>
          </w:p>
          <w:p w14:paraId="1C4C5E75" w14:textId="4CF12954" w:rsidR="00F52D30" w:rsidRPr="004D6609" w:rsidRDefault="00F52D30" w:rsidP="00AE5E92">
            <w:r>
              <w:t>(May 25, 1951)</w:t>
            </w:r>
          </w:p>
        </w:tc>
        <w:tc>
          <w:tcPr>
            <w:tcW w:w="1217" w:type="dxa"/>
          </w:tcPr>
          <w:p w14:paraId="38D081FA" w14:textId="7FF64F83" w:rsidR="00AE5E92" w:rsidRDefault="0050143F" w:rsidP="00AE5E92">
            <w:r>
              <w:t>Wieser</w:t>
            </w:r>
          </w:p>
        </w:tc>
        <w:tc>
          <w:tcPr>
            <w:tcW w:w="5748" w:type="dxa"/>
          </w:tcPr>
          <w:p w14:paraId="4F2C3692" w14:textId="77777777" w:rsidR="00AE5E92" w:rsidRDefault="0050143F" w:rsidP="0050143F">
            <w:r>
              <w:t>“</w:t>
            </w:r>
            <w:r w:rsidRPr="0050143F">
              <w:rPr>
                <w:b/>
                <w:bCs/>
              </w:rPr>
              <w:t>The major effort over the past period has been the preparation</w:t>
            </w:r>
            <w:r>
              <w:rPr>
                <w:b/>
                <w:bCs/>
              </w:rPr>
              <w:t xml:space="preserve"> </w:t>
            </w:r>
            <w:r w:rsidRPr="0050143F">
              <w:rPr>
                <w:b/>
                <w:bCs/>
              </w:rPr>
              <w:t>and presentation of a demonstration for Air Force officer</w:t>
            </w:r>
            <w:r>
              <w:rPr>
                <w:b/>
                <w:bCs/>
              </w:rPr>
              <w:t>s</w:t>
            </w:r>
            <w:r w:rsidRPr="0050143F">
              <w:rPr>
                <w:b/>
                <w:bCs/>
              </w:rPr>
              <w:t>.</w:t>
            </w:r>
            <w:r>
              <w:t>” [without naming who!]</w:t>
            </w:r>
          </w:p>
          <w:p w14:paraId="1E120400" w14:textId="22D4480A" w:rsidR="0050143F" w:rsidRDefault="0050143F" w:rsidP="0050143F">
            <w:r>
              <w:t xml:space="preserve">Israel reports a visitor demo on </w:t>
            </w:r>
            <w:r w:rsidRPr="004D5FFB">
              <w:rPr>
                <w:b/>
                <w:bCs/>
              </w:rPr>
              <w:t>Friday May 25</w:t>
            </w:r>
            <w:r w:rsidR="004D5FFB" w:rsidRPr="004D5FFB">
              <w:rPr>
                <w:b/>
                <w:bCs/>
              </w:rPr>
              <w:t>, 1951</w:t>
            </w:r>
            <w:r>
              <w:t>.</w:t>
            </w:r>
          </w:p>
          <w:p w14:paraId="445AA973" w14:textId="77777777" w:rsidR="0050143F" w:rsidRDefault="0050143F" w:rsidP="0050143F">
            <w:r>
              <w:t>Israel notes that Airborne Instrumentation Lab implements smoothing in analog circuitry similar to a method he’s used, and will try to optimize based on their results.</w:t>
            </w:r>
          </w:p>
          <w:p w14:paraId="21FC825B" w14:textId="77777777" w:rsidR="0050143F" w:rsidRDefault="0050143F" w:rsidP="0050143F">
            <w:r>
              <w:t>Israel reports “v</w:t>
            </w:r>
            <w:r w:rsidRPr="0050143F">
              <w:rPr>
                <w:b/>
                <w:bCs/>
              </w:rPr>
              <w:t>on Neumann's report on an ultimate system has be</w:t>
            </w:r>
            <w:r>
              <w:rPr>
                <w:b/>
                <w:bCs/>
              </w:rPr>
              <w:t>e</w:t>
            </w:r>
            <w:r w:rsidRPr="0050143F">
              <w:rPr>
                <w:b/>
                <w:bCs/>
              </w:rPr>
              <w:t>n</w:t>
            </w:r>
            <w:r>
              <w:rPr>
                <w:b/>
                <w:bCs/>
              </w:rPr>
              <w:t xml:space="preserve"> </w:t>
            </w:r>
            <w:r w:rsidRPr="0050143F">
              <w:rPr>
                <w:b/>
                <w:bCs/>
              </w:rPr>
              <w:t>carefully studied,</w:t>
            </w:r>
            <w:r>
              <w:rPr>
                <w:b/>
                <w:bCs/>
              </w:rPr>
              <w:t xml:space="preserve"> </w:t>
            </w:r>
            <w:r w:rsidRPr="0050143F">
              <w:rPr>
                <w:b/>
                <w:bCs/>
              </w:rPr>
              <w:t>and a good deal of thought hat been given</w:t>
            </w:r>
            <w:r>
              <w:rPr>
                <w:b/>
                <w:bCs/>
              </w:rPr>
              <w:t xml:space="preserve"> </w:t>
            </w:r>
            <w:r w:rsidRPr="0050143F">
              <w:rPr>
                <w:b/>
                <w:bCs/>
              </w:rPr>
              <w:t>to methods of data-handling and processing In th</w:t>
            </w:r>
            <w:r>
              <w:rPr>
                <w:b/>
                <w:bCs/>
              </w:rPr>
              <w:t>e</w:t>
            </w:r>
            <w:r w:rsidRPr="0050143F">
              <w:rPr>
                <w:b/>
                <w:bCs/>
              </w:rPr>
              <w:t xml:space="preserve"> </w:t>
            </w:r>
            <w:proofErr w:type="spellStart"/>
            <w:r w:rsidRPr="0050143F">
              <w:rPr>
                <w:b/>
                <w:bCs/>
              </w:rPr>
              <w:t>Muldar</w:t>
            </w:r>
            <w:proofErr w:type="spellEnd"/>
            <w:r>
              <w:rPr>
                <w:b/>
                <w:bCs/>
              </w:rPr>
              <w:t xml:space="preserve"> </w:t>
            </w:r>
            <w:r w:rsidRPr="0050143F">
              <w:rPr>
                <w:b/>
                <w:bCs/>
              </w:rPr>
              <w:t>System.</w:t>
            </w:r>
            <w:r>
              <w:t>”  [But he doesn’t say what von Neuman said]</w:t>
            </w:r>
          </w:p>
          <w:p w14:paraId="321714A2" w14:textId="0C05C25C" w:rsidR="0050143F" w:rsidRDefault="0050143F" w:rsidP="0050143F">
            <w:r>
              <w:t>Many reports either cover prep for May 25</w:t>
            </w:r>
            <w:r w:rsidRPr="0050143F">
              <w:rPr>
                <w:vertAlign w:val="superscript"/>
              </w:rPr>
              <w:t>th</w:t>
            </w:r>
            <w:r>
              <w:t xml:space="preserve"> demo, or work on smoothing algorithms.</w:t>
            </w:r>
          </w:p>
        </w:tc>
      </w:tr>
      <w:tr w:rsidR="000B7799" w14:paraId="267A1F63" w14:textId="77777777" w:rsidTr="00F52D30">
        <w:trPr>
          <w:cantSplit/>
        </w:trPr>
        <w:tc>
          <w:tcPr>
            <w:tcW w:w="2385" w:type="dxa"/>
            <w:shd w:val="clear" w:color="auto" w:fill="DBE5F1" w:themeFill="accent1" w:themeFillTint="33"/>
          </w:tcPr>
          <w:p w14:paraId="1868A081" w14:textId="77777777" w:rsidR="00F52D30" w:rsidRDefault="00F52D30" w:rsidP="00AE5E92"/>
          <w:p w14:paraId="03C16EC6" w14:textId="4DDDBC86" w:rsidR="00F52D30" w:rsidRDefault="00F52D30" w:rsidP="00AE5E92">
            <w:r>
              <w:t>From the visitors’ log:</w:t>
            </w:r>
          </w:p>
          <w:p w14:paraId="18D83B1F" w14:textId="77777777" w:rsidR="00F52D30" w:rsidRDefault="00F52D30" w:rsidP="00AE5E92"/>
          <w:p w14:paraId="2318F775" w14:textId="2EC363CB" w:rsidR="000B7799" w:rsidRPr="00AE5E92" w:rsidRDefault="00F52D30" w:rsidP="00AE5E92">
            <w:r w:rsidRPr="00F52D30">
              <w:t>Barta Visitors #5, June 4, 1951 - December 3, 1951.pdf</w:t>
            </w:r>
          </w:p>
        </w:tc>
        <w:tc>
          <w:tcPr>
            <w:tcW w:w="1217" w:type="dxa"/>
            <w:shd w:val="clear" w:color="auto" w:fill="DBE5F1" w:themeFill="accent1" w:themeFillTint="33"/>
          </w:tcPr>
          <w:p w14:paraId="0FD9F6AF" w14:textId="77777777" w:rsidR="000B7799" w:rsidRDefault="000B7799" w:rsidP="00AE5E92"/>
        </w:tc>
        <w:tc>
          <w:tcPr>
            <w:tcW w:w="5748" w:type="dxa"/>
            <w:shd w:val="clear" w:color="auto" w:fill="DBE5F1" w:themeFill="accent1" w:themeFillTint="33"/>
          </w:tcPr>
          <w:p w14:paraId="435B7D8A" w14:textId="77777777" w:rsidR="00F52D30" w:rsidRDefault="00F52D30" w:rsidP="00F52D30">
            <w:pPr>
              <w:pStyle w:val="NoSpacing"/>
            </w:pPr>
          </w:p>
          <w:p w14:paraId="21269687" w14:textId="3F08B6B9" w:rsidR="00F52D30" w:rsidRDefault="00F52D30" w:rsidP="00F52D30">
            <w:pPr>
              <w:pStyle w:val="NoSpacing"/>
            </w:pPr>
            <w:r>
              <w:t>LIST OF VISITORS TO WHIRLWIND, May 25, 1951</w:t>
            </w:r>
          </w:p>
          <w:p w14:paraId="60698518" w14:textId="77777777" w:rsidR="00F52D30" w:rsidRDefault="00F52D30" w:rsidP="00F52D30">
            <w:pPr>
              <w:pStyle w:val="NoSpacing"/>
            </w:pPr>
            <w:r>
              <w:t>Dr. Ivan Getting</w:t>
            </w:r>
          </w:p>
          <w:p w14:paraId="4B23D192" w14:textId="77777777" w:rsidR="00F52D30" w:rsidRDefault="00F52D30" w:rsidP="00F52D30">
            <w:pPr>
              <w:pStyle w:val="NoSpacing"/>
            </w:pPr>
            <w:r>
              <w:t>Dr. L. N. Ridenour</w:t>
            </w:r>
          </w:p>
          <w:p w14:paraId="382B9E70" w14:textId="77777777" w:rsidR="00F52D30" w:rsidRDefault="00F52D30" w:rsidP="00F52D30">
            <w:pPr>
              <w:pStyle w:val="NoSpacing"/>
            </w:pPr>
            <w:r>
              <w:t>Prof. F. W. Loomis</w:t>
            </w:r>
          </w:p>
          <w:p w14:paraId="7C6A04B4" w14:textId="169C9D52" w:rsidR="00F52D30" w:rsidRDefault="00F52D30" w:rsidP="00F52D30">
            <w:pPr>
              <w:pStyle w:val="NoSpacing"/>
            </w:pPr>
            <w:r>
              <w:t xml:space="preserve">Prof. </w:t>
            </w:r>
            <w:proofErr w:type="gramStart"/>
            <w:r>
              <w:t>J .</w:t>
            </w:r>
            <w:proofErr w:type="gramEnd"/>
            <w:r>
              <w:t xml:space="preserve"> R. Zacharias                           from Project Charles</w:t>
            </w:r>
          </w:p>
          <w:p w14:paraId="0A435B50" w14:textId="6CE18654" w:rsidR="00F52D30" w:rsidRDefault="00F52D30" w:rsidP="00F52D30">
            <w:pPr>
              <w:pStyle w:val="NoSpacing"/>
            </w:pPr>
            <w:r>
              <w:t>Prof. A. G. Hill                                      and MIT</w:t>
            </w:r>
          </w:p>
          <w:p w14:paraId="5512D185" w14:textId="77777777" w:rsidR="00F52D30" w:rsidRDefault="00F52D30" w:rsidP="00F52D30">
            <w:pPr>
              <w:pStyle w:val="NoSpacing"/>
            </w:pPr>
            <w:r>
              <w:t>Dr. Geo. E. Valley, J r.</w:t>
            </w:r>
          </w:p>
          <w:p w14:paraId="4DFCC3C4" w14:textId="77777777" w:rsidR="00F52D30" w:rsidRDefault="00F52D30" w:rsidP="00F52D30">
            <w:pPr>
              <w:pStyle w:val="NoSpacing"/>
            </w:pPr>
            <w:r>
              <w:t xml:space="preserve">Prof. </w:t>
            </w:r>
            <w:proofErr w:type="gramStart"/>
            <w:r>
              <w:t>J .</w:t>
            </w:r>
            <w:proofErr w:type="gramEnd"/>
            <w:r>
              <w:t xml:space="preserve"> A. Stratton</w:t>
            </w:r>
          </w:p>
          <w:p w14:paraId="74EF17FB" w14:textId="77777777" w:rsidR="00F52D30" w:rsidRDefault="00F52D30" w:rsidP="00F52D30">
            <w:pPr>
              <w:pStyle w:val="NoSpacing"/>
            </w:pPr>
            <w:r>
              <w:t>Prof. Gordon S. Brown</w:t>
            </w:r>
          </w:p>
          <w:p w14:paraId="1377F9F6" w14:textId="77777777" w:rsidR="00F52D30" w:rsidRDefault="00F52D30" w:rsidP="00F52D30">
            <w:pPr>
              <w:pStyle w:val="NoSpacing"/>
            </w:pPr>
            <w:r>
              <w:t>Mr. M. M. Hubbard</w:t>
            </w:r>
          </w:p>
          <w:p w14:paraId="7CBD1CEB" w14:textId="77777777" w:rsidR="00F52D30" w:rsidRDefault="00F52D30" w:rsidP="00F52D30">
            <w:pPr>
              <w:pStyle w:val="NoSpacing"/>
            </w:pPr>
            <w:r>
              <w:t>Mr. Richard C. Whelan</w:t>
            </w:r>
          </w:p>
          <w:p w14:paraId="4112CD58" w14:textId="77777777" w:rsidR="00F52D30" w:rsidRDefault="00F52D30" w:rsidP="00F52D30">
            <w:pPr>
              <w:pStyle w:val="NoSpacing"/>
            </w:pPr>
          </w:p>
          <w:p w14:paraId="095C8775" w14:textId="77777777" w:rsidR="00F52D30" w:rsidRDefault="00F52D30" w:rsidP="00F52D30">
            <w:pPr>
              <w:pStyle w:val="NoSpacing"/>
            </w:pPr>
            <w:r>
              <w:t>General Gordon P. Saville (USAF) (Lt.)</w:t>
            </w:r>
          </w:p>
          <w:p w14:paraId="3DC548DA" w14:textId="77777777" w:rsidR="00F52D30" w:rsidRDefault="00F52D30" w:rsidP="00F52D30">
            <w:pPr>
              <w:pStyle w:val="NoSpacing"/>
            </w:pPr>
            <w:r>
              <w:t>General Chas. K. Nelson (Major)</w:t>
            </w:r>
          </w:p>
          <w:p w14:paraId="5488B99F" w14:textId="77777777" w:rsidR="00F52D30" w:rsidRDefault="00F52D30" w:rsidP="00F52D30">
            <w:pPr>
              <w:pStyle w:val="NoSpacing"/>
            </w:pPr>
            <w:r>
              <w:t xml:space="preserve">General D. </w:t>
            </w:r>
            <w:proofErr w:type="gramStart"/>
            <w:r>
              <w:t>J .</w:t>
            </w:r>
            <w:proofErr w:type="gramEnd"/>
            <w:r>
              <w:t xml:space="preserve"> Keirn</w:t>
            </w:r>
          </w:p>
          <w:p w14:paraId="28710BA7" w14:textId="77777777" w:rsidR="00F52D30" w:rsidRDefault="00F52D30" w:rsidP="00F52D30">
            <w:pPr>
              <w:pStyle w:val="NoSpacing"/>
            </w:pPr>
            <w:r>
              <w:t>General Donald N. Yates (</w:t>
            </w:r>
            <w:proofErr w:type="gramStart"/>
            <w:r>
              <w:t xml:space="preserve">Brigadier)   </w:t>
            </w:r>
            <w:proofErr w:type="gramEnd"/>
            <w:r>
              <w:t xml:space="preserve">           from USAF</w:t>
            </w:r>
          </w:p>
          <w:p w14:paraId="2573BEBF" w14:textId="77777777" w:rsidR="00F52D30" w:rsidRDefault="00F52D30" w:rsidP="00F52D30">
            <w:pPr>
              <w:pStyle w:val="NoSpacing"/>
            </w:pPr>
            <w:r>
              <w:t>Major General D. L. Putt                                   Washington</w:t>
            </w:r>
          </w:p>
          <w:p w14:paraId="788746D6" w14:textId="77777777" w:rsidR="00F52D30" w:rsidRDefault="00F52D30" w:rsidP="00F52D30">
            <w:pPr>
              <w:pStyle w:val="NoSpacing"/>
            </w:pPr>
            <w:r>
              <w:t>Lt. Col. Kermit R. Dyke</w:t>
            </w:r>
          </w:p>
          <w:p w14:paraId="78B58809" w14:textId="77777777" w:rsidR="00F52D30" w:rsidRDefault="00F52D30" w:rsidP="00F52D30">
            <w:pPr>
              <w:pStyle w:val="NoSpacing"/>
            </w:pPr>
            <w:r>
              <w:t xml:space="preserve">Colonel T. F. </w:t>
            </w:r>
            <w:proofErr w:type="spellStart"/>
            <w:r>
              <w:t>Walkowitz</w:t>
            </w:r>
            <w:proofErr w:type="spellEnd"/>
          </w:p>
          <w:p w14:paraId="6730AAB1" w14:textId="77777777" w:rsidR="00F52D30" w:rsidRDefault="00F52D30" w:rsidP="00F52D30">
            <w:pPr>
              <w:pStyle w:val="NoSpacing"/>
            </w:pPr>
            <w:r>
              <w:t>Colonel H. A. Hanes</w:t>
            </w:r>
          </w:p>
          <w:p w14:paraId="51113805" w14:textId="77777777" w:rsidR="00F52D30" w:rsidRDefault="00F52D30" w:rsidP="00F52D30">
            <w:pPr>
              <w:pStyle w:val="NoSpacing"/>
            </w:pPr>
            <w:r>
              <w:t xml:space="preserve">Colonel </w:t>
            </w:r>
            <w:proofErr w:type="gramStart"/>
            <w:r>
              <w:t>J .</w:t>
            </w:r>
            <w:proofErr w:type="gramEnd"/>
            <w:r>
              <w:t xml:space="preserve"> G. Perry</w:t>
            </w:r>
          </w:p>
          <w:p w14:paraId="1C9EEAFD" w14:textId="77777777" w:rsidR="00F52D30" w:rsidRDefault="00F52D30" w:rsidP="00F52D30">
            <w:pPr>
              <w:pStyle w:val="NoSpacing"/>
            </w:pPr>
            <w:r>
              <w:t>Major Ralph Hopkins</w:t>
            </w:r>
          </w:p>
          <w:p w14:paraId="17A9B737" w14:textId="77777777" w:rsidR="00F52D30" w:rsidRDefault="00F52D30" w:rsidP="00F52D30">
            <w:pPr>
              <w:pStyle w:val="NoSpacing"/>
            </w:pPr>
            <w:r>
              <w:t>Major Watts</w:t>
            </w:r>
          </w:p>
          <w:p w14:paraId="37D94D60" w14:textId="3453D437" w:rsidR="000B7799" w:rsidRDefault="000B7799" w:rsidP="00F52D30">
            <w:pPr>
              <w:pStyle w:val="NoSpacing"/>
            </w:pPr>
          </w:p>
        </w:tc>
      </w:tr>
      <w:tr w:rsidR="00AE5E92" w14:paraId="3ECC0BB6" w14:textId="77777777" w:rsidTr="004C0564">
        <w:trPr>
          <w:cantSplit/>
        </w:trPr>
        <w:tc>
          <w:tcPr>
            <w:tcW w:w="2385" w:type="dxa"/>
          </w:tcPr>
          <w:p w14:paraId="44F60415" w14:textId="166564FA" w:rsidR="00AE5E92" w:rsidRPr="004D6609" w:rsidRDefault="00AE5E92" w:rsidP="00AE5E92">
            <w:r w:rsidRPr="00AE5E92">
              <w:lastRenderedPageBreak/>
              <w:t>M_2100__19510608.pdf</w:t>
            </w:r>
          </w:p>
        </w:tc>
        <w:tc>
          <w:tcPr>
            <w:tcW w:w="1217" w:type="dxa"/>
          </w:tcPr>
          <w:p w14:paraId="2D07842E" w14:textId="2B605A62" w:rsidR="00AE5E92" w:rsidRDefault="00892ABE" w:rsidP="00AE5E92">
            <w:r>
              <w:t>Wieser</w:t>
            </w:r>
          </w:p>
        </w:tc>
        <w:tc>
          <w:tcPr>
            <w:tcW w:w="5748" w:type="dxa"/>
          </w:tcPr>
          <w:p w14:paraId="03DF0729" w14:textId="77777777" w:rsidR="00AE5E92" w:rsidRDefault="00892ABE" w:rsidP="00AE5E92">
            <w:r>
              <w:t>Summary Report #9 is being prepared.</w:t>
            </w:r>
          </w:p>
          <w:p w14:paraId="6B38E222" w14:textId="77777777" w:rsidR="00892ABE" w:rsidRDefault="00892ABE" w:rsidP="00AE5E92">
            <w:r>
              <w:t>Wieser notes that an extra 48 registers of ES storage are becoming reliable enough to use.</w:t>
            </w:r>
          </w:p>
          <w:p w14:paraId="57A6E667" w14:textId="77777777" w:rsidR="00892ABE" w:rsidRDefault="00892ABE" w:rsidP="00AE5E92">
            <w:r>
              <w:t>C.W. Watt gives one of several reports on progress of design of the 16” display [this seems to be a difficult project].</w:t>
            </w:r>
          </w:p>
          <w:p w14:paraId="2B8D2EF5" w14:textId="77777777" w:rsidR="00892ABE" w:rsidRDefault="00892ABE" w:rsidP="00892ABE">
            <w:r>
              <w:t>Israel reports on resumption of “</w:t>
            </w:r>
            <w:bookmarkStart w:id="175" w:name="_Hlk199238037"/>
            <w:r w:rsidRPr="00892ABE">
              <w:rPr>
                <w:b/>
                <w:bCs/>
              </w:rPr>
              <w:t>the long-delayed description</w:t>
            </w:r>
            <w:bookmarkEnd w:id="175"/>
            <w:r>
              <w:rPr>
                <w:b/>
                <w:bCs/>
              </w:rPr>
              <w:t xml:space="preserve"> </w:t>
            </w:r>
            <w:r w:rsidRPr="00892ABE">
              <w:rPr>
                <w:b/>
                <w:bCs/>
              </w:rPr>
              <w:t>of the first 6673 programs</w:t>
            </w:r>
            <w:r>
              <w:t>”</w:t>
            </w:r>
          </w:p>
          <w:p w14:paraId="793F7DE0" w14:textId="77777777" w:rsidR="00892ABE" w:rsidRDefault="00892ABE" w:rsidP="00892ABE">
            <w:r>
              <w:t>Israel reports completion of this thesis on ATC.</w:t>
            </w:r>
          </w:p>
          <w:p w14:paraId="669DC17B" w14:textId="30501A99" w:rsidR="00892ABE" w:rsidRDefault="00892ABE" w:rsidP="00892ABE">
            <w:r>
              <w:t>Attridge is doing analysis of a failure of a “right angle intercept”, and is hypothesizing that a shift instruction dropped a bit [guy says: Yeah, right!  Blame the Hardware, eh?!]</w:t>
            </w:r>
          </w:p>
          <w:p w14:paraId="314CB8CC" w14:textId="77777777" w:rsidR="00892ABE" w:rsidRDefault="00892ABE" w:rsidP="00892ABE">
            <w:r>
              <w:t>D.A. Kemper notes “</w:t>
            </w:r>
            <w:r w:rsidRPr="00892ABE">
              <w:rPr>
                <w:b/>
                <w:bCs/>
              </w:rPr>
              <w:t xml:space="preserve">Several programs whose suns on tape did not </w:t>
            </w:r>
            <w:r>
              <w:rPr>
                <w:b/>
                <w:bCs/>
              </w:rPr>
              <w:t>c</w:t>
            </w:r>
            <w:r w:rsidRPr="00892ABE">
              <w:rPr>
                <w:b/>
                <w:bCs/>
              </w:rPr>
              <w:t>he</w:t>
            </w:r>
            <w:r>
              <w:rPr>
                <w:b/>
                <w:bCs/>
              </w:rPr>
              <w:t>c</w:t>
            </w:r>
            <w:r w:rsidRPr="00892ABE">
              <w:rPr>
                <w:b/>
                <w:bCs/>
              </w:rPr>
              <w:t>k were</w:t>
            </w:r>
            <w:r>
              <w:rPr>
                <w:b/>
                <w:bCs/>
              </w:rPr>
              <w:t xml:space="preserve"> c</w:t>
            </w:r>
            <w:r w:rsidRPr="00892ABE">
              <w:rPr>
                <w:b/>
                <w:bCs/>
              </w:rPr>
              <w:t>orre</w:t>
            </w:r>
            <w:r>
              <w:rPr>
                <w:b/>
                <w:bCs/>
              </w:rPr>
              <w:t>c</w:t>
            </w:r>
            <w:r w:rsidRPr="00892ABE">
              <w:rPr>
                <w:b/>
                <w:bCs/>
              </w:rPr>
              <w:t>ted and all my tapes were generally brought up to date</w:t>
            </w:r>
            <w:r>
              <w:rPr>
                <w:b/>
                <w:bCs/>
              </w:rPr>
              <w:t>.</w:t>
            </w:r>
            <w:r>
              <w:t xml:space="preserve">”  [I wonder if that means that the 556 </w:t>
            </w:r>
            <w:proofErr w:type="gramStart"/>
            <w:r>
              <w:t>checksum</w:t>
            </w:r>
            <w:proofErr w:type="gramEnd"/>
            <w:r>
              <w:t xml:space="preserve"> also is hand-calculated…]</w:t>
            </w:r>
          </w:p>
          <w:p w14:paraId="70CB4FA5" w14:textId="77777777" w:rsidR="00914AEB" w:rsidRDefault="00914AEB" w:rsidP="00892ABE">
            <w:r>
              <w:t>Walquist reports “</w:t>
            </w:r>
            <w:r w:rsidRPr="00914AEB">
              <w:rPr>
                <w:b/>
                <w:bCs/>
              </w:rPr>
              <w:t xml:space="preserve">The Cape Cod </w:t>
            </w:r>
            <w:proofErr w:type="spellStart"/>
            <w:r>
              <w:rPr>
                <w:b/>
                <w:bCs/>
              </w:rPr>
              <w:t>M</w:t>
            </w:r>
            <w:r w:rsidRPr="00914AEB">
              <w:rPr>
                <w:b/>
                <w:bCs/>
              </w:rPr>
              <w:t>uldar</w:t>
            </w:r>
            <w:proofErr w:type="spellEnd"/>
            <w:r w:rsidRPr="00914AEB">
              <w:rPr>
                <w:b/>
                <w:bCs/>
              </w:rPr>
              <w:t xml:space="preserve"> system is still being studied</w:t>
            </w:r>
            <w:r>
              <w:rPr>
                <w:b/>
                <w:bCs/>
              </w:rPr>
              <w:t>.</w:t>
            </w:r>
            <w:r>
              <w:t>”  [this is the first mention of Cape Code I’ve seen]</w:t>
            </w:r>
          </w:p>
          <w:p w14:paraId="1466976E" w14:textId="0120F174" w:rsidR="00914AEB" w:rsidRDefault="00914AEB" w:rsidP="00914AEB">
            <w:r>
              <w:t>Arnow reports a new diktat for programmers; new programs get 15 minutes: “</w:t>
            </w:r>
            <w:r w:rsidRPr="00914AEB">
              <w:rPr>
                <w:b/>
                <w:bCs/>
              </w:rPr>
              <w:t>If an error is discovered during the 15-rainute period, the operator will be permitted to use such manual intervention techniques as are desired. If the source of the error has not been discovered and corrected within about 10 minutes, appropriate data (cp-</w:t>
            </w:r>
            <w:proofErr w:type="spellStart"/>
            <w:r w:rsidRPr="00914AEB">
              <w:rPr>
                <w:b/>
                <w:bCs/>
              </w:rPr>
              <w:t>sp</w:t>
            </w:r>
            <w:proofErr w:type="spellEnd"/>
            <w:r w:rsidRPr="00914AEB">
              <w:rPr>
                <w:b/>
                <w:bCs/>
              </w:rPr>
              <w:t xml:space="preserve"> records, storage punch out, etc.) should be taken for further study at the desk.  A key requirement for satisfactory operation is that tape modification and preparation be speeded up.</w:t>
            </w:r>
            <w:r>
              <w:t>”</w:t>
            </w:r>
          </w:p>
        </w:tc>
      </w:tr>
      <w:tr w:rsidR="00AE5E92" w14:paraId="73CA3168" w14:textId="77777777" w:rsidTr="004C0564">
        <w:trPr>
          <w:cantSplit/>
        </w:trPr>
        <w:tc>
          <w:tcPr>
            <w:tcW w:w="2385" w:type="dxa"/>
          </w:tcPr>
          <w:p w14:paraId="34EA1A29" w14:textId="302C5AB5" w:rsidR="00AE5E92" w:rsidRPr="004D6609" w:rsidRDefault="00AE5E92" w:rsidP="00AE5E92">
            <w:r w:rsidRPr="00AE5E92">
              <w:t>M_2102__19510622.pdf</w:t>
            </w:r>
          </w:p>
        </w:tc>
        <w:tc>
          <w:tcPr>
            <w:tcW w:w="1217" w:type="dxa"/>
          </w:tcPr>
          <w:p w14:paraId="13FA76F5" w14:textId="038F59D6" w:rsidR="00AE5E92" w:rsidRDefault="00E50D9C" w:rsidP="00AE5E92">
            <w:r>
              <w:t>Wieser</w:t>
            </w:r>
          </w:p>
        </w:tc>
        <w:tc>
          <w:tcPr>
            <w:tcW w:w="5748" w:type="dxa"/>
          </w:tcPr>
          <w:p w14:paraId="0AC6F4C4" w14:textId="77777777" w:rsidR="00AE5E92" w:rsidRDefault="00E50D9C" w:rsidP="00AE5E92">
            <w:r>
              <w:t>Wieser notes that an azimuth calibration error at the radar station was responsible for “curved collision courses”.</w:t>
            </w:r>
          </w:p>
          <w:p w14:paraId="730485BA" w14:textId="77777777" w:rsidR="00E50D9C" w:rsidRDefault="00E50D9C" w:rsidP="00AE5E92">
            <w:r>
              <w:t>Demonstrations done for Project Charles personnel.</w:t>
            </w:r>
          </w:p>
          <w:p w14:paraId="4B647C67" w14:textId="77777777" w:rsidR="00E50D9C" w:rsidRDefault="00E50D9C" w:rsidP="00AE5E92">
            <w:r>
              <w:t>The 16” scope design continues with various problems and solutions.</w:t>
            </w:r>
          </w:p>
          <w:p w14:paraId="2DBBD09D" w14:textId="77777777" w:rsidR="00E50D9C" w:rsidRDefault="00E50D9C" w:rsidP="00AE5E92">
            <w:r>
              <w:t>Israel offers more detail on the calibration error and its link to the ‘right angle intercept’ failures previously observed.</w:t>
            </w:r>
          </w:p>
          <w:p w14:paraId="08EB8B4D" w14:textId="5FE77E5F" w:rsidR="00E50D9C" w:rsidRDefault="00E50D9C" w:rsidP="00AE5E92">
            <w:r>
              <w:t xml:space="preserve">Israel is ‘standardizing’ the demo format.  </w:t>
            </w:r>
            <w:r w:rsidRPr="00E50D9C">
              <w:rPr>
                <w:b/>
                <w:bCs/>
              </w:rPr>
              <w:t>Fri Jun 24, 1951 was another demo to military personnel</w:t>
            </w:r>
            <w:r>
              <w:t>.</w:t>
            </w:r>
            <w:r w:rsidR="00F52D30">
              <w:t xml:space="preserve">  [odd, Jun 24 appears to be Sunday.]</w:t>
            </w:r>
          </w:p>
          <w:p w14:paraId="0AB2433D" w14:textId="7D19C43C" w:rsidR="00820BA8" w:rsidRDefault="00820BA8" w:rsidP="00AE5E92">
            <w:r>
              <w:t xml:space="preserve">Many reports on data analysis, smoothing and </w:t>
            </w:r>
            <w:proofErr w:type="spellStart"/>
            <w:r>
              <w:t>Muldar</w:t>
            </w:r>
            <w:proofErr w:type="spellEnd"/>
          </w:p>
        </w:tc>
      </w:tr>
      <w:tr w:rsidR="00F52D30" w14:paraId="2F4978C1" w14:textId="77777777" w:rsidTr="0084283B">
        <w:trPr>
          <w:cantSplit/>
        </w:trPr>
        <w:tc>
          <w:tcPr>
            <w:tcW w:w="2385" w:type="dxa"/>
            <w:shd w:val="clear" w:color="auto" w:fill="DBE5F1" w:themeFill="accent1" w:themeFillTint="33"/>
          </w:tcPr>
          <w:p w14:paraId="2D5175C4" w14:textId="44CB8DF1" w:rsidR="00F52D30" w:rsidRPr="00AE5E92" w:rsidRDefault="0084283B" w:rsidP="00AE5E92">
            <w:r w:rsidRPr="0084283B">
              <w:t>Barta Visitors #5, June 4, 1951 - December 3, 1951.pdf</w:t>
            </w:r>
          </w:p>
        </w:tc>
        <w:tc>
          <w:tcPr>
            <w:tcW w:w="1217" w:type="dxa"/>
            <w:shd w:val="clear" w:color="auto" w:fill="DBE5F1" w:themeFill="accent1" w:themeFillTint="33"/>
          </w:tcPr>
          <w:p w14:paraId="291FA810" w14:textId="77777777" w:rsidR="00F52D30" w:rsidRDefault="00F52D30" w:rsidP="00AE5E92"/>
        </w:tc>
        <w:tc>
          <w:tcPr>
            <w:tcW w:w="5748" w:type="dxa"/>
            <w:shd w:val="clear" w:color="auto" w:fill="DBE5F1" w:themeFill="accent1" w:themeFillTint="33"/>
          </w:tcPr>
          <w:p w14:paraId="3E7F28B5" w14:textId="7A014AD0" w:rsidR="00F52D30" w:rsidRDefault="00F52D30" w:rsidP="00AE5E92">
            <w:r>
              <w:t>[I don’t see a list of likely visitors</w:t>
            </w:r>
            <w:r w:rsidR="0084283B">
              <w:t xml:space="preserve"> in the log; Fri Jun 22 lists J.J. Driscoll, USAF HQ, K.C. Westcott and a name I can’t read of Project Charles]</w:t>
            </w:r>
          </w:p>
        </w:tc>
      </w:tr>
      <w:tr w:rsidR="00AE5E92" w14:paraId="72AFE59C" w14:textId="77777777" w:rsidTr="004C0564">
        <w:trPr>
          <w:cantSplit/>
        </w:trPr>
        <w:tc>
          <w:tcPr>
            <w:tcW w:w="2385" w:type="dxa"/>
          </w:tcPr>
          <w:p w14:paraId="5995B6C1" w14:textId="30A0A8D2" w:rsidR="00AE5E92" w:rsidRPr="004D6609" w:rsidRDefault="00AE5E92" w:rsidP="00AE5E92">
            <w:r w:rsidRPr="00AE5E92">
              <w:t>M_2356__19530810.pdf</w:t>
            </w:r>
          </w:p>
        </w:tc>
        <w:tc>
          <w:tcPr>
            <w:tcW w:w="1217" w:type="dxa"/>
          </w:tcPr>
          <w:p w14:paraId="5F90EAB2" w14:textId="0CE53D3D" w:rsidR="00AE5E92" w:rsidRDefault="00820BA8" w:rsidP="00AE5E92">
            <w:r>
              <w:t>[no name]</w:t>
            </w:r>
          </w:p>
        </w:tc>
        <w:tc>
          <w:tcPr>
            <w:tcW w:w="5748" w:type="dxa"/>
          </w:tcPr>
          <w:p w14:paraId="55888DAC" w14:textId="22965DAB" w:rsidR="00AE5E92" w:rsidRDefault="00122F03" w:rsidP="00AE5E92">
            <w:r>
              <w:t>[</w:t>
            </w:r>
            <w:r w:rsidR="00820BA8">
              <w:t>The M-2XXX sequence resumes here as a report from Scientific and Engineering Computation Group, listing quite a few general scientific problems run on the machine.  Project 6673 must have been assigned a new series, or a new project, or some other reporting mechanism.]</w:t>
            </w:r>
          </w:p>
        </w:tc>
      </w:tr>
      <w:tr w:rsidR="00AE5E92" w14:paraId="39CBECC2" w14:textId="77777777" w:rsidTr="004C0564">
        <w:trPr>
          <w:cantSplit/>
        </w:trPr>
        <w:tc>
          <w:tcPr>
            <w:tcW w:w="2385" w:type="dxa"/>
          </w:tcPr>
          <w:p w14:paraId="6108819D" w14:textId="1E795CAE" w:rsidR="00AE5E92" w:rsidRPr="004D6609" w:rsidRDefault="00AE5E92" w:rsidP="00AE5E92">
            <w:r w:rsidRPr="00AE5E92">
              <w:lastRenderedPageBreak/>
              <w:t>M_2360__19530807.pdf</w:t>
            </w:r>
          </w:p>
        </w:tc>
        <w:tc>
          <w:tcPr>
            <w:tcW w:w="1217" w:type="dxa"/>
          </w:tcPr>
          <w:p w14:paraId="1E614C43" w14:textId="3447C477" w:rsidR="00AE5E92" w:rsidRDefault="00820BA8" w:rsidP="00AE5E92">
            <w:r>
              <w:t>Kromer, Gray, Taylor</w:t>
            </w:r>
          </w:p>
        </w:tc>
        <w:tc>
          <w:tcPr>
            <w:tcW w:w="5748" w:type="dxa"/>
          </w:tcPr>
          <w:p w14:paraId="15B77338" w14:textId="2D82ED62" w:rsidR="00AE5E92" w:rsidRDefault="00820BA8" w:rsidP="00AE5E92">
            <w:r>
              <w:t>[This one is a biweekly report on AN/FSQ-7 and XD-1</w:t>
            </w:r>
          </w:p>
        </w:tc>
      </w:tr>
    </w:tbl>
    <w:p w14:paraId="74A89D0F" w14:textId="77777777" w:rsidR="00311887" w:rsidRDefault="00311887" w:rsidP="003F5E87"/>
    <w:p w14:paraId="49F9A5C6" w14:textId="77777777" w:rsidR="009B46E4" w:rsidRDefault="009B46E4" w:rsidP="003F5E87"/>
    <w:p w14:paraId="1E35DF25" w14:textId="77777777" w:rsidR="00AE5E92" w:rsidRDefault="00AE5E92" w:rsidP="003F5E87"/>
    <w:p w14:paraId="6DB6EDD1" w14:textId="77777777" w:rsidR="00AE5E92" w:rsidRDefault="00AE5E92" w:rsidP="003F5E87"/>
    <w:p w14:paraId="076C0998" w14:textId="77777777" w:rsidR="00AE5E92" w:rsidRDefault="00AE5E92" w:rsidP="003F5E87"/>
    <w:p w14:paraId="0AAA09CD" w14:textId="77777777" w:rsidR="00AE5E92" w:rsidRDefault="00AE5E92" w:rsidP="003F5E87"/>
    <w:p w14:paraId="0D830EFC" w14:textId="77777777" w:rsidR="00AE5E92" w:rsidRDefault="00AE5E92" w:rsidP="003F5E87"/>
    <w:p w14:paraId="48DBB5C4" w14:textId="77777777" w:rsidR="00AE5E92" w:rsidRDefault="00AE5E92" w:rsidP="003F5E87"/>
    <w:p w14:paraId="3264C503" w14:textId="77777777" w:rsidR="00AE5E92" w:rsidRDefault="00AE5E92" w:rsidP="003F5E87"/>
    <w:p w14:paraId="5A8EFD1D" w14:textId="77777777" w:rsidR="00AE5E92" w:rsidRDefault="00AE5E92" w:rsidP="003F5E87"/>
    <w:p w14:paraId="7507B3C8" w14:textId="77777777" w:rsidR="009B46E4" w:rsidRPr="003F5E87" w:rsidRDefault="009B46E4" w:rsidP="003F5E87"/>
    <w:p w14:paraId="65691B7A" w14:textId="68505C38" w:rsidR="00206C79" w:rsidRDefault="00206C79" w:rsidP="00206C79">
      <w:pPr>
        <w:pStyle w:val="Heading2"/>
      </w:pPr>
      <w:bookmarkStart w:id="176" w:name="_Toc193914441"/>
      <w:r>
        <w:t>Teletype Test</w:t>
      </w:r>
      <w:bookmarkEnd w:id="176"/>
    </w:p>
    <w:p w14:paraId="5304AC76" w14:textId="50EEE483" w:rsidR="00206C79" w:rsidRDefault="00206C79" w:rsidP="00206C79">
      <w:r>
        <w:t>Searching for the Quick Brown Fox</w:t>
      </w:r>
    </w:p>
    <w:p w14:paraId="77C161DC" w14:textId="1755E03E" w:rsidR="00234E9B" w:rsidRDefault="00234E9B" w:rsidP="00206C79"/>
    <w:p w14:paraId="548858E7" w14:textId="03C92464" w:rsidR="00C401EA" w:rsidRDefault="00C401EA" w:rsidP="00206C79">
      <w:r>
        <w:t>(Hmm, the following all seem to be issued by Lincoln Labs, not MIT DCL, so they probably refer to XD-1 and SAGE…)</w:t>
      </w:r>
    </w:p>
    <w:p w14:paraId="1A9A7F2E" w14:textId="077F235A" w:rsidR="00C401EA" w:rsidRDefault="00C401EA" w:rsidP="00206C79">
      <w:r>
        <w:t>From 6M-4239, Biweekly report for 9 March 1956</w:t>
      </w:r>
    </w:p>
    <w:p w14:paraId="06C73C69" w14:textId="630DF031" w:rsidR="00234E9B" w:rsidRPr="00234E9B" w:rsidRDefault="00234E9B" w:rsidP="00234E9B">
      <w:pPr>
        <w:spacing w:before="0" w:after="0"/>
        <w:rPr>
          <w:rFonts w:ascii="Courier New" w:hAnsi="Courier New" w:cs="Courier New"/>
          <w:sz w:val="18"/>
          <w:szCs w:val="18"/>
        </w:rPr>
      </w:pPr>
      <w:r w:rsidRPr="00234E9B">
        <w:rPr>
          <w:rFonts w:ascii="Courier New" w:hAnsi="Courier New" w:cs="Courier New"/>
          <w:sz w:val="18"/>
          <w:szCs w:val="18"/>
        </w:rPr>
        <w:t>EPSCCM Teletype Test Program (</w:t>
      </w:r>
      <w:r w:rsidR="00C401EA" w:rsidRPr="00C401EA">
        <w:rPr>
          <w:rFonts w:ascii="Courier New" w:hAnsi="Courier New" w:cs="Courier New"/>
          <w:sz w:val="18"/>
          <w:szCs w:val="18"/>
        </w:rPr>
        <w:t xml:space="preserve">G. </w:t>
      </w:r>
      <w:r w:rsidRPr="00234E9B">
        <w:rPr>
          <w:rFonts w:ascii="Courier New" w:hAnsi="Courier New" w:cs="Courier New"/>
          <w:sz w:val="18"/>
          <w:szCs w:val="18"/>
        </w:rPr>
        <w:t>C.</w:t>
      </w:r>
      <w:r w:rsidR="00C401EA" w:rsidRPr="00C401EA">
        <w:rPr>
          <w:rFonts w:ascii="Courier New" w:hAnsi="Courier New" w:cs="Courier New"/>
          <w:sz w:val="18"/>
          <w:szCs w:val="18"/>
        </w:rPr>
        <w:t xml:space="preserve"> </w:t>
      </w:r>
      <w:r w:rsidRPr="00234E9B">
        <w:rPr>
          <w:rFonts w:ascii="Courier New" w:hAnsi="Courier New" w:cs="Courier New"/>
          <w:sz w:val="18"/>
          <w:szCs w:val="18"/>
        </w:rPr>
        <w:t xml:space="preserve">Cox) </w:t>
      </w:r>
    </w:p>
    <w:p w14:paraId="6D1A4E7F" w14:textId="76A34A7F" w:rsidR="00234E9B" w:rsidRPr="00234E9B" w:rsidRDefault="00234E9B" w:rsidP="00234E9B">
      <w:pPr>
        <w:spacing w:before="0" w:after="0"/>
        <w:rPr>
          <w:rFonts w:ascii="Courier New" w:hAnsi="Courier New" w:cs="Courier New"/>
          <w:sz w:val="18"/>
          <w:szCs w:val="18"/>
        </w:rPr>
      </w:pPr>
      <w:r w:rsidRPr="00234E9B">
        <w:rPr>
          <w:rFonts w:ascii="Courier New" w:hAnsi="Courier New" w:cs="Courier New"/>
          <w:sz w:val="18"/>
          <w:szCs w:val="18"/>
        </w:rPr>
        <w:t>Study</w:t>
      </w:r>
      <w:r w:rsidR="00C401EA" w:rsidRPr="00C401EA">
        <w:rPr>
          <w:rFonts w:ascii="Courier New" w:hAnsi="Courier New" w:cs="Courier New"/>
          <w:sz w:val="18"/>
          <w:szCs w:val="18"/>
        </w:rPr>
        <w:t xml:space="preserve"> </w:t>
      </w:r>
      <w:r w:rsidRPr="00234E9B">
        <w:rPr>
          <w:rFonts w:ascii="Courier New" w:hAnsi="Courier New" w:cs="Courier New"/>
          <w:sz w:val="18"/>
          <w:szCs w:val="18"/>
        </w:rPr>
        <w:t>of</w:t>
      </w:r>
      <w:r w:rsidR="00C401EA" w:rsidRPr="00C401EA">
        <w:rPr>
          <w:rFonts w:ascii="Courier New" w:hAnsi="Courier New" w:cs="Courier New"/>
          <w:sz w:val="18"/>
          <w:szCs w:val="18"/>
        </w:rPr>
        <w:t xml:space="preserve"> </w:t>
      </w:r>
      <w:r w:rsidRPr="00234E9B">
        <w:rPr>
          <w:rFonts w:ascii="Courier New" w:hAnsi="Courier New" w:cs="Courier New"/>
          <w:sz w:val="18"/>
          <w:szCs w:val="18"/>
        </w:rPr>
        <w:t>the teletype function</w:t>
      </w:r>
      <w:r w:rsidR="00C401EA" w:rsidRPr="00C401EA">
        <w:rPr>
          <w:rFonts w:ascii="Courier New" w:hAnsi="Courier New" w:cs="Courier New"/>
          <w:sz w:val="18"/>
          <w:szCs w:val="18"/>
        </w:rPr>
        <w:t xml:space="preserve"> </w:t>
      </w:r>
      <w:r w:rsidRPr="00234E9B">
        <w:rPr>
          <w:rFonts w:ascii="Courier New" w:hAnsi="Courier New" w:cs="Courier New"/>
          <w:sz w:val="18"/>
          <w:szCs w:val="18"/>
        </w:rPr>
        <w:t>is</w:t>
      </w:r>
      <w:r w:rsidR="00C401EA" w:rsidRPr="00C401EA">
        <w:rPr>
          <w:rFonts w:ascii="Courier New" w:hAnsi="Courier New" w:cs="Courier New"/>
          <w:sz w:val="18"/>
          <w:szCs w:val="18"/>
        </w:rPr>
        <w:t xml:space="preserve"> </w:t>
      </w:r>
      <w:r w:rsidRPr="00234E9B">
        <w:rPr>
          <w:rFonts w:ascii="Courier New" w:hAnsi="Courier New" w:cs="Courier New"/>
          <w:sz w:val="18"/>
          <w:szCs w:val="18"/>
        </w:rPr>
        <w:t>being made. Some preliminary coding</w:t>
      </w:r>
      <w:r w:rsidR="00C401EA" w:rsidRPr="00C401EA">
        <w:rPr>
          <w:rFonts w:ascii="Courier New" w:hAnsi="Courier New" w:cs="Courier New"/>
          <w:sz w:val="18"/>
          <w:szCs w:val="18"/>
        </w:rPr>
        <w:t xml:space="preserve"> </w:t>
      </w:r>
      <w:r w:rsidRPr="00234E9B">
        <w:rPr>
          <w:rFonts w:ascii="Courier New" w:hAnsi="Courier New" w:cs="Courier New"/>
          <w:sz w:val="18"/>
          <w:szCs w:val="18"/>
        </w:rPr>
        <w:t>and</w:t>
      </w:r>
      <w:r w:rsidR="00C401EA" w:rsidRPr="00C401EA">
        <w:rPr>
          <w:rFonts w:ascii="Courier New" w:hAnsi="Courier New" w:cs="Courier New"/>
          <w:sz w:val="18"/>
          <w:szCs w:val="18"/>
        </w:rPr>
        <w:t xml:space="preserve"> </w:t>
      </w:r>
      <w:r w:rsidRPr="00234E9B">
        <w:rPr>
          <w:rFonts w:ascii="Courier New" w:hAnsi="Courier New" w:cs="Courier New"/>
          <w:sz w:val="18"/>
          <w:szCs w:val="18"/>
        </w:rPr>
        <w:t xml:space="preserve">flow-charting </w:t>
      </w:r>
      <w:proofErr w:type="gramStart"/>
      <w:r w:rsidRPr="00234E9B">
        <w:rPr>
          <w:rFonts w:ascii="Courier New" w:hAnsi="Courier New" w:cs="Courier New"/>
          <w:sz w:val="18"/>
          <w:szCs w:val="18"/>
        </w:rPr>
        <w:t>has</w:t>
      </w:r>
      <w:proofErr w:type="gramEnd"/>
      <w:r w:rsidRPr="00234E9B">
        <w:rPr>
          <w:rFonts w:ascii="Courier New" w:hAnsi="Courier New" w:cs="Courier New"/>
          <w:sz w:val="18"/>
          <w:szCs w:val="18"/>
        </w:rPr>
        <w:t xml:space="preserve"> been done. </w:t>
      </w:r>
    </w:p>
    <w:p w14:paraId="19F8FAE3" w14:textId="77777777" w:rsidR="00234E9B" w:rsidRDefault="00234E9B" w:rsidP="00206C79"/>
    <w:p w14:paraId="518B1797" w14:textId="2887A1AD" w:rsidR="00206C79" w:rsidRDefault="00206C79" w:rsidP="00206C79"/>
    <w:p w14:paraId="7652202B" w14:textId="1B4F3DE6" w:rsidR="00206C79" w:rsidRPr="00206C79" w:rsidRDefault="00206C79" w:rsidP="00206C79">
      <w:r>
        <w:t>From 6M-4289, Biweekly report for 6 April 1956</w:t>
      </w:r>
    </w:p>
    <w:p w14:paraId="57D8FD47" w14:textId="77777777" w:rsidR="00206C79" w:rsidRPr="00206C79" w:rsidRDefault="00206C79" w:rsidP="00206C79">
      <w:pPr>
        <w:spacing w:before="0" w:after="0"/>
        <w:rPr>
          <w:rFonts w:ascii="Courier New" w:hAnsi="Courier New" w:cs="Courier New"/>
          <w:sz w:val="18"/>
          <w:szCs w:val="23"/>
        </w:rPr>
      </w:pPr>
      <w:r w:rsidRPr="00206C79">
        <w:rPr>
          <w:rFonts w:ascii="Courier New" w:hAnsi="Courier New" w:cs="Courier New"/>
          <w:sz w:val="18"/>
          <w:szCs w:val="23"/>
        </w:rPr>
        <w:t xml:space="preserve">EPSCOM Teletype </w:t>
      </w:r>
    </w:p>
    <w:p w14:paraId="5071A865" w14:textId="3CFE7F4C" w:rsidR="00206C79" w:rsidRPr="00206C79" w:rsidRDefault="00206C79" w:rsidP="00206C79">
      <w:pPr>
        <w:spacing w:before="0" w:after="0"/>
        <w:rPr>
          <w:rFonts w:ascii="Courier New" w:hAnsi="Courier New" w:cs="Courier New"/>
          <w:sz w:val="18"/>
          <w:szCs w:val="23"/>
        </w:rPr>
      </w:pPr>
      <w:r w:rsidRPr="00206C79">
        <w:rPr>
          <w:rFonts w:ascii="Courier New" w:hAnsi="Courier New" w:cs="Courier New"/>
          <w:sz w:val="18"/>
          <w:szCs w:val="23"/>
        </w:rPr>
        <w:t xml:space="preserve">The teletype test message program has been developed to the stage of having completed the initial coding and flow charting. The coding sheets were sent to the Card Room for punching on 3 April. No definite completion date could be given for this. </w:t>
      </w:r>
    </w:p>
    <w:p w14:paraId="6EA9D2E5" w14:textId="264E4A0D" w:rsidR="00206C79" w:rsidRPr="00206C79" w:rsidRDefault="00206C79" w:rsidP="00206C79">
      <w:pPr>
        <w:spacing w:before="0" w:after="0"/>
        <w:ind w:firstLine="720"/>
        <w:rPr>
          <w:rFonts w:ascii="Courier New" w:hAnsi="Courier New" w:cs="Courier New"/>
          <w:sz w:val="18"/>
          <w:szCs w:val="23"/>
        </w:rPr>
      </w:pPr>
      <w:r w:rsidRPr="00206C79">
        <w:rPr>
          <w:rFonts w:ascii="Courier New" w:hAnsi="Courier New" w:cs="Courier New"/>
          <w:sz w:val="18"/>
          <w:szCs w:val="23"/>
        </w:rPr>
        <w:t xml:space="preserve">The program consists of roughly 3OOd instructions in addition to the Card Input Editor, which requires about 1200d registers. Also, 1600 registers are required for data storage in core memory. Auxiliary memory drum fields 1 thru 9 are required at this time, which may later be expanded to utilize all twelve fields. </w:t>
      </w:r>
    </w:p>
    <w:p w14:paraId="70DAD8A5" w14:textId="719F502D" w:rsidR="00206C79" w:rsidRPr="00206C79" w:rsidRDefault="00206C79" w:rsidP="00206C79">
      <w:pPr>
        <w:spacing w:before="0" w:after="0"/>
        <w:rPr>
          <w:rFonts w:ascii="Courier New" w:hAnsi="Courier New" w:cs="Courier New"/>
          <w:sz w:val="18"/>
          <w:szCs w:val="23"/>
        </w:rPr>
      </w:pPr>
      <w:r w:rsidRPr="00206C79">
        <w:rPr>
          <w:rFonts w:ascii="Courier New" w:hAnsi="Courier New" w:cs="Courier New"/>
          <w:sz w:val="18"/>
          <w:szCs w:val="23"/>
        </w:rPr>
        <w:t xml:space="preserve">Compilation of the program should be accomplished soon after the instruction card listing is received. </w:t>
      </w:r>
    </w:p>
    <w:p w14:paraId="16B629FB" w14:textId="6DFAA964" w:rsidR="00206C79" w:rsidRPr="00206C79" w:rsidRDefault="00206C79" w:rsidP="00206C79">
      <w:pPr>
        <w:spacing w:before="0" w:after="0"/>
        <w:rPr>
          <w:rFonts w:ascii="Courier New" w:hAnsi="Courier New" w:cs="Courier New"/>
          <w:sz w:val="23"/>
          <w:szCs w:val="23"/>
        </w:rPr>
      </w:pPr>
      <w:r w:rsidRPr="00206C79">
        <w:rPr>
          <w:rFonts w:ascii="Courier New" w:hAnsi="Courier New" w:cs="Courier New"/>
          <w:sz w:val="18"/>
          <w:szCs w:val="23"/>
        </w:rPr>
        <w:t xml:space="preserve">(George C. Cox) </w:t>
      </w:r>
    </w:p>
    <w:p w14:paraId="775738E4" w14:textId="6067714F" w:rsidR="00206C79" w:rsidRDefault="00206C79" w:rsidP="00206C79"/>
    <w:p w14:paraId="67F9C33D" w14:textId="77777777" w:rsidR="00234E9B" w:rsidRDefault="00234E9B" w:rsidP="00234E9B">
      <w:r>
        <w:t>From 6M-4307, Biweekly report for 20 April 1956</w:t>
      </w:r>
    </w:p>
    <w:p w14:paraId="73C3F06C" w14:textId="77777777" w:rsidR="00234E9B" w:rsidRPr="00234E9B" w:rsidRDefault="00234E9B" w:rsidP="00234E9B">
      <w:pPr>
        <w:rPr>
          <w:rFonts w:ascii="Courier New" w:hAnsi="Courier New" w:cs="Courier New"/>
          <w:sz w:val="18"/>
          <w:szCs w:val="18"/>
        </w:rPr>
      </w:pPr>
      <w:proofErr w:type="gramStart"/>
      <w:r w:rsidRPr="00234E9B">
        <w:rPr>
          <w:rFonts w:ascii="Courier New" w:hAnsi="Courier New" w:cs="Courier New"/>
          <w:sz w:val="18"/>
          <w:szCs w:val="18"/>
        </w:rPr>
        <w:t>Teletype  Test</w:t>
      </w:r>
      <w:proofErr w:type="gramEnd"/>
      <w:r w:rsidRPr="00234E9B">
        <w:rPr>
          <w:rFonts w:ascii="Courier New" w:hAnsi="Courier New" w:cs="Courier New"/>
          <w:sz w:val="18"/>
          <w:szCs w:val="18"/>
        </w:rPr>
        <w:t xml:space="preserve">  </w:t>
      </w:r>
    </w:p>
    <w:p w14:paraId="3EEB4357" w14:textId="77777777" w:rsidR="00234E9B" w:rsidRPr="00234E9B" w:rsidRDefault="00234E9B" w:rsidP="00234E9B">
      <w:pPr>
        <w:rPr>
          <w:rFonts w:ascii="Courier New" w:hAnsi="Courier New" w:cs="Courier New"/>
          <w:sz w:val="18"/>
          <w:szCs w:val="18"/>
        </w:rPr>
      </w:pPr>
      <w:proofErr w:type="gramStart"/>
      <w:r w:rsidRPr="00234E9B">
        <w:rPr>
          <w:rFonts w:ascii="Courier New" w:hAnsi="Courier New" w:cs="Courier New"/>
          <w:sz w:val="18"/>
          <w:szCs w:val="18"/>
        </w:rPr>
        <w:t>The  teletype</w:t>
      </w:r>
      <w:proofErr w:type="gramEnd"/>
      <w:r w:rsidRPr="00234E9B">
        <w:rPr>
          <w:rFonts w:ascii="Courier New" w:hAnsi="Courier New" w:cs="Courier New"/>
          <w:sz w:val="18"/>
          <w:szCs w:val="18"/>
        </w:rPr>
        <w:t xml:space="preserve"> message test program has been successfully compiled this week.  A first run was attempted withou</w:t>
      </w:r>
      <w:r>
        <w:rPr>
          <w:rFonts w:ascii="Courier New" w:hAnsi="Courier New" w:cs="Courier New"/>
          <w:sz w:val="18"/>
          <w:szCs w:val="18"/>
        </w:rPr>
        <w:t xml:space="preserve">t success due to inadequacies </w:t>
      </w:r>
      <w:r w:rsidRPr="00234E9B">
        <w:rPr>
          <w:rFonts w:ascii="Courier New" w:hAnsi="Courier New" w:cs="Courier New"/>
          <w:sz w:val="18"/>
          <w:szCs w:val="18"/>
        </w:rPr>
        <w:t>in the present read-in program with rega</w:t>
      </w:r>
      <w:r>
        <w:rPr>
          <w:rFonts w:ascii="Courier New" w:hAnsi="Courier New" w:cs="Courier New"/>
          <w:sz w:val="18"/>
          <w:szCs w:val="18"/>
        </w:rPr>
        <w:t xml:space="preserve">rd to reading the editor from </w:t>
      </w:r>
      <w:r w:rsidRPr="00234E9B">
        <w:rPr>
          <w:rFonts w:ascii="Courier New" w:hAnsi="Courier New" w:cs="Courier New"/>
          <w:sz w:val="18"/>
          <w:szCs w:val="18"/>
        </w:rPr>
        <w:t>tapes.  It has been promised that this si</w:t>
      </w:r>
      <w:r>
        <w:rPr>
          <w:rFonts w:ascii="Courier New" w:hAnsi="Courier New" w:cs="Courier New"/>
          <w:sz w:val="18"/>
          <w:szCs w:val="18"/>
        </w:rPr>
        <w:t xml:space="preserve">tuation will be corrected next </w:t>
      </w:r>
      <w:r w:rsidRPr="00234E9B">
        <w:rPr>
          <w:rFonts w:ascii="Courier New" w:hAnsi="Courier New" w:cs="Courier New"/>
          <w:sz w:val="18"/>
          <w:szCs w:val="18"/>
        </w:rPr>
        <w:t xml:space="preserve">week, at which time another run will be tried.  </w:t>
      </w:r>
    </w:p>
    <w:p w14:paraId="62832DDB" w14:textId="77777777" w:rsidR="00234E9B" w:rsidRPr="00234E9B" w:rsidRDefault="00234E9B" w:rsidP="00234E9B">
      <w:pPr>
        <w:rPr>
          <w:rFonts w:ascii="Courier New" w:hAnsi="Courier New" w:cs="Courier New"/>
          <w:sz w:val="18"/>
          <w:szCs w:val="18"/>
        </w:rPr>
      </w:pPr>
      <w:r w:rsidRPr="00234E9B">
        <w:rPr>
          <w:rFonts w:ascii="Courier New" w:hAnsi="Courier New" w:cs="Courier New"/>
          <w:sz w:val="18"/>
          <w:szCs w:val="18"/>
        </w:rPr>
        <w:tab/>
        <w:t xml:space="preserve">Concurrently, preliminary documentation of the program is being   </w:t>
      </w:r>
    </w:p>
    <w:p w14:paraId="5D830ED0" w14:textId="77777777" w:rsidR="00234E9B" w:rsidRPr="00234E9B" w:rsidRDefault="00234E9B" w:rsidP="00234E9B">
      <w:pPr>
        <w:rPr>
          <w:rFonts w:ascii="Courier New" w:hAnsi="Courier New" w:cs="Courier New"/>
          <w:sz w:val="18"/>
          <w:szCs w:val="18"/>
        </w:rPr>
      </w:pPr>
      <w:r w:rsidRPr="00234E9B">
        <w:rPr>
          <w:rFonts w:ascii="Courier New" w:hAnsi="Courier New" w:cs="Courier New"/>
          <w:sz w:val="18"/>
          <w:szCs w:val="18"/>
        </w:rPr>
        <w:t xml:space="preserve">written. </w:t>
      </w:r>
    </w:p>
    <w:p w14:paraId="07DC1CC1" w14:textId="77777777" w:rsidR="00234E9B" w:rsidRDefault="00234E9B" w:rsidP="00234E9B">
      <w:pPr>
        <w:rPr>
          <w:rFonts w:ascii="Courier New" w:hAnsi="Courier New" w:cs="Courier New"/>
          <w:sz w:val="18"/>
          <w:szCs w:val="18"/>
        </w:rPr>
      </w:pPr>
      <w:r w:rsidRPr="00234E9B">
        <w:rPr>
          <w:rFonts w:ascii="Courier New" w:hAnsi="Courier New" w:cs="Courier New"/>
          <w:sz w:val="18"/>
          <w:szCs w:val="18"/>
        </w:rPr>
        <w:lastRenderedPageBreak/>
        <w:t xml:space="preserve">(George C. Cox)  </w:t>
      </w:r>
    </w:p>
    <w:p w14:paraId="2247CDC4" w14:textId="77777777" w:rsidR="00234E9B" w:rsidRPr="00234E9B" w:rsidRDefault="00234E9B" w:rsidP="00234E9B">
      <w:pPr>
        <w:rPr>
          <w:rFonts w:ascii="Courier New" w:hAnsi="Courier New" w:cs="Courier New"/>
          <w:sz w:val="18"/>
          <w:szCs w:val="18"/>
        </w:rPr>
      </w:pPr>
    </w:p>
    <w:p w14:paraId="37AD8DC7" w14:textId="77777777" w:rsidR="00234E9B" w:rsidRPr="00234E9B" w:rsidRDefault="00234E9B" w:rsidP="00234E9B">
      <w:pPr>
        <w:ind w:firstLine="720"/>
        <w:rPr>
          <w:rFonts w:ascii="Courier New" w:hAnsi="Courier New" w:cs="Courier New"/>
          <w:sz w:val="18"/>
          <w:szCs w:val="18"/>
        </w:rPr>
      </w:pPr>
      <w:r w:rsidRPr="00234E9B">
        <w:rPr>
          <w:rFonts w:ascii="Courier New" w:hAnsi="Courier New" w:cs="Courier New"/>
          <w:sz w:val="18"/>
          <w:szCs w:val="18"/>
        </w:rPr>
        <w:t>During the past two weeks I have been working out a detailed flow diagram of our program from the card r</w:t>
      </w:r>
      <w:r>
        <w:rPr>
          <w:rFonts w:ascii="Courier New" w:hAnsi="Courier New" w:cs="Courier New"/>
          <w:sz w:val="18"/>
          <w:szCs w:val="18"/>
        </w:rPr>
        <w:t xml:space="preserve">oom listing.  At present this </w:t>
      </w:r>
      <w:r w:rsidRPr="00234E9B">
        <w:rPr>
          <w:rFonts w:ascii="Courier New" w:hAnsi="Courier New" w:cs="Courier New"/>
          <w:sz w:val="18"/>
          <w:szCs w:val="18"/>
        </w:rPr>
        <w:t>flow chart</w:t>
      </w:r>
      <w:r>
        <w:rPr>
          <w:rFonts w:ascii="Courier New" w:hAnsi="Courier New" w:cs="Courier New"/>
          <w:sz w:val="18"/>
          <w:szCs w:val="18"/>
        </w:rPr>
        <w:t xml:space="preserve"> is three-quarters completed.</w:t>
      </w:r>
    </w:p>
    <w:p w14:paraId="1824E044" w14:textId="77777777" w:rsidR="00234E9B" w:rsidRPr="00234E9B" w:rsidRDefault="00234E9B" w:rsidP="00234E9B">
      <w:pPr>
        <w:rPr>
          <w:rFonts w:ascii="Courier New" w:hAnsi="Courier New" w:cs="Courier New"/>
          <w:sz w:val="18"/>
          <w:szCs w:val="18"/>
        </w:rPr>
      </w:pPr>
      <w:r w:rsidRPr="00234E9B">
        <w:rPr>
          <w:rFonts w:ascii="Courier New" w:hAnsi="Courier New" w:cs="Courier New"/>
          <w:sz w:val="18"/>
          <w:szCs w:val="18"/>
        </w:rPr>
        <w:t xml:space="preserve">(A. G. Thomas)   </w:t>
      </w:r>
    </w:p>
    <w:p w14:paraId="59BC436E" w14:textId="77777777" w:rsidR="00234E9B" w:rsidRPr="00206C79" w:rsidRDefault="00234E9B" w:rsidP="00234E9B"/>
    <w:p w14:paraId="7B72D19E" w14:textId="77777777" w:rsidR="00234E9B" w:rsidRDefault="00234E9B" w:rsidP="00206C79"/>
    <w:p w14:paraId="206E228A" w14:textId="08FA9683" w:rsidR="00206C79" w:rsidRDefault="00206C79" w:rsidP="00206C79"/>
    <w:p w14:paraId="14FFCC88" w14:textId="6090F25B" w:rsidR="00A341FD" w:rsidRDefault="00A341FD" w:rsidP="00A121A4">
      <w:pPr>
        <w:pStyle w:val="Heading2"/>
      </w:pPr>
      <w:bookmarkStart w:id="177" w:name="_Toc193914442"/>
      <w:r>
        <w:t>Photoelectric Conversion Program</w:t>
      </w:r>
      <w:bookmarkEnd w:id="177"/>
    </w:p>
    <w:p w14:paraId="33AE799F" w14:textId="0DD6BB66" w:rsidR="00A341FD" w:rsidRDefault="00494B25" w:rsidP="00A341FD">
      <w:r>
        <w:t>M-1232 has notes on the 1951 Conversion program</w:t>
      </w:r>
    </w:p>
    <w:p w14:paraId="01DFEBE9" w14:textId="77777777" w:rsidR="00494B25" w:rsidRDefault="00494B25" w:rsidP="00A341FD"/>
    <w:p w14:paraId="5C6ADB21" w14:textId="0669F16F" w:rsidR="00494B25" w:rsidRDefault="00494B25" w:rsidP="00A341FD">
      <w:r w:rsidRPr="00484341">
        <w:rPr>
          <w:i/>
          <w:iCs/>
          <w:szCs w:val="16"/>
        </w:rPr>
        <w:t>Octal Program Form - Photoelectric Conversion</w:t>
      </w:r>
      <w:r w:rsidRPr="00484341">
        <w:rPr>
          <w:szCs w:val="16"/>
        </w:rPr>
        <w:t xml:space="preserve"> - Adams-Fox-Gilmore, </w:t>
      </w:r>
      <w:r>
        <w:rPr>
          <w:szCs w:val="16"/>
        </w:rPr>
        <w:t>Whirlwind</w:t>
      </w:r>
      <w:r w:rsidRPr="00484341">
        <w:rPr>
          <w:szCs w:val="16"/>
        </w:rPr>
        <w:t xml:space="preserve"> drawing SB-50044, held by CHM Archive</w:t>
      </w:r>
      <w:r>
        <w:rPr>
          <w:szCs w:val="16"/>
        </w:rPr>
        <w:t xml:space="preserve">, from J. Gilmore, “M-1232 The Photoelectric Conversion Program,” </w:t>
      </w:r>
      <w:r>
        <w:t xml:space="preserve">MIT, Cambridge MA, Jun 1951.  [Online]. Available: </w:t>
      </w:r>
      <w:hyperlink r:id="rId292" w:history="1">
        <w:r w:rsidRPr="00D8431B">
          <w:rPr>
            <w:rStyle w:val="Hyperlink"/>
          </w:rPr>
          <w:t>http://www.bitsavers.org/pdf/mit/whirlwind/M-series/M-1232_The_Photoelectric_Conversion_Program_T-190-12_Jun51.pdf</w:t>
        </w:r>
      </w:hyperlink>
    </w:p>
    <w:p w14:paraId="295FF41D" w14:textId="5C2C9230" w:rsidR="00494B25" w:rsidRDefault="00494B25" w:rsidP="00A341FD">
      <w:r w:rsidRPr="00494B25">
        <w:rPr>
          <w:noProof/>
        </w:rPr>
        <w:drawing>
          <wp:inline distT="0" distB="0" distL="0" distR="0" wp14:anchorId="0245A40E" wp14:editId="4E959972">
            <wp:extent cx="2908827" cy="2579914"/>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2923049" cy="2592528"/>
                    </a:xfrm>
                    <a:prstGeom prst="rect">
                      <a:avLst/>
                    </a:prstGeom>
                  </pic:spPr>
                </pic:pic>
              </a:graphicData>
            </a:graphic>
          </wp:inline>
        </w:drawing>
      </w:r>
    </w:p>
    <w:p w14:paraId="34F12B3B" w14:textId="4AAAD226" w:rsidR="00494B25" w:rsidRDefault="00494B25" w:rsidP="00A341FD">
      <w:r>
        <w:t>The doc also seems to include a number of examples of 556 coding.</w:t>
      </w:r>
    </w:p>
    <w:p w14:paraId="40786B84" w14:textId="77777777" w:rsidR="003651C4" w:rsidRPr="00A341FD" w:rsidRDefault="003651C4" w:rsidP="00A341FD"/>
    <w:p w14:paraId="106CCFC6" w14:textId="5E84500C" w:rsidR="00206C79" w:rsidRDefault="00206C79" w:rsidP="00A121A4">
      <w:pPr>
        <w:pStyle w:val="Heading2"/>
      </w:pPr>
      <w:bookmarkStart w:id="178" w:name="_Toc193914443"/>
      <w:r>
        <w:t>Speech Recognition</w:t>
      </w:r>
      <w:bookmarkEnd w:id="178"/>
    </w:p>
    <w:p w14:paraId="4D86215B" w14:textId="77777777" w:rsidR="00A121A4" w:rsidRDefault="00A121A4" w:rsidP="00206C79"/>
    <w:p w14:paraId="364158F4" w14:textId="77777777" w:rsidR="00A121A4" w:rsidRPr="00206C79" w:rsidRDefault="00A121A4" w:rsidP="00A121A4">
      <w:r>
        <w:t>From 6M-4289, Biweekly report for 6 April 1956</w:t>
      </w:r>
    </w:p>
    <w:p w14:paraId="7DC1B697" w14:textId="77777777" w:rsidR="00206C79" w:rsidRDefault="00206C79" w:rsidP="00206C79"/>
    <w:p w14:paraId="3AF5A4E3" w14:textId="77777777" w:rsidR="00206C79" w:rsidRPr="00206C79" w:rsidRDefault="00206C79" w:rsidP="00206C79">
      <w:pPr>
        <w:spacing w:before="0" w:after="0"/>
        <w:rPr>
          <w:rFonts w:ascii="Courier New" w:hAnsi="Courier New" w:cs="Courier New"/>
          <w:sz w:val="18"/>
          <w:szCs w:val="18"/>
        </w:rPr>
      </w:pPr>
      <w:r w:rsidRPr="00206C79">
        <w:rPr>
          <w:rFonts w:ascii="Courier New" w:hAnsi="Courier New" w:cs="Courier New"/>
          <w:sz w:val="18"/>
          <w:szCs w:val="18"/>
        </w:rPr>
        <w:t xml:space="preserve">EPSCOM Speech Recognition </w:t>
      </w:r>
    </w:p>
    <w:p w14:paraId="42CF0404" w14:textId="5BD30584" w:rsidR="00206C79" w:rsidRPr="00206C79" w:rsidRDefault="00206C79" w:rsidP="00206C79">
      <w:pPr>
        <w:spacing w:before="0" w:after="0"/>
        <w:rPr>
          <w:rFonts w:ascii="Courier New" w:hAnsi="Courier New" w:cs="Courier New"/>
          <w:sz w:val="18"/>
          <w:szCs w:val="18"/>
        </w:rPr>
      </w:pPr>
      <w:r w:rsidRPr="00206C79">
        <w:rPr>
          <w:rFonts w:ascii="Courier New" w:hAnsi="Courier New" w:cs="Courier New"/>
          <w:sz w:val="18"/>
          <w:szCs w:val="18"/>
        </w:rPr>
        <w:t xml:space="preserve">Nagging difficulties with MTC and its camera have recently delayed work on the speech program. Recognition of up to four different words has been accomplished with an accuracy of about 75-80 per cent for a single speaker.  A complete revision of the phoneme-recognizer has been written. </w:t>
      </w:r>
    </w:p>
    <w:p w14:paraId="34C4EDBD" w14:textId="77777777" w:rsidR="00206C79" w:rsidRPr="00206C79" w:rsidRDefault="00206C79" w:rsidP="00206C79">
      <w:pPr>
        <w:spacing w:before="0" w:after="0"/>
        <w:rPr>
          <w:rFonts w:ascii="Courier New" w:hAnsi="Courier New" w:cs="Courier New"/>
          <w:sz w:val="18"/>
          <w:szCs w:val="18"/>
        </w:rPr>
      </w:pPr>
      <w:r w:rsidRPr="00206C79">
        <w:rPr>
          <w:rFonts w:ascii="Courier New" w:hAnsi="Courier New" w:cs="Courier New"/>
          <w:sz w:val="18"/>
          <w:szCs w:val="18"/>
        </w:rPr>
        <w:t xml:space="preserve">Bill Holden will spend part of his time on this work. </w:t>
      </w:r>
    </w:p>
    <w:p w14:paraId="014C2F23" w14:textId="46F15E8C" w:rsidR="00206C79" w:rsidRPr="00206C79" w:rsidRDefault="00206C79" w:rsidP="00206C79">
      <w:pPr>
        <w:spacing w:before="0" w:after="0"/>
        <w:rPr>
          <w:rFonts w:ascii="Times New Roman" w:hAnsi="Times New Roman"/>
          <w:sz w:val="18"/>
          <w:szCs w:val="18"/>
        </w:rPr>
      </w:pPr>
      <w:r w:rsidRPr="00206C79">
        <w:rPr>
          <w:rFonts w:ascii="Times New Roman" w:hAnsi="Times New Roman"/>
          <w:sz w:val="18"/>
          <w:szCs w:val="18"/>
        </w:rPr>
        <w:t xml:space="preserve">(R. P. Mayer) </w:t>
      </w:r>
    </w:p>
    <w:p w14:paraId="7B336FE9" w14:textId="708E8079" w:rsidR="00206C79" w:rsidRDefault="00206C79" w:rsidP="00206C79"/>
    <w:p w14:paraId="11F94006" w14:textId="77777777" w:rsidR="00632BF0" w:rsidRDefault="00632BF0" w:rsidP="00632BF0">
      <w:pPr>
        <w:pStyle w:val="Heading2"/>
      </w:pPr>
      <w:bookmarkStart w:id="179" w:name="_Toc193914444"/>
      <w:r>
        <w:lastRenderedPageBreak/>
        <w:t>Flow Charts</w:t>
      </w:r>
      <w:bookmarkEnd w:id="179"/>
    </w:p>
    <w:p w14:paraId="280088E2" w14:textId="3DF65FB7" w:rsidR="00632BF0" w:rsidRDefault="00632BF0" w:rsidP="00632BF0">
      <w:pPr>
        <w:pStyle w:val="Heading3"/>
      </w:pPr>
      <w:bookmarkStart w:id="180" w:name="_Toc193914445"/>
      <w:r>
        <w:t>Summer Session Business Application</w:t>
      </w:r>
      <w:bookmarkEnd w:id="180"/>
    </w:p>
    <w:p w14:paraId="2219E160" w14:textId="4AA49BF9" w:rsidR="00632BF0" w:rsidRDefault="00632BF0" w:rsidP="00632BF0">
      <w:r w:rsidRPr="00FA4C90">
        <w:t>Summer_Session_1954_Business_Applications.pdf</w:t>
      </w:r>
      <w:r>
        <w:t xml:space="preserve"> gives an example program with a flow chart on the same page.  See pdf-</w:t>
      </w:r>
      <w:proofErr w:type="spellStart"/>
      <w:r>
        <w:t>pg</w:t>
      </w:r>
      <w:proofErr w:type="spellEnd"/>
      <w:r>
        <w:t xml:space="preserve"> 30</w:t>
      </w:r>
    </w:p>
    <w:p w14:paraId="55E7E662" w14:textId="77777777" w:rsidR="00632BF0" w:rsidRDefault="00632BF0" w:rsidP="00632BF0">
      <w:r w:rsidRPr="00FA4C90">
        <w:rPr>
          <w:noProof/>
        </w:rPr>
        <w:drawing>
          <wp:inline distT="0" distB="0" distL="0" distR="0" wp14:anchorId="4BE600C4" wp14:editId="51B83FDC">
            <wp:extent cx="3287486" cy="4267871"/>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3291758" cy="4273417"/>
                    </a:xfrm>
                    <a:prstGeom prst="rect">
                      <a:avLst/>
                    </a:prstGeom>
                  </pic:spPr>
                </pic:pic>
              </a:graphicData>
            </a:graphic>
          </wp:inline>
        </w:drawing>
      </w:r>
    </w:p>
    <w:p w14:paraId="3C7E1485" w14:textId="7E850CD4" w:rsidR="00632BF0" w:rsidRDefault="00632BF0" w:rsidP="00632BF0"/>
    <w:p w14:paraId="514A0E8F" w14:textId="55288648" w:rsidR="00632BF0" w:rsidRDefault="00632BF0" w:rsidP="00632BF0">
      <w:pPr>
        <w:pStyle w:val="Heading3"/>
      </w:pPr>
      <w:bookmarkStart w:id="181" w:name="_Toc193914446"/>
      <w:r>
        <w:t>Photoelectric Converter</w:t>
      </w:r>
      <w:bookmarkEnd w:id="181"/>
    </w:p>
    <w:p w14:paraId="0EB45F7C" w14:textId="56A7AF35" w:rsidR="00632BF0" w:rsidRDefault="00632BF0" w:rsidP="00632BF0">
      <w:r>
        <w:t>Data Structures – SC-</w:t>
      </w:r>
      <w:proofErr w:type="gramStart"/>
      <w:r>
        <w:t xml:space="preserve">36776 </w:t>
      </w:r>
      <w:r w:rsidR="007801AA">
        <w:t xml:space="preserve"> </w:t>
      </w:r>
      <w:r>
        <w:t>(</w:t>
      </w:r>
      <w:proofErr w:type="gramEnd"/>
      <w:r>
        <w:t>guy’s photo DSC01937)</w:t>
      </w:r>
    </w:p>
    <w:p w14:paraId="5FCB2DFD" w14:textId="74D2D0F8" w:rsidR="00632BF0" w:rsidRDefault="00632BF0" w:rsidP="00632BF0">
      <w:r>
        <w:t xml:space="preserve">Flow Diagram </w:t>
      </w:r>
      <w:proofErr w:type="gramStart"/>
      <w:r>
        <w:t>-</w:t>
      </w:r>
      <w:r w:rsidR="007801AA">
        <w:t xml:space="preserve">  C</w:t>
      </w:r>
      <w:proofErr w:type="gramEnd"/>
      <w:r w:rsidR="007801AA">
        <w:t>-</w:t>
      </w:r>
      <w:proofErr w:type="gramStart"/>
      <w:r w:rsidR="007801AA">
        <w:t xml:space="preserve">36803 </w:t>
      </w:r>
      <w:r>
        <w:t xml:space="preserve"> </w:t>
      </w:r>
      <w:r w:rsidR="007801AA">
        <w:t>(</w:t>
      </w:r>
      <w:proofErr w:type="gramEnd"/>
      <w:r w:rsidR="007801AA">
        <w:t>guy’s photo DSC01937)</w:t>
      </w:r>
    </w:p>
    <w:p w14:paraId="5CC0E24C" w14:textId="7045891D" w:rsidR="00632BF0" w:rsidRDefault="007801AA" w:rsidP="00632BF0">
      <w:r>
        <w:t>Index on MITRE Reel 24, file “</w:t>
      </w:r>
      <w:r w:rsidRPr="007801AA">
        <w:t xml:space="preserve">35,640 thru </w:t>
      </w:r>
      <w:proofErr w:type="gramStart"/>
      <w:r w:rsidRPr="007801AA">
        <w:t>55,001.pdf</w:t>
      </w:r>
      <w:proofErr w:type="gramEnd"/>
      <w:r>
        <w:t>”</w:t>
      </w:r>
    </w:p>
    <w:p w14:paraId="36AA1FB0" w14:textId="77777777" w:rsidR="007801AA" w:rsidRDefault="007801AA" w:rsidP="00632BF0"/>
    <w:p w14:paraId="665C5064" w14:textId="7FDE5327" w:rsidR="00632BF0" w:rsidRDefault="00632BF0" w:rsidP="00632BF0"/>
    <w:p w14:paraId="0F28F170" w14:textId="7945ABFB" w:rsidR="007801AA" w:rsidRDefault="007801AA" w:rsidP="00632BF0">
      <w:r w:rsidRPr="007801AA">
        <w:rPr>
          <w:noProof/>
        </w:rPr>
        <w:drawing>
          <wp:inline distT="0" distB="0" distL="0" distR="0" wp14:anchorId="1EC2C370" wp14:editId="144369FC">
            <wp:extent cx="5856514" cy="4660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859592" cy="466335"/>
                    </a:xfrm>
                    <a:prstGeom prst="rect">
                      <a:avLst/>
                    </a:prstGeom>
                  </pic:spPr>
                </pic:pic>
              </a:graphicData>
            </a:graphic>
          </wp:inline>
        </w:drawing>
      </w:r>
    </w:p>
    <w:p w14:paraId="00E3A84F" w14:textId="3FCD661C" w:rsidR="007801AA" w:rsidRDefault="007801AA" w:rsidP="00632BF0">
      <w:r w:rsidRPr="007801AA">
        <w:rPr>
          <w:noProof/>
        </w:rPr>
        <w:drawing>
          <wp:inline distT="0" distB="0" distL="0" distR="0" wp14:anchorId="45D32819" wp14:editId="7CE2E6A1">
            <wp:extent cx="5900057" cy="40386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902228" cy="404009"/>
                    </a:xfrm>
                    <a:prstGeom prst="rect">
                      <a:avLst/>
                    </a:prstGeom>
                  </pic:spPr>
                </pic:pic>
              </a:graphicData>
            </a:graphic>
          </wp:inline>
        </w:drawing>
      </w:r>
    </w:p>
    <w:p w14:paraId="6D87104B" w14:textId="5672BC65" w:rsidR="007801AA" w:rsidRDefault="007801AA" w:rsidP="00632BF0">
      <w:r w:rsidRPr="007801AA">
        <w:rPr>
          <w:noProof/>
        </w:rPr>
        <w:lastRenderedPageBreak/>
        <w:drawing>
          <wp:inline distT="0" distB="0" distL="0" distR="0" wp14:anchorId="07153BA1" wp14:editId="4E1D55D5">
            <wp:extent cx="5943600" cy="4292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943600" cy="429260"/>
                    </a:xfrm>
                    <a:prstGeom prst="rect">
                      <a:avLst/>
                    </a:prstGeom>
                  </pic:spPr>
                </pic:pic>
              </a:graphicData>
            </a:graphic>
          </wp:inline>
        </w:drawing>
      </w:r>
    </w:p>
    <w:p w14:paraId="0AB25DBD" w14:textId="77777777" w:rsidR="007801AA" w:rsidRDefault="007801AA" w:rsidP="00632BF0"/>
    <w:p w14:paraId="30EFD0DF" w14:textId="75B340DB" w:rsidR="007801AA" w:rsidRDefault="007801AA" w:rsidP="00B469B1">
      <w:pPr>
        <w:pStyle w:val="Heading3"/>
      </w:pPr>
      <w:bookmarkStart w:id="182" w:name="_Toc193914447"/>
      <w:r>
        <w:t xml:space="preserve">More </w:t>
      </w:r>
      <w:r w:rsidR="00B469B1">
        <w:t>Flow Diagrams</w:t>
      </w:r>
      <w:bookmarkEnd w:id="182"/>
    </w:p>
    <w:p w14:paraId="48E34B60" w14:textId="77777777" w:rsidR="00B469B1" w:rsidRDefault="00B469B1" w:rsidP="00B469B1">
      <w:r>
        <w:t>Index on MITRE Reel 24, file “</w:t>
      </w:r>
      <w:r w:rsidRPr="007801AA">
        <w:t xml:space="preserve">35,640 thru </w:t>
      </w:r>
      <w:proofErr w:type="gramStart"/>
      <w:r w:rsidRPr="007801AA">
        <w:t>55,001.pdf</w:t>
      </w:r>
      <w:proofErr w:type="gramEnd"/>
      <w:r>
        <w:t>”</w:t>
      </w:r>
    </w:p>
    <w:p w14:paraId="59679071" w14:textId="71272C9C" w:rsidR="00B469B1" w:rsidRDefault="00B469B1" w:rsidP="00632BF0">
      <w:r w:rsidRPr="00B469B1">
        <w:rPr>
          <w:noProof/>
        </w:rPr>
        <w:drawing>
          <wp:inline distT="0" distB="0" distL="0" distR="0" wp14:anchorId="06E761D3" wp14:editId="1E591822">
            <wp:extent cx="5943600" cy="247332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943600" cy="2473325"/>
                    </a:xfrm>
                    <a:prstGeom prst="rect">
                      <a:avLst/>
                    </a:prstGeom>
                  </pic:spPr>
                </pic:pic>
              </a:graphicData>
            </a:graphic>
          </wp:inline>
        </w:drawing>
      </w:r>
    </w:p>
    <w:p w14:paraId="4E9BD709" w14:textId="28A1C004" w:rsidR="00632BF0" w:rsidRDefault="00632BF0" w:rsidP="00206C79"/>
    <w:p w14:paraId="60502833" w14:textId="7E23290E" w:rsidR="00B469B1" w:rsidRDefault="00B469B1" w:rsidP="00206C79"/>
    <w:p w14:paraId="25EAF9F2" w14:textId="7022627F" w:rsidR="00B469B1" w:rsidRDefault="00B469B1" w:rsidP="00206C79">
      <w:r w:rsidRPr="00B469B1">
        <w:rPr>
          <w:noProof/>
        </w:rPr>
        <w:drawing>
          <wp:inline distT="0" distB="0" distL="0" distR="0" wp14:anchorId="4E64C0FB" wp14:editId="1D4BB440">
            <wp:extent cx="5943600" cy="302704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943600" cy="3027045"/>
                    </a:xfrm>
                    <a:prstGeom prst="rect">
                      <a:avLst/>
                    </a:prstGeom>
                  </pic:spPr>
                </pic:pic>
              </a:graphicData>
            </a:graphic>
          </wp:inline>
        </w:drawing>
      </w:r>
    </w:p>
    <w:p w14:paraId="722997D9" w14:textId="77777777" w:rsidR="00513932" w:rsidRDefault="00513932" w:rsidP="00206C79"/>
    <w:p w14:paraId="73DC4CDB" w14:textId="60D9F385" w:rsidR="00B469B1" w:rsidRDefault="00513932" w:rsidP="00206C79">
      <w:r w:rsidRPr="00513932">
        <w:rPr>
          <w:noProof/>
        </w:rPr>
        <w:lastRenderedPageBreak/>
        <w:drawing>
          <wp:inline distT="0" distB="0" distL="0" distR="0" wp14:anchorId="24601933" wp14:editId="2A0A81CD">
            <wp:extent cx="5943600" cy="155384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943600" cy="1553845"/>
                    </a:xfrm>
                    <a:prstGeom prst="rect">
                      <a:avLst/>
                    </a:prstGeom>
                  </pic:spPr>
                </pic:pic>
              </a:graphicData>
            </a:graphic>
          </wp:inline>
        </w:drawing>
      </w:r>
    </w:p>
    <w:p w14:paraId="029933EB" w14:textId="77777777" w:rsidR="00B469B1" w:rsidRDefault="00B469B1" w:rsidP="00206C79"/>
    <w:p w14:paraId="1C8CA2AA" w14:textId="3930EFB2" w:rsidR="00275ADE" w:rsidRDefault="00275ADE" w:rsidP="00275ADE">
      <w:pPr>
        <w:pStyle w:val="Heading2"/>
      </w:pPr>
      <w:bookmarkStart w:id="183" w:name="_Toc193914448"/>
      <w:r>
        <w:t>Notes on Computer Games</w:t>
      </w:r>
      <w:bookmarkEnd w:id="183"/>
      <w:r w:rsidR="008433E8">
        <w:t xml:space="preserve"> and Demos</w:t>
      </w:r>
    </w:p>
    <w:p w14:paraId="2D58F92C" w14:textId="2BA81671" w:rsidR="00275ADE" w:rsidRPr="00275ADE" w:rsidRDefault="00275ADE" w:rsidP="00275ADE">
      <w:r>
        <w:t>See:</w:t>
      </w:r>
    </w:p>
    <w:p w14:paraId="041CB6AD" w14:textId="63A820DF" w:rsidR="00275ADE" w:rsidRDefault="00275ADE" w:rsidP="00275ADE">
      <w:hyperlink r:id="rId301" w:history="1">
        <w:r w:rsidRPr="00D36FF9">
          <w:rPr>
            <w:rStyle w:val="Hyperlink"/>
          </w:rPr>
          <w:t>https://videogamehistorian.wordpress.com/category/early-computer-games/</w:t>
        </w:r>
      </w:hyperlink>
    </w:p>
    <w:p w14:paraId="59B89754" w14:textId="77777777" w:rsidR="00275ADE" w:rsidRDefault="00275ADE" w:rsidP="00275ADE"/>
    <w:p w14:paraId="2E4D0666" w14:textId="65093182" w:rsidR="008433E8" w:rsidRDefault="008433E8" w:rsidP="00275ADE">
      <w:r>
        <w:t xml:space="preserve">John Carr </w:t>
      </w:r>
      <w:r w:rsidR="00FE0B63">
        <w:t xml:space="preserve">III </w:t>
      </w:r>
      <w:r>
        <w:t>must have left the Whirlwind project and turned up at Willow Run.</w:t>
      </w:r>
    </w:p>
    <w:p w14:paraId="0A8F853E" w14:textId="20E4ABAE" w:rsidR="008433E8" w:rsidRDefault="008433E8" w:rsidP="00275ADE">
      <w:r>
        <w:t>He wrote an ACM paper outlining the importance of demo software for pitching computing machinery, citing most examples from MIDAC, but some from Whirlwind.</w:t>
      </w:r>
    </w:p>
    <w:p w14:paraId="775375D6" w14:textId="3C338E3E" w:rsidR="008433E8" w:rsidRDefault="008433E8" w:rsidP="00275ADE">
      <w:r>
        <w:t>Journal of the ACM, dated 1954</w:t>
      </w:r>
    </w:p>
    <w:p w14:paraId="7E63E6C8" w14:textId="6F8D689D" w:rsidR="008433E8" w:rsidRDefault="008433E8" w:rsidP="00275ADE">
      <w:hyperlink r:id="rId302" w:history="1">
        <w:r w:rsidRPr="001C2ACB">
          <w:rPr>
            <w:rStyle w:val="Hyperlink"/>
          </w:rPr>
          <w:t>https://bitsavers.org/pdf/univOfMichigan/willow_run/1954_demo/195406_demo.pdf</w:t>
        </w:r>
      </w:hyperlink>
    </w:p>
    <w:p w14:paraId="427CF516" w14:textId="77777777" w:rsidR="008433E8" w:rsidRDefault="008433E8" w:rsidP="00275ADE"/>
    <w:p w14:paraId="65F410DF" w14:textId="517E9DD0" w:rsidR="00012D9C" w:rsidRDefault="00012D9C" w:rsidP="00012D9C">
      <w:pPr>
        <w:pStyle w:val="Heading2"/>
      </w:pPr>
      <w:r>
        <w:t>Non-DoD Problems Run on Whirlwind</w:t>
      </w:r>
    </w:p>
    <w:p w14:paraId="61198B26" w14:textId="1046C9C6" w:rsidR="00012D9C" w:rsidRDefault="00012D9C" w:rsidP="00275ADE">
      <w:r>
        <w:t>Sampling of some of the problems run on WW by DCL</w:t>
      </w:r>
    </w:p>
    <w:p w14:paraId="3980B20C" w14:textId="20CF896B" w:rsidR="008433E8" w:rsidRDefault="00012D9C" w:rsidP="00275ADE">
      <w:hyperlink r:id="rId303" w:history="1">
        <w:r w:rsidRPr="001C2ACB">
          <w:rPr>
            <w:rStyle w:val="Hyperlink"/>
          </w:rPr>
          <w:t>http://www.bitsavers.org/pdf/mit/whirlwind/DCL-series/DCL-015-3_List_of_Programs_Mar57.pdf</w:t>
        </w:r>
      </w:hyperlink>
    </w:p>
    <w:p w14:paraId="64D4A9EF" w14:textId="77777777" w:rsidR="00012D9C" w:rsidRDefault="00012D9C" w:rsidP="00275ADE"/>
    <w:p w14:paraId="1B80BEB9" w14:textId="77777777" w:rsidR="00012D9C" w:rsidRDefault="00012D9C" w:rsidP="00275ADE"/>
    <w:p w14:paraId="74E8CD12" w14:textId="77777777" w:rsidR="00012D9C" w:rsidRPr="00275ADE" w:rsidRDefault="00012D9C" w:rsidP="00275ADE"/>
    <w:p w14:paraId="2FD17C45" w14:textId="5013A423" w:rsidR="0037759A" w:rsidRDefault="008D28F5" w:rsidP="008D28F5">
      <w:pPr>
        <w:pStyle w:val="Heading1"/>
      </w:pPr>
      <w:bookmarkStart w:id="184" w:name="_Toc193914449"/>
      <w:r>
        <w:t xml:space="preserve">Index of </w:t>
      </w:r>
      <w:proofErr w:type="spellStart"/>
      <w:r w:rsidR="0037759A">
        <w:t>BitSaver</w:t>
      </w:r>
      <w:proofErr w:type="spellEnd"/>
      <w:r w:rsidR="0037759A">
        <w:t xml:space="preserve"> Contents</w:t>
      </w:r>
      <w:bookmarkEnd w:id="184"/>
    </w:p>
    <w:p w14:paraId="2BBE582A" w14:textId="0E310A1A" w:rsidR="00D759FB" w:rsidRDefault="00D759FB" w:rsidP="00D759FB">
      <w:r>
        <w:t>Al Kossow’s collection</w:t>
      </w:r>
    </w:p>
    <w:p w14:paraId="0C559AC1" w14:textId="15362418" w:rsidR="00E07D4E" w:rsidRDefault="00E07D4E" w:rsidP="00D759FB">
      <w:hyperlink r:id="rId304" w:history="1">
        <w:r w:rsidRPr="00E204B8">
          <w:rPr>
            <w:rStyle w:val="Hyperlink"/>
          </w:rPr>
          <w:t>http://www.bitsavers.org/pdf/mit/whirlwind/</w:t>
        </w:r>
      </w:hyperlink>
    </w:p>
    <w:p w14:paraId="40490AAA" w14:textId="53229A6C" w:rsidR="00D759FB" w:rsidRDefault="00D759FB" w:rsidP="00D759FB">
      <w:hyperlink r:id="rId305" w:history="1">
        <w:r w:rsidRPr="00996632">
          <w:rPr>
            <w:rStyle w:val="Hyperlink"/>
          </w:rPr>
          <w:t>http://bitsavers.informatik.uni-stuttgart.de/pdf/mit/whirlwind/</w:t>
        </w:r>
      </w:hyperlink>
    </w:p>
    <w:p w14:paraId="1299429A" w14:textId="47CA56A0" w:rsidR="0037759A" w:rsidRDefault="0037759A" w:rsidP="0037759A"/>
    <w:p w14:paraId="386A0860" w14:textId="3230F936" w:rsidR="00034A8C" w:rsidRDefault="00034A8C" w:rsidP="0037759A">
      <w:r>
        <w:t xml:space="preserve">Sep 9, 2018 – I hadn’t noticed that there’s a separate section of </w:t>
      </w:r>
      <w:proofErr w:type="spellStart"/>
      <w:r>
        <w:t>Bitsavers</w:t>
      </w:r>
      <w:proofErr w:type="spellEnd"/>
      <w:r>
        <w:t xml:space="preserve"> for the Summer Session work</w:t>
      </w:r>
    </w:p>
    <w:p w14:paraId="02E9649A" w14:textId="3F0B84E5" w:rsidR="006248C1" w:rsidRDefault="00034A8C" w:rsidP="0037759A">
      <w:hyperlink r:id="rId306" w:history="1">
        <w:r w:rsidRPr="002C143B">
          <w:rPr>
            <w:rStyle w:val="Hyperlink"/>
          </w:rPr>
          <w:t>http://www.bitsavers.org/pdf/mit/summer_session_1954/Digital_Computers_Advanced_Coding_Techniques_Summer_1954.pdf</w:t>
        </w:r>
      </w:hyperlink>
    </w:p>
    <w:p w14:paraId="7E970FAC" w14:textId="77777777" w:rsidR="00034A8C" w:rsidRDefault="00034A8C" w:rsidP="0037759A"/>
    <w:p w14:paraId="7DCDF853" w14:textId="77777777" w:rsidR="006248C1" w:rsidRDefault="006248C1" w:rsidP="0037759A"/>
    <w:p w14:paraId="1C9CD820" w14:textId="77777777" w:rsidR="0037759A" w:rsidRDefault="0037759A" w:rsidP="008D28F5">
      <w:pPr>
        <w:pStyle w:val="Heading2"/>
      </w:pPr>
      <w:bookmarkStart w:id="185" w:name="_Ref51765126"/>
      <w:bookmarkStart w:id="186" w:name="_Ref51783090"/>
      <w:bookmarkStart w:id="187" w:name="_Toc193914450"/>
      <w:r>
        <w:t>Index of /pdf/</w:t>
      </w:r>
      <w:proofErr w:type="spellStart"/>
      <w:r>
        <w:t>mit</w:t>
      </w:r>
      <w:proofErr w:type="spellEnd"/>
      <w:r>
        <w:t>/whirlwind</w:t>
      </w:r>
      <w:bookmarkEnd w:id="185"/>
      <w:bookmarkEnd w:id="186"/>
      <w:bookmarkEnd w:id="187"/>
    </w:p>
    <w:tbl>
      <w:tblPr>
        <w:tblW w:w="10000" w:type="dxa"/>
        <w:tblCellSpacing w:w="15" w:type="dxa"/>
        <w:tblInd w:w="-1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5" w:type="dxa"/>
          <w:left w:w="15" w:type="dxa"/>
          <w:bottom w:w="15" w:type="dxa"/>
          <w:right w:w="15" w:type="dxa"/>
        </w:tblCellMar>
        <w:tblLook w:val="04A0" w:firstRow="1" w:lastRow="0" w:firstColumn="1" w:lastColumn="0" w:noHBand="0" w:noVBand="1"/>
      </w:tblPr>
      <w:tblGrid>
        <w:gridCol w:w="810"/>
        <w:gridCol w:w="6750"/>
        <w:gridCol w:w="1715"/>
        <w:gridCol w:w="725"/>
      </w:tblGrid>
      <w:tr w:rsidR="0089592B" w14:paraId="69FF94C0" w14:textId="77777777" w:rsidTr="00E179CB">
        <w:trPr>
          <w:tblCellSpacing w:w="15" w:type="dxa"/>
        </w:trPr>
        <w:tc>
          <w:tcPr>
            <w:tcW w:w="765" w:type="dxa"/>
          </w:tcPr>
          <w:p w14:paraId="5FAE60B6" w14:textId="77777777" w:rsidR="0089592B" w:rsidRDefault="0089592B" w:rsidP="0037759A">
            <w:pPr>
              <w:jc w:val="center"/>
            </w:pPr>
          </w:p>
        </w:tc>
        <w:tc>
          <w:tcPr>
            <w:tcW w:w="6720" w:type="dxa"/>
            <w:vAlign w:val="center"/>
            <w:hideMark/>
          </w:tcPr>
          <w:p w14:paraId="481C16B8" w14:textId="718AF5E7" w:rsidR="0089592B" w:rsidRDefault="0089592B" w:rsidP="0037759A">
            <w:pPr>
              <w:jc w:val="center"/>
              <w:rPr>
                <w:b/>
                <w:bCs/>
              </w:rPr>
            </w:pPr>
            <w:hyperlink r:id="rId307" w:history="1">
              <w:r>
                <w:rPr>
                  <w:rStyle w:val="Hyperlink"/>
                  <w:b/>
                  <w:bCs/>
                </w:rPr>
                <w:t>Name</w:t>
              </w:r>
            </w:hyperlink>
          </w:p>
        </w:tc>
        <w:tc>
          <w:tcPr>
            <w:tcW w:w="1685" w:type="dxa"/>
            <w:vAlign w:val="center"/>
            <w:hideMark/>
          </w:tcPr>
          <w:p w14:paraId="78A07B8A" w14:textId="7B08827F" w:rsidR="0089592B" w:rsidRDefault="0089592B" w:rsidP="0037759A">
            <w:pPr>
              <w:jc w:val="center"/>
              <w:rPr>
                <w:b/>
                <w:bCs/>
              </w:rPr>
            </w:pPr>
            <w:hyperlink r:id="rId308" w:history="1">
              <w:r>
                <w:rPr>
                  <w:rStyle w:val="Hyperlink"/>
                  <w:b/>
                  <w:bCs/>
                </w:rPr>
                <w:t>Last modified</w:t>
              </w:r>
            </w:hyperlink>
          </w:p>
        </w:tc>
        <w:tc>
          <w:tcPr>
            <w:tcW w:w="680" w:type="dxa"/>
            <w:vAlign w:val="center"/>
            <w:hideMark/>
          </w:tcPr>
          <w:p w14:paraId="3FB05026" w14:textId="10832B6A" w:rsidR="0089592B" w:rsidRDefault="0089592B" w:rsidP="0037759A">
            <w:pPr>
              <w:jc w:val="center"/>
              <w:rPr>
                <w:b/>
                <w:bCs/>
              </w:rPr>
            </w:pPr>
            <w:hyperlink r:id="rId309" w:history="1">
              <w:r>
                <w:rPr>
                  <w:rStyle w:val="Hyperlink"/>
                  <w:b/>
                  <w:bCs/>
                </w:rPr>
                <w:t>Size</w:t>
              </w:r>
            </w:hyperlink>
          </w:p>
        </w:tc>
      </w:tr>
      <w:tr w:rsidR="0089592B" w14:paraId="00D1A7E1" w14:textId="77777777" w:rsidTr="00E179CB">
        <w:trPr>
          <w:tblCellSpacing w:w="15" w:type="dxa"/>
        </w:trPr>
        <w:tc>
          <w:tcPr>
            <w:tcW w:w="765" w:type="dxa"/>
          </w:tcPr>
          <w:p w14:paraId="6B531E39" w14:textId="73BBBDD9" w:rsidR="0089592B" w:rsidRPr="00172256" w:rsidRDefault="0089592B" w:rsidP="00714162">
            <w:pPr>
              <w:pStyle w:val="ListParagraph"/>
              <w:numPr>
                <w:ilvl w:val="0"/>
                <w:numId w:val="5"/>
              </w:numPr>
              <w:rPr>
                <w:rStyle w:val="st"/>
              </w:rPr>
            </w:pPr>
          </w:p>
        </w:tc>
        <w:tc>
          <w:tcPr>
            <w:tcW w:w="6720" w:type="dxa"/>
            <w:vAlign w:val="center"/>
            <w:hideMark/>
          </w:tcPr>
          <w:p w14:paraId="5FB22D70" w14:textId="13253CEE" w:rsidR="0089592B" w:rsidRDefault="0089592B" w:rsidP="0037759A">
            <w:pPr>
              <w:rPr>
                <w:rStyle w:val="Hyperlink"/>
              </w:rPr>
            </w:pPr>
            <w:hyperlink r:id="rId310" w:history="1">
              <w:r>
                <w:rPr>
                  <w:rStyle w:val="Hyperlink"/>
                </w:rPr>
                <w:t>Coding_Notes_I_Aug52.pdf</w:t>
              </w:r>
            </w:hyperlink>
          </w:p>
          <w:p w14:paraId="68F78D08" w14:textId="77777777" w:rsidR="0089592B" w:rsidRPr="00351383" w:rsidRDefault="0089592B" w:rsidP="0037759A">
            <w:pPr>
              <w:rPr>
                <w:rStyle w:val="Hyperlink"/>
                <w:color w:val="943634" w:themeColor="accent2" w:themeShade="BF"/>
                <w:u w:val="none"/>
              </w:rPr>
            </w:pPr>
            <w:r w:rsidRPr="00351383">
              <w:rPr>
                <w:rStyle w:val="Hyperlink"/>
                <w:color w:val="943634" w:themeColor="accent2" w:themeShade="BF"/>
                <w:u w:val="none"/>
              </w:rPr>
              <w:lastRenderedPageBreak/>
              <w:t>Helpful suggestions like how to use an instruction as a constant, or tricks with negative numbers</w:t>
            </w:r>
          </w:p>
          <w:p w14:paraId="51861D05" w14:textId="051AE168" w:rsidR="0089592B" w:rsidRPr="002A027E" w:rsidRDefault="0089592B" w:rsidP="0037759A">
            <w:r w:rsidRPr="00351383">
              <w:rPr>
                <w:rStyle w:val="Hyperlink"/>
                <w:color w:val="943634" w:themeColor="accent2" w:themeShade="BF"/>
                <w:u w:val="none"/>
              </w:rPr>
              <w:t>Author: Peter Cioffi</w:t>
            </w:r>
            <w:r>
              <w:rPr>
                <w:rStyle w:val="Hyperlink"/>
                <w:color w:val="943634" w:themeColor="accent2" w:themeShade="BF"/>
                <w:u w:val="none"/>
              </w:rPr>
              <w:t>,</w:t>
            </w:r>
            <w:r w:rsidR="00A239DA">
              <w:rPr>
                <w:rStyle w:val="Hyperlink"/>
                <w:color w:val="943634" w:themeColor="accent2" w:themeShade="BF"/>
                <w:u w:val="none"/>
              </w:rPr>
              <w:t xml:space="preserve"> Aug 6, 1952,</w:t>
            </w:r>
            <w:r>
              <w:rPr>
                <w:rStyle w:val="Hyperlink"/>
                <w:color w:val="943634" w:themeColor="accent2" w:themeShade="BF"/>
                <w:u w:val="none"/>
              </w:rPr>
              <w:t xml:space="preserve"> 5 pages</w:t>
            </w:r>
          </w:p>
        </w:tc>
        <w:tc>
          <w:tcPr>
            <w:tcW w:w="1685" w:type="dxa"/>
            <w:vAlign w:val="center"/>
            <w:hideMark/>
          </w:tcPr>
          <w:p w14:paraId="211421E9" w14:textId="77777777" w:rsidR="0089592B" w:rsidRDefault="0089592B" w:rsidP="0037759A">
            <w:pPr>
              <w:jc w:val="right"/>
            </w:pPr>
            <w:r>
              <w:lastRenderedPageBreak/>
              <w:t xml:space="preserve">2010-06-27 07:47 </w:t>
            </w:r>
          </w:p>
        </w:tc>
        <w:tc>
          <w:tcPr>
            <w:tcW w:w="680" w:type="dxa"/>
            <w:vAlign w:val="center"/>
            <w:hideMark/>
          </w:tcPr>
          <w:p w14:paraId="1C659A00" w14:textId="77777777" w:rsidR="0089592B" w:rsidRDefault="0089592B" w:rsidP="0037759A">
            <w:pPr>
              <w:jc w:val="right"/>
            </w:pPr>
            <w:r>
              <w:t>348K</w:t>
            </w:r>
          </w:p>
        </w:tc>
      </w:tr>
      <w:tr w:rsidR="0089592B" w14:paraId="35667CF1" w14:textId="77777777" w:rsidTr="00E179CB">
        <w:trPr>
          <w:tblCellSpacing w:w="15" w:type="dxa"/>
        </w:trPr>
        <w:tc>
          <w:tcPr>
            <w:tcW w:w="765" w:type="dxa"/>
          </w:tcPr>
          <w:p w14:paraId="26D9388D" w14:textId="77777777" w:rsidR="0089592B" w:rsidRDefault="0089592B" w:rsidP="00714162">
            <w:pPr>
              <w:pStyle w:val="ListParagraph"/>
              <w:numPr>
                <w:ilvl w:val="0"/>
                <w:numId w:val="5"/>
              </w:numPr>
            </w:pPr>
          </w:p>
        </w:tc>
        <w:tc>
          <w:tcPr>
            <w:tcW w:w="6720" w:type="dxa"/>
            <w:vAlign w:val="center"/>
            <w:hideMark/>
          </w:tcPr>
          <w:p w14:paraId="2D011984" w14:textId="169F2B83" w:rsidR="0089592B" w:rsidRDefault="0089592B" w:rsidP="0037759A">
            <w:hyperlink r:id="rId311" w:history="1">
              <w:r>
                <w:rPr>
                  <w:rStyle w:val="Hyperlink"/>
                </w:rPr>
                <w:t>Designations_of_In-Out_Equipment.pdf</w:t>
              </w:r>
            </w:hyperlink>
          </w:p>
        </w:tc>
        <w:tc>
          <w:tcPr>
            <w:tcW w:w="1685" w:type="dxa"/>
            <w:vAlign w:val="center"/>
            <w:hideMark/>
          </w:tcPr>
          <w:p w14:paraId="1E3CA94F" w14:textId="77777777" w:rsidR="0089592B" w:rsidRDefault="0089592B" w:rsidP="0037759A">
            <w:pPr>
              <w:jc w:val="right"/>
            </w:pPr>
            <w:r>
              <w:t xml:space="preserve">2010-06-27 05:03 </w:t>
            </w:r>
          </w:p>
        </w:tc>
        <w:tc>
          <w:tcPr>
            <w:tcW w:w="680" w:type="dxa"/>
            <w:vAlign w:val="center"/>
            <w:hideMark/>
          </w:tcPr>
          <w:p w14:paraId="1837F2B3" w14:textId="77777777" w:rsidR="0089592B" w:rsidRDefault="0089592B" w:rsidP="0037759A">
            <w:pPr>
              <w:jc w:val="right"/>
            </w:pPr>
            <w:r>
              <w:t>87K</w:t>
            </w:r>
          </w:p>
        </w:tc>
      </w:tr>
      <w:tr w:rsidR="0089592B" w14:paraId="7A7A5FFD" w14:textId="77777777" w:rsidTr="00E179CB">
        <w:trPr>
          <w:tblCellSpacing w:w="15" w:type="dxa"/>
        </w:trPr>
        <w:tc>
          <w:tcPr>
            <w:tcW w:w="765" w:type="dxa"/>
          </w:tcPr>
          <w:p w14:paraId="245B4EDB" w14:textId="77777777" w:rsidR="0089592B" w:rsidRDefault="0089592B" w:rsidP="00714162">
            <w:pPr>
              <w:pStyle w:val="ListParagraph"/>
              <w:numPr>
                <w:ilvl w:val="0"/>
                <w:numId w:val="5"/>
              </w:numPr>
            </w:pPr>
          </w:p>
        </w:tc>
        <w:tc>
          <w:tcPr>
            <w:tcW w:w="6720" w:type="dxa"/>
            <w:vAlign w:val="center"/>
            <w:hideMark/>
          </w:tcPr>
          <w:p w14:paraId="32CE3AE7" w14:textId="73550B24" w:rsidR="0089592B" w:rsidRDefault="0089592B" w:rsidP="0037759A">
            <w:hyperlink r:id="rId312" w:history="1">
              <w:r>
                <w:rPr>
                  <w:rStyle w:val="Hyperlink"/>
                </w:rPr>
                <w:t>Interpreted_Instruction_Code_of_the_MIT_CS_II_Computer.pdf</w:t>
              </w:r>
            </w:hyperlink>
          </w:p>
        </w:tc>
        <w:tc>
          <w:tcPr>
            <w:tcW w:w="1685" w:type="dxa"/>
            <w:vAlign w:val="center"/>
            <w:hideMark/>
          </w:tcPr>
          <w:p w14:paraId="2CB66E7C" w14:textId="77777777" w:rsidR="0089592B" w:rsidRDefault="0089592B" w:rsidP="0037759A">
            <w:pPr>
              <w:jc w:val="right"/>
            </w:pPr>
            <w:r>
              <w:t xml:space="preserve">2010-06-26 20:30 </w:t>
            </w:r>
          </w:p>
        </w:tc>
        <w:tc>
          <w:tcPr>
            <w:tcW w:w="680" w:type="dxa"/>
            <w:vAlign w:val="center"/>
            <w:hideMark/>
          </w:tcPr>
          <w:p w14:paraId="6DB95838" w14:textId="77777777" w:rsidR="0089592B" w:rsidRDefault="0089592B" w:rsidP="0037759A">
            <w:pPr>
              <w:jc w:val="right"/>
            </w:pPr>
            <w:r>
              <w:t>416K</w:t>
            </w:r>
          </w:p>
        </w:tc>
      </w:tr>
      <w:tr w:rsidR="0089592B" w14:paraId="736F9E0F" w14:textId="77777777" w:rsidTr="00E179CB">
        <w:trPr>
          <w:tblCellSpacing w:w="15" w:type="dxa"/>
        </w:trPr>
        <w:tc>
          <w:tcPr>
            <w:tcW w:w="765" w:type="dxa"/>
          </w:tcPr>
          <w:p w14:paraId="638D2F13" w14:textId="77777777" w:rsidR="0089592B" w:rsidRDefault="0089592B" w:rsidP="00714162">
            <w:pPr>
              <w:pStyle w:val="ListParagraph"/>
              <w:numPr>
                <w:ilvl w:val="0"/>
                <w:numId w:val="5"/>
              </w:numPr>
            </w:pPr>
          </w:p>
        </w:tc>
        <w:tc>
          <w:tcPr>
            <w:tcW w:w="6720" w:type="dxa"/>
            <w:vAlign w:val="center"/>
            <w:hideMark/>
          </w:tcPr>
          <w:p w14:paraId="43C172A8" w14:textId="20995A04" w:rsidR="0089592B" w:rsidRDefault="0089592B" w:rsidP="0037759A">
            <w:hyperlink r:id="rId313" w:history="1">
              <w:r>
                <w:rPr>
                  <w:rStyle w:val="Hyperlink"/>
                </w:rPr>
                <w:t>L-3_Forecast_for_Military_Systems_Using_Electronic_Digital_Computers_Sep48.pdf</w:t>
              </w:r>
            </w:hyperlink>
          </w:p>
        </w:tc>
        <w:tc>
          <w:tcPr>
            <w:tcW w:w="1685" w:type="dxa"/>
            <w:vAlign w:val="center"/>
            <w:hideMark/>
          </w:tcPr>
          <w:p w14:paraId="6F5879B6" w14:textId="77777777" w:rsidR="0089592B" w:rsidRDefault="0089592B" w:rsidP="0037759A">
            <w:pPr>
              <w:jc w:val="right"/>
            </w:pPr>
            <w:r>
              <w:t xml:space="preserve">2010-06-27 19:25 </w:t>
            </w:r>
          </w:p>
        </w:tc>
        <w:tc>
          <w:tcPr>
            <w:tcW w:w="680" w:type="dxa"/>
            <w:vAlign w:val="center"/>
            <w:hideMark/>
          </w:tcPr>
          <w:p w14:paraId="30421D6D" w14:textId="77777777" w:rsidR="0089592B" w:rsidRDefault="0089592B" w:rsidP="0037759A">
            <w:pPr>
              <w:jc w:val="right"/>
            </w:pPr>
            <w:r>
              <w:t>2.2M</w:t>
            </w:r>
          </w:p>
        </w:tc>
      </w:tr>
      <w:tr w:rsidR="0089592B" w14:paraId="5723A407" w14:textId="77777777" w:rsidTr="00E179CB">
        <w:trPr>
          <w:tblCellSpacing w:w="15" w:type="dxa"/>
        </w:trPr>
        <w:tc>
          <w:tcPr>
            <w:tcW w:w="765" w:type="dxa"/>
          </w:tcPr>
          <w:p w14:paraId="4061DBCF" w14:textId="77777777" w:rsidR="0089592B" w:rsidRDefault="0089592B" w:rsidP="00714162">
            <w:pPr>
              <w:pStyle w:val="ListParagraph"/>
              <w:numPr>
                <w:ilvl w:val="0"/>
                <w:numId w:val="5"/>
              </w:numPr>
            </w:pPr>
          </w:p>
        </w:tc>
        <w:tc>
          <w:tcPr>
            <w:tcW w:w="6720" w:type="dxa"/>
            <w:vAlign w:val="center"/>
            <w:hideMark/>
          </w:tcPr>
          <w:p w14:paraId="1C0F9FE2" w14:textId="361F21B2" w:rsidR="0089592B" w:rsidRDefault="0089592B" w:rsidP="0037759A">
            <w:hyperlink r:id="rId314" w:history="1">
              <w:r>
                <w:rPr>
                  <w:rStyle w:val="Hyperlink"/>
                </w:rPr>
                <w:t>LW-9_The_New_Whirlwind_Utility_Control_Program_Jan59.pdf</w:t>
              </w:r>
            </w:hyperlink>
          </w:p>
        </w:tc>
        <w:tc>
          <w:tcPr>
            <w:tcW w:w="1685" w:type="dxa"/>
            <w:vAlign w:val="center"/>
            <w:hideMark/>
          </w:tcPr>
          <w:p w14:paraId="1E757373" w14:textId="77777777" w:rsidR="0089592B" w:rsidRDefault="0089592B" w:rsidP="0037759A">
            <w:pPr>
              <w:jc w:val="right"/>
            </w:pPr>
            <w:r>
              <w:t xml:space="preserve">2010-06-29 00:51 </w:t>
            </w:r>
          </w:p>
        </w:tc>
        <w:tc>
          <w:tcPr>
            <w:tcW w:w="680" w:type="dxa"/>
            <w:vAlign w:val="center"/>
            <w:hideMark/>
          </w:tcPr>
          <w:p w14:paraId="1ADACE28" w14:textId="77777777" w:rsidR="0089592B" w:rsidRDefault="0089592B" w:rsidP="0037759A">
            <w:pPr>
              <w:jc w:val="right"/>
            </w:pPr>
            <w:r>
              <w:t>1.7M</w:t>
            </w:r>
          </w:p>
        </w:tc>
      </w:tr>
      <w:tr w:rsidR="0089592B" w14:paraId="548EB612" w14:textId="77777777" w:rsidTr="00E179CB">
        <w:trPr>
          <w:tblCellSpacing w:w="15" w:type="dxa"/>
        </w:trPr>
        <w:tc>
          <w:tcPr>
            <w:tcW w:w="765" w:type="dxa"/>
          </w:tcPr>
          <w:p w14:paraId="2D294C7B" w14:textId="77777777" w:rsidR="0089592B" w:rsidRDefault="0089592B" w:rsidP="00714162">
            <w:pPr>
              <w:pStyle w:val="ListParagraph"/>
              <w:numPr>
                <w:ilvl w:val="0"/>
                <w:numId w:val="5"/>
              </w:numPr>
            </w:pPr>
          </w:p>
        </w:tc>
        <w:tc>
          <w:tcPr>
            <w:tcW w:w="6720" w:type="dxa"/>
            <w:vAlign w:val="center"/>
            <w:hideMark/>
          </w:tcPr>
          <w:p w14:paraId="59E415DD" w14:textId="635C8620" w:rsidR="0089592B" w:rsidRDefault="0089592B" w:rsidP="0037759A">
            <w:hyperlink r:id="rId315" w:history="1">
              <w:r>
                <w:rPr>
                  <w:rStyle w:val="Hyperlink"/>
                </w:rPr>
                <w:t>Magnetic_Drum_System_WWI_Jun58.pdf</w:t>
              </w:r>
            </w:hyperlink>
          </w:p>
        </w:tc>
        <w:tc>
          <w:tcPr>
            <w:tcW w:w="1685" w:type="dxa"/>
            <w:vAlign w:val="center"/>
            <w:hideMark/>
          </w:tcPr>
          <w:p w14:paraId="1E27AA36" w14:textId="77777777" w:rsidR="0089592B" w:rsidRDefault="0089592B" w:rsidP="0037759A">
            <w:pPr>
              <w:jc w:val="right"/>
            </w:pPr>
            <w:r>
              <w:t xml:space="preserve">2010-06-28 19:44 </w:t>
            </w:r>
          </w:p>
        </w:tc>
        <w:tc>
          <w:tcPr>
            <w:tcW w:w="680" w:type="dxa"/>
            <w:vAlign w:val="center"/>
            <w:hideMark/>
          </w:tcPr>
          <w:p w14:paraId="72B994CF" w14:textId="77777777" w:rsidR="0089592B" w:rsidRDefault="0089592B" w:rsidP="0037759A">
            <w:pPr>
              <w:jc w:val="right"/>
            </w:pPr>
            <w:r>
              <w:t>541K</w:t>
            </w:r>
          </w:p>
        </w:tc>
      </w:tr>
      <w:tr w:rsidR="0089592B" w14:paraId="798286CA" w14:textId="77777777" w:rsidTr="00E179CB">
        <w:trPr>
          <w:tblCellSpacing w:w="15" w:type="dxa"/>
        </w:trPr>
        <w:tc>
          <w:tcPr>
            <w:tcW w:w="765" w:type="dxa"/>
          </w:tcPr>
          <w:p w14:paraId="3C9AA9AF" w14:textId="77777777" w:rsidR="0089592B" w:rsidRDefault="0089592B" w:rsidP="00714162">
            <w:pPr>
              <w:pStyle w:val="ListParagraph"/>
              <w:numPr>
                <w:ilvl w:val="0"/>
                <w:numId w:val="5"/>
              </w:numPr>
            </w:pPr>
          </w:p>
        </w:tc>
        <w:tc>
          <w:tcPr>
            <w:tcW w:w="6720" w:type="dxa"/>
            <w:vAlign w:val="center"/>
            <w:hideMark/>
          </w:tcPr>
          <w:p w14:paraId="01EBA789" w14:textId="6F925902" w:rsidR="0089592B" w:rsidRDefault="0089592B" w:rsidP="0037759A">
            <w:hyperlink r:id="rId316" w:history="1">
              <w:r>
                <w:rPr>
                  <w:rStyle w:val="Hyperlink"/>
                </w:rPr>
                <w:t>Notes_on_the_Logical_Design_of_Digital_Computers_and_on_Special_Coding_Techniques_1951.pdf</w:t>
              </w:r>
            </w:hyperlink>
          </w:p>
        </w:tc>
        <w:tc>
          <w:tcPr>
            <w:tcW w:w="1685" w:type="dxa"/>
            <w:vAlign w:val="center"/>
            <w:hideMark/>
          </w:tcPr>
          <w:p w14:paraId="4886E1D3" w14:textId="77777777" w:rsidR="0089592B" w:rsidRDefault="0089592B" w:rsidP="0037759A">
            <w:pPr>
              <w:jc w:val="right"/>
            </w:pPr>
            <w:r>
              <w:t xml:space="preserve">2010-06-28 04:08 </w:t>
            </w:r>
          </w:p>
        </w:tc>
        <w:tc>
          <w:tcPr>
            <w:tcW w:w="680" w:type="dxa"/>
            <w:vAlign w:val="center"/>
            <w:hideMark/>
          </w:tcPr>
          <w:p w14:paraId="79923830" w14:textId="77777777" w:rsidR="0089592B" w:rsidRDefault="0089592B" w:rsidP="0037759A">
            <w:pPr>
              <w:jc w:val="right"/>
            </w:pPr>
            <w:r>
              <w:t>1.6M</w:t>
            </w:r>
          </w:p>
        </w:tc>
      </w:tr>
      <w:tr w:rsidR="0089592B" w14:paraId="357A6BA9" w14:textId="77777777" w:rsidTr="00E179CB">
        <w:trPr>
          <w:tblCellSpacing w:w="15" w:type="dxa"/>
        </w:trPr>
        <w:tc>
          <w:tcPr>
            <w:tcW w:w="765" w:type="dxa"/>
          </w:tcPr>
          <w:p w14:paraId="2214B802" w14:textId="5535115F" w:rsidR="00096723" w:rsidRDefault="00096723" w:rsidP="00096723">
            <w:pPr>
              <w:pStyle w:val="ListParagraph"/>
              <w:numPr>
                <w:ilvl w:val="0"/>
                <w:numId w:val="5"/>
              </w:numPr>
            </w:pPr>
            <w:r>
              <w:t>1.</w:t>
            </w:r>
          </w:p>
        </w:tc>
        <w:tc>
          <w:tcPr>
            <w:tcW w:w="6720" w:type="dxa"/>
            <w:vAlign w:val="center"/>
            <w:hideMark/>
          </w:tcPr>
          <w:p w14:paraId="1F79EF3E" w14:textId="5C6D8455" w:rsidR="0089592B" w:rsidRDefault="0089592B" w:rsidP="0037759A">
            <w:hyperlink r:id="rId317" w:history="1">
              <w:r>
                <w:rPr>
                  <w:rStyle w:val="Hyperlink"/>
                </w:rPr>
                <w:t>Project_Whirlwind_Summary_Report_No_35_Third_Quarter_1953.pdf</w:t>
              </w:r>
            </w:hyperlink>
          </w:p>
        </w:tc>
        <w:tc>
          <w:tcPr>
            <w:tcW w:w="1685" w:type="dxa"/>
            <w:vAlign w:val="center"/>
            <w:hideMark/>
          </w:tcPr>
          <w:p w14:paraId="23DBDABE" w14:textId="77777777" w:rsidR="0089592B" w:rsidRDefault="0089592B" w:rsidP="0037759A">
            <w:pPr>
              <w:jc w:val="right"/>
            </w:pPr>
            <w:r>
              <w:t xml:space="preserve">2010-06-28 18:42 </w:t>
            </w:r>
          </w:p>
        </w:tc>
        <w:tc>
          <w:tcPr>
            <w:tcW w:w="680" w:type="dxa"/>
            <w:vAlign w:val="center"/>
            <w:hideMark/>
          </w:tcPr>
          <w:p w14:paraId="44636DDC" w14:textId="77777777" w:rsidR="0089592B" w:rsidRDefault="0089592B" w:rsidP="0037759A">
            <w:pPr>
              <w:jc w:val="right"/>
            </w:pPr>
            <w:r>
              <w:t>3.9M</w:t>
            </w:r>
          </w:p>
        </w:tc>
      </w:tr>
      <w:tr w:rsidR="0089592B" w14:paraId="5BA40553" w14:textId="77777777" w:rsidTr="00E179CB">
        <w:trPr>
          <w:tblCellSpacing w:w="15" w:type="dxa"/>
        </w:trPr>
        <w:tc>
          <w:tcPr>
            <w:tcW w:w="765" w:type="dxa"/>
          </w:tcPr>
          <w:p w14:paraId="343D454E" w14:textId="6F64F335" w:rsidR="0089592B" w:rsidRDefault="00096723" w:rsidP="00096723">
            <w:pPr>
              <w:pStyle w:val="ListParagraph"/>
              <w:numPr>
                <w:ilvl w:val="0"/>
                <w:numId w:val="5"/>
              </w:numPr>
            </w:pPr>
            <w:r>
              <w:t>7</w:t>
            </w:r>
          </w:p>
        </w:tc>
        <w:tc>
          <w:tcPr>
            <w:tcW w:w="6720" w:type="dxa"/>
            <w:vAlign w:val="center"/>
            <w:hideMark/>
          </w:tcPr>
          <w:p w14:paraId="34810AF6" w14:textId="707A8C37" w:rsidR="0089592B" w:rsidRDefault="0089592B" w:rsidP="0037759A">
            <w:hyperlink r:id="rId318" w:history="1">
              <w:r>
                <w:rPr>
                  <w:rStyle w:val="Hyperlink"/>
                </w:rPr>
                <w:t>Project_Whirlwind_Summary_Report_No_37_First_Quarter_1954.pdf</w:t>
              </w:r>
            </w:hyperlink>
          </w:p>
        </w:tc>
        <w:tc>
          <w:tcPr>
            <w:tcW w:w="1685" w:type="dxa"/>
            <w:vAlign w:val="center"/>
            <w:hideMark/>
          </w:tcPr>
          <w:p w14:paraId="558E4DAB" w14:textId="77777777" w:rsidR="0089592B" w:rsidRDefault="0089592B" w:rsidP="0037759A">
            <w:pPr>
              <w:jc w:val="right"/>
            </w:pPr>
            <w:r>
              <w:t xml:space="preserve">2010-06-28 19:17 </w:t>
            </w:r>
          </w:p>
        </w:tc>
        <w:tc>
          <w:tcPr>
            <w:tcW w:w="680" w:type="dxa"/>
            <w:vAlign w:val="center"/>
            <w:hideMark/>
          </w:tcPr>
          <w:p w14:paraId="4F466BD7" w14:textId="77777777" w:rsidR="0089592B" w:rsidRDefault="0089592B" w:rsidP="0037759A">
            <w:pPr>
              <w:jc w:val="right"/>
            </w:pPr>
            <w:r>
              <w:t>4.2M</w:t>
            </w:r>
          </w:p>
        </w:tc>
      </w:tr>
      <w:tr w:rsidR="0089592B" w14:paraId="394236A3" w14:textId="77777777" w:rsidTr="00E179CB">
        <w:trPr>
          <w:tblCellSpacing w:w="15" w:type="dxa"/>
        </w:trPr>
        <w:tc>
          <w:tcPr>
            <w:tcW w:w="765" w:type="dxa"/>
          </w:tcPr>
          <w:p w14:paraId="4E920C8B" w14:textId="0ED332EA" w:rsidR="0089592B" w:rsidRDefault="00096723" w:rsidP="00096723">
            <w:pPr>
              <w:pStyle w:val="ListParagraph"/>
              <w:numPr>
                <w:ilvl w:val="0"/>
                <w:numId w:val="5"/>
              </w:numPr>
            </w:pPr>
            <w:r>
              <w:t>8</w:t>
            </w:r>
          </w:p>
        </w:tc>
        <w:tc>
          <w:tcPr>
            <w:tcW w:w="6720" w:type="dxa"/>
            <w:vAlign w:val="center"/>
            <w:hideMark/>
          </w:tcPr>
          <w:p w14:paraId="3E6D2269" w14:textId="286203EE" w:rsidR="0089592B" w:rsidRDefault="0089592B" w:rsidP="0037759A">
            <w:hyperlink r:id="rId319" w:history="1">
              <w:r>
                <w:rPr>
                  <w:rStyle w:val="Hyperlink"/>
                </w:rPr>
                <w:t>Project_Whirlwind_Summary_Report_No_38_Second_Quarter_1954.pdf</w:t>
              </w:r>
            </w:hyperlink>
          </w:p>
        </w:tc>
        <w:tc>
          <w:tcPr>
            <w:tcW w:w="1685" w:type="dxa"/>
            <w:vAlign w:val="center"/>
            <w:hideMark/>
          </w:tcPr>
          <w:p w14:paraId="7BCDE724" w14:textId="77777777" w:rsidR="0089592B" w:rsidRDefault="0089592B" w:rsidP="0037759A">
            <w:pPr>
              <w:jc w:val="right"/>
            </w:pPr>
            <w:r>
              <w:t xml:space="preserve">2010-06-26 19:54 </w:t>
            </w:r>
          </w:p>
        </w:tc>
        <w:tc>
          <w:tcPr>
            <w:tcW w:w="680" w:type="dxa"/>
            <w:vAlign w:val="center"/>
            <w:hideMark/>
          </w:tcPr>
          <w:p w14:paraId="2529377B" w14:textId="77777777" w:rsidR="0089592B" w:rsidRDefault="0089592B" w:rsidP="0037759A">
            <w:pPr>
              <w:jc w:val="right"/>
            </w:pPr>
            <w:r>
              <w:t>3.1M</w:t>
            </w:r>
          </w:p>
        </w:tc>
      </w:tr>
      <w:tr w:rsidR="0089592B" w14:paraId="322836AD" w14:textId="77777777" w:rsidTr="00E179CB">
        <w:trPr>
          <w:tblCellSpacing w:w="15" w:type="dxa"/>
        </w:trPr>
        <w:tc>
          <w:tcPr>
            <w:tcW w:w="765" w:type="dxa"/>
          </w:tcPr>
          <w:p w14:paraId="6C8C241A" w14:textId="77777777" w:rsidR="0089592B" w:rsidRDefault="0089592B" w:rsidP="00096723">
            <w:pPr>
              <w:pStyle w:val="ListParagraph"/>
              <w:numPr>
                <w:ilvl w:val="0"/>
                <w:numId w:val="5"/>
              </w:numPr>
            </w:pPr>
          </w:p>
        </w:tc>
        <w:tc>
          <w:tcPr>
            <w:tcW w:w="6720" w:type="dxa"/>
            <w:vAlign w:val="center"/>
            <w:hideMark/>
          </w:tcPr>
          <w:p w14:paraId="4FA9EC3A" w14:textId="533D954E" w:rsidR="0089592B" w:rsidRDefault="0089592B" w:rsidP="0037759A">
            <w:hyperlink r:id="rId320" w:history="1">
              <w:r>
                <w:rPr>
                  <w:rStyle w:val="Hyperlink"/>
                </w:rPr>
                <w:t>Redmond_Project_Whirlwind_A_Case_History_In_Contemporary_Technology_1975.pdf</w:t>
              </w:r>
            </w:hyperlink>
          </w:p>
        </w:tc>
        <w:tc>
          <w:tcPr>
            <w:tcW w:w="1685" w:type="dxa"/>
            <w:vAlign w:val="center"/>
            <w:hideMark/>
          </w:tcPr>
          <w:p w14:paraId="44D845A3" w14:textId="77777777" w:rsidR="0089592B" w:rsidRDefault="0089592B" w:rsidP="0037759A">
            <w:pPr>
              <w:jc w:val="right"/>
            </w:pPr>
            <w:r>
              <w:t xml:space="preserve">2010-07-22 01:49 </w:t>
            </w:r>
          </w:p>
        </w:tc>
        <w:tc>
          <w:tcPr>
            <w:tcW w:w="680" w:type="dxa"/>
            <w:vAlign w:val="center"/>
            <w:hideMark/>
          </w:tcPr>
          <w:p w14:paraId="37F44C84" w14:textId="77777777" w:rsidR="0089592B" w:rsidRDefault="0089592B" w:rsidP="0037759A">
            <w:pPr>
              <w:jc w:val="right"/>
            </w:pPr>
            <w:r>
              <w:t>14M</w:t>
            </w:r>
          </w:p>
        </w:tc>
      </w:tr>
      <w:tr w:rsidR="0089592B" w14:paraId="753B825F" w14:textId="77777777" w:rsidTr="00E179CB">
        <w:trPr>
          <w:tblCellSpacing w:w="15" w:type="dxa"/>
        </w:trPr>
        <w:tc>
          <w:tcPr>
            <w:tcW w:w="765" w:type="dxa"/>
          </w:tcPr>
          <w:p w14:paraId="7E92AAAB" w14:textId="77777777" w:rsidR="0089592B" w:rsidRDefault="0089592B" w:rsidP="00E179CB">
            <w:pPr>
              <w:pStyle w:val="ListParagraph"/>
              <w:numPr>
                <w:ilvl w:val="0"/>
                <w:numId w:val="5"/>
              </w:numPr>
            </w:pPr>
          </w:p>
        </w:tc>
        <w:tc>
          <w:tcPr>
            <w:tcW w:w="6720" w:type="dxa"/>
            <w:vAlign w:val="center"/>
            <w:hideMark/>
          </w:tcPr>
          <w:p w14:paraId="706BC38F" w14:textId="51CE1F51" w:rsidR="0089592B" w:rsidRDefault="0089592B" w:rsidP="0037759A">
            <w:pPr>
              <w:rPr>
                <w:rStyle w:val="Hyperlink"/>
              </w:rPr>
            </w:pPr>
            <w:hyperlink r:id="rId321" w:history="1">
              <w:r>
                <w:rPr>
                  <w:rStyle w:val="Hyperlink"/>
                </w:rPr>
                <w:t>Subroutines.pdf</w:t>
              </w:r>
            </w:hyperlink>
          </w:p>
          <w:p w14:paraId="6B9445CF" w14:textId="17A07CDE" w:rsidR="007D0127" w:rsidRPr="007D0127" w:rsidRDefault="007D0127" w:rsidP="0037759A">
            <w:pPr>
              <w:rPr>
                <w:rStyle w:val="Hyperlink"/>
                <w:color w:val="984806" w:themeColor="accent6" w:themeShade="80"/>
                <w:u w:val="none"/>
              </w:rPr>
            </w:pPr>
            <w:r w:rsidRPr="007D0127">
              <w:rPr>
                <w:rStyle w:val="Hyperlink"/>
                <w:color w:val="984806" w:themeColor="accent6" w:themeShade="80"/>
                <w:u w:val="none"/>
              </w:rPr>
              <w:t xml:space="preserve">Various dates, </w:t>
            </w:r>
            <w:r>
              <w:rPr>
                <w:rStyle w:val="Hyperlink"/>
                <w:color w:val="984806" w:themeColor="accent6" w:themeShade="80"/>
                <w:u w:val="none"/>
              </w:rPr>
              <w:t xml:space="preserve">Nov </w:t>
            </w:r>
            <w:r w:rsidRPr="007D0127">
              <w:rPr>
                <w:rStyle w:val="Hyperlink"/>
                <w:color w:val="984806" w:themeColor="accent6" w:themeShade="80"/>
                <w:u w:val="none"/>
              </w:rPr>
              <w:t>1951</w:t>
            </w:r>
            <w:r>
              <w:rPr>
                <w:rStyle w:val="Hyperlink"/>
                <w:color w:val="984806" w:themeColor="accent6" w:themeShade="80"/>
                <w:u w:val="none"/>
              </w:rPr>
              <w:t xml:space="preserve"> through</w:t>
            </w:r>
            <w:r w:rsidRPr="007D0127">
              <w:rPr>
                <w:rStyle w:val="Hyperlink"/>
                <w:color w:val="984806" w:themeColor="accent6" w:themeShade="80"/>
                <w:u w:val="none"/>
              </w:rPr>
              <w:t xml:space="preserve"> Feb 1952; 65 pages</w:t>
            </w:r>
          </w:p>
          <w:p w14:paraId="7AC9DC90" w14:textId="4757FB57" w:rsidR="00676258" w:rsidRPr="007D0127" w:rsidRDefault="00676258" w:rsidP="0037759A">
            <w:pPr>
              <w:rPr>
                <w:rStyle w:val="Hyperlink"/>
                <w:color w:val="984806" w:themeColor="accent6" w:themeShade="80"/>
                <w:u w:val="none"/>
              </w:rPr>
            </w:pPr>
            <w:r w:rsidRPr="007D0127">
              <w:rPr>
                <w:rStyle w:val="Hyperlink"/>
                <w:color w:val="984806" w:themeColor="accent6" w:themeShade="80"/>
                <w:u w:val="none"/>
              </w:rPr>
              <w:t xml:space="preserve">A catalogue of subroutines for various utility purposes (printing numbers, </w:t>
            </w:r>
            <w:proofErr w:type="spellStart"/>
            <w:r w:rsidRPr="007D0127">
              <w:rPr>
                <w:rStyle w:val="Hyperlink"/>
                <w:color w:val="984806" w:themeColor="accent6" w:themeShade="80"/>
                <w:u w:val="none"/>
              </w:rPr>
              <w:t>etc</w:t>
            </w:r>
            <w:proofErr w:type="spellEnd"/>
            <w:r w:rsidRPr="007D0127">
              <w:rPr>
                <w:rStyle w:val="Hyperlink"/>
                <w:color w:val="984806" w:themeColor="accent6" w:themeShade="80"/>
                <w:u w:val="none"/>
              </w:rPr>
              <w:t>)</w:t>
            </w:r>
          </w:p>
          <w:p w14:paraId="15522135" w14:textId="144DF472" w:rsidR="007D0127" w:rsidRPr="007D0127" w:rsidRDefault="007D0127" w:rsidP="0037759A">
            <w:pPr>
              <w:rPr>
                <w:rStyle w:val="Hyperlink"/>
                <w:color w:val="984806" w:themeColor="accent6" w:themeShade="80"/>
                <w:u w:val="none"/>
              </w:rPr>
            </w:pPr>
            <w:r w:rsidRPr="007D0127">
              <w:rPr>
                <w:rStyle w:val="Hyperlink"/>
                <w:color w:val="984806" w:themeColor="accent6" w:themeShade="80"/>
                <w:u w:val="none"/>
              </w:rPr>
              <w:t>Including floating point and extended precision Interpretive Subroutines (with source!)</w:t>
            </w:r>
          </w:p>
          <w:p w14:paraId="079EB3F2" w14:textId="2F582640" w:rsidR="00676258" w:rsidRPr="007D0127" w:rsidRDefault="00676258" w:rsidP="0037759A">
            <w:pPr>
              <w:rPr>
                <w:rStyle w:val="Hyperlink"/>
                <w:color w:val="984806" w:themeColor="accent6" w:themeShade="80"/>
                <w:u w:val="none"/>
              </w:rPr>
            </w:pPr>
            <w:r w:rsidRPr="007D0127">
              <w:rPr>
                <w:rStyle w:val="Hyperlink"/>
                <w:color w:val="984806" w:themeColor="accent6" w:themeShade="80"/>
                <w:u w:val="none"/>
              </w:rPr>
              <w:t>Source code included for some; written in Pre-New-I/O format, but containing relative addresses and “Preset Parameters”</w:t>
            </w:r>
            <w:r w:rsidR="007D0127">
              <w:rPr>
                <w:rStyle w:val="Hyperlink"/>
                <w:color w:val="984806" w:themeColor="accent6" w:themeShade="80"/>
                <w:u w:val="none"/>
              </w:rPr>
              <w:t>.</w:t>
            </w:r>
          </w:p>
          <w:p w14:paraId="4BC652B4" w14:textId="7618BC6E" w:rsidR="00676258" w:rsidRDefault="00676258" w:rsidP="0037759A">
            <w:r w:rsidRPr="007D0127">
              <w:rPr>
                <w:rStyle w:val="Hyperlink"/>
                <w:color w:val="984806" w:themeColor="accent6" w:themeShade="80"/>
                <w:u w:val="none"/>
              </w:rPr>
              <w:t>Many routines name their author(s), including JWC III, MD, AS,</w:t>
            </w:r>
            <w:r w:rsidR="007D0127" w:rsidRPr="007D0127">
              <w:rPr>
                <w:rStyle w:val="Hyperlink"/>
                <w:color w:val="984806" w:themeColor="accent6" w:themeShade="80"/>
                <w:u w:val="none"/>
              </w:rPr>
              <w:t xml:space="preserve"> FCH</w:t>
            </w:r>
          </w:p>
        </w:tc>
        <w:tc>
          <w:tcPr>
            <w:tcW w:w="1685" w:type="dxa"/>
            <w:vAlign w:val="center"/>
            <w:hideMark/>
          </w:tcPr>
          <w:p w14:paraId="125FA4A7" w14:textId="77777777" w:rsidR="0089592B" w:rsidRDefault="0089592B" w:rsidP="0037759A">
            <w:pPr>
              <w:jc w:val="right"/>
            </w:pPr>
            <w:r>
              <w:t xml:space="preserve">2004-08-19 03:04 </w:t>
            </w:r>
          </w:p>
        </w:tc>
        <w:tc>
          <w:tcPr>
            <w:tcW w:w="680" w:type="dxa"/>
            <w:vAlign w:val="center"/>
            <w:hideMark/>
          </w:tcPr>
          <w:p w14:paraId="7A3C454D" w14:textId="77777777" w:rsidR="0089592B" w:rsidRDefault="0089592B" w:rsidP="0037759A">
            <w:pPr>
              <w:jc w:val="right"/>
            </w:pPr>
            <w:r>
              <w:t>4.3M</w:t>
            </w:r>
          </w:p>
        </w:tc>
      </w:tr>
      <w:tr w:rsidR="0089592B" w14:paraId="782F37A6" w14:textId="77777777" w:rsidTr="00E179CB">
        <w:trPr>
          <w:tblCellSpacing w:w="15" w:type="dxa"/>
        </w:trPr>
        <w:tc>
          <w:tcPr>
            <w:tcW w:w="765" w:type="dxa"/>
          </w:tcPr>
          <w:p w14:paraId="33907035" w14:textId="77777777" w:rsidR="0089592B" w:rsidRDefault="0089592B" w:rsidP="00E179CB">
            <w:pPr>
              <w:pStyle w:val="ListParagraph"/>
              <w:numPr>
                <w:ilvl w:val="0"/>
                <w:numId w:val="5"/>
              </w:numPr>
            </w:pPr>
          </w:p>
        </w:tc>
        <w:tc>
          <w:tcPr>
            <w:tcW w:w="6720" w:type="dxa"/>
            <w:vAlign w:val="center"/>
            <w:hideMark/>
          </w:tcPr>
          <w:p w14:paraId="070569D5" w14:textId="164D3E15" w:rsidR="0089592B" w:rsidRDefault="0089592B" w:rsidP="0037759A">
            <w:pPr>
              <w:rPr>
                <w:rStyle w:val="Hyperlink"/>
              </w:rPr>
            </w:pPr>
            <w:hyperlink r:id="rId322" w:history="1">
              <w:r>
                <w:rPr>
                  <w:rStyle w:val="Hyperlink"/>
                </w:rPr>
                <w:t>WhirlwindPgmgNotes.pdf</w:t>
              </w:r>
            </w:hyperlink>
          </w:p>
          <w:p w14:paraId="3509DF6D" w14:textId="77777777" w:rsidR="0089592B" w:rsidRPr="00676258" w:rsidRDefault="0089592B" w:rsidP="0037759A">
            <w:pPr>
              <w:rPr>
                <w:rStyle w:val="Hyperlink"/>
                <w:color w:val="984806" w:themeColor="accent6" w:themeShade="80"/>
                <w:u w:val="none"/>
              </w:rPr>
            </w:pPr>
            <w:r w:rsidRPr="00676258">
              <w:rPr>
                <w:rStyle w:val="Hyperlink"/>
                <w:color w:val="984806" w:themeColor="accent6" w:themeShade="80"/>
                <w:u w:val="none"/>
              </w:rPr>
              <w:t>Instruction set summary, with some hand-written notes</w:t>
            </w:r>
          </w:p>
          <w:p w14:paraId="75B9B278" w14:textId="79A7D688" w:rsidR="00676258" w:rsidRPr="002A027E" w:rsidRDefault="00676258" w:rsidP="0037759A">
            <w:proofErr w:type="spellStart"/>
            <w:r w:rsidRPr="00676258">
              <w:rPr>
                <w:color w:val="984806" w:themeColor="accent6" w:themeShade="80"/>
              </w:rPr>
              <w:t>Arghh</w:t>
            </w:r>
            <w:proofErr w:type="spellEnd"/>
            <w:r w:rsidRPr="00676258">
              <w:rPr>
                <w:color w:val="984806" w:themeColor="accent6" w:themeShade="80"/>
              </w:rPr>
              <w:t xml:space="preserve"> – no date!  This doc does not include the “</w:t>
            </w:r>
            <w:proofErr w:type="spellStart"/>
            <w:r w:rsidRPr="00676258">
              <w:rPr>
                <w:color w:val="984806" w:themeColor="accent6" w:themeShade="80"/>
              </w:rPr>
              <w:t>cf</w:t>
            </w:r>
            <w:proofErr w:type="spellEnd"/>
            <w:r w:rsidRPr="00676258">
              <w:rPr>
                <w:color w:val="984806" w:themeColor="accent6" w:themeShade="80"/>
              </w:rPr>
              <w:t>” instruction, i.e., it’s “pre-bank c”, but it does contain “</w:t>
            </w:r>
            <w:proofErr w:type="spellStart"/>
            <w:r w:rsidRPr="00676258">
              <w:rPr>
                <w:color w:val="984806" w:themeColor="accent6" w:themeShade="80"/>
              </w:rPr>
              <w:t>si</w:t>
            </w:r>
            <w:proofErr w:type="spellEnd"/>
            <w:r w:rsidRPr="00676258">
              <w:rPr>
                <w:color w:val="984806" w:themeColor="accent6" w:themeShade="80"/>
              </w:rPr>
              <w:t>”, i.e., New I/O</w:t>
            </w:r>
          </w:p>
        </w:tc>
        <w:tc>
          <w:tcPr>
            <w:tcW w:w="1685" w:type="dxa"/>
            <w:vAlign w:val="center"/>
            <w:hideMark/>
          </w:tcPr>
          <w:p w14:paraId="7000983B" w14:textId="77777777" w:rsidR="0089592B" w:rsidRDefault="0089592B" w:rsidP="0037759A">
            <w:pPr>
              <w:jc w:val="right"/>
            </w:pPr>
            <w:r>
              <w:t xml:space="preserve">2004-08-19 03:05 </w:t>
            </w:r>
          </w:p>
        </w:tc>
        <w:tc>
          <w:tcPr>
            <w:tcW w:w="680" w:type="dxa"/>
            <w:vAlign w:val="center"/>
            <w:hideMark/>
          </w:tcPr>
          <w:p w14:paraId="61DD0C56" w14:textId="77777777" w:rsidR="0089592B" w:rsidRDefault="0089592B" w:rsidP="0037759A">
            <w:pPr>
              <w:jc w:val="right"/>
            </w:pPr>
            <w:r>
              <w:t>1.6M</w:t>
            </w:r>
          </w:p>
        </w:tc>
      </w:tr>
      <w:tr w:rsidR="0089592B" w14:paraId="43E34E2D" w14:textId="77777777" w:rsidTr="00E179CB">
        <w:trPr>
          <w:tblCellSpacing w:w="15" w:type="dxa"/>
        </w:trPr>
        <w:tc>
          <w:tcPr>
            <w:tcW w:w="765" w:type="dxa"/>
          </w:tcPr>
          <w:p w14:paraId="34685575" w14:textId="77777777" w:rsidR="0089592B" w:rsidRDefault="0089592B" w:rsidP="00E179CB">
            <w:pPr>
              <w:pStyle w:val="ListParagraph"/>
              <w:numPr>
                <w:ilvl w:val="0"/>
                <w:numId w:val="5"/>
              </w:numPr>
            </w:pPr>
          </w:p>
        </w:tc>
        <w:tc>
          <w:tcPr>
            <w:tcW w:w="6720" w:type="dxa"/>
            <w:vAlign w:val="center"/>
            <w:hideMark/>
          </w:tcPr>
          <w:p w14:paraId="4676D789" w14:textId="2C535BF6" w:rsidR="0089592B" w:rsidRDefault="0089592B" w:rsidP="0037759A">
            <w:hyperlink r:id="rId323" w:history="1">
              <w:r>
                <w:rPr>
                  <w:rStyle w:val="Hyperlink"/>
                </w:rPr>
                <w:t>Whirlwind_DrawingList_1952.pdf</w:t>
              </w:r>
            </w:hyperlink>
          </w:p>
        </w:tc>
        <w:tc>
          <w:tcPr>
            <w:tcW w:w="1685" w:type="dxa"/>
            <w:vAlign w:val="center"/>
            <w:hideMark/>
          </w:tcPr>
          <w:p w14:paraId="583782E7" w14:textId="77777777" w:rsidR="0089592B" w:rsidRDefault="0089592B" w:rsidP="0037759A">
            <w:pPr>
              <w:jc w:val="right"/>
            </w:pPr>
            <w:r>
              <w:t xml:space="preserve">2004-08-19 05:19 </w:t>
            </w:r>
          </w:p>
        </w:tc>
        <w:tc>
          <w:tcPr>
            <w:tcW w:w="680" w:type="dxa"/>
            <w:vAlign w:val="center"/>
            <w:hideMark/>
          </w:tcPr>
          <w:p w14:paraId="64A5B37A" w14:textId="77777777" w:rsidR="0089592B" w:rsidRDefault="0089592B" w:rsidP="0037759A">
            <w:pPr>
              <w:jc w:val="right"/>
            </w:pPr>
            <w:r>
              <w:t>8.2M</w:t>
            </w:r>
          </w:p>
        </w:tc>
      </w:tr>
      <w:tr w:rsidR="0089592B" w14:paraId="4E581775" w14:textId="77777777" w:rsidTr="00E179CB">
        <w:trPr>
          <w:tblCellSpacing w:w="15" w:type="dxa"/>
        </w:trPr>
        <w:tc>
          <w:tcPr>
            <w:tcW w:w="765" w:type="dxa"/>
          </w:tcPr>
          <w:p w14:paraId="0B536712" w14:textId="77777777" w:rsidR="0089592B" w:rsidRDefault="0089592B" w:rsidP="00E179CB">
            <w:pPr>
              <w:pStyle w:val="ListParagraph"/>
              <w:numPr>
                <w:ilvl w:val="0"/>
                <w:numId w:val="5"/>
              </w:numPr>
            </w:pPr>
          </w:p>
        </w:tc>
        <w:tc>
          <w:tcPr>
            <w:tcW w:w="6720" w:type="dxa"/>
            <w:vAlign w:val="center"/>
            <w:hideMark/>
          </w:tcPr>
          <w:p w14:paraId="023ADBAF" w14:textId="14FBA5EA" w:rsidR="0089592B" w:rsidRDefault="0089592B" w:rsidP="0037759A">
            <w:hyperlink r:id="rId324" w:history="1">
              <w:r>
                <w:rPr>
                  <w:rStyle w:val="Hyperlink"/>
                </w:rPr>
                <w:t>Whirlwind_I_descr_Apr1955.pdf</w:t>
              </w:r>
            </w:hyperlink>
          </w:p>
        </w:tc>
        <w:tc>
          <w:tcPr>
            <w:tcW w:w="1685" w:type="dxa"/>
            <w:vAlign w:val="center"/>
            <w:hideMark/>
          </w:tcPr>
          <w:p w14:paraId="270A790E" w14:textId="77777777" w:rsidR="0089592B" w:rsidRDefault="0089592B" w:rsidP="0037759A">
            <w:pPr>
              <w:jc w:val="right"/>
            </w:pPr>
            <w:r>
              <w:t xml:space="preserve">2004-08-19 03:05 </w:t>
            </w:r>
          </w:p>
        </w:tc>
        <w:tc>
          <w:tcPr>
            <w:tcW w:w="680" w:type="dxa"/>
            <w:vAlign w:val="center"/>
            <w:hideMark/>
          </w:tcPr>
          <w:p w14:paraId="57D2D592" w14:textId="77777777" w:rsidR="0089592B" w:rsidRDefault="0089592B" w:rsidP="0037759A">
            <w:pPr>
              <w:jc w:val="right"/>
            </w:pPr>
            <w:r>
              <w:t>293K</w:t>
            </w:r>
          </w:p>
        </w:tc>
      </w:tr>
      <w:tr w:rsidR="0089592B" w14:paraId="0708F59F" w14:textId="77777777" w:rsidTr="00E179CB">
        <w:trPr>
          <w:tblCellSpacing w:w="15" w:type="dxa"/>
        </w:trPr>
        <w:tc>
          <w:tcPr>
            <w:tcW w:w="765" w:type="dxa"/>
          </w:tcPr>
          <w:p w14:paraId="0C7DD387" w14:textId="77777777" w:rsidR="0089592B" w:rsidRDefault="0089592B" w:rsidP="00E179CB">
            <w:pPr>
              <w:pStyle w:val="ListParagraph"/>
              <w:numPr>
                <w:ilvl w:val="0"/>
                <w:numId w:val="5"/>
              </w:numPr>
            </w:pPr>
          </w:p>
        </w:tc>
        <w:tc>
          <w:tcPr>
            <w:tcW w:w="6720" w:type="dxa"/>
            <w:vAlign w:val="center"/>
            <w:hideMark/>
          </w:tcPr>
          <w:p w14:paraId="0A559423" w14:textId="77777777" w:rsidR="0089592B" w:rsidRDefault="0089592B" w:rsidP="0037759A">
            <w:pPr>
              <w:rPr>
                <w:rStyle w:val="Hyperlink"/>
              </w:rPr>
            </w:pPr>
            <w:hyperlink r:id="rId325" w:history="1">
              <w:r>
                <w:rPr>
                  <w:rStyle w:val="Hyperlink"/>
                </w:rPr>
                <w:t>Whirlwind_Paper_Tape_Format.pdf</w:t>
              </w:r>
            </w:hyperlink>
          </w:p>
          <w:p w14:paraId="3A448602" w14:textId="1422DC3F" w:rsidR="002019F4" w:rsidRDefault="002019F4" w:rsidP="0037759A">
            <w:pPr>
              <w:rPr>
                <w:rStyle w:val="Hyperlink"/>
                <w:color w:val="984806" w:themeColor="accent6" w:themeShade="80"/>
                <w:u w:val="none"/>
              </w:rPr>
            </w:pPr>
            <w:r>
              <w:rPr>
                <w:rStyle w:val="Hyperlink"/>
                <w:color w:val="984806" w:themeColor="accent6" w:themeShade="80"/>
                <w:u w:val="none"/>
              </w:rPr>
              <w:t>7 pages, no title, no author</w:t>
            </w:r>
          </w:p>
          <w:p w14:paraId="2488C00B" w14:textId="5820A8B8" w:rsidR="002019F4" w:rsidRPr="002019F4" w:rsidRDefault="002019F4" w:rsidP="0037759A">
            <w:r w:rsidRPr="002019F4">
              <w:rPr>
                <w:rStyle w:val="Hyperlink"/>
                <w:color w:val="984806" w:themeColor="accent6" w:themeShade="80"/>
                <w:u w:val="none"/>
              </w:rPr>
              <w:t>This</w:t>
            </w:r>
            <w:r>
              <w:rPr>
                <w:rStyle w:val="Hyperlink"/>
                <w:color w:val="984806" w:themeColor="accent6" w:themeShade="80"/>
                <w:u w:val="none"/>
              </w:rPr>
              <w:t xml:space="preserve"> doc gives illustrated examples of paper tape coding and formats, includin</w:t>
            </w:r>
            <w:r w:rsidR="00982BA2">
              <w:rPr>
                <w:rStyle w:val="Hyperlink"/>
                <w:color w:val="984806" w:themeColor="accent6" w:themeShade="80"/>
                <w:u w:val="none"/>
              </w:rPr>
              <w:t xml:space="preserve">g what looks like a series of </w:t>
            </w:r>
            <w:r>
              <w:rPr>
                <w:rStyle w:val="Hyperlink"/>
                <w:color w:val="984806" w:themeColor="accent6" w:themeShade="80"/>
                <w:u w:val="none"/>
              </w:rPr>
              <w:t>5-5</w:t>
            </w:r>
            <w:r w:rsidR="00982BA2">
              <w:rPr>
                <w:rStyle w:val="Hyperlink"/>
                <w:color w:val="984806" w:themeColor="accent6" w:themeShade="80"/>
                <w:u w:val="none"/>
              </w:rPr>
              <w:t>-6</w:t>
            </w:r>
            <w:r>
              <w:rPr>
                <w:rStyle w:val="Hyperlink"/>
                <w:color w:val="984806" w:themeColor="accent6" w:themeShade="80"/>
                <w:u w:val="none"/>
              </w:rPr>
              <w:t xml:space="preserve"> formats</w:t>
            </w:r>
          </w:p>
        </w:tc>
        <w:tc>
          <w:tcPr>
            <w:tcW w:w="1685" w:type="dxa"/>
            <w:vAlign w:val="center"/>
            <w:hideMark/>
          </w:tcPr>
          <w:p w14:paraId="2D3C25FD" w14:textId="77777777" w:rsidR="0089592B" w:rsidRDefault="0089592B" w:rsidP="0037759A">
            <w:pPr>
              <w:jc w:val="right"/>
            </w:pPr>
            <w:r>
              <w:t xml:space="preserve">2010-06-26 17:54 </w:t>
            </w:r>
          </w:p>
        </w:tc>
        <w:tc>
          <w:tcPr>
            <w:tcW w:w="680" w:type="dxa"/>
            <w:vAlign w:val="center"/>
            <w:hideMark/>
          </w:tcPr>
          <w:p w14:paraId="778A1307" w14:textId="77777777" w:rsidR="0089592B" w:rsidRDefault="0089592B" w:rsidP="0037759A">
            <w:pPr>
              <w:jc w:val="right"/>
            </w:pPr>
            <w:r>
              <w:t>154K</w:t>
            </w:r>
          </w:p>
        </w:tc>
      </w:tr>
      <w:tr w:rsidR="0089592B" w14:paraId="5DCFEE99" w14:textId="77777777" w:rsidTr="00E179CB">
        <w:trPr>
          <w:tblCellSpacing w:w="15" w:type="dxa"/>
        </w:trPr>
        <w:tc>
          <w:tcPr>
            <w:tcW w:w="765" w:type="dxa"/>
          </w:tcPr>
          <w:p w14:paraId="7D5E1A0F" w14:textId="77777777" w:rsidR="0089592B" w:rsidRDefault="0089592B" w:rsidP="00E179CB">
            <w:pPr>
              <w:pStyle w:val="ListParagraph"/>
              <w:numPr>
                <w:ilvl w:val="0"/>
                <w:numId w:val="5"/>
              </w:numPr>
            </w:pPr>
          </w:p>
        </w:tc>
        <w:tc>
          <w:tcPr>
            <w:tcW w:w="6720" w:type="dxa"/>
            <w:vAlign w:val="center"/>
            <w:hideMark/>
          </w:tcPr>
          <w:p w14:paraId="7DC394D2" w14:textId="72D7069C" w:rsidR="0089592B" w:rsidRDefault="0089592B" w:rsidP="0037759A">
            <w:hyperlink r:id="rId326" w:history="1">
              <w:r>
                <w:rPr>
                  <w:rStyle w:val="Hyperlink"/>
                </w:rPr>
                <w:t>Whirlwind_Tape_1951.pdf</w:t>
              </w:r>
            </w:hyperlink>
          </w:p>
        </w:tc>
        <w:tc>
          <w:tcPr>
            <w:tcW w:w="1685" w:type="dxa"/>
            <w:vAlign w:val="center"/>
            <w:hideMark/>
          </w:tcPr>
          <w:p w14:paraId="5331481B" w14:textId="77777777" w:rsidR="0089592B" w:rsidRDefault="0089592B" w:rsidP="0037759A">
            <w:pPr>
              <w:jc w:val="right"/>
            </w:pPr>
            <w:r>
              <w:t xml:space="preserve">2009-03-07 17:00 </w:t>
            </w:r>
          </w:p>
        </w:tc>
        <w:tc>
          <w:tcPr>
            <w:tcW w:w="680" w:type="dxa"/>
            <w:vAlign w:val="center"/>
            <w:hideMark/>
          </w:tcPr>
          <w:p w14:paraId="24A80B8D" w14:textId="77777777" w:rsidR="0089592B" w:rsidRDefault="0089592B" w:rsidP="0037759A">
            <w:pPr>
              <w:jc w:val="right"/>
            </w:pPr>
            <w:r>
              <w:t>851K</w:t>
            </w:r>
          </w:p>
        </w:tc>
      </w:tr>
      <w:tr w:rsidR="0089592B" w14:paraId="7EE95118" w14:textId="77777777" w:rsidTr="00E179CB">
        <w:trPr>
          <w:tblCellSpacing w:w="15" w:type="dxa"/>
        </w:trPr>
        <w:tc>
          <w:tcPr>
            <w:tcW w:w="765" w:type="dxa"/>
          </w:tcPr>
          <w:p w14:paraId="7F215C60" w14:textId="77777777" w:rsidR="0089592B" w:rsidRDefault="0089592B" w:rsidP="00E179CB">
            <w:pPr>
              <w:pStyle w:val="ListParagraph"/>
              <w:numPr>
                <w:ilvl w:val="0"/>
                <w:numId w:val="5"/>
              </w:numPr>
            </w:pPr>
            <w:bookmarkStart w:id="188" w:name="_Ref51783201"/>
          </w:p>
        </w:tc>
        <w:bookmarkEnd w:id="188"/>
        <w:tc>
          <w:tcPr>
            <w:tcW w:w="6720" w:type="dxa"/>
            <w:vAlign w:val="center"/>
            <w:hideMark/>
          </w:tcPr>
          <w:p w14:paraId="0D013D46" w14:textId="3E257B3E" w:rsidR="0089592B" w:rsidRDefault="00D70465" w:rsidP="0037759A">
            <w:pPr>
              <w:rPr>
                <w:rStyle w:val="Hyperlink"/>
              </w:rPr>
            </w:pPr>
            <w:r>
              <w:fldChar w:fldCharType="begin"/>
            </w:r>
            <w:r>
              <w:instrText xml:space="preserve"> HYPERLINK "http://bitsavers.informatik.uni-stuttgart.de/pdf/mit/whirlwind/Whirlwind_Training_Program_Material.pdf" </w:instrText>
            </w:r>
            <w:r>
              <w:fldChar w:fldCharType="separate"/>
            </w:r>
            <w:r w:rsidR="0089592B">
              <w:rPr>
                <w:rStyle w:val="Hyperlink"/>
              </w:rPr>
              <w:t>Whirlwind_Training_Program_Material.pdf</w:t>
            </w:r>
            <w:r>
              <w:rPr>
                <w:rStyle w:val="Hyperlink"/>
              </w:rPr>
              <w:fldChar w:fldCharType="end"/>
            </w:r>
          </w:p>
          <w:p w14:paraId="03986A2B" w14:textId="235D90E3" w:rsidR="0089592B" w:rsidRDefault="0089592B" w:rsidP="0037759A">
            <w:pPr>
              <w:rPr>
                <w:rStyle w:val="Hyperlink"/>
                <w:color w:val="943634" w:themeColor="accent2" w:themeShade="BF"/>
                <w:u w:val="none"/>
              </w:rPr>
            </w:pPr>
            <w:r w:rsidRPr="00053DB2">
              <w:rPr>
                <w:rStyle w:val="Hyperlink"/>
                <w:color w:val="943634" w:themeColor="accent2" w:themeShade="BF"/>
                <w:u w:val="none"/>
              </w:rPr>
              <w:t>108-page programming manual – compendium of several memos, stapled into one doc.</w:t>
            </w:r>
          </w:p>
          <w:p w14:paraId="578C204B" w14:textId="638F12B7" w:rsidR="00AA5499" w:rsidRDefault="00AA5499" w:rsidP="0037759A">
            <w:pPr>
              <w:rPr>
                <w:rStyle w:val="Hyperlink"/>
                <w:color w:val="943634" w:themeColor="accent2" w:themeShade="BF"/>
                <w:u w:val="none"/>
              </w:rPr>
            </w:pPr>
            <w:r>
              <w:rPr>
                <w:rStyle w:val="Hyperlink"/>
                <w:color w:val="943634" w:themeColor="accent2" w:themeShade="BF"/>
                <w:u w:val="none"/>
              </w:rPr>
              <w:t xml:space="preserve">M-1624-1: </w:t>
            </w:r>
            <w:r w:rsidRPr="00AA5499">
              <w:rPr>
                <w:rStyle w:val="Hyperlink"/>
                <w:color w:val="943634" w:themeColor="accent2" w:themeShade="BF"/>
                <w:u w:val="none"/>
              </w:rPr>
              <w:t>SHORT GUIDE TO CODING AND WHIRLWIND I OPERATION COD</w:t>
            </w:r>
            <w:r>
              <w:rPr>
                <w:rStyle w:val="Hyperlink"/>
                <w:color w:val="943634" w:themeColor="accent2" w:themeShade="BF"/>
                <w:u w:val="none"/>
              </w:rPr>
              <w:t>E</w:t>
            </w:r>
          </w:p>
          <w:p w14:paraId="36C96800" w14:textId="4C0E66F2" w:rsidR="00AA5499" w:rsidRDefault="00AA5499" w:rsidP="0037759A">
            <w:pPr>
              <w:rPr>
                <w:rStyle w:val="Hyperlink"/>
                <w:color w:val="943634" w:themeColor="accent2" w:themeShade="BF"/>
                <w:u w:val="none"/>
              </w:rPr>
            </w:pPr>
            <w:r>
              <w:rPr>
                <w:rStyle w:val="Hyperlink"/>
                <w:color w:val="943634" w:themeColor="accent2" w:themeShade="BF"/>
                <w:u w:val="none"/>
              </w:rPr>
              <w:t xml:space="preserve">R-90-1:  </w:t>
            </w:r>
            <w:r w:rsidRPr="00AA5499">
              <w:rPr>
                <w:rStyle w:val="Hyperlink"/>
                <w:color w:val="943634" w:themeColor="accent2" w:themeShade="BF"/>
                <w:u w:val="none"/>
              </w:rPr>
              <w:t>THE BINARY SYSTEM OF NUMBERS</w:t>
            </w:r>
          </w:p>
          <w:p w14:paraId="1C86A9D6" w14:textId="7A1DBD89" w:rsidR="00AA5499" w:rsidRDefault="00AA5499" w:rsidP="0037759A">
            <w:pPr>
              <w:rPr>
                <w:rStyle w:val="Hyperlink"/>
                <w:color w:val="943634" w:themeColor="accent2" w:themeShade="BF"/>
                <w:u w:val="none"/>
              </w:rPr>
            </w:pPr>
            <w:r>
              <w:rPr>
                <w:rStyle w:val="Hyperlink"/>
                <w:color w:val="943634" w:themeColor="accent2" w:themeShade="BF"/>
                <w:u w:val="none"/>
              </w:rPr>
              <w:t xml:space="preserve">E-479:  </w:t>
            </w:r>
            <w:r w:rsidRPr="00AA5499">
              <w:rPr>
                <w:rStyle w:val="Hyperlink"/>
                <w:color w:val="943634" w:themeColor="accent2" w:themeShade="BF"/>
                <w:u w:val="none"/>
              </w:rPr>
              <w:t>BASIC CON</w:t>
            </w:r>
            <w:r w:rsidR="0035517E">
              <w:rPr>
                <w:rStyle w:val="Hyperlink"/>
                <w:color w:val="943634" w:themeColor="accent2" w:themeShade="BF"/>
                <w:u w:val="none"/>
              </w:rPr>
              <w:t>VEBSION PROGR</w:t>
            </w:r>
            <w:r>
              <w:rPr>
                <w:rStyle w:val="Hyperlink"/>
                <w:color w:val="943634" w:themeColor="accent2" w:themeShade="BF"/>
                <w:u w:val="none"/>
              </w:rPr>
              <w:t>AM, SEPTEMBER, 1952</w:t>
            </w:r>
          </w:p>
          <w:p w14:paraId="13C90FC2" w14:textId="03C8A8A4" w:rsidR="00AA5499" w:rsidRDefault="00AA5499" w:rsidP="00AA5499">
            <w:pPr>
              <w:rPr>
                <w:rStyle w:val="Hyperlink"/>
                <w:color w:val="943634" w:themeColor="accent2" w:themeShade="BF"/>
                <w:u w:val="none"/>
              </w:rPr>
            </w:pPr>
            <w:r>
              <w:rPr>
                <w:rStyle w:val="Hyperlink"/>
                <w:color w:val="943634" w:themeColor="accent2" w:themeShade="BF"/>
                <w:u w:val="none"/>
              </w:rPr>
              <w:t xml:space="preserve">M-1734: </w:t>
            </w:r>
            <w:r w:rsidRPr="00AA5499">
              <w:rPr>
                <w:rStyle w:val="Hyperlink"/>
                <w:color w:val="943634" w:themeColor="accent2" w:themeShade="BF"/>
                <w:u w:val="none"/>
              </w:rPr>
              <w:t>WWI CONTROL SWITCHES AND PUSHBUTTONS FOR NORMAL OPERATION OF</w:t>
            </w:r>
            <w:r>
              <w:rPr>
                <w:rStyle w:val="Hyperlink"/>
                <w:color w:val="943634" w:themeColor="accent2" w:themeShade="BF"/>
                <w:u w:val="none"/>
              </w:rPr>
              <w:t xml:space="preserve"> </w:t>
            </w:r>
            <w:r w:rsidRPr="00AA5499">
              <w:rPr>
                <w:rStyle w:val="Hyperlink"/>
                <w:color w:val="943634" w:themeColor="accent2" w:themeShade="BF"/>
                <w:u w:val="none"/>
              </w:rPr>
              <w:t>THE COMPUTER</w:t>
            </w:r>
          </w:p>
          <w:p w14:paraId="54EFC9B2" w14:textId="428F1CF4" w:rsidR="00AA5499" w:rsidRDefault="00AA5499" w:rsidP="0037759A">
            <w:pPr>
              <w:rPr>
                <w:rStyle w:val="Hyperlink"/>
                <w:color w:val="943634" w:themeColor="accent2" w:themeShade="BF"/>
                <w:u w:val="none"/>
              </w:rPr>
            </w:pPr>
            <w:r>
              <w:rPr>
                <w:rStyle w:val="Hyperlink"/>
                <w:color w:val="943634" w:themeColor="accent2" w:themeShade="BF"/>
                <w:u w:val="none"/>
              </w:rPr>
              <w:t xml:space="preserve">M-1623-1:  </w:t>
            </w:r>
            <w:r w:rsidRPr="00AA5499">
              <w:rPr>
                <w:rStyle w:val="Hyperlink"/>
                <w:color w:val="943634" w:themeColor="accent2" w:themeShade="BF"/>
                <w:u w:val="none"/>
              </w:rPr>
              <w:t>PROGRAMMING FOR IN=OUT UNITS</w:t>
            </w:r>
          </w:p>
          <w:p w14:paraId="1F89D957" w14:textId="77777777" w:rsidR="00AA5499" w:rsidRDefault="00AA5499" w:rsidP="0037759A">
            <w:pPr>
              <w:rPr>
                <w:rStyle w:val="Hyperlink"/>
                <w:color w:val="943634" w:themeColor="accent2" w:themeShade="BF"/>
                <w:u w:val="none"/>
              </w:rPr>
            </w:pPr>
            <w:r>
              <w:rPr>
                <w:rStyle w:val="Hyperlink"/>
                <w:color w:val="943634" w:themeColor="accent2" w:themeShade="BF"/>
                <w:u w:val="none"/>
              </w:rPr>
              <w:t xml:space="preserve">E-516:  </w:t>
            </w:r>
            <w:r w:rsidRPr="00AA5499">
              <w:rPr>
                <w:rStyle w:val="Hyperlink"/>
                <w:color w:val="943634" w:themeColor="accent2" w:themeShade="BF"/>
                <w:u w:val="none"/>
              </w:rPr>
              <w:t>COMPREHENSIVE SYSTEM OF SERVICE ROUTINES</w:t>
            </w:r>
            <w:r>
              <w:rPr>
                <w:rStyle w:val="Hyperlink"/>
                <w:color w:val="943634" w:themeColor="accent2" w:themeShade="BF"/>
                <w:u w:val="none"/>
              </w:rPr>
              <w:t xml:space="preserve"> </w:t>
            </w:r>
          </w:p>
          <w:p w14:paraId="2BCF9B4C" w14:textId="0510990B" w:rsidR="00AA5499" w:rsidRDefault="00AA5499" w:rsidP="0037759A">
            <w:pPr>
              <w:rPr>
                <w:rStyle w:val="Hyperlink"/>
                <w:color w:val="943634" w:themeColor="accent2" w:themeShade="BF"/>
                <w:u w:val="none"/>
              </w:rPr>
            </w:pPr>
            <w:r>
              <w:rPr>
                <w:rStyle w:val="Hyperlink"/>
                <w:color w:val="943634" w:themeColor="accent2" w:themeShade="BF"/>
                <w:u w:val="none"/>
              </w:rPr>
              <w:t xml:space="preserve">    (i.e., I think that’s the assembler system)</w:t>
            </w:r>
          </w:p>
          <w:p w14:paraId="354BEF6D" w14:textId="72E3C5EE" w:rsidR="00AA5499" w:rsidRDefault="00AA5499" w:rsidP="0037759A">
            <w:pPr>
              <w:rPr>
                <w:rStyle w:val="Hyperlink"/>
                <w:color w:val="943634" w:themeColor="accent2" w:themeShade="BF"/>
                <w:u w:val="none"/>
              </w:rPr>
            </w:pPr>
            <w:r>
              <w:rPr>
                <w:rStyle w:val="Hyperlink"/>
                <w:color w:val="943634" w:themeColor="accent2" w:themeShade="BF"/>
                <w:u w:val="none"/>
              </w:rPr>
              <w:t>E-484:  POLICY ON OUTSIDE USERS OF WHIR</w:t>
            </w:r>
            <w:r w:rsidRPr="00AA5499">
              <w:rPr>
                <w:rStyle w:val="Hyperlink"/>
                <w:color w:val="943634" w:themeColor="accent2" w:themeShade="BF"/>
                <w:u w:val="none"/>
              </w:rPr>
              <w:t>LWIND I</w:t>
            </w:r>
          </w:p>
          <w:p w14:paraId="5DDB4BBB" w14:textId="77777777" w:rsidR="00AA5499" w:rsidRPr="00053DB2" w:rsidRDefault="00AA5499" w:rsidP="0037759A">
            <w:pPr>
              <w:rPr>
                <w:rStyle w:val="Hyperlink"/>
                <w:color w:val="943634" w:themeColor="accent2" w:themeShade="BF"/>
                <w:u w:val="none"/>
              </w:rPr>
            </w:pPr>
          </w:p>
          <w:p w14:paraId="092DAEE5" w14:textId="2C5DA938" w:rsidR="0089592B" w:rsidRPr="00053DB2" w:rsidRDefault="00AA5499" w:rsidP="0037759A">
            <w:pPr>
              <w:rPr>
                <w:rStyle w:val="Hyperlink"/>
                <w:color w:val="943634" w:themeColor="accent2" w:themeShade="BF"/>
                <w:u w:val="none"/>
              </w:rPr>
            </w:pPr>
            <w:r>
              <w:rPr>
                <w:rStyle w:val="Hyperlink"/>
                <w:color w:val="943634" w:themeColor="accent2" w:themeShade="BF"/>
                <w:u w:val="none"/>
              </w:rPr>
              <w:t>U</w:t>
            </w:r>
            <w:r w:rsidR="0089592B" w:rsidRPr="00053DB2">
              <w:rPr>
                <w:rStyle w:val="Hyperlink"/>
                <w:color w:val="943634" w:themeColor="accent2" w:themeShade="BF"/>
                <w:u w:val="none"/>
              </w:rPr>
              <w:t>seful notes on program notation</w:t>
            </w:r>
          </w:p>
          <w:p w14:paraId="389B2E4E" w14:textId="77777777" w:rsidR="0089592B" w:rsidRPr="00053DB2" w:rsidRDefault="0089592B" w:rsidP="0037759A">
            <w:pPr>
              <w:rPr>
                <w:rStyle w:val="Hyperlink"/>
                <w:color w:val="943634" w:themeColor="accent2" w:themeShade="BF"/>
                <w:u w:val="none"/>
              </w:rPr>
            </w:pPr>
            <w:r w:rsidRPr="00053DB2">
              <w:rPr>
                <w:rStyle w:val="Hyperlink"/>
                <w:color w:val="943634" w:themeColor="accent2" w:themeShade="BF"/>
                <w:u w:val="none"/>
              </w:rPr>
              <w:t>A section on The Binary Number System – algorithms for binary-decimal conversion, notes on Complementing numbers</w:t>
            </w:r>
          </w:p>
          <w:p w14:paraId="344C3922" w14:textId="77777777" w:rsidR="0089592B" w:rsidRPr="00053DB2" w:rsidRDefault="0089592B" w:rsidP="0037759A">
            <w:pPr>
              <w:rPr>
                <w:rStyle w:val="Hyperlink"/>
                <w:color w:val="943634" w:themeColor="accent2" w:themeShade="BF"/>
                <w:u w:val="none"/>
              </w:rPr>
            </w:pPr>
            <w:r w:rsidRPr="00053DB2">
              <w:rPr>
                <w:rStyle w:val="Hyperlink"/>
                <w:color w:val="943634" w:themeColor="accent2" w:themeShade="BF"/>
                <w:u w:val="none"/>
              </w:rPr>
              <w:t>Notes on changes in opcodes (e.g. “cl”)</w:t>
            </w:r>
          </w:p>
          <w:p w14:paraId="6B389C2C" w14:textId="77777777" w:rsidR="0089592B" w:rsidRPr="00053DB2" w:rsidRDefault="0089592B" w:rsidP="0037759A">
            <w:pPr>
              <w:rPr>
                <w:rStyle w:val="Hyperlink"/>
                <w:color w:val="943634" w:themeColor="accent2" w:themeShade="BF"/>
                <w:u w:val="none"/>
              </w:rPr>
            </w:pPr>
            <w:r w:rsidRPr="00053DB2">
              <w:rPr>
                <w:rStyle w:val="Hyperlink"/>
                <w:color w:val="943634" w:themeColor="accent2" w:themeShade="BF"/>
                <w:u w:val="none"/>
              </w:rPr>
              <w:t>Description of buttons and control keys</w:t>
            </w:r>
          </w:p>
          <w:p w14:paraId="75CC477B" w14:textId="77777777" w:rsidR="0089592B" w:rsidRPr="00053DB2" w:rsidRDefault="0089592B" w:rsidP="0037759A">
            <w:pPr>
              <w:rPr>
                <w:rStyle w:val="Hyperlink"/>
                <w:color w:val="943634" w:themeColor="accent2" w:themeShade="BF"/>
                <w:u w:val="none"/>
              </w:rPr>
            </w:pPr>
            <w:r w:rsidRPr="00053DB2">
              <w:rPr>
                <w:rStyle w:val="Hyperlink"/>
                <w:color w:val="943634" w:themeColor="accent2" w:themeShade="BF"/>
                <w:u w:val="none"/>
              </w:rPr>
              <w:t>Debugging technique</w:t>
            </w:r>
          </w:p>
          <w:p w14:paraId="38DF317F" w14:textId="59AFD9E8" w:rsidR="0089592B" w:rsidRPr="00053DB2" w:rsidRDefault="0089592B" w:rsidP="0037759A">
            <w:pPr>
              <w:rPr>
                <w:rStyle w:val="Hyperlink"/>
                <w:color w:val="943634" w:themeColor="accent2" w:themeShade="BF"/>
                <w:u w:val="none"/>
              </w:rPr>
            </w:pPr>
            <w:r w:rsidRPr="00053DB2">
              <w:rPr>
                <w:rStyle w:val="Hyperlink"/>
                <w:color w:val="943634" w:themeColor="accent2" w:themeShade="BF"/>
                <w:u w:val="none"/>
              </w:rPr>
              <w:t xml:space="preserve">Actual code sample, </w:t>
            </w:r>
            <w:r w:rsidR="00666A38">
              <w:rPr>
                <w:rStyle w:val="Hyperlink"/>
                <w:color w:val="943634" w:themeColor="accent2" w:themeShade="BF"/>
                <w:u w:val="none"/>
              </w:rPr>
              <w:t xml:space="preserve">pdf </w:t>
            </w:r>
            <w:proofErr w:type="spellStart"/>
            <w:r w:rsidRPr="00053DB2">
              <w:rPr>
                <w:rStyle w:val="Hyperlink"/>
                <w:color w:val="943634" w:themeColor="accent2" w:themeShade="BF"/>
                <w:u w:val="none"/>
              </w:rPr>
              <w:t>pg</w:t>
            </w:r>
            <w:proofErr w:type="spellEnd"/>
            <w:r w:rsidRPr="00053DB2">
              <w:rPr>
                <w:rStyle w:val="Hyperlink"/>
                <w:color w:val="943634" w:themeColor="accent2" w:themeShade="BF"/>
                <w:u w:val="none"/>
              </w:rPr>
              <w:t xml:space="preserve"> 36</w:t>
            </w:r>
            <w:r w:rsidR="00666A38">
              <w:rPr>
                <w:rStyle w:val="Hyperlink"/>
                <w:color w:val="943634" w:themeColor="accent2" w:themeShade="BF"/>
                <w:u w:val="none"/>
              </w:rPr>
              <w:t>; looks like this might be an actual boot loader…</w:t>
            </w:r>
          </w:p>
          <w:p w14:paraId="657A99B2" w14:textId="77777777" w:rsidR="0089592B" w:rsidRPr="00053DB2" w:rsidRDefault="0089592B" w:rsidP="0037759A">
            <w:pPr>
              <w:rPr>
                <w:rStyle w:val="Hyperlink"/>
                <w:color w:val="943634" w:themeColor="accent2" w:themeShade="BF"/>
                <w:u w:val="none"/>
              </w:rPr>
            </w:pPr>
            <w:r w:rsidRPr="00053DB2">
              <w:rPr>
                <w:rStyle w:val="Hyperlink"/>
                <w:color w:val="943634" w:themeColor="accent2" w:themeShade="BF"/>
                <w:u w:val="none"/>
              </w:rPr>
              <w:t xml:space="preserve">Use of Symbolic addresses in WW programs, </w:t>
            </w:r>
            <w:proofErr w:type="spellStart"/>
            <w:r w:rsidRPr="00053DB2">
              <w:rPr>
                <w:rStyle w:val="Hyperlink"/>
                <w:color w:val="943634" w:themeColor="accent2" w:themeShade="BF"/>
                <w:u w:val="none"/>
              </w:rPr>
              <w:t>pg</w:t>
            </w:r>
            <w:proofErr w:type="spellEnd"/>
            <w:r w:rsidRPr="00053DB2">
              <w:rPr>
                <w:rStyle w:val="Hyperlink"/>
                <w:color w:val="943634" w:themeColor="accent2" w:themeShade="BF"/>
                <w:u w:val="none"/>
              </w:rPr>
              <w:t xml:space="preserve"> 68</w:t>
            </w:r>
          </w:p>
          <w:p w14:paraId="2B672339" w14:textId="29C0DE14" w:rsidR="0089592B" w:rsidRDefault="0089592B" w:rsidP="0037759A">
            <w:pPr>
              <w:rPr>
                <w:rStyle w:val="Hyperlink"/>
                <w:color w:val="943634" w:themeColor="accent2" w:themeShade="BF"/>
                <w:u w:val="none"/>
              </w:rPr>
            </w:pPr>
            <w:r w:rsidRPr="00053DB2">
              <w:rPr>
                <w:rStyle w:val="Hyperlink"/>
                <w:color w:val="943634" w:themeColor="accent2" w:themeShade="BF"/>
                <w:u w:val="none"/>
              </w:rPr>
              <w:t>Lengthy descriptions of hoops through which researchers must jump to obtain time on WW</w:t>
            </w:r>
          </w:p>
          <w:p w14:paraId="67146BEC" w14:textId="17D19B39" w:rsidR="00EA2DF1" w:rsidRDefault="00EA2DF1" w:rsidP="0037759A">
            <w:pPr>
              <w:rPr>
                <w:rStyle w:val="Hyperlink"/>
                <w:color w:val="943634" w:themeColor="accent2" w:themeShade="BF"/>
                <w:u w:val="none"/>
              </w:rPr>
            </w:pPr>
          </w:p>
          <w:p w14:paraId="5F3C9247" w14:textId="30138133" w:rsidR="00EA2DF1" w:rsidRPr="00053DB2" w:rsidRDefault="00EA2DF1" w:rsidP="0037759A">
            <w:pPr>
              <w:rPr>
                <w:rStyle w:val="Hyperlink"/>
                <w:color w:val="943634" w:themeColor="accent2" w:themeShade="BF"/>
                <w:u w:val="none"/>
              </w:rPr>
            </w:pPr>
            <w:r>
              <w:rPr>
                <w:rStyle w:val="Hyperlink"/>
                <w:color w:val="943634" w:themeColor="accent2" w:themeShade="BF"/>
                <w:u w:val="none"/>
              </w:rPr>
              <w:t>There's a copy of the Short Guide to WW Computer attached to this thesis:</w:t>
            </w:r>
            <w:r>
              <w:t xml:space="preserve"> </w:t>
            </w:r>
            <w:hyperlink r:id="rId327" w:history="1">
              <w:r>
                <w:rPr>
                  <w:rStyle w:val="Hyperlink"/>
                </w:rPr>
                <w:t>http://www.bitsavers.org/pdf/mit/whirlwind/ww_programming_projects/104_Cypser_-_Hydro_Thermal_Power_System/Cypser_The_Optimum_Use_of_Water_Storage_In_Hydro-Thermal_Electric_Systems_1953.pdf</w:t>
              </w:r>
            </w:hyperlink>
          </w:p>
          <w:p w14:paraId="2EBF0837" w14:textId="77777777" w:rsidR="0089592B" w:rsidRPr="002A027E" w:rsidRDefault="0089592B" w:rsidP="0037759A"/>
        </w:tc>
        <w:tc>
          <w:tcPr>
            <w:tcW w:w="1685" w:type="dxa"/>
            <w:vAlign w:val="center"/>
            <w:hideMark/>
          </w:tcPr>
          <w:p w14:paraId="71AAFCE5" w14:textId="77777777" w:rsidR="0089592B" w:rsidRDefault="0089592B" w:rsidP="0037759A">
            <w:pPr>
              <w:jc w:val="right"/>
            </w:pPr>
            <w:r>
              <w:t xml:space="preserve">2010-06-27 08:47 </w:t>
            </w:r>
          </w:p>
        </w:tc>
        <w:tc>
          <w:tcPr>
            <w:tcW w:w="680" w:type="dxa"/>
            <w:vAlign w:val="center"/>
            <w:hideMark/>
          </w:tcPr>
          <w:p w14:paraId="47B4D201" w14:textId="77777777" w:rsidR="0089592B" w:rsidRDefault="0089592B" w:rsidP="0037759A">
            <w:pPr>
              <w:jc w:val="right"/>
            </w:pPr>
            <w:r>
              <w:t>6.8M</w:t>
            </w:r>
          </w:p>
        </w:tc>
      </w:tr>
      <w:tr w:rsidR="0089592B" w14:paraId="187F08E2" w14:textId="77777777" w:rsidTr="00E179CB">
        <w:trPr>
          <w:tblCellSpacing w:w="15" w:type="dxa"/>
        </w:trPr>
        <w:tc>
          <w:tcPr>
            <w:tcW w:w="765" w:type="dxa"/>
          </w:tcPr>
          <w:p w14:paraId="1CEB8BE8" w14:textId="77777777" w:rsidR="0089592B" w:rsidRDefault="0089592B" w:rsidP="00E179CB">
            <w:pPr>
              <w:pStyle w:val="ListParagraph"/>
              <w:numPr>
                <w:ilvl w:val="0"/>
                <w:numId w:val="5"/>
              </w:numPr>
            </w:pPr>
          </w:p>
        </w:tc>
        <w:tc>
          <w:tcPr>
            <w:tcW w:w="6720" w:type="dxa"/>
            <w:vAlign w:val="center"/>
            <w:hideMark/>
          </w:tcPr>
          <w:p w14:paraId="57D8F2AA" w14:textId="3EF5DB01" w:rsidR="0089592B" w:rsidRDefault="0089592B" w:rsidP="0037759A">
            <w:hyperlink r:id="rId328" w:history="1">
              <w:r>
                <w:rPr>
                  <w:rStyle w:val="Hyperlink"/>
                </w:rPr>
                <w:t>Wolf_Research_Whirlwind_I_Checkout_Progress_Report_Jan64.pdf</w:t>
              </w:r>
            </w:hyperlink>
          </w:p>
        </w:tc>
        <w:tc>
          <w:tcPr>
            <w:tcW w:w="1685" w:type="dxa"/>
            <w:vAlign w:val="center"/>
            <w:hideMark/>
          </w:tcPr>
          <w:p w14:paraId="38E241CB" w14:textId="77777777" w:rsidR="0089592B" w:rsidRDefault="0089592B" w:rsidP="0037759A">
            <w:pPr>
              <w:jc w:val="right"/>
            </w:pPr>
            <w:r>
              <w:t xml:space="preserve">2010-06-26 19:54 </w:t>
            </w:r>
          </w:p>
        </w:tc>
        <w:tc>
          <w:tcPr>
            <w:tcW w:w="680" w:type="dxa"/>
            <w:vAlign w:val="center"/>
            <w:hideMark/>
          </w:tcPr>
          <w:p w14:paraId="5B02E103" w14:textId="77777777" w:rsidR="0089592B" w:rsidRDefault="0089592B" w:rsidP="0037759A">
            <w:pPr>
              <w:jc w:val="right"/>
            </w:pPr>
            <w:r>
              <w:t>2.1M</w:t>
            </w:r>
          </w:p>
        </w:tc>
      </w:tr>
      <w:tr w:rsidR="0089592B" w14:paraId="64FE64D6" w14:textId="77777777" w:rsidTr="00E179CB">
        <w:trPr>
          <w:tblCellSpacing w:w="15" w:type="dxa"/>
        </w:trPr>
        <w:tc>
          <w:tcPr>
            <w:tcW w:w="765" w:type="dxa"/>
          </w:tcPr>
          <w:p w14:paraId="582550B0" w14:textId="77777777" w:rsidR="0089592B" w:rsidRDefault="0089592B" w:rsidP="00E179CB">
            <w:pPr>
              <w:pStyle w:val="ListParagraph"/>
              <w:numPr>
                <w:ilvl w:val="0"/>
                <w:numId w:val="5"/>
              </w:numPr>
            </w:pPr>
          </w:p>
        </w:tc>
        <w:tc>
          <w:tcPr>
            <w:tcW w:w="6720" w:type="dxa"/>
            <w:vAlign w:val="center"/>
            <w:hideMark/>
          </w:tcPr>
          <w:p w14:paraId="5C8482F1" w14:textId="78DF9B43" w:rsidR="0089592B" w:rsidRDefault="0089592B" w:rsidP="0037759A">
            <w:hyperlink r:id="rId329" w:history="1">
              <w:r>
                <w:rPr>
                  <w:rStyle w:val="Hyperlink"/>
                </w:rPr>
                <w:t>Wolf_Research_Whirlwind_I_Checkout_Progress_Report_Jul63.pdf</w:t>
              </w:r>
            </w:hyperlink>
          </w:p>
        </w:tc>
        <w:tc>
          <w:tcPr>
            <w:tcW w:w="1685" w:type="dxa"/>
            <w:vAlign w:val="center"/>
            <w:hideMark/>
          </w:tcPr>
          <w:p w14:paraId="62A04445" w14:textId="77777777" w:rsidR="0089592B" w:rsidRDefault="0089592B" w:rsidP="0037759A">
            <w:pPr>
              <w:jc w:val="right"/>
            </w:pPr>
            <w:r>
              <w:t xml:space="preserve">2010-07-01 04:35 </w:t>
            </w:r>
          </w:p>
        </w:tc>
        <w:tc>
          <w:tcPr>
            <w:tcW w:w="680" w:type="dxa"/>
            <w:vAlign w:val="center"/>
            <w:hideMark/>
          </w:tcPr>
          <w:p w14:paraId="3967FA69" w14:textId="77777777" w:rsidR="0089592B" w:rsidRDefault="0089592B" w:rsidP="0037759A">
            <w:pPr>
              <w:jc w:val="right"/>
            </w:pPr>
            <w:r>
              <w:t>2.1M</w:t>
            </w:r>
          </w:p>
        </w:tc>
      </w:tr>
    </w:tbl>
    <w:p w14:paraId="291F98A6" w14:textId="77777777" w:rsidR="0037759A" w:rsidRDefault="0037759A" w:rsidP="0037759A">
      <w:pPr>
        <w:pStyle w:val="HTMLAddress"/>
      </w:pPr>
      <w:r>
        <w:t>Apache/2.4.10 (Debian) Server at bitsavers.informatik.uni-stuttgart.de Port 80</w:t>
      </w:r>
    </w:p>
    <w:p w14:paraId="3C2FDB24" w14:textId="77777777" w:rsidR="0037759A" w:rsidRDefault="0037759A" w:rsidP="0037759A"/>
    <w:p w14:paraId="12F6CED2" w14:textId="77777777" w:rsidR="0037759A" w:rsidRDefault="0037759A" w:rsidP="0037759A"/>
    <w:p w14:paraId="2169007E" w14:textId="77777777" w:rsidR="0037759A" w:rsidRDefault="0037759A" w:rsidP="008D28F5">
      <w:pPr>
        <w:pStyle w:val="Heading2"/>
      </w:pPr>
      <w:bookmarkStart w:id="189" w:name="_Toc193914451"/>
      <w:r>
        <w:t>Index of /pdf/</w:t>
      </w:r>
      <w:proofErr w:type="spellStart"/>
      <w:r>
        <w:t>mit</w:t>
      </w:r>
      <w:proofErr w:type="spellEnd"/>
      <w:r>
        <w:t>/whirlwind/DCL-series</w:t>
      </w:r>
      <w:bookmarkEnd w:id="189"/>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763"/>
        <w:gridCol w:w="1890"/>
        <w:gridCol w:w="695"/>
      </w:tblGrid>
      <w:tr w:rsidR="0037759A" w14:paraId="30964E71" w14:textId="77777777" w:rsidTr="0037759A">
        <w:trPr>
          <w:tblCellSpacing w:w="15" w:type="dxa"/>
        </w:trPr>
        <w:tc>
          <w:tcPr>
            <w:tcW w:w="5718" w:type="dxa"/>
            <w:vAlign w:val="center"/>
            <w:hideMark/>
          </w:tcPr>
          <w:p w14:paraId="5444B013" w14:textId="35545ABE" w:rsidR="0037759A" w:rsidRDefault="0037759A" w:rsidP="0037759A">
            <w:pPr>
              <w:jc w:val="center"/>
              <w:rPr>
                <w:b/>
                <w:bCs/>
              </w:rPr>
            </w:pPr>
            <w:hyperlink r:id="rId330" w:history="1">
              <w:r>
                <w:rPr>
                  <w:rStyle w:val="Hyperlink"/>
                  <w:b/>
                  <w:bCs/>
                </w:rPr>
                <w:t>Name</w:t>
              </w:r>
            </w:hyperlink>
          </w:p>
        </w:tc>
        <w:tc>
          <w:tcPr>
            <w:tcW w:w="1860" w:type="dxa"/>
            <w:vAlign w:val="center"/>
            <w:hideMark/>
          </w:tcPr>
          <w:p w14:paraId="6A239B9F" w14:textId="0029F92E" w:rsidR="0037759A" w:rsidRDefault="0037759A" w:rsidP="0037759A">
            <w:pPr>
              <w:jc w:val="center"/>
              <w:rPr>
                <w:b/>
                <w:bCs/>
              </w:rPr>
            </w:pPr>
            <w:hyperlink r:id="rId331" w:history="1">
              <w:r>
                <w:rPr>
                  <w:rStyle w:val="Hyperlink"/>
                  <w:b/>
                  <w:bCs/>
                </w:rPr>
                <w:t>Last modified</w:t>
              </w:r>
            </w:hyperlink>
          </w:p>
        </w:tc>
        <w:tc>
          <w:tcPr>
            <w:tcW w:w="650" w:type="dxa"/>
            <w:vAlign w:val="center"/>
            <w:hideMark/>
          </w:tcPr>
          <w:p w14:paraId="731610FA" w14:textId="6548F821" w:rsidR="0037759A" w:rsidRDefault="0037759A" w:rsidP="0037759A">
            <w:pPr>
              <w:jc w:val="center"/>
              <w:rPr>
                <w:b/>
                <w:bCs/>
              </w:rPr>
            </w:pPr>
            <w:hyperlink r:id="rId332" w:history="1">
              <w:r>
                <w:rPr>
                  <w:rStyle w:val="Hyperlink"/>
                  <w:b/>
                  <w:bCs/>
                </w:rPr>
                <w:t>Size</w:t>
              </w:r>
            </w:hyperlink>
          </w:p>
        </w:tc>
      </w:tr>
      <w:tr w:rsidR="0037759A" w14:paraId="4C239E88" w14:textId="77777777" w:rsidTr="0037759A">
        <w:trPr>
          <w:tblCellSpacing w:w="15" w:type="dxa"/>
        </w:trPr>
        <w:tc>
          <w:tcPr>
            <w:tcW w:w="5718" w:type="dxa"/>
            <w:vAlign w:val="center"/>
            <w:hideMark/>
          </w:tcPr>
          <w:p w14:paraId="114C1634" w14:textId="3B640074" w:rsidR="0037759A" w:rsidRDefault="0037759A" w:rsidP="0037759A">
            <w:hyperlink r:id="rId333" w:history="1">
              <w:r>
                <w:rPr>
                  <w:rStyle w:val="Hyperlink"/>
                </w:rPr>
                <w:t>Parent Directory</w:t>
              </w:r>
            </w:hyperlink>
          </w:p>
        </w:tc>
        <w:tc>
          <w:tcPr>
            <w:tcW w:w="1860" w:type="dxa"/>
            <w:vAlign w:val="center"/>
            <w:hideMark/>
          </w:tcPr>
          <w:p w14:paraId="2EFC7181" w14:textId="77777777" w:rsidR="0037759A" w:rsidRDefault="0037759A" w:rsidP="0037759A">
            <w:r>
              <w:t> </w:t>
            </w:r>
          </w:p>
        </w:tc>
        <w:tc>
          <w:tcPr>
            <w:tcW w:w="650" w:type="dxa"/>
            <w:vAlign w:val="center"/>
            <w:hideMark/>
          </w:tcPr>
          <w:p w14:paraId="259B2693" w14:textId="77777777" w:rsidR="0037759A" w:rsidRDefault="0037759A" w:rsidP="0037759A">
            <w:pPr>
              <w:jc w:val="right"/>
            </w:pPr>
            <w:r>
              <w:t xml:space="preserve">- </w:t>
            </w:r>
          </w:p>
        </w:tc>
      </w:tr>
      <w:tr w:rsidR="0037759A" w14:paraId="359CB708" w14:textId="77777777" w:rsidTr="0037759A">
        <w:trPr>
          <w:tblCellSpacing w:w="15" w:type="dxa"/>
        </w:trPr>
        <w:tc>
          <w:tcPr>
            <w:tcW w:w="5718" w:type="dxa"/>
            <w:vAlign w:val="center"/>
            <w:hideMark/>
          </w:tcPr>
          <w:p w14:paraId="0D85AC0A" w14:textId="06722AAD" w:rsidR="0037759A" w:rsidRDefault="0037759A" w:rsidP="0037759A">
            <w:hyperlink r:id="rId334" w:history="1">
              <w:r>
                <w:rPr>
                  <w:rStyle w:val="Hyperlink"/>
                </w:rPr>
                <w:t>DCL-001_Procedure_for_Memos_Issued_by_S_EC_Group_Jul54.pdf</w:t>
              </w:r>
            </w:hyperlink>
          </w:p>
        </w:tc>
        <w:tc>
          <w:tcPr>
            <w:tcW w:w="1860" w:type="dxa"/>
            <w:vAlign w:val="center"/>
            <w:hideMark/>
          </w:tcPr>
          <w:p w14:paraId="5C25ACEF" w14:textId="77777777" w:rsidR="0037759A" w:rsidRDefault="0037759A" w:rsidP="0037759A">
            <w:pPr>
              <w:jc w:val="right"/>
            </w:pPr>
            <w:r>
              <w:t xml:space="preserve">2010-06-27 02:59 </w:t>
            </w:r>
          </w:p>
        </w:tc>
        <w:tc>
          <w:tcPr>
            <w:tcW w:w="650" w:type="dxa"/>
            <w:vAlign w:val="center"/>
            <w:hideMark/>
          </w:tcPr>
          <w:p w14:paraId="2C683A98" w14:textId="77777777" w:rsidR="0037759A" w:rsidRDefault="0037759A" w:rsidP="0037759A">
            <w:pPr>
              <w:jc w:val="right"/>
            </w:pPr>
            <w:r>
              <w:t>74K</w:t>
            </w:r>
          </w:p>
        </w:tc>
      </w:tr>
      <w:tr w:rsidR="0037759A" w14:paraId="21FA1D81" w14:textId="77777777" w:rsidTr="0037759A">
        <w:trPr>
          <w:tblCellSpacing w:w="15" w:type="dxa"/>
        </w:trPr>
        <w:tc>
          <w:tcPr>
            <w:tcW w:w="5718" w:type="dxa"/>
            <w:vAlign w:val="center"/>
            <w:hideMark/>
          </w:tcPr>
          <w:p w14:paraId="02E59E91" w14:textId="77777777" w:rsidR="0037759A" w:rsidRDefault="0037759A" w:rsidP="0037759A">
            <w:pPr>
              <w:rPr>
                <w:rStyle w:val="Hyperlink"/>
              </w:rPr>
            </w:pPr>
            <w:hyperlink r:id="rId335" w:history="1">
              <w:r>
                <w:rPr>
                  <w:rStyle w:val="Hyperlink"/>
                </w:rPr>
                <w:t>DCL-002_Making_Electrons_Count.pdf</w:t>
              </w:r>
            </w:hyperlink>
          </w:p>
          <w:p w14:paraId="58267144" w14:textId="44F68255" w:rsidR="00D91A84" w:rsidRPr="00D91A84" w:rsidRDefault="00D91A84" w:rsidP="0037759A">
            <w:r w:rsidRPr="00D91A84">
              <w:rPr>
                <w:rStyle w:val="Hyperlink"/>
                <w:color w:val="984806" w:themeColor="accent6" w:themeShade="80"/>
                <w:u w:val="none"/>
              </w:rPr>
              <w:t>This is a form for requesting a loan of the Making Electrons Count film</w:t>
            </w:r>
          </w:p>
        </w:tc>
        <w:tc>
          <w:tcPr>
            <w:tcW w:w="1860" w:type="dxa"/>
            <w:vAlign w:val="center"/>
            <w:hideMark/>
          </w:tcPr>
          <w:p w14:paraId="55D422DB" w14:textId="77777777" w:rsidR="0037759A" w:rsidRDefault="0037759A" w:rsidP="0037759A">
            <w:pPr>
              <w:jc w:val="right"/>
            </w:pPr>
            <w:r>
              <w:t xml:space="preserve">2010-06-27 02:59 </w:t>
            </w:r>
          </w:p>
        </w:tc>
        <w:tc>
          <w:tcPr>
            <w:tcW w:w="650" w:type="dxa"/>
            <w:vAlign w:val="center"/>
            <w:hideMark/>
          </w:tcPr>
          <w:p w14:paraId="464A0DA4" w14:textId="77777777" w:rsidR="0037759A" w:rsidRDefault="0037759A" w:rsidP="0037759A">
            <w:pPr>
              <w:jc w:val="right"/>
            </w:pPr>
            <w:r>
              <w:t>80K</w:t>
            </w:r>
          </w:p>
        </w:tc>
      </w:tr>
      <w:tr w:rsidR="0037759A" w14:paraId="791E9C24" w14:textId="77777777" w:rsidTr="0037759A">
        <w:trPr>
          <w:tblCellSpacing w:w="15" w:type="dxa"/>
        </w:trPr>
        <w:tc>
          <w:tcPr>
            <w:tcW w:w="5718" w:type="dxa"/>
            <w:vAlign w:val="center"/>
            <w:hideMark/>
          </w:tcPr>
          <w:p w14:paraId="134A97F0" w14:textId="61896734" w:rsidR="0037759A" w:rsidRDefault="0037759A" w:rsidP="0037759A">
            <w:hyperlink r:id="rId336" w:history="1">
              <w:r>
                <w:rPr>
                  <w:rStyle w:val="Hyperlink"/>
                </w:rPr>
                <w:t>DCL-003_Biweekly_Report_July_25_1954.pdf</w:t>
              </w:r>
            </w:hyperlink>
          </w:p>
        </w:tc>
        <w:tc>
          <w:tcPr>
            <w:tcW w:w="1860" w:type="dxa"/>
            <w:vAlign w:val="center"/>
            <w:hideMark/>
          </w:tcPr>
          <w:p w14:paraId="2FB37CE6" w14:textId="77777777" w:rsidR="0037759A" w:rsidRDefault="0037759A" w:rsidP="0037759A">
            <w:pPr>
              <w:jc w:val="right"/>
            </w:pPr>
            <w:r>
              <w:t xml:space="preserve">2010-06-27 03:00 </w:t>
            </w:r>
          </w:p>
        </w:tc>
        <w:tc>
          <w:tcPr>
            <w:tcW w:w="650" w:type="dxa"/>
            <w:vAlign w:val="center"/>
            <w:hideMark/>
          </w:tcPr>
          <w:p w14:paraId="13CB4B90" w14:textId="77777777" w:rsidR="0037759A" w:rsidRDefault="0037759A" w:rsidP="0037759A">
            <w:pPr>
              <w:jc w:val="right"/>
            </w:pPr>
            <w:r>
              <w:t>281K</w:t>
            </w:r>
          </w:p>
        </w:tc>
      </w:tr>
      <w:tr w:rsidR="0037759A" w14:paraId="4811CDAB" w14:textId="77777777" w:rsidTr="0037759A">
        <w:trPr>
          <w:tblCellSpacing w:w="15" w:type="dxa"/>
        </w:trPr>
        <w:tc>
          <w:tcPr>
            <w:tcW w:w="5718" w:type="dxa"/>
            <w:vAlign w:val="center"/>
            <w:hideMark/>
          </w:tcPr>
          <w:p w14:paraId="26590033" w14:textId="6F4920A9" w:rsidR="0037759A" w:rsidRDefault="0037759A" w:rsidP="0037759A">
            <w:hyperlink r:id="rId337" w:history="1">
              <w:r>
                <w:rPr>
                  <w:rStyle w:val="Hyperlink"/>
                </w:rPr>
                <w:t>DCL-005_A_Table_of_Powers_of_Two_Dec53.pdf</w:t>
              </w:r>
            </w:hyperlink>
          </w:p>
        </w:tc>
        <w:tc>
          <w:tcPr>
            <w:tcW w:w="1860" w:type="dxa"/>
            <w:vAlign w:val="center"/>
            <w:hideMark/>
          </w:tcPr>
          <w:p w14:paraId="3F696664" w14:textId="77777777" w:rsidR="0037759A" w:rsidRDefault="0037759A" w:rsidP="0037759A">
            <w:pPr>
              <w:jc w:val="right"/>
            </w:pPr>
            <w:r>
              <w:t xml:space="preserve">2010-06-27 03:00 </w:t>
            </w:r>
          </w:p>
        </w:tc>
        <w:tc>
          <w:tcPr>
            <w:tcW w:w="650" w:type="dxa"/>
            <w:vAlign w:val="center"/>
            <w:hideMark/>
          </w:tcPr>
          <w:p w14:paraId="4989D734" w14:textId="77777777" w:rsidR="0037759A" w:rsidRDefault="0037759A" w:rsidP="0037759A">
            <w:pPr>
              <w:jc w:val="right"/>
            </w:pPr>
            <w:r>
              <w:t>205K</w:t>
            </w:r>
          </w:p>
        </w:tc>
      </w:tr>
      <w:tr w:rsidR="0037759A" w14:paraId="48B56DDF" w14:textId="77777777" w:rsidTr="0037759A">
        <w:trPr>
          <w:tblCellSpacing w:w="15" w:type="dxa"/>
        </w:trPr>
        <w:tc>
          <w:tcPr>
            <w:tcW w:w="5718" w:type="dxa"/>
            <w:vAlign w:val="center"/>
            <w:hideMark/>
          </w:tcPr>
          <w:p w14:paraId="6E0BE28C" w14:textId="6376ED60" w:rsidR="0037759A" w:rsidRDefault="0037759A" w:rsidP="0037759A">
            <w:hyperlink r:id="rId338" w:history="1">
              <w:r>
                <w:rPr>
                  <w:rStyle w:val="Hyperlink"/>
                </w:rPr>
                <w:t>DCL-006_Progress_Report_July_12_Through_August_8_1954.pdf</w:t>
              </w:r>
            </w:hyperlink>
          </w:p>
        </w:tc>
        <w:tc>
          <w:tcPr>
            <w:tcW w:w="1860" w:type="dxa"/>
            <w:vAlign w:val="center"/>
            <w:hideMark/>
          </w:tcPr>
          <w:p w14:paraId="58FF155C" w14:textId="77777777" w:rsidR="0037759A" w:rsidRDefault="0037759A" w:rsidP="0037759A">
            <w:pPr>
              <w:jc w:val="right"/>
            </w:pPr>
            <w:r>
              <w:t xml:space="preserve">2010-06-27 03:00 </w:t>
            </w:r>
          </w:p>
        </w:tc>
        <w:tc>
          <w:tcPr>
            <w:tcW w:w="650" w:type="dxa"/>
            <w:vAlign w:val="center"/>
            <w:hideMark/>
          </w:tcPr>
          <w:p w14:paraId="4CE3580B" w14:textId="77777777" w:rsidR="0037759A" w:rsidRDefault="0037759A" w:rsidP="0037759A">
            <w:pPr>
              <w:jc w:val="right"/>
            </w:pPr>
            <w:r>
              <w:t>1.1M</w:t>
            </w:r>
          </w:p>
        </w:tc>
      </w:tr>
      <w:tr w:rsidR="0037759A" w14:paraId="03E25A56" w14:textId="77777777" w:rsidTr="0037759A">
        <w:trPr>
          <w:tblCellSpacing w:w="15" w:type="dxa"/>
        </w:trPr>
        <w:tc>
          <w:tcPr>
            <w:tcW w:w="5718" w:type="dxa"/>
            <w:vAlign w:val="center"/>
            <w:hideMark/>
          </w:tcPr>
          <w:p w14:paraId="70F882B8" w14:textId="77777777" w:rsidR="0037759A" w:rsidRDefault="0037759A" w:rsidP="0037759A">
            <w:pPr>
              <w:rPr>
                <w:rStyle w:val="Hyperlink"/>
              </w:rPr>
            </w:pPr>
            <w:hyperlink r:id="rId339" w:history="1">
              <w:r>
                <w:rPr>
                  <w:rStyle w:val="Hyperlink"/>
                </w:rPr>
                <w:t>DCL-007_The_FL_Flexowriter_Code_Binary_Numerical_Sequence.pdf</w:t>
              </w:r>
            </w:hyperlink>
          </w:p>
          <w:p w14:paraId="7344CF9D" w14:textId="43F5FF82" w:rsidR="001674E2" w:rsidRPr="001674E2" w:rsidRDefault="001674E2" w:rsidP="0037759A">
            <w:r w:rsidRPr="001674E2">
              <w:rPr>
                <w:rStyle w:val="Hyperlink"/>
                <w:color w:val="984806" w:themeColor="accent6" w:themeShade="80"/>
                <w:u w:val="none"/>
              </w:rPr>
              <w:t xml:space="preserve">Listed as DCL-7 and M-1623.  This is a one-page doc showing the standard </w:t>
            </w:r>
            <w:proofErr w:type="spellStart"/>
            <w:r w:rsidRPr="001674E2">
              <w:rPr>
                <w:rStyle w:val="Hyperlink"/>
                <w:color w:val="984806" w:themeColor="accent6" w:themeShade="80"/>
                <w:u w:val="none"/>
              </w:rPr>
              <w:t>Flexowriter</w:t>
            </w:r>
            <w:proofErr w:type="spellEnd"/>
            <w:r w:rsidRPr="001674E2">
              <w:rPr>
                <w:rStyle w:val="Hyperlink"/>
                <w:color w:val="984806" w:themeColor="accent6" w:themeShade="80"/>
                <w:u w:val="none"/>
              </w:rPr>
              <w:t xml:space="preserve"> code set.</w:t>
            </w:r>
          </w:p>
        </w:tc>
        <w:tc>
          <w:tcPr>
            <w:tcW w:w="1860" w:type="dxa"/>
            <w:vAlign w:val="center"/>
            <w:hideMark/>
          </w:tcPr>
          <w:p w14:paraId="31DD9E71" w14:textId="77777777" w:rsidR="0037759A" w:rsidRDefault="0037759A" w:rsidP="0037759A">
            <w:pPr>
              <w:jc w:val="right"/>
            </w:pPr>
            <w:r>
              <w:t xml:space="preserve">2010-06-27 03:00 </w:t>
            </w:r>
          </w:p>
        </w:tc>
        <w:tc>
          <w:tcPr>
            <w:tcW w:w="650" w:type="dxa"/>
            <w:vAlign w:val="center"/>
            <w:hideMark/>
          </w:tcPr>
          <w:p w14:paraId="1E1417D0" w14:textId="77777777" w:rsidR="0037759A" w:rsidRDefault="0037759A" w:rsidP="0037759A">
            <w:pPr>
              <w:jc w:val="right"/>
            </w:pPr>
            <w:r>
              <w:t>94K</w:t>
            </w:r>
          </w:p>
        </w:tc>
      </w:tr>
      <w:tr w:rsidR="0037759A" w14:paraId="306A4EE6" w14:textId="77777777" w:rsidTr="0037759A">
        <w:trPr>
          <w:tblCellSpacing w:w="15" w:type="dxa"/>
        </w:trPr>
        <w:tc>
          <w:tcPr>
            <w:tcW w:w="5718" w:type="dxa"/>
            <w:vAlign w:val="center"/>
            <w:hideMark/>
          </w:tcPr>
          <w:p w14:paraId="1DB04B91" w14:textId="3B647014" w:rsidR="0037759A" w:rsidRDefault="0037759A" w:rsidP="0037759A">
            <w:hyperlink r:id="rId340" w:history="1">
              <w:r>
                <w:rPr>
                  <w:rStyle w:val="Hyperlink"/>
                </w:rPr>
                <w:t>DCL-009_Biweekly_Report_August_23_1954.pdf</w:t>
              </w:r>
            </w:hyperlink>
          </w:p>
        </w:tc>
        <w:tc>
          <w:tcPr>
            <w:tcW w:w="1860" w:type="dxa"/>
            <w:vAlign w:val="center"/>
            <w:hideMark/>
          </w:tcPr>
          <w:p w14:paraId="0F4FC79B" w14:textId="77777777" w:rsidR="0037759A" w:rsidRDefault="0037759A" w:rsidP="0037759A">
            <w:pPr>
              <w:jc w:val="right"/>
            </w:pPr>
            <w:r>
              <w:t xml:space="preserve">2010-06-27 03:00 </w:t>
            </w:r>
          </w:p>
        </w:tc>
        <w:tc>
          <w:tcPr>
            <w:tcW w:w="650" w:type="dxa"/>
            <w:vAlign w:val="center"/>
            <w:hideMark/>
          </w:tcPr>
          <w:p w14:paraId="02A93531" w14:textId="77777777" w:rsidR="0037759A" w:rsidRDefault="0037759A" w:rsidP="0037759A">
            <w:pPr>
              <w:jc w:val="right"/>
            </w:pPr>
            <w:r>
              <w:t>199K</w:t>
            </w:r>
          </w:p>
        </w:tc>
      </w:tr>
      <w:tr w:rsidR="0037759A" w14:paraId="669E73E1" w14:textId="77777777" w:rsidTr="0037759A">
        <w:trPr>
          <w:tblCellSpacing w:w="15" w:type="dxa"/>
        </w:trPr>
        <w:tc>
          <w:tcPr>
            <w:tcW w:w="5718" w:type="dxa"/>
            <w:vAlign w:val="center"/>
            <w:hideMark/>
          </w:tcPr>
          <w:p w14:paraId="6172838E" w14:textId="77777777" w:rsidR="0037759A" w:rsidRDefault="0037759A" w:rsidP="0037759A">
            <w:pPr>
              <w:rPr>
                <w:rStyle w:val="Hyperlink"/>
              </w:rPr>
            </w:pPr>
            <w:hyperlink r:id="rId341" w:history="1">
              <w:r>
                <w:rPr>
                  <w:rStyle w:val="Hyperlink"/>
                </w:rPr>
                <w:t>DCL-011_Automatic_Scope_Output_Display_Routines_Aug54.pdf</w:t>
              </w:r>
            </w:hyperlink>
          </w:p>
          <w:p w14:paraId="7961ACF0" w14:textId="42F4D4F3" w:rsidR="00765426" w:rsidRPr="00765426" w:rsidRDefault="00765426" w:rsidP="0037759A">
            <w:r w:rsidRPr="00765426">
              <w:rPr>
                <w:rStyle w:val="Hyperlink"/>
                <w:color w:val="984806" w:themeColor="accent6" w:themeShade="80"/>
                <w:u w:val="none"/>
              </w:rPr>
              <w:t>This 4-page doc describes a CS subroutine for plotting curves on the CRT.  Doesn’t list the code, doesn’t give a tape number in reference(!)</w:t>
            </w:r>
          </w:p>
        </w:tc>
        <w:tc>
          <w:tcPr>
            <w:tcW w:w="1860" w:type="dxa"/>
            <w:vAlign w:val="center"/>
            <w:hideMark/>
          </w:tcPr>
          <w:p w14:paraId="33346CCC" w14:textId="77777777" w:rsidR="0037759A" w:rsidRDefault="0037759A" w:rsidP="0037759A">
            <w:pPr>
              <w:jc w:val="right"/>
            </w:pPr>
            <w:r>
              <w:t xml:space="preserve">2010-06-27 03:00 </w:t>
            </w:r>
          </w:p>
        </w:tc>
        <w:tc>
          <w:tcPr>
            <w:tcW w:w="650" w:type="dxa"/>
            <w:vAlign w:val="center"/>
            <w:hideMark/>
          </w:tcPr>
          <w:p w14:paraId="7D3EA074" w14:textId="77777777" w:rsidR="0037759A" w:rsidRDefault="0037759A" w:rsidP="0037759A">
            <w:pPr>
              <w:jc w:val="right"/>
            </w:pPr>
            <w:r>
              <w:t>215K</w:t>
            </w:r>
          </w:p>
        </w:tc>
      </w:tr>
      <w:tr w:rsidR="0037759A" w14:paraId="6C8462BB" w14:textId="77777777" w:rsidTr="0037759A">
        <w:trPr>
          <w:tblCellSpacing w:w="15" w:type="dxa"/>
        </w:trPr>
        <w:tc>
          <w:tcPr>
            <w:tcW w:w="5718" w:type="dxa"/>
            <w:vAlign w:val="center"/>
            <w:hideMark/>
          </w:tcPr>
          <w:p w14:paraId="67D074C0" w14:textId="21EDE9FC" w:rsidR="0037759A" w:rsidRDefault="0037759A" w:rsidP="0037759A">
            <w:hyperlink r:id="rId342" w:history="1">
              <w:r>
                <w:rPr>
                  <w:rStyle w:val="Hyperlink"/>
                </w:rPr>
                <w:t>DCL-012_A_Program_for_Transferring_Binary_Information_Back_and_Forth_Between_Paper_Tape_and_Magnetic_Tape_Sep54.pdf</w:t>
              </w:r>
            </w:hyperlink>
          </w:p>
        </w:tc>
        <w:tc>
          <w:tcPr>
            <w:tcW w:w="1860" w:type="dxa"/>
            <w:vAlign w:val="center"/>
            <w:hideMark/>
          </w:tcPr>
          <w:p w14:paraId="431BC6D0" w14:textId="77777777" w:rsidR="0037759A" w:rsidRDefault="0037759A" w:rsidP="0037759A">
            <w:pPr>
              <w:jc w:val="right"/>
            </w:pPr>
            <w:r>
              <w:t xml:space="preserve">2010-06-27 03:00 </w:t>
            </w:r>
          </w:p>
        </w:tc>
        <w:tc>
          <w:tcPr>
            <w:tcW w:w="650" w:type="dxa"/>
            <w:vAlign w:val="center"/>
            <w:hideMark/>
          </w:tcPr>
          <w:p w14:paraId="1BA6E3F8" w14:textId="77777777" w:rsidR="0037759A" w:rsidRDefault="0037759A" w:rsidP="0037759A">
            <w:pPr>
              <w:jc w:val="right"/>
            </w:pPr>
            <w:r>
              <w:t>425K</w:t>
            </w:r>
          </w:p>
        </w:tc>
      </w:tr>
      <w:tr w:rsidR="0037759A" w14:paraId="54A98286" w14:textId="77777777" w:rsidTr="0037759A">
        <w:trPr>
          <w:tblCellSpacing w:w="15" w:type="dxa"/>
        </w:trPr>
        <w:tc>
          <w:tcPr>
            <w:tcW w:w="5718" w:type="dxa"/>
            <w:vAlign w:val="center"/>
            <w:hideMark/>
          </w:tcPr>
          <w:p w14:paraId="2DCC7E45" w14:textId="3F36246A" w:rsidR="0037759A" w:rsidRDefault="0037759A" w:rsidP="0037759A">
            <w:hyperlink r:id="rId343" w:history="1">
              <w:r>
                <w:rPr>
                  <w:rStyle w:val="Hyperlink"/>
                </w:rPr>
                <w:t>DCL-013_Progress_Report_August_9_Through_September_5_1954.pdf</w:t>
              </w:r>
            </w:hyperlink>
          </w:p>
        </w:tc>
        <w:tc>
          <w:tcPr>
            <w:tcW w:w="1860" w:type="dxa"/>
            <w:vAlign w:val="center"/>
            <w:hideMark/>
          </w:tcPr>
          <w:p w14:paraId="1914EAEB" w14:textId="77777777" w:rsidR="0037759A" w:rsidRDefault="0037759A" w:rsidP="0037759A">
            <w:pPr>
              <w:jc w:val="right"/>
            </w:pPr>
            <w:r>
              <w:t xml:space="preserve">2010-06-27 03:00 </w:t>
            </w:r>
          </w:p>
        </w:tc>
        <w:tc>
          <w:tcPr>
            <w:tcW w:w="650" w:type="dxa"/>
            <w:vAlign w:val="center"/>
            <w:hideMark/>
          </w:tcPr>
          <w:p w14:paraId="528508A5" w14:textId="77777777" w:rsidR="0037759A" w:rsidRDefault="0037759A" w:rsidP="0037759A">
            <w:pPr>
              <w:jc w:val="right"/>
            </w:pPr>
            <w:r>
              <w:t>1.4M</w:t>
            </w:r>
          </w:p>
        </w:tc>
      </w:tr>
      <w:tr w:rsidR="0037759A" w14:paraId="610B8C56" w14:textId="77777777" w:rsidTr="0037759A">
        <w:trPr>
          <w:tblCellSpacing w:w="15" w:type="dxa"/>
        </w:trPr>
        <w:tc>
          <w:tcPr>
            <w:tcW w:w="5718" w:type="dxa"/>
            <w:vAlign w:val="center"/>
            <w:hideMark/>
          </w:tcPr>
          <w:p w14:paraId="06012DB1" w14:textId="1B1FD55F" w:rsidR="0037759A" w:rsidRDefault="0037759A" w:rsidP="0037759A">
            <w:hyperlink r:id="rId344" w:history="1">
              <w:r>
                <w:rPr>
                  <w:rStyle w:val="Hyperlink"/>
                </w:rPr>
                <w:t>DCL-014_Biweekly_Report_September_20_1954.pdf</w:t>
              </w:r>
            </w:hyperlink>
          </w:p>
        </w:tc>
        <w:tc>
          <w:tcPr>
            <w:tcW w:w="1860" w:type="dxa"/>
            <w:vAlign w:val="center"/>
            <w:hideMark/>
          </w:tcPr>
          <w:p w14:paraId="76429F10" w14:textId="77777777" w:rsidR="0037759A" w:rsidRDefault="0037759A" w:rsidP="0037759A">
            <w:pPr>
              <w:jc w:val="right"/>
            </w:pPr>
            <w:r>
              <w:t xml:space="preserve">2010-06-27 03:00 </w:t>
            </w:r>
          </w:p>
        </w:tc>
        <w:tc>
          <w:tcPr>
            <w:tcW w:w="650" w:type="dxa"/>
            <w:vAlign w:val="center"/>
            <w:hideMark/>
          </w:tcPr>
          <w:p w14:paraId="74DD18C1" w14:textId="77777777" w:rsidR="0037759A" w:rsidRDefault="0037759A" w:rsidP="0037759A">
            <w:pPr>
              <w:jc w:val="right"/>
            </w:pPr>
            <w:r>
              <w:t>171K</w:t>
            </w:r>
          </w:p>
        </w:tc>
      </w:tr>
      <w:tr w:rsidR="0037759A" w14:paraId="0ED12607" w14:textId="77777777" w:rsidTr="0037759A">
        <w:trPr>
          <w:tblCellSpacing w:w="15" w:type="dxa"/>
        </w:trPr>
        <w:tc>
          <w:tcPr>
            <w:tcW w:w="5718" w:type="dxa"/>
            <w:vAlign w:val="center"/>
            <w:hideMark/>
          </w:tcPr>
          <w:p w14:paraId="5262E4F5" w14:textId="77777777" w:rsidR="0037759A" w:rsidRDefault="0037759A" w:rsidP="0037759A">
            <w:pPr>
              <w:rPr>
                <w:rStyle w:val="Hyperlink"/>
              </w:rPr>
            </w:pPr>
            <w:hyperlink r:id="rId345" w:history="1">
              <w:r>
                <w:rPr>
                  <w:rStyle w:val="Hyperlink"/>
                </w:rPr>
                <w:t>DCL-015-3_List_of_Programs_Mar57.pdf</w:t>
              </w:r>
            </w:hyperlink>
          </w:p>
          <w:p w14:paraId="1313B28F" w14:textId="7F5D56CC" w:rsidR="00EC0419" w:rsidRPr="00EC0419" w:rsidRDefault="00EC0419" w:rsidP="0037759A">
            <w:r w:rsidRPr="00EC0419">
              <w:rPr>
                <w:rStyle w:val="Hyperlink"/>
                <w:color w:val="984806" w:themeColor="accent6" w:themeShade="80"/>
                <w:u w:val="none"/>
              </w:rPr>
              <w:t>This document lists Project Numbers (part of the tape numbering scheme) for a long list of DCL project</w:t>
            </w:r>
            <w:r>
              <w:rPr>
                <w:rStyle w:val="Hyperlink"/>
                <w:color w:val="984806" w:themeColor="accent6" w:themeShade="80"/>
                <w:u w:val="none"/>
              </w:rPr>
              <w:t>.  The CNC machine project is listed towards the end.</w:t>
            </w:r>
          </w:p>
        </w:tc>
        <w:tc>
          <w:tcPr>
            <w:tcW w:w="1860" w:type="dxa"/>
            <w:vAlign w:val="center"/>
            <w:hideMark/>
          </w:tcPr>
          <w:p w14:paraId="75B5E054" w14:textId="77777777" w:rsidR="0037759A" w:rsidRDefault="0037759A" w:rsidP="0037759A">
            <w:pPr>
              <w:jc w:val="right"/>
            </w:pPr>
            <w:r>
              <w:t xml:space="preserve">2010-06-27 03:00 </w:t>
            </w:r>
          </w:p>
        </w:tc>
        <w:tc>
          <w:tcPr>
            <w:tcW w:w="650" w:type="dxa"/>
            <w:vAlign w:val="center"/>
            <w:hideMark/>
          </w:tcPr>
          <w:p w14:paraId="5D6BE230" w14:textId="77777777" w:rsidR="0037759A" w:rsidRDefault="0037759A" w:rsidP="0037759A">
            <w:pPr>
              <w:jc w:val="right"/>
            </w:pPr>
            <w:r>
              <w:t>1.7M</w:t>
            </w:r>
          </w:p>
        </w:tc>
      </w:tr>
      <w:tr w:rsidR="0037759A" w14:paraId="15BBB85B" w14:textId="77777777" w:rsidTr="0037759A">
        <w:trPr>
          <w:tblCellSpacing w:w="15" w:type="dxa"/>
        </w:trPr>
        <w:tc>
          <w:tcPr>
            <w:tcW w:w="5718" w:type="dxa"/>
            <w:vAlign w:val="center"/>
            <w:hideMark/>
          </w:tcPr>
          <w:p w14:paraId="1A2FAC42" w14:textId="77777777" w:rsidR="0037759A" w:rsidRDefault="0037759A" w:rsidP="0037759A">
            <w:pPr>
              <w:rPr>
                <w:rStyle w:val="Hyperlink"/>
              </w:rPr>
            </w:pPr>
            <w:hyperlink r:id="rId346" w:history="1">
              <w:r>
                <w:rPr>
                  <w:rStyle w:val="Hyperlink"/>
                </w:rPr>
                <w:t>DCL-017_A_Program_for_Checking_the_Contents_of_Test_Storage_Oct54.pdf</w:t>
              </w:r>
            </w:hyperlink>
          </w:p>
          <w:p w14:paraId="4FEEBE2F" w14:textId="77777777" w:rsidR="005E75D9" w:rsidRPr="005E75D9" w:rsidRDefault="005E75D9" w:rsidP="0037759A">
            <w:pPr>
              <w:rPr>
                <w:rStyle w:val="Hyperlink"/>
                <w:color w:val="984806" w:themeColor="accent6" w:themeShade="80"/>
                <w:u w:val="none"/>
              </w:rPr>
            </w:pPr>
            <w:r w:rsidRPr="005E75D9">
              <w:rPr>
                <w:rStyle w:val="Hyperlink"/>
                <w:color w:val="984806" w:themeColor="accent6" w:themeShade="80"/>
                <w:u w:val="none"/>
              </w:rPr>
              <w:t>This two-page doc gives procedures for a program that checks that Toggle Switch Storage (aka Test Storage) is set correctly for running Comprehensive System.</w:t>
            </w:r>
          </w:p>
          <w:p w14:paraId="144685C8" w14:textId="5BE769F6" w:rsidR="005E75D9" w:rsidRPr="005E75D9" w:rsidRDefault="005E75D9" w:rsidP="0037759A">
            <w:pPr>
              <w:rPr>
                <w:rStyle w:val="Hyperlink"/>
                <w:color w:val="984806" w:themeColor="accent6" w:themeShade="80"/>
                <w:u w:val="none"/>
              </w:rPr>
            </w:pPr>
            <w:r w:rsidRPr="005E75D9">
              <w:rPr>
                <w:rStyle w:val="Hyperlink"/>
                <w:color w:val="984806" w:themeColor="accent6" w:themeShade="80"/>
                <w:u w:val="none"/>
              </w:rPr>
              <w:t>The doc names the tape – 100-6-1234 – which we seem to have</w:t>
            </w:r>
            <w:r w:rsidR="00D91A84">
              <w:rPr>
                <w:rStyle w:val="Hyperlink"/>
                <w:color w:val="984806" w:themeColor="accent6" w:themeShade="80"/>
                <w:u w:val="none"/>
              </w:rPr>
              <w:t xml:space="preserve"> on mag-tape (see mag-tape 68)</w:t>
            </w:r>
            <w:r w:rsidRPr="005E75D9">
              <w:rPr>
                <w:rStyle w:val="Hyperlink"/>
                <w:color w:val="984806" w:themeColor="accent6" w:themeShade="80"/>
                <w:u w:val="none"/>
              </w:rPr>
              <w:t xml:space="preserve">, and also says, “set the </w:t>
            </w:r>
            <w:r w:rsidRPr="005E75D9">
              <w:rPr>
                <w:rStyle w:val="Hyperlink"/>
                <w:color w:val="984806" w:themeColor="accent6" w:themeShade="80"/>
                <w:u w:val="none"/>
              </w:rPr>
              <w:lastRenderedPageBreak/>
              <w:t xml:space="preserve">switches according to M-3069” (which we also don’t seem to have) </w:t>
            </w:r>
            <w:r w:rsidRPr="005E75D9">
              <w:rPr>
                <w:rStyle w:val="Hyperlink"/>
                <mc:AlternateContent>
                  <mc:Choice Requires="w16se"/>
                  <mc:Fallback>
                    <w:rFonts w:ascii="Segoe UI Emoji" w:eastAsia="Segoe UI Emoji" w:hAnsi="Segoe UI Emoji" w:cs="Segoe UI Emoji"/>
                  </mc:Fallback>
                </mc:AlternateContent>
                <w:color w:val="984806" w:themeColor="accent6" w:themeShade="80"/>
                <w:u w:val="none"/>
              </w:rPr>
              <mc:AlternateContent>
                <mc:Choice Requires="w16se">
                  <w16se:symEx w16se:font="Segoe UI Emoji" w16se:char="2639"/>
                </mc:Choice>
                <mc:Fallback>
                  <w:t>☹</w:t>
                </mc:Fallback>
              </mc:AlternateContent>
            </w:r>
          </w:p>
          <w:p w14:paraId="08ACA52D" w14:textId="41A21FF8" w:rsidR="005E75D9" w:rsidRDefault="005E75D9" w:rsidP="0037759A">
            <w:r w:rsidRPr="005E75D9">
              <w:rPr>
                <w:rStyle w:val="Hyperlink"/>
                <w:color w:val="984806" w:themeColor="accent6" w:themeShade="80"/>
                <w:u w:val="none"/>
              </w:rPr>
              <w:t>DCL-017 got a mention in the Calendar Q4 1954 Quarterly Report</w:t>
            </w:r>
          </w:p>
        </w:tc>
        <w:tc>
          <w:tcPr>
            <w:tcW w:w="1860" w:type="dxa"/>
            <w:vAlign w:val="center"/>
            <w:hideMark/>
          </w:tcPr>
          <w:p w14:paraId="62495F86" w14:textId="77777777" w:rsidR="0037759A" w:rsidRDefault="0037759A" w:rsidP="0037759A">
            <w:pPr>
              <w:jc w:val="right"/>
            </w:pPr>
            <w:r>
              <w:lastRenderedPageBreak/>
              <w:t xml:space="preserve">2010-06-27 03:00 </w:t>
            </w:r>
          </w:p>
        </w:tc>
        <w:tc>
          <w:tcPr>
            <w:tcW w:w="650" w:type="dxa"/>
            <w:vAlign w:val="center"/>
            <w:hideMark/>
          </w:tcPr>
          <w:p w14:paraId="33E29004" w14:textId="77777777" w:rsidR="0037759A" w:rsidRDefault="0037759A" w:rsidP="0037759A">
            <w:pPr>
              <w:jc w:val="right"/>
            </w:pPr>
            <w:r>
              <w:t>77K</w:t>
            </w:r>
          </w:p>
        </w:tc>
      </w:tr>
      <w:tr w:rsidR="0037759A" w14:paraId="3957180E" w14:textId="77777777" w:rsidTr="0037759A">
        <w:trPr>
          <w:tblCellSpacing w:w="15" w:type="dxa"/>
        </w:trPr>
        <w:tc>
          <w:tcPr>
            <w:tcW w:w="5718" w:type="dxa"/>
            <w:vAlign w:val="center"/>
            <w:hideMark/>
          </w:tcPr>
          <w:p w14:paraId="5D9C38CC" w14:textId="7AE5D2EC" w:rsidR="0037759A" w:rsidRDefault="0037759A" w:rsidP="0037759A">
            <w:hyperlink r:id="rId347" w:history="1">
              <w:r>
                <w:rPr>
                  <w:rStyle w:val="Hyperlink"/>
                </w:rPr>
                <w:t>DCL-018_Progress_Report_September_6_Through_October_3_1954.pdf</w:t>
              </w:r>
            </w:hyperlink>
          </w:p>
        </w:tc>
        <w:tc>
          <w:tcPr>
            <w:tcW w:w="1860" w:type="dxa"/>
            <w:vAlign w:val="center"/>
            <w:hideMark/>
          </w:tcPr>
          <w:p w14:paraId="4D3BDDB9" w14:textId="77777777" w:rsidR="0037759A" w:rsidRDefault="0037759A" w:rsidP="0037759A">
            <w:pPr>
              <w:jc w:val="right"/>
            </w:pPr>
            <w:r>
              <w:t xml:space="preserve">2010-06-27 03:00 </w:t>
            </w:r>
          </w:p>
        </w:tc>
        <w:tc>
          <w:tcPr>
            <w:tcW w:w="650" w:type="dxa"/>
            <w:vAlign w:val="center"/>
            <w:hideMark/>
          </w:tcPr>
          <w:p w14:paraId="0CB5E677" w14:textId="77777777" w:rsidR="0037759A" w:rsidRDefault="0037759A" w:rsidP="0037759A">
            <w:pPr>
              <w:jc w:val="right"/>
            </w:pPr>
            <w:r>
              <w:t>939K</w:t>
            </w:r>
          </w:p>
        </w:tc>
      </w:tr>
      <w:tr w:rsidR="0037759A" w14:paraId="1AFFD01D" w14:textId="77777777" w:rsidTr="0037759A">
        <w:trPr>
          <w:tblCellSpacing w:w="15" w:type="dxa"/>
        </w:trPr>
        <w:tc>
          <w:tcPr>
            <w:tcW w:w="5718" w:type="dxa"/>
            <w:vAlign w:val="center"/>
            <w:hideMark/>
          </w:tcPr>
          <w:p w14:paraId="5D42AD19" w14:textId="5DD99414" w:rsidR="0037759A" w:rsidRDefault="0037759A" w:rsidP="0037759A">
            <w:hyperlink r:id="rId348" w:history="1">
              <w:r>
                <w:rPr>
                  <w:rStyle w:val="Hyperlink"/>
                </w:rPr>
                <w:t>DCL-019_Biweekly_Report_October_18_1954.pdf</w:t>
              </w:r>
            </w:hyperlink>
          </w:p>
        </w:tc>
        <w:tc>
          <w:tcPr>
            <w:tcW w:w="1860" w:type="dxa"/>
            <w:vAlign w:val="center"/>
            <w:hideMark/>
          </w:tcPr>
          <w:p w14:paraId="61F77404" w14:textId="77777777" w:rsidR="0037759A" w:rsidRDefault="0037759A" w:rsidP="0037759A">
            <w:pPr>
              <w:jc w:val="right"/>
            </w:pPr>
            <w:r>
              <w:t xml:space="preserve">2010-06-27 03:00 </w:t>
            </w:r>
          </w:p>
        </w:tc>
        <w:tc>
          <w:tcPr>
            <w:tcW w:w="650" w:type="dxa"/>
            <w:vAlign w:val="center"/>
            <w:hideMark/>
          </w:tcPr>
          <w:p w14:paraId="6D2AB8C8" w14:textId="77777777" w:rsidR="0037759A" w:rsidRDefault="0037759A" w:rsidP="0037759A">
            <w:pPr>
              <w:jc w:val="right"/>
            </w:pPr>
            <w:r>
              <w:t>189K</w:t>
            </w:r>
          </w:p>
        </w:tc>
      </w:tr>
      <w:tr w:rsidR="0037759A" w14:paraId="02BA3CD3" w14:textId="77777777" w:rsidTr="0037759A">
        <w:trPr>
          <w:tblCellSpacing w:w="15" w:type="dxa"/>
        </w:trPr>
        <w:tc>
          <w:tcPr>
            <w:tcW w:w="5718" w:type="dxa"/>
            <w:vAlign w:val="center"/>
            <w:hideMark/>
          </w:tcPr>
          <w:p w14:paraId="62DF9AF6" w14:textId="7F12B647" w:rsidR="0037759A" w:rsidRDefault="0037759A" w:rsidP="0037759A">
            <w:hyperlink r:id="rId349" w:history="1">
              <w:r>
                <w:rPr>
                  <w:rStyle w:val="Hyperlink"/>
                </w:rPr>
                <w:t>DCL-020_Whirlwind_Rate_Structure_Oct54.pdf</w:t>
              </w:r>
            </w:hyperlink>
          </w:p>
        </w:tc>
        <w:tc>
          <w:tcPr>
            <w:tcW w:w="1860" w:type="dxa"/>
            <w:vAlign w:val="center"/>
            <w:hideMark/>
          </w:tcPr>
          <w:p w14:paraId="3748B293" w14:textId="77777777" w:rsidR="0037759A" w:rsidRDefault="0037759A" w:rsidP="0037759A">
            <w:pPr>
              <w:jc w:val="right"/>
            </w:pPr>
            <w:r>
              <w:t xml:space="preserve">2010-06-27 03:00 </w:t>
            </w:r>
          </w:p>
        </w:tc>
        <w:tc>
          <w:tcPr>
            <w:tcW w:w="650" w:type="dxa"/>
            <w:vAlign w:val="center"/>
            <w:hideMark/>
          </w:tcPr>
          <w:p w14:paraId="7AF777C2" w14:textId="77777777" w:rsidR="0037759A" w:rsidRDefault="0037759A" w:rsidP="0037759A">
            <w:pPr>
              <w:jc w:val="right"/>
            </w:pPr>
            <w:r>
              <w:t>132K</w:t>
            </w:r>
          </w:p>
        </w:tc>
      </w:tr>
      <w:tr w:rsidR="0037759A" w14:paraId="631C8A6E" w14:textId="77777777" w:rsidTr="0037759A">
        <w:trPr>
          <w:tblCellSpacing w:w="15" w:type="dxa"/>
        </w:trPr>
        <w:tc>
          <w:tcPr>
            <w:tcW w:w="5718" w:type="dxa"/>
            <w:vAlign w:val="center"/>
            <w:hideMark/>
          </w:tcPr>
          <w:p w14:paraId="09C6861C" w14:textId="77777777" w:rsidR="0037759A" w:rsidRDefault="0037759A" w:rsidP="0037759A">
            <w:pPr>
              <w:rPr>
                <w:rStyle w:val="Hyperlink"/>
              </w:rPr>
            </w:pPr>
            <w:hyperlink r:id="rId350" w:history="1">
              <w:r>
                <w:rPr>
                  <w:rStyle w:val="Hyperlink"/>
                </w:rPr>
                <w:t>DCL-021_Whirlwind_I_Computer.pdf</w:t>
              </w:r>
            </w:hyperlink>
          </w:p>
          <w:p w14:paraId="3DBC1B22" w14:textId="2F4A903A" w:rsidR="00B41F29" w:rsidRPr="00B41F29" w:rsidRDefault="00B41F29" w:rsidP="0037759A">
            <w:r w:rsidRPr="00B41F29">
              <w:rPr>
                <w:rStyle w:val="Hyperlink"/>
                <w:color w:val="984806" w:themeColor="accent6" w:themeShade="80"/>
                <w:u w:val="none"/>
              </w:rPr>
              <w:t>This looks like a unique introduction to the ideas used in programming Whirlwind.  This would be good to read, but the scan quality is unreadable in about half the doc.</w:t>
            </w:r>
          </w:p>
        </w:tc>
        <w:tc>
          <w:tcPr>
            <w:tcW w:w="1860" w:type="dxa"/>
            <w:vAlign w:val="center"/>
            <w:hideMark/>
          </w:tcPr>
          <w:p w14:paraId="7469AED5" w14:textId="77777777" w:rsidR="0037759A" w:rsidRDefault="0037759A" w:rsidP="0037759A">
            <w:pPr>
              <w:jc w:val="right"/>
            </w:pPr>
            <w:r>
              <w:t xml:space="preserve">2010-06-27 03:00 </w:t>
            </w:r>
          </w:p>
        </w:tc>
        <w:tc>
          <w:tcPr>
            <w:tcW w:w="650" w:type="dxa"/>
            <w:vAlign w:val="center"/>
            <w:hideMark/>
          </w:tcPr>
          <w:p w14:paraId="15651D2A" w14:textId="77777777" w:rsidR="0037759A" w:rsidRDefault="0037759A" w:rsidP="0037759A">
            <w:pPr>
              <w:jc w:val="right"/>
            </w:pPr>
            <w:r>
              <w:t>1.5M</w:t>
            </w:r>
          </w:p>
        </w:tc>
      </w:tr>
      <w:tr w:rsidR="0037759A" w14:paraId="695A0C77" w14:textId="77777777" w:rsidTr="0037759A">
        <w:trPr>
          <w:tblCellSpacing w:w="15" w:type="dxa"/>
        </w:trPr>
        <w:tc>
          <w:tcPr>
            <w:tcW w:w="5718" w:type="dxa"/>
            <w:vAlign w:val="center"/>
            <w:hideMark/>
          </w:tcPr>
          <w:p w14:paraId="58F78450" w14:textId="53FED17C" w:rsidR="0037759A" w:rsidRDefault="0037759A" w:rsidP="0037759A">
            <w:hyperlink r:id="rId351" w:history="1">
              <w:r>
                <w:rPr>
                  <w:rStyle w:val="Hyperlink"/>
                </w:rPr>
                <w:t>DCL-022-1_Modifications_to_the_Utility_Control_Program_Jul55.pdf</w:t>
              </w:r>
            </w:hyperlink>
          </w:p>
        </w:tc>
        <w:tc>
          <w:tcPr>
            <w:tcW w:w="1860" w:type="dxa"/>
            <w:vAlign w:val="center"/>
            <w:hideMark/>
          </w:tcPr>
          <w:p w14:paraId="2A9BCF8C" w14:textId="77777777" w:rsidR="0037759A" w:rsidRDefault="0037759A" w:rsidP="0037759A">
            <w:pPr>
              <w:jc w:val="right"/>
            </w:pPr>
            <w:r>
              <w:t xml:space="preserve">2010-06-27 03:00 </w:t>
            </w:r>
          </w:p>
        </w:tc>
        <w:tc>
          <w:tcPr>
            <w:tcW w:w="650" w:type="dxa"/>
            <w:vAlign w:val="center"/>
            <w:hideMark/>
          </w:tcPr>
          <w:p w14:paraId="36760993" w14:textId="77777777" w:rsidR="0037759A" w:rsidRDefault="0037759A" w:rsidP="0037759A">
            <w:pPr>
              <w:jc w:val="right"/>
            </w:pPr>
            <w:r>
              <w:t>500K</w:t>
            </w:r>
          </w:p>
        </w:tc>
      </w:tr>
      <w:tr w:rsidR="0037759A" w14:paraId="36EF1262" w14:textId="77777777" w:rsidTr="0037759A">
        <w:trPr>
          <w:tblCellSpacing w:w="15" w:type="dxa"/>
        </w:trPr>
        <w:tc>
          <w:tcPr>
            <w:tcW w:w="5718" w:type="dxa"/>
            <w:vAlign w:val="center"/>
            <w:hideMark/>
          </w:tcPr>
          <w:p w14:paraId="2AC1B005" w14:textId="77777777" w:rsidR="0037759A" w:rsidRDefault="0037759A" w:rsidP="0037759A">
            <w:pPr>
              <w:rPr>
                <w:rStyle w:val="Hyperlink"/>
              </w:rPr>
            </w:pPr>
            <w:hyperlink r:id="rId352" w:history="1">
              <w:r>
                <w:rPr>
                  <w:rStyle w:val="Hyperlink"/>
                </w:rPr>
                <w:t>DCL-022_Utility_Control_Programs_Nov54.pdf</w:t>
              </w:r>
            </w:hyperlink>
          </w:p>
          <w:p w14:paraId="3E9D16AF" w14:textId="6333A8B3" w:rsidR="00B41F29" w:rsidRPr="00B41F29" w:rsidRDefault="00B41F29" w:rsidP="0037759A">
            <w:r w:rsidRPr="00B41F29">
              <w:rPr>
                <w:rStyle w:val="Hyperlink"/>
                <w:color w:val="984806" w:themeColor="accent6" w:themeShade="80"/>
                <w:u w:val="none"/>
              </w:rPr>
              <w:t>Overview of the Whirlwind monitor / “OS” program.  This doc seems to contain a detailed definition of the tape loader format(!)</w:t>
            </w:r>
          </w:p>
        </w:tc>
        <w:tc>
          <w:tcPr>
            <w:tcW w:w="1860" w:type="dxa"/>
            <w:vAlign w:val="center"/>
            <w:hideMark/>
          </w:tcPr>
          <w:p w14:paraId="2B7C0F2B" w14:textId="77777777" w:rsidR="0037759A" w:rsidRDefault="0037759A" w:rsidP="0037759A">
            <w:pPr>
              <w:jc w:val="right"/>
            </w:pPr>
            <w:r>
              <w:t xml:space="preserve">2010-06-27 03:00 </w:t>
            </w:r>
          </w:p>
        </w:tc>
        <w:tc>
          <w:tcPr>
            <w:tcW w:w="650" w:type="dxa"/>
            <w:vAlign w:val="center"/>
            <w:hideMark/>
          </w:tcPr>
          <w:p w14:paraId="515EA50F" w14:textId="77777777" w:rsidR="0037759A" w:rsidRDefault="0037759A" w:rsidP="0037759A">
            <w:pPr>
              <w:jc w:val="right"/>
            </w:pPr>
            <w:r>
              <w:t>2.0M</w:t>
            </w:r>
          </w:p>
        </w:tc>
      </w:tr>
      <w:tr w:rsidR="0037759A" w14:paraId="50BA56F6" w14:textId="77777777" w:rsidTr="0037759A">
        <w:trPr>
          <w:tblCellSpacing w:w="15" w:type="dxa"/>
        </w:trPr>
        <w:tc>
          <w:tcPr>
            <w:tcW w:w="5718" w:type="dxa"/>
            <w:vAlign w:val="center"/>
            <w:hideMark/>
          </w:tcPr>
          <w:p w14:paraId="0CA0FC97" w14:textId="2443EE82" w:rsidR="0037759A" w:rsidRDefault="0037759A" w:rsidP="0037759A">
            <w:hyperlink r:id="rId353" w:history="1">
              <w:r>
                <w:rPr>
                  <w:rStyle w:val="Hyperlink"/>
                </w:rPr>
                <w:t>DCL-023_S_and_EC_Performance_Requests_Nov54.pdf</w:t>
              </w:r>
            </w:hyperlink>
          </w:p>
        </w:tc>
        <w:tc>
          <w:tcPr>
            <w:tcW w:w="1860" w:type="dxa"/>
            <w:vAlign w:val="center"/>
            <w:hideMark/>
          </w:tcPr>
          <w:p w14:paraId="1706EF2B" w14:textId="77777777" w:rsidR="0037759A" w:rsidRDefault="0037759A" w:rsidP="0037759A">
            <w:pPr>
              <w:jc w:val="right"/>
            </w:pPr>
            <w:r>
              <w:t xml:space="preserve">2010-06-27 03:00 </w:t>
            </w:r>
          </w:p>
        </w:tc>
        <w:tc>
          <w:tcPr>
            <w:tcW w:w="650" w:type="dxa"/>
            <w:vAlign w:val="center"/>
            <w:hideMark/>
          </w:tcPr>
          <w:p w14:paraId="001214F3" w14:textId="77777777" w:rsidR="0037759A" w:rsidRDefault="0037759A" w:rsidP="0037759A">
            <w:pPr>
              <w:jc w:val="right"/>
            </w:pPr>
            <w:r>
              <w:t>430K</w:t>
            </w:r>
          </w:p>
        </w:tc>
      </w:tr>
      <w:tr w:rsidR="0037759A" w14:paraId="6208E761" w14:textId="77777777" w:rsidTr="0037759A">
        <w:trPr>
          <w:tblCellSpacing w:w="15" w:type="dxa"/>
        </w:trPr>
        <w:tc>
          <w:tcPr>
            <w:tcW w:w="5718" w:type="dxa"/>
            <w:vAlign w:val="center"/>
            <w:hideMark/>
          </w:tcPr>
          <w:p w14:paraId="17A70D6A" w14:textId="5D21AC0B" w:rsidR="0037759A" w:rsidRDefault="0037759A" w:rsidP="0037759A">
            <w:hyperlink r:id="rId354" w:history="1">
              <w:r>
                <w:rPr>
                  <w:rStyle w:val="Hyperlink"/>
                </w:rPr>
                <w:t>DCL-024_Director_Tapes_Nov54.pdf</w:t>
              </w:r>
            </w:hyperlink>
          </w:p>
        </w:tc>
        <w:tc>
          <w:tcPr>
            <w:tcW w:w="1860" w:type="dxa"/>
            <w:vAlign w:val="center"/>
            <w:hideMark/>
          </w:tcPr>
          <w:p w14:paraId="7EBA47C9" w14:textId="77777777" w:rsidR="0037759A" w:rsidRDefault="0037759A" w:rsidP="0037759A">
            <w:pPr>
              <w:jc w:val="right"/>
            </w:pPr>
            <w:r>
              <w:t xml:space="preserve">2010-06-27 03:00 </w:t>
            </w:r>
          </w:p>
        </w:tc>
        <w:tc>
          <w:tcPr>
            <w:tcW w:w="650" w:type="dxa"/>
            <w:vAlign w:val="center"/>
            <w:hideMark/>
          </w:tcPr>
          <w:p w14:paraId="4B60F7A2" w14:textId="77777777" w:rsidR="0037759A" w:rsidRDefault="0037759A" w:rsidP="0037759A">
            <w:pPr>
              <w:jc w:val="right"/>
            </w:pPr>
            <w:r>
              <w:t>328K</w:t>
            </w:r>
          </w:p>
        </w:tc>
      </w:tr>
      <w:tr w:rsidR="0037759A" w14:paraId="2A971EC4" w14:textId="77777777" w:rsidTr="0037759A">
        <w:trPr>
          <w:tblCellSpacing w:w="15" w:type="dxa"/>
        </w:trPr>
        <w:tc>
          <w:tcPr>
            <w:tcW w:w="5718" w:type="dxa"/>
            <w:vAlign w:val="center"/>
            <w:hideMark/>
          </w:tcPr>
          <w:p w14:paraId="0AA152CD" w14:textId="6FD21263" w:rsidR="0037759A" w:rsidRDefault="0037759A" w:rsidP="0037759A">
            <w:hyperlink r:id="rId355" w:history="1">
              <w:r>
                <w:rPr>
                  <w:rStyle w:val="Hyperlink"/>
                </w:rPr>
                <w:t>DCL-025_The_CS2_Instruction_STOP_Nov54.pdf</w:t>
              </w:r>
            </w:hyperlink>
          </w:p>
        </w:tc>
        <w:tc>
          <w:tcPr>
            <w:tcW w:w="1860" w:type="dxa"/>
            <w:vAlign w:val="center"/>
            <w:hideMark/>
          </w:tcPr>
          <w:p w14:paraId="69F23ECA" w14:textId="77777777" w:rsidR="0037759A" w:rsidRDefault="0037759A" w:rsidP="0037759A">
            <w:pPr>
              <w:jc w:val="right"/>
            </w:pPr>
            <w:r>
              <w:t xml:space="preserve">2010-06-27 03:00 </w:t>
            </w:r>
          </w:p>
        </w:tc>
        <w:tc>
          <w:tcPr>
            <w:tcW w:w="650" w:type="dxa"/>
            <w:vAlign w:val="center"/>
            <w:hideMark/>
          </w:tcPr>
          <w:p w14:paraId="0D5FADB1" w14:textId="77777777" w:rsidR="0037759A" w:rsidRDefault="0037759A" w:rsidP="0037759A">
            <w:pPr>
              <w:jc w:val="right"/>
            </w:pPr>
            <w:r>
              <w:t>122K</w:t>
            </w:r>
          </w:p>
        </w:tc>
      </w:tr>
      <w:tr w:rsidR="0037759A" w14:paraId="371F6635" w14:textId="77777777" w:rsidTr="0037759A">
        <w:trPr>
          <w:tblCellSpacing w:w="15" w:type="dxa"/>
        </w:trPr>
        <w:tc>
          <w:tcPr>
            <w:tcW w:w="5718" w:type="dxa"/>
            <w:vAlign w:val="center"/>
            <w:hideMark/>
          </w:tcPr>
          <w:p w14:paraId="02841947" w14:textId="69184B7C" w:rsidR="0037759A" w:rsidRDefault="0037759A" w:rsidP="0037759A">
            <w:hyperlink r:id="rId356" w:history="1">
              <w:r>
                <w:rPr>
                  <w:rStyle w:val="Hyperlink"/>
                </w:rPr>
                <w:t>DCL-027_Biweekly_Report_November_1_1954.pdf</w:t>
              </w:r>
            </w:hyperlink>
          </w:p>
        </w:tc>
        <w:tc>
          <w:tcPr>
            <w:tcW w:w="1860" w:type="dxa"/>
            <w:vAlign w:val="center"/>
            <w:hideMark/>
          </w:tcPr>
          <w:p w14:paraId="20CA64A1" w14:textId="77777777" w:rsidR="0037759A" w:rsidRDefault="0037759A" w:rsidP="0037759A">
            <w:pPr>
              <w:jc w:val="right"/>
            </w:pPr>
            <w:r>
              <w:t xml:space="preserve">2010-06-27 03:00 </w:t>
            </w:r>
          </w:p>
        </w:tc>
        <w:tc>
          <w:tcPr>
            <w:tcW w:w="650" w:type="dxa"/>
            <w:vAlign w:val="center"/>
            <w:hideMark/>
          </w:tcPr>
          <w:p w14:paraId="0F8331EF" w14:textId="77777777" w:rsidR="0037759A" w:rsidRDefault="0037759A" w:rsidP="0037759A">
            <w:pPr>
              <w:jc w:val="right"/>
            </w:pPr>
            <w:r>
              <w:t>253K</w:t>
            </w:r>
          </w:p>
        </w:tc>
      </w:tr>
      <w:tr w:rsidR="0037759A" w14:paraId="7C066182" w14:textId="77777777" w:rsidTr="0037759A">
        <w:trPr>
          <w:tblCellSpacing w:w="15" w:type="dxa"/>
        </w:trPr>
        <w:tc>
          <w:tcPr>
            <w:tcW w:w="5718" w:type="dxa"/>
            <w:vAlign w:val="center"/>
            <w:hideMark/>
          </w:tcPr>
          <w:p w14:paraId="47C55B7D" w14:textId="77777777" w:rsidR="0037759A" w:rsidRDefault="0037759A" w:rsidP="0037759A">
            <w:pPr>
              <w:rPr>
                <w:rStyle w:val="Hyperlink"/>
              </w:rPr>
            </w:pPr>
            <w:hyperlink r:id="rId357" w:history="1">
              <w:r>
                <w:rPr>
                  <w:rStyle w:val="Hyperlink"/>
                </w:rPr>
                <w:t>DCL-028_Electronic_Computers_for_Business_Nov54.pdf</w:t>
              </w:r>
            </w:hyperlink>
          </w:p>
          <w:p w14:paraId="10465420" w14:textId="77777777" w:rsidR="00765426" w:rsidRDefault="00765426" w:rsidP="0037759A">
            <w:pPr>
              <w:rPr>
                <w:rStyle w:val="Hyperlink"/>
                <w:color w:val="984806" w:themeColor="accent6" w:themeShade="80"/>
                <w:u w:val="none"/>
              </w:rPr>
            </w:pPr>
            <w:r w:rsidRPr="00765426">
              <w:rPr>
                <w:rStyle w:val="Hyperlink"/>
                <w:color w:val="984806" w:themeColor="accent6" w:themeShade="80"/>
                <w:u w:val="none"/>
              </w:rPr>
              <w:t xml:space="preserve">Four-page book proposal -- table of contents and preface -- by Charles Adams and Stanley Gill outlining problems in using computers in business applications.  Dated Nov 16, 1954.  </w:t>
            </w:r>
            <w:r>
              <w:rPr>
                <w:rStyle w:val="Hyperlink"/>
                <w:color w:val="984806" w:themeColor="accent6" w:themeShade="80"/>
                <w:u w:val="none"/>
              </w:rPr>
              <w:t>Apparently, Univac had electronic machines in production by 1953, and IBM introduced the 701 in late 1953</w:t>
            </w:r>
          </w:p>
          <w:p w14:paraId="4AA0C490" w14:textId="23AF3528" w:rsidR="00765426" w:rsidRPr="00765426" w:rsidRDefault="00765426" w:rsidP="0037759A">
            <w:r>
              <w:rPr>
                <w:rStyle w:val="Hyperlink"/>
                <w:color w:val="984806" w:themeColor="accent6" w:themeShade="80"/>
              </w:rPr>
              <w:t>No sign of whether the book went anywhere.</w:t>
            </w:r>
          </w:p>
        </w:tc>
        <w:tc>
          <w:tcPr>
            <w:tcW w:w="1860" w:type="dxa"/>
            <w:vAlign w:val="center"/>
            <w:hideMark/>
          </w:tcPr>
          <w:p w14:paraId="14A1A2D4" w14:textId="77777777" w:rsidR="0037759A" w:rsidRDefault="0037759A" w:rsidP="0037759A">
            <w:pPr>
              <w:jc w:val="right"/>
            </w:pPr>
            <w:r>
              <w:t xml:space="preserve">2010-06-27 03:00 </w:t>
            </w:r>
          </w:p>
        </w:tc>
        <w:tc>
          <w:tcPr>
            <w:tcW w:w="650" w:type="dxa"/>
            <w:vAlign w:val="center"/>
            <w:hideMark/>
          </w:tcPr>
          <w:p w14:paraId="17F062AE" w14:textId="77777777" w:rsidR="0037759A" w:rsidRDefault="0037759A" w:rsidP="0037759A">
            <w:pPr>
              <w:jc w:val="right"/>
            </w:pPr>
            <w:r>
              <w:t>339K</w:t>
            </w:r>
          </w:p>
        </w:tc>
      </w:tr>
      <w:tr w:rsidR="0037759A" w14:paraId="179FB956" w14:textId="77777777" w:rsidTr="0037759A">
        <w:trPr>
          <w:tblCellSpacing w:w="15" w:type="dxa"/>
        </w:trPr>
        <w:tc>
          <w:tcPr>
            <w:tcW w:w="5718" w:type="dxa"/>
            <w:vAlign w:val="center"/>
            <w:hideMark/>
          </w:tcPr>
          <w:p w14:paraId="1BD7B030" w14:textId="0C2583B0" w:rsidR="0037759A" w:rsidRDefault="0037759A" w:rsidP="0037759A">
            <w:hyperlink r:id="rId358" w:history="1">
              <w:r>
                <w:rPr>
                  <w:rStyle w:val="Hyperlink"/>
                </w:rPr>
                <w:t>DCL-029_Biweekly_Report_November_15_1954.pdf</w:t>
              </w:r>
            </w:hyperlink>
          </w:p>
        </w:tc>
        <w:tc>
          <w:tcPr>
            <w:tcW w:w="1860" w:type="dxa"/>
            <w:vAlign w:val="center"/>
            <w:hideMark/>
          </w:tcPr>
          <w:p w14:paraId="3C8EF3EF" w14:textId="77777777" w:rsidR="0037759A" w:rsidRDefault="0037759A" w:rsidP="0037759A">
            <w:pPr>
              <w:jc w:val="right"/>
            </w:pPr>
            <w:r>
              <w:t xml:space="preserve">2010-06-27 03:00 </w:t>
            </w:r>
          </w:p>
        </w:tc>
        <w:tc>
          <w:tcPr>
            <w:tcW w:w="650" w:type="dxa"/>
            <w:vAlign w:val="center"/>
            <w:hideMark/>
          </w:tcPr>
          <w:p w14:paraId="5330F123" w14:textId="77777777" w:rsidR="0037759A" w:rsidRDefault="0037759A" w:rsidP="0037759A">
            <w:pPr>
              <w:jc w:val="right"/>
            </w:pPr>
            <w:r>
              <w:t>199K</w:t>
            </w:r>
          </w:p>
        </w:tc>
      </w:tr>
      <w:tr w:rsidR="0037759A" w14:paraId="43E4B30B" w14:textId="77777777" w:rsidTr="0037759A">
        <w:trPr>
          <w:tblCellSpacing w:w="15" w:type="dxa"/>
        </w:trPr>
        <w:tc>
          <w:tcPr>
            <w:tcW w:w="5718" w:type="dxa"/>
            <w:vAlign w:val="center"/>
            <w:hideMark/>
          </w:tcPr>
          <w:p w14:paraId="6595E81D" w14:textId="1639A65F" w:rsidR="0037759A" w:rsidRDefault="0037759A" w:rsidP="0037759A">
            <w:hyperlink r:id="rId359" w:history="1">
              <w:r>
                <w:rPr>
                  <w:rStyle w:val="Hyperlink"/>
                </w:rPr>
                <w:t>DCL-030_Biweekly_Report_November_29_1954.pdf</w:t>
              </w:r>
            </w:hyperlink>
          </w:p>
        </w:tc>
        <w:tc>
          <w:tcPr>
            <w:tcW w:w="1860" w:type="dxa"/>
            <w:vAlign w:val="center"/>
            <w:hideMark/>
          </w:tcPr>
          <w:p w14:paraId="42F69280" w14:textId="77777777" w:rsidR="0037759A" w:rsidRDefault="0037759A" w:rsidP="0037759A">
            <w:pPr>
              <w:jc w:val="right"/>
            </w:pPr>
            <w:r>
              <w:t xml:space="preserve">2010-06-27 03:00 </w:t>
            </w:r>
          </w:p>
        </w:tc>
        <w:tc>
          <w:tcPr>
            <w:tcW w:w="650" w:type="dxa"/>
            <w:vAlign w:val="center"/>
            <w:hideMark/>
          </w:tcPr>
          <w:p w14:paraId="085F1CE8" w14:textId="77777777" w:rsidR="0037759A" w:rsidRDefault="0037759A" w:rsidP="0037759A">
            <w:pPr>
              <w:jc w:val="right"/>
            </w:pPr>
            <w:r>
              <w:t>92K</w:t>
            </w:r>
          </w:p>
        </w:tc>
      </w:tr>
      <w:tr w:rsidR="0037759A" w14:paraId="5D4CAD5B" w14:textId="77777777" w:rsidTr="0037759A">
        <w:trPr>
          <w:tblCellSpacing w:w="15" w:type="dxa"/>
        </w:trPr>
        <w:tc>
          <w:tcPr>
            <w:tcW w:w="5718" w:type="dxa"/>
            <w:vAlign w:val="center"/>
            <w:hideMark/>
          </w:tcPr>
          <w:p w14:paraId="23B88596" w14:textId="77777777" w:rsidR="0037759A" w:rsidRDefault="0037759A" w:rsidP="0037759A">
            <w:pPr>
              <w:rPr>
                <w:rStyle w:val="Hyperlink"/>
              </w:rPr>
            </w:pPr>
            <w:hyperlink r:id="rId360" w:history="1">
              <w:r>
                <w:rPr>
                  <w:rStyle w:val="Hyperlink"/>
                </w:rPr>
                <w:t>DCL-031_Short_Titles_of_S_EC_Group_Problems.pdf</w:t>
              </w:r>
            </w:hyperlink>
          </w:p>
          <w:p w14:paraId="37B580C4" w14:textId="520D90BF" w:rsidR="00765426" w:rsidRPr="00765426" w:rsidRDefault="00765426" w:rsidP="0037759A">
            <w:r w:rsidRPr="00765426">
              <w:rPr>
                <w:rStyle w:val="Hyperlink"/>
                <w:color w:val="984806" w:themeColor="accent6" w:themeShade="80"/>
                <w:u w:val="none"/>
              </w:rPr>
              <w:t>Three-page listing of S&amp;EC project numbers (I wonder if we could use the chart to annotate tapes for which we have project numbers but no other clues)</w:t>
            </w:r>
          </w:p>
        </w:tc>
        <w:tc>
          <w:tcPr>
            <w:tcW w:w="1860" w:type="dxa"/>
            <w:vAlign w:val="center"/>
            <w:hideMark/>
          </w:tcPr>
          <w:p w14:paraId="4919BBE4" w14:textId="77777777" w:rsidR="0037759A" w:rsidRDefault="0037759A" w:rsidP="0037759A">
            <w:pPr>
              <w:jc w:val="right"/>
            </w:pPr>
            <w:r>
              <w:t xml:space="preserve">2010-06-27 03:00 </w:t>
            </w:r>
          </w:p>
        </w:tc>
        <w:tc>
          <w:tcPr>
            <w:tcW w:w="650" w:type="dxa"/>
            <w:vAlign w:val="center"/>
            <w:hideMark/>
          </w:tcPr>
          <w:p w14:paraId="7B49E7C0" w14:textId="77777777" w:rsidR="0037759A" w:rsidRDefault="0037759A" w:rsidP="0037759A">
            <w:pPr>
              <w:jc w:val="right"/>
            </w:pPr>
            <w:r>
              <w:t>138K</w:t>
            </w:r>
          </w:p>
        </w:tc>
      </w:tr>
      <w:tr w:rsidR="0037759A" w14:paraId="64C6E064" w14:textId="77777777" w:rsidTr="0037759A">
        <w:trPr>
          <w:tblCellSpacing w:w="15" w:type="dxa"/>
        </w:trPr>
        <w:tc>
          <w:tcPr>
            <w:tcW w:w="5718" w:type="dxa"/>
            <w:vAlign w:val="center"/>
            <w:hideMark/>
          </w:tcPr>
          <w:p w14:paraId="7FE3FEF1" w14:textId="77777777" w:rsidR="0037759A" w:rsidRDefault="0037759A" w:rsidP="0037759A">
            <w:pPr>
              <w:rPr>
                <w:rStyle w:val="Hyperlink"/>
              </w:rPr>
            </w:pPr>
            <w:hyperlink r:id="rId361" w:history="1">
              <w:r>
                <w:rPr>
                  <w:rStyle w:val="Hyperlink"/>
                </w:rPr>
                <w:t>DCL-034_Credit_Allowance.pdf</w:t>
              </w:r>
            </w:hyperlink>
          </w:p>
          <w:p w14:paraId="61A35898" w14:textId="70DDE59D" w:rsidR="00BD19A5" w:rsidRPr="001E3C46" w:rsidRDefault="00BD19A5" w:rsidP="0037759A">
            <w:r w:rsidRPr="001E3C46">
              <w:rPr>
                <w:rStyle w:val="Hyperlink"/>
                <w:color w:val="984806" w:themeColor="accent6" w:themeShade="80"/>
                <w:u w:val="none"/>
              </w:rPr>
              <w:lastRenderedPageBreak/>
              <w:t>This two-page administrative doc lists which non-ONR project has been allocated how much time on WW.</w:t>
            </w:r>
            <w:r w:rsidR="001E3C46" w:rsidRPr="001E3C46">
              <w:rPr>
                <w:rStyle w:val="Hyperlink"/>
                <w:color w:val="984806" w:themeColor="accent6" w:themeShade="80"/>
                <w:u w:val="none"/>
              </w:rPr>
              <w:t xml:space="preserve">  Interesting in that it illustrates the scope of research problems being run.</w:t>
            </w:r>
          </w:p>
        </w:tc>
        <w:tc>
          <w:tcPr>
            <w:tcW w:w="1860" w:type="dxa"/>
            <w:vAlign w:val="center"/>
            <w:hideMark/>
          </w:tcPr>
          <w:p w14:paraId="528AA592" w14:textId="77777777" w:rsidR="0037759A" w:rsidRDefault="0037759A" w:rsidP="0037759A">
            <w:pPr>
              <w:jc w:val="right"/>
            </w:pPr>
            <w:r>
              <w:lastRenderedPageBreak/>
              <w:t xml:space="preserve">2010-06-27 03:00 </w:t>
            </w:r>
          </w:p>
        </w:tc>
        <w:tc>
          <w:tcPr>
            <w:tcW w:w="650" w:type="dxa"/>
            <w:vAlign w:val="center"/>
            <w:hideMark/>
          </w:tcPr>
          <w:p w14:paraId="2BFEB086" w14:textId="77777777" w:rsidR="0037759A" w:rsidRDefault="0037759A" w:rsidP="0037759A">
            <w:pPr>
              <w:jc w:val="right"/>
            </w:pPr>
            <w:r>
              <w:t>132K</w:t>
            </w:r>
          </w:p>
        </w:tc>
      </w:tr>
      <w:tr w:rsidR="0037759A" w14:paraId="1B0C8482" w14:textId="77777777" w:rsidTr="0037759A">
        <w:trPr>
          <w:tblCellSpacing w:w="15" w:type="dxa"/>
        </w:trPr>
        <w:tc>
          <w:tcPr>
            <w:tcW w:w="5718" w:type="dxa"/>
            <w:vAlign w:val="center"/>
            <w:hideMark/>
          </w:tcPr>
          <w:p w14:paraId="2DFF75DF" w14:textId="77777777" w:rsidR="0037759A" w:rsidRDefault="0037759A" w:rsidP="0037759A">
            <w:pPr>
              <w:rPr>
                <w:rStyle w:val="Hyperlink"/>
              </w:rPr>
            </w:pPr>
            <w:hyperlink r:id="rId362" w:history="1">
              <w:r>
                <w:rPr>
                  <w:rStyle w:val="Hyperlink"/>
                </w:rPr>
                <w:t>DCL-035_Purchase_Orders.pdf</w:t>
              </w:r>
            </w:hyperlink>
          </w:p>
          <w:p w14:paraId="3C9B42C1" w14:textId="30C27F68" w:rsidR="001E3C46" w:rsidRPr="001E3C46" w:rsidRDefault="001E3C46" w:rsidP="0037759A">
            <w:r w:rsidRPr="001E3C46">
              <w:rPr>
                <w:rStyle w:val="Hyperlink"/>
                <w:color w:val="984806" w:themeColor="accent6" w:themeShade="80"/>
                <w:u w:val="none"/>
              </w:rPr>
              <w:t xml:space="preserve">Similar to DCL-031, </w:t>
            </w:r>
            <w:proofErr w:type="gramStart"/>
            <w:r w:rsidRPr="001E3C46">
              <w:rPr>
                <w:rStyle w:val="Hyperlink"/>
                <w:color w:val="984806" w:themeColor="accent6" w:themeShade="80"/>
                <w:u w:val="none"/>
              </w:rPr>
              <w:t>this one lists</w:t>
            </w:r>
            <w:proofErr w:type="gramEnd"/>
            <w:r w:rsidRPr="001E3C46">
              <w:rPr>
                <w:rStyle w:val="Hyperlink"/>
                <w:color w:val="984806" w:themeColor="accent6" w:themeShade="80"/>
                <w:u w:val="none"/>
              </w:rPr>
              <w:t xml:space="preserve"> billing information for many projects</w:t>
            </w:r>
          </w:p>
        </w:tc>
        <w:tc>
          <w:tcPr>
            <w:tcW w:w="1860" w:type="dxa"/>
            <w:vAlign w:val="center"/>
            <w:hideMark/>
          </w:tcPr>
          <w:p w14:paraId="2B5CCB91" w14:textId="77777777" w:rsidR="0037759A" w:rsidRDefault="0037759A" w:rsidP="0037759A">
            <w:pPr>
              <w:jc w:val="right"/>
            </w:pPr>
            <w:r>
              <w:t xml:space="preserve">2010-06-27 03:00 </w:t>
            </w:r>
          </w:p>
        </w:tc>
        <w:tc>
          <w:tcPr>
            <w:tcW w:w="650" w:type="dxa"/>
            <w:vAlign w:val="center"/>
            <w:hideMark/>
          </w:tcPr>
          <w:p w14:paraId="21FA5145" w14:textId="77777777" w:rsidR="0037759A" w:rsidRDefault="0037759A" w:rsidP="0037759A">
            <w:pPr>
              <w:jc w:val="right"/>
            </w:pPr>
            <w:r>
              <w:t>84K</w:t>
            </w:r>
          </w:p>
        </w:tc>
      </w:tr>
      <w:tr w:rsidR="0037759A" w14:paraId="732C5F03" w14:textId="77777777" w:rsidTr="0037759A">
        <w:trPr>
          <w:tblCellSpacing w:w="15" w:type="dxa"/>
        </w:trPr>
        <w:tc>
          <w:tcPr>
            <w:tcW w:w="5718" w:type="dxa"/>
            <w:vAlign w:val="center"/>
            <w:hideMark/>
          </w:tcPr>
          <w:p w14:paraId="4A442ACB" w14:textId="054BA751" w:rsidR="0037759A" w:rsidRDefault="0037759A" w:rsidP="0037759A">
            <w:hyperlink r:id="rId363" w:history="1">
              <w:r>
                <w:rPr>
                  <w:rStyle w:val="Hyperlink"/>
                </w:rPr>
                <w:t>DCL-036_Biweekly_Report_December_13_1954.pdf</w:t>
              </w:r>
            </w:hyperlink>
          </w:p>
        </w:tc>
        <w:tc>
          <w:tcPr>
            <w:tcW w:w="1860" w:type="dxa"/>
            <w:vAlign w:val="center"/>
            <w:hideMark/>
          </w:tcPr>
          <w:p w14:paraId="342A9719" w14:textId="77777777" w:rsidR="0037759A" w:rsidRDefault="0037759A" w:rsidP="0037759A">
            <w:pPr>
              <w:jc w:val="right"/>
            </w:pPr>
            <w:r>
              <w:t xml:space="preserve">2010-06-27 03:00 </w:t>
            </w:r>
          </w:p>
        </w:tc>
        <w:tc>
          <w:tcPr>
            <w:tcW w:w="650" w:type="dxa"/>
            <w:vAlign w:val="center"/>
            <w:hideMark/>
          </w:tcPr>
          <w:p w14:paraId="60F35C64" w14:textId="77777777" w:rsidR="0037759A" w:rsidRDefault="0037759A" w:rsidP="0037759A">
            <w:pPr>
              <w:jc w:val="right"/>
            </w:pPr>
            <w:r>
              <w:t>202K</w:t>
            </w:r>
          </w:p>
        </w:tc>
      </w:tr>
      <w:tr w:rsidR="0037759A" w14:paraId="3F1FEFE8" w14:textId="77777777" w:rsidTr="0037759A">
        <w:trPr>
          <w:tblCellSpacing w:w="15" w:type="dxa"/>
        </w:trPr>
        <w:tc>
          <w:tcPr>
            <w:tcW w:w="5718" w:type="dxa"/>
            <w:vAlign w:val="center"/>
            <w:hideMark/>
          </w:tcPr>
          <w:p w14:paraId="4BBF8E36" w14:textId="77777777" w:rsidR="0037759A" w:rsidRDefault="0037759A" w:rsidP="0037759A">
            <w:pPr>
              <w:rPr>
                <w:rStyle w:val="Hyperlink"/>
              </w:rPr>
            </w:pPr>
            <w:hyperlink r:id="rId364" w:history="1">
              <w:r>
                <w:rPr>
                  <w:rStyle w:val="Hyperlink"/>
                </w:rPr>
                <w:t>DCL-037_WWI_Computer_Schedule_for_Group_6345_Dec54.pdf</w:t>
              </w:r>
            </w:hyperlink>
          </w:p>
          <w:p w14:paraId="0845EB82" w14:textId="0FA3B2EE" w:rsidR="001E3C46" w:rsidRPr="00AD131B" w:rsidRDefault="001E3C46" w:rsidP="0037759A">
            <w:r w:rsidRPr="00AD131B">
              <w:rPr>
                <w:rStyle w:val="Hyperlink"/>
                <w:color w:val="984806" w:themeColor="accent6" w:themeShade="80"/>
                <w:u w:val="none"/>
              </w:rPr>
              <w:t xml:space="preserve">Announcing a one-week shutdown </w:t>
            </w:r>
            <w:r w:rsidR="00AD131B" w:rsidRPr="00AD131B">
              <w:rPr>
                <w:rStyle w:val="Hyperlink"/>
                <w:color w:val="984806" w:themeColor="accent6" w:themeShade="80"/>
                <w:u w:val="none"/>
              </w:rPr>
              <w:t>Dec 23-27, 1954.  (Maybe it’s Christmas, maybe it’s maintenance, doesn’t say)</w:t>
            </w:r>
          </w:p>
        </w:tc>
        <w:tc>
          <w:tcPr>
            <w:tcW w:w="1860" w:type="dxa"/>
            <w:vAlign w:val="center"/>
            <w:hideMark/>
          </w:tcPr>
          <w:p w14:paraId="7D687F9D" w14:textId="77777777" w:rsidR="0037759A" w:rsidRDefault="0037759A" w:rsidP="0037759A">
            <w:pPr>
              <w:jc w:val="right"/>
            </w:pPr>
            <w:r>
              <w:t xml:space="preserve">2010-06-27 03:00 </w:t>
            </w:r>
          </w:p>
        </w:tc>
        <w:tc>
          <w:tcPr>
            <w:tcW w:w="650" w:type="dxa"/>
            <w:vAlign w:val="center"/>
            <w:hideMark/>
          </w:tcPr>
          <w:p w14:paraId="2CF49C61" w14:textId="77777777" w:rsidR="0037759A" w:rsidRDefault="0037759A" w:rsidP="0037759A">
            <w:pPr>
              <w:jc w:val="right"/>
            </w:pPr>
            <w:r>
              <w:t>64K</w:t>
            </w:r>
          </w:p>
        </w:tc>
      </w:tr>
      <w:tr w:rsidR="0037759A" w14:paraId="16B3B087" w14:textId="77777777" w:rsidTr="0037759A">
        <w:trPr>
          <w:tblCellSpacing w:w="15" w:type="dxa"/>
        </w:trPr>
        <w:tc>
          <w:tcPr>
            <w:tcW w:w="5718" w:type="dxa"/>
            <w:vAlign w:val="center"/>
            <w:hideMark/>
          </w:tcPr>
          <w:p w14:paraId="474379BD" w14:textId="3C9C4442" w:rsidR="0037759A" w:rsidRDefault="0037759A" w:rsidP="0037759A">
            <w:hyperlink r:id="rId365" w:history="1">
              <w:r>
                <w:rPr>
                  <w:rStyle w:val="Hyperlink"/>
                </w:rPr>
                <w:t>DCL-039_Biweekly_Report_December_27_1954.pdf</w:t>
              </w:r>
            </w:hyperlink>
          </w:p>
        </w:tc>
        <w:tc>
          <w:tcPr>
            <w:tcW w:w="1860" w:type="dxa"/>
            <w:vAlign w:val="center"/>
            <w:hideMark/>
          </w:tcPr>
          <w:p w14:paraId="02A21511" w14:textId="77777777" w:rsidR="0037759A" w:rsidRDefault="0037759A" w:rsidP="0037759A">
            <w:pPr>
              <w:jc w:val="right"/>
            </w:pPr>
            <w:r>
              <w:t xml:space="preserve">2010-06-27 03:00 </w:t>
            </w:r>
          </w:p>
        </w:tc>
        <w:tc>
          <w:tcPr>
            <w:tcW w:w="650" w:type="dxa"/>
            <w:vAlign w:val="center"/>
            <w:hideMark/>
          </w:tcPr>
          <w:p w14:paraId="1F0ED2A4" w14:textId="77777777" w:rsidR="0037759A" w:rsidRDefault="0037759A" w:rsidP="0037759A">
            <w:pPr>
              <w:jc w:val="right"/>
            </w:pPr>
            <w:r>
              <w:t>119K</w:t>
            </w:r>
          </w:p>
        </w:tc>
      </w:tr>
      <w:tr w:rsidR="0037759A" w14:paraId="356FE25B" w14:textId="77777777" w:rsidTr="0037759A">
        <w:trPr>
          <w:tblCellSpacing w:w="15" w:type="dxa"/>
        </w:trPr>
        <w:tc>
          <w:tcPr>
            <w:tcW w:w="5718" w:type="dxa"/>
            <w:vAlign w:val="center"/>
            <w:hideMark/>
          </w:tcPr>
          <w:p w14:paraId="1BF6D78A" w14:textId="77777777" w:rsidR="0037759A" w:rsidRDefault="0037759A" w:rsidP="0037759A">
            <w:pPr>
              <w:rPr>
                <w:rStyle w:val="Hyperlink"/>
              </w:rPr>
            </w:pPr>
            <w:hyperlink r:id="rId366" w:history="1">
              <w:r>
                <w:rPr>
                  <w:rStyle w:val="Hyperlink"/>
                </w:rPr>
                <w:t>DCL-041_An_ERA_1103_Translation_Program_Jan55.pdf</w:t>
              </w:r>
            </w:hyperlink>
          </w:p>
          <w:p w14:paraId="4B13FF14" w14:textId="77777777" w:rsidR="00AD131B" w:rsidRDefault="00AD131B" w:rsidP="0037759A">
            <w:pPr>
              <w:rPr>
                <w:rStyle w:val="Hyperlink"/>
              </w:rPr>
            </w:pPr>
            <w:r>
              <w:rPr>
                <w:rStyle w:val="Hyperlink"/>
              </w:rPr>
              <w:t>Jan 6, 1955</w:t>
            </w:r>
          </w:p>
          <w:p w14:paraId="0D2BDBD8" w14:textId="1828372C" w:rsidR="00AD131B" w:rsidRPr="00AD131B" w:rsidRDefault="00AD131B" w:rsidP="0037759A">
            <w:pPr>
              <w:rPr>
                <w:rStyle w:val="Hyperlink"/>
                <w:color w:val="984806" w:themeColor="accent6" w:themeShade="80"/>
                <w:u w:val="none"/>
              </w:rPr>
            </w:pPr>
            <w:r w:rsidRPr="00AD131B">
              <w:rPr>
                <w:rStyle w:val="Hyperlink"/>
                <w:color w:val="4F6228" w:themeColor="accent3" w:themeShade="80"/>
                <w:u w:val="none"/>
              </w:rPr>
              <w:t>Doc by John Frankovich</w:t>
            </w:r>
            <w:r w:rsidRPr="00AD131B">
              <w:rPr>
                <w:rStyle w:val="Hyperlink"/>
                <w:color w:val="76923C" w:themeColor="accent3" w:themeShade="BF"/>
                <w:u w:val="none"/>
              </w:rPr>
              <w:t xml:space="preserve">, </w:t>
            </w:r>
            <w:r w:rsidRPr="00AD131B">
              <w:rPr>
                <w:rStyle w:val="Hyperlink"/>
                <w:color w:val="984806" w:themeColor="accent6" w:themeShade="80"/>
                <w:u w:val="none"/>
              </w:rPr>
              <w:t>responding to a request from the Servomechanism lab to create some limited version of the Comprehensive System that would ‘cross-compile’ to the ERA 1103 computer</w:t>
            </w:r>
            <w:r>
              <w:rPr>
                <w:rStyle w:val="Hyperlink"/>
                <w:color w:val="984806" w:themeColor="accent6" w:themeShade="80"/>
                <w:u w:val="none"/>
              </w:rPr>
              <w:t xml:space="preserve"> (aka Univac 1103)</w:t>
            </w:r>
            <w:r w:rsidRPr="00AD131B">
              <w:rPr>
                <w:rStyle w:val="Hyperlink"/>
                <w:color w:val="984806" w:themeColor="accent6" w:themeShade="80"/>
                <w:u w:val="none"/>
              </w:rPr>
              <w:t xml:space="preserve">.  The doc is clearly a proposal; </w:t>
            </w:r>
            <w:r w:rsidR="00806C59">
              <w:rPr>
                <w:rStyle w:val="Hyperlink"/>
                <w:color w:val="984806" w:themeColor="accent6" w:themeShade="80"/>
                <w:u w:val="none"/>
              </w:rPr>
              <w:t>see DCL-061 for a status report by J Frankovich on Mar 15, 1955.</w:t>
            </w:r>
          </w:p>
          <w:p w14:paraId="0687F873" w14:textId="0F92C8BE" w:rsidR="00AD131B" w:rsidRDefault="00AD131B" w:rsidP="0037759A"/>
        </w:tc>
        <w:tc>
          <w:tcPr>
            <w:tcW w:w="1860" w:type="dxa"/>
            <w:vAlign w:val="center"/>
            <w:hideMark/>
          </w:tcPr>
          <w:p w14:paraId="2952F93E" w14:textId="77777777" w:rsidR="0037759A" w:rsidRDefault="0037759A" w:rsidP="0037759A">
            <w:pPr>
              <w:jc w:val="right"/>
            </w:pPr>
            <w:r>
              <w:t xml:space="preserve">2010-06-27 03:00 </w:t>
            </w:r>
          </w:p>
        </w:tc>
        <w:tc>
          <w:tcPr>
            <w:tcW w:w="650" w:type="dxa"/>
            <w:vAlign w:val="center"/>
            <w:hideMark/>
          </w:tcPr>
          <w:p w14:paraId="6F309277" w14:textId="77777777" w:rsidR="0037759A" w:rsidRDefault="0037759A" w:rsidP="0037759A">
            <w:pPr>
              <w:jc w:val="right"/>
            </w:pPr>
            <w:r>
              <w:t>1.0M</w:t>
            </w:r>
          </w:p>
        </w:tc>
      </w:tr>
      <w:tr w:rsidR="0037759A" w14:paraId="5A08D11D" w14:textId="77777777" w:rsidTr="0037759A">
        <w:trPr>
          <w:tblCellSpacing w:w="15" w:type="dxa"/>
        </w:trPr>
        <w:tc>
          <w:tcPr>
            <w:tcW w:w="5718" w:type="dxa"/>
            <w:vAlign w:val="center"/>
            <w:hideMark/>
          </w:tcPr>
          <w:p w14:paraId="204B921B" w14:textId="0159E802" w:rsidR="0037759A" w:rsidRDefault="0037759A" w:rsidP="0037759A">
            <w:hyperlink r:id="rId367" w:history="1">
              <w:r>
                <w:rPr>
                  <w:rStyle w:val="Hyperlink"/>
                </w:rPr>
                <w:t>DCL-044_Biweekly_Report_January_10_1955.pdf</w:t>
              </w:r>
            </w:hyperlink>
          </w:p>
        </w:tc>
        <w:tc>
          <w:tcPr>
            <w:tcW w:w="1860" w:type="dxa"/>
            <w:vAlign w:val="center"/>
            <w:hideMark/>
          </w:tcPr>
          <w:p w14:paraId="0E30CF82" w14:textId="77777777" w:rsidR="0037759A" w:rsidRDefault="0037759A" w:rsidP="0037759A">
            <w:pPr>
              <w:jc w:val="right"/>
            </w:pPr>
            <w:r>
              <w:t xml:space="preserve">2010-06-27 03:00 </w:t>
            </w:r>
          </w:p>
        </w:tc>
        <w:tc>
          <w:tcPr>
            <w:tcW w:w="650" w:type="dxa"/>
            <w:vAlign w:val="center"/>
            <w:hideMark/>
          </w:tcPr>
          <w:p w14:paraId="01955C76" w14:textId="77777777" w:rsidR="0037759A" w:rsidRDefault="0037759A" w:rsidP="0037759A">
            <w:pPr>
              <w:jc w:val="right"/>
            </w:pPr>
            <w:r>
              <w:t>119K</w:t>
            </w:r>
          </w:p>
        </w:tc>
      </w:tr>
      <w:tr w:rsidR="0037759A" w14:paraId="40DE9677" w14:textId="77777777" w:rsidTr="0037759A">
        <w:trPr>
          <w:tblCellSpacing w:w="15" w:type="dxa"/>
        </w:trPr>
        <w:tc>
          <w:tcPr>
            <w:tcW w:w="5718" w:type="dxa"/>
            <w:vAlign w:val="center"/>
            <w:hideMark/>
          </w:tcPr>
          <w:p w14:paraId="134471EC" w14:textId="77777777" w:rsidR="0037759A" w:rsidRDefault="0037759A" w:rsidP="0037759A">
            <w:pPr>
              <w:rPr>
                <w:rStyle w:val="Hyperlink"/>
              </w:rPr>
            </w:pPr>
            <w:hyperlink r:id="rId368" w:history="1">
              <w:r>
                <w:rPr>
                  <w:rStyle w:val="Hyperlink"/>
                </w:rPr>
                <w:t>DCL-045_S_EC_Training_Course_Number_Systems_Jan55.pdf</w:t>
              </w:r>
            </w:hyperlink>
          </w:p>
          <w:p w14:paraId="1F4B32DC" w14:textId="661810F7" w:rsidR="004D65DE" w:rsidRPr="000247D4" w:rsidRDefault="000247D4" w:rsidP="0037759A">
            <w:r w:rsidRPr="000247D4">
              <w:rPr>
                <w:rStyle w:val="Hyperlink"/>
                <w:color w:val="984806" w:themeColor="accent6" w:themeShade="80"/>
                <w:u w:val="none"/>
              </w:rPr>
              <w:t>This doc written by DH Arden gives a theoretical overview of number base conversion (e.g. decimal to binary).  It seems to outline a couple of ways to do it, without specifying a particular way, or offering coding suggestions.</w:t>
            </w:r>
          </w:p>
        </w:tc>
        <w:tc>
          <w:tcPr>
            <w:tcW w:w="1860" w:type="dxa"/>
            <w:vAlign w:val="center"/>
            <w:hideMark/>
          </w:tcPr>
          <w:p w14:paraId="22EAE163" w14:textId="77777777" w:rsidR="0037759A" w:rsidRDefault="0037759A" w:rsidP="0037759A">
            <w:pPr>
              <w:jc w:val="right"/>
            </w:pPr>
            <w:r>
              <w:t xml:space="preserve">2010-06-27 03:00 </w:t>
            </w:r>
          </w:p>
        </w:tc>
        <w:tc>
          <w:tcPr>
            <w:tcW w:w="650" w:type="dxa"/>
            <w:vAlign w:val="center"/>
            <w:hideMark/>
          </w:tcPr>
          <w:p w14:paraId="27D56709" w14:textId="77777777" w:rsidR="0037759A" w:rsidRDefault="0037759A" w:rsidP="0037759A">
            <w:pPr>
              <w:jc w:val="right"/>
            </w:pPr>
            <w:r>
              <w:t>412K</w:t>
            </w:r>
          </w:p>
        </w:tc>
      </w:tr>
      <w:bookmarkStart w:id="190" w:name="_Hlk35876108"/>
      <w:tr w:rsidR="0037759A" w14:paraId="751AD7EB" w14:textId="77777777" w:rsidTr="0037759A">
        <w:trPr>
          <w:tblCellSpacing w:w="15" w:type="dxa"/>
        </w:trPr>
        <w:tc>
          <w:tcPr>
            <w:tcW w:w="5718" w:type="dxa"/>
            <w:vAlign w:val="center"/>
            <w:hideMark/>
          </w:tcPr>
          <w:p w14:paraId="6C9CE15B" w14:textId="77777777" w:rsidR="0037759A" w:rsidRDefault="00D91A84" w:rsidP="0037759A">
            <w:pPr>
              <w:rPr>
                <w:rStyle w:val="Hyperlink"/>
              </w:rPr>
            </w:pPr>
            <w:r>
              <w:fldChar w:fldCharType="begin"/>
            </w:r>
            <w:r>
              <w:instrText xml:space="preserve"> HYPERLINK "http://bitsavers.informatik.uni-stuttgart.de/pdf/mit/whirlwind/DCL-series/DCL-047_Payroll_Demonstration_Routine_Jan55.pdf" </w:instrText>
            </w:r>
            <w:r>
              <w:fldChar w:fldCharType="separate"/>
            </w:r>
            <w:r w:rsidR="0037759A">
              <w:rPr>
                <w:rStyle w:val="Hyperlink"/>
              </w:rPr>
              <w:t>DCL-047_Payroll_Demonstration_Routine_Jan55.pdf</w:t>
            </w:r>
            <w:r>
              <w:rPr>
                <w:rStyle w:val="Hyperlink"/>
              </w:rPr>
              <w:fldChar w:fldCharType="end"/>
            </w:r>
          </w:p>
          <w:p w14:paraId="5EE10BDD" w14:textId="3CAD7F5B" w:rsidR="000247D4" w:rsidRPr="00AB36EF" w:rsidRDefault="000247D4" w:rsidP="0037759A">
            <w:pPr>
              <w:rPr>
                <w:rStyle w:val="Hyperlink"/>
                <w:color w:val="984806" w:themeColor="accent6" w:themeShade="80"/>
                <w:u w:val="none"/>
              </w:rPr>
            </w:pPr>
            <w:r w:rsidRPr="00AB36EF">
              <w:rPr>
                <w:rStyle w:val="Hyperlink"/>
                <w:color w:val="984806" w:themeColor="accent6" w:themeShade="80"/>
                <w:u w:val="none"/>
              </w:rPr>
              <w:t>Demonstration program for Payroll, written by B Riskin, Jan 13, 1955.  We may have the tape</w:t>
            </w:r>
            <w:r w:rsidR="00AB36EF" w:rsidRPr="00AB36EF">
              <w:rPr>
                <w:rStyle w:val="Hyperlink"/>
                <w:color w:val="984806" w:themeColor="accent6" w:themeShade="80"/>
                <w:u w:val="none"/>
              </w:rPr>
              <w:t>,</w:t>
            </w:r>
            <w:r w:rsidRPr="00AB36EF">
              <w:rPr>
                <w:rStyle w:val="Hyperlink"/>
                <w:color w:val="984806" w:themeColor="accent6" w:themeShade="80"/>
                <w:u w:val="none"/>
              </w:rPr>
              <w:t xml:space="preserve"> fb-131-208-8, hash</w:t>
            </w:r>
          </w:p>
          <w:p w14:paraId="363F3709" w14:textId="66FB9F5F" w:rsidR="000247D4" w:rsidRPr="00AB36EF" w:rsidRDefault="000247D4" w:rsidP="0037759A">
            <w:pPr>
              <w:rPr>
                <w:color w:val="984806" w:themeColor="accent6" w:themeShade="80"/>
              </w:rPr>
            </w:pPr>
            <w:r w:rsidRPr="00AB36EF">
              <w:rPr>
                <w:color w:val="984806" w:themeColor="accent6" w:themeShade="80"/>
              </w:rPr>
              <w:t>e725ad-7fbefa</w:t>
            </w:r>
            <w:bookmarkEnd w:id="190"/>
          </w:p>
        </w:tc>
        <w:tc>
          <w:tcPr>
            <w:tcW w:w="1860" w:type="dxa"/>
            <w:vAlign w:val="center"/>
            <w:hideMark/>
          </w:tcPr>
          <w:p w14:paraId="322F2C03" w14:textId="77777777" w:rsidR="0037759A" w:rsidRDefault="0037759A" w:rsidP="0037759A">
            <w:pPr>
              <w:jc w:val="right"/>
            </w:pPr>
            <w:r>
              <w:t xml:space="preserve">2010-06-27 03:01 </w:t>
            </w:r>
          </w:p>
        </w:tc>
        <w:tc>
          <w:tcPr>
            <w:tcW w:w="650" w:type="dxa"/>
            <w:vAlign w:val="center"/>
            <w:hideMark/>
          </w:tcPr>
          <w:p w14:paraId="56B83D77" w14:textId="77777777" w:rsidR="0037759A" w:rsidRDefault="0037759A" w:rsidP="0037759A">
            <w:pPr>
              <w:jc w:val="right"/>
            </w:pPr>
            <w:r>
              <w:t>198K</w:t>
            </w:r>
          </w:p>
        </w:tc>
      </w:tr>
      <w:tr w:rsidR="0037759A" w14:paraId="362C44A8" w14:textId="77777777" w:rsidTr="0037759A">
        <w:trPr>
          <w:tblCellSpacing w:w="15" w:type="dxa"/>
        </w:trPr>
        <w:tc>
          <w:tcPr>
            <w:tcW w:w="5718" w:type="dxa"/>
            <w:vAlign w:val="center"/>
            <w:hideMark/>
          </w:tcPr>
          <w:p w14:paraId="560E1A91" w14:textId="77777777" w:rsidR="0037759A" w:rsidRDefault="0037759A" w:rsidP="0037759A">
            <w:pPr>
              <w:rPr>
                <w:rStyle w:val="Hyperlink"/>
              </w:rPr>
            </w:pPr>
            <w:hyperlink r:id="rId369" w:history="1">
              <w:r>
                <w:rPr>
                  <w:rStyle w:val="Hyperlink"/>
                </w:rPr>
                <w:t>DCL-048_Automatic_Scope_Output_Requests_Jan55.pdf</w:t>
              </w:r>
            </w:hyperlink>
          </w:p>
          <w:p w14:paraId="21DA3C79" w14:textId="746BC81A" w:rsidR="00AB36EF" w:rsidRPr="00AB36EF" w:rsidRDefault="00AB36EF" w:rsidP="0037759A">
            <w:r w:rsidRPr="00AB36EF">
              <w:rPr>
                <w:rStyle w:val="Hyperlink"/>
                <w:color w:val="984806" w:themeColor="accent6" w:themeShade="80"/>
                <w:u w:val="none"/>
              </w:rPr>
              <w:t>An SE&amp;C doc that gives instructions for using new CS-II op codes for text output on ‘scopes.  No tape number or sample code.</w:t>
            </w:r>
          </w:p>
        </w:tc>
        <w:tc>
          <w:tcPr>
            <w:tcW w:w="1860" w:type="dxa"/>
            <w:vAlign w:val="center"/>
            <w:hideMark/>
          </w:tcPr>
          <w:p w14:paraId="4C4EA93A" w14:textId="77777777" w:rsidR="0037759A" w:rsidRDefault="0037759A" w:rsidP="0037759A">
            <w:pPr>
              <w:jc w:val="right"/>
            </w:pPr>
            <w:r>
              <w:t xml:space="preserve">2010-06-27 03:01 </w:t>
            </w:r>
          </w:p>
        </w:tc>
        <w:tc>
          <w:tcPr>
            <w:tcW w:w="650" w:type="dxa"/>
            <w:vAlign w:val="center"/>
            <w:hideMark/>
          </w:tcPr>
          <w:p w14:paraId="00BEE38D" w14:textId="77777777" w:rsidR="0037759A" w:rsidRDefault="0037759A" w:rsidP="0037759A">
            <w:pPr>
              <w:jc w:val="right"/>
            </w:pPr>
            <w:r>
              <w:t>200K</w:t>
            </w:r>
          </w:p>
        </w:tc>
      </w:tr>
      <w:tr w:rsidR="0037759A" w14:paraId="3DD9556C" w14:textId="77777777" w:rsidTr="0037759A">
        <w:trPr>
          <w:tblCellSpacing w:w="15" w:type="dxa"/>
        </w:trPr>
        <w:tc>
          <w:tcPr>
            <w:tcW w:w="5718" w:type="dxa"/>
            <w:vAlign w:val="center"/>
            <w:hideMark/>
          </w:tcPr>
          <w:p w14:paraId="4AFB9ECC" w14:textId="77777777" w:rsidR="0037759A" w:rsidRDefault="0037759A" w:rsidP="0037759A">
            <w:pPr>
              <w:rPr>
                <w:rStyle w:val="Hyperlink"/>
              </w:rPr>
            </w:pPr>
            <w:hyperlink r:id="rId370" w:history="1">
              <w:r>
                <w:rPr>
                  <w:rStyle w:val="Hyperlink"/>
                </w:rPr>
                <w:t>DCL-049_A_Proposed_Translation_Program_for_the_Numerically_Controlled_Milling_Machine_Jan55.pdf</w:t>
              </w:r>
            </w:hyperlink>
          </w:p>
          <w:p w14:paraId="1A654DE3" w14:textId="77777777" w:rsidR="004C4493" w:rsidRDefault="004C4493" w:rsidP="0037759A">
            <w:pPr>
              <w:rPr>
                <w:rStyle w:val="Hyperlink"/>
                <w:color w:val="984806" w:themeColor="accent6" w:themeShade="80"/>
                <w:u w:val="none"/>
              </w:rPr>
            </w:pPr>
            <w:r w:rsidRPr="004C4493">
              <w:rPr>
                <w:rStyle w:val="Hyperlink"/>
                <w:color w:val="984806" w:themeColor="accent6" w:themeShade="80"/>
                <w:u w:val="none"/>
              </w:rPr>
              <w:t>This must be the first written proposal (by A Siegel, on Jan 26 1955)</w:t>
            </w:r>
            <w:r>
              <w:rPr>
                <w:rStyle w:val="Hyperlink"/>
                <w:color w:val="984806" w:themeColor="accent6" w:themeShade="80"/>
                <w:u w:val="none"/>
              </w:rPr>
              <w:t xml:space="preserve"> for the composition of a language to direct Whirlwind to compute tool trajectory and punch numerical-control milling machine paper tapes.</w:t>
            </w:r>
          </w:p>
          <w:p w14:paraId="5B52AFDB" w14:textId="5F7BB851" w:rsidR="004C4493" w:rsidRPr="004C4493" w:rsidRDefault="004C4493" w:rsidP="0037759A">
            <w:r w:rsidRPr="004C4493">
              <w:rPr>
                <w:rStyle w:val="Hyperlink"/>
                <w:color w:val="984806" w:themeColor="accent6" w:themeShade="80"/>
                <w:u w:val="none"/>
              </w:rPr>
              <w:lastRenderedPageBreak/>
              <w:t>This looks like it was way before anyone had written code</w:t>
            </w:r>
          </w:p>
        </w:tc>
        <w:tc>
          <w:tcPr>
            <w:tcW w:w="1860" w:type="dxa"/>
            <w:vAlign w:val="center"/>
            <w:hideMark/>
          </w:tcPr>
          <w:p w14:paraId="0E314D29" w14:textId="77777777" w:rsidR="0037759A" w:rsidRDefault="0037759A" w:rsidP="0037759A">
            <w:pPr>
              <w:jc w:val="right"/>
            </w:pPr>
            <w:r>
              <w:lastRenderedPageBreak/>
              <w:t xml:space="preserve">2010-06-27 03:01 </w:t>
            </w:r>
          </w:p>
        </w:tc>
        <w:tc>
          <w:tcPr>
            <w:tcW w:w="650" w:type="dxa"/>
            <w:vAlign w:val="center"/>
            <w:hideMark/>
          </w:tcPr>
          <w:p w14:paraId="1469E741" w14:textId="77777777" w:rsidR="0037759A" w:rsidRDefault="0037759A" w:rsidP="0037759A">
            <w:pPr>
              <w:jc w:val="right"/>
            </w:pPr>
            <w:r>
              <w:t>215K</w:t>
            </w:r>
          </w:p>
        </w:tc>
      </w:tr>
      <w:tr w:rsidR="0037759A" w14:paraId="7B4ADEA2" w14:textId="77777777" w:rsidTr="0037759A">
        <w:trPr>
          <w:tblCellSpacing w:w="15" w:type="dxa"/>
        </w:trPr>
        <w:tc>
          <w:tcPr>
            <w:tcW w:w="5718" w:type="dxa"/>
            <w:vAlign w:val="center"/>
            <w:hideMark/>
          </w:tcPr>
          <w:p w14:paraId="55AEDB89" w14:textId="659E36C0" w:rsidR="0037759A" w:rsidRDefault="0037759A" w:rsidP="0037759A">
            <w:hyperlink r:id="rId371" w:history="1">
              <w:r>
                <w:rPr>
                  <w:rStyle w:val="Hyperlink"/>
                </w:rPr>
                <w:t>DCL-050_Biweekly_Report_January_24_1955.pdf</w:t>
              </w:r>
            </w:hyperlink>
          </w:p>
        </w:tc>
        <w:tc>
          <w:tcPr>
            <w:tcW w:w="1860" w:type="dxa"/>
            <w:vAlign w:val="center"/>
            <w:hideMark/>
          </w:tcPr>
          <w:p w14:paraId="302905AA" w14:textId="77777777" w:rsidR="0037759A" w:rsidRDefault="0037759A" w:rsidP="0037759A">
            <w:pPr>
              <w:jc w:val="right"/>
            </w:pPr>
            <w:r>
              <w:t xml:space="preserve">2010-06-27 03:01 </w:t>
            </w:r>
          </w:p>
        </w:tc>
        <w:tc>
          <w:tcPr>
            <w:tcW w:w="650" w:type="dxa"/>
            <w:vAlign w:val="center"/>
            <w:hideMark/>
          </w:tcPr>
          <w:p w14:paraId="30CB1E01" w14:textId="77777777" w:rsidR="0037759A" w:rsidRDefault="0037759A" w:rsidP="0037759A">
            <w:pPr>
              <w:jc w:val="right"/>
            </w:pPr>
            <w:r>
              <w:t>174K</w:t>
            </w:r>
          </w:p>
        </w:tc>
      </w:tr>
      <w:tr w:rsidR="0037759A" w14:paraId="7C6AB3C6" w14:textId="77777777" w:rsidTr="0037759A">
        <w:trPr>
          <w:tblCellSpacing w:w="15" w:type="dxa"/>
        </w:trPr>
        <w:tc>
          <w:tcPr>
            <w:tcW w:w="5718" w:type="dxa"/>
            <w:vAlign w:val="center"/>
            <w:hideMark/>
          </w:tcPr>
          <w:p w14:paraId="024BD7A1" w14:textId="01A74EE7" w:rsidR="0037759A" w:rsidRDefault="0037759A" w:rsidP="0037759A">
            <w:hyperlink r:id="rId372" w:history="1">
              <w:r>
                <w:rPr>
                  <w:rStyle w:val="Hyperlink"/>
                </w:rPr>
                <w:t>DCL-052_Biweekly_Report_February_7_1955.pdf</w:t>
              </w:r>
            </w:hyperlink>
          </w:p>
        </w:tc>
        <w:tc>
          <w:tcPr>
            <w:tcW w:w="1860" w:type="dxa"/>
            <w:vAlign w:val="center"/>
            <w:hideMark/>
          </w:tcPr>
          <w:p w14:paraId="329BE8D2" w14:textId="77777777" w:rsidR="0037759A" w:rsidRDefault="0037759A" w:rsidP="0037759A">
            <w:pPr>
              <w:jc w:val="right"/>
            </w:pPr>
            <w:r>
              <w:t xml:space="preserve">2010-06-27 03:01 </w:t>
            </w:r>
          </w:p>
        </w:tc>
        <w:tc>
          <w:tcPr>
            <w:tcW w:w="650" w:type="dxa"/>
            <w:vAlign w:val="center"/>
            <w:hideMark/>
          </w:tcPr>
          <w:p w14:paraId="223F9603" w14:textId="77777777" w:rsidR="0037759A" w:rsidRDefault="0037759A" w:rsidP="0037759A">
            <w:pPr>
              <w:jc w:val="right"/>
            </w:pPr>
            <w:r>
              <w:t>162K</w:t>
            </w:r>
          </w:p>
        </w:tc>
      </w:tr>
      <w:tr w:rsidR="0037759A" w14:paraId="3E0C31E0" w14:textId="77777777" w:rsidTr="0037759A">
        <w:trPr>
          <w:tblCellSpacing w:w="15" w:type="dxa"/>
        </w:trPr>
        <w:tc>
          <w:tcPr>
            <w:tcW w:w="5718" w:type="dxa"/>
            <w:vAlign w:val="center"/>
            <w:hideMark/>
          </w:tcPr>
          <w:p w14:paraId="247FA619" w14:textId="0A8A9DA8" w:rsidR="0037759A" w:rsidRDefault="0037759A" w:rsidP="0037759A">
            <w:hyperlink r:id="rId373" w:history="1">
              <w:r>
                <w:rPr>
                  <w:rStyle w:val="Hyperlink"/>
                </w:rPr>
                <w:t>DCL-053_Biweekly_Report_February_21_1955.pdf</w:t>
              </w:r>
            </w:hyperlink>
          </w:p>
        </w:tc>
        <w:tc>
          <w:tcPr>
            <w:tcW w:w="1860" w:type="dxa"/>
            <w:vAlign w:val="center"/>
            <w:hideMark/>
          </w:tcPr>
          <w:p w14:paraId="5013C79A" w14:textId="77777777" w:rsidR="0037759A" w:rsidRDefault="0037759A" w:rsidP="0037759A">
            <w:pPr>
              <w:jc w:val="right"/>
            </w:pPr>
            <w:r>
              <w:t xml:space="preserve">2010-06-27 03:01 </w:t>
            </w:r>
          </w:p>
        </w:tc>
        <w:tc>
          <w:tcPr>
            <w:tcW w:w="650" w:type="dxa"/>
            <w:vAlign w:val="center"/>
            <w:hideMark/>
          </w:tcPr>
          <w:p w14:paraId="21DD3377" w14:textId="77777777" w:rsidR="0037759A" w:rsidRDefault="0037759A" w:rsidP="0037759A">
            <w:pPr>
              <w:jc w:val="right"/>
            </w:pPr>
            <w:r>
              <w:t>154K</w:t>
            </w:r>
          </w:p>
        </w:tc>
      </w:tr>
      <w:tr w:rsidR="0037759A" w14:paraId="3A21749A" w14:textId="77777777" w:rsidTr="0037759A">
        <w:trPr>
          <w:tblCellSpacing w:w="15" w:type="dxa"/>
        </w:trPr>
        <w:tc>
          <w:tcPr>
            <w:tcW w:w="5718" w:type="dxa"/>
            <w:vAlign w:val="center"/>
            <w:hideMark/>
          </w:tcPr>
          <w:p w14:paraId="4DE6CD4C" w14:textId="77777777" w:rsidR="0037759A" w:rsidRPr="00AB36EF" w:rsidRDefault="0037759A" w:rsidP="0037759A">
            <w:pPr>
              <w:rPr>
                <w:rStyle w:val="Hyperlink"/>
                <w:color w:val="0070C0"/>
              </w:rPr>
            </w:pPr>
            <w:hyperlink r:id="rId374" w:history="1">
              <w:r w:rsidRPr="00AB36EF">
                <w:rPr>
                  <w:rStyle w:val="Hyperlink"/>
                  <w:color w:val="0070C0"/>
                </w:rPr>
                <w:t>DCL-057_Calendar_Demonstration_Routine_Mar55.pdf</w:t>
              </w:r>
            </w:hyperlink>
          </w:p>
          <w:p w14:paraId="74E22973" w14:textId="4900F956" w:rsidR="00F060A8" w:rsidRPr="00D91A84" w:rsidRDefault="00F060A8" w:rsidP="0037759A">
            <w:pPr>
              <w:rPr>
                <w:color w:val="984806" w:themeColor="accent6" w:themeShade="80"/>
              </w:rPr>
            </w:pPr>
            <w:r w:rsidRPr="00D91A84">
              <w:rPr>
                <w:rStyle w:val="Hyperlink"/>
                <w:color w:val="984806" w:themeColor="accent6" w:themeShade="80"/>
                <w:u w:val="none"/>
              </w:rPr>
              <w:t>[this</w:t>
            </w:r>
            <w:r w:rsidR="00F64461" w:rsidRPr="00D91A84">
              <w:rPr>
                <w:rStyle w:val="Hyperlink"/>
                <w:color w:val="984806" w:themeColor="accent6" w:themeShade="80"/>
                <w:u w:val="none"/>
              </w:rPr>
              <w:t xml:space="preserve"> doc</w:t>
            </w:r>
            <w:r w:rsidRPr="00D91A84">
              <w:rPr>
                <w:rStyle w:val="Hyperlink"/>
                <w:color w:val="984806" w:themeColor="accent6" w:themeShade="80"/>
                <w:u w:val="none"/>
              </w:rPr>
              <w:t xml:space="preserve"> </w:t>
            </w:r>
            <w:r w:rsidR="00F64461" w:rsidRPr="00D91A84">
              <w:rPr>
                <w:rStyle w:val="Hyperlink"/>
                <w:color w:val="984806" w:themeColor="accent6" w:themeShade="80"/>
                <w:u w:val="none"/>
              </w:rPr>
              <w:t xml:space="preserve">lines </w:t>
            </w:r>
            <w:r w:rsidRPr="00D91A84">
              <w:rPr>
                <w:rStyle w:val="Hyperlink"/>
                <w:color w:val="984806" w:themeColor="accent6" w:themeShade="80"/>
                <w:u w:val="none"/>
              </w:rPr>
              <w:t>up with the ‘calendar’ paper tape</w:t>
            </w:r>
            <w:r w:rsidR="006F5DC5" w:rsidRPr="00D91A84">
              <w:rPr>
                <w:rStyle w:val="Hyperlink"/>
                <w:color w:val="984806" w:themeColor="accent6" w:themeShade="80"/>
                <w:u w:val="none"/>
              </w:rPr>
              <w:t xml:space="preserve">; file </w:t>
            </w:r>
            <w:r w:rsidR="00F64461" w:rsidRPr="00D91A84">
              <w:rPr>
                <w:rStyle w:val="Hyperlink"/>
                <w:color w:val="984806" w:themeColor="accent6" w:themeShade="80"/>
                <w:u w:val="none"/>
              </w:rPr>
              <w:t>062302368_box11/102663436_fb131-98-1_calendar_2-7-55_cantread.7ch(!), tape title fbl3l-98-l, fingerprint 3858bf-ae1c14</w:t>
            </w:r>
            <w:r w:rsidRPr="00D91A84">
              <w:rPr>
                <w:rStyle w:val="Hyperlink"/>
                <w:color w:val="984806" w:themeColor="accent6" w:themeShade="80"/>
                <w:u w:val="none"/>
              </w:rPr>
              <w:t>]</w:t>
            </w:r>
          </w:p>
        </w:tc>
        <w:tc>
          <w:tcPr>
            <w:tcW w:w="1860" w:type="dxa"/>
            <w:vAlign w:val="center"/>
            <w:hideMark/>
          </w:tcPr>
          <w:p w14:paraId="235D2122" w14:textId="77777777" w:rsidR="0037759A" w:rsidRDefault="0037759A" w:rsidP="0037759A">
            <w:pPr>
              <w:jc w:val="right"/>
            </w:pPr>
            <w:r>
              <w:t xml:space="preserve">2010-06-27 03:01 </w:t>
            </w:r>
          </w:p>
        </w:tc>
        <w:tc>
          <w:tcPr>
            <w:tcW w:w="650" w:type="dxa"/>
            <w:vAlign w:val="center"/>
            <w:hideMark/>
          </w:tcPr>
          <w:p w14:paraId="46CCCEAC" w14:textId="77777777" w:rsidR="0037759A" w:rsidRDefault="0037759A" w:rsidP="0037759A">
            <w:pPr>
              <w:jc w:val="right"/>
            </w:pPr>
            <w:r>
              <w:t>164K</w:t>
            </w:r>
          </w:p>
        </w:tc>
      </w:tr>
      <w:bookmarkStart w:id="191" w:name="_Hlk35888162"/>
      <w:tr w:rsidR="0037759A" w14:paraId="2FADF3F9" w14:textId="77777777" w:rsidTr="0037759A">
        <w:trPr>
          <w:tblCellSpacing w:w="15" w:type="dxa"/>
        </w:trPr>
        <w:tc>
          <w:tcPr>
            <w:tcW w:w="5718" w:type="dxa"/>
            <w:vAlign w:val="center"/>
            <w:hideMark/>
          </w:tcPr>
          <w:p w14:paraId="3F66C6DE" w14:textId="77777777" w:rsidR="0037759A" w:rsidRDefault="004C4493" w:rsidP="0037759A">
            <w:pPr>
              <w:rPr>
                <w:rStyle w:val="Hyperlink"/>
              </w:rPr>
            </w:pPr>
            <w:r>
              <w:fldChar w:fldCharType="begin"/>
            </w:r>
            <w:r>
              <w:instrText xml:space="preserve"> HYPERLINK "http://bitsavers.informatik.uni-stuttgart.de/pdf/mit/whirlwind/DCL-series/DCL-058_Programs_for_Solving_Secular_Equations.pdf" </w:instrText>
            </w:r>
            <w:r>
              <w:fldChar w:fldCharType="separate"/>
            </w:r>
            <w:r w:rsidR="0037759A">
              <w:rPr>
                <w:rStyle w:val="Hyperlink"/>
              </w:rPr>
              <w:t>DCL-058_Programs_for_Solving_Secular_Equations.pdf</w:t>
            </w:r>
            <w:r>
              <w:rPr>
                <w:rStyle w:val="Hyperlink"/>
              </w:rPr>
              <w:fldChar w:fldCharType="end"/>
            </w:r>
          </w:p>
          <w:p w14:paraId="6ABD1FE0" w14:textId="34E4DF42" w:rsidR="004C4493" w:rsidRDefault="004C4493" w:rsidP="0037759A">
            <w:pPr>
              <w:rPr>
                <w:rStyle w:val="Hyperlink"/>
                <w:color w:val="984806" w:themeColor="accent6" w:themeShade="80"/>
                <w:u w:val="none"/>
              </w:rPr>
            </w:pPr>
            <w:r w:rsidRPr="004C4493">
              <w:rPr>
                <w:rStyle w:val="Hyperlink"/>
                <w:color w:val="984806" w:themeColor="accent6" w:themeShade="80"/>
                <w:u w:val="none"/>
              </w:rPr>
              <w:t>Secular Equations?  Who knew?</w:t>
            </w:r>
            <w:r w:rsidR="00806C59">
              <w:rPr>
                <w:rStyle w:val="Hyperlink"/>
                <w:color w:val="984806" w:themeColor="accent6" w:themeShade="80"/>
                <w:u w:val="none"/>
              </w:rPr>
              <w:t xml:space="preserve">  They’re used for </w:t>
            </w:r>
            <w:r w:rsidR="00806C59">
              <w:t xml:space="preserve">In </w:t>
            </w:r>
            <w:hyperlink r:id="rId375" w:tooltip="Molecular orbital" w:history="1">
              <w:r w:rsidR="00806C59">
                <w:rPr>
                  <w:rStyle w:val="Hyperlink"/>
                </w:rPr>
                <w:t>molecular orbital</w:t>
              </w:r>
            </w:hyperlink>
            <w:r w:rsidR="00806C59">
              <w:t xml:space="preserve"> </w:t>
            </w:r>
            <w:r w:rsidR="00806C59" w:rsidRPr="00806C59">
              <w:rPr>
                <w:color w:val="984806" w:themeColor="accent6" w:themeShade="80"/>
              </w:rPr>
              <w:t>calculations</w:t>
            </w:r>
            <w:r w:rsidR="00806C59" w:rsidRPr="00806C59">
              <w:rPr>
                <w:rStyle w:val="Hyperlink"/>
                <w:color w:val="984806" w:themeColor="accent6" w:themeShade="80"/>
                <w:u w:val="none"/>
              </w:rPr>
              <w:t xml:space="preserve"> </w:t>
            </w:r>
            <w:hyperlink r:id="rId376" w:anchor="Secular_equation" w:history="1">
              <w:r w:rsidR="00806C59" w:rsidRPr="001206B3">
                <w:rPr>
                  <w:rStyle w:val="Hyperlink"/>
                  <w14:textFill>
                    <w14:solidFill>
                      <w14:srgbClr w14:val="0000FF">
                        <w14:lumMod w14:val="50000"/>
                      </w14:srgbClr>
                    </w14:solidFill>
                  </w14:textFill>
                </w:rPr>
                <w:t>https://en.wikipedia.org/wiki/Characteristic_polynomial#Secular_equation</w:t>
              </w:r>
            </w:hyperlink>
            <w:r w:rsidR="00806C59">
              <w:rPr>
                <w:rStyle w:val="Hyperlink"/>
                <w:color w:val="984806" w:themeColor="accent6" w:themeShade="80"/>
                <w:u w:val="none"/>
              </w:rPr>
              <w:t>.</w:t>
            </w:r>
          </w:p>
          <w:p w14:paraId="4B55A77D" w14:textId="33624338" w:rsidR="00806C59" w:rsidRDefault="00806C59" w:rsidP="0037759A">
            <w:pPr>
              <w:rPr>
                <w:rStyle w:val="Hyperlink"/>
                <w:color w:val="984806" w:themeColor="accent6" w:themeShade="80"/>
                <w:u w:val="none"/>
              </w:rPr>
            </w:pPr>
            <w:r>
              <w:rPr>
                <w:rStyle w:val="Hyperlink"/>
                <w:color w:val="984806" w:themeColor="accent6" w:themeShade="80"/>
                <w:u w:val="none"/>
              </w:rPr>
              <w:t xml:space="preserve">The description by </w:t>
            </w:r>
            <w:proofErr w:type="spellStart"/>
            <w:r>
              <w:rPr>
                <w:rStyle w:val="Hyperlink"/>
                <w:color w:val="984806" w:themeColor="accent6" w:themeShade="80"/>
                <w:u w:val="none"/>
              </w:rPr>
              <w:t>Corbato</w:t>
            </w:r>
            <w:proofErr w:type="spellEnd"/>
            <w:r>
              <w:rPr>
                <w:rStyle w:val="Hyperlink"/>
                <w:color w:val="984806" w:themeColor="accent6" w:themeShade="80"/>
                <w:u w:val="none"/>
              </w:rPr>
              <w:t xml:space="preserve"> is very mathematical</w:t>
            </w:r>
          </w:p>
          <w:p w14:paraId="5BB97B68" w14:textId="00C58E28" w:rsidR="00806C59" w:rsidRDefault="00806C59" w:rsidP="0037759A">
            <w:pPr>
              <w:rPr>
                <w:rStyle w:val="Hyperlink"/>
                <w:color w:val="984806" w:themeColor="accent6" w:themeShade="80"/>
                <w:u w:val="none"/>
              </w:rPr>
            </w:pPr>
            <w:r>
              <w:rPr>
                <w:rStyle w:val="Hyperlink"/>
                <w:color w:val="984806" w:themeColor="accent6" w:themeShade="80"/>
                <w:u w:val="none"/>
              </w:rPr>
              <w:t>Mentions Tape fb 10172-20-B</w:t>
            </w:r>
          </w:p>
          <w:bookmarkEnd w:id="191"/>
          <w:p w14:paraId="5D8438DE" w14:textId="77777777" w:rsidR="00806C59" w:rsidRDefault="00806C59" w:rsidP="0037759A">
            <w:pPr>
              <w:rPr>
                <w:rStyle w:val="Hyperlink"/>
                <w:color w:val="984806" w:themeColor="accent6" w:themeShade="80"/>
                <w:u w:val="none"/>
              </w:rPr>
            </w:pPr>
          </w:p>
          <w:p w14:paraId="308302CD" w14:textId="5D38E52F" w:rsidR="004C4493" w:rsidRPr="004C4493" w:rsidRDefault="004C4493" w:rsidP="0037759A"/>
        </w:tc>
        <w:tc>
          <w:tcPr>
            <w:tcW w:w="1860" w:type="dxa"/>
            <w:vAlign w:val="center"/>
            <w:hideMark/>
          </w:tcPr>
          <w:p w14:paraId="2D0F378F" w14:textId="77777777" w:rsidR="0037759A" w:rsidRDefault="0037759A" w:rsidP="0037759A">
            <w:pPr>
              <w:jc w:val="right"/>
            </w:pPr>
            <w:r>
              <w:t xml:space="preserve">2010-06-27 03:01 </w:t>
            </w:r>
          </w:p>
        </w:tc>
        <w:tc>
          <w:tcPr>
            <w:tcW w:w="650" w:type="dxa"/>
            <w:vAlign w:val="center"/>
            <w:hideMark/>
          </w:tcPr>
          <w:p w14:paraId="3BD32E8F" w14:textId="77777777" w:rsidR="0037759A" w:rsidRDefault="0037759A" w:rsidP="0037759A">
            <w:pPr>
              <w:jc w:val="right"/>
            </w:pPr>
            <w:r>
              <w:t>506K</w:t>
            </w:r>
          </w:p>
        </w:tc>
      </w:tr>
      <w:tr w:rsidR="0037759A" w14:paraId="386E9146" w14:textId="77777777" w:rsidTr="0037759A">
        <w:trPr>
          <w:tblCellSpacing w:w="15" w:type="dxa"/>
        </w:trPr>
        <w:tc>
          <w:tcPr>
            <w:tcW w:w="5718" w:type="dxa"/>
            <w:vAlign w:val="center"/>
            <w:hideMark/>
          </w:tcPr>
          <w:p w14:paraId="3F7570FF" w14:textId="66E0EA5D" w:rsidR="0037759A" w:rsidRDefault="0037759A" w:rsidP="0037759A">
            <w:hyperlink r:id="rId377" w:history="1">
              <w:r>
                <w:rPr>
                  <w:rStyle w:val="Hyperlink"/>
                </w:rPr>
                <w:t>DCL-059_Biweekly_Report_March_7_1955.pdf</w:t>
              </w:r>
            </w:hyperlink>
          </w:p>
        </w:tc>
        <w:tc>
          <w:tcPr>
            <w:tcW w:w="1860" w:type="dxa"/>
            <w:vAlign w:val="center"/>
            <w:hideMark/>
          </w:tcPr>
          <w:p w14:paraId="177CC2CD" w14:textId="77777777" w:rsidR="0037759A" w:rsidRDefault="0037759A" w:rsidP="0037759A">
            <w:pPr>
              <w:jc w:val="right"/>
            </w:pPr>
            <w:r>
              <w:t xml:space="preserve">2010-06-27 03:01 </w:t>
            </w:r>
          </w:p>
        </w:tc>
        <w:tc>
          <w:tcPr>
            <w:tcW w:w="650" w:type="dxa"/>
            <w:vAlign w:val="center"/>
            <w:hideMark/>
          </w:tcPr>
          <w:p w14:paraId="2849F5FC" w14:textId="77777777" w:rsidR="0037759A" w:rsidRDefault="0037759A" w:rsidP="0037759A">
            <w:pPr>
              <w:jc w:val="right"/>
            </w:pPr>
            <w:r>
              <w:t>146K</w:t>
            </w:r>
          </w:p>
        </w:tc>
      </w:tr>
      <w:tr w:rsidR="0037759A" w14:paraId="724A38F2" w14:textId="77777777" w:rsidTr="0037759A">
        <w:trPr>
          <w:tblCellSpacing w:w="15" w:type="dxa"/>
        </w:trPr>
        <w:tc>
          <w:tcPr>
            <w:tcW w:w="5718" w:type="dxa"/>
            <w:vAlign w:val="center"/>
            <w:hideMark/>
          </w:tcPr>
          <w:p w14:paraId="3A13F0B8" w14:textId="77777777" w:rsidR="0037759A" w:rsidRDefault="0037759A" w:rsidP="0037759A">
            <w:pPr>
              <w:rPr>
                <w:rStyle w:val="Hyperlink"/>
              </w:rPr>
            </w:pPr>
            <w:hyperlink r:id="rId378" w:history="1">
              <w:r>
                <w:rPr>
                  <w:rStyle w:val="Hyperlink"/>
                </w:rPr>
                <w:t>DCL-061_Interim_Report_on_the_WWI-ERA_1103_Input_Translation_Program_Mar55.pdf</w:t>
              </w:r>
            </w:hyperlink>
          </w:p>
          <w:p w14:paraId="04C80446" w14:textId="2A068588" w:rsidR="00806C59" w:rsidRPr="00806C59" w:rsidRDefault="00806C59" w:rsidP="0037759A">
            <w:r w:rsidRPr="00806C59">
              <w:rPr>
                <w:rStyle w:val="Hyperlink"/>
                <w:color w:val="984806" w:themeColor="accent6" w:themeShade="80"/>
                <w:u w:val="none"/>
              </w:rPr>
              <w:t>See DCL-041</w:t>
            </w:r>
          </w:p>
        </w:tc>
        <w:tc>
          <w:tcPr>
            <w:tcW w:w="1860" w:type="dxa"/>
            <w:vAlign w:val="center"/>
            <w:hideMark/>
          </w:tcPr>
          <w:p w14:paraId="08589CBE" w14:textId="77777777" w:rsidR="0037759A" w:rsidRDefault="0037759A" w:rsidP="0037759A">
            <w:pPr>
              <w:jc w:val="right"/>
            </w:pPr>
            <w:r>
              <w:t xml:space="preserve">2010-06-27 03:01 </w:t>
            </w:r>
          </w:p>
        </w:tc>
        <w:tc>
          <w:tcPr>
            <w:tcW w:w="650" w:type="dxa"/>
            <w:vAlign w:val="center"/>
            <w:hideMark/>
          </w:tcPr>
          <w:p w14:paraId="4A81D80D" w14:textId="77777777" w:rsidR="0037759A" w:rsidRDefault="0037759A" w:rsidP="0037759A">
            <w:pPr>
              <w:jc w:val="right"/>
            </w:pPr>
            <w:r>
              <w:t>541K</w:t>
            </w:r>
          </w:p>
        </w:tc>
      </w:tr>
      <w:tr w:rsidR="0037759A" w14:paraId="15703BF6" w14:textId="77777777" w:rsidTr="0037759A">
        <w:trPr>
          <w:tblCellSpacing w:w="15" w:type="dxa"/>
        </w:trPr>
        <w:tc>
          <w:tcPr>
            <w:tcW w:w="5718" w:type="dxa"/>
            <w:vAlign w:val="center"/>
            <w:hideMark/>
          </w:tcPr>
          <w:p w14:paraId="0056E432" w14:textId="77777777" w:rsidR="0037759A" w:rsidRDefault="0037759A" w:rsidP="0037759A">
            <w:pPr>
              <w:rPr>
                <w:rStyle w:val="Hyperlink"/>
              </w:rPr>
            </w:pPr>
            <w:hyperlink r:id="rId379" w:history="1">
              <w:r>
                <w:rPr>
                  <w:rStyle w:val="Hyperlink"/>
                </w:rPr>
                <w:t>DCL-062_Report_on_the_18_January_1955_Conference_at_MIT_on_the_WWI-ERA_1103_Input_Translation_Program_Mar55.pdf</w:t>
              </w:r>
            </w:hyperlink>
          </w:p>
          <w:p w14:paraId="24778E08" w14:textId="6BBA5619" w:rsidR="00806C59" w:rsidRDefault="00806C59" w:rsidP="0037759A"/>
        </w:tc>
        <w:tc>
          <w:tcPr>
            <w:tcW w:w="1860" w:type="dxa"/>
            <w:vAlign w:val="center"/>
            <w:hideMark/>
          </w:tcPr>
          <w:p w14:paraId="199094F6" w14:textId="77777777" w:rsidR="0037759A" w:rsidRDefault="0037759A" w:rsidP="0037759A">
            <w:pPr>
              <w:jc w:val="right"/>
            </w:pPr>
            <w:r>
              <w:t xml:space="preserve">2010-06-27 03:01 </w:t>
            </w:r>
          </w:p>
        </w:tc>
        <w:tc>
          <w:tcPr>
            <w:tcW w:w="650" w:type="dxa"/>
            <w:vAlign w:val="center"/>
            <w:hideMark/>
          </w:tcPr>
          <w:p w14:paraId="5AAF62DA" w14:textId="77777777" w:rsidR="0037759A" w:rsidRDefault="0037759A" w:rsidP="0037759A">
            <w:pPr>
              <w:jc w:val="right"/>
            </w:pPr>
            <w:r>
              <w:t>227K</w:t>
            </w:r>
          </w:p>
        </w:tc>
      </w:tr>
      <w:tr w:rsidR="0037759A" w14:paraId="797F007A" w14:textId="77777777" w:rsidTr="0037759A">
        <w:trPr>
          <w:tblCellSpacing w:w="15" w:type="dxa"/>
        </w:trPr>
        <w:tc>
          <w:tcPr>
            <w:tcW w:w="5718" w:type="dxa"/>
            <w:vAlign w:val="center"/>
            <w:hideMark/>
          </w:tcPr>
          <w:p w14:paraId="46ED62D6" w14:textId="2121A0A8" w:rsidR="0037759A" w:rsidRDefault="0037759A" w:rsidP="0037759A">
            <w:pPr>
              <w:rPr>
                <w:rStyle w:val="Hyperlink"/>
                <w:color w:val="31849B" w:themeColor="accent5" w:themeShade="BF"/>
                <w:u w:val="none"/>
              </w:rPr>
            </w:pPr>
            <w:hyperlink r:id="rId380" w:history="1">
              <w:r>
                <w:rPr>
                  <w:rStyle w:val="Hyperlink"/>
                </w:rPr>
                <w:t>DCL-063_Annotated_Prints_of_CS_Flexo_Program_Tapes_Mar55.pdf</w:t>
              </w:r>
            </w:hyperlink>
            <w:r w:rsidR="00053DB2">
              <w:rPr>
                <w:rStyle w:val="Hyperlink"/>
              </w:rPr>
              <w:t xml:space="preserve">  </w:t>
            </w:r>
            <w:r w:rsidR="00053DB2" w:rsidRPr="00053DB2">
              <w:rPr>
                <w:rStyle w:val="Hyperlink"/>
                <w:color w:val="31849B" w:themeColor="accent5" w:themeShade="BF"/>
                <w:u w:val="none"/>
              </w:rPr>
              <w:t>[memo by John Frankovich</w:t>
            </w:r>
            <w:r w:rsidR="001674E2">
              <w:rPr>
                <w:rStyle w:val="Hyperlink"/>
                <w:color w:val="31849B" w:themeColor="accent5" w:themeShade="BF"/>
                <w:u w:val="none"/>
              </w:rPr>
              <w:t>, Mar 10, 1955</w:t>
            </w:r>
            <w:r w:rsidR="00667D47">
              <w:rPr>
                <w:rStyle w:val="Hyperlink"/>
                <w:color w:val="31849B" w:themeColor="accent5" w:themeShade="BF"/>
                <w:u w:val="none"/>
              </w:rPr>
              <w:t>, two pages</w:t>
            </w:r>
            <w:r w:rsidR="00053DB2" w:rsidRPr="00053DB2">
              <w:rPr>
                <w:rStyle w:val="Hyperlink"/>
                <w:color w:val="31849B" w:themeColor="accent5" w:themeShade="BF"/>
                <w:u w:val="none"/>
              </w:rPr>
              <w:t>]</w:t>
            </w:r>
          </w:p>
          <w:p w14:paraId="0DB8FC06" w14:textId="103D2A46" w:rsidR="001674E2" w:rsidRDefault="001674E2" w:rsidP="0037759A">
            <w:r w:rsidRPr="00667D47">
              <w:rPr>
                <w:rStyle w:val="Hyperlink"/>
                <w:color w:val="984806" w:themeColor="accent6" w:themeShade="80"/>
                <w:u w:val="none"/>
              </w:rPr>
              <w:t>The doc describes the introduction of the Comment into the Comprehensive System source code format.  Comments are denoted by Vertical Bar, through the end of the line</w:t>
            </w:r>
            <w:r w:rsidR="00667D47" w:rsidRPr="00667D47">
              <w:rPr>
                <w:rStyle w:val="Hyperlink"/>
                <w:color w:val="984806" w:themeColor="accent6" w:themeShade="80"/>
                <w:u w:val="none"/>
              </w:rPr>
              <w:t xml:space="preserve"> or until a Tab(!)</w:t>
            </w:r>
            <w:r w:rsidRPr="00667D47">
              <w:rPr>
                <w:rStyle w:val="Hyperlink"/>
                <w:color w:val="984806" w:themeColor="accent6" w:themeShade="80"/>
                <w:u w:val="none"/>
              </w:rPr>
              <w:t>.</w:t>
            </w:r>
          </w:p>
        </w:tc>
        <w:tc>
          <w:tcPr>
            <w:tcW w:w="1860" w:type="dxa"/>
            <w:vAlign w:val="center"/>
            <w:hideMark/>
          </w:tcPr>
          <w:p w14:paraId="0CA939BD" w14:textId="77777777" w:rsidR="0037759A" w:rsidRDefault="0037759A" w:rsidP="0037759A">
            <w:pPr>
              <w:jc w:val="right"/>
            </w:pPr>
            <w:r>
              <w:t xml:space="preserve">2010-06-27 03:01 </w:t>
            </w:r>
          </w:p>
        </w:tc>
        <w:tc>
          <w:tcPr>
            <w:tcW w:w="650" w:type="dxa"/>
            <w:vAlign w:val="center"/>
            <w:hideMark/>
          </w:tcPr>
          <w:p w14:paraId="5318CD0B" w14:textId="77777777" w:rsidR="0037759A" w:rsidRDefault="0037759A" w:rsidP="0037759A">
            <w:pPr>
              <w:jc w:val="right"/>
            </w:pPr>
            <w:r>
              <w:t>103K</w:t>
            </w:r>
          </w:p>
        </w:tc>
      </w:tr>
      <w:tr w:rsidR="0037759A" w14:paraId="20F15F0C" w14:textId="77777777" w:rsidTr="0037759A">
        <w:trPr>
          <w:tblCellSpacing w:w="15" w:type="dxa"/>
        </w:trPr>
        <w:tc>
          <w:tcPr>
            <w:tcW w:w="5718" w:type="dxa"/>
            <w:vAlign w:val="center"/>
            <w:hideMark/>
          </w:tcPr>
          <w:p w14:paraId="18422E3A" w14:textId="5EB167F9" w:rsidR="0037759A" w:rsidRDefault="0037759A" w:rsidP="0037759A">
            <w:hyperlink r:id="rId381" w:history="1">
              <w:r>
                <w:rPr>
                  <w:rStyle w:val="Hyperlink"/>
                </w:rPr>
                <w:t>DCL-064_Quarterly_Reports_and_Problem_Termination_Mar55.pdf</w:t>
              </w:r>
            </w:hyperlink>
          </w:p>
        </w:tc>
        <w:tc>
          <w:tcPr>
            <w:tcW w:w="1860" w:type="dxa"/>
            <w:vAlign w:val="center"/>
            <w:hideMark/>
          </w:tcPr>
          <w:p w14:paraId="3DF41BBF" w14:textId="77777777" w:rsidR="0037759A" w:rsidRDefault="0037759A" w:rsidP="0037759A">
            <w:pPr>
              <w:jc w:val="right"/>
            </w:pPr>
            <w:r>
              <w:t xml:space="preserve">2010-06-27 03:01 </w:t>
            </w:r>
          </w:p>
        </w:tc>
        <w:tc>
          <w:tcPr>
            <w:tcW w:w="650" w:type="dxa"/>
            <w:vAlign w:val="center"/>
            <w:hideMark/>
          </w:tcPr>
          <w:p w14:paraId="58D93C76" w14:textId="77777777" w:rsidR="0037759A" w:rsidRDefault="0037759A" w:rsidP="0037759A">
            <w:pPr>
              <w:jc w:val="right"/>
            </w:pPr>
            <w:r>
              <w:t>139K</w:t>
            </w:r>
          </w:p>
        </w:tc>
      </w:tr>
      <w:tr w:rsidR="0037759A" w14:paraId="1A436264" w14:textId="77777777" w:rsidTr="0037759A">
        <w:trPr>
          <w:tblCellSpacing w:w="15" w:type="dxa"/>
        </w:trPr>
        <w:tc>
          <w:tcPr>
            <w:tcW w:w="5718" w:type="dxa"/>
            <w:vAlign w:val="center"/>
            <w:hideMark/>
          </w:tcPr>
          <w:p w14:paraId="66D82394" w14:textId="56EEA388" w:rsidR="0037759A" w:rsidRDefault="0037759A" w:rsidP="0037759A">
            <w:hyperlink r:id="rId382" w:history="1">
              <w:r>
                <w:rPr>
                  <w:rStyle w:val="Hyperlink"/>
                </w:rPr>
                <w:t>DCL-065_Biweekly_Report_March_21_1955.pdf</w:t>
              </w:r>
            </w:hyperlink>
          </w:p>
        </w:tc>
        <w:tc>
          <w:tcPr>
            <w:tcW w:w="1860" w:type="dxa"/>
            <w:vAlign w:val="center"/>
            <w:hideMark/>
          </w:tcPr>
          <w:p w14:paraId="0CD9C4E7" w14:textId="77777777" w:rsidR="0037759A" w:rsidRDefault="0037759A" w:rsidP="0037759A">
            <w:pPr>
              <w:jc w:val="right"/>
            </w:pPr>
            <w:r>
              <w:t xml:space="preserve">2010-06-27 03:01 </w:t>
            </w:r>
          </w:p>
        </w:tc>
        <w:tc>
          <w:tcPr>
            <w:tcW w:w="650" w:type="dxa"/>
            <w:vAlign w:val="center"/>
            <w:hideMark/>
          </w:tcPr>
          <w:p w14:paraId="1963871F" w14:textId="77777777" w:rsidR="0037759A" w:rsidRDefault="0037759A" w:rsidP="0037759A">
            <w:pPr>
              <w:jc w:val="right"/>
            </w:pPr>
            <w:r>
              <w:t>139K</w:t>
            </w:r>
          </w:p>
        </w:tc>
      </w:tr>
      <w:tr w:rsidR="0037759A" w14:paraId="454AA25B" w14:textId="77777777" w:rsidTr="0037759A">
        <w:trPr>
          <w:tblCellSpacing w:w="15" w:type="dxa"/>
        </w:trPr>
        <w:tc>
          <w:tcPr>
            <w:tcW w:w="5718" w:type="dxa"/>
            <w:vAlign w:val="center"/>
            <w:hideMark/>
          </w:tcPr>
          <w:p w14:paraId="26225DA9" w14:textId="1C047DB6" w:rsidR="0037759A" w:rsidRDefault="0037759A" w:rsidP="0037759A">
            <w:hyperlink r:id="rId383" w:history="1">
              <w:r>
                <w:rPr>
                  <w:rStyle w:val="Hyperlink"/>
                </w:rPr>
                <w:t>DCL-067_Beweekly_Report_April_18_1955.pdf</w:t>
              </w:r>
            </w:hyperlink>
          </w:p>
        </w:tc>
        <w:tc>
          <w:tcPr>
            <w:tcW w:w="1860" w:type="dxa"/>
            <w:vAlign w:val="center"/>
            <w:hideMark/>
          </w:tcPr>
          <w:p w14:paraId="0F6FF33D" w14:textId="77777777" w:rsidR="0037759A" w:rsidRDefault="0037759A" w:rsidP="0037759A">
            <w:pPr>
              <w:jc w:val="right"/>
            </w:pPr>
            <w:r>
              <w:t xml:space="preserve">2010-06-27 03:01 </w:t>
            </w:r>
          </w:p>
        </w:tc>
        <w:tc>
          <w:tcPr>
            <w:tcW w:w="650" w:type="dxa"/>
            <w:vAlign w:val="center"/>
            <w:hideMark/>
          </w:tcPr>
          <w:p w14:paraId="54D332A4" w14:textId="77777777" w:rsidR="0037759A" w:rsidRDefault="0037759A" w:rsidP="0037759A">
            <w:pPr>
              <w:jc w:val="right"/>
            </w:pPr>
            <w:r>
              <w:t>148K</w:t>
            </w:r>
          </w:p>
        </w:tc>
      </w:tr>
      <w:tr w:rsidR="0037759A" w14:paraId="27C0CDEE" w14:textId="77777777" w:rsidTr="0037759A">
        <w:trPr>
          <w:tblCellSpacing w:w="15" w:type="dxa"/>
        </w:trPr>
        <w:tc>
          <w:tcPr>
            <w:tcW w:w="5718" w:type="dxa"/>
            <w:vAlign w:val="center"/>
            <w:hideMark/>
          </w:tcPr>
          <w:p w14:paraId="5B4362A9" w14:textId="735778C5" w:rsidR="0037759A" w:rsidRDefault="0037759A" w:rsidP="0037759A">
            <w:hyperlink r:id="rId384" w:history="1">
              <w:r>
                <w:rPr>
                  <w:rStyle w:val="Hyperlink"/>
                </w:rPr>
                <w:t>DCL-068_The_Whirlwind_I_Computer_Apr55.pdf</w:t>
              </w:r>
            </w:hyperlink>
          </w:p>
        </w:tc>
        <w:tc>
          <w:tcPr>
            <w:tcW w:w="1860" w:type="dxa"/>
            <w:vAlign w:val="center"/>
            <w:hideMark/>
          </w:tcPr>
          <w:p w14:paraId="432CD2EC" w14:textId="77777777" w:rsidR="0037759A" w:rsidRDefault="0037759A" w:rsidP="0037759A">
            <w:pPr>
              <w:jc w:val="right"/>
            </w:pPr>
            <w:r>
              <w:t xml:space="preserve">2010-06-27 03:01 </w:t>
            </w:r>
          </w:p>
        </w:tc>
        <w:tc>
          <w:tcPr>
            <w:tcW w:w="650" w:type="dxa"/>
            <w:vAlign w:val="center"/>
            <w:hideMark/>
          </w:tcPr>
          <w:p w14:paraId="29A4864C" w14:textId="77777777" w:rsidR="0037759A" w:rsidRDefault="0037759A" w:rsidP="0037759A">
            <w:pPr>
              <w:jc w:val="right"/>
            </w:pPr>
            <w:r>
              <w:t>336K</w:t>
            </w:r>
          </w:p>
        </w:tc>
      </w:tr>
      <w:tr w:rsidR="0037759A" w14:paraId="6FE45533" w14:textId="77777777" w:rsidTr="0037759A">
        <w:trPr>
          <w:tblCellSpacing w:w="15" w:type="dxa"/>
        </w:trPr>
        <w:tc>
          <w:tcPr>
            <w:tcW w:w="5718" w:type="dxa"/>
            <w:vAlign w:val="center"/>
            <w:hideMark/>
          </w:tcPr>
          <w:p w14:paraId="6CEB1B4C" w14:textId="77777777" w:rsidR="0037759A" w:rsidRDefault="0037759A" w:rsidP="0037759A">
            <w:pPr>
              <w:rPr>
                <w:rStyle w:val="Hyperlink"/>
              </w:rPr>
            </w:pPr>
            <w:hyperlink r:id="rId385" w:history="1">
              <w:r>
                <w:rPr>
                  <w:rStyle w:val="Hyperlink"/>
                </w:rPr>
                <w:t>DCL-069_S_EC_Operators_Check_List_Apr55.pdf</w:t>
              </w:r>
            </w:hyperlink>
          </w:p>
          <w:p w14:paraId="0F58700E" w14:textId="77777777" w:rsidR="00B01F17" w:rsidRDefault="00B01F17" w:rsidP="00B01F17">
            <w:pPr>
              <w:rPr>
                <w:rStyle w:val="Hyperlink"/>
                <w:color w:val="984806" w:themeColor="accent6" w:themeShade="80"/>
                <w:u w:val="none"/>
              </w:rPr>
            </w:pPr>
            <w:r w:rsidRPr="00B01F17">
              <w:rPr>
                <w:rStyle w:val="Hyperlink"/>
                <w:color w:val="984806" w:themeColor="accent6" w:themeShade="80"/>
                <w:u w:val="none"/>
              </w:rPr>
              <w:t>Procedure notes for operators</w:t>
            </w:r>
            <w:r>
              <w:rPr>
                <w:rStyle w:val="Hyperlink"/>
                <w:color w:val="984806" w:themeColor="accent6" w:themeShade="80"/>
                <w:u w:val="none"/>
              </w:rPr>
              <w:t xml:space="preserve">.  Call the programmer if you don’t understand the instructions.  Have a pencil ready.  </w:t>
            </w:r>
          </w:p>
          <w:p w14:paraId="3355C826" w14:textId="56CDB307" w:rsidR="00FC7E98" w:rsidRDefault="00B01F17" w:rsidP="00B01F17">
            <w:pPr>
              <w:rPr>
                <w:rStyle w:val="Hyperlink"/>
                <w:color w:val="984806" w:themeColor="accent6" w:themeShade="80"/>
                <w:u w:val="none"/>
              </w:rPr>
            </w:pPr>
            <w:r>
              <w:rPr>
                <w:rStyle w:val="Hyperlink"/>
                <w:color w:val="984806" w:themeColor="accent6" w:themeShade="80"/>
                <w:u w:val="none"/>
              </w:rPr>
              <w:lastRenderedPageBreak/>
              <w:t>The note say</w:t>
            </w:r>
            <w:r w:rsidR="00FC7435">
              <w:rPr>
                <w:rStyle w:val="Hyperlink"/>
                <w:color w:val="984806" w:themeColor="accent6" w:themeShade="80"/>
                <w:u w:val="none"/>
              </w:rPr>
              <w:t>s</w:t>
            </w:r>
            <w:r>
              <w:rPr>
                <w:rStyle w:val="Hyperlink"/>
                <w:color w:val="984806" w:themeColor="accent6" w:themeShade="80"/>
                <w:u w:val="none"/>
              </w:rPr>
              <w:t xml:space="preserve"> to have the Operator’s Manual handy</w:t>
            </w:r>
            <w:r w:rsidR="00FC7E98">
              <w:rPr>
                <w:rStyle w:val="Hyperlink"/>
                <w:color w:val="984806" w:themeColor="accent6" w:themeShade="80"/>
                <w:u w:val="none"/>
              </w:rPr>
              <w:t xml:space="preserve"> (</w:t>
            </w:r>
            <w:r w:rsidR="00FC7435">
              <w:rPr>
                <w:rStyle w:val="Hyperlink"/>
                <w:color w:val="984806" w:themeColor="accent6" w:themeShade="80"/>
                <w:u w:val="none"/>
              </w:rPr>
              <w:t>wherever</w:t>
            </w:r>
            <w:r>
              <w:rPr>
                <w:rStyle w:val="Hyperlink"/>
                <w:color w:val="984806" w:themeColor="accent6" w:themeShade="80"/>
                <w:u w:val="none"/>
              </w:rPr>
              <w:t xml:space="preserve"> that is)</w:t>
            </w:r>
            <w:r w:rsidR="00FC7E98">
              <w:rPr>
                <w:rStyle w:val="Hyperlink"/>
                <w:color w:val="984806" w:themeColor="accent6" w:themeShade="80"/>
                <w:u w:val="none"/>
              </w:rPr>
              <w:t xml:space="preserve"> </w:t>
            </w:r>
          </w:p>
          <w:p w14:paraId="2C59F507" w14:textId="4AA182F6" w:rsidR="00FC7435" w:rsidRDefault="00FC7435" w:rsidP="00B01F17">
            <w:pPr>
              <w:rPr>
                <w:rStyle w:val="Hyperlink"/>
                <w:color w:val="984806" w:themeColor="accent6" w:themeShade="80"/>
                <w:u w:val="none"/>
              </w:rPr>
            </w:pPr>
            <w:r>
              <w:rPr>
                <w:rStyle w:val="Hyperlink"/>
                <w:color w:val="984806" w:themeColor="accent6" w:themeShade="80"/>
                <w:u w:val="none"/>
              </w:rPr>
              <w:t>The note does name quite a few of the objects that the operator must know about, e.g., switches and knobs.</w:t>
            </w:r>
          </w:p>
          <w:p w14:paraId="6B5DB17F" w14:textId="742F03BB" w:rsidR="00FC7435" w:rsidRDefault="00FC7435" w:rsidP="00B01F17">
            <w:pPr>
              <w:rPr>
                <w:rStyle w:val="Hyperlink"/>
                <w:color w:val="984806" w:themeColor="accent6" w:themeShade="80"/>
                <w:u w:val="none"/>
              </w:rPr>
            </w:pPr>
            <w:r>
              <w:rPr>
                <w:rStyle w:val="Hyperlink"/>
                <w:color w:val="984806" w:themeColor="accent6" w:themeShade="80"/>
                <w:u w:val="none"/>
              </w:rPr>
              <w:t>The Toggle Switch Registers are to be set, but it only says to set switches with red dots in the Up position.</w:t>
            </w:r>
          </w:p>
          <w:p w14:paraId="2AA8DF68" w14:textId="4431D3B5" w:rsidR="00B01F17" w:rsidRPr="00B01F17" w:rsidRDefault="00FC7E98" w:rsidP="00B01F17">
            <w:r>
              <w:rPr>
                <w:rStyle w:val="Hyperlink"/>
                <w:color w:val="984806" w:themeColor="accent6" w:themeShade="80"/>
                <w:u w:val="none"/>
              </w:rPr>
              <w:t>Apr 28, 1955, 9 pages</w:t>
            </w:r>
          </w:p>
        </w:tc>
        <w:tc>
          <w:tcPr>
            <w:tcW w:w="1860" w:type="dxa"/>
            <w:vAlign w:val="center"/>
            <w:hideMark/>
          </w:tcPr>
          <w:p w14:paraId="2B8F583F" w14:textId="77777777" w:rsidR="0037759A" w:rsidRDefault="0037759A" w:rsidP="0037759A">
            <w:pPr>
              <w:jc w:val="right"/>
            </w:pPr>
            <w:r>
              <w:lastRenderedPageBreak/>
              <w:t xml:space="preserve">2010-06-27 03:01 </w:t>
            </w:r>
          </w:p>
        </w:tc>
        <w:tc>
          <w:tcPr>
            <w:tcW w:w="650" w:type="dxa"/>
            <w:vAlign w:val="center"/>
            <w:hideMark/>
          </w:tcPr>
          <w:p w14:paraId="35393CF5" w14:textId="77777777" w:rsidR="0037759A" w:rsidRDefault="0037759A" w:rsidP="0037759A">
            <w:pPr>
              <w:jc w:val="right"/>
            </w:pPr>
            <w:r>
              <w:t>727K</w:t>
            </w:r>
          </w:p>
        </w:tc>
      </w:tr>
      <w:tr w:rsidR="0037759A" w14:paraId="7E093367" w14:textId="77777777" w:rsidTr="0037759A">
        <w:trPr>
          <w:tblCellSpacing w:w="15" w:type="dxa"/>
        </w:trPr>
        <w:tc>
          <w:tcPr>
            <w:tcW w:w="5718" w:type="dxa"/>
            <w:vAlign w:val="center"/>
            <w:hideMark/>
          </w:tcPr>
          <w:p w14:paraId="346ECB82" w14:textId="77777777" w:rsidR="0037759A" w:rsidRDefault="0037759A" w:rsidP="0037759A">
            <w:pPr>
              <w:rPr>
                <w:rStyle w:val="Hyperlink"/>
              </w:rPr>
            </w:pPr>
            <w:hyperlink r:id="rId386" w:history="1">
              <w:r>
                <w:rPr>
                  <w:rStyle w:val="Hyperlink"/>
                </w:rPr>
                <w:t>DCL-071-1_Notes_on_Tape_Room_Procedure_Apr56.pdf</w:t>
              </w:r>
            </w:hyperlink>
          </w:p>
          <w:p w14:paraId="25A56955" w14:textId="64B4D4B2" w:rsidR="00B01F17" w:rsidRPr="00B01F17" w:rsidRDefault="00B01F17" w:rsidP="0037759A">
            <w:r w:rsidRPr="00B01F17">
              <w:rPr>
                <w:rStyle w:val="Hyperlink"/>
                <w:color w:val="984806" w:themeColor="accent6" w:themeShade="80"/>
                <w:u w:val="none"/>
              </w:rPr>
              <w:t>[looks essentially the same as DCL-071 below, but poorer-quality scan]</w:t>
            </w:r>
          </w:p>
        </w:tc>
        <w:tc>
          <w:tcPr>
            <w:tcW w:w="1860" w:type="dxa"/>
            <w:vAlign w:val="center"/>
            <w:hideMark/>
          </w:tcPr>
          <w:p w14:paraId="55C6B99E" w14:textId="77777777" w:rsidR="0037759A" w:rsidRDefault="0037759A" w:rsidP="0037759A">
            <w:pPr>
              <w:jc w:val="right"/>
            </w:pPr>
            <w:r>
              <w:t xml:space="preserve">2010-06-27 03:01 </w:t>
            </w:r>
          </w:p>
        </w:tc>
        <w:tc>
          <w:tcPr>
            <w:tcW w:w="650" w:type="dxa"/>
            <w:vAlign w:val="center"/>
            <w:hideMark/>
          </w:tcPr>
          <w:p w14:paraId="43CBD723" w14:textId="77777777" w:rsidR="0037759A" w:rsidRDefault="0037759A" w:rsidP="0037759A">
            <w:pPr>
              <w:jc w:val="right"/>
            </w:pPr>
            <w:r>
              <w:t>124K</w:t>
            </w:r>
          </w:p>
        </w:tc>
      </w:tr>
      <w:tr w:rsidR="0037759A" w14:paraId="3513D90A" w14:textId="77777777" w:rsidTr="0037759A">
        <w:trPr>
          <w:tblCellSpacing w:w="15" w:type="dxa"/>
        </w:trPr>
        <w:tc>
          <w:tcPr>
            <w:tcW w:w="5718" w:type="dxa"/>
            <w:vAlign w:val="center"/>
            <w:hideMark/>
          </w:tcPr>
          <w:p w14:paraId="2322AD27" w14:textId="77777777" w:rsidR="0037759A" w:rsidRDefault="0037759A" w:rsidP="0037759A">
            <w:pPr>
              <w:rPr>
                <w:rStyle w:val="Hyperlink"/>
              </w:rPr>
            </w:pPr>
            <w:hyperlink r:id="rId387" w:history="1">
              <w:r>
                <w:rPr>
                  <w:rStyle w:val="Hyperlink"/>
                </w:rPr>
                <w:t>DCL-071_Notes_on_Tape_Room_Procedure_May55.pdf</w:t>
              </w:r>
            </w:hyperlink>
          </w:p>
          <w:p w14:paraId="02DF5A08" w14:textId="18FDBE8C" w:rsidR="00B01F17" w:rsidRDefault="00B01F17" w:rsidP="0037759A">
            <w:pPr>
              <w:rPr>
                <w:rStyle w:val="Hyperlink"/>
                <w:color w:val="984806" w:themeColor="accent6" w:themeShade="80"/>
                <w:u w:val="none"/>
              </w:rPr>
            </w:pPr>
            <w:r>
              <w:rPr>
                <w:rStyle w:val="Hyperlink"/>
                <w:color w:val="984806" w:themeColor="accent6" w:themeShade="80"/>
                <w:u w:val="none"/>
              </w:rPr>
              <w:t>May 9, 1955</w:t>
            </w:r>
          </w:p>
          <w:p w14:paraId="4284904D" w14:textId="2545D3E9" w:rsidR="00B40BEE" w:rsidRDefault="00B01F17" w:rsidP="0037759A">
            <w:pPr>
              <w:rPr>
                <w:rStyle w:val="Hyperlink"/>
                <w:color w:val="984806" w:themeColor="accent6" w:themeShade="80"/>
                <w:u w:val="none"/>
              </w:rPr>
            </w:pPr>
            <w:r w:rsidRPr="00B01F17">
              <w:rPr>
                <w:rStyle w:val="Hyperlink"/>
                <w:color w:val="984806" w:themeColor="accent6" w:themeShade="80"/>
                <w:u w:val="none"/>
              </w:rPr>
              <w:t>Notes on procedures for programmers to follow to instruct operators on how to use their tapes</w:t>
            </w:r>
            <w:r>
              <w:rPr>
                <w:rStyle w:val="Hyperlink"/>
                <w:color w:val="984806" w:themeColor="accent6" w:themeShade="80"/>
                <w:u w:val="none"/>
              </w:rPr>
              <w:t>.</w:t>
            </w:r>
          </w:p>
          <w:p w14:paraId="4A420DB9" w14:textId="6399C003" w:rsidR="00B01F17" w:rsidRDefault="00B01F17" w:rsidP="0037759A">
            <w:pPr>
              <w:rPr>
                <w:rStyle w:val="Hyperlink"/>
                <w:color w:val="984806" w:themeColor="accent6" w:themeShade="80"/>
                <w:u w:val="none"/>
              </w:rPr>
            </w:pPr>
            <w:r>
              <w:rPr>
                <w:rStyle w:val="Hyperlink"/>
                <w:color w:val="984806" w:themeColor="accent6" w:themeShade="80"/>
                <w:u w:val="none"/>
              </w:rPr>
              <w:t xml:space="preserve">“Tapes must be marked at fc, fb, </w:t>
            </w:r>
            <w:proofErr w:type="spellStart"/>
            <w:r>
              <w:rPr>
                <w:rStyle w:val="Hyperlink"/>
                <w:color w:val="984806" w:themeColor="accent6" w:themeShade="80"/>
                <w:u w:val="none"/>
              </w:rPr>
              <w:t>fp</w:t>
            </w:r>
            <w:proofErr w:type="spellEnd"/>
            <w:r>
              <w:rPr>
                <w:rStyle w:val="Hyperlink"/>
                <w:color w:val="984806" w:themeColor="accent6" w:themeShade="80"/>
                <w:u w:val="none"/>
              </w:rPr>
              <w:t>, or std”</w:t>
            </w:r>
          </w:p>
          <w:p w14:paraId="1C683205" w14:textId="54865772" w:rsidR="00B01F17" w:rsidRDefault="00B01F17" w:rsidP="0037759A">
            <w:pPr>
              <w:rPr>
                <w:rStyle w:val="Hyperlink"/>
                <w:color w:val="984806" w:themeColor="accent6" w:themeShade="80"/>
                <w:u w:val="none"/>
              </w:rPr>
            </w:pPr>
            <w:r>
              <w:rPr>
                <w:rStyle w:val="Hyperlink"/>
                <w:color w:val="984806" w:themeColor="accent6" w:themeShade="80"/>
                <w:u w:val="none"/>
              </w:rPr>
              <w:t>FP tapes appear to be post-mortem dumps after a run.</w:t>
            </w:r>
          </w:p>
          <w:p w14:paraId="1B90E14C" w14:textId="7A0BBC29" w:rsidR="00B01F17" w:rsidRDefault="00B01F17" w:rsidP="0037759A">
            <w:pPr>
              <w:rPr>
                <w:rStyle w:val="Hyperlink"/>
                <w:color w:val="984806" w:themeColor="accent6" w:themeShade="80"/>
                <w:u w:val="none"/>
              </w:rPr>
            </w:pPr>
            <w:r>
              <w:rPr>
                <w:rStyle w:val="Hyperlink"/>
                <w:color w:val="984806" w:themeColor="accent6" w:themeShade="80"/>
                <w:u w:val="none"/>
              </w:rPr>
              <w:t>At this point, it appears that the operator is expected to run “the conversion program” on FC tapes.</w:t>
            </w:r>
          </w:p>
          <w:p w14:paraId="4205E084" w14:textId="0F6C22ED" w:rsidR="00B01F17" w:rsidRPr="00B01F17" w:rsidRDefault="00B01F17" w:rsidP="0037759A"/>
        </w:tc>
        <w:tc>
          <w:tcPr>
            <w:tcW w:w="1860" w:type="dxa"/>
            <w:vAlign w:val="center"/>
            <w:hideMark/>
          </w:tcPr>
          <w:p w14:paraId="76830995" w14:textId="77777777" w:rsidR="0037759A" w:rsidRDefault="0037759A" w:rsidP="0037759A">
            <w:pPr>
              <w:jc w:val="right"/>
            </w:pPr>
            <w:r>
              <w:t xml:space="preserve">2010-06-27 03:01 </w:t>
            </w:r>
          </w:p>
        </w:tc>
        <w:tc>
          <w:tcPr>
            <w:tcW w:w="650" w:type="dxa"/>
            <w:vAlign w:val="center"/>
            <w:hideMark/>
          </w:tcPr>
          <w:p w14:paraId="1C138CF8" w14:textId="77777777" w:rsidR="0037759A" w:rsidRDefault="0037759A" w:rsidP="0037759A">
            <w:pPr>
              <w:jc w:val="right"/>
            </w:pPr>
            <w:r>
              <w:t>84K</w:t>
            </w:r>
          </w:p>
        </w:tc>
      </w:tr>
      <w:tr w:rsidR="0037759A" w14:paraId="7039E3DE" w14:textId="77777777" w:rsidTr="0037759A">
        <w:trPr>
          <w:tblCellSpacing w:w="15" w:type="dxa"/>
        </w:trPr>
        <w:tc>
          <w:tcPr>
            <w:tcW w:w="5718" w:type="dxa"/>
            <w:vAlign w:val="center"/>
            <w:hideMark/>
          </w:tcPr>
          <w:p w14:paraId="557A3165" w14:textId="58DFADBD" w:rsidR="0037759A" w:rsidRDefault="0037759A" w:rsidP="0037759A">
            <w:hyperlink r:id="rId388" w:history="1">
              <w:r>
                <w:rPr>
                  <w:rStyle w:val="Hyperlink"/>
                </w:rPr>
                <w:t>DCL-072_Biweekly_Report_May_2_1955.pdf</w:t>
              </w:r>
            </w:hyperlink>
          </w:p>
        </w:tc>
        <w:tc>
          <w:tcPr>
            <w:tcW w:w="1860" w:type="dxa"/>
            <w:vAlign w:val="center"/>
            <w:hideMark/>
          </w:tcPr>
          <w:p w14:paraId="4BC5C496" w14:textId="77777777" w:rsidR="0037759A" w:rsidRDefault="0037759A" w:rsidP="0037759A">
            <w:pPr>
              <w:jc w:val="right"/>
            </w:pPr>
            <w:r>
              <w:t xml:space="preserve">2010-06-27 03:01 </w:t>
            </w:r>
          </w:p>
        </w:tc>
        <w:tc>
          <w:tcPr>
            <w:tcW w:w="650" w:type="dxa"/>
            <w:vAlign w:val="center"/>
            <w:hideMark/>
          </w:tcPr>
          <w:p w14:paraId="7D13809C" w14:textId="77777777" w:rsidR="0037759A" w:rsidRDefault="0037759A" w:rsidP="0037759A">
            <w:pPr>
              <w:jc w:val="right"/>
            </w:pPr>
            <w:r>
              <w:t>182K</w:t>
            </w:r>
          </w:p>
        </w:tc>
      </w:tr>
      <w:tr w:rsidR="0037759A" w14:paraId="0FC6464D" w14:textId="77777777" w:rsidTr="0037759A">
        <w:trPr>
          <w:tblCellSpacing w:w="15" w:type="dxa"/>
        </w:trPr>
        <w:tc>
          <w:tcPr>
            <w:tcW w:w="5718" w:type="dxa"/>
            <w:vAlign w:val="center"/>
            <w:hideMark/>
          </w:tcPr>
          <w:p w14:paraId="77E7BDF2" w14:textId="18192233" w:rsidR="0037759A" w:rsidRDefault="0037759A" w:rsidP="0037759A">
            <w:hyperlink r:id="rId389" w:history="1">
              <w:r>
                <w:rPr>
                  <w:rStyle w:val="Hyperlink"/>
                </w:rPr>
                <w:t>DCL-075_Biweekly_Report_May_16_1955.pdf</w:t>
              </w:r>
            </w:hyperlink>
          </w:p>
        </w:tc>
        <w:tc>
          <w:tcPr>
            <w:tcW w:w="1860" w:type="dxa"/>
            <w:vAlign w:val="center"/>
            <w:hideMark/>
          </w:tcPr>
          <w:p w14:paraId="106EE853" w14:textId="77777777" w:rsidR="0037759A" w:rsidRDefault="0037759A" w:rsidP="0037759A">
            <w:pPr>
              <w:jc w:val="right"/>
            </w:pPr>
            <w:r>
              <w:t xml:space="preserve">2010-06-27 03:01 </w:t>
            </w:r>
          </w:p>
        </w:tc>
        <w:tc>
          <w:tcPr>
            <w:tcW w:w="650" w:type="dxa"/>
            <w:vAlign w:val="center"/>
            <w:hideMark/>
          </w:tcPr>
          <w:p w14:paraId="09D371ED" w14:textId="77777777" w:rsidR="0037759A" w:rsidRDefault="0037759A" w:rsidP="0037759A">
            <w:pPr>
              <w:jc w:val="right"/>
            </w:pPr>
            <w:r>
              <w:t>265K</w:t>
            </w:r>
          </w:p>
        </w:tc>
      </w:tr>
      <w:tr w:rsidR="0037759A" w14:paraId="031CC933" w14:textId="77777777" w:rsidTr="0037759A">
        <w:trPr>
          <w:tblCellSpacing w:w="15" w:type="dxa"/>
        </w:trPr>
        <w:tc>
          <w:tcPr>
            <w:tcW w:w="5718" w:type="dxa"/>
            <w:vAlign w:val="center"/>
            <w:hideMark/>
          </w:tcPr>
          <w:p w14:paraId="4483AA1A" w14:textId="1741BFA5" w:rsidR="0037759A" w:rsidRDefault="0037759A" w:rsidP="0037759A">
            <w:hyperlink r:id="rId390" w:history="1">
              <w:r>
                <w:rPr>
                  <w:rStyle w:val="Hyperlink"/>
                </w:rPr>
                <w:t>DCL-076_The_Availability_of_Floating_Address_Values_Following_CS_Conversions.pdf</w:t>
              </w:r>
            </w:hyperlink>
          </w:p>
        </w:tc>
        <w:tc>
          <w:tcPr>
            <w:tcW w:w="1860" w:type="dxa"/>
            <w:vAlign w:val="center"/>
            <w:hideMark/>
          </w:tcPr>
          <w:p w14:paraId="0A216EC8" w14:textId="77777777" w:rsidR="0037759A" w:rsidRDefault="0037759A" w:rsidP="0037759A">
            <w:pPr>
              <w:jc w:val="right"/>
            </w:pPr>
            <w:r>
              <w:t xml:space="preserve">2010-06-27 03:01 </w:t>
            </w:r>
          </w:p>
        </w:tc>
        <w:tc>
          <w:tcPr>
            <w:tcW w:w="650" w:type="dxa"/>
            <w:vAlign w:val="center"/>
            <w:hideMark/>
          </w:tcPr>
          <w:p w14:paraId="3FA39F23" w14:textId="77777777" w:rsidR="0037759A" w:rsidRDefault="0037759A" w:rsidP="0037759A">
            <w:pPr>
              <w:jc w:val="right"/>
            </w:pPr>
            <w:r>
              <w:t>201K</w:t>
            </w:r>
          </w:p>
        </w:tc>
      </w:tr>
      <w:tr w:rsidR="0037759A" w14:paraId="7B7DDC83" w14:textId="77777777" w:rsidTr="0037759A">
        <w:trPr>
          <w:tblCellSpacing w:w="15" w:type="dxa"/>
        </w:trPr>
        <w:tc>
          <w:tcPr>
            <w:tcW w:w="5718" w:type="dxa"/>
            <w:vAlign w:val="center"/>
            <w:hideMark/>
          </w:tcPr>
          <w:p w14:paraId="025F67F2" w14:textId="5061CA7F" w:rsidR="0037759A" w:rsidRDefault="0037759A" w:rsidP="0037759A">
            <w:hyperlink r:id="rId391" w:history="1">
              <w:r>
                <w:rPr>
                  <w:rStyle w:val="Hyperlink"/>
                </w:rPr>
                <w:t>DCL-077_Subroutines_Available_for_the_Whirlwind_I_Computer_Jun55.pdf</w:t>
              </w:r>
            </w:hyperlink>
          </w:p>
        </w:tc>
        <w:tc>
          <w:tcPr>
            <w:tcW w:w="1860" w:type="dxa"/>
            <w:vAlign w:val="center"/>
            <w:hideMark/>
          </w:tcPr>
          <w:p w14:paraId="21236E28" w14:textId="77777777" w:rsidR="0037759A" w:rsidRDefault="0037759A" w:rsidP="0037759A">
            <w:pPr>
              <w:jc w:val="right"/>
            </w:pPr>
            <w:r>
              <w:t xml:space="preserve">2010-06-27 03:01 </w:t>
            </w:r>
          </w:p>
        </w:tc>
        <w:tc>
          <w:tcPr>
            <w:tcW w:w="650" w:type="dxa"/>
            <w:vAlign w:val="center"/>
            <w:hideMark/>
          </w:tcPr>
          <w:p w14:paraId="6745CAB1" w14:textId="77777777" w:rsidR="0037759A" w:rsidRDefault="0037759A" w:rsidP="0037759A">
            <w:pPr>
              <w:jc w:val="right"/>
            </w:pPr>
            <w:r>
              <w:t>101K</w:t>
            </w:r>
          </w:p>
        </w:tc>
      </w:tr>
      <w:tr w:rsidR="0037759A" w14:paraId="3B513FC2" w14:textId="77777777" w:rsidTr="0037759A">
        <w:trPr>
          <w:tblCellSpacing w:w="15" w:type="dxa"/>
        </w:trPr>
        <w:tc>
          <w:tcPr>
            <w:tcW w:w="5718" w:type="dxa"/>
            <w:vAlign w:val="center"/>
            <w:hideMark/>
          </w:tcPr>
          <w:p w14:paraId="2681833B" w14:textId="52A254C2" w:rsidR="0037759A" w:rsidRDefault="0037759A" w:rsidP="0037759A">
            <w:hyperlink r:id="rId392" w:history="1">
              <w:r>
                <w:rPr>
                  <w:rStyle w:val="Hyperlink"/>
                </w:rPr>
                <w:t>DCL-078_Biweekly_Report_May_30_1955.pdf</w:t>
              </w:r>
            </w:hyperlink>
          </w:p>
        </w:tc>
        <w:tc>
          <w:tcPr>
            <w:tcW w:w="1860" w:type="dxa"/>
            <w:vAlign w:val="center"/>
            <w:hideMark/>
          </w:tcPr>
          <w:p w14:paraId="519428CD" w14:textId="77777777" w:rsidR="0037759A" w:rsidRDefault="0037759A" w:rsidP="0037759A">
            <w:pPr>
              <w:jc w:val="right"/>
            </w:pPr>
            <w:r>
              <w:t xml:space="preserve">2010-06-27 03:01 </w:t>
            </w:r>
          </w:p>
        </w:tc>
        <w:tc>
          <w:tcPr>
            <w:tcW w:w="650" w:type="dxa"/>
            <w:vAlign w:val="center"/>
            <w:hideMark/>
          </w:tcPr>
          <w:p w14:paraId="3BEE2D6B" w14:textId="77777777" w:rsidR="0037759A" w:rsidRDefault="0037759A" w:rsidP="0037759A">
            <w:pPr>
              <w:jc w:val="right"/>
            </w:pPr>
            <w:r>
              <w:t>175K</w:t>
            </w:r>
          </w:p>
        </w:tc>
      </w:tr>
      <w:tr w:rsidR="0037759A" w14:paraId="0459B637" w14:textId="77777777" w:rsidTr="0037759A">
        <w:trPr>
          <w:tblCellSpacing w:w="15" w:type="dxa"/>
        </w:trPr>
        <w:tc>
          <w:tcPr>
            <w:tcW w:w="5718" w:type="dxa"/>
            <w:vAlign w:val="center"/>
            <w:hideMark/>
          </w:tcPr>
          <w:p w14:paraId="3707BFCE" w14:textId="389A8286" w:rsidR="0037759A" w:rsidRDefault="0037759A" w:rsidP="0037759A">
            <w:hyperlink r:id="rId393" w:history="1">
              <w:r>
                <w:rPr>
                  <w:rStyle w:val="Hyperlink"/>
                </w:rPr>
                <w:t>DCL-079_Biweekly_Report_June_13_1955.pdf</w:t>
              </w:r>
            </w:hyperlink>
          </w:p>
        </w:tc>
        <w:tc>
          <w:tcPr>
            <w:tcW w:w="1860" w:type="dxa"/>
            <w:vAlign w:val="center"/>
            <w:hideMark/>
          </w:tcPr>
          <w:p w14:paraId="3F5622DE" w14:textId="77777777" w:rsidR="0037759A" w:rsidRDefault="0037759A" w:rsidP="0037759A">
            <w:pPr>
              <w:jc w:val="right"/>
            </w:pPr>
            <w:r>
              <w:t xml:space="preserve">2010-06-27 03:01 </w:t>
            </w:r>
          </w:p>
        </w:tc>
        <w:tc>
          <w:tcPr>
            <w:tcW w:w="650" w:type="dxa"/>
            <w:vAlign w:val="center"/>
            <w:hideMark/>
          </w:tcPr>
          <w:p w14:paraId="6684811A" w14:textId="77777777" w:rsidR="0037759A" w:rsidRDefault="0037759A" w:rsidP="0037759A">
            <w:pPr>
              <w:jc w:val="right"/>
            </w:pPr>
            <w:r>
              <w:t>160K</w:t>
            </w:r>
          </w:p>
        </w:tc>
      </w:tr>
      <w:tr w:rsidR="0037759A" w14:paraId="36616682" w14:textId="77777777" w:rsidTr="0037759A">
        <w:trPr>
          <w:tblCellSpacing w:w="15" w:type="dxa"/>
        </w:trPr>
        <w:tc>
          <w:tcPr>
            <w:tcW w:w="5718" w:type="dxa"/>
            <w:vAlign w:val="center"/>
            <w:hideMark/>
          </w:tcPr>
          <w:p w14:paraId="00B00173" w14:textId="1A8E25AD" w:rsidR="0037759A" w:rsidRDefault="0037759A" w:rsidP="0037759A">
            <w:hyperlink r:id="rId394" w:history="1">
              <w:r>
                <w:rPr>
                  <w:rStyle w:val="Hyperlink"/>
                </w:rPr>
                <w:t>DCL-083_Interpreted_Instruction_Code_of_the_MIT_CS_II_Computer.pdf</w:t>
              </w:r>
            </w:hyperlink>
          </w:p>
        </w:tc>
        <w:tc>
          <w:tcPr>
            <w:tcW w:w="1860" w:type="dxa"/>
            <w:vAlign w:val="center"/>
            <w:hideMark/>
          </w:tcPr>
          <w:p w14:paraId="7B34455B" w14:textId="77777777" w:rsidR="0037759A" w:rsidRDefault="0037759A" w:rsidP="0037759A">
            <w:pPr>
              <w:jc w:val="right"/>
            </w:pPr>
            <w:r>
              <w:t xml:space="preserve">2010-06-27 03:01 </w:t>
            </w:r>
          </w:p>
        </w:tc>
        <w:tc>
          <w:tcPr>
            <w:tcW w:w="650" w:type="dxa"/>
            <w:vAlign w:val="center"/>
            <w:hideMark/>
          </w:tcPr>
          <w:p w14:paraId="1F55B730" w14:textId="77777777" w:rsidR="0037759A" w:rsidRDefault="0037759A" w:rsidP="0037759A">
            <w:pPr>
              <w:jc w:val="right"/>
            </w:pPr>
            <w:r>
              <w:t>505K</w:t>
            </w:r>
          </w:p>
        </w:tc>
      </w:tr>
      <w:tr w:rsidR="0037759A" w14:paraId="5CF4CB35" w14:textId="77777777" w:rsidTr="0037759A">
        <w:trPr>
          <w:tblCellSpacing w:w="15" w:type="dxa"/>
        </w:trPr>
        <w:tc>
          <w:tcPr>
            <w:tcW w:w="5718" w:type="dxa"/>
            <w:vAlign w:val="center"/>
            <w:hideMark/>
          </w:tcPr>
          <w:p w14:paraId="51A65A4C" w14:textId="5A480CE7" w:rsidR="0037759A" w:rsidRDefault="0037759A" w:rsidP="0037759A">
            <w:hyperlink r:id="rId395" w:history="1">
              <w:r>
                <w:rPr>
                  <w:rStyle w:val="Hyperlink"/>
                </w:rPr>
                <w:t>DCL-085_Biweekly_Report_Jun_27_1955.pdf</w:t>
              </w:r>
            </w:hyperlink>
          </w:p>
        </w:tc>
        <w:tc>
          <w:tcPr>
            <w:tcW w:w="1860" w:type="dxa"/>
            <w:vAlign w:val="center"/>
            <w:hideMark/>
          </w:tcPr>
          <w:p w14:paraId="75E303FA" w14:textId="77777777" w:rsidR="0037759A" w:rsidRDefault="0037759A" w:rsidP="0037759A">
            <w:pPr>
              <w:jc w:val="right"/>
            </w:pPr>
            <w:r>
              <w:t xml:space="preserve">2010-06-27 03:01 </w:t>
            </w:r>
          </w:p>
        </w:tc>
        <w:tc>
          <w:tcPr>
            <w:tcW w:w="650" w:type="dxa"/>
            <w:vAlign w:val="center"/>
            <w:hideMark/>
          </w:tcPr>
          <w:p w14:paraId="211C7D04" w14:textId="77777777" w:rsidR="0037759A" w:rsidRDefault="0037759A" w:rsidP="0037759A">
            <w:pPr>
              <w:jc w:val="right"/>
            </w:pPr>
            <w:r>
              <w:t>161K</w:t>
            </w:r>
          </w:p>
        </w:tc>
      </w:tr>
      <w:tr w:rsidR="0037759A" w14:paraId="587E84CC" w14:textId="77777777" w:rsidTr="0037759A">
        <w:trPr>
          <w:tblCellSpacing w:w="15" w:type="dxa"/>
        </w:trPr>
        <w:tc>
          <w:tcPr>
            <w:tcW w:w="5718" w:type="dxa"/>
            <w:vAlign w:val="center"/>
            <w:hideMark/>
          </w:tcPr>
          <w:p w14:paraId="36249868" w14:textId="1923D675" w:rsidR="0037759A" w:rsidRDefault="0037759A" w:rsidP="0037759A">
            <w:hyperlink r:id="rId396" w:history="1">
              <w:r>
                <w:rPr>
                  <w:rStyle w:val="Hyperlink"/>
                </w:rPr>
                <w:t>DCL-086_Biweekly_Report_July_11_1955.pdf</w:t>
              </w:r>
            </w:hyperlink>
          </w:p>
        </w:tc>
        <w:tc>
          <w:tcPr>
            <w:tcW w:w="1860" w:type="dxa"/>
            <w:vAlign w:val="center"/>
            <w:hideMark/>
          </w:tcPr>
          <w:p w14:paraId="34F793B1" w14:textId="77777777" w:rsidR="0037759A" w:rsidRDefault="0037759A" w:rsidP="0037759A">
            <w:pPr>
              <w:jc w:val="right"/>
            </w:pPr>
            <w:r>
              <w:t xml:space="preserve">2010-06-27 03:01 </w:t>
            </w:r>
          </w:p>
        </w:tc>
        <w:tc>
          <w:tcPr>
            <w:tcW w:w="650" w:type="dxa"/>
            <w:vAlign w:val="center"/>
            <w:hideMark/>
          </w:tcPr>
          <w:p w14:paraId="18E9B2D6" w14:textId="77777777" w:rsidR="0037759A" w:rsidRDefault="0037759A" w:rsidP="0037759A">
            <w:pPr>
              <w:jc w:val="right"/>
            </w:pPr>
            <w:r>
              <w:t>148K</w:t>
            </w:r>
          </w:p>
        </w:tc>
      </w:tr>
      <w:tr w:rsidR="0037759A" w14:paraId="763EEDAF" w14:textId="77777777" w:rsidTr="0037759A">
        <w:trPr>
          <w:tblCellSpacing w:w="15" w:type="dxa"/>
        </w:trPr>
        <w:tc>
          <w:tcPr>
            <w:tcW w:w="5718" w:type="dxa"/>
            <w:vAlign w:val="center"/>
            <w:hideMark/>
          </w:tcPr>
          <w:p w14:paraId="08B963C6" w14:textId="0EE7067F" w:rsidR="0037759A" w:rsidRDefault="0037759A" w:rsidP="0037759A">
            <w:hyperlink r:id="rId397" w:history="1">
              <w:r>
                <w:rPr>
                  <w:rStyle w:val="Hyperlink"/>
                </w:rPr>
                <w:t>DCL-089-1_Recent_Changes_in_the_Comprehensive_System_Conversion_Oct56.pdf</w:t>
              </w:r>
            </w:hyperlink>
          </w:p>
        </w:tc>
        <w:tc>
          <w:tcPr>
            <w:tcW w:w="1860" w:type="dxa"/>
            <w:vAlign w:val="center"/>
            <w:hideMark/>
          </w:tcPr>
          <w:p w14:paraId="4B35585A" w14:textId="77777777" w:rsidR="0037759A" w:rsidRDefault="0037759A" w:rsidP="0037759A">
            <w:pPr>
              <w:jc w:val="right"/>
            </w:pPr>
            <w:r>
              <w:t xml:space="preserve">2010-06-27 03:01 </w:t>
            </w:r>
          </w:p>
        </w:tc>
        <w:tc>
          <w:tcPr>
            <w:tcW w:w="650" w:type="dxa"/>
            <w:vAlign w:val="center"/>
            <w:hideMark/>
          </w:tcPr>
          <w:p w14:paraId="588B6217" w14:textId="77777777" w:rsidR="0037759A" w:rsidRDefault="0037759A" w:rsidP="0037759A">
            <w:pPr>
              <w:jc w:val="right"/>
            </w:pPr>
            <w:r>
              <w:t>69K</w:t>
            </w:r>
          </w:p>
        </w:tc>
      </w:tr>
      <w:tr w:rsidR="0037759A" w14:paraId="7AED5032" w14:textId="77777777" w:rsidTr="0037759A">
        <w:trPr>
          <w:tblCellSpacing w:w="15" w:type="dxa"/>
        </w:trPr>
        <w:tc>
          <w:tcPr>
            <w:tcW w:w="5718" w:type="dxa"/>
            <w:vAlign w:val="center"/>
            <w:hideMark/>
          </w:tcPr>
          <w:p w14:paraId="673150E7" w14:textId="4FF0EE42" w:rsidR="0037759A" w:rsidRDefault="0037759A" w:rsidP="0037759A">
            <w:hyperlink r:id="rId398" w:history="1">
              <w:r>
                <w:rPr>
                  <w:rStyle w:val="Hyperlink"/>
                </w:rPr>
                <w:t>DCL-089_Recent_Changes_in_the_Comprehensive_System_Conversion_Jul55.pdf</w:t>
              </w:r>
            </w:hyperlink>
          </w:p>
        </w:tc>
        <w:tc>
          <w:tcPr>
            <w:tcW w:w="1860" w:type="dxa"/>
            <w:vAlign w:val="center"/>
            <w:hideMark/>
          </w:tcPr>
          <w:p w14:paraId="69F99158" w14:textId="77777777" w:rsidR="0037759A" w:rsidRDefault="0037759A" w:rsidP="0037759A">
            <w:pPr>
              <w:jc w:val="right"/>
            </w:pPr>
            <w:r>
              <w:t xml:space="preserve">2010-06-27 03:01 </w:t>
            </w:r>
          </w:p>
        </w:tc>
        <w:tc>
          <w:tcPr>
            <w:tcW w:w="650" w:type="dxa"/>
            <w:vAlign w:val="center"/>
            <w:hideMark/>
          </w:tcPr>
          <w:p w14:paraId="2649DE99" w14:textId="77777777" w:rsidR="0037759A" w:rsidRDefault="0037759A" w:rsidP="0037759A">
            <w:pPr>
              <w:jc w:val="right"/>
            </w:pPr>
            <w:r>
              <w:t>216K</w:t>
            </w:r>
          </w:p>
        </w:tc>
      </w:tr>
      <w:tr w:rsidR="0037759A" w14:paraId="6DABDDD4" w14:textId="77777777" w:rsidTr="0037759A">
        <w:trPr>
          <w:tblCellSpacing w:w="15" w:type="dxa"/>
        </w:trPr>
        <w:tc>
          <w:tcPr>
            <w:tcW w:w="5718" w:type="dxa"/>
            <w:vAlign w:val="center"/>
            <w:hideMark/>
          </w:tcPr>
          <w:p w14:paraId="7A02377E" w14:textId="77777777" w:rsidR="0037759A" w:rsidRDefault="0037759A" w:rsidP="0037759A">
            <w:pPr>
              <w:rPr>
                <w:rStyle w:val="Hyperlink"/>
              </w:rPr>
            </w:pPr>
            <w:hyperlink r:id="rId399" w:history="1">
              <w:r>
                <w:rPr>
                  <w:rStyle w:val="Hyperlink"/>
                </w:rPr>
                <w:t>DCL-090_Whirlwind_Display_Program_Jun55.pdf</w:t>
              </w:r>
            </w:hyperlink>
          </w:p>
          <w:p w14:paraId="7D2A8C57" w14:textId="3C45611E" w:rsidR="00AA2669" w:rsidRPr="002C7518" w:rsidRDefault="002C7518" w:rsidP="0037759A">
            <w:r w:rsidRPr="00D91A84">
              <w:rPr>
                <w:rStyle w:val="Hyperlink"/>
                <w:color w:val="984806" w:themeColor="accent6" w:themeShade="80"/>
                <w:u w:val="none"/>
              </w:rPr>
              <w:t>Looks like a wave-motion demo program.  References tapes fc131-97-6 and fc131-97-56 (which we have), written by G. W. Patterson</w:t>
            </w:r>
          </w:p>
        </w:tc>
        <w:tc>
          <w:tcPr>
            <w:tcW w:w="1860" w:type="dxa"/>
            <w:vAlign w:val="center"/>
            <w:hideMark/>
          </w:tcPr>
          <w:p w14:paraId="6456E14F" w14:textId="77777777" w:rsidR="0037759A" w:rsidRDefault="0037759A" w:rsidP="0037759A">
            <w:pPr>
              <w:jc w:val="right"/>
            </w:pPr>
            <w:r>
              <w:t xml:space="preserve">2010-06-27 03:01 </w:t>
            </w:r>
          </w:p>
        </w:tc>
        <w:tc>
          <w:tcPr>
            <w:tcW w:w="650" w:type="dxa"/>
            <w:vAlign w:val="center"/>
            <w:hideMark/>
          </w:tcPr>
          <w:p w14:paraId="740E8FB4" w14:textId="77777777" w:rsidR="0037759A" w:rsidRDefault="0037759A" w:rsidP="0037759A">
            <w:pPr>
              <w:jc w:val="right"/>
            </w:pPr>
            <w:r>
              <w:t>259K</w:t>
            </w:r>
          </w:p>
        </w:tc>
      </w:tr>
      <w:tr w:rsidR="0037759A" w14:paraId="4FFDCD44" w14:textId="77777777" w:rsidTr="0037759A">
        <w:trPr>
          <w:tblCellSpacing w:w="15" w:type="dxa"/>
        </w:trPr>
        <w:tc>
          <w:tcPr>
            <w:tcW w:w="5718" w:type="dxa"/>
            <w:vAlign w:val="center"/>
            <w:hideMark/>
          </w:tcPr>
          <w:p w14:paraId="68337ADE" w14:textId="77777777" w:rsidR="0037759A" w:rsidRDefault="0037759A" w:rsidP="0037759A">
            <w:pPr>
              <w:rPr>
                <w:rStyle w:val="Hyperlink"/>
              </w:rPr>
            </w:pPr>
            <w:hyperlink r:id="rId400" w:history="1">
              <w:r>
                <w:rPr>
                  <w:rStyle w:val="Hyperlink"/>
                </w:rPr>
                <w:t>DCL-091_Modifications_of_the_NCMM_Translation_Routine_For_Use_With_the_G_and_L_Machine_Jul55.pdf</w:t>
              </w:r>
            </w:hyperlink>
          </w:p>
          <w:p w14:paraId="4C7AE8C8" w14:textId="77777777" w:rsidR="00ED2BC6" w:rsidRDefault="003A68D0" w:rsidP="0037759A">
            <w:pPr>
              <w:rPr>
                <w:rStyle w:val="Hyperlink"/>
                <w:color w:val="984806" w:themeColor="accent6" w:themeShade="80"/>
                <w:u w:val="none"/>
              </w:rPr>
            </w:pPr>
            <w:r w:rsidRPr="003A68D0">
              <w:rPr>
                <w:rStyle w:val="Hyperlink"/>
                <w:color w:val="984806" w:themeColor="accent6" w:themeShade="80"/>
                <w:u w:val="none"/>
              </w:rPr>
              <w:t xml:space="preserve">July 19, 1955, J.O. McDonough - </w:t>
            </w:r>
            <w:r w:rsidR="00ED2BC6" w:rsidRPr="003A68D0">
              <w:rPr>
                <w:rStyle w:val="Hyperlink"/>
                <w:color w:val="984806" w:themeColor="accent6" w:themeShade="80"/>
                <w:u w:val="none"/>
              </w:rPr>
              <w:t>Numerically Controlled Milling</w:t>
            </w:r>
            <w:r w:rsidRPr="003A68D0">
              <w:rPr>
                <w:rStyle w:val="Hyperlink"/>
                <w:color w:val="984806" w:themeColor="accent6" w:themeShade="80"/>
                <w:u w:val="none"/>
              </w:rPr>
              <w:t xml:space="preserve"> Machine control program.  This doc describes a few changes to the existing program, but provides no references to related documents.</w:t>
            </w:r>
          </w:p>
          <w:p w14:paraId="756A0E84" w14:textId="624BE2CF" w:rsidR="008B08DC" w:rsidRPr="003A68D0" w:rsidRDefault="008B08DC" w:rsidP="0037759A">
            <w:r>
              <w:rPr>
                <w:rStyle w:val="Hyperlink"/>
                <w:color w:val="984806" w:themeColor="accent6" w:themeShade="80"/>
              </w:rPr>
              <w:t xml:space="preserve">See also DCL-49, the initial proposal </w:t>
            </w:r>
            <w:proofErr w:type="gramStart"/>
            <w:r>
              <w:rPr>
                <w:rStyle w:val="Hyperlink"/>
                <w:color w:val="984806" w:themeColor="accent6" w:themeShade="80"/>
              </w:rPr>
              <w:t>from .Jan</w:t>
            </w:r>
            <w:proofErr w:type="gramEnd"/>
            <w:r>
              <w:rPr>
                <w:rStyle w:val="Hyperlink"/>
                <w:color w:val="984806" w:themeColor="accent6" w:themeShade="80"/>
              </w:rPr>
              <w:t xml:space="preserve"> 26, 1955</w:t>
            </w:r>
          </w:p>
        </w:tc>
        <w:tc>
          <w:tcPr>
            <w:tcW w:w="1860" w:type="dxa"/>
            <w:vAlign w:val="center"/>
            <w:hideMark/>
          </w:tcPr>
          <w:p w14:paraId="00BBCB94" w14:textId="77777777" w:rsidR="0037759A" w:rsidRDefault="0037759A" w:rsidP="0037759A">
            <w:pPr>
              <w:jc w:val="right"/>
            </w:pPr>
            <w:r>
              <w:t xml:space="preserve">2010-06-27 03:01 </w:t>
            </w:r>
          </w:p>
        </w:tc>
        <w:tc>
          <w:tcPr>
            <w:tcW w:w="650" w:type="dxa"/>
            <w:vAlign w:val="center"/>
            <w:hideMark/>
          </w:tcPr>
          <w:p w14:paraId="3F7D965A" w14:textId="77777777" w:rsidR="0037759A" w:rsidRDefault="0037759A" w:rsidP="0037759A">
            <w:pPr>
              <w:jc w:val="right"/>
            </w:pPr>
            <w:r>
              <w:t>100K</w:t>
            </w:r>
          </w:p>
        </w:tc>
      </w:tr>
      <w:tr w:rsidR="0037759A" w14:paraId="325C45C8" w14:textId="77777777" w:rsidTr="0037759A">
        <w:trPr>
          <w:tblCellSpacing w:w="15" w:type="dxa"/>
        </w:trPr>
        <w:tc>
          <w:tcPr>
            <w:tcW w:w="5718" w:type="dxa"/>
            <w:vAlign w:val="center"/>
            <w:hideMark/>
          </w:tcPr>
          <w:p w14:paraId="56B89573" w14:textId="5146E03D" w:rsidR="0037759A" w:rsidRDefault="0037759A" w:rsidP="0037759A">
            <w:hyperlink r:id="rId401" w:history="1">
              <w:r>
                <w:rPr>
                  <w:rStyle w:val="Hyperlink"/>
                </w:rPr>
                <w:t>DCL-092_Proposed_Additional_Function_for_the_Read-In_Button_Jul55.pdf</w:t>
              </w:r>
            </w:hyperlink>
          </w:p>
        </w:tc>
        <w:tc>
          <w:tcPr>
            <w:tcW w:w="1860" w:type="dxa"/>
            <w:vAlign w:val="center"/>
            <w:hideMark/>
          </w:tcPr>
          <w:p w14:paraId="024A3E43" w14:textId="77777777" w:rsidR="0037759A" w:rsidRDefault="0037759A" w:rsidP="0037759A">
            <w:pPr>
              <w:jc w:val="right"/>
            </w:pPr>
            <w:r>
              <w:t xml:space="preserve">2010-06-27 03:01 </w:t>
            </w:r>
          </w:p>
        </w:tc>
        <w:tc>
          <w:tcPr>
            <w:tcW w:w="650" w:type="dxa"/>
            <w:vAlign w:val="center"/>
            <w:hideMark/>
          </w:tcPr>
          <w:p w14:paraId="75434FE0" w14:textId="77777777" w:rsidR="0037759A" w:rsidRDefault="0037759A" w:rsidP="0037759A">
            <w:pPr>
              <w:jc w:val="right"/>
            </w:pPr>
            <w:r>
              <w:t>63K</w:t>
            </w:r>
          </w:p>
        </w:tc>
      </w:tr>
      <w:tr w:rsidR="0037759A" w14:paraId="78517BC0" w14:textId="77777777" w:rsidTr="0037759A">
        <w:trPr>
          <w:tblCellSpacing w:w="15" w:type="dxa"/>
        </w:trPr>
        <w:tc>
          <w:tcPr>
            <w:tcW w:w="5718" w:type="dxa"/>
            <w:vAlign w:val="center"/>
            <w:hideMark/>
          </w:tcPr>
          <w:p w14:paraId="18EDC860" w14:textId="27155BC1" w:rsidR="0037759A" w:rsidRDefault="0037759A" w:rsidP="0037759A">
            <w:hyperlink r:id="rId402" w:history="1">
              <w:r>
                <w:rPr>
                  <w:rStyle w:val="Hyperlink"/>
                </w:rPr>
                <w:t>DCL-093_Biweekly_Report_July_25_1955.pdf</w:t>
              </w:r>
            </w:hyperlink>
          </w:p>
        </w:tc>
        <w:tc>
          <w:tcPr>
            <w:tcW w:w="1860" w:type="dxa"/>
            <w:vAlign w:val="center"/>
            <w:hideMark/>
          </w:tcPr>
          <w:p w14:paraId="752CBF9F" w14:textId="77777777" w:rsidR="0037759A" w:rsidRDefault="0037759A" w:rsidP="0037759A">
            <w:pPr>
              <w:jc w:val="right"/>
            </w:pPr>
            <w:r>
              <w:t xml:space="preserve">2010-06-27 03:01 </w:t>
            </w:r>
          </w:p>
        </w:tc>
        <w:tc>
          <w:tcPr>
            <w:tcW w:w="650" w:type="dxa"/>
            <w:vAlign w:val="center"/>
            <w:hideMark/>
          </w:tcPr>
          <w:p w14:paraId="50C0322B" w14:textId="77777777" w:rsidR="0037759A" w:rsidRDefault="0037759A" w:rsidP="0037759A">
            <w:pPr>
              <w:jc w:val="right"/>
            </w:pPr>
            <w:r>
              <w:t>133K</w:t>
            </w:r>
          </w:p>
        </w:tc>
      </w:tr>
      <w:tr w:rsidR="0037759A" w14:paraId="242B2CD0" w14:textId="77777777" w:rsidTr="0037759A">
        <w:trPr>
          <w:tblCellSpacing w:w="15" w:type="dxa"/>
        </w:trPr>
        <w:tc>
          <w:tcPr>
            <w:tcW w:w="5718" w:type="dxa"/>
            <w:vAlign w:val="center"/>
            <w:hideMark/>
          </w:tcPr>
          <w:p w14:paraId="690576AC" w14:textId="796DBB8C" w:rsidR="0037759A" w:rsidRDefault="0037759A" w:rsidP="0037759A">
            <w:hyperlink r:id="rId403" w:history="1">
              <w:r>
                <w:rPr>
                  <w:rStyle w:val="Hyperlink"/>
                </w:rPr>
                <w:t>DCL-094-1_Polynomial_Factorization_Aug55.pdf</w:t>
              </w:r>
            </w:hyperlink>
          </w:p>
        </w:tc>
        <w:tc>
          <w:tcPr>
            <w:tcW w:w="1860" w:type="dxa"/>
            <w:vAlign w:val="center"/>
            <w:hideMark/>
          </w:tcPr>
          <w:p w14:paraId="11A6A37E" w14:textId="77777777" w:rsidR="0037759A" w:rsidRDefault="0037759A" w:rsidP="0037759A">
            <w:pPr>
              <w:jc w:val="right"/>
            </w:pPr>
            <w:r>
              <w:t xml:space="preserve">2010-06-27 03:01 </w:t>
            </w:r>
          </w:p>
        </w:tc>
        <w:tc>
          <w:tcPr>
            <w:tcW w:w="650" w:type="dxa"/>
            <w:vAlign w:val="center"/>
            <w:hideMark/>
          </w:tcPr>
          <w:p w14:paraId="40DAC7AE" w14:textId="77777777" w:rsidR="0037759A" w:rsidRDefault="0037759A" w:rsidP="0037759A">
            <w:pPr>
              <w:jc w:val="right"/>
            </w:pPr>
            <w:r>
              <w:t>297K</w:t>
            </w:r>
          </w:p>
        </w:tc>
      </w:tr>
      <w:tr w:rsidR="0037759A" w14:paraId="690C1AF6" w14:textId="77777777" w:rsidTr="0037759A">
        <w:trPr>
          <w:tblCellSpacing w:w="15" w:type="dxa"/>
        </w:trPr>
        <w:tc>
          <w:tcPr>
            <w:tcW w:w="5718" w:type="dxa"/>
            <w:vAlign w:val="center"/>
            <w:hideMark/>
          </w:tcPr>
          <w:p w14:paraId="2762EFCC" w14:textId="01C0F228" w:rsidR="0037759A" w:rsidRDefault="0037759A" w:rsidP="0037759A">
            <w:hyperlink r:id="rId404" w:history="1">
              <w:r>
                <w:rPr>
                  <w:rStyle w:val="Hyperlink"/>
                </w:rPr>
                <w:t>DCL-094_Polynomial_Factorization_Jul55.pdf</w:t>
              </w:r>
            </w:hyperlink>
          </w:p>
        </w:tc>
        <w:tc>
          <w:tcPr>
            <w:tcW w:w="1860" w:type="dxa"/>
            <w:vAlign w:val="center"/>
            <w:hideMark/>
          </w:tcPr>
          <w:p w14:paraId="19961C7C" w14:textId="77777777" w:rsidR="0037759A" w:rsidRDefault="0037759A" w:rsidP="0037759A">
            <w:pPr>
              <w:jc w:val="right"/>
            </w:pPr>
            <w:r>
              <w:t xml:space="preserve">2010-06-27 03:01 </w:t>
            </w:r>
          </w:p>
        </w:tc>
        <w:tc>
          <w:tcPr>
            <w:tcW w:w="650" w:type="dxa"/>
            <w:vAlign w:val="center"/>
            <w:hideMark/>
          </w:tcPr>
          <w:p w14:paraId="2ECF7D71" w14:textId="77777777" w:rsidR="0037759A" w:rsidRDefault="0037759A" w:rsidP="0037759A">
            <w:pPr>
              <w:jc w:val="right"/>
            </w:pPr>
            <w:r>
              <w:t>253K</w:t>
            </w:r>
          </w:p>
        </w:tc>
      </w:tr>
      <w:tr w:rsidR="0037759A" w14:paraId="6D9A56EC" w14:textId="77777777" w:rsidTr="0037759A">
        <w:trPr>
          <w:tblCellSpacing w:w="15" w:type="dxa"/>
        </w:trPr>
        <w:tc>
          <w:tcPr>
            <w:tcW w:w="5718" w:type="dxa"/>
            <w:vAlign w:val="center"/>
            <w:hideMark/>
          </w:tcPr>
          <w:p w14:paraId="10733114" w14:textId="6216AB97" w:rsidR="0037759A" w:rsidRDefault="0037759A" w:rsidP="0037759A">
            <w:hyperlink r:id="rId405" w:history="1">
              <w:r>
                <w:rPr>
                  <w:rStyle w:val="Hyperlink"/>
                </w:rPr>
                <w:t>DCL-095_Biweekly_Report_August_8_1955.pdf</w:t>
              </w:r>
            </w:hyperlink>
          </w:p>
        </w:tc>
        <w:tc>
          <w:tcPr>
            <w:tcW w:w="1860" w:type="dxa"/>
            <w:vAlign w:val="center"/>
            <w:hideMark/>
          </w:tcPr>
          <w:p w14:paraId="2E2E7A59" w14:textId="77777777" w:rsidR="0037759A" w:rsidRDefault="0037759A" w:rsidP="0037759A">
            <w:pPr>
              <w:jc w:val="right"/>
            </w:pPr>
            <w:r>
              <w:t xml:space="preserve">2010-06-27 03:01 </w:t>
            </w:r>
          </w:p>
        </w:tc>
        <w:tc>
          <w:tcPr>
            <w:tcW w:w="650" w:type="dxa"/>
            <w:vAlign w:val="center"/>
            <w:hideMark/>
          </w:tcPr>
          <w:p w14:paraId="48187702" w14:textId="77777777" w:rsidR="0037759A" w:rsidRDefault="0037759A" w:rsidP="0037759A">
            <w:pPr>
              <w:jc w:val="right"/>
            </w:pPr>
            <w:r>
              <w:t>150K</w:t>
            </w:r>
          </w:p>
        </w:tc>
      </w:tr>
      <w:tr w:rsidR="0037759A" w14:paraId="2DC3A79B" w14:textId="77777777" w:rsidTr="0037759A">
        <w:trPr>
          <w:tblCellSpacing w:w="15" w:type="dxa"/>
        </w:trPr>
        <w:tc>
          <w:tcPr>
            <w:tcW w:w="5718" w:type="dxa"/>
            <w:vAlign w:val="center"/>
            <w:hideMark/>
          </w:tcPr>
          <w:p w14:paraId="55059BB6" w14:textId="1AC1AF81" w:rsidR="0037759A" w:rsidRDefault="0037759A" w:rsidP="0037759A">
            <w:pPr>
              <w:rPr>
                <w:rStyle w:val="Hyperlink"/>
              </w:rPr>
            </w:pPr>
            <w:hyperlink r:id="rId406" w:history="1">
              <w:r>
                <w:rPr>
                  <w:rStyle w:val="Hyperlink"/>
                </w:rPr>
                <w:t>DCL-097_Whirlwind_I_Processing_Routine_for_Course_6.601_Aug55.pdf</w:t>
              </w:r>
            </w:hyperlink>
          </w:p>
          <w:p w14:paraId="5333783F" w14:textId="77777777" w:rsidR="0037759A" w:rsidRPr="002F5D64" w:rsidRDefault="0037759A" w:rsidP="0037759A">
            <w:r w:rsidRPr="002F5D64">
              <w:rPr>
                <w:rStyle w:val="Hyperlink"/>
                <w:color w:val="943634" w:themeColor="accent2" w:themeShade="BF"/>
                <w:u w:val="none"/>
              </w:rPr>
              <w:t>Homework assignment notes for a course</w:t>
            </w:r>
          </w:p>
        </w:tc>
        <w:tc>
          <w:tcPr>
            <w:tcW w:w="1860" w:type="dxa"/>
            <w:vAlign w:val="center"/>
            <w:hideMark/>
          </w:tcPr>
          <w:p w14:paraId="7898EEA3" w14:textId="77777777" w:rsidR="0037759A" w:rsidRDefault="0037759A" w:rsidP="0037759A">
            <w:pPr>
              <w:jc w:val="right"/>
            </w:pPr>
            <w:r>
              <w:t xml:space="preserve">2010-06-27 03:01 </w:t>
            </w:r>
          </w:p>
        </w:tc>
        <w:tc>
          <w:tcPr>
            <w:tcW w:w="650" w:type="dxa"/>
            <w:vAlign w:val="center"/>
            <w:hideMark/>
          </w:tcPr>
          <w:p w14:paraId="1E07D6AF" w14:textId="77777777" w:rsidR="0037759A" w:rsidRDefault="0037759A" w:rsidP="0037759A">
            <w:pPr>
              <w:jc w:val="right"/>
            </w:pPr>
            <w:r>
              <w:t>83K</w:t>
            </w:r>
          </w:p>
        </w:tc>
      </w:tr>
      <w:tr w:rsidR="0037759A" w14:paraId="261E7C57" w14:textId="77777777" w:rsidTr="0037759A">
        <w:trPr>
          <w:tblCellSpacing w:w="15" w:type="dxa"/>
        </w:trPr>
        <w:tc>
          <w:tcPr>
            <w:tcW w:w="5718" w:type="dxa"/>
            <w:vAlign w:val="center"/>
            <w:hideMark/>
          </w:tcPr>
          <w:p w14:paraId="4601A958" w14:textId="1376A4B5" w:rsidR="0037759A" w:rsidRDefault="0037759A" w:rsidP="0037759A">
            <w:hyperlink r:id="rId407" w:history="1">
              <w:r>
                <w:rPr>
                  <w:rStyle w:val="Hyperlink"/>
                </w:rPr>
                <w:t>DCL-098_Biweekly_Report_August_22_1955.pdf</w:t>
              </w:r>
            </w:hyperlink>
          </w:p>
        </w:tc>
        <w:tc>
          <w:tcPr>
            <w:tcW w:w="1860" w:type="dxa"/>
            <w:vAlign w:val="center"/>
            <w:hideMark/>
          </w:tcPr>
          <w:p w14:paraId="48CA6C1C" w14:textId="77777777" w:rsidR="0037759A" w:rsidRDefault="0037759A" w:rsidP="0037759A">
            <w:pPr>
              <w:jc w:val="right"/>
            </w:pPr>
            <w:r>
              <w:t xml:space="preserve">2010-06-27 03:01 </w:t>
            </w:r>
          </w:p>
        </w:tc>
        <w:tc>
          <w:tcPr>
            <w:tcW w:w="650" w:type="dxa"/>
            <w:vAlign w:val="center"/>
            <w:hideMark/>
          </w:tcPr>
          <w:p w14:paraId="18A25188" w14:textId="77777777" w:rsidR="0037759A" w:rsidRDefault="0037759A" w:rsidP="0037759A">
            <w:pPr>
              <w:jc w:val="right"/>
            </w:pPr>
            <w:r>
              <w:t>162K</w:t>
            </w:r>
          </w:p>
        </w:tc>
      </w:tr>
      <w:tr w:rsidR="0037759A" w14:paraId="7842E4C4" w14:textId="77777777" w:rsidTr="0037759A">
        <w:trPr>
          <w:tblCellSpacing w:w="15" w:type="dxa"/>
        </w:trPr>
        <w:tc>
          <w:tcPr>
            <w:tcW w:w="5718" w:type="dxa"/>
            <w:vAlign w:val="center"/>
            <w:hideMark/>
          </w:tcPr>
          <w:p w14:paraId="7A94D657" w14:textId="49997A1C" w:rsidR="0037759A" w:rsidRDefault="0037759A" w:rsidP="0037759A">
            <w:hyperlink r:id="rId408" w:history="1">
              <w:r>
                <w:rPr>
                  <w:rStyle w:val="Hyperlink"/>
                </w:rPr>
                <w:t>DCL-100_Biweekly_Report_September_6_1955.pdf</w:t>
              </w:r>
            </w:hyperlink>
          </w:p>
        </w:tc>
        <w:tc>
          <w:tcPr>
            <w:tcW w:w="1860" w:type="dxa"/>
            <w:vAlign w:val="center"/>
            <w:hideMark/>
          </w:tcPr>
          <w:p w14:paraId="3AEFC569" w14:textId="77777777" w:rsidR="0037759A" w:rsidRDefault="0037759A" w:rsidP="0037759A">
            <w:pPr>
              <w:jc w:val="right"/>
            </w:pPr>
            <w:r>
              <w:t xml:space="preserve">2010-06-27 03:01 </w:t>
            </w:r>
          </w:p>
        </w:tc>
        <w:tc>
          <w:tcPr>
            <w:tcW w:w="650" w:type="dxa"/>
            <w:vAlign w:val="center"/>
            <w:hideMark/>
          </w:tcPr>
          <w:p w14:paraId="1B752616" w14:textId="77777777" w:rsidR="0037759A" w:rsidRDefault="0037759A" w:rsidP="0037759A">
            <w:pPr>
              <w:jc w:val="right"/>
            </w:pPr>
            <w:r>
              <w:t>121K</w:t>
            </w:r>
          </w:p>
        </w:tc>
      </w:tr>
      <w:tr w:rsidR="0037759A" w14:paraId="56356350" w14:textId="77777777" w:rsidTr="0037759A">
        <w:trPr>
          <w:tblCellSpacing w:w="15" w:type="dxa"/>
        </w:trPr>
        <w:tc>
          <w:tcPr>
            <w:tcW w:w="5718" w:type="dxa"/>
            <w:vAlign w:val="center"/>
            <w:hideMark/>
          </w:tcPr>
          <w:p w14:paraId="394F3E0C" w14:textId="1FEE7385" w:rsidR="0037759A" w:rsidRDefault="0037759A" w:rsidP="0037759A">
            <w:hyperlink r:id="rId409" w:history="1">
              <w:r>
                <w:rPr>
                  <w:rStyle w:val="Hyperlink"/>
                </w:rPr>
                <w:t>DCL-101_Iterative_Solution_of_Linear_Systems_Having_Sparse_Matricies_Sep55.pdf</w:t>
              </w:r>
            </w:hyperlink>
          </w:p>
        </w:tc>
        <w:tc>
          <w:tcPr>
            <w:tcW w:w="1860" w:type="dxa"/>
            <w:vAlign w:val="center"/>
            <w:hideMark/>
          </w:tcPr>
          <w:p w14:paraId="300C1C2A" w14:textId="77777777" w:rsidR="0037759A" w:rsidRDefault="0037759A" w:rsidP="0037759A">
            <w:pPr>
              <w:jc w:val="right"/>
            </w:pPr>
            <w:r>
              <w:t xml:space="preserve">2010-06-27 03:01 </w:t>
            </w:r>
          </w:p>
        </w:tc>
        <w:tc>
          <w:tcPr>
            <w:tcW w:w="650" w:type="dxa"/>
            <w:vAlign w:val="center"/>
            <w:hideMark/>
          </w:tcPr>
          <w:p w14:paraId="5BA14DE0" w14:textId="77777777" w:rsidR="0037759A" w:rsidRDefault="0037759A" w:rsidP="0037759A">
            <w:pPr>
              <w:jc w:val="right"/>
            </w:pPr>
            <w:r>
              <w:t>379K</w:t>
            </w:r>
          </w:p>
        </w:tc>
      </w:tr>
      <w:tr w:rsidR="0037759A" w14:paraId="7813282B" w14:textId="77777777" w:rsidTr="0037759A">
        <w:trPr>
          <w:tblCellSpacing w:w="15" w:type="dxa"/>
        </w:trPr>
        <w:tc>
          <w:tcPr>
            <w:tcW w:w="5718" w:type="dxa"/>
            <w:vAlign w:val="center"/>
            <w:hideMark/>
          </w:tcPr>
          <w:p w14:paraId="592FE534" w14:textId="19D265A6" w:rsidR="0037759A" w:rsidRDefault="0037759A" w:rsidP="0037759A">
            <w:hyperlink r:id="rId410" w:history="1">
              <w:r>
                <w:rPr>
                  <w:rStyle w:val="Hyperlink"/>
                </w:rPr>
                <w:t>DCL-102_Biweekly_Report_September_19_1955.pdf</w:t>
              </w:r>
            </w:hyperlink>
          </w:p>
        </w:tc>
        <w:tc>
          <w:tcPr>
            <w:tcW w:w="1860" w:type="dxa"/>
            <w:vAlign w:val="center"/>
            <w:hideMark/>
          </w:tcPr>
          <w:p w14:paraId="1D78E05F" w14:textId="77777777" w:rsidR="0037759A" w:rsidRDefault="0037759A" w:rsidP="0037759A">
            <w:pPr>
              <w:jc w:val="right"/>
            </w:pPr>
            <w:r>
              <w:t xml:space="preserve">2010-06-27 03:01 </w:t>
            </w:r>
          </w:p>
        </w:tc>
        <w:tc>
          <w:tcPr>
            <w:tcW w:w="650" w:type="dxa"/>
            <w:vAlign w:val="center"/>
            <w:hideMark/>
          </w:tcPr>
          <w:p w14:paraId="4144663E" w14:textId="77777777" w:rsidR="0037759A" w:rsidRDefault="0037759A" w:rsidP="0037759A">
            <w:pPr>
              <w:jc w:val="right"/>
            </w:pPr>
            <w:r>
              <w:t>115K</w:t>
            </w:r>
          </w:p>
        </w:tc>
      </w:tr>
      <w:tr w:rsidR="0037759A" w14:paraId="6A7E4138" w14:textId="77777777" w:rsidTr="0037759A">
        <w:trPr>
          <w:tblCellSpacing w:w="15" w:type="dxa"/>
        </w:trPr>
        <w:tc>
          <w:tcPr>
            <w:tcW w:w="5718" w:type="dxa"/>
            <w:vAlign w:val="center"/>
            <w:hideMark/>
          </w:tcPr>
          <w:p w14:paraId="11F8FD0C" w14:textId="37924ADA" w:rsidR="0037759A" w:rsidRDefault="0037759A" w:rsidP="0037759A">
            <w:hyperlink r:id="rId411" w:history="1">
              <w:r>
                <w:rPr>
                  <w:rStyle w:val="Hyperlink"/>
                </w:rPr>
                <w:t>DCL-104_Biweekly_Report_October_2_1955.pdf</w:t>
              </w:r>
            </w:hyperlink>
          </w:p>
        </w:tc>
        <w:tc>
          <w:tcPr>
            <w:tcW w:w="1860" w:type="dxa"/>
            <w:vAlign w:val="center"/>
            <w:hideMark/>
          </w:tcPr>
          <w:p w14:paraId="18107FEA" w14:textId="77777777" w:rsidR="0037759A" w:rsidRDefault="0037759A" w:rsidP="0037759A">
            <w:pPr>
              <w:jc w:val="right"/>
            </w:pPr>
            <w:r>
              <w:t xml:space="preserve">2010-06-27 03:01 </w:t>
            </w:r>
          </w:p>
        </w:tc>
        <w:tc>
          <w:tcPr>
            <w:tcW w:w="650" w:type="dxa"/>
            <w:vAlign w:val="center"/>
            <w:hideMark/>
          </w:tcPr>
          <w:p w14:paraId="4C080395" w14:textId="77777777" w:rsidR="0037759A" w:rsidRDefault="0037759A" w:rsidP="0037759A">
            <w:pPr>
              <w:jc w:val="right"/>
            </w:pPr>
            <w:r>
              <w:t>119K</w:t>
            </w:r>
          </w:p>
        </w:tc>
      </w:tr>
      <w:tr w:rsidR="0037759A" w14:paraId="63849D04" w14:textId="77777777" w:rsidTr="0037759A">
        <w:trPr>
          <w:tblCellSpacing w:w="15" w:type="dxa"/>
        </w:trPr>
        <w:tc>
          <w:tcPr>
            <w:tcW w:w="5718" w:type="dxa"/>
            <w:vAlign w:val="center"/>
            <w:hideMark/>
          </w:tcPr>
          <w:p w14:paraId="0898F63C" w14:textId="024E53DB" w:rsidR="0037759A" w:rsidRDefault="0037759A" w:rsidP="0037759A">
            <w:pPr>
              <w:rPr>
                <w:rStyle w:val="Hyperlink"/>
              </w:rPr>
            </w:pPr>
            <w:hyperlink r:id="rId412" w:history="1">
              <w:r>
                <w:rPr>
                  <w:rStyle w:val="Hyperlink"/>
                </w:rPr>
                <w:t>DCL-105_Tic_Tac_Toe_Playing_Routine_Oct55.pdf</w:t>
              </w:r>
            </w:hyperlink>
          </w:p>
          <w:p w14:paraId="6F2B1D0F" w14:textId="746CF32C" w:rsidR="0037759A" w:rsidRPr="003368C3" w:rsidRDefault="0037759A" w:rsidP="0037759A">
            <w:r w:rsidRPr="003368C3">
              <w:rPr>
                <w:rStyle w:val="Hyperlink"/>
                <w:color w:val="943634" w:themeColor="accent2" w:themeShade="BF"/>
              </w:rPr>
              <w:t>One page description of a tic-tac-toe demo program</w:t>
            </w:r>
            <w:r>
              <w:rPr>
                <w:rStyle w:val="Hyperlink"/>
                <w:color w:val="943634" w:themeColor="accent2" w:themeShade="BF"/>
              </w:rPr>
              <w:t>, said to be</w:t>
            </w:r>
            <w:r w:rsidRPr="003368C3">
              <w:rPr>
                <w:rStyle w:val="Hyperlink"/>
                <w:color w:val="943634" w:themeColor="accent2" w:themeShade="BF"/>
              </w:rPr>
              <w:t xml:space="preserve"> “available on </w:t>
            </w:r>
            <w:r>
              <w:rPr>
                <w:rStyle w:val="Hyperlink"/>
                <w:color w:val="943634" w:themeColor="accent2" w:themeShade="BF"/>
              </w:rPr>
              <w:t>t</w:t>
            </w:r>
            <w:r w:rsidRPr="003368C3">
              <w:rPr>
                <w:rStyle w:val="Hyperlink"/>
                <w:color w:val="943634" w:themeColor="accent2" w:themeShade="BF"/>
              </w:rPr>
              <w:t xml:space="preserve">ape fb </w:t>
            </w:r>
            <w:r>
              <w:rPr>
                <w:rStyle w:val="Hyperlink"/>
                <w:color w:val="943634" w:themeColor="accent2" w:themeShade="BF"/>
              </w:rPr>
              <w:t>131-6-1”</w:t>
            </w:r>
            <w:r w:rsidR="00804720">
              <w:rPr>
                <w:rStyle w:val="Hyperlink"/>
                <w:color w:val="943634" w:themeColor="accent2" w:themeShade="BF"/>
              </w:rPr>
              <w:t xml:space="preserve"> (which we don’t seem to have)</w:t>
            </w:r>
          </w:p>
        </w:tc>
        <w:tc>
          <w:tcPr>
            <w:tcW w:w="1860" w:type="dxa"/>
            <w:vAlign w:val="center"/>
            <w:hideMark/>
          </w:tcPr>
          <w:p w14:paraId="6406AA4E" w14:textId="77777777" w:rsidR="0037759A" w:rsidRDefault="0037759A" w:rsidP="0037759A">
            <w:pPr>
              <w:jc w:val="right"/>
            </w:pPr>
            <w:r>
              <w:t xml:space="preserve">2010-06-27 03:01 </w:t>
            </w:r>
          </w:p>
        </w:tc>
        <w:tc>
          <w:tcPr>
            <w:tcW w:w="650" w:type="dxa"/>
            <w:vAlign w:val="center"/>
            <w:hideMark/>
          </w:tcPr>
          <w:p w14:paraId="6EC054DD" w14:textId="77777777" w:rsidR="0037759A" w:rsidRDefault="0037759A" w:rsidP="0037759A">
            <w:pPr>
              <w:jc w:val="right"/>
            </w:pPr>
            <w:r>
              <w:t>100K</w:t>
            </w:r>
          </w:p>
        </w:tc>
      </w:tr>
      <w:tr w:rsidR="0037759A" w14:paraId="25DE37F6" w14:textId="77777777" w:rsidTr="0037759A">
        <w:trPr>
          <w:tblCellSpacing w:w="15" w:type="dxa"/>
        </w:trPr>
        <w:tc>
          <w:tcPr>
            <w:tcW w:w="5718" w:type="dxa"/>
            <w:vAlign w:val="center"/>
            <w:hideMark/>
          </w:tcPr>
          <w:p w14:paraId="718890AC" w14:textId="11F3B70D" w:rsidR="0037759A" w:rsidRDefault="0037759A" w:rsidP="0037759A">
            <w:hyperlink r:id="rId413" w:history="1">
              <w:r>
                <w:rPr>
                  <w:rStyle w:val="Hyperlink"/>
                </w:rPr>
                <w:t>DCL-106_Biweekly_Report_October_16_1955.pdf</w:t>
              </w:r>
            </w:hyperlink>
          </w:p>
        </w:tc>
        <w:tc>
          <w:tcPr>
            <w:tcW w:w="1860" w:type="dxa"/>
            <w:vAlign w:val="center"/>
            <w:hideMark/>
          </w:tcPr>
          <w:p w14:paraId="1F22F7BE" w14:textId="77777777" w:rsidR="0037759A" w:rsidRDefault="0037759A" w:rsidP="0037759A">
            <w:pPr>
              <w:jc w:val="right"/>
            </w:pPr>
            <w:r>
              <w:t xml:space="preserve">2010-06-27 03:01 </w:t>
            </w:r>
          </w:p>
        </w:tc>
        <w:tc>
          <w:tcPr>
            <w:tcW w:w="650" w:type="dxa"/>
            <w:vAlign w:val="center"/>
            <w:hideMark/>
          </w:tcPr>
          <w:p w14:paraId="1B87052C" w14:textId="77777777" w:rsidR="0037759A" w:rsidRDefault="0037759A" w:rsidP="0037759A">
            <w:pPr>
              <w:jc w:val="right"/>
            </w:pPr>
            <w:r>
              <w:t>116K</w:t>
            </w:r>
          </w:p>
        </w:tc>
      </w:tr>
      <w:tr w:rsidR="0037759A" w14:paraId="4271C575" w14:textId="77777777" w:rsidTr="0037759A">
        <w:trPr>
          <w:tblCellSpacing w:w="15" w:type="dxa"/>
        </w:trPr>
        <w:tc>
          <w:tcPr>
            <w:tcW w:w="5718" w:type="dxa"/>
            <w:vAlign w:val="center"/>
            <w:hideMark/>
          </w:tcPr>
          <w:p w14:paraId="59159D13" w14:textId="4DC233EF" w:rsidR="0037759A" w:rsidRDefault="0037759A" w:rsidP="0037759A">
            <w:hyperlink r:id="rId414" w:history="1">
              <w:r>
                <w:rPr>
                  <w:rStyle w:val="Hyperlink"/>
                </w:rPr>
                <w:t>DCL-108_Biweekly_Report_October_31_1955.pdf</w:t>
              </w:r>
            </w:hyperlink>
          </w:p>
        </w:tc>
        <w:tc>
          <w:tcPr>
            <w:tcW w:w="1860" w:type="dxa"/>
            <w:vAlign w:val="center"/>
            <w:hideMark/>
          </w:tcPr>
          <w:p w14:paraId="2D37D166" w14:textId="77777777" w:rsidR="0037759A" w:rsidRDefault="0037759A" w:rsidP="0037759A">
            <w:pPr>
              <w:jc w:val="right"/>
            </w:pPr>
            <w:r>
              <w:t xml:space="preserve">2010-06-27 03:01 </w:t>
            </w:r>
          </w:p>
        </w:tc>
        <w:tc>
          <w:tcPr>
            <w:tcW w:w="650" w:type="dxa"/>
            <w:vAlign w:val="center"/>
            <w:hideMark/>
          </w:tcPr>
          <w:p w14:paraId="5168F452" w14:textId="77777777" w:rsidR="0037759A" w:rsidRDefault="0037759A" w:rsidP="0037759A">
            <w:pPr>
              <w:jc w:val="right"/>
            </w:pPr>
            <w:r>
              <w:t>135K</w:t>
            </w:r>
          </w:p>
        </w:tc>
      </w:tr>
      <w:tr w:rsidR="0037759A" w14:paraId="42F1AA70" w14:textId="77777777" w:rsidTr="0037759A">
        <w:trPr>
          <w:tblCellSpacing w:w="15" w:type="dxa"/>
        </w:trPr>
        <w:tc>
          <w:tcPr>
            <w:tcW w:w="5718" w:type="dxa"/>
            <w:vAlign w:val="center"/>
            <w:hideMark/>
          </w:tcPr>
          <w:p w14:paraId="21B0E0EA" w14:textId="2E4F29DF" w:rsidR="0037759A" w:rsidRDefault="0037759A" w:rsidP="0037759A">
            <w:hyperlink r:id="rId415" w:history="1">
              <w:r>
                <w:rPr>
                  <w:rStyle w:val="Hyperlink"/>
                </w:rPr>
                <w:t>DCL-110_Biweekly_Report_November_27_1955.pdf</w:t>
              </w:r>
            </w:hyperlink>
          </w:p>
        </w:tc>
        <w:tc>
          <w:tcPr>
            <w:tcW w:w="1860" w:type="dxa"/>
            <w:vAlign w:val="center"/>
            <w:hideMark/>
          </w:tcPr>
          <w:p w14:paraId="19B12875" w14:textId="77777777" w:rsidR="0037759A" w:rsidRDefault="0037759A" w:rsidP="0037759A">
            <w:pPr>
              <w:jc w:val="right"/>
            </w:pPr>
            <w:r>
              <w:t xml:space="preserve">2010-06-27 03:01 </w:t>
            </w:r>
          </w:p>
        </w:tc>
        <w:tc>
          <w:tcPr>
            <w:tcW w:w="650" w:type="dxa"/>
            <w:vAlign w:val="center"/>
            <w:hideMark/>
          </w:tcPr>
          <w:p w14:paraId="3C69D3DD" w14:textId="77777777" w:rsidR="0037759A" w:rsidRDefault="0037759A" w:rsidP="0037759A">
            <w:pPr>
              <w:jc w:val="right"/>
            </w:pPr>
            <w:r>
              <w:t>158K</w:t>
            </w:r>
          </w:p>
        </w:tc>
      </w:tr>
      <w:tr w:rsidR="0037759A" w14:paraId="5B7C208A" w14:textId="77777777" w:rsidTr="0037759A">
        <w:trPr>
          <w:tblCellSpacing w:w="15" w:type="dxa"/>
        </w:trPr>
        <w:tc>
          <w:tcPr>
            <w:tcW w:w="5718" w:type="dxa"/>
            <w:vAlign w:val="center"/>
            <w:hideMark/>
          </w:tcPr>
          <w:p w14:paraId="00270104" w14:textId="77777777" w:rsidR="0037759A" w:rsidRDefault="0037759A" w:rsidP="0037759A">
            <w:pPr>
              <w:rPr>
                <w:rStyle w:val="Hyperlink"/>
              </w:rPr>
            </w:pPr>
            <w:hyperlink r:id="rId416" w:history="1">
              <w:r>
                <w:rPr>
                  <w:rStyle w:val="Hyperlink"/>
                </w:rPr>
                <w:t>DCL-113_Generalized_Nim_Playing_Routine_Dec55.pdf</w:t>
              </w:r>
            </w:hyperlink>
          </w:p>
          <w:p w14:paraId="4C246CC5" w14:textId="41ECA433" w:rsidR="00A737C7" w:rsidRPr="00A737C7" w:rsidRDefault="00A737C7" w:rsidP="0037759A">
            <w:pPr>
              <w:rPr>
                <w:color w:val="984806" w:themeColor="accent6" w:themeShade="80"/>
              </w:rPr>
            </w:pPr>
            <w:r w:rsidRPr="00A737C7">
              <w:rPr>
                <w:rStyle w:val="Hyperlink"/>
                <w:color w:val="984806" w:themeColor="accent6" w:themeShade="80"/>
                <w:u w:val="none"/>
              </w:rPr>
              <w:lastRenderedPageBreak/>
              <w:t xml:space="preserve">This is a </w:t>
            </w:r>
            <w:r>
              <w:rPr>
                <w:rStyle w:val="Hyperlink"/>
                <w:color w:val="984806" w:themeColor="accent6" w:themeShade="80"/>
                <w:u w:val="none"/>
              </w:rPr>
              <w:t xml:space="preserve">game/demo tape.  Seems like it’s played with the display and maybe switches, an FF Register and “MIR”.  Author </w:t>
            </w:r>
            <w:r w:rsidRPr="00A737C7">
              <w:rPr>
                <w:rStyle w:val="Hyperlink"/>
                <w:color w:val="984806" w:themeColor="accent6" w:themeShade="80"/>
                <w:u w:val="none"/>
              </w:rPr>
              <w:t xml:space="preserve">A. </w:t>
            </w:r>
            <w:proofErr w:type="spellStart"/>
            <w:r w:rsidRPr="00A737C7">
              <w:rPr>
                <w:rStyle w:val="Hyperlink"/>
                <w:color w:val="984806" w:themeColor="accent6" w:themeShade="80"/>
                <w:u w:val="none"/>
              </w:rPr>
              <w:t>Zabludows</w:t>
            </w:r>
            <w:r>
              <w:rPr>
                <w:rStyle w:val="Hyperlink"/>
                <w:color w:val="984806" w:themeColor="accent6" w:themeShade="80"/>
                <w:u w:val="none"/>
              </w:rPr>
              <w:t>ky</w:t>
            </w:r>
            <w:proofErr w:type="spellEnd"/>
            <w:r>
              <w:rPr>
                <w:rStyle w:val="Hyperlink"/>
                <w:color w:val="984806" w:themeColor="accent6" w:themeShade="80"/>
                <w:u w:val="none"/>
              </w:rPr>
              <w:t xml:space="preserve">. </w:t>
            </w:r>
            <w:r w:rsidR="00804720" w:rsidRPr="00A737C7">
              <w:rPr>
                <w:rStyle w:val="Hyperlink"/>
                <w:color w:val="984806" w:themeColor="accent6" w:themeShade="80"/>
                <w:u w:val="none"/>
              </w:rPr>
              <w:t>We probably have the tapes… fb131-247-12</w:t>
            </w:r>
            <w:r w:rsidRPr="00A737C7">
              <w:rPr>
                <w:rStyle w:val="Hyperlink"/>
                <w:color w:val="984806" w:themeColor="accent6" w:themeShade="80"/>
                <w:u w:val="none"/>
              </w:rPr>
              <w:t xml:space="preserve"> and fc131-247-12.</w:t>
            </w:r>
          </w:p>
        </w:tc>
        <w:tc>
          <w:tcPr>
            <w:tcW w:w="1860" w:type="dxa"/>
            <w:vAlign w:val="center"/>
            <w:hideMark/>
          </w:tcPr>
          <w:p w14:paraId="2C6D927E" w14:textId="77777777" w:rsidR="0037759A" w:rsidRDefault="0037759A" w:rsidP="0037759A">
            <w:pPr>
              <w:jc w:val="right"/>
            </w:pPr>
            <w:r>
              <w:lastRenderedPageBreak/>
              <w:t xml:space="preserve">2010-06-27 03:01 </w:t>
            </w:r>
          </w:p>
        </w:tc>
        <w:tc>
          <w:tcPr>
            <w:tcW w:w="650" w:type="dxa"/>
            <w:vAlign w:val="center"/>
            <w:hideMark/>
          </w:tcPr>
          <w:p w14:paraId="0299A5D9" w14:textId="77777777" w:rsidR="0037759A" w:rsidRDefault="0037759A" w:rsidP="0037759A">
            <w:pPr>
              <w:jc w:val="right"/>
            </w:pPr>
            <w:r>
              <w:t>123K</w:t>
            </w:r>
          </w:p>
        </w:tc>
      </w:tr>
      <w:tr w:rsidR="0037759A" w14:paraId="359F5F75" w14:textId="77777777" w:rsidTr="0037759A">
        <w:trPr>
          <w:tblCellSpacing w:w="15" w:type="dxa"/>
        </w:trPr>
        <w:tc>
          <w:tcPr>
            <w:tcW w:w="5718" w:type="dxa"/>
            <w:vAlign w:val="center"/>
            <w:hideMark/>
          </w:tcPr>
          <w:p w14:paraId="43F93C81" w14:textId="3CE808B9" w:rsidR="0037759A" w:rsidRDefault="0037759A" w:rsidP="0037759A">
            <w:hyperlink r:id="rId417" w:history="1">
              <w:r>
                <w:rPr>
                  <w:rStyle w:val="Hyperlink"/>
                </w:rPr>
                <w:t>DCL-115_Function_Evaluation_Subroutines_for_Real-Time_Parallel_Operation_Dec55.pdf</w:t>
              </w:r>
            </w:hyperlink>
          </w:p>
        </w:tc>
        <w:tc>
          <w:tcPr>
            <w:tcW w:w="1860" w:type="dxa"/>
            <w:vAlign w:val="center"/>
            <w:hideMark/>
          </w:tcPr>
          <w:p w14:paraId="4B9300B2" w14:textId="77777777" w:rsidR="0037759A" w:rsidRDefault="0037759A" w:rsidP="0037759A">
            <w:pPr>
              <w:jc w:val="right"/>
            </w:pPr>
            <w:r>
              <w:t xml:space="preserve">2010-06-27 03:01 </w:t>
            </w:r>
          </w:p>
        </w:tc>
        <w:tc>
          <w:tcPr>
            <w:tcW w:w="650" w:type="dxa"/>
            <w:vAlign w:val="center"/>
            <w:hideMark/>
          </w:tcPr>
          <w:p w14:paraId="618E92B7" w14:textId="77777777" w:rsidR="0037759A" w:rsidRDefault="0037759A" w:rsidP="0037759A">
            <w:pPr>
              <w:jc w:val="right"/>
            </w:pPr>
            <w:r>
              <w:t>194K</w:t>
            </w:r>
          </w:p>
        </w:tc>
      </w:tr>
      <w:tr w:rsidR="0037759A" w14:paraId="1EDFD02F" w14:textId="77777777" w:rsidTr="0037759A">
        <w:trPr>
          <w:tblCellSpacing w:w="15" w:type="dxa"/>
        </w:trPr>
        <w:tc>
          <w:tcPr>
            <w:tcW w:w="5718" w:type="dxa"/>
            <w:vAlign w:val="center"/>
            <w:hideMark/>
          </w:tcPr>
          <w:p w14:paraId="3E1DD156" w14:textId="2CA36ED6" w:rsidR="0037759A" w:rsidRDefault="0037759A" w:rsidP="0037759A">
            <w:hyperlink r:id="rId418" w:history="1">
              <w:r>
                <w:rPr>
                  <w:rStyle w:val="Hyperlink"/>
                </w:rPr>
                <w:t>DCL-116_Biweekly_Report_December_26_1955.pdf</w:t>
              </w:r>
            </w:hyperlink>
          </w:p>
        </w:tc>
        <w:tc>
          <w:tcPr>
            <w:tcW w:w="1860" w:type="dxa"/>
            <w:vAlign w:val="center"/>
            <w:hideMark/>
          </w:tcPr>
          <w:p w14:paraId="18F4B52C" w14:textId="77777777" w:rsidR="0037759A" w:rsidRDefault="0037759A" w:rsidP="0037759A">
            <w:pPr>
              <w:jc w:val="right"/>
            </w:pPr>
            <w:r>
              <w:t xml:space="preserve">2010-06-27 03:01 </w:t>
            </w:r>
          </w:p>
        </w:tc>
        <w:tc>
          <w:tcPr>
            <w:tcW w:w="650" w:type="dxa"/>
            <w:vAlign w:val="center"/>
            <w:hideMark/>
          </w:tcPr>
          <w:p w14:paraId="7ED72628" w14:textId="77777777" w:rsidR="0037759A" w:rsidRDefault="0037759A" w:rsidP="0037759A">
            <w:pPr>
              <w:jc w:val="right"/>
            </w:pPr>
            <w:r>
              <w:t>132K</w:t>
            </w:r>
          </w:p>
        </w:tc>
      </w:tr>
      <w:tr w:rsidR="0037759A" w14:paraId="2A1D1B5C" w14:textId="77777777" w:rsidTr="0037759A">
        <w:trPr>
          <w:tblCellSpacing w:w="15" w:type="dxa"/>
        </w:trPr>
        <w:tc>
          <w:tcPr>
            <w:tcW w:w="5718" w:type="dxa"/>
            <w:vAlign w:val="center"/>
            <w:hideMark/>
          </w:tcPr>
          <w:p w14:paraId="0B425419" w14:textId="14DFC21D" w:rsidR="0037759A" w:rsidRDefault="0037759A" w:rsidP="0037759A">
            <w:hyperlink r:id="rId419" w:history="1">
              <w:r>
                <w:rPr>
                  <w:rStyle w:val="Hyperlink"/>
                </w:rPr>
                <w:t>DCL-117_FLAD_Post-Mortems_and_ff_Tapes_Dec55.pdf</w:t>
              </w:r>
            </w:hyperlink>
          </w:p>
        </w:tc>
        <w:tc>
          <w:tcPr>
            <w:tcW w:w="1860" w:type="dxa"/>
            <w:vAlign w:val="center"/>
            <w:hideMark/>
          </w:tcPr>
          <w:p w14:paraId="0AA0FF54" w14:textId="77777777" w:rsidR="0037759A" w:rsidRDefault="0037759A" w:rsidP="0037759A">
            <w:pPr>
              <w:jc w:val="right"/>
            </w:pPr>
            <w:r>
              <w:t xml:space="preserve">2010-06-27 03:01 </w:t>
            </w:r>
          </w:p>
        </w:tc>
        <w:tc>
          <w:tcPr>
            <w:tcW w:w="650" w:type="dxa"/>
            <w:vAlign w:val="center"/>
            <w:hideMark/>
          </w:tcPr>
          <w:p w14:paraId="5D6FEE7D" w14:textId="77777777" w:rsidR="0037759A" w:rsidRDefault="0037759A" w:rsidP="0037759A">
            <w:pPr>
              <w:jc w:val="right"/>
            </w:pPr>
            <w:r>
              <w:t>620K</w:t>
            </w:r>
          </w:p>
        </w:tc>
      </w:tr>
      <w:tr w:rsidR="0037759A" w14:paraId="4AA61E48" w14:textId="77777777" w:rsidTr="0037759A">
        <w:trPr>
          <w:tblCellSpacing w:w="15" w:type="dxa"/>
        </w:trPr>
        <w:tc>
          <w:tcPr>
            <w:tcW w:w="5718" w:type="dxa"/>
            <w:vAlign w:val="center"/>
            <w:hideMark/>
          </w:tcPr>
          <w:p w14:paraId="39AF6C1E" w14:textId="6726991E" w:rsidR="0037759A" w:rsidRDefault="0037759A" w:rsidP="0037759A">
            <w:hyperlink r:id="rId420" w:history="1">
              <w:r>
                <w:rPr>
                  <w:rStyle w:val="Hyperlink"/>
                </w:rPr>
                <w:t>DCL-118_Biweekly_Report_January_9_1956.pdf</w:t>
              </w:r>
            </w:hyperlink>
          </w:p>
        </w:tc>
        <w:tc>
          <w:tcPr>
            <w:tcW w:w="1860" w:type="dxa"/>
            <w:vAlign w:val="center"/>
            <w:hideMark/>
          </w:tcPr>
          <w:p w14:paraId="19D3909E" w14:textId="77777777" w:rsidR="0037759A" w:rsidRDefault="0037759A" w:rsidP="0037759A">
            <w:pPr>
              <w:jc w:val="right"/>
            </w:pPr>
            <w:r>
              <w:t xml:space="preserve">2010-06-27 03:01 </w:t>
            </w:r>
          </w:p>
        </w:tc>
        <w:tc>
          <w:tcPr>
            <w:tcW w:w="650" w:type="dxa"/>
            <w:vAlign w:val="center"/>
            <w:hideMark/>
          </w:tcPr>
          <w:p w14:paraId="645FCF71" w14:textId="77777777" w:rsidR="0037759A" w:rsidRDefault="0037759A" w:rsidP="0037759A">
            <w:pPr>
              <w:jc w:val="right"/>
            </w:pPr>
            <w:r>
              <w:t>156K</w:t>
            </w:r>
          </w:p>
        </w:tc>
      </w:tr>
      <w:tr w:rsidR="0037759A" w14:paraId="0B11D636" w14:textId="77777777" w:rsidTr="0037759A">
        <w:trPr>
          <w:tblCellSpacing w:w="15" w:type="dxa"/>
        </w:trPr>
        <w:tc>
          <w:tcPr>
            <w:tcW w:w="5718" w:type="dxa"/>
            <w:vAlign w:val="center"/>
            <w:hideMark/>
          </w:tcPr>
          <w:p w14:paraId="61E49023" w14:textId="4ECCF1C8" w:rsidR="0037759A" w:rsidRDefault="0037759A" w:rsidP="0037759A">
            <w:hyperlink r:id="rId421" w:history="1">
              <w:r>
                <w:rPr>
                  <w:rStyle w:val="Hyperlink"/>
                </w:rPr>
                <w:t>DCL-119_Biweekly_Report_January_23_1956.pdf</w:t>
              </w:r>
            </w:hyperlink>
          </w:p>
        </w:tc>
        <w:tc>
          <w:tcPr>
            <w:tcW w:w="1860" w:type="dxa"/>
            <w:vAlign w:val="center"/>
            <w:hideMark/>
          </w:tcPr>
          <w:p w14:paraId="187A82B5" w14:textId="77777777" w:rsidR="0037759A" w:rsidRDefault="0037759A" w:rsidP="0037759A">
            <w:pPr>
              <w:jc w:val="right"/>
            </w:pPr>
            <w:r>
              <w:t xml:space="preserve">2010-06-27 03:01 </w:t>
            </w:r>
          </w:p>
        </w:tc>
        <w:tc>
          <w:tcPr>
            <w:tcW w:w="650" w:type="dxa"/>
            <w:vAlign w:val="center"/>
            <w:hideMark/>
          </w:tcPr>
          <w:p w14:paraId="2EF51420" w14:textId="77777777" w:rsidR="0037759A" w:rsidRDefault="0037759A" w:rsidP="0037759A">
            <w:pPr>
              <w:jc w:val="right"/>
            </w:pPr>
            <w:r>
              <w:t>158K</w:t>
            </w:r>
          </w:p>
        </w:tc>
      </w:tr>
      <w:tr w:rsidR="0037759A" w14:paraId="49CA9405" w14:textId="77777777" w:rsidTr="0037759A">
        <w:trPr>
          <w:tblCellSpacing w:w="15" w:type="dxa"/>
        </w:trPr>
        <w:tc>
          <w:tcPr>
            <w:tcW w:w="5718" w:type="dxa"/>
            <w:vAlign w:val="center"/>
            <w:hideMark/>
          </w:tcPr>
          <w:p w14:paraId="46538D24" w14:textId="2764765A" w:rsidR="0037759A" w:rsidRDefault="0037759A" w:rsidP="0037759A">
            <w:hyperlink r:id="rId422" w:history="1">
              <w:r>
                <w:rPr>
                  <w:rStyle w:val="Hyperlink"/>
                </w:rPr>
                <w:t>DCL-120_Biweekly_Report_February_6_1956.pdf</w:t>
              </w:r>
            </w:hyperlink>
          </w:p>
        </w:tc>
        <w:tc>
          <w:tcPr>
            <w:tcW w:w="1860" w:type="dxa"/>
            <w:vAlign w:val="center"/>
            <w:hideMark/>
          </w:tcPr>
          <w:p w14:paraId="0E5A6869" w14:textId="77777777" w:rsidR="0037759A" w:rsidRDefault="0037759A" w:rsidP="0037759A">
            <w:pPr>
              <w:jc w:val="right"/>
            </w:pPr>
            <w:r>
              <w:t xml:space="preserve">2010-06-27 03:01 </w:t>
            </w:r>
          </w:p>
        </w:tc>
        <w:tc>
          <w:tcPr>
            <w:tcW w:w="650" w:type="dxa"/>
            <w:vAlign w:val="center"/>
            <w:hideMark/>
          </w:tcPr>
          <w:p w14:paraId="3D643ED0" w14:textId="77777777" w:rsidR="0037759A" w:rsidRDefault="0037759A" w:rsidP="0037759A">
            <w:pPr>
              <w:jc w:val="right"/>
            </w:pPr>
            <w:r>
              <w:t>138K</w:t>
            </w:r>
          </w:p>
        </w:tc>
      </w:tr>
      <w:tr w:rsidR="0037759A" w14:paraId="1F674E39" w14:textId="77777777" w:rsidTr="0037759A">
        <w:trPr>
          <w:tblCellSpacing w:w="15" w:type="dxa"/>
        </w:trPr>
        <w:tc>
          <w:tcPr>
            <w:tcW w:w="5718" w:type="dxa"/>
            <w:vAlign w:val="center"/>
            <w:hideMark/>
          </w:tcPr>
          <w:p w14:paraId="7B9D5137" w14:textId="541D155D" w:rsidR="0037759A" w:rsidRDefault="0037759A" w:rsidP="0037759A">
            <w:hyperlink r:id="rId423" w:history="1">
              <w:r>
                <w:rPr>
                  <w:rStyle w:val="Hyperlink"/>
                </w:rPr>
                <w:t>DCL-121_Biweekly_Report_February_20_1956.pdf</w:t>
              </w:r>
            </w:hyperlink>
          </w:p>
        </w:tc>
        <w:tc>
          <w:tcPr>
            <w:tcW w:w="1860" w:type="dxa"/>
            <w:vAlign w:val="center"/>
            <w:hideMark/>
          </w:tcPr>
          <w:p w14:paraId="5D419D2B" w14:textId="77777777" w:rsidR="0037759A" w:rsidRDefault="0037759A" w:rsidP="0037759A">
            <w:pPr>
              <w:jc w:val="right"/>
            </w:pPr>
            <w:r>
              <w:t xml:space="preserve">2010-06-27 03:01 </w:t>
            </w:r>
          </w:p>
        </w:tc>
        <w:tc>
          <w:tcPr>
            <w:tcW w:w="650" w:type="dxa"/>
            <w:vAlign w:val="center"/>
            <w:hideMark/>
          </w:tcPr>
          <w:p w14:paraId="393773EE" w14:textId="77777777" w:rsidR="0037759A" w:rsidRDefault="0037759A" w:rsidP="0037759A">
            <w:pPr>
              <w:jc w:val="right"/>
            </w:pPr>
            <w:r>
              <w:t>147K</w:t>
            </w:r>
          </w:p>
        </w:tc>
      </w:tr>
      <w:tr w:rsidR="0037759A" w14:paraId="1D9592F4" w14:textId="77777777" w:rsidTr="0037759A">
        <w:trPr>
          <w:tblCellSpacing w:w="15" w:type="dxa"/>
        </w:trPr>
        <w:tc>
          <w:tcPr>
            <w:tcW w:w="5718" w:type="dxa"/>
            <w:vAlign w:val="center"/>
            <w:hideMark/>
          </w:tcPr>
          <w:p w14:paraId="5930B599" w14:textId="7AC9733D" w:rsidR="0037759A" w:rsidRDefault="0037759A" w:rsidP="0037759A">
            <w:hyperlink r:id="rId424" w:history="1">
              <w:r>
                <w:rPr>
                  <w:rStyle w:val="Hyperlink"/>
                </w:rPr>
                <w:t>DCL-122_Biweekly_Report_March_4_1956.pdf</w:t>
              </w:r>
            </w:hyperlink>
          </w:p>
        </w:tc>
        <w:tc>
          <w:tcPr>
            <w:tcW w:w="1860" w:type="dxa"/>
            <w:vAlign w:val="center"/>
            <w:hideMark/>
          </w:tcPr>
          <w:p w14:paraId="3CB3A711" w14:textId="77777777" w:rsidR="0037759A" w:rsidRDefault="0037759A" w:rsidP="0037759A">
            <w:pPr>
              <w:jc w:val="right"/>
            </w:pPr>
            <w:r>
              <w:t xml:space="preserve">2010-06-27 03:01 </w:t>
            </w:r>
          </w:p>
        </w:tc>
        <w:tc>
          <w:tcPr>
            <w:tcW w:w="650" w:type="dxa"/>
            <w:vAlign w:val="center"/>
            <w:hideMark/>
          </w:tcPr>
          <w:p w14:paraId="531D1403" w14:textId="77777777" w:rsidR="0037759A" w:rsidRDefault="0037759A" w:rsidP="0037759A">
            <w:pPr>
              <w:jc w:val="right"/>
            </w:pPr>
            <w:r>
              <w:t>93K</w:t>
            </w:r>
          </w:p>
        </w:tc>
      </w:tr>
      <w:tr w:rsidR="0037759A" w14:paraId="0C7619F8" w14:textId="77777777" w:rsidTr="0037759A">
        <w:trPr>
          <w:tblCellSpacing w:w="15" w:type="dxa"/>
        </w:trPr>
        <w:tc>
          <w:tcPr>
            <w:tcW w:w="5718" w:type="dxa"/>
            <w:vAlign w:val="center"/>
            <w:hideMark/>
          </w:tcPr>
          <w:p w14:paraId="0E3368A5" w14:textId="1D56DEED" w:rsidR="0037759A" w:rsidRDefault="0037759A" w:rsidP="0037759A">
            <w:hyperlink r:id="rId425" w:history="1">
              <w:r>
                <w:rPr>
                  <w:rStyle w:val="Hyperlink"/>
                </w:rPr>
                <w:t>DCL-123_Biweekly_Report_March_18_1956.pdf</w:t>
              </w:r>
            </w:hyperlink>
          </w:p>
        </w:tc>
        <w:tc>
          <w:tcPr>
            <w:tcW w:w="1860" w:type="dxa"/>
            <w:vAlign w:val="center"/>
            <w:hideMark/>
          </w:tcPr>
          <w:p w14:paraId="654238C9" w14:textId="77777777" w:rsidR="0037759A" w:rsidRDefault="0037759A" w:rsidP="0037759A">
            <w:pPr>
              <w:jc w:val="right"/>
            </w:pPr>
            <w:r>
              <w:t xml:space="preserve">2010-06-27 03:02 </w:t>
            </w:r>
          </w:p>
        </w:tc>
        <w:tc>
          <w:tcPr>
            <w:tcW w:w="650" w:type="dxa"/>
            <w:vAlign w:val="center"/>
            <w:hideMark/>
          </w:tcPr>
          <w:p w14:paraId="388975B9" w14:textId="77777777" w:rsidR="0037759A" w:rsidRDefault="0037759A" w:rsidP="0037759A">
            <w:pPr>
              <w:jc w:val="right"/>
            </w:pPr>
            <w:r>
              <w:t>153K</w:t>
            </w:r>
          </w:p>
        </w:tc>
      </w:tr>
      <w:tr w:rsidR="0037759A" w14:paraId="01EDF6A6" w14:textId="77777777" w:rsidTr="0037759A">
        <w:trPr>
          <w:tblCellSpacing w:w="15" w:type="dxa"/>
        </w:trPr>
        <w:tc>
          <w:tcPr>
            <w:tcW w:w="5718" w:type="dxa"/>
            <w:vAlign w:val="center"/>
            <w:hideMark/>
          </w:tcPr>
          <w:p w14:paraId="29CEF7D1" w14:textId="28B2F600" w:rsidR="0037759A" w:rsidRDefault="0037759A" w:rsidP="0037759A">
            <w:hyperlink r:id="rId426" w:history="1">
              <w:r>
                <w:rPr>
                  <w:rStyle w:val="Hyperlink"/>
                </w:rPr>
                <w:t>DCL-124_Biweekly_Report_April_1_1956.pdf</w:t>
              </w:r>
            </w:hyperlink>
          </w:p>
        </w:tc>
        <w:tc>
          <w:tcPr>
            <w:tcW w:w="1860" w:type="dxa"/>
            <w:vAlign w:val="center"/>
            <w:hideMark/>
          </w:tcPr>
          <w:p w14:paraId="0405D3A9" w14:textId="77777777" w:rsidR="0037759A" w:rsidRDefault="0037759A" w:rsidP="0037759A">
            <w:pPr>
              <w:jc w:val="right"/>
            </w:pPr>
            <w:r>
              <w:t xml:space="preserve">2010-06-27 03:02 </w:t>
            </w:r>
          </w:p>
        </w:tc>
        <w:tc>
          <w:tcPr>
            <w:tcW w:w="650" w:type="dxa"/>
            <w:vAlign w:val="center"/>
            <w:hideMark/>
          </w:tcPr>
          <w:p w14:paraId="6E95BFDA" w14:textId="77777777" w:rsidR="0037759A" w:rsidRDefault="0037759A" w:rsidP="0037759A">
            <w:pPr>
              <w:jc w:val="right"/>
            </w:pPr>
            <w:r>
              <w:t>131K</w:t>
            </w:r>
          </w:p>
        </w:tc>
      </w:tr>
      <w:tr w:rsidR="0037759A" w14:paraId="601982B3" w14:textId="77777777" w:rsidTr="0037759A">
        <w:trPr>
          <w:tblCellSpacing w:w="15" w:type="dxa"/>
        </w:trPr>
        <w:tc>
          <w:tcPr>
            <w:tcW w:w="5718" w:type="dxa"/>
            <w:vAlign w:val="center"/>
            <w:hideMark/>
          </w:tcPr>
          <w:p w14:paraId="211BF9E0" w14:textId="749437E9" w:rsidR="0037759A" w:rsidRDefault="0037759A" w:rsidP="0037759A">
            <w:hyperlink r:id="rId427" w:history="1">
              <w:r>
                <w:rPr>
                  <w:rStyle w:val="Hyperlink"/>
                </w:rPr>
                <w:t>DCL-126_Biweekly_Report_April_15_1956.pdf</w:t>
              </w:r>
            </w:hyperlink>
          </w:p>
        </w:tc>
        <w:tc>
          <w:tcPr>
            <w:tcW w:w="1860" w:type="dxa"/>
            <w:vAlign w:val="center"/>
            <w:hideMark/>
          </w:tcPr>
          <w:p w14:paraId="494DC95D" w14:textId="77777777" w:rsidR="0037759A" w:rsidRDefault="0037759A" w:rsidP="0037759A">
            <w:pPr>
              <w:jc w:val="right"/>
            </w:pPr>
            <w:r>
              <w:t xml:space="preserve">2010-06-27 03:02 </w:t>
            </w:r>
          </w:p>
        </w:tc>
        <w:tc>
          <w:tcPr>
            <w:tcW w:w="650" w:type="dxa"/>
            <w:vAlign w:val="center"/>
            <w:hideMark/>
          </w:tcPr>
          <w:p w14:paraId="4832CE19" w14:textId="77777777" w:rsidR="0037759A" w:rsidRDefault="0037759A" w:rsidP="0037759A">
            <w:pPr>
              <w:jc w:val="right"/>
            </w:pPr>
            <w:r>
              <w:t>152K</w:t>
            </w:r>
          </w:p>
        </w:tc>
      </w:tr>
      <w:tr w:rsidR="0037759A" w14:paraId="1A16EACA" w14:textId="77777777" w:rsidTr="0037759A">
        <w:trPr>
          <w:tblCellSpacing w:w="15" w:type="dxa"/>
        </w:trPr>
        <w:tc>
          <w:tcPr>
            <w:tcW w:w="5718" w:type="dxa"/>
            <w:vAlign w:val="center"/>
            <w:hideMark/>
          </w:tcPr>
          <w:p w14:paraId="4DB80344" w14:textId="7531E4A5" w:rsidR="0037759A" w:rsidRDefault="0037759A" w:rsidP="0037759A">
            <w:hyperlink r:id="rId428" w:history="1">
              <w:r>
                <w:rPr>
                  <w:rStyle w:val="Hyperlink"/>
                </w:rPr>
                <w:t>DCL-127_Biweekly_Report_April_30_1956.pdf</w:t>
              </w:r>
            </w:hyperlink>
          </w:p>
        </w:tc>
        <w:tc>
          <w:tcPr>
            <w:tcW w:w="1860" w:type="dxa"/>
            <w:vAlign w:val="center"/>
            <w:hideMark/>
          </w:tcPr>
          <w:p w14:paraId="2762134F" w14:textId="77777777" w:rsidR="0037759A" w:rsidRDefault="0037759A" w:rsidP="0037759A">
            <w:pPr>
              <w:jc w:val="right"/>
            </w:pPr>
            <w:r>
              <w:t xml:space="preserve">2010-06-27 03:02 </w:t>
            </w:r>
          </w:p>
        </w:tc>
        <w:tc>
          <w:tcPr>
            <w:tcW w:w="650" w:type="dxa"/>
            <w:vAlign w:val="center"/>
            <w:hideMark/>
          </w:tcPr>
          <w:p w14:paraId="788B7BBD" w14:textId="77777777" w:rsidR="0037759A" w:rsidRDefault="0037759A" w:rsidP="0037759A">
            <w:pPr>
              <w:jc w:val="right"/>
            </w:pPr>
            <w:r>
              <w:t>169K</w:t>
            </w:r>
          </w:p>
        </w:tc>
      </w:tr>
      <w:tr w:rsidR="0037759A" w14:paraId="1ACBB16B" w14:textId="77777777" w:rsidTr="0037759A">
        <w:trPr>
          <w:tblCellSpacing w:w="15" w:type="dxa"/>
        </w:trPr>
        <w:tc>
          <w:tcPr>
            <w:tcW w:w="5718" w:type="dxa"/>
            <w:vAlign w:val="center"/>
            <w:hideMark/>
          </w:tcPr>
          <w:p w14:paraId="7C39F4DC" w14:textId="161D89A7" w:rsidR="0037759A" w:rsidRDefault="0037759A" w:rsidP="0037759A">
            <w:hyperlink r:id="rId429" w:history="1">
              <w:r>
                <w:rPr>
                  <w:rStyle w:val="Hyperlink"/>
                </w:rPr>
                <w:t>DCL-129_Biweekly_Report_May_14_1956.pdf</w:t>
              </w:r>
            </w:hyperlink>
          </w:p>
        </w:tc>
        <w:tc>
          <w:tcPr>
            <w:tcW w:w="1860" w:type="dxa"/>
            <w:vAlign w:val="center"/>
            <w:hideMark/>
          </w:tcPr>
          <w:p w14:paraId="5673A5F0" w14:textId="77777777" w:rsidR="0037759A" w:rsidRDefault="0037759A" w:rsidP="0037759A">
            <w:pPr>
              <w:jc w:val="right"/>
            </w:pPr>
            <w:r>
              <w:t xml:space="preserve">2010-06-27 03:02 </w:t>
            </w:r>
          </w:p>
        </w:tc>
        <w:tc>
          <w:tcPr>
            <w:tcW w:w="650" w:type="dxa"/>
            <w:vAlign w:val="center"/>
            <w:hideMark/>
          </w:tcPr>
          <w:p w14:paraId="2DB1D882" w14:textId="77777777" w:rsidR="0037759A" w:rsidRDefault="0037759A" w:rsidP="0037759A">
            <w:pPr>
              <w:jc w:val="right"/>
            </w:pPr>
            <w:r>
              <w:t>206K</w:t>
            </w:r>
          </w:p>
        </w:tc>
      </w:tr>
      <w:tr w:rsidR="0037759A" w14:paraId="3502216B" w14:textId="77777777" w:rsidTr="0037759A">
        <w:trPr>
          <w:tblCellSpacing w:w="15" w:type="dxa"/>
        </w:trPr>
        <w:tc>
          <w:tcPr>
            <w:tcW w:w="5718" w:type="dxa"/>
            <w:vAlign w:val="center"/>
            <w:hideMark/>
          </w:tcPr>
          <w:p w14:paraId="13622692" w14:textId="06367AF4" w:rsidR="0037759A" w:rsidRDefault="0037759A" w:rsidP="0037759A">
            <w:hyperlink r:id="rId430" w:history="1">
              <w:r>
                <w:rPr>
                  <w:rStyle w:val="Hyperlink"/>
                </w:rPr>
                <w:t>DCL-130_Biweekly_Report_May_27_1956.pdf</w:t>
              </w:r>
            </w:hyperlink>
          </w:p>
        </w:tc>
        <w:tc>
          <w:tcPr>
            <w:tcW w:w="1860" w:type="dxa"/>
            <w:vAlign w:val="center"/>
            <w:hideMark/>
          </w:tcPr>
          <w:p w14:paraId="376E7A91" w14:textId="77777777" w:rsidR="0037759A" w:rsidRDefault="0037759A" w:rsidP="0037759A">
            <w:pPr>
              <w:jc w:val="right"/>
            </w:pPr>
            <w:r>
              <w:t xml:space="preserve">2010-06-27 03:02 </w:t>
            </w:r>
          </w:p>
        </w:tc>
        <w:tc>
          <w:tcPr>
            <w:tcW w:w="650" w:type="dxa"/>
            <w:vAlign w:val="center"/>
            <w:hideMark/>
          </w:tcPr>
          <w:p w14:paraId="2460EA1D" w14:textId="77777777" w:rsidR="0037759A" w:rsidRDefault="0037759A" w:rsidP="0037759A">
            <w:pPr>
              <w:jc w:val="right"/>
            </w:pPr>
            <w:r>
              <w:t>172K</w:t>
            </w:r>
          </w:p>
        </w:tc>
      </w:tr>
      <w:tr w:rsidR="0037759A" w14:paraId="793ED8B7" w14:textId="77777777" w:rsidTr="0037759A">
        <w:trPr>
          <w:tblCellSpacing w:w="15" w:type="dxa"/>
        </w:trPr>
        <w:tc>
          <w:tcPr>
            <w:tcW w:w="5718" w:type="dxa"/>
            <w:vAlign w:val="center"/>
            <w:hideMark/>
          </w:tcPr>
          <w:p w14:paraId="2DC8D945" w14:textId="7317875A" w:rsidR="0037759A" w:rsidRDefault="0037759A" w:rsidP="0037759A">
            <w:hyperlink r:id="rId431" w:history="1">
              <w:r>
                <w:rPr>
                  <w:rStyle w:val="Hyperlink"/>
                </w:rPr>
                <w:t>DCL-131_Biweekly_Report_June_10_1956.pdf</w:t>
              </w:r>
            </w:hyperlink>
          </w:p>
        </w:tc>
        <w:tc>
          <w:tcPr>
            <w:tcW w:w="1860" w:type="dxa"/>
            <w:vAlign w:val="center"/>
            <w:hideMark/>
          </w:tcPr>
          <w:p w14:paraId="0D43E5EA" w14:textId="77777777" w:rsidR="0037759A" w:rsidRDefault="0037759A" w:rsidP="0037759A">
            <w:pPr>
              <w:jc w:val="right"/>
            </w:pPr>
            <w:r>
              <w:t xml:space="preserve">2010-06-27 03:02 </w:t>
            </w:r>
          </w:p>
        </w:tc>
        <w:tc>
          <w:tcPr>
            <w:tcW w:w="650" w:type="dxa"/>
            <w:vAlign w:val="center"/>
            <w:hideMark/>
          </w:tcPr>
          <w:p w14:paraId="00D7FE2E" w14:textId="77777777" w:rsidR="0037759A" w:rsidRDefault="0037759A" w:rsidP="0037759A">
            <w:pPr>
              <w:jc w:val="right"/>
            </w:pPr>
            <w:r>
              <w:t>160K</w:t>
            </w:r>
          </w:p>
        </w:tc>
      </w:tr>
      <w:tr w:rsidR="0037759A" w14:paraId="26D496E0" w14:textId="77777777" w:rsidTr="0037759A">
        <w:trPr>
          <w:tblCellSpacing w:w="15" w:type="dxa"/>
        </w:trPr>
        <w:tc>
          <w:tcPr>
            <w:tcW w:w="5718" w:type="dxa"/>
            <w:vAlign w:val="center"/>
            <w:hideMark/>
          </w:tcPr>
          <w:p w14:paraId="7B0CD28C" w14:textId="68B0880C" w:rsidR="0037759A" w:rsidRDefault="0037759A" w:rsidP="0037759A">
            <w:hyperlink r:id="rId432" w:history="1">
              <w:r>
                <w:rPr>
                  <w:rStyle w:val="Hyperlink"/>
                </w:rPr>
                <w:t>DCL-138_Biweekly_Report_August_19_1956.pdf</w:t>
              </w:r>
            </w:hyperlink>
          </w:p>
        </w:tc>
        <w:tc>
          <w:tcPr>
            <w:tcW w:w="1860" w:type="dxa"/>
            <w:vAlign w:val="center"/>
            <w:hideMark/>
          </w:tcPr>
          <w:p w14:paraId="35F64A28" w14:textId="77777777" w:rsidR="0037759A" w:rsidRDefault="0037759A" w:rsidP="0037759A">
            <w:pPr>
              <w:jc w:val="right"/>
            </w:pPr>
            <w:r>
              <w:t xml:space="preserve">2010-06-27 03:02 </w:t>
            </w:r>
          </w:p>
        </w:tc>
        <w:tc>
          <w:tcPr>
            <w:tcW w:w="650" w:type="dxa"/>
            <w:vAlign w:val="center"/>
            <w:hideMark/>
          </w:tcPr>
          <w:p w14:paraId="4487BFC4" w14:textId="77777777" w:rsidR="0037759A" w:rsidRDefault="0037759A" w:rsidP="0037759A">
            <w:pPr>
              <w:jc w:val="right"/>
            </w:pPr>
            <w:r>
              <w:t>120K</w:t>
            </w:r>
          </w:p>
        </w:tc>
      </w:tr>
      <w:tr w:rsidR="0037759A" w14:paraId="24361438" w14:textId="77777777" w:rsidTr="0037759A">
        <w:trPr>
          <w:tblCellSpacing w:w="15" w:type="dxa"/>
        </w:trPr>
        <w:tc>
          <w:tcPr>
            <w:tcW w:w="5718" w:type="dxa"/>
            <w:vAlign w:val="center"/>
            <w:hideMark/>
          </w:tcPr>
          <w:p w14:paraId="44ACCC97" w14:textId="5760140B" w:rsidR="0037759A" w:rsidRDefault="0037759A" w:rsidP="0037759A">
            <w:hyperlink r:id="rId433" w:history="1">
              <w:r>
                <w:rPr>
                  <w:rStyle w:val="Hyperlink"/>
                </w:rPr>
                <w:t>DCL-139_Biweekly_Report_September_2_1956.pdf</w:t>
              </w:r>
            </w:hyperlink>
          </w:p>
        </w:tc>
        <w:tc>
          <w:tcPr>
            <w:tcW w:w="1860" w:type="dxa"/>
            <w:vAlign w:val="center"/>
            <w:hideMark/>
          </w:tcPr>
          <w:p w14:paraId="3431A60E" w14:textId="77777777" w:rsidR="0037759A" w:rsidRDefault="0037759A" w:rsidP="0037759A">
            <w:pPr>
              <w:jc w:val="right"/>
            </w:pPr>
            <w:r>
              <w:t xml:space="preserve">2010-06-27 03:02 </w:t>
            </w:r>
          </w:p>
        </w:tc>
        <w:tc>
          <w:tcPr>
            <w:tcW w:w="650" w:type="dxa"/>
            <w:vAlign w:val="center"/>
            <w:hideMark/>
          </w:tcPr>
          <w:p w14:paraId="6FBC41D2" w14:textId="77777777" w:rsidR="0037759A" w:rsidRDefault="0037759A" w:rsidP="0037759A">
            <w:pPr>
              <w:jc w:val="right"/>
            </w:pPr>
            <w:r>
              <w:t>104K</w:t>
            </w:r>
          </w:p>
        </w:tc>
      </w:tr>
      <w:tr w:rsidR="0037759A" w14:paraId="47CBDFB3" w14:textId="77777777" w:rsidTr="0037759A">
        <w:trPr>
          <w:tblCellSpacing w:w="15" w:type="dxa"/>
        </w:trPr>
        <w:tc>
          <w:tcPr>
            <w:tcW w:w="5718" w:type="dxa"/>
            <w:vAlign w:val="center"/>
            <w:hideMark/>
          </w:tcPr>
          <w:p w14:paraId="49B276CB" w14:textId="1BEDC21D" w:rsidR="0037759A" w:rsidRDefault="0037759A" w:rsidP="0037759A">
            <w:hyperlink r:id="rId434" w:history="1">
              <w:r>
                <w:rPr>
                  <w:rStyle w:val="Hyperlink"/>
                </w:rPr>
                <w:t>DCL-140_How_to_Solve_the_Classical_Transportation_Problem_Aug56.pdf</w:t>
              </w:r>
            </w:hyperlink>
          </w:p>
        </w:tc>
        <w:tc>
          <w:tcPr>
            <w:tcW w:w="1860" w:type="dxa"/>
            <w:vAlign w:val="center"/>
            <w:hideMark/>
          </w:tcPr>
          <w:p w14:paraId="5E842A67" w14:textId="77777777" w:rsidR="0037759A" w:rsidRDefault="0037759A" w:rsidP="0037759A">
            <w:pPr>
              <w:jc w:val="right"/>
            </w:pPr>
            <w:r>
              <w:t xml:space="preserve">2010-06-27 03:02 </w:t>
            </w:r>
          </w:p>
        </w:tc>
        <w:tc>
          <w:tcPr>
            <w:tcW w:w="650" w:type="dxa"/>
            <w:vAlign w:val="center"/>
            <w:hideMark/>
          </w:tcPr>
          <w:p w14:paraId="0F5B9766" w14:textId="77777777" w:rsidR="0037759A" w:rsidRDefault="0037759A" w:rsidP="0037759A">
            <w:pPr>
              <w:jc w:val="right"/>
            </w:pPr>
            <w:r>
              <w:t>582K</w:t>
            </w:r>
          </w:p>
        </w:tc>
      </w:tr>
      <w:tr w:rsidR="0037759A" w14:paraId="08F86FB2" w14:textId="77777777" w:rsidTr="0037759A">
        <w:trPr>
          <w:tblCellSpacing w:w="15" w:type="dxa"/>
        </w:trPr>
        <w:tc>
          <w:tcPr>
            <w:tcW w:w="5718" w:type="dxa"/>
            <w:vAlign w:val="center"/>
            <w:hideMark/>
          </w:tcPr>
          <w:p w14:paraId="73519FFB" w14:textId="0B3C9D64" w:rsidR="0037759A" w:rsidRDefault="0037759A" w:rsidP="0037759A">
            <w:hyperlink r:id="rId435" w:history="1">
              <w:r>
                <w:rPr>
                  <w:rStyle w:val="Hyperlink"/>
                </w:rPr>
                <w:t>DCL-143_Biweekly_Report_September_16_1956.pdf</w:t>
              </w:r>
            </w:hyperlink>
          </w:p>
        </w:tc>
        <w:tc>
          <w:tcPr>
            <w:tcW w:w="1860" w:type="dxa"/>
            <w:vAlign w:val="center"/>
            <w:hideMark/>
          </w:tcPr>
          <w:p w14:paraId="1D7344BD" w14:textId="77777777" w:rsidR="0037759A" w:rsidRDefault="0037759A" w:rsidP="0037759A">
            <w:pPr>
              <w:jc w:val="right"/>
            </w:pPr>
            <w:r>
              <w:t xml:space="preserve">2010-06-27 03:02 </w:t>
            </w:r>
          </w:p>
        </w:tc>
        <w:tc>
          <w:tcPr>
            <w:tcW w:w="650" w:type="dxa"/>
            <w:vAlign w:val="center"/>
            <w:hideMark/>
          </w:tcPr>
          <w:p w14:paraId="6A20D781" w14:textId="77777777" w:rsidR="0037759A" w:rsidRDefault="0037759A" w:rsidP="0037759A">
            <w:pPr>
              <w:jc w:val="right"/>
            </w:pPr>
            <w:r>
              <w:t>97K</w:t>
            </w:r>
          </w:p>
        </w:tc>
      </w:tr>
      <w:tr w:rsidR="0037759A" w14:paraId="69BA6EBB" w14:textId="77777777" w:rsidTr="0037759A">
        <w:trPr>
          <w:tblCellSpacing w:w="15" w:type="dxa"/>
        </w:trPr>
        <w:tc>
          <w:tcPr>
            <w:tcW w:w="5718" w:type="dxa"/>
            <w:vAlign w:val="center"/>
            <w:hideMark/>
          </w:tcPr>
          <w:p w14:paraId="3DE1AE7F" w14:textId="2F6ECA6A" w:rsidR="0037759A" w:rsidRDefault="0037759A" w:rsidP="0037759A">
            <w:hyperlink r:id="rId436" w:history="1">
              <w:r>
                <w:rPr>
                  <w:rStyle w:val="Hyperlink"/>
                </w:rPr>
                <w:t>DCL-145_Biweekly_Report_September_30_1956.pdf</w:t>
              </w:r>
            </w:hyperlink>
          </w:p>
        </w:tc>
        <w:tc>
          <w:tcPr>
            <w:tcW w:w="1860" w:type="dxa"/>
            <w:vAlign w:val="center"/>
            <w:hideMark/>
          </w:tcPr>
          <w:p w14:paraId="15F005C5" w14:textId="77777777" w:rsidR="0037759A" w:rsidRDefault="0037759A" w:rsidP="0037759A">
            <w:pPr>
              <w:jc w:val="right"/>
            </w:pPr>
            <w:r>
              <w:t xml:space="preserve">2010-06-27 03:02 </w:t>
            </w:r>
          </w:p>
        </w:tc>
        <w:tc>
          <w:tcPr>
            <w:tcW w:w="650" w:type="dxa"/>
            <w:vAlign w:val="center"/>
            <w:hideMark/>
          </w:tcPr>
          <w:p w14:paraId="341A22EB" w14:textId="77777777" w:rsidR="0037759A" w:rsidRDefault="0037759A" w:rsidP="0037759A">
            <w:pPr>
              <w:jc w:val="right"/>
            </w:pPr>
            <w:r>
              <w:t>113K</w:t>
            </w:r>
          </w:p>
        </w:tc>
      </w:tr>
      <w:tr w:rsidR="0037759A" w14:paraId="3BF01A21" w14:textId="77777777" w:rsidTr="0037759A">
        <w:trPr>
          <w:tblCellSpacing w:w="15" w:type="dxa"/>
        </w:trPr>
        <w:tc>
          <w:tcPr>
            <w:tcW w:w="5718" w:type="dxa"/>
            <w:vAlign w:val="center"/>
            <w:hideMark/>
          </w:tcPr>
          <w:p w14:paraId="3036E236" w14:textId="48580A1E" w:rsidR="0037759A" w:rsidRDefault="0037759A" w:rsidP="0037759A">
            <w:hyperlink r:id="rId437" w:history="1">
              <w:r>
                <w:rPr>
                  <w:rStyle w:val="Hyperlink"/>
                </w:rPr>
                <w:t>DCL-147_Biweekly_Report_October_14_1956.pdf</w:t>
              </w:r>
            </w:hyperlink>
          </w:p>
        </w:tc>
        <w:tc>
          <w:tcPr>
            <w:tcW w:w="1860" w:type="dxa"/>
            <w:vAlign w:val="center"/>
            <w:hideMark/>
          </w:tcPr>
          <w:p w14:paraId="44910922" w14:textId="77777777" w:rsidR="0037759A" w:rsidRDefault="0037759A" w:rsidP="0037759A">
            <w:pPr>
              <w:jc w:val="right"/>
            </w:pPr>
            <w:r>
              <w:t xml:space="preserve">2010-06-27 03:02 </w:t>
            </w:r>
          </w:p>
        </w:tc>
        <w:tc>
          <w:tcPr>
            <w:tcW w:w="650" w:type="dxa"/>
            <w:vAlign w:val="center"/>
            <w:hideMark/>
          </w:tcPr>
          <w:p w14:paraId="0B183D30" w14:textId="77777777" w:rsidR="0037759A" w:rsidRDefault="0037759A" w:rsidP="0037759A">
            <w:pPr>
              <w:jc w:val="right"/>
            </w:pPr>
            <w:r>
              <w:t>108K</w:t>
            </w:r>
          </w:p>
        </w:tc>
      </w:tr>
      <w:tr w:rsidR="0037759A" w14:paraId="7F91F1E1" w14:textId="77777777" w:rsidTr="0037759A">
        <w:trPr>
          <w:tblCellSpacing w:w="15" w:type="dxa"/>
        </w:trPr>
        <w:tc>
          <w:tcPr>
            <w:tcW w:w="5718" w:type="dxa"/>
            <w:vAlign w:val="center"/>
            <w:hideMark/>
          </w:tcPr>
          <w:p w14:paraId="0527269A" w14:textId="7488F0EB" w:rsidR="0037759A" w:rsidRDefault="0037759A" w:rsidP="0037759A">
            <w:hyperlink r:id="rId438" w:history="1">
              <w:r>
                <w:rPr>
                  <w:rStyle w:val="Hyperlink"/>
                </w:rPr>
                <w:t>DCL-150_Simplex_Method_Subroutine_Oct56.pdf</w:t>
              </w:r>
            </w:hyperlink>
          </w:p>
        </w:tc>
        <w:tc>
          <w:tcPr>
            <w:tcW w:w="1860" w:type="dxa"/>
            <w:vAlign w:val="center"/>
            <w:hideMark/>
          </w:tcPr>
          <w:p w14:paraId="4A00A7C7" w14:textId="77777777" w:rsidR="0037759A" w:rsidRDefault="0037759A" w:rsidP="0037759A">
            <w:pPr>
              <w:jc w:val="right"/>
            </w:pPr>
            <w:r>
              <w:t xml:space="preserve">2010-06-27 03:02 </w:t>
            </w:r>
          </w:p>
        </w:tc>
        <w:tc>
          <w:tcPr>
            <w:tcW w:w="650" w:type="dxa"/>
            <w:vAlign w:val="center"/>
            <w:hideMark/>
          </w:tcPr>
          <w:p w14:paraId="16316239" w14:textId="77777777" w:rsidR="0037759A" w:rsidRDefault="0037759A" w:rsidP="0037759A">
            <w:pPr>
              <w:jc w:val="right"/>
            </w:pPr>
            <w:r>
              <w:t>377K</w:t>
            </w:r>
          </w:p>
        </w:tc>
      </w:tr>
      <w:tr w:rsidR="0037759A" w14:paraId="4987AF86" w14:textId="77777777" w:rsidTr="0037759A">
        <w:trPr>
          <w:tblCellSpacing w:w="15" w:type="dxa"/>
        </w:trPr>
        <w:tc>
          <w:tcPr>
            <w:tcW w:w="5718" w:type="dxa"/>
            <w:vAlign w:val="center"/>
            <w:hideMark/>
          </w:tcPr>
          <w:p w14:paraId="1CF94864" w14:textId="448F6746" w:rsidR="0037759A" w:rsidRDefault="0037759A" w:rsidP="0037759A">
            <w:hyperlink r:id="rId439" w:history="1">
              <w:r>
                <w:rPr>
                  <w:rStyle w:val="Hyperlink"/>
                </w:rPr>
                <w:t>DCL-151_Biweekly_Report_October_28_1956.pdf</w:t>
              </w:r>
            </w:hyperlink>
          </w:p>
        </w:tc>
        <w:tc>
          <w:tcPr>
            <w:tcW w:w="1860" w:type="dxa"/>
            <w:vAlign w:val="center"/>
            <w:hideMark/>
          </w:tcPr>
          <w:p w14:paraId="225ADD5A" w14:textId="77777777" w:rsidR="0037759A" w:rsidRDefault="0037759A" w:rsidP="0037759A">
            <w:pPr>
              <w:jc w:val="right"/>
            </w:pPr>
            <w:r>
              <w:t xml:space="preserve">2010-06-27 03:02 </w:t>
            </w:r>
          </w:p>
        </w:tc>
        <w:tc>
          <w:tcPr>
            <w:tcW w:w="650" w:type="dxa"/>
            <w:vAlign w:val="center"/>
            <w:hideMark/>
          </w:tcPr>
          <w:p w14:paraId="12EA81F1" w14:textId="77777777" w:rsidR="0037759A" w:rsidRDefault="0037759A" w:rsidP="0037759A">
            <w:pPr>
              <w:jc w:val="right"/>
            </w:pPr>
            <w:r>
              <w:t>126K</w:t>
            </w:r>
          </w:p>
        </w:tc>
      </w:tr>
      <w:tr w:rsidR="0037759A" w14:paraId="3011E6AA" w14:textId="77777777" w:rsidTr="0037759A">
        <w:trPr>
          <w:tblCellSpacing w:w="15" w:type="dxa"/>
        </w:trPr>
        <w:tc>
          <w:tcPr>
            <w:tcW w:w="5718" w:type="dxa"/>
            <w:vAlign w:val="center"/>
            <w:hideMark/>
          </w:tcPr>
          <w:p w14:paraId="756591A0" w14:textId="4C79C4AA" w:rsidR="0037759A" w:rsidRDefault="0037759A" w:rsidP="0037759A">
            <w:hyperlink r:id="rId440" w:history="1">
              <w:r>
                <w:rPr>
                  <w:rStyle w:val="Hyperlink"/>
                </w:rPr>
                <w:t>DCL-152_Biweekly_Report_November_11_1956.pdf</w:t>
              </w:r>
            </w:hyperlink>
          </w:p>
        </w:tc>
        <w:tc>
          <w:tcPr>
            <w:tcW w:w="1860" w:type="dxa"/>
            <w:vAlign w:val="center"/>
            <w:hideMark/>
          </w:tcPr>
          <w:p w14:paraId="5490A12F" w14:textId="77777777" w:rsidR="0037759A" w:rsidRDefault="0037759A" w:rsidP="0037759A">
            <w:pPr>
              <w:jc w:val="right"/>
            </w:pPr>
            <w:r>
              <w:t xml:space="preserve">2010-06-27 03:02 </w:t>
            </w:r>
          </w:p>
        </w:tc>
        <w:tc>
          <w:tcPr>
            <w:tcW w:w="650" w:type="dxa"/>
            <w:vAlign w:val="center"/>
            <w:hideMark/>
          </w:tcPr>
          <w:p w14:paraId="4B845DDE" w14:textId="77777777" w:rsidR="0037759A" w:rsidRDefault="0037759A" w:rsidP="0037759A">
            <w:pPr>
              <w:jc w:val="right"/>
            </w:pPr>
            <w:r>
              <w:t>103K</w:t>
            </w:r>
          </w:p>
        </w:tc>
      </w:tr>
      <w:tr w:rsidR="0037759A" w14:paraId="304C55B1" w14:textId="77777777" w:rsidTr="0037759A">
        <w:trPr>
          <w:tblCellSpacing w:w="15" w:type="dxa"/>
        </w:trPr>
        <w:tc>
          <w:tcPr>
            <w:tcW w:w="5718" w:type="dxa"/>
            <w:vAlign w:val="center"/>
            <w:hideMark/>
          </w:tcPr>
          <w:p w14:paraId="39CAD981" w14:textId="767A9E99" w:rsidR="0037759A" w:rsidRDefault="0037759A" w:rsidP="0037759A">
            <w:hyperlink r:id="rId441" w:history="1">
              <w:r>
                <w:rPr>
                  <w:rStyle w:val="Hyperlink"/>
                </w:rPr>
                <w:t>DCL-154_Biweekly_Report_November_25_1956.pdf</w:t>
              </w:r>
            </w:hyperlink>
          </w:p>
        </w:tc>
        <w:tc>
          <w:tcPr>
            <w:tcW w:w="1860" w:type="dxa"/>
            <w:vAlign w:val="center"/>
            <w:hideMark/>
          </w:tcPr>
          <w:p w14:paraId="36070A39" w14:textId="77777777" w:rsidR="0037759A" w:rsidRDefault="0037759A" w:rsidP="0037759A">
            <w:pPr>
              <w:jc w:val="right"/>
            </w:pPr>
            <w:r>
              <w:t xml:space="preserve">2010-06-27 03:02 </w:t>
            </w:r>
          </w:p>
        </w:tc>
        <w:tc>
          <w:tcPr>
            <w:tcW w:w="650" w:type="dxa"/>
            <w:vAlign w:val="center"/>
            <w:hideMark/>
          </w:tcPr>
          <w:p w14:paraId="471FF6D0" w14:textId="77777777" w:rsidR="0037759A" w:rsidRDefault="0037759A" w:rsidP="0037759A">
            <w:pPr>
              <w:jc w:val="right"/>
            </w:pPr>
            <w:r>
              <w:t>135K</w:t>
            </w:r>
          </w:p>
        </w:tc>
      </w:tr>
      <w:tr w:rsidR="0037759A" w14:paraId="561BB214" w14:textId="77777777" w:rsidTr="0037759A">
        <w:trPr>
          <w:tblCellSpacing w:w="15" w:type="dxa"/>
        </w:trPr>
        <w:tc>
          <w:tcPr>
            <w:tcW w:w="5718" w:type="dxa"/>
            <w:vAlign w:val="center"/>
            <w:hideMark/>
          </w:tcPr>
          <w:p w14:paraId="7B802FC1" w14:textId="5923428D" w:rsidR="0037759A" w:rsidRDefault="0037759A" w:rsidP="0037759A">
            <w:hyperlink r:id="rId442" w:history="1">
              <w:r>
                <w:rPr>
                  <w:rStyle w:val="Hyperlink"/>
                </w:rPr>
                <w:t>DCL-158_Biweekly_Report_December_9_1956.pdf</w:t>
              </w:r>
            </w:hyperlink>
          </w:p>
        </w:tc>
        <w:tc>
          <w:tcPr>
            <w:tcW w:w="1860" w:type="dxa"/>
            <w:vAlign w:val="center"/>
            <w:hideMark/>
          </w:tcPr>
          <w:p w14:paraId="7FB4F1C0" w14:textId="77777777" w:rsidR="0037759A" w:rsidRDefault="0037759A" w:rsidP="0037759A">
            <w:pPr>
              <w:jc w:val="right"/>
            </w:pPr>
            <w:r>
              <w:t xml:space="preserve">2010-06-27 03:02 </w:t>
            </w:r>
          </w:p>
        </w:tc>
        <w:tc>
          <w:tcPr>
            <w:tcW w:w="650" w:type="dxa"/>
            <w:vAlign w:val="center"/>
            <w:hideMark/>
          </w:tcPr>
          <w:p w14:paraId="5BAB4FA7" w14:textId="77777777" w:rsidR="0037759A" w:rsidRDefault="0037759A" w:rsidP="0037759A">
            <w:pPr>
              <w:jc w:val="right"/>
            </w:pPr>
            <w:r>
              <w:t>119K</w:t>
            </w:r>
          </w:p>
        </w:tc>
      </w:tr>
      <w:tr w:rsidR="0037759A" w14:paraId="76CB2840" w14:textId="77777777" w:rsidTr="0037759A">
        <w:trPr>
          <w:tblCellSpacing w:w="15" w:type="dxa"/>
        </w:trPr>
        <w:tc>
          <w:tcPr>
            <w:tcW w:w="5718" w:type="dxa"/>
            <w:vAlign w:val="center"/>
            <w:hideMark/>
          </w:tcPr>
          <w:p w14:paraId="7F8B7F21" w14:textId="38BCF583" w:rsidR="0037759A" w:rsidRDefault="0037759A" w:rsidP="0037759A">
            <w:hyperlink r:id="rId443" w:history="1">
              <w:r>
                <w:rPr>
                  <w:rStyle w:val="Hyperlink"/>
                </w:rPr>
                <w:t>DCL-159_Biweekly_Report_December_23_1956.pdf</w:t>
              </w:r>
            </w:hyperlink>
          </w:p>
        </w:tc>
        <w:tc>
          <w:tcPr>
            <w:tcW w:w="1860" w:type="dxa"/>
            <w:vAlign w:val="center"/>
            <w:hideMark/>
          </w:tcPr>
          <w:p w14:paraId="25991B56" w14:textId="77777777" w:rsidR="0037759A" w:rsidRDefault="0037759A" w:rsidP="0037759A">
            <w:pPr>
              <w:jc w:val="right"/>
            </w:pPr>
            <w:r>
              <w:t xml:space="preserve">2010-06-27 03:02 </w:t>
            </w:r>
          </w:p>
        </w:tc>
        <w:tc>
          <w:tcPr>
            <w:tcW w:w="650" w:type="dxa"/>
            <w:vAlign w:val="center"/>
            <w:hideMark/>
          </w:tcPr>
          <w:p w14:paraId="7DBA7FF0" w14:textId="77777777" w:rsidR="0037759A" w:rsidRDefault="0037759A" w:rsidP="0037759A">
            <w:pPr>
              <w:jc w:val="right"/>
            </w:pPr>
            <w:r>
              <w:t>110K</w:t>
            </w:r>
          </w:p>
        </w:tc>
      </w:tr>
      <w:tr w:rsidR="0037759A" w14:paraId="6AC8035D" w14:textId="77777777" w:rsidTr="0037759A">
        <w:trPr>
          <w:tblCellSpacing w:w="15" w:type="dxa"/>
        </w:trPr>
        <w:tc>
          <w:tcPr>
            <w:tcW w:w="5718" w:type="dxa"/>
            <w:vAlign w:val="center"/>
            <w:hideMark/>
          </w:tcPr>
          <w:p w14:paraId="6AD40813" w14:textId="442377B5" w:rsidR="0037759A" w:rsidRDefault="0037759A" w:rsidP="0037759A">
            <w:hyperlink r:id="rId444" w:history="1">
              <w:r>
                <w:rPr>
                  <w:rStyle w:val="Hyperlink"/>
                </w:rPr>
                <w:t>DCL-160_Biweekly_Report_January_6_1957.pdf</w:t>
              </w:r>
            </w:hyperlink>
          </w:p>
        </w:tc>
        <w:tc>
          <w:tcPr>
            <w:tcW w:w="1860" w:type="dxa"/>
            <w:vAlign w:val="center"/>
            <w:hideMark/>
          </w:tcPr>
          <w:p w14:paraId="63469F3C" w14:textId="77777777" w:rsidR="0037759A" w:rsidRDefault="0037759A" w:rsidP="0037759A">
            <w:pPr>
              <w:jc w:val="right"/>
            </w:pPr>
            <w:r>
              <w:t xml:space="preserve">2010-06-27 03:02 </w:t>
            </w:r>
          </w:p>
        </w:tc>
        <w:tc>
          <w:tcPr>
            <w:tcW w:w="650" w:type="dxa"/>
            <w:vAlign w:val="center"/>
            <w:hideMark/>
          </w:tcPr>
          <w:p w14:paraId="2757B503" w14:textId="77777777" w:rsidR="0037759A" w:rsidRDefault="0037759A" w:rsidP="0037759A">
            <w:pPr>
              <w:jc w:val="right"/>
            </w:pPr>
            <w:r>
              <w:t>97K</w:t>
            </w:r>
          </w:p>
        </w:tc>
      </w:tr>
      <w:tr w:rsidR="0037759A" w14:paraId="17B23ADE" w14:textId="77777777" w:rsidTr="0037759A">
        <w:trPr>
          <w:tblCellSpacing w:w="15" w:type="dxa"/>
        </w:trPr>
        <w:tc>
          <w:tcPr>
            <w:tcW w:w="5718" w:type="dxa"/>
            <w:vAlign w:val="center"/>
            <w:hideMark/>
          </w:tcPr>
          <w:p w14:paraId="1635E75F" w14:textId="1FB441C8" w:rsidR="0037759A" w:rsidRDefault="0037759A" w:rsidP="0037759A">
            <w:hyperlink r:id="rId445" w:history="1">
              <w:r>
                <w:rPr>
                  <w:rStyle w:val="Hyperlink"/>
                </w:rPr>
                <w:t>DCL-162_Biweekly_Report_January_20_1957.pdf</w:t>
              </w:r>
            </w:hyperlink>
          </w:p>
        </w:tc>
        <w:tc>
          <w:tcPr>
            <w:tcW w:w="1860" w:type="dxa"/>
            <w:vAlign w:val="center"/>
            <w:hideMark/>
          </w:tcPr>
          <w:p w14:paraId="2CF9E03C" w14:textId="77777777" w:rsidR="0037759A" w:rsidRDefault="0037759A" w:rsidP="0037759A">
            <w:pPr>
              <w:jc w:val="right"/>
            </w:pPr>
            <w:r>
              <w:t xml:space="preserve">2010-06-27 03:02 </w:t>
            </w:r>
          </w:p>
        </w:tc>
        <w:tc>
          <w:tcPr>
            <w:tcW w:w="650" w:type="dxa"/>
            <w:vAlign w:val="center"/>
            <w:hideMark/>
          </w:tcPr>
          <w:p w14:paraId="091C2488" w14:textId="77777777" w:rsidR="0037759A" w:rsidRDefault="0037759A" w:rsidP="0037759A">
            <w:pPr>
              <w:jc w:val="right"/>
            </w:pPr>
            <w:r>
              <w:t>146K</w:t>
            </w:r>
          </w:p>
        </w:tc>
      </w:tr>
      <w:tr w:rsidR="0037759A" w14:paraId="1B4485C4" w14:textId="77777777" w:rsidTr="0037759A">
        <w:trPr>
          <w:tblCellSpacing w:w="15" w:type="dxa"/>
        </w:trPr>
        <w:tc>
          <w:tcPr>
            <w:tcW w:w="5718" w:type="dxa"/>
            <w:vAlign w:val="center"/>
            <w:hideMark/>
          </w:tcPr>
          <w:p w14:paraId="2B8918BD" w14:textId="614C6621" w:rsidR="0037759A" w:rsidRDefault="0037759A" w:rsidP="0037759A">
            <w:hyperlink r:id="rId446" w:history="1">
              <w:r>
                <w:rPr>
                  <w:rStyle w:val="Hyperlink"/>
                </w:rPr>
                <w:t>DCL-164_Biweekly_Report_February_17_1957.pdf</w:t>
              </w:r>
            </w:hyperlink>
          </w:p>
        </w:tc>
        <w:tc>
          <w:tcPr>
            <w:tcW w:w="1860" w:type="dxa"/>
            <w:vAlign w:val="center"/>
            <w:hideMark/>
          </w:tcPr>
          <w:p w14:paraId="4586C614" w14:textId="77777777" w:rsidR="0037759A" w:rsidRDefault="0037759A" w:rsidP="0037759A">
            <w:pPr>
              <w:jc w:val="right"/>
            </w:pPr>
            <w:r>
              <w:t xml:space="preserve">2010-06-27 03:02 </w:t>
            </w:r>
          </w:p>
        </w:tc>
        <w:tc>
          <w:tcPr>
            <w:tcW w:w="650" w:type="dxa"/>
            <w:vAlign w:val="center"/>
            <w:hideMark/>
          </w:tcPr>
          <w:p w14:paraId="5E69C8AD" w14:textId="77777777" w:rsidR="0037759A" w:rsidRDefault="0037759A" w:rsidP="0037759A">
            <w:pPr>
              <w:jc w:val="right"/>
            </w:pPr>
            <w:r>
              <w:t>141K</w:t>
            </w:r>
          </w:p>
        </w:tc>
      </w:tr>
      <w:tr w:rsidR="0037759A" w14:paraId="133E9A0A" w14:textId="77777777" w:rsidTr="0037759A">
        <w:trPr>
          <w:tblCellSpacing w:w="15" w:type="dxa"/>
        </w:trPr>
        <w:tc>
          <w:tcPr>
            <w:tcW w:w="5718" w:type="dxa"/>
            <w:vAlign w:val="center"/>
            <w:hideMark/>
          </w:tcPr>
          <w:p w14:paraId="2ECC7FC7" w14:textId="4AF6DCF9" w:rsidR="0037759A" w:rsidRDefault="0037759A" w:rsidP="0037759A">
            <w:hyperlink r:id="rId447" w:history="1">
              <w:r>
                <w:rPr>
                  <w:rStyle w:val="Hyperlink"/>
                </w:rPr>
                <w:t>DCL-166_Biweekly_Report_March_3_1957.pdf</w:t>
              </w:r>
            </w:hyperlink>
          </w:p>
        </w:tc>
        <w:tc>
          <w:tcPr>
            <w:tcW w:w="1860" w:type="dxa"/>
            <w:vAlign w:val="center"/>
            <w:hideMark/>
          </w:tcPr>
          <w:p w14:paraId="764ECB62" w14:textId="77777777" w:rsidR="0037759A" w:rsidRDefault="0037759A" w:rsidP="0037759A">
            <w:pPr>
              <w:jc w:val="right"/>
            </w:pPr>
            <w:r>
              <w:t xml:space="preserve">2010-06-27 03:02 </w:t>
            </w:r>
          </w:p>
        </w:tc>
        <w:tc>
          <w:tcPr>
            <w:tcW w:w="650" w:type="dxa"/>
            <w:vAlign w:val="center"/>
            <w:hideMark/>
          </w:tcPr>
          <w:p w14:paraId="47DD637D" w14:textId="77777777" w:rsidR="0037759A" w:rsidRDefault="0037759A" w:rsidP="0037759A">
            <w:pPr>
              <w:jc w:val="right"/>
            </w:pPr>
            <w:r>
              <w:t>148K</w:t>
            </w:r>
          </w:p>
        </w:tc>
      </w:tr>
      <w:tr w:rsidR="0037759A" w14:paraId="6C6D5AD7" w14:textId="77777777" w:rsidTr="0037759A">
        <w:trPr>
          <w:tblCellSpacing w:w="15" w:type="dxa"/>
        </w:trPr>
        <w:tc>
          <w:tcPr>
            <w:tcW w:w="5718" w:type="dxa"/>
            <w:vAlign w:val="center"/>
            <w:hideMark/>
          </w:tcPr>
          <w:p w14:paraId="63A82D20" w14:textId="7B882641" w:rsidR="0037759A" w:rsidRDefault="0037759A" w:rsidP="0037759A">
            <w:hyperlink r:id="rId448" w:history="1">
              <w:r>
                <w:rPr>
                  <w:rStyle w:val="Hyperlink"/>
                </w:rPr>
                <w:t>DCL-168_Biweekly_Report_March_17_1957.pdf</w:t>
              </w:r>
            </w:hyperlink>
          </w:p>
        </w:tc>
        <w:tc>
          <w:tcPr>
            <w:tcW w:w="1860" w:type="dxa"/>
            <w:vAlign w:val="center"/>
            <w:hideMark/>
          </w:tcPr>
          <w:p w14:paraId="45D80701" w14:textId="77777777" w:rsidR="0037759A" w:rsidRDefault="0037759A" w:rsidP="0037759A">
            <w:pPr>
              <w:jc w:val="right"/>
            </w:pPr>
            <w:r>
              <w:t xml:space="preserve">2010-06-27 03:02 </w:t>
            </w:r>
          </w:p>
        </w:tc>
        <w:tc>
          <w:tcPr>
            <w:tcW w:w="650" w:type="dxa"/>
            <w:vAlign w:val="center"/>
            <w:hideMark/>
          </w:tcPr>
          <w:p w14:paraId="0B919E2A" w14:textId="77777777" w:rsidR="0037759A" w:rsidRDefault="0037759A" w:rsidP="0037759A">
            <w:pPr>
              <w:jc w:val="right"/>
            </w:pPr>
            <w:r>
              <w:t>116K</w:t>
            </w:r>
          </w:p>
        </w:tc>
      </w:tr>
      <w:tr w:rsidR="0037759A" w14:paraId="3048F742" w14:textId="77777777" w:rsidTr="0037759A">
        <w:trPr>
          <w:tblCellSpacing w:w="15" w:type="dxa"/>
        </w:trPr>
        <w:tc>
          <w:tcPr>
            <w:tcW w:w="5718" w:type="dxa"/>
            <w:vAlign w:val="center"/>
            <w:hideMark/>
          </w:tcPr>
          <w:p w14:paraId="3A42E30A" w14:textId="313077BC" w:rsidR="0037759A" w:rsidRDefault="0037759A" w:rsidP="0037759A">
            <w:hyperlink r:id="rId449" w:history="1">
              <w:r>
                <w:rPr>
                  <w:rStyle w:val="Hyperlink"/>
                </w:rPr>
                <w:t>DCL-169_Biweekly_Report_March_31_1957.pdf</w:t>
              </w:r>
            </w:hyperlink>
          </w:p>
        </w:tc>
        <w:tc>
          <w:tcPr>
            <w:tcW w:w="1860" w:type="dxa"/>
            <w:vAlign w:val="center"/>
            <w:hideMark/>
          </w:tcPr>
          <w:p w14:paraId="330CD711" w14:textId="77777777" w:rsidR="0037759A" w:rsidRDefault="0037759A" w:rsidP="0037759A">
            <w:pPr>
              <w:jc w:val="right"/>
            </w:pPr>
            <w:r>
              <w:t xml:space="preserve">2010-06-27 03:02 </w:t>
            </w:r>
          </w:p>
        </w:tc>
        <w:tc>
          <w:tcPr>
            <w:tcW w:w="650" w:type="dxa"/>
            <w:vAlign w:val="center"/>
            <w:hideMark/>
          </w:tcPr>
          <w:p w14:paraId="0EA37840" w14:textId="77777777" w:rsidR="0037759A" w:rsidRDefault="0037759A" w:rsidP="0037759A">
            <w:pPr>
              <w:jc w:val="right"/>
            </w:pPr>
            <w:r>
              <w:t>67K</w:t>
            </w:r>
          </w:p>
        </w:tc>
      </w:tr>
      <w:tr w:rsidR="0037759A" w14:paraId="1B77A187" w14:textId="77777777" w:rsidTr="0037759A">
        <w:trPr>
          <w:tblCellSpacing w:w="15" w:type="dxa"/>
        </w:trPr>
        <w:tc>
          <w:tcPr>
            <w:tcW w:w="5718" w:type="dxa"/>
            <w:vAlign w:val="center"/>
            <w:hideMark/>
          </w:tcPr>
          <w:p w14:paraId="7A4267CE" w14:textId="2B6E4555" w:rsidR="0037759A" w:rsidRDefault="0037759A" w:rsidP="0037759A">
            <w:hyperlink r:id="rId450" w:history="1">
              <w:r>
                <w:rPr>
                  <w:rStyle w:val="Hyperlink"/>
                </w:rPr>
                <w:t>DCL-170_Biweekly_Report_April_14_1957.pdf</w:t>
              </w:r>
            </w:hyperlink>
          </w:p>
        </w:tc>
        <w:tc>
          <w:tcPr>
            <w:tcW w:w="1860" w:type="dxa"/>
            <w:vAlign w:val="center"/>
            <w:hideMark/>
          </w:tcPr>
          <w:p w14:paraId="609538F4" w14:textId="77777777" w:rsidR="0037759A" w:rsidRDefault="0037759A" w:rsidP="0037759A">
            <w:pPr>
              <w:jc w:val="right"/>
            </w:pPr>
            <w:r>
              <w:t xml:space="preserve">2010-06-27 03:02 </w:t>
            </w:r>
          </w:p>
        </w:tc>
        <w:tc>
          <w:tcPr>
            <w:tcW w:w="650" w:type="dxa"/>
            <w:vAlign w:val="center"/>
            <w:hideMark/>
          </w:tcPr>
          <w:p w14:paraId="57B6D0DD" w14:textId="77777777" w:rsidR="0037759A" w:rsidRDefault="0037759A" w:rsidP="0037759A">
            <w:pPr>
              <w:jc w:val="right"/>
            </w:pPr>
            <w:r>
              <w:t>115K</w:t>
            </w:r>
          </w:p>
        </w:tc>
      </w:tr>
      <w:tr w:rsidR="0037759A" w14:paraId="7FAC82E9" w14:textId="77777777" w:rsidTr="0037759A">
        <w:trPr>
          <w:tblCellSpacing w:w="15" w:type="dxa"/>
        </w:trPr>
        <w:tc>
          <w:tcPr>
            <w:tcW w:w="5718" w:type="dxa"/>
            <w:vAlign w:val="center"/>
            <w:hideMark/>
          </w:tcPr>
          <w:p w14:paraId="577C7974" w14:textId="4066A625" w:rsidR="0037759A" w:rsidRDefault="0037759A" w:rsidP="0037759A">
            <w:hyperlink r:id="rId451" w:history="1">
              <w:r>
                <w:rPr>
                  <w:rStyle w:val="Hyperlink"/>
                </w:rPr>
                <w:t>DCL-172_Biweekly_Report_April_28_1957.pdf</w:t>
              </w:r>
            </w:hyperlink>
          </w:p>
        </w:tc>
        <w:tc>
          <w:tcPr>
            <w:tcW w:w="1860" w:type="dxa"/>
            <w:vAlign w:val="center"/>
            <w:hideMark/>
          </w:tcPr>
          <w:p w14:paraId="5D4C46EF" w14:textId="77777777" w:rsidR="0037759A" w:rsidRDefault="0037759A" w:rsidP="0037759A">
            <w:pPr>
              <w:jc w:val="right"/>
            </w:pPr>
            <w:r>
              <w:t xml:space="preserve">2010-06-27 03:02 </w:t>
            </w:r>
          </w:p>
        </w:tc>
        <w:tc>
          <w:tcPr>
            <w:tcW w:w="650" w:type="dxa"/>
            <w:vAlign w:val="center"/>
            <w:hideMark/>
          </w:tcPr>
          <w:p w14:paraId="524A18F6" w14:textId="77777777" w:rsidR="0037759A" w:rsidRDefault="0037759A" w:rsidP="0037759A">
            <w:pPr>
              <w:jc w:val="right"/>
            </w:pPr>
            <w:r>
              <w:t>129K</w:t>
            </w:r>
          </w:p>
        </w:tc>
      </w:tr>
      <w:tr w:rsidR="0037759A" w14:paraId="737D17E7" w14:textId="77777777" w:rsidTr="0037759A">
        <w:trPr>
          <w:tblCellSpacing w:w="15" w:type="dxa"/>
        </w:trPr>
        <w:tc>
          <w:tcPr>
            <w:tcW w:w="5718" w:type="dxa"/>
            <w:vAlign w:val="center"/>
            <w:hideMark/>
          </w:tcPr>
          <w:p w14:paraId="182713EA" w14:textId="3D00B23B" w:rsidR="0037759A" w:rsidRDefault="0037759A" w:rsidP="0037759A">
            <w:hyperlink r:id="rId452" w:history="1">
              <w:r>
                <w:rPr>
                  <w:rStyle w:val="Hyperlink"/>
                </w:rPr>
                <w:t>DCL-173_Biweekly_Report_May_12_1957.pdf</w:t>
              </w:r>
            </w:hyperlink>
          </w:p>
        </w:tc>
        <w:tc>
          <w:tcPr>
            <w:tcW w:w="1860" w:type="dxa"/>
            <w:vAlign w:val="center"/>
            <w:hideMark/>
          </w:tcPr>
          <w:p w14:paraId="2E33C7CF" w14:textId="77777777" w:rsidR="0037759A" w:rsidRDefault="0037759A" w:rsidP="0037759A">
            <w:pPr>
              <w:jc w:val="right"/>
            </w:pPr>
            <w:r>
              <w:t xml:space="preserve">2010-06-27 03:02 </w:t>
            </w:r>
          </w:p>
        </w:tc>
        <w:tc>
          <w:tcPr>
            <w:tcW w:w="650" w:type="dxa"/>
            <w:vAlign w:val="center"/>
            <w:hideMark/>
          </w:tcPr>
          <w:p w14:paraId="138514D6" w14:textId="77777777" w:rsidR="0037759A" w:rsidRDefault="0037759A" w:rsidP="0037759A">
            <w:pPr>
              <w:jc w:val="right"/>
            </w:pPr>
            <w:r>
              <w:t>118K</w:t>
            </w:r>
          </w:p>
        </w:tc>
      </w:tr>
      <w:tr w:rsidR="0037759A" w14:paraId="2AD01586" w14:textId="77777777" w:rsidTr="0037759A">
        <w:trPr>
          <w:tblCellSpacing w:w="15" w:type="dxa"/>
        </w:trPr>
        <w:tc>
          <w:tcPr>
            <w:tcW w:w="5718" w:type="dxa"/>
            <w:vAlign w:val="center"/>
            <w:hideMark/>
          </w:tcPr>
          <w:p w14:paraId="210AE1AC" w14:textId="5EC264A3" w:rsidR="0037759A" w:rsidRDefault="0037759A" w:rsidP="0037759A">
            <w:hyperlink r:id="rId453" w:history="1">
              <w:r>
                <w:rPr>
                  <w:rStyle w:val="Hyperlink"/>
                </w:rPr>
                <w:t>DCL-174_Biweekly_Report_May_26_1957.pdf</w:t>
              </w:r>
            </w:hyperlink>
          </w:p>
        </w:tc>
        <w:tc>
          <w:tcPr>
            <w:tcW w:w="1860" w:type="dxa"/>
            <w:vAlign w:val="center"/>
            <w:hideMark/>
          </w:tcPr>
          <w:p w14:paraId="39803490" w14:textId="77777777" w:rsidR="0037759A" w:rsidRDefault="0037759A" w:rsidP="0037759A">
            <w:pPr>
              <w:jc w:val="right"/>
            </w:pPr>
            <w:r>
              <w:t xml:space="preserve">2010-06-27 03:02 </w:t>
            </w:r>
          </w:p>
        </w:tc>
        <w:tc>
          <w:tcPr>
            <w:tcW w:w="650" w:type="dxa"/>
            <w:vAlign w:val="center"/>
            <w:hideMark/>
          </w:tcPr>
          <w:p w14:paraId="066D512E" w14:textId="77777777" w:rsidR="0037759A" w:rsidRDefault="0037759A" w:rsidP="0037759A">
            <w:pPr>
              <w:jc w:val="right"/>
            </w:pPr>
            <w:r>
              <w:t>120K</w:t>
            </w:r>
          </w:p>
        </w:tc>
      </w:tr>
      <w:tr w:rsidR="0037759A" w14:paraId="29364154" w14:textId="77777777" w:rsidTr="0037759A">
        <w:trPr>
          <w:tblCellSpacing w:w="15" w:type="dxa"/>
        </w:trPr>
        <w:tc>
          <w:tcPr>
            <w:tcW w:w="5718" w:type="dxa"/>
            <w:vAlign w:val="center"/>
            <w:hideMark/>
          </w:tcPr>
          <w:p w14:paraId="0BD677EB" w14:textId="629BADEF" w:rsidR="0037759A" w:rsidRDefault="0037759A" w:rsidP="0037759A">
            <w:hyperlink r:id="rId454" w:history="1">
              <w:r>
                <w:rPr>
                  <w:rStyle w:val="Hyperlink"/>
                </w:rPr>
                <w:t>DCL-177_Biweekly_Report_June_23_1957.pdf</w:t>
              </w:r>
            </w:hyperlink>
          </w:p>
        </w:tc>
        <w:tc>
          <w:tcPr>
            <w:tcW w:w="1860" w:type="dxa"/>
            <w:vAlign w:val="center"/>
            <w:hideMark/>
          </w:tcPr>
          <w:p w14:paraId="3DC33BBA" w14:textId="77777777" w:rsidR="0037759A" w:rsidRDefault="0037759A" w:rsidP="0037759A">
            <w:pPr>
              <w:jc w:val="right"/>
            </w:pPr>
            <w:r>
              <w:t xml:space="preserve">2010-06-27 03:02 </w:t>
            </w:r>
          </w:p>
        </w:tc>
        <w:tc>
          <w:tcPr>
            <w:tcW w:w="650" w:type="dxa"/>
            <w:vAlign w:val="center"/>
            <w:hideMark/>
          </w:tcPr>
          <w:p w14:paraId="05D721BF" w14:textId="77777777" w:rsidR="0037759A" w:rsidRDefault="0037759A" w:rsidP="0037759A">
            <w:pPr>
              <w:jc w:val="right"/>
            </w:pPr>
            <w:r>
              <w:t>99K</w:t>
            </w:r>
          </w:p>
        </w:tc>
      </w:tr>
      <w:tr w:rsidR="0037759A" w14:paraId="3C0A378A" w14:textId="77777777" w:rsidTr="0037759A">
        <w:trPr>
          <w:tblCellSpacing w:w="15" w:type="dxa"/>
        </w:trPr>
        <w:tc>
          <w:tcPr>
            <w:tcW w:w="5718" w:type="dxa"/>
            <w:vAlign w:val="center"/>
            <w:hideMark/>
          </w:tcPr>
          <w:p w14:paraId="2174FC0C" w14:textId="096C992C" w:rsidR="0037759A" w:rsidRDefault="0037759A" w:rsidP="0037759A">
            <w:hyperlink r:id="rId455" w:history="1">
              <w:r>
                <w:rPr>
                  <w:rStyle w:val="Hyperlink"/>
                </w:rPr>
                <w:t>DCL-178_Biweekly_Report_July_7_1957.pdf</w:t>
              </w:r>
            </w:hyperlink>
          </w:p>
        </w:tc>
        <w:tc>
          <w:tcPr>
            <w:tcW w:w="1860" w:type="dxa"/>
            <w:vAlign w:val="center"/>
            <w:hideMark/>
          </w:tcPr>
          <w:p w14:paraId="1FF62B9B" w14:textId="77777777" w:rsidR="0037759A" w:rsidRDefault="0037759A" w:rsidP="0037759A">
            <w:pPr>
              <w:jc w:val="right"/>
            </w:pPr>
            <w:r>
              <w:t xml:space="preserve">2010-06-27 03:02 </w:t>
            </w:r>
          </w:p>
        </w:tc>
        <w:tc>
          <w:tcPr>
            <w:tcW w:w="650" w:type="dxa"/>
            <w:vAlign w:val="center"/>
            <w:hideMark/>
          </w:tcPr>
          <w:p w14:paraId="41F3AB94" w14:textId="77777777" w:rsidR="0037759A" w:rsidRDefault="0037759A" w:rsidP="0037759A">
            <w:pPr>
              <w:jc w:val="right"/>
            </w:pPr>
            <w:r>
              <w:t>108K</w:t>
            </w:r>
          </w:p>
        </w:tc>
      </w:tr>
      <w:tr w:rsidR="0037759A" w14:paraId="3D073181" w14:textId="77777777" w:rsidTr="0037759A">
        <w:trPr>
          <w:tblCellSpacing w:w="15" w:type="dxa"/>
        </w:trPr>
        <w:tc>
          <w:tcPr>
            <w:tcW w:w="5718" w:type="dxa"/>
            <w:vAlign w:val="center"/>
            <w:hideMark/>
          </w:tcPr>
          <w:p w14:paraId="6F017CC0" w14:textId="263CDD51" w:rsidR="0037759A" w:rsidRDefault="0037759A" w:rsidP="0037759A">
            <w:hyperlink r:id="rId456" w:history="1">
              <w:r>
                <w:rPr>
                  <w:rStyle w:val="Hyperlink"/>
                </w:rPr>
                <w:t>DCL-179_Biweekly_Report_June_21_1957.pdf</w:t>
              </w:r>
            </w:hyperlink>
          </w:p>
        </w:tc>
        <w:tc>
          <w:tcPr>
            <w:tcW w:w="1860" w:type="dxa"/>
            <w:vAlign w:val="center"/>
            <w:hideMark/>
          </w:tcPr>
          <w:p w14:paraId="271BC6DD" w14:textId="77777777" w:rsidR="0037759A" w:rsidRDefault="0037759A" w:rsidP="0037759A">
            <w:pPr>
              <w:jc w:val="right"/>
            </w:pPr>
            <w:r>
              <w:t xml:space="preserve">2010-06-27 03:02 </w:t>
            </w:r>
          </w:p>
        </w:tc>
        <w:tc>
          <w:tcPr>
            <w:tcW w:w="650" w:type="dxa"/>
            <w:vAlign w:val="center"/>
            <w:hideMark/>
          </w:tcPr>
          <w:p w14:paraId="6FA8E286" w14:textId="77777777" w:rsidR="0037759A" w:rsidRDefault="0037759A" w:rsidP="0037759A">
            <w:pPr>
              <w:jc w:val="right"/>
            </w:pPr>
            <w:r>
              <w:t>115K</w:t>
            </w:r>
          </w:p>
        </w:tc>
      </w:tr>
      <w:tr w:rsidR="0037759A" w14:paraId="42E49587" w14:textId="77777777" w:rsidTr="0037759A">
        <w:trPr>
          <w:tblCellSpacing w:w="15" w:type="dxa"/>
        </w:trPr>
        <w:tc>
          <w:tcPr>
            <w:tcW w:w="5718" w:type="dxa"/>
            <w:vAlign w:val="center"/>
            <w:hideMark/>
          </w:tcPr>
          <w:p w14:paraId="58030165" w14:textId="080325F9" w:rsidR="0037759A" w:rsidRDefault="0037759A" w:rsidP="0037759A">
            <w:hyperlink r:id="rId457" w:history="1">
              <w:r>
                <w:rPr>
                  <w:rStyle w:val="Hyperlink"/>
                </w:rPr>
                <w:t>DCL-182_Biweekly_Report_September_1_1957.pdf</w:t>
              </w:r>
            </w:hyperlink>
          </w:p>
        </w:tc>
        <w:tc>
          <w:tcPr>
            <w:tcW w:w="1860" w:type="dxa"/>
            <w:vAlign w:val="center"/>
            <w:hideMark/>
          </w:tcPr>
          <w:p w14:paraId="0659703D" w14:textId="77777777" w:rsidR="0037759A" w:rsidRDefault="0037759A" w:rsidP="0037759A">
            <w:pPr>
              <w:jc w:val="right"/>
            </w:pPr>
            <w:r>
              <w:t xml:space="preserve">2010-06-27 03:02 </w:t>
            </w:r>
          </w:p>
        </w:tc>
        <w:tc>
          <w:tcPr>
            <w:tcW w:w="650" w:type="dxa"/>
            <w:vAlign w:val="center"/>
            <w:hideMark/>
          </w:tcPr>
          <w:p w14:paraId="303380E5" w14:textId="77777777" w:rsidR="0037759A" w:rsidRDefault="0037759A" w:rsidP="0037759A">
            <w:pPr>
              <w:jc w:val="right"/>
            </w:pPr>
            <w:r>
              <w:t>128K</w:t>
            </w:r>
          </w:p>
        </w:tc>
      </w:tr>
    </w:tbl>
    <w:p w14:paraId="564928B2" w14:textId="77777777" w:rsidR="0037759A" w:rsidRDefault="0037759A" w:rsidP="0037759A">
      <w:pPr>
        <w:pStyle w:val="HTMLAddress"/>
      </w:pPr>
      <w:r>
        <w:t>Apache/2.4.10 (Debian) Server at bitsavers.informatik.uni-stuttgart.de Port 80</w:t>
      </w:r>
    </w:p>
    <w:p w14:paraId="4FAB0789" w14:textId="77777777" w:rsidR="0037759A" w:rsidRDefault="0037759A" w:rsidP="0037759A"/>
    <w:p w14:paraId="6F4CE88F" w14:textId="77777777" w:rsidR="0037759A" w:rsidRDefault="0037759A" w:rsidP="008D28F5">
      <w:pPr>
        <w:pStyle w:val="Heading2"/>
      </w:pPr>
      <w:bookmarkStart w:id="192" w:name="_Toc193914452"/>
      <w:r>
        <w:t>Index of /pdf/</w:t>
      </w:r>
      <w:proofErr w:type="spellStart"/>
      <w:r>
        <w:t>mit</w:t>
      </w:r>
      <w:proofErr w:type="spellEnd"/>
      <w:r>
        <w:t>/whirlwind/E-series</w:t>
      </w:r>
      <w:bookmarkEnd w:id="192"/>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40"/>
        <w:gridCol w:w="1800"/>
        <w:gridCol w:w="592"/>
      </w:tblGrid>
      <w:tr w:rsidR="0037759A" w14:paraId="0CE9B001" w14:textId="77777777" w:rsidTr="0037759A">
        <w:trPr>
          <w:tblCellSpacing w:w="15" w:type="dxa"/>
        </w:trPr>
        <w:tc>
          <w:tcPr>
            <w:tcW w:w="5895" w:type="dxa"/>
            <w:vAlign w:val="center"/>
            <w:hideMark/>
          </w:tcPr>
          <w:p w14:paraId="7482B553" w14:textId="7BD4881C" w:rsidR="0037759A" w:rsidRDefault="0037759A" w:rsidP="0037759A">
            <w:pPr>
              <w:jc w:val="center"/>
              <w:rPr>
                <w:b/>
                <w:bCs/>
              </w:rPr>
            </w:pPr>
            <w:hyperlink r:id="rId458" w:history="1">
              <w:r>
                <w:rPr>
                  <w:rStyle w:val="Hyperlink"/>
                  <w:b/>
                  <w:bCs/>
                </w:rPr>
                <w:t>Name</w:t>
              </w:r>
            </w:hyperlink>
          </w:p>
        </w:tc>
        <w:tc>
          <w:tcPr>
            <w:tcW w:w="1770" w:type="dxa"/>
            <w:vAlign w:val="center"/>
            <w:hideMark/>
          </w:tcPr>
          <w:p w14:paraId="55732943" w14:textId="2376A564" w:rsidR="0037759A" w:rsidRDefault="0037759A" w:rsidP="0037759A">
            <w:pPr>
              <w:jc w:val="center"/>
              <w:rPr>
                <w:b/>
                <w:bCs/>
              </w:rPr>
            </w:pPr>
            <w:hyperlink r:id="rId459" w:history="1">
              <w:r>
                <w:rPr>
                  <w:rStyle w:val="Hyperlink"/>
                  <w:b/>
                  <w:bCs/>
                </w:rPr>
                <w:t>Last modified</w:t>
              </w:r>
            </w:hyperlink>
          </w:p>
        </w:tc>
        <w:tc>
          <w:tcPr>
            <w:tcW w:w="547" w:type="dxa"/>
            <w:vAlign w:val="center"/>
            <w:hideMark/>
          </w:tcPr>
          <w:p w14:paraId="3E02CFC6" w14:textId="19B3B3B0" w:rsidR="0037759A" w:rsidRDefault="0037759A" w:rsidP="0037759A">
            <w:pPr>
              <w:jc w:val="center"/>
              <w:rPr>
                <w:b/>
                <w:bCs/>
              </w:rPr>
            </w:pPr>
            <w:hyperlink r:id="rId460" w:history="1">
              <w:r>
                <w:rPr>
                  <w:rStyle w:val="Hyperlink"/>
                  <w:b/>
                  <w:bCs/>
                </w:rPr>
                <w:t>Size</w:t>
              </w:r>
            </w:hyperlink>
          </w:p>
        </w:tc>
      </w:tr>
      <w:tr w:rsidR="0037759A" w14:paraId="2018FC5C" w14:textId="77777777" w:rsidTr="0037759A">
        <w:trPr>
          <w:tblCellSpacing w:w="15" w:type="dxa"/>
        </w:trPr>
        <w:tc>
          <w:tcPr>
            <w:tcW w:w="5895" w:type="dxa"/>
            <w:vAlign w:val="center"/>
            <w:hideMark/>
          </w:tcPr>
          <w:p w14:paraId="7C11DE5E" w14:textId="1E012FEC" w:rsidR="0037759A" w:rsidRDefault="0037759A" w:rsidP="0037759A">
            <w:hyperlink r:id="rId461" w:history="1">
              <w:r>
                <w:rPr>
                  <w:rStyle w:val="Hyperlink"/>
                </w:rPr>
                <w:t>Parent Directory</w:t>
              </w:r>
            </w:hyperlink>
          </w:p>
        </w:tc>
        <w:tc>
          <w:tcPr>
            <w:tcW w:w="1770" w:type="dxa"/>
            <w:vAlign w:val="center"/>
            <w:hideMark/>
          </w:tcPr>
          <w:p w14:paraId="548CAB57" w14:textId="77777777" w:rsidR="0037759A" w:rsidRDefault="0037759A" w:rsidP="0037759A">
            <w:r>
              <w:t> </w:t>
            </w:r>
          </w:p>
        </w:tc>
        <w:tc>
          <w:tcPr>
            <w:tcW w:w="547" w:type="dxa"/>
            <w:vAlign w:val="center"/>
            <w:hideMark/>
          </w:tcPr>
          <w:p w14:paraId="339617BA" w14:textId="77777777" w:rsidR="0037759A" w:rsidRDefault="0037759A" w:rsidP="0037759A">
            <w:pPr>
              <w:jc w:val="right"/>
            </w:pPr>
            <w:r>
              <w:t xml:space="preserve">- </w:t>
            </w:r>
          </w:p>
        </w:tc>
      </w:tr>
      <w:tr w:rsidR="0037759A" w14:paraId="35F629F9" w14:textId="77777777" w:rsidTr="0037759A">
        <w:trPr>
          <w:tblCellSpacing w:w="15" w:type="dxa"/>
        </w:trPr>
        <w:tc>
          <w:tcPr>
            <w:tcW w:w="5895" w:type="dxa"/>
            <w:vAlign w:val="center"/>
            <w:hideMark/>
          </w:tcPr>
          <w:p w14:paraId="34D71351" w14:textId="77777777" w:rsidR="0037759A" w:rsidRDefault="0037759A" w:rsidP="0037759A">
            <w:pPr>
              <w:rPr>
                <w:rStyle w:val="Hyperlink"/>
              </w:rPr>
            </w:pPr>
            <w:hyperlink r:id="rId462" w:history="1">
              <w:r>
                <w:rPr>
                  <w:rStyle w:val="Hyperlink"/>
                </w:rPr>
                <w:t>E-364_A_Program_For_Translation_of_Mathematical_Equations_For_Whirlwind_I_Jan54.pdf</w:t>
              </w:r>
            </w:hyperlink>
          </w:p>
          <w:p w14:paraId="672ADE93" w14:textId="77777777" w:rsidR="00AE2987" w:rsidRDefault="00AE2987" w:rsidP="0037759A">
            <w:pPr>
              <w:rPr>
                <w:rStyle w:val="Hyperlink"/>
                <w:color w:val="984806" w:themeColor="accent6" w:themeShade="80"/>
                <w:u w:val="none"/>
              </w:rPr>
            </w:pPr>
            <w:r w:rsidRPr="00AE2987">
              <w:rPr>
                <w:rStyle w:val="Hyperlink"/>
                <w:color w:val="984806" w:themeColor="accent6" w:themeShade="80"/>
                <w:u w:val="none"/>
              </w:rPr>
              <w:t xml:space="preserve">Detailed user guide for </w:t>
            </w:r>
            <w:proofErr w:type="spellStart"/>
            <w:r>
              <w:rPr>
                <w:rStyle w:val="Hyperlink"/>
                <w:color w:val="984806" w:themeColor="accent6" w:themeShade="80"/>
                <w:u w:val="none"/>
              </w:rPr>
              <w:t>Laning&amp;Zierler’s</w:t>
            </w:r>
            <w:proofErr w:type="spellEnd"/>
            <w:r>
              <w:rPr>
                <w:rStyle w:val="Hyperlink"/>
                <w:color w:val="984806" w:themeColor="accent6" w:themeShade="80"/>
                <w:u w:val="none"/>
              </w:rPr>
              <w:t xml:space="preserve"> Algebraic Equations compiler.</w:t>
            </w:r>
          </w:p>
          <w:p w14:paraId="79961B54" w14:textId="6575E188" w:rsidR="00AE2987" w:rsidRPr="00AE2987" w:rsidRDefault="00AE2987" w:rsidP="0037759A">
            <w:r>
              <w:rPr>
                <w:rStyle w:val="Hyperlink"/>
                <w:color w:val="984806" w:themeColor="accent6" w:themeShade="80"/>
                <w:u w:val="none"/>
              </w:rPr>
              <w:t>No information on how to run it, just how to prepare the tapes.</w:t>
            </w:r>
          </w:p>
        </w:tc>
        <w:tc>
          <w:tcPr>
            <w:tcW w:w="1770" w:type="dxa"/>
            <w:vAlign w:val="center"/>
            <w:hideMark/>
          </w:tcPr>
          <w:p w14:paraId="0EA3516A" w14:textId="77777777" w:rsidR="0037759A" w:rsidRDefault="0037759A" w:rsidP="0037759A">
            <w:pPr>
              <w:jc w:val="right"/>
            </w:pPr>
            <w:r>
              <w:t xml:space="preserve">2007-08-25 09:03 </w:t>
            </w:r>
          </w:p>
        </w:tc>
        <w:tc>
          <w:tcPr>
            <w:tcW w:w="547" w:type="dxa"/>
            <w:vAlign w:val="center"/>
            <w:hideMark/>
          </w:tcPr>
          <w:p w14:paraId="2A771891" w14:textId="77777777" w:rsidR="0037759A" w:rsidRDefault="0037759A" w:rsidP="0037759A">
            <w:pPr>
              <w:jc w:val="right"/>
            </w:pPr>
            <w:r>
              <w:t>1.0M</w:t>
            </w:r>
          </w:p>
        </w:tc>
      </w:tr>
      <w:tr w:rsidR="0037759A" w14:paraId="0A0E0D5C" w14:textId="77777777" w:rsidTr="0037759A">
        <w:trPr>
          <w:tblCellSpacing w:w="15" w:type="dxa"/>
        </w:trPr>
        <w:tc>
          <w:tcPr>
            <w:tcW w:w="5895" w:type="dxa"/>
            <w:vAlign w:val="center"/>
            <w:hideMark/>
          </w:tcPr>
          <w:p w14:paraId="3FB5113F" w14:textId="1D3942B9" w:rsidR="0037759A" w:rsidRDefault="0037759A" w:rsidP="0037759A">
            <w:hyperlink r:id="rId463" w:history="1">
              <w:r>
                <w:rPr>
                  <w:rStyle w:val="Hyperlink"/>
                </w:rPr>
                <w:t>E-440_WW_I_Operating_Speed_Dec51.pdf</w:t>
              </w:r>
            </w:hyperlink>
          </w:p>
        </w:tc>
        <w:tc>
          <w:tcPr>
            <w:tcW w:w="1770" w:type="dxa"/>
            <w:vAlign w:val="center"/>
            <w:hideMark/>
          </w:tcPr>
          <w:p w14:paraId="206364EC" w14:textId="77777777" w:rsidR="0037759A" w:rsidRDefault="0037759A" w:rsidP="0037759A">
            <w:pPr>
              <w:jc w:val="right"/>
            </w:pPr>
            <w:r>
              <w:t xml:space="preserve">2010-06-28 18:42 </w:t>
            </w:r>
          </w:p>
        </w:tc>
        <w:tc>
          <w:tcPr>
            <w:tcW w:w="547" w:type="dxa"/>
            <w:vAlign w:val="center"/>
            <w:hideMark/>
          </w:tcPr>
          <w:p w14:paraId="20236CB5" w14:textId="77777777" w:rsidR="0037759A" w:rsidRDefault="0037759A" w:rsidP="0037759A">
            <w:pPr>
              <w:jc w:val="right"/>
            </w:pPr>
            <w:r>
              <w:t>1.0M</w:t>
            </w:r>
          </w:p>
        </w:tc>
      </w:tr>
      <w:tr w:rsidR="0037759A" w14:paraId="651A72A4" w14:textId="77777777" w:rsidTr="0037759A">
        <w:trPr>
          <w:tblCellSpacing w:w="15" w:type="dxa"/>
        </w:trPr>
        <w:tc>
          <w:tcPr>
            <w:tcW w:w="5895" w:type="dxa"/>
            <w:vAlign w:val="center"/>
            <w:hideMark/>
          </w:tcPr>
          <w:p w14:paraId="58233F56" w14:textId="38C179DD" w:rsidR="0037759A" w:rsidRDefault="0037759A" w:rsidP="0037759A">
            <w:hyperlink r:id="rId464" w:history="1">
              <w:r>
                <w:rPr>
                  <w:rStyle w:val="Hyperlink"/>
                </w:rPr>
                <w:t>E-454-1_Nondestructive_Sensing_of_Magnetic_Cores_Mar53.pdf</w:t>
              </w:r>
            </w:hyperlink>
          </w:p>
        </w:tc>
        <w:tc>
          <w:tcPr>
            <w:tcW w:w="1770" w:type="dxa"/>
            <w:vAlign w:val="center"/>
            <w:hideMark/>
          </w:tcPr>
          <w:p w14:paraId="5B41B9EE" w14:textId="77777777" w:rsidR="0037759A" w:rsidRDefault="0037759A" w:rsidP="0037759A">
            <w:pPr>
              <w:jc w:val="right"/>
            </w:pPr>
            <w:r>
              <w:t xml:space="preserve">2010-06-30 06:16 </w:t>
            </w:r>
          </w:p>
        </w:tc>
        <w:tc>
          <w:tcPr>
            <w:tcW w:w="547" w:type="dxa"/>
            <w:vAlign w:val="center"/>
            <w:hideMark/>
          </w:tcPr>
          <w:p w14:paraId="0386CAB0" w14:textId="77777777" w:rsidR="0037759A" w:rsidRDefault="0037759A" w:rsidP="0037759A">
            <w:pPr>
              <w:jc w:val="right"/>
            </w:pPr>
            <w:r>
              <w:t>2.6M</w:t>
            </w:r>
          </w:p>
        </w:tc>
      </w:tr>
      <w:tr w:rsidR="0037759A" w14:paraId="2D2CAFA9" w14:textId="77777777" w:rsidTr="0037759A">
        <w:trPr>
          <w:tblCellSpacing w:w="15" w:type="dxa"/>
        </w:trPr>
        <w:tc>
          <w:tcPr>
            <w:tcW w:w="5895" w:type="dxa"/>
            <w:vAlign w:val="center"/>
            <w:hideMark/>
          </w:tcPr>
          <w:p w14:paraId="42ACD9F7" w14:textId="716CF823" w:rsidR="0037759A" w:rsidRDefault="0037759A" w:rsidP="0037759A">
            <w:hyperlink r:id="rId465" w:history="1">
              <w:r>
                <w:rPr>
                  <w:rStyle w:val="Hyperlink"/>
                </w:rPr>
                <w:t>E-458-2_The_Use_of_Boolean_Algebra_in_Logical_Design_Oct52.pdf</w:t>
              </w:r>
            </w:hyperlink>
          </w:p>
        </w:tc>
        <w:tc>
          <w:tcPr>
            <w:tcW w:w="1770" w:type="dxa"/>
            <w:vAlign w:val="center"/>
            <w:hideMark/>
          </w:tcPr>
          <w:p w14:paraId="7C32B124" w14:textId="77777777" w:rsidR="0037759A" w:rsidRDefault="0037759A" w:rsidP="0037759A">
            <w:pPr>
              <w:jc w:val="right"/>
            </w:pPr>
            <w:r>
              <w:t xml:space="preserve">2010-06-29 00:51 </w:t>
            </w:r>
          </w:p>
        </w:tc>
        <w:tc>
          <w:tcPr>
            <w:tcW w:w="547" w:type="dxa"/>
            <w:vAlign w:val="center"/>
            <w:hideMark/>
          </w:tcPr>
          <w:p w14:paraId="3FC2BF2B" w14:textId="77777777" w:rsidR="0037759A" w:rsidRDefault="0037759A" w:rsidP="0037759A">
            <w:pPr>
              <w:jc w:val="right"/>
            </w:pPr>
            <w:r>
              <w:t>1.6M</w:t>
            </w:r>
          </w:p>
        </w:tc>
      </w:tr>
      <w:tr w:rsidR="0037759A" w14:paraId="7FCDACEF" w14:textId="77777777" w:rsidTr="0037759A">
        <w:trPr>
          <w:tblCellSpacing w:w="15" w:type="dxa"/>
        </w:trPr>
        <w:tc>
          <w:tcPr>
            <w:tcW w:w="5895" w:type="dxa"/>
            <w:vAlign w:val="center"/>
            <w:hideMark/>
          </w:tcPr>
          <w:p w14:paraId="265BB479" w14:textId="7C784348" w:rsidR="0037759A" w:rsidRDefault="0037759A" w:rsidP="0037759A">
            <w:hyperlink r:id="rId466" w:history="1">
              <w:r>
                <w:rPr>
                  <w:rStyle w:val="Hyperlink"/>
                </w:rPr>
                <w:t>E-462_Design_of_a_Digital_Computer_by_Boolean_Algebra_May52.pdf</w:t>
              </w:r>
            </w:hyperlink>
          </w:p>
        </w:tc>
        <w:tc>
          <w:tcPr>
            <w:tcW w:w="1770" w:type="dxa"/>
            <w:vAlign w:val="center"/>
            <w:hideMark/>
          </w:tcPr>
          <w:p w14:paraId="272743C6" w14:textId="77777777" w:rsidR="0037759A" w:rsidRDefault="0037759A" w:rsidP="0037759A">
            <w:pPr>
              <w:jc w:val="right"/>
            </w:pPr>
            <w:r>
              <w:t xml:space="preserve">2010-06-29 00:51 </w:t>
            </w:r>
          </w:p>
        </w:tc>
        <w:tc>
          <w:tcPr>
            <w:tcW w:w="547" w:type="dxa"/>
            <w:vAlign w:val="center"/>
            <w:hideMark/>
          </w:tcPr>
          <w:p w14:paraId="285FD727" w14:textId="77777777" w:rsidR="0037759A" w:rsidRDefault="0037759A" w:rsidP="0037759A">
            <w:pPr>
              <w:jc w:val="right"/>
            </w:pPr>
            <w:r>
              <w:t>1.5M</w:t>
            </w:r>
          </w:p>
        </w:tc>
      </w:tr>
      <w:tr w:rsidR="0037759A" w14:paraId="5DB93D2E" w14:textId="77777777" w:rsidTr="0037759A">
        <w:trPr>
          <w:tblCellSpacing w:w="15" w:type="dxa"/>
        </w:trPr>
        <w:tc>
          <w:tcPr>
            <w:tcW w:w="5895" w:type="dxa"/>
            <w:vAlign w:val="center"/>
            <w:hideMark/>
          </w:tcPr>
          <w:p w14:paraId="10704EC1" w14:textId="2CBA2901" w:rsidR="0037759A" w:rsidRDefault="0037759A" w:rsidP="0037759A">
            <w:hyperlink r:id="rId467" w:history="1">
              <w:r>
                <w:rPr>
                  <w:rStyle w:val="Hyperlink"/>
                </w:rPr>
                <w:t>E-466-1_Operation_of_the_In-Out_Element_Feb54.pdf</w:t>
              </w:r>
            </w:hyperlink>
          </w:p>
        </w:tc>
        <w:tc>
          <w:tcPr>
            <w:tcW w:w="1770" w:type="dxa"/>
            <w:vAlign w:val="center"/>
            <w:hideMark/>
          </w:tcPr>
          <w:p w14:paraId="3F89F464" w14:textId="77777777" w:rsidR="0037759A" w:rsidRDefault="0037759A" w:rsidP="0037759A">
            <w:pPr>
              <w:jc w:val="right"/>
            </w:pPr>
            <w:r>
              <w:t xml:space="preserve">2010-06-26 19:53 </w:t>
            </w:r>
          </w:p>
        </w:tc>
        <w:tc>
          <w:tcPr>
            <w:tcW w:w="547" w:type="dxa"/>
            <w:vAlign w:val="center"/>
            <w:hideMark/>
          </w:tcPr>
          <w:p w14:paraId="2A717599" w14:textId="77777777" w:rsidR="0037759A" w:rsidRDefault="0037759A" w:rsidP="0037759A">
            <w:pPr>
              <w:jc w:val="right"/>
            </w:pPr>
            <w:r>
              <w:t>2.4M</w:t>
            </w:r>
          </w:p>
        </w:tc>
      </w:tr>
      <w:tr w:rsidR="0037759A" w14:paraId="31FDB186" w14:textId="77777777" w:rsidTr="0037759A">
        <w:trPr>
          <w:tblCellSpacing w:w="15" w:type="dxa"/>
        </w:trPr>
        <w:tc>
          <w:tcPr>
            <w:tcW w:w="5895" w:type="dxa"/>
            <w:vAlign w:val="center"/>
            <w:hideMark/>
          </w:tcPr>
          <w:p w14:paraId="266CFC4F" w14:textId="7CC3CAF9" w:rsidR="0037759A" w:rsidRDefault="0037759A" w:rsidP="0037759A">
            <w:hyperlink r:id="rId468" w:history="1">
              <w:r>
                <w:rPr>
                  <w:rStyle w:val="Hyperlink"/>
                </w:rPr>
                <w:t>E-481_Toggle_Switch_Inputs_and_Indicator_Light_Outputs_as_External_Units_Sep52.pdf</w:t>
              </w:r>
            </w:hyperlink>
          </w:p>
        </w:tc>
        <w:tc>
          <w:tcPr>
            <w:tcW w:w="1770" w:type="dxa"/>
            <w:vAlign w:val="center"/>
            <w:hideMark/>
          </w:tcPr>
          <w:p w14:paraId="3E181A12" w14:textId="77777777" w:rsidR="0037759A" w:rsidRDefault="0037759A" w:rsidP="0037759A">
            <w:pPr>
              <w:jc w:val="right"/>
            </w:pPr>
            <w:r>
              <w:t xml:space="preserve">2010-06-29 22:14 </w:t>
            </w:r>
          </w:p>
        </w:tc>
        <w:tc>
          <w:tcPr>
            <w:tcW w:w="547" w:type="dxa"/>
            <w:vAlign w:val="center"/>
            <w:hideMark/>
          </w:tcPr>
          <w:p w14:paraId="3DAD074C" w14:textId="77777777" w:rsidR="0037759A" w:rsidRDefault="0037759A" w:rsidP="0037759A">
            <w:pPr>
              <w:jc w:val="right"/>
            </w:pPr>
            <w:r>
              <w:t>323K</w:t>
            </w:r>
          </w:p>
        </w:tc>
      </w:tr>
      <w:tr w:rsidR="0037759A" w14:paraId="2FCCAA9E" w14:textId="77777777" w:rsidTr="0037759A">
        <w:trPr>
          <w:tblCellSpacing w:w="15" w:type="dxa"/>
        </w:trPr>
        <w:tc>
          <w:tcPr>
            <w:tcW w:w="5895" w:type="dxa"/>
            <w:vAlign w:val="center"/>
            <w:hideMark/>
          </w:tcPr>
          <w:p w14:paraId="6C901D05" w14:textId="7E4EBAD3" w:rsidR="0037759A" w:rsidRDefault="0037759A" w:rsidP="0037759A">
            <w:hyperlink r:id="rId469" w:history="1">
              <w:r>
                <w:rPr>
                  <w:rStyle w:val="Hyperlink"/>
                </w:rPr>
                <w:t>E-520_The_WWI_Auxiliary_Magnetic_Drum_System_Jan53.pdf</w:t>
              </w:r>
            </w:hyperlink>
          </w:p>
        </w:tc>
        <w:tc>
          <w:tcPr>
            <w:tcW w:w="1770" w:type="dxa"/>
            <w:vAlign w:val="center"/>
            <w:hideMark/>
          </w:tcPr>
          <w:p w14:paraId="6FB6439F" w14:textId="77777777" w:rsidR="0037759A" w:rsidRDefault="0037759A" w:rsidP="0037759A">
            <w:pPr>
              <w:jc w:val="right"/>
            </w:pPr>
            <w:r>
              <w:t xml:space="preserve">2010-06-26 20:30 </w:t>
            </w:r>
          </w:p>
        </w:tc>
        <w:tc>
          <w:tcPr>
            <w:tcW w:w="547" w:type="dxa"/>
            <w:vAlign w:val="center"/>
            <w:hideMark/>
          </w:tcPr>
          <w:p w14:paraId="3E4D1FE0" w14:textId="77777777" w:rsidR="0037759A" w:rsidRDefault="0037759A" w:rsidP="0037759A">
            <w:pPr>
              <w:jc w:val="right"/>
            </w:pPr>
            <w:r>
              <w:t>2.5M</w:t>
            </w:r>
          </w:p>
        </w:tc>
      </w:tr>
      <w:tr w:rsidR="0037759A" w14:paraId="4CBE48E3" w14:textId="77777777" w:rsidTr="0037759A">
        <w:trPr>
          <w:tblCellSpacing w:w="15" w:type="dxa"/>
        </w:trPr>
        <w:tc>
          <w:tcPr>
            <w:tcW w:w="5895" w:type="dxa"/>
            <w:vAlign w:val="center"/>
            <w:hideMark/>
          </w:tcPr>
          <w:p w14:paraId="59BA4BDC" w14:textId="2D6220F9" w:rsidR="0037759A" w:rsidRDefault="0037759A" w:rsidP="0037759A">
            <w:hyperlink r:id="rId470" w:history="1">
              <w:r>
                <w:rPr>
                  <w:rStyle w:val="Hyperlink"/>
                </w:rPr>
                <w:t>E-523_Core_Drivers_Model_V_and_Model_VI_Feb53.pdf</w:t>
              </w:r>
            </w:hyperlink>
          </w:p>
        </w:tc>
        <w:tc>
          <w:tcPr>
            <w:tcW w:w="1770" w:type="dxa"/>
            <w:vAlign w:val="center"/>
            <w:hideMark/>
          </w:tcPr>
          <w:p w14:paraId="5AFD164E" w14:textId="77777777" w:rsidR="0037759A" w:rsidRDefault="0037759A" w:rsidP="0037759A">
            <w:pPr>
              <w:jc w:val="right"/>
            </w:pPr>
            <w:r>
              <w:t xml:space="preserve">2010-07-04 18:56 </w:t>
            </w:r>
          </w:p>
        </w:tc>
        <w:tc>
          <w:tcPr>
            <w:tcW w:w="547" w:type="dxa"/>
            <w:vAlign w:val="center"/>
            <w:hideMark/>
          </w:tcPr>
          <w:p w14:paraId="3A4D90F1" w14:textId="77777777" w:rsidR="0037759A" w:rsidRDefault="0037759A" w:rsidP="0037759A">
            <w:pPr>
              <w:jc w:val="right"/>
            </w:pPr>
            <w:r>
              <w:t>372K</w:t>
            </w:r>
          </w:p>
        </w:tc>
      </w:tr>
      <w:tr w:rsidR="0037759A" w14:paraId="5976A6B8" w14:textId="77777777" w:rsidTr="0037759A">
        <w:trPr>
          <w:tblCellSpacing w:w="15" w:type="dxa"/>
        </w:trPr>
        <w:tc>
          <w:tcPr>
            <w:tcW w:w="5895" w:type="dxa"/>
            <w:vAlign w:val="center"/>
            <w:hideMark/>
          </w:tcPr>
          <w:p w14:paraId="3AFF166A" w14:textId="2897AEB9" w:rsidR="0037759A" w:rsidRDefault="0037759A" w:rsidP="0037759A">
            <w:hyperlink r:id="rId471" w:history="1">
              <w:r>
                <w:rPr>
                  <w:rStyle w:val="Hyperlink"/>
                </w:rPr>
                <w:t>E-526_High-Speed_5965_Flip-Flop_Feb53.pdf</w:t>
              </w:r>
            </w:hyperlink>
          </w:p>
        </w:tc>
        <w:tc>
          <w:tcPr>
            <w:tcW w:w="1770" w:type="dxa"/>
            <w:vAlign w:val="center"/>
            <w:hideMark/>
          </w:tcPr>
          <w:p w14:paraId="670BB433" w14:textId="77777777" w:rsidR="0037759A" w:rsidRDefault="0037759A" w:rsidP="0037759A">
            <w:pPr>
              <w:jc w:val="right"/>
            </w:pPr>
            <w:r>
              <w:t xml:space="preserve">2010-06-29 02:58 </w:t>
            </w:r>
          </w:p>
        </w:tc>
        <w:tc>
          <w:tcPr>
            <w:tcW w:w="547" w:type="dxa"/>
            <w:vAlign w:val="center"/>
            <w:hideMark/>
          </w:tcPr>
          <w:p w14:paraId="470D049C" w14:textId="77777777" w:rsidR="0037759A" w:rsidRDefault="0037759A" w:rsidP="0037759A">
            <w:pPr>
              <w:jc w:val="right"/>
            </w:pPr>
            <w:r>
              <w:t>1.6M</w:t>
            </w:r>
          </w:p>
        </w:tc>
      </w:tr>
      <w:tr w:rsidR="0037759A" w14:paraId="12F7FE46" w14:textId="77777777" w:rsidTr="0037759A">
        <w:trPr>
          <w:tblCellSpacing w:w="15" w:type="dxa"/>
        </w:trPr>
        <w:tc>
          <w:tcPr>
            <w:tcW w:w="5895" w:type="dxa"/>
            <w:vAlign w:val="center"/>
            <w:hideMark/>
          </w:tcPr>
          <w:p w14:paraId="37E6B6B6" w14:textId="5E16C6DF" w:rsidR="0037759A" w:rsidRDefault="0037759A" w:rsidP="0037759A">
            <w:hyperlink r:id="rId472" w:history="1">
              <w:r>
                <w:rPr>
                  <w:rStyle w:val="Hyperlink"/>
                </w:rPr>
                <w:t>E-529_Matrix_Driving_With_Unidirectional_Pulses.pdf</w:t>
              </w:r>
            </w:hyperlink>
          </w:p>
        </w:tc>
        <w:tc>
          <w:tcPr>
            <w:tcW w:w="1770" w:type="dxa"/>
            <w:vAlign w:val="center"/>
            <w:hideMark/>
          </w:tcPr>
          <w:p w14:paraId="28FC441A" w14:textId="77777777" w:rsidR="0037759A" w:rsidRDefault="0037759A" w:rsidP="0037759A">
            <w:pPr>
              <w:jc w:val="right"/>
            </w:pPr>
            <w:r>
              <w:t xml:space="preserve">2010-07-04 18:56 </w:t>
            </w:r>
          </w:p>
        </w:tc>
        <w:tc>
          <w:tcPr>
            <w:tcW w:w="547" w:type="dxa"/>
            <w:vAlign w:val="center"/>
            <w:hideMark/>
          </w:tcPr>
          <w:p w14:paraId="70CD6712" w14:textId="77777777" w:rsidR="0037759A" w:rsidRDefault="0037759A" w:rsidP="0037759A">
            <w:pPr>
              <w:jc w:val="right"/>
            </w:pPr>
            <w:r>
              <w:t>143K</w:t>
            </w:r>
          </w:p>
        </w:tc>
      </w:tr>
      <w:tr w:rsidR="0037759A" w14:paraId="7B070209" w14:textId="77777777" w:rsidTr="0037759A">
        <w:trPr>
          <w:tblCellSpacing w:w="15" w:type="dxa"/>
        </w:trPr>
        <w:tc>
          <w:tcPr>
            <w:tcW w:w="5895" w:type="dxa"/>
            <w:vAlign w:val="center"/>
            <w:hideMark/>
          </w:tcPr>
          <w:p w14:paraId="4EE28A16" w14:textId="2AD846C9" w:rsidR="0037759A" w:rsidRDefault="0037759A" w:rsidP="0037759A">
            <w:hyperlink r:id="rId473" w:history="1">
              <w:r>
                <w:rPr>
                  <w:rStyle w:val="Hyperlink"/>
                </w:rPr>
                <w:t>E-530_Magnetic_Materials_for_High-Speed_Pulse_Circuits_Feb53.pdf</w:t>
              </w:r>
            </w:hyperlink>
          </w:p>
        </w:tc>
        <w:tc>
          <w:tcPr>
            <w:tcW w:w="1770" w:type="dxa"/>
            <w:vAlign w:val="center"/>
            <w:hideMark/>
          </w:tcPr>
          <w:p w14:paraId="63D852D8" w14:textId="77777777" w:rsidR="0037759A" w:rsidRDefault="0037759A" w:rsidP="0037759A">
            <w:pPr>
              <w:jc w:val="right"/>
            </w:pPr>
            <w:r>
              <w:t xml:space="preserve">2010-07-04 18:56 </w:t>
            </w:r>
          </w:p>
        </w:tc>
        <w:tc>
          <w:tcPr>
            <w:tcW w:w="547" w:type="dxa"/>
            <w:vAlign w:val="center"/>
            <w:hideMark/>
          </w:tcPr>
          <w:p w14:paraId="7CEF1509" w14:textId="77777777" w:rsidR="0037759A" w:rsidRDefault="0037759A" w:rsidP="0037759A">
            <w:pPr>
              <w:jc w:val="right"/>
            </w:pPr>
            <w:r>
              <w:t>877K</w:t>
            </w:r>
          </w:p>
        </w:tc>
      </w:tr>
      <w:tr w:rsidR="0037759A" w14:paraId="4F28DCA4" w14:textId="77777777" w:rsidTr="0037759A">
        <w:trPr>
          <w:tblCellSpacing w:w="15" w:type="dxa"/>
        </w:trPr>
        <w:tc>
          <w:tcPr>
            <w:tcW w:w="5895" w:type="dxa"/>
            <w:vAlign w:val="center"/>
            <w:hideMark/>
          </w:tcPr>
          <w:p w14:paraId="56E61891" w14:textId="46204477" w:rsidR="0037759A" w:rsidRDefault="0037759A" w:rsidP="0037759A">
            <w:hyperlink r:id="rId474" w:history="1">
              <w:r>
                <w:rPr>
                  <w:rStyle w:val="Hyperlink"/>
                </w:rPr>
                <w:t>E-531_Driving_Current_Margins_on_Memory_Test_Setup_I_Mar53.pdf</w:t>
              </w:r>
            </w:hyperlink>
          </w:p>
        </w:tc>
        <w:tc>
          <w:tcPr>
            <w:tcW w:w="1770" w:type="dxa"/>
            <w:vAlign w:val="center"/>
            <w:hideMark/>
          </w:tcPr>
          <w:p w14:paraId="544951E9" w14:textId="77777777" w:rsidR="0037759A" w:rsidRDefault="0037759A" w:rsidP="0037759A">
            <w:pPr>
              <w:jc w:val="right"/>
            </w:pPr>
            <w:r>
              <w:t xml:space="preserve">2010-07-04 18:56 </w:t>
            </w:r>
          </w:p>
        </w:tc>
        <w:tc>
          <w:tcPr>
            <w:tcW w:w="547" w:type="dxa"/>
            <w:vAlign w:val="center"/>
            <w:hideMark/>
          </w:tcPr>
          <w:p w14:paraId="1BD82C51" w14:textId="77777777" w:rsidR="0037759A" w:rsidRDefault="0037759A" w:rsidP="0037759A">
            <w:pPr>
              <w:jc w:val="right"/>
            </w:pPr>
            <w:r>
              <w:t>834K</w:t>
            </w:r>
          </w:p>
        </w:tc>
      </w:tr>
      <w:tr w:rsidR="0037759A" w14:paraId="0393AC35" w14:textId="77777777" w:rsidTr="0037759A">
        <w:trPr>
          <w:tblCellSpacing w:w="15" w:type="dxa"/>
        </w:trPr>
        <w:tc>
          <w:tcPr>
            <w:tcW w:w="5895" w:type="dxa"/>
            <w:vAlign w:val="center"/>
            <w:hideMark/>
          </w:tcPr>
          <w:p w14:paraId="6DA568C6" w14:textId="5EEF72F4" w:rsidR="0037759A" w:rsidRDefault="0037759A" w:rsidP="0037759A">
            <w:hyperlink r:id="rId475" w:history="1">
              <w:r>
                <w:rPr>
                  <w:rStyle w:val="Hyperlink"/>
                </w:rPr>
                <w:t>E-532_Nucleation_of_Domains_of_Reverse_Magnetization_and_Switching_Characteristics_of_Magnetic_Materials_Mar53.pdf</w:t>
              </w:r>
            </w:hyperlink>
          </w:p>
        </w:tc>
        <w:tc>
          <w:tcPr>
            <w:tcW w:w="1770" w:type="dxa"/>
            <w:vAlign w:val="center"/>
            <w:hideMark/>
          </w:tcPr>
          <w:p w14:paraId="7DB17507" w14:textId="77777777" w:rsidR="0037759A" w:rsidRDefault="0037759A" w:rsidP="0037759A">
            <w:pPr>
              <w:jc w:val="right"/>
            </w:pPr>
            <w:r>
              <w:t xml:space="preserve">2010-07-04 19:01 </w:t>
            </w:r>
          </w:p>
        </w:tc>
        <w:tc>
          <w:tcPr>
            <w:tcW w:w="547" w:type="dxa"/>
            <w:vAlign w:val="center"/>
            <w:hideMark/>
          </w:tcPr>
          <w:p w14:paraId="1BE38C8D" w14:textId="77777777" w:rsidR="0037759A" w:rsidRDefault="0037759A" w:rsidP="0037759A">
            <w:pPr>
              <w:jc w:val="right"/>
            </w:pPr>
            <w:r>
              <w:t>2.1M</w:t>
            </w:r>
          </w:p>
        </w:tc>
      </w:tr>
      <w:tr w:rsidR="0037759A" w14:paraId="222D1BB2" w14:textId="77777777" w:rsidTr="0037759A">
        <w:trPr>
          <w:tblCellSpacing w:w="15" w:type="dxa"/>
        </w:trPr>
        <w:tc>
          <w:tcPr>
            <w:tcW w:w="5895" w:type="dxa"/>
            <w:vAlign w:val="center"/>
            <w:hideMark/>
          </w:tcPr>
          <w:p w14:paraId="53421C75" w14:textId="2319DFCC" w:rsidR="0037759A" w:rsidRDefault="0037759A" w:rsidP="0037759A">
            <w:hyperlink r:id="rId476" w:history="1">
              <w:r>
                <w:rPr>
                  <w:rStyle w:val="Hyperlink"/>
                </w:rPr>
                <w:t>E-533_Effect_of_Current_Pulse_Duration_on_the_Pulse_Response_of_MTC_Memory_Cores_Mar53.pdf</w:t>
              </w:r>
            </w:hyperlink>
          </w:p>
        </w:tc>
        <w:tc>
          <w:tcPr>
            <w:tcW w:w="1770" w:type="dxa"/>
            <w:vAlign w:val="center"/>
            <w:hideMark/>
          </w:tcPr>
          <w:p w14:paraId="2A4A9EFB" w14:textId="77777777" w:rsidR="0037759A" w:rsidRDefault="0037759A" w:rsidP="0037759A">
            <w:pPr>
              <w:jc w:val="right"/>
            </w:pPr>
            <w:r>
              <w:t xml:space="preserve">2010-07-04 19:08 </w:t>
            </w:r>
          </w:p>
        </w:tc>
        <w:tc>
          <w:tcPr>
            <w:tcW w:w="547" w:type="dxa"/>
            <w:vAlign w:val="center"/>
            <w:hideMark/>
          </w:tcPr>
          <w:p w14:paraId="0BC1BAEF" w14:textId="77777777" w:rsidR="0037759A" w:rsidRDefault="0037759A" w:rsidP="0037759A">
            <w:pPr>
              <w:jc w:val="right"/>
            </w:pPr>
            <w:r>
              <w:t>843K</w:t>
            </w:r>
          </w:p>
        </w:tc>
      </w:tr>
      <w:tr w:rsidR="0037759A" w14:paraId="30791121" w14:textId="77777777" w:rsidTr="0037759A">
        <w:trPr>
          <w:tblCellSpacing w:w="15" w:type="dxa"/>
        </w:trPr>
        <w:tc>
          <w:tcPr>
            <w:tcW w:w="5895" w:type="dxa"/>
            <w:vAlign w:val="center"/>
            <w:hideMark/>
          </w:tcPr>
          <w:p w14:paraId="378C5055" w14:textId="32AB50D4" w:rsidR="0037759A" w:rsidRDefault="0037759A" w:rsidP="0037759A">
            <w:hyperlink r:id="rId477" w:history="1">
              <w:r>
                <w:rPr>
                  <w:rStyle w:val="Hyperlink"/>
                </w:rPr>
                <w:t>E-539_An_Approach_to_a_Rationale_in_Ferrite_Synthesis_Evaluation_of_Magnetic_Moments_Apr53.pdf</w:t>
              </w:r>
            </w:hyperlink>
          </w:p>
        </w:tc>
        <w:tc>
          <w:tcPr>
            <w:tcW w:w="1770" w:type="dxa"/>
            <w:vAlign w:val="center"/>
            <w:hideMark/>
          </w:tcPr>
          <w:p w14:paraId="1CF2B076" w14:textId="77777777" w:rsidR="0037759A" w:rsidRDefault="0037759A" w:rsidP="0037759A">
            <w:pPr>
              <w:jc w:val="right"/>
            </w:pPr>
            <w:r>
              <w:t xml:space="preserve">2010-07-04 19:09 </w:t>
            </w:r>
          </w:p>
        </w:tc>
        <w:tc>
          <w:tcPr>
            <w:tcW w:w="547" w:type="dxa"/>
            <w:vAlign w:val="center"/>
            <w:hideMark/>
          </w:tcPr>
          <w:p w14:paraId="256861B5" w14:textId="77777777" w:rsidR="0037759A" w:rsidRDefault="0037759A" w:rsidP="0037759A">
            <w:pPr>
              <w:jc w:val="right"/>
            </w:pPr>
            <w:r>
              <w:t>633K</w:t>
            </w:r>
          </w:p>
        </w:tc>
      </w:tr>
      <w:tr w:rsidR="0037759A" w14:paraId="651C644B" w14:textId="77777777" w:rsidTr="0037759A">
        <w:trPr>
          <w:tblCellSpacing w:w="15" w:type="dxa"/>
        </w:trPr>
        <w:tc>
          <w:tcPr>
            <w:tcW w:w="5895" w:type="dxa"/>
            <w:vAlign w:val="center"/>
            <w:hideMark/>
          </w:tcPr>
          <w:p w14:paraId="2F92F78E" w14:textId="7148A5EF" w:rsidR="0037759A" w:rsidRDefault="0037759A" w:rsidP="0037759A">
            <w:hyperlink r:id="rId478" w:history="1">
              <w:r>
                <w:rPr>
                  <w:rStyle w:val="Hyperlink"/>
                </w:rPr>
                <w:t>E-540_A_Fast_Core-Tube_Register_Apr53.pdf</w:t>
              </w:r>
            </w:hyperlink>
          </w:p>
        </w:tc>
        <w:tc>
          <w:tcPr>
            <w:tcW w:w="1770" w:type="dxa"/>
            <w:vAlign w:val="center"/>
            <w:hideMark/>
          </w:tcPr>
          <w:p w14:paraId="342FD0E3" w14:textId="77777777" w:rsidR="0037759A" w:rsidRDefault="0037759A" w:rsidP="0037759A">
            <w:pPr>
              <w:jc w:val="right"/>
            </w:pPr>
            <w:r>
              <w:t xml:space="preserve">2010-07-04 19:09 </w:t>
            </w:r>
          </w:p>
        </w:tc>
        <w:tc>
          <w:tcPr>
            <w:tcW w:w="547" w:type="dxa"/>
            <w:vAlign w:val="center"/>
            <w:hideMark/>
          </w:tcPr>
          <w:p w14:paraId="296D6730" w14:textId="77777777" w:rsidR="0037759A" w:rsidRDefault="0037759A" w:rsidP="0037759A">
            <w:pPr>
              <w:jc w:val="right"/>
            </w:pPr>
            <w:r>
              <w:t>87K</w:t>
            </w:r>
          </w:p>
        </w:tc>
      </w:tr>
      <w:tr w:rsidR="0037759A" w14:paraId="7DBD871A" w14:textId="77777777" w:rsidTr="0037759A">
        <w:trPr>
          <w:tblCellSpacing w:w="15" w:type="dxa"/>
        </w:trPr>
        <w:tc>
          <w:tcPr>
            <w:tcW w:w="5895" w:type="dxa"/>
            <w:vAlign w:val="center"/>
            <w:hideMark/>
          </w:tcPr>
          <w:p w14:paraId="0D407282" w14:textId="0B12C8A0" w:rsidR="0037759A" w:rsidRDefault="0037759A" w:rsidP="0037759A">
            <w:hyperlink r:id="rId479" w:history="1">
              <w:r>
                <w:rPr>
                  <w:rStyle w:val="Hyperlink"/>
                </w:rPr>
                <w:t>E-544_Circuit_For_Measuring_Switch_Time_May53.pdf</w:t>
              </w:r>
            </w:hyperlink>
          </w:p>
        </w:tc>
        <w:tc>
          <w:tcPr>
            <w:tcW w:w="1770" w:type="dxa"/>
            <w:vAlign w:val="center"/>
            <w:hideMark/>
          </w:tcPr>
          <w:p w14:paraId="7C758FDB" w14:textId="77777777" w:rsidR="0037759A" w:rsidRDefault="0037759A" w:rsidP="0037759A">
            <w:pPr>
              <w:jc w:val="right"/>
            </w:pPr>
            <w:r>
              <w:t xml:space="preserve">2010-10-04 17:27 </w:t>
            </w:r>
          </w:p>
        </w:tc>
        <w:tc>
          <w:tcPr>
            <w:tcW w:w="547" w:type="dxa"/>
            <w:vAlign w:val="center"/>
            <w:hideMark/>
          </w:tcPr>
          <w:p w14:paraId="451CD253" w14:textId="77777777" w:rsidR="0037759A" w:rsidRDefault="0037759A" w:rsidP="0037759A">
            <w:pPr>
              <w:jc w:val="right"/>
            </w:pPr>
            <w:r>
              <w:t>240K</w:t>
            </w:r>
          </w:p>
        </w:tc>
      </w:tr>
      <w:tr w:rsidR="0037759A" w14:paraId="45E45340" w14:textId="77777777" w:rsidTr="0037759A">
        <w:trPr>
          <w:tblCellSpacing w:w="15" w:type="dxa"/>
        </w:trPr>
        <w:tc>
          <w:tcPr>
            <w:tcW w:w="5895" w:type="dxa"/>
            <w:vAlign w:val="center"/>
            <w:hideMark/>
          </w:tcPr>
          <w:p w14:paraId="6AF4DF30" w14:textId="6AA74CE8" w:rsidR="0037759A" w:rsidRDefault="0037759A" w:rsidP="0037759A">
            <w:hyperlink r:id="rId480" w:history="1">
              <w:r>
                <w:rPr>
                  <w:rStyle w:val="Hyperlink"/>
                </w:rPr>
                <w:t>E-545_Dependence_of_Coercivity_and_Stress_Hysteresis_on_Nucleation_of_Domains_of_Reverse_Magnetization_May53.pdf</w:t>
              </w:r>
            </w:hyperlink>
          </w:p>
        </w:tc>
        <w:tc>
          <w:tcPr>
            <w:tcW w:w="1770" w:type="dxa"/>
            <w:vAlign w:val="center"/>
            <w:hideMark/>
          </w:tcPr>
          <w:p w14:paraId="4F232042" w14:textId="77777777" w:rsidR="0037759A" w:rsidRDefault="0037759A" w:rsidP="0037759A">
            <w:pPr>
              <w:jc w:val="right"/>
            </w:pPr>
            <w:r>
              <w:t xml:space="preserve">2010-07-04 19:15 </w:t>
            </w:r>
          </w:p>
        </w:tc>
        <w:tc>
          <w:tcPr>
            <w:tcW w:w="547" w:type="dxa"/>
            <w:vAlign w:val="center"/>
            <w:hideMark/>
          </w:tcPr>
          <w:p w14:paraId="11996C81" w14:textId="77777777" w:rsidR="0037759A" w:rsidRDefault="0037759A" w:rsidP="0037759A">
            <w:pPr>
              <w:jc w:val="right"/>
            </w:pPr>
            <w:r>
              <w:t>1.6M</w:t>
            </w:r>
          </w:p>
        </w:tc>
      </w:tr>
      <w:tr w:rsidR="0037759A" w14:paraId="0C968529" w14:textId="77777777" w:rsidTr="0037759A">
        <w:trPr>
          <w:tblCellSpacing w:w="15" w:type="dxa"/>
        </w:trPr>
        <w:tc>
          <w:tcPr>
            <w:tcW w:w="5895" w:type="dxa"/>
            <w:vAlign w:val="center"/>
            <w:hideMark/>
          </w:tcPr>
          <w:p w14:paraId="635A958A" w14:textId="2F3E559F" w:rsidR="0037759A" w:rsidRDefault="0037759A" w:rsidP="0037759A">
            <w:hyperlink r:id="rId481" w:history="1">
              <w:r>
                <w:rPr>
                  <w:rStyle w:val="Hyperlink"/>
                </w:rPr>
                <w:t>E-548_Preliminary_Report_Temperature_Effects_in_MTC-Type_Ferrite_Cores_Jun53.pdf</w:t>
              </w:r>
            </w:hyperlink>
          </w:p>
        </w:tc>
        <w:tc>
          <w:tcPr>
            <w:tcW w:w="1770" w:type="dxa"/>
            <w:vAlign w:val="center"/>
            <w:hideMark/>
          </w:tcPr>
          <w:p w14:paraId="2527C06D" w14:textId="77777777" w:rsidR="0037759A" w:rsidRDefault="0037759A" w:rsidP="0037759A">
            <w:pPr>
              <w:jc w:val="right"/>
            </w:pPr>
            <w:r>
              <w:t xml:space="preserve">2010-07-04 19:16 </w:t>
            </w:r>
          </w:p>
        </w:tc>
        <w:tc>
          <w:tcPr>
            <w:tcW w:w="547" w:type="dxa"/>
            <w:vAlign w:val="center"/>
            <w:hideMark/>
          </w:tcPr>
          <w:p w14:paraId="010DE1A7" w14:textId="77777777" w:rsidR="0037759A" w:rsidRDefault="0037759A" w:rsidP="0037759A">
            <w:pPr>
              <w:jc w:val="right"/>
            </w:pPr>
            <w:r>
              <w:t>391K</w:t>
            </w:r>
          </w:p>
        </w:tc>
      </w:tr>
      <w:tr w:rsidR="0037759A" w14:paraId="56F1473C" w14:textId="77777777" w:rsidTr="0037759A">
        <w:trPr>
          <w:tblCellSpacing w:w="15" w:type="dxa"/>
        </w:trPr>
        <w:tc>
          <w:tcPr>
            <w:tcW w:w="5895" w:type="dxa"/>
            <w:vAlign w:val="center"/>
            <w:hideMark/>
          </w:tcPr>
          <w:p w14:paraId="057F1FEF" w14:textId="0567797A" w:rsidR="0037759A" w:rsidRDefault="0037759A" w:rsidP="0037759A">
            <w:hyperlink r:id="rId482" w:history="1">
              <w:r>
                <w:rPr>
                  <w:rStyle w:val="Hyperlink"/>
                </w:rPr>
                <w:t>E-549_Basic_Conversion_Program_Jul53.pdf</w:t>
              </w:r>
            </w:hyperlink>
          </w:p>
        </w:tc>
        <w:tc>
          <w:tcPr>
            <w:tcW w:w="1770" w:type="dxa"/>
            <w:vAlign w:val="center"/>
            <w:hideMark/>
          </w:tcPr>
          <w:p w14:paraId="78F8CEFA" w14:textId="77777777" w:rsidR="0037759A" w:rsidRDefault="0037759A" w:rsidP="0037759A">
            <w:pPr>
              <w:jc w:val="right"/>
            </w:pPr>
            <w:r>
              <w:t xml:space="preserve">2010-06-26 20:30 </w:t>
            </w:r>
          </w:p>
        </w:tc>
        <w:tc>
          <w:tcPr>
            <w:tcW w:w="547" w:type="dxa"/>
            <w:vAlign w:val="center"/>
            <w:hideMark/>
          </w:tcPr>
          <w:p w14:paraId="7C294963" w14:textId="77777777" w:rsidR="0037759A" w:rsidRDefault="0037759A" w:rsidP="0037759A">
            <w:pPr>
              <w:jc w:val="right"/>
            </w:pPr>
            <w:r>
              <w:t>281K</w:t>
            </w:r>
          </w:p>
        </w:tc>
      </w:tr>
      <w:tr w:rsidR="0037759A" w14:paraId="5A1A9D5A" w14:textId="77777777" w:rsidTr="0037759A">
        <w:trPr>
          <w:tblCellSpacing w:w="15" w:type="dxa"/>
        </w:trPr>
        <w:tc>
          <w:tcPr>
            <w:tcW w:w="5895" w:type="dxa"/>
            <w:vAlign w:val="center"/>
            <w:hideMark/>
          </w:tcPr>
          <w:p w14:paraId="0146B4C6" w14:textId="6DABE016" w:rsidR="0037759A" w:rsidRDefault="0037759A" w:rsidP="0037759A">
            <w:hyperlink r:id="rId483" w:history="1">
              <w:r>
                <w:rPr>
                  <w:rStyle w:val="Hyperlink"/>
                </w:rPr>
                <w:t>E-558_556_Drum_Input_Program_May_1953.pdf</w:t>
              </w:r>
            </w:hyperlink>
          </w:p>
        </w:tc>
        <w:tc>
          <w:tcPr>
            <w:tcW w:w="1770" w:type="dxa"/>
            <w:vAlign w:val="center"/>
            <w:hideMark/>
          </w:tcPr>
          <w:p w14:paraId="1091B998" w14:textId="77777777" w:rsidR="0037759A" w:rsidRDefault="0037759A" w:rsidP="0037759A">
            <w:pPr>
              <w:jc w:val="right"/>
            </w:pPr>
            <w:r>
              <w:t xml:space="preserve">2010-06-26 20:30 </w:t>
            </w:r>
          </w:p>
        </w:tc>
        <w:tc>
          <w:tcPr>
            <w:tcW w:w="547" w:type="dxa"/>
            <w:vAlign w:val="center"/>
            <w:hideMark/>
          </w:tcPr>
          <w:p w14:paraId="4189AF65" w14:textId="77777777" w:rsidR="0037759A" w:rsidRDefault="0037759A" w:rsidP="0037759A">
            <w:pPr>
              <w:jc w:val="right"/>
            </w:pPr>
            <w:r>
              <w:t>291K</w:t>
            </w:r>
          </w:p>
        </w:tc>
      </w:tr>
      <w:tr w:rsidR="0037759A" w14:paraId="5A084435" w14:textId="77777777" w:rsidTr="0037759A">
        <w:trPr>
          <w:tblCellSpacing w:w="15" w:type="dxa"/>
        </w:trPr>
        <w:tc>
          <w:tcPr>
            <w:tcW w:w="5895" w:type="dxa"/>
            <w:vAlign w:val="center"/>
            <w:hideMark/>
          </w:tcPr>
          <w:p w14:paraId="4A137E2E" w14:textId="75C0909E" w:rsidR="0037759A" w:rsidRDefault="0037759A" w:rsidP="0037759A">
            <w:hyperlink r:id="rId484" w:history="1">
              <w:r>
                <w:rPr>
                  <w:rStyle w:val="Hyperlink"/>
                </w:rPr>
                <w:t>E-559_A_Free_Energy_Model_for_the_Hysteresis_Loop_Jun53.pdf</w:t>
              </w:r>
            </w:hyperlink>
          </w:p>
        </w:tc>
        <w:tc>
          <w:tcPr>
            <w:tcW w:w="1770" w:type="dxa"/>
            <w:vAlign w:val="center"/>
            <w:hideMark/>
          </w:tcPr>
          <w:p w14:paraId="68DC878C" w14:textId="77777777" w:rsidR="0037759A" w:rsidRDefault="0037759A" w:rsidP="0037759A">
            <w:pPr>
              <w:jc w:val="right"/>
            </w:pPr>
            <w:r>
              <w:t xml:space="preserve">2010-07-04 19:18 </w:t>
            </w:r>
          </w:p>
        </w:tc>
        <w:tc>
          <w:tcPr>
            <w:tcW w:w="547" w:type="dxa"/>
            <w:vAlign w:val="center"/>
            <w:hideMark/>
          </w:tcPr>
          <w:p w14:paraId="6F48E1B8" w14:textId="77777777" w:rsidR="0037759A" w:rsidRDefault="0037759A" w:rsidP="0037759A">
            <w:pPr>
              <w:jc w:val="right"/>
            </w:pPr>
            <w:r>
              <w:t>594K</w:t>
            </w:r>
          </w:p>
        </w:tc>
      </w:tr>
      <w:tr w:rsidR="0037759A" w14:paraId="0CD9E066" w14:textId="77777777" w:rsidTr="0037759A">
        <w:trPr>
          <w:tblCellSpacing w:w="15" w:type="dxa"/>
        </w:trPr>
        <w:tc>
          <w:tcPr>
            <w:tcW w:w="5895" w:type="dxa"/>
            <w:vAlign w:val="center"/>
            <w:hideMark/>
          </w:tcPr>
          <w:p w14:paraId="0A2D828B" w14:textId="7778FB80" w:rsidR="0037759A" w:rsidRDefault="0037759A" w:rsidP="0037759A">
            <w:hyperlink r:id="rId485" w:history="1">
              <w:r>
                <w:rPr>
                  <w:rStyle w:val="Hyperlink"/>
                </w:rPr>
                <w:t>E-560_Status_of_XD-1_Internal_Logic_Design_Aug53.pdf</w:t>
              </w:r>
            </w:hyperlink>
          </w:p>
        </w:tc>
        <w:tc>
          <w:tcPr>
            <w:tcW w:w="1770" w:type="dxa"/>
            <w:vAlign w:val="center"/>
            <w:hideMark/>
          </w:tcPr>
          <w:p w14:paraId="0EF5C772" w14:textId="77777777" w:rsidR="0037759A" w:rsidRDefault="0037759A" w:rsidP="0037759A">
            <w:pPr>
              <w:jc w:val="right"/>
            </w:pPr>
            <w:r>
              <w:t xml:space="preserve">2010-12-10 01:50 </w:t>
            </w:r>
          </w:p>
        </w:tc>
        <w:tc>
          <w:tcPr>
            <w:tcW w:w="547" w:type="dxa"/>
            <w:vAlign w:val="center"/>
            <w:hideMark/>
          </w:tcPr>
          <w:p w14:paraId="05F115B1" w14:textId="77777777" w:rsidR="0037759A" w:rsidRDefault="0037759A" w:rsidP="0037759A">
            <w:pPr>
              <w:jc w:val="right"/>
            </w:pPr>
            <w:r>
              <w:t>2.6M</w:t>
            </w:r>
          </w:p>
        </w:tc>
      </w:tr>
    </w:tbl>
    <w:p w14:paraId="1D826C45" w14:textId="77777777" w:rsidR="0037759A" w:rsidRDefault="0037759A" w:rsidP="0037759A">
      <w:pPr>
        <w:pStyle w:val="HTMLAddress"/>
      </w:pPr>
      <w:r>
        <w:lastRenderedPageBreak/>
        <w:t>Apache/2.4.10 (Debian) Server at bitsavers.informatik.uni-stuttgart.de Port 80</w:t>
      </w:r>
    </w:p>
    <w:p w14:paraId="2F8043EC" w14:textId="77777777" w:rsidR="0037759A" w:rsidRDefault="0037759A" w:rsidP="0037759A"/>
    <w:p w14:paraId="66BA78B1" w14:textId="77777777" w:rsidR="0037759A" w:rsidRDefault="0037759A" w:rsidP="008D28F5">
      <w:pPr>
        <w:pStyle w:val="Heading2"/>
      </w:pPr>
      <w:bookmarkStart w:id="193" w:name="_Toc193914453"/>
      <w:r>
        <w:t>Index of /pdf/</w:t>
      </w:r>
      <w:proofErr w:type="spellStart"/>
      <w:r>
        <w:t>mit</w:t>
      </w:r>
      <w:proofErr w:type="spellEnd"/>
      <w:r>
        <w:t>/whirlwind/M-series</w:t>
      </w:r>
      <w:bookmarkEnd w:id="193"/>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034"/>
        <w:gridCol w:w="1710"/>
        <w:gridCol w:w="610"/>
      </w:tblGrid>
      <w:tr w:rsidR="0037759A" w14:paraId="626A31F6" w14:textId="77777777" w:rsidTr="0037759A">
        <w:trPr>
          <w:tblCellSpacing w:w="15" w:type="dxa"/>
        </w:trPr>
        <w:tc>
          <w:tcPr>
            <w:tcW w:w="5989" w:type="dxa"/>
            <w:vAlign w:val="center"/>
            <w:hideMark/>
          </w:tcPr>
          <w:p w14:paraId="1AB514D7" w14:textId="7755524F" w:rsidR="0037759A" w:rsidRDefault="0037759A" w:rsidP="0037759A">
            <w:pPr>
              <w:jc w:val="center"/>
              <w:rPr>
                <w:b/>
                <w:bCs/>
              </w:rPr>
            </w:pPr>
            <w:hyperlink r:id="rId486" w:history="1">
              <w:r>
                <w:rPr>
                  <w:rStyle w:val="Hyperlink"/>
                  <w:b/>
                  <w:bCs/>
                </w:rPr>
                <w:t>Name</w:t>
              </w:r>
            </w:hyperlink>
          </w:p>
        </w:tc>
        <w:tc>
          <w:tcPr>
            <w:tcW w:w="1680" w:type="dxa"/>
            <w:vAlign w:val="center"/>
            <w:hideMark/>
          </w:tcPr>
          <w:p w14:paraId="2FED3D38" w14:textId="1F43A7CC" w:rsidR="0037759A" w:rsidRDefault="0037759A" w:rsidP="0037759A">
            <w:pPr>
              <w:jc w:val="center"/>
              <w:rPr>
                <w:b/>
                <w:bCs/>
              </w:rPr>
            </w:pPr>
            <w:hyperlink r:id="rId487" w:history="1">
              <w:r>
                <w:rPr>
                  <w:rStyle w:val="Hyperlink"/>
                  <w:b/>
                  <w:bCs/>
                </w:rPr>
                <w:t>Last modified</w:t>
              </w:r>
            </w:hyperlink>
          </w:p>
        </w:tc>
        <w:tc>
          <w:tcPr>
            <w:tcW w:w="565" w:type="dxa"/>
            <w:vAlign w:val="center"/>
            <w:hideMark/>
          </w:tcPr>
          <w:p w14:paraId="3B526144" w14:textId="018903C5" w:rsidR="0037759A" w:rsidRDefault="0037759A" w:rsidP="0037759A">
            <w:pPr>
              <w:jc w:val="center"/>
              <w:rPr>
                <w:b/>
                <w:bCs/>
              </w:rPr>
            </w:pPr>
            <w:hyperlink r:id="rId488" w:history="1">
              <w:r>
                <w:rPr>
                  <w:rStyle w:val="Hyperlink"/>
                  <w:b/>
                  <w:bCs/>
                </w:rPr>
                <w:t>Size</w:t>
              </w:r>
            </w:hyperlink>
          </w:p>
        </w:tc>
      </w:tr>
      <w:tr w:rsidR="0037759A" w14:paraId="05CF59E9" w14:textId="77777777" w:rsidTr="0037759A">
        <w:trPr>
          <w:tblCellSpacing w:w="15" w:type="dxa"/>
        </w:trPr>
        <w:tc>
          <w:tcPr>
            <w:tcW w:w="5989" w:type="dxa"/>
            <w:vAlign w:val="center"/>
            <w:hideMark/>
          </w:tcPr>
          <w:p w14:paraId="1F0B966B" w14:textId="00625B10" w:rsidR="0037759A" w:rsidRDefault="0037759A" w:rsidP="0037759A">
            <w:hyperlink r:id="rId489" w:history="1">
              <w:r>
                <w:rPr>
                  <w:rStyle w:val="Hyperlink"/>
                </w:rPr>
                <w:t>Parent Directory</w:t>
              </w:r>
            </w:hyperlink>
          </w:p>
        </w:tc>
        <w:tc>
          <w:tcPr>
            <w:tcW w:w="1680" w:type="dxa"/>
            <w:vAlign w:val="center"/>
            <w:hideMark/>
          </w:tcPr>
          <w:p w14:paraId="1A963781" w14:textId="77777777" w:rsidR="0037759A" w:rsidRDefault="0037759A" w:rsidP="0037759A">
            <w:r>
              <w:t> </w:t>
            </w:r>
          </w:p>
        </w:tc>
        <w:tc>
          <w:tcPr>
            <w:tcW w:w="565" w:type="dxa"/>
            <w:vAlign w:val="center"/>
            <w:hideMark/>
          </w:tcPr>
          <w:p w14:paraId="0FDBFEEC" w14:textId="77777777" w:rsidR="0037759A" w:rsidRDefault="0037759A" w:rsidP="0037759A">
            <w:pPr>
              <w:jc w:val="right"/>
            </w:pPr>
            <w:r>
              <w:t xml:space="preserve">- </w:t>
            </w:r>
          </w:p>
        </w:tc>
      </w:tr>
      <w:tr w:rsidR="0037759A" w14:paraId="4B1264F0" w14:textId="77777777" w:rsidTr="0037759A">
        <w:trPr>
          <w:tblCellSpacing w:w="15" w:type="dxa"/>
        </w:trPr>
        <w:tc>
          <w:tcPr>
            <w:tcW w:w="5989" w:type="dxa"/>
            <w:vAlign w:val="center"/>
            <w:hideMark/>
          </w:tcPr>
          <w:p w14:paraId="7EB8FFA1" w14:textId="584C14A8" w:rsidR="0037759A" w:rsidRDefault="0037759A" w:rsidP="0037759A">
            <w:hyperlink r:id="rId490" w:history="1">
              <w:r>
                <w:rPr>
                  <w:rStyle w:val="Hyperlink"/>
                </w:rPr>
                <w:t>2M-0277_Whirlwind_Programming_Manual_Oct58.pdf</w:t>
              </w:r>
            </w:hyperlink>
          </w:p>
        </w:tc>
        <w:tc>
          <w:tcPr>
            <w:tcW w:w="1680" w:type="dxa"/>
            <w:vAlign w:val="center"/>
            <w:hideMark/>
          </w:tcPr>
          <w:p w14:paraId="1A33C857" w14:textId="77777777" w:rsidR="0037759A" w:rsidRDefault="0037759A" w:rsidP="0037759A">
            <w:pPr>
              <w:jc w:val="right"/>
            </w:pPr>
            <w:r>
              <w:t xml:space="preserve">2004-08-19 03:56 </w:t>
            </w:r>
          </w:p>
        </w:tc>
        <w:tc>
          <w:tcPr>
            <w:tcW w:w="565" w:type="dxa"/>
            <w:vAlign w:val="center"/>
            <w:hideMark/>
          </w:tcPr>
          <w:p w14:paraId="4F996707" w14:textId="77777777" w:rsidR="0037759A" w:rsidRDefault="0037759A" w:rsidP="0037759A">
            <w:pPr>
              <w:jc w:val="right"/>
            </w:pPr>
            <w:r>
              <w:t>7.2M</w:t>
            </w:r>
          </w:p>
        </w:tc>
      </w:tr>
      <w:tr w:rsidR="0037759A" w14:paraId="1842C104" w14:textId="77777777" w:rsidTr="0037759A">
        <w:trPr>
          <w:tblCellSpacing w:w="15" w:type="dxa"/>
        </w:trPr>
        <w:tc>
          <w:tcPr>
            <w:tcW w:w="5989" w:type="dxa"/>
            <w:vAlign w:val="center"/>
            <w:hideMark/>
          </w:tcPr>
          <w:p w14:paraId="1BB72C86" w14:textId="79C15DEF" w:rsidR="0037759A" w:rsidRDefault="0037759A" w:rsidP="0037759A">
            <w:hyperlink r:id="rId491" w:history="1">
              <w:r>
                <w:rPr>
                  <w:rStyle w:val="Hyperlink"/>
                </w:rPr>
                <w:t>2M-0343_Whirlwind_I_Test_Storage_Modification_Mar59.pdf</w:t>
              </w:r>
            </w:hyperlink>
          </w:p>
        </w:tc>
        <w:tc>
          <w:tcPr>
            <w:tcW w:w="1680" w:type="dxa"/>
            <w:vAlign w:val="center"/>
            <w:hideMark/>
          </w:tcPr>
          <w:p w14:paraId="5D33C248" w14:textId="77777777" w:rsidR="0037759A" w:rsidRDefault="0037759A" w:rsidP="0037759A">
            <w:pPr>
              <w:jc w:val="right"/>
            </w:pPr>
            <w:r>
              <w:t xml:space="preserve">2010-06-27 08:30 </w:t>
            </w:r>
          </w:p>
        </w:tc>
        <w:tc>
          <w:tcPr>
            <w:tcW w:w="565" w:type="dxa"/>
            <w:vAlign w:val="center"/>
            <w:hideMark/>
          </w:tcPr>
          <w:p w14:paraId="25B12770" w14:textId="77777777" w:rsidR="0037759A" w:rsidRDefault="0037759A" w:rsidP="0037759A">
            <w:pPr>
              <w:jc w:val="right"/>
            </w:pPr>
            <w:r>
              <w:t>122K</w:t>
            </w:r>
          </w:p>
        </w:tc>
      </w:tr>
      <w:tr w:rsidR="0037759A" w14:paraId="1902EC4B" w14:textId="77777777" w:rsidTr="0037759A">
        <w:trPr>
          <w:tblCellSpacing w:w="15" w:type="dxa"/>
        </w:trPr>
        <w:tc>
          <w:tcPr>
            <w:tcW w:w="5989" w:type="dxa"/>
            <w:vAlign w:val="center"/>
            <w:hideMark/>
          </w:tcPr>
          <w:p w14:paraId="53F37B50" w14:textId="0A3D99A8" w:rsidR="0037759A" w:rsidRDefault="0037759A" w:rsidP="0037759A">
            <w:hyperlink r:id="rId492" w:history="1">
              <w:r>
                <w:rPr>
                  <w:rStyle w:val="Hyperlink"/>
                </w:rPr>
                <w:t>6M-3083_Algebraic_Synthesis_of_Logical_Feedback_Nets_Oct54.pdf</w:t>
              </w:r>
            </w:hyperlink>
          </w:p>
        </w:tc>
        <w:tc>
          <w:tcPr>
            <w:tcW w:w="1680" w:type="dxa"/>
            <w:vAlign w:val="center"/>
            <w:hideMark/>
          </w:tcPr>
          <w:p w14:paraId="3ECE8321" w14:textId="77777777" w:rsidR="0037759A" w:rsidRDefault="0037759A" w:rsidP="0037759A">
            <w:pPr>
              <w:jc w:val="right"/>
            </w:pPr>
            <w:r>
              <w:t xml:space="preserve">2010-06-29 04:25 </w:t>
            </w:r>
          </w:p>
        </w:tc>
        <w:tc>
          <w:tcPr>
            <w:tcW w:w="565" w:type="dxa"/>
            <w:vAlign w:val="center"/>
            <w:hideMark/>
          </w:tcPr>
          <w:p w14:paraId="13896561" w14:textId="77777777" w:rsidR="0037759A" w:rsidRDefault="0037759A" w:rsidP="0037759A">
            <w:pPr>
              <w:jc w:val="right"/>
            </w:pPr>
            <w:r>
              <w:t>1.0M</w:t>
            </w:r>
          </w:p>
        </w:tc>
      </w:tr>
      <w:tr w:rsidR="0037759A" w14:paraId="75CD0616" w14:textId="77777777" w:rsidTr="0037759A">
        <w:trPr>
          <w:tblCellSpacing w:w="15" w:type="dxa"/>
        </w:trPr>
        <w:tc>
          <w:tcPr>
            <w:tcW w:w="5989" w:type="dxa"/>
            <w:vAlign w:val="center"/>
            <w:hideMark/>
          </w:tcPr>
          <w:p w14:paraId="202FB99D" w14:textId="783C7102" w:rsidR="0037759A" w:rsidRDefault="0037759A" w:rsidP="0037759A">
            <w:hyperlink r:id="rId493" w:history="1">
              <w:r>
                <w:rPr>
                  <w:rStyle w:val="Hyperlink"/>
                </w:rPr>
                <w:t>6M-3144_The_Multi-Sequence_Program_Concept_Nov54.pdf</w:t>
              </w:r>
            </w:hyperlink>
          </w:p>
        </w:tc>
        <w:tc>
          <w:tcPr>
            <w:tcW w:w="1680" w:type="dxa"/>
            <w:vAlign w:val="center"/>
            <w:hideMark/>
          </w:tcPr>
          <w:p w14:paraId="61F070A2" w14:textId="77777777" w:rsidR="0037759A" w:rsidRDefault="0037759A" w:rsidP="0037759A">
            <w:pPr>
              <w:jc w:val="right"/>
            </w:pPr>
            <w:r>
              <w:t xml:space="preserve">2010-06-27 08:30 </w:t>
            </w:r>
          </w:p>
        </w:tc>
        <w:tc>
          <w:tcPr>
            <w:tcW w:w="565" w:type="dxa"/>
            <w:vAlign w:val="center"/>
            <w:hideMark/>
          </w:tcPr>
          <w:p w14:paraId="601DE452" w14:textId="77777777" w:rsidR="0037759A" w:rsidRDefault="0037759A" w:rsidP="0037759A">
            <w:pPr>
              <w:jc w:val="right"/>
            </w:pPr>
            <w:r>
              <w:t>270K</w:t>
            </w:r>
          </w:p>
        </w:tc>
      </w:tr>
      <w:tr w:rsidR="0037759A" w14:paraId="0E750840" w14:textId="77777777" w:rsidTr="0037759A">
        <w:trPr>
          <w:tblCellSpacing w:w="15" w:type="dxa"/>
        </w:trPr>
        <w:tc>
          <w:tcPr>
            <w:tcW w:w="5989" w:type="dxa"/>
            <w:vAlign w:val="center"/>
            <w:hideMark/>
          </w:tcPr>
          <w:p w14:paraId="556F7433" w14:textId="41C855A8" w:rsidR="0037759A" w:rsidRDefault="0037759A" w:rsidP="0037759A">
            <w:hyperlink r:id="rId494" w:history="1">
              <w:r>
                <w:rPr>
                  <w:rStyle w:val="Hyperlink"/>
                </w:rPr>
                <w:t>6M-3402_Digital_Data_Transmitter_Mar55.pdf</w:t>
              </w:r>
            </w:hyperlink>
          </w:p>
        </w:tc>
        <w:tc>
          <w:tcPr>
            <w:tcW w:w="1680" w:type="dxa"/>
            <w:vAlign w:val="center"/>
            <w:hideMark/>
          </w:tcPr>
          <w:p w14:paraId="2FC9AC42" w14:textId="77777777" w:rsidR="0037759A" w:rsidRDefault="0037759A" w:rsidP="0037759A">
            <w:pPr>
              <w:jc w:val="right"/>
            </w:pPr>
            <w:r>
              <w:t xml:space="preserve">2010-06-27 05:24 </w:t>
            </w:r>
          </w:p>
        </w:tc>
        <w:tc>
          <w:tcPr>
            <w:tcW w:w="565" w:type="dxa"/>
            <w:vAlign w:val="center"/>
            <w:hideMark/>
          </w:tcPr>
          <w:p w14:paraId="66E230BF" w14:textId="77777777" w:rsidR="0037759A" w:rsidRDefault="0037759A" w:rsidP="0037759A">
            <w:pPr>
              <w:jc w:val="right"/>
            </w:pPr>
            <w:r>
              <w:t>389K</w:t>
            </w:r>
          </w:p>
        </w:tc>
      </w:tr>
      <w:tr w:rsidR="0037759A" w14:paraId="63F957F6" w14:textId="77777777" w:rsidTr="0037759A">
        <w:trPr>
          <w:tblCellSpacing w:w="15" w:type="dxa"/>
        </w:trPr>
        <w:tc>
          <w:tcPr>
            <w:tcW w:w="5989" w:type="dxa"/>
            <w:vAlign w:val="center"/>
            <w:hideMark/>
          </w:tcPr>
          <w:p w14:paraId="3ACA3234" w14:textId="3D8AF8A8" w:rsidR="0037759A" w:rsidRDefault="0037759A" w:rsidP="0037759A">
            <w:hyperlink r:id="rId495" w:history="1">
              <w:r>
                <w:rPr>
                  <w:rStyle w:val="Hyperlink"/>
                </w:rPr>
                <w:t>6M-3403_Digital-Data_Receiver_and_Gap_Filler_Input_Receiver_Apr55.pdf</w:t>
              </w:r>
            </w:hyperlink>
          </w:p>
        </w:tc>
        <w:tc>
          <w:tcPr>
            <w:tcW w:w="1680" w:type="dxa"/>
            <w:vAlign w:val="center"/>
            <w:hideMark/>
          </w:tcPr>
          <w:p w14:paraId="79F4BC25" w14:textId="77777777" w:rsidR="0037759A" w:rsidRDefault="0037759A" w:rsidP="0037759A">
            <w:pPr>
              <w:jc w:val="right"/>
            </w:pPr>
            <w:r>
              <w:t xml:space="preserve">2010-06-27 05:24 </w:t>
            </w:r>
          </w:p>
        </w:tc>
        <w:tc>
          <w:tcPr>
            <w:tcW w:w="565" w:type="dxa"/>
            <w:vAlign w:val="center"/>
            <w:hideMark/>
          </w:tcPr>
          <w:p w14:paraId="3CE2CDAE" w14:textId="77777777" w:rsidR="0037759A" w:rsidRDefault="0037759A" w:rsidP="0037759A">
            <w:pPr>
              <w:jc w:val="right"/>
            </w:pPr>
            <w:r>
              <w:t>1.1M</w:t>
            </w:r>
          </w:p>
        </w:tc>
      </w:tr>
      <w:tr w:rsidR="0037759A" w14:paraId="390490D0" w14:textId="77777777" w:rsidTr="0037759A">
        <w:trPr>
          <w:tblCellSpacing w:w="15" w:type="dxa"/>
        </w:trPr>
        <w:tc>
          <w:tcPr>
            <w:tcW w:w="5989" w:type="dxa"/>
            <w:vAlign w:val="center"/>
            <w:hideMark/>
          </w:tcPr>
          <w:p w14:paraId="6FB06AB5" w14:textId="17720AB8" w:rsidR="0037759A" w:rsidRDefault="0037759A" w:rsidP="0037759A">
            <w:hyperlink r:id="rId496" w:history="1">
              <w:r>
                <w:rPr>
                  <w:rStyle w:val="Hyperlink"/>
                </w:rPr>
                <w:t>6M-3622_Change_of_Interlace_on_the_Buffer_Drum_May55.pdf</w:t>
              </w:r>
            </w:hyperlink>
          </w:p>
        </w:tc>
        <w:tc>
          <w:tcPr>
            <w:tcW w:w="1680" w:type="dxa"/>
            <w:vAlign w:val="center"/>
            <w:hideMark/>
          </w:tcPr>
          <w:p w14:paraId="5DFA82A2" w14:textId="77777777" w:rsidR="0037759A" w:rsidRDefault="0037759A" w:rsidP="0037759A">
            <w:pPr>
              <w:jc w:val="right"/>
            </w:pPr>
            <w:r>
              <w:t xml:space="preserve">2010-06-28 18:41 </w:t>
            </w:r>
          </w:p>
        </w:tc>
        <w:tc>
          <w:tcPr>
            <w:tcW w:w="565" w:type="dxa"/>
            <w:vAlign w:val="center"/>
            <w:hideMark/>
          </w:tcPr>
          <w:p w14:paraId="6E727BCE" w14:textId="77777777" w:rsidR="0037759A" w:rsidRDefault="0037759A" w:rsidP="0037759A">
            <w:pPr>
              <w:jc w:val="right"/>
            </w:pPr>
            <w:r>
              <w:t>90K</w:t>
            </w:r>
          </w:p>
        </w:tc>
      </w:tr>
      <w:tr w:rsidR="0037759A" w14:paraId="2DB72B42" w14:textId="77777777" w:rsidTr="0037759A">
        <w:trPr>
          <w:tblCellSpacing w:w="15" w:type="dxa"/>
        </w:trPr>
        <w:tc>
          <w:tcPr>
            <w:tcW w:w="5989" w:type="dxa"/>
            <w:vAlign w:val="center"/>
            <w:hideMark/>
          </w:tcPr>
          <w:p w14:paraId="7F344284" w14:textId="0D11E57A" w:rsidR="0037759A" w:rsidRDefault="0037759A" w:rsidP="0037759A">
            <w:hyperlink r:id="rId497" w:history="1">
              <w:r>
                <w:rPr>
                  <w:rStyle w:val="Hyperlink"/>
                </w:rPr>
                <w:t>6M-4089_Geometry_of_Magnetic_Memory_Elements_Jan56.pdf</w:t>
              </w:r>
            </w:hyperlink>
          </w:p>
        </w:tc>
        <w:tc>
          <w:tcPr>
            <w:tcW w:w="1680" w:type="dxa"/>
            <w:vAlign w:val="center"/>
            <w:hideMark/>
          </w:tcPr>
          <w:p w14:paraId="12E8C2AF" w14:textId="77777777" w:rsidR="0037759A" w:rsidRDefault="0037759A" w:rsidP="0037759A">
            <w:pPr>
              <w:jc w:val="right"/>
            </w:pPr>
            <w:r>
              <w:t xml:space="preserve">2010-07-04 18:41 </w:t>
            </w:r>
          </w:p>
        </w:tc>
        <w:tc>
          <w:tcPr>
            <w:tcW w:w="565" w:type="dxa"/>
            <w:vAlign w:val="center"/>
            <w:hideMark/>
          </w:tcPr>
          <w:p w14:paraId="06816974" w14:textId="77777777" w:rsidR="0037759A" w:rsidRDefault="0037759A" w:rsidP="0037759A">
            <w:pPr>
              <w:jc w:val="right"/>
            </w:pPr>
            <w:r>
              <w:t>249K</w:t>
            </w:r>
          </w:p>
        </w:tc>
      </w:tr>
      <w:tr w:rsidR="0037759A" w14:paraId="4F74450C" w14:textId="77777777" w:rsidTr="0037759A">
        <w:trPr>
          <w:tblCellSpacing w:w="15" w:type="dxa"/>
        </w:trPr>
        <w:tc>
          <w:tcPr>
            <w:tcW w:w="5989" w:type="dxa"/>
            <w:vAlign w:val="center"/>
            <w:hideMark/>
          </w:tcPr>
          <w:p w14:paraId="67034B94" w14:textId="029D2861" w:rsidR="0037759A" w:rsidRDefault="0037759A" w:rsidP="0037759A">
            <w:hyperlink r:id="rId498" w:history="1">
              <w:r>
                <w:rPr>
                  <w:rStyle w:val="Hyperlink"/>
                </w:rPr>
                <w:t>6M-4137_Memory_Core_Heating_by_Switching_at_High_Frequencies_Jan56.pdf</w:t>
              </w:r>
            </w:hyperlink>
          </w:p>
        </w:tc>
        <w:tc>
          <w:tcPr>
            <w:tcW w:w="1680" w:type="dxa"/>
            <w:vAlign w:val="center"/>
            <w:hideMark/>
          </w:tcPr>
          <w:p w14:paraId="04776D59" w14:textId="77777777" w:rsidR="0037759A" w:rsidRDefault="0037759A" w:rsidP="0037759A">
            <w:pPr>
              <w:jc w:val="right"/>
            </w:pPr>
            <w:r>
              <w:t xml:space="preserve">2010-07-04 18:41 </w:t>
            </w:r>
          </w:p>
        </w:tc>
        <w:tc>
          <w:tcPr>
            <w:tcW w:w="565" w:type="dxa"/>
            <w:vAlign w:val="center"/>
            <w:hideMark/>
          </w:tcPr>
          <w:p w14:paraId="74AA971E" w14:textId="77777777" w:rsidR="0037759A" w:rsidRDefault="0037759A" w:rsidP="0037759A">
            <w:pPr>
              <w:jc w:val="right"/>
            </w:pPr>
            <w:r>
              <w:t>316K</w:t>
            </w:r>
          </w:p>
        </w:tc>
      </w:tr>
      <w:tr w:rsidR="0037759A" w14:paraId="4EDE8DA4" w14:textId="77777777" w:rsidTr="0037759A">
        <w:trPr>
          <w:tblCellSpacing w:w="15" w:type="dxa"/>
        </w:trPr>
        <w:tc>
          <w:tcPr>
            <w:tcW w:w="5989" w:type="dxa"/>
            <w:vAlign w:val="center"/>
            <w:hideMark/>
          </w:tcPr>
          <w:p w14:paraId="3A89AD9C" w14:textId="6222C769" w:rsidR="0037759A" w:rsidRDefault="0037759A" w:rsidP="0037759A">
            <w:hyperlink r:id="rId499" w:history="1">
              <w:r>
                <w:rPr>
                  <w:rStyle w:val="Hyperlink"/>
                </w:rPr>
                <w:t>6M-4153_The_Noise_Problem_in_the_Coincident-Current_Memory_Matrix_Feb56.pdf</w:t>
              </w:r>
            </w:hyperlink>
          </w:p>
        </w:tc>
        <w:tc>
          <w:tcPr>
            <w:tcW w:w="1680" w:type="dxa"/>
            <w:vAlign w:val="center"/>
            <w:hideMark/>
          </w:tcPr>
          <w:p w14:paraId="4ED601C1" w14:textId="77777777" w:rsidR="0037759A" w:rsidRDefault="0037759A" w:rsidP="0037759A">
            <w:pPr>
              <w:jc w:val="right"/>
            </w:pPr>
            <w:r>
              <w:t xml:space="preserve">2010-07-04 18:41 </w:t>
            </w:r>
          </w:p>
        </w:tc>
        <w:tc>
          <w:tcPr>
            <w:tcW w:w="565" w:type="dxa"/>
            <w:vAlign w:val="center"/>
            <w:hideMark/>
          </w:tcPr>
          <w:p w14:paraId="030E18EA" w14:textId="77777777" w:rsidR="0037759A" w:rsidRDefault="0037759A" w:rsidP="0037759A">
            <w:pPr>
              <w:jc w:val="right"/>
            </w:pPr>
            <w:r>
              <w:t>1.4M</w:t>
            </w:r>
          </w:p>
        </w:tc>
      </w:tr>
      <w:tr w:rsidR="0037759A" w14:paraId="21DF77DE" w14:textId="77777777" w:rsidTr="0037759A">
        <w:trPr>
          <w:tblCellSpacing w:w="15" w:type="dxa"/>
        </w:trPr>
        <w:tc>
          <w:tcPr>
            <w:tcW w:w="5989" w:type="dxa"/>
            <w:vAlign w:val="center"/>
            <w:hideMark/>
          </w:tcPr>
          <w:p w14:paraId="4AECB51B" w14:textId="6B48ED7F" w:rsidR="0037759A" w:rsidRDefault="0037759A" w:rsidP="0037759A">
            <w:hyperlink r:id="rId500" w:history="1">
              <w:r>
                <w:rPr>
                  <w:rStyle w:val="Hyperlink"/>
                </w:rPr>
                <w:t>6M-4328_The_Influence_of_Chemistry_on_B-H_Loop_Shape_Coercivity_and_Flux-Reversal_Time_in_Ferrites_May56.pdf</w:t>
              </w:r>
            </w:hyperlink>
          </w:p>
        </w:tc>
        <w:tc>
          <w:tcPr>
            <w:tcW w:w="1680" w:type="dxa"/>
            <w:vAlign w:val="center"/>
            <w:hideMark/>
          </w:tcPr>
          <w:p w14:paraId="75ECA632" w14:textId="77777777" w:rsidR="0037759A" w:rsidRDefault="0037759A" w:rsidP="0037759A">
            <w:pPr>
              <w:jc w:val="right"/>
            </w:pPr>
            <w:r>
              <w:t xml:space="preserve">2010-07-04 18:42 </w:t>
            </w:r>
          </w:p>
        </w:tc>
        <w:tc>
          <w:tcPr>
            <w:tcW w:w="565" w:type="dxa"/>
            <w:vAlign w:val="center"/>
            <w:hideMark/>
          </w:tcPr>
          <w:p w14:paraId="12B0C0C1" w14:textId="77777777" w:rsidR="0037759A" w:rsidRDefault="0037759A" w:rsidP="0037759A">
            <w:pPr>
              <w:jc w:val="right"/>
            </w:pPr>
            <w:r>
              <w:t>2.8M</w:t>
            </w:r>
          </w:p>
        </w:tc>
      </w:tr>
      <w:tr w:rsidR="0037759A" w14:paraId="7117AD87" w14:textId="77777777" w:rsidTr="0037759A">
        <w:trPr>
          <w:tblCellSpacing w:w="15" w:type="dxa"/>
        </w:trPr>
        <w:tc>
          <w:tcPr>
            <w:tcW w:w="5989" w:type="dxa"/>
            <w:vAlign w:val="center"/>
            <w:hideMark/>
          </w:tcPr>
          <w:p w14:paraId="15064BA1" w14:textId="67CC169F" w:rsidR="0037759A" w:rsidRDefault="0037759A" w:rsidP="0037759A">
            <w:hyperlink r:id="rId501" w:history="1">
              <w:r>
                <w:rPr>
                  <w:rStyle w:val="Hyperlink"/>
                </w:rPr>
                <w:t>6M-4362_Magnetization_Reversal_in_Thin_Films_Jun56.pdf</w:t>
              </w:r>
            </w:hyperlink>
          </w:p>
        </w:tc>
        <w:tc>
          <w:tcPr>
            <w:tcW w:w="1680" w:type="dxa"/>
            <w:vAlign w:val="center"/>
            <w:hideMark/>
          </w:tcPr>
          <w:p w14:paraId="2D901A02" w14:textId="77777777" w:rsidR="0037759A" w:rsidRDefault="0037759A" w:rsidP="0037759A">
            <w:pPr>
              <w:jc w:val="right"/>
            </w:pPr>
            <w:r>
              <w:t xml:space="preserve">2010-07-04 18:42 </w:t>
            </w:r>
          </w:p>
        </w:tc>
        <w:tc>
          <w:tcPr>
            <w:tcW w:w="565" w:type="dxa"/>
            <w:vAlign w:val="center"/>
            <w:hideMark/>
          </w:tcPr>
          <w:p w14:paraId="0C429340" w14:textId="77777777" w:rsidR="0037759A" w:rsidRDefault="0037759A" w:rsidP="0037759A">
            <w:pPr>
              <w:jc w:val="right"/>
            </w:pPr>
            <w:r>
              <w:t>356K</w:t>
            </w:r>
          </w:p>
        </w:tc>
      </w:tr>
      <w:tr w:rsidR="0037759A" w14:paraId="6ACBF4AA" w14:textId="77777777" w:rsidTr="0037759A">
        <w:trPr>
          <w:tblCellSpacing w:w="15" w:type="dxa"/>
        </w:trPr>
        <w:tc>
          <w:tcPr>
            <w:tcW w:w="5989" w:type="dxa"/>
            <w:vAlign w:val="center"/>
            <w:hideMark/>
          </w:tcPr>
          <w:p w14:paraId="3469057C" w14:textId="1B8CCAC6" w:rsidR="0037759A" w:rsidRDefault="0037759A" w:rsidP="0037759A">
            <w:hyperlink r:id="rId502" w:history="1">
              <w:r>
                <w:rPr>
                  <w:rStyle w:val="Hyperlink"/>
                </w:rPr>
                <w:t>6M-4809_Parameters_of_the_Thin_Film_Deposition_Process_Dec56.pdf</w:t>
              </w:r>
            </w:hyperlink>
          </w:p>
        </w:tc>
        <w:tc>
          <w:tcPr>
            <w:tcW w:w="1680" w:type="dxa"/>
            <w:vAlign w:val="center"/>
            <w:hideMark/>
          </w:tcPr>
          <w:p w14:paraId="3C044030" w14:textId="77777777" w:rsidR="0037759A" w:rsidRDefault="0037759A" w:rsidP="0037759A">
            <w:pPr>
              <w:jc w:val="right"/>
            </w:pPr>
            <w:r>
              <w:t xml:space="preserve">2010-07-04 18:42 </w:t>
            </w:r>
          </w:p>
        </w:tc>
        <w:tc>
          <w:tcPr>
            <w:tcW w:w="565" w:type="dxa"/>
            <w:vAlign w:val="center"/>
            <w:hideMark/>
          </w:tcPr>
          <w:p w14:paraId="0A1F389F" w14:textId="77777777" w:rsidR="0037759A" w:rsidRDefault="0037759A" w:rsidP="0037759A">
            <w:pPr>
              <w:jc w:val="right"/>
            </w:pPr>
            <w:r>
              <w:t>2.7M</w:t>
            </w:r>
          </w:p>
        </w:tc>
      </w:tr>
      <w:tr w:rsidR="0037759A" w14:paraId="7D67B607" w14:textId="77777777" w:rsidTr="0037759A">
        <w:trPr>
          <w:tblCellSpacing w:w="15" w:type="dxa"/>
        </w:trPr>
        <w:tc>
          <w:tcPr>
            <w:tcW w:w="5989" w:type="dxa"/>
            <w:vAlign w:val="center"/>
            <w:hideMark/>
          </w:tcPr>
          <w:p w14:paraId="741785B8" w14:textId="034BCED2" w:rsidR="0037759A" w:rsidRDefault="0037759A" w:rsidP="0037759A">
            <w:pPr>
              <w:rPr>
                <w:rStyle w:val="Hyperlink"/>
              </w:rPr>
            </w:pPr>
            <w:hyperlink r:id="rId503" w:history="1">
              <w:r>
                <w:rPr>
                  <w:rStyle w:val="Hyperlink"/>
                </w:rPr>
                <w:t>M-1232_The_Photoelectric_Conversion_Program_T-190-12_Jun51.pdf</w:t>
              </w:r>
            </w:hyperlink>
          </w:p>
          <w:p w14:paraId="586F05E6" w14:textId="77777777" w:rsidR="00BC0661" w:rsidRPr="00BC0661" w:rsidRDefault="00BC0661" w:rsidP="0037759A">
            <w:pPr>
              <w:rPr>
                <w:rStyle w:val="Hyperlink"/>
                <w:color w:val="984806" w:themeColor="accent6" w:themeShade="80"/>
                <w:u w:val="none"/>
              </w:rPr>
            </w:pPr>
            <w:r w:rsidRPr="00BC0661">
              <w:rPr>
                <w:rStyle w:val="Hyperlink"/>
                <w:color w:val="984806" w:themeColor="accent6" w:themeShade="80"/>
                <w:u w:val="none"/>
              </w:rPr>
              <w:t>Paper copy in CHM archive Folder #1 026 4888 0.  The paper copy includes C-sized block diagrams, C-36803-1 and SC-36776-1.</w:t>
            </w:r>
          </w:p>
          <w:p w14:paraId="13A0560F" w14:textId="58DCAFD6" w:rsidR="00BC0661" w:rsidRDefault="00BC0661" w:rsidP="0037759A">
            <w:pPr>
              <w:rPr>
                <w:rStyle w:val="Hyperlink"/>
                <w:color w:val="984806" w:themeColor="accent6" w:themeShade="80"/>
                <w:u w:val="none"/>
              </w:rPr>
            </w:pPr>
            <w:r w:rsidRPr="00BC0661">
              <w:rPr>
                <w:rStyle w:val="Hyperlink"/>
                <w:color w:val="984806" w:themeColor="accent6" w:themeShade="80"/>
                <w:u w:val="none"/>
              </w:rPr>
              <w:t>The document des</w:t>
            </w:r>
            <w:r>
              <w:rPr>
                <w:rStyle w:val="Hyperlink"/>
                <w:color w:val="984806" w:themeColor="accent6" w:themeShade="80"/>
                <w:u w:val="none"/>
              </w:rPr>
              <w:t xml:space="preserve">cribes a </w:t>
            </w:r>
            <w:proofErr w:type="gramStart"/>
            <w:r>
              <w:rPr>
                <w:rStyle w:val="Hyperlink"/>
                <w:color w:val="984806" w:themeColor="accent6" w:themeShade="80"/>
                <w:u w:val="none"/>
              </w:rPr>
              <w:t>New</w:t>
            </w:r>
            <w:proofErr w:type="gramEnd"/>
            <w:r>
              <w:rPr>
                <w:rStyle w:val="Hyperlink"/>
                <w:color w:val="984806" w:themeColor="accent6" w:themeShade="80"/>
                <w:u w:val="none"/>
              </w:rPr>
              <w:t xml:space="preserve"> program to read</w:t>
            </w:r>
            <w:r w:rsidR="00B66B0B">
              <w:rPr>
                <w:rStyle w:val="Hyperlink"/>
                <w:color w:val="984806" w:themeColor="accent6" w:themeShade="80"/>
                <w:u w:val="none"/>
              </w:rPr>
              <w:t xml:space="preserve"> (oops, maybe write)</w:t>
            </w:r>
            <w:r>
              <w:rPr>
                <w:rStyle w:val="Hyperlink"/>
                <w:color w:val="984806" w:themeColor="accent6" w:themeShade="80"/>
                <w:u w:val="none"/>
              </w:rPr>
              <w:t xml:space="preserve"> 5</w:t>
            </w:r>
            <w:r w:rsidR="006A3983">
              <w:rPr>
                <w:rStyle w:val="Hyperlink"/>
                <w:color w:val="984806" w:themeColor="accent6" w:themeShade="80"/>
                <w:u w:val="none"/>
              </w:rPr>
              <w:t>-</w:t>
            </w:r>
            <w:r>
              <w:rPr>
                <w:rStyle w:val="Hyperlink"/>
                <w:color w:val="984806" w:themeColor="accent6" w:themeShade="80"/>
                <w:u w:val="none"/>
              </w:rPr>
              <w:t>5</w:t>
            </w:r>
            <w:r w:rsidR="006A3983">
              <w:rPr>
                <w:rStyle w:val="Hyperlink"/>
                <w:color w:val="984806" w:themeColor="accent6" w:themeShade="80"/>
                <w:u w:val="none"/>
              </w:rPr>
              <w:t>-</w:t>
            </w:r>
            <w:r>
              <w:rPr>
                <w:rStyle w:val="Hyperlink"/>
                <w:color w:val="984806" w:themeColor="accent6" w:themeShade="80"/>
                <w:u w:val="none"/>
              </w:rPr>
              <w:t xml:space="preserve">6-formatted tapes, and gives </w:t>
            </w:r>
            <w:r w:rsidR="00BF0EF1">
              <w:rPr>
                <w:rStyle w:val="Hyperlink"/>
                <w:color w:val="984806" w:themeColor="accent6" w:themeShade="80"/>
                <w:u w:val="none"/>
              </w:rPr>
              <w:t>the hand-written source, plus charts of tables and flow diagrams.</w:t>
            </w:r>
          </w:p>
          <w:p w14:paraId="2D7613D9" w14:textId="5B13EC3B" w:rsidR="006A3983" w:rsidRPr="00BC0661" w:rsidRDefault="006A3983" w:rsidP="0037759A">
            <w:pPr>
              <w:rPr>
                <w:color w:val="984806" w:themeColor="accent6" w:themeShade="80"/>
              </w:rPr>
            </w:pPr>
            <w:r>
              <w:rPr>
                <w:rStyle w:val="Hyperlink"/>
                <w:color w:val="984806" w:themeColor="accent6" w:themeShade="80"/>
                <w:u w:val="none"/>
              </w:rPr>
              <w:t>See notes in WW Theory of Op section “Photoelectric Conversion Program”</w:t>
            </w:r>
          </w:p>
        </w:tc>
        <w:tc>
          <w:tcPr>
            <w:tcW w:w="1680" w:type="dxa"/>
            <w:vAlign w:val="center"/>
            <w:hideMark/>
          </w:tcPr>
          <w:p w14:paraId="25E42980" w14:textId="77777777" w:rsidR="0037759A" w:rsidRDefault="0037759A" w:rsidP="0037759A">
            <w:pPr>
              <w:jc w:val="right"/>
            </w:pPr>
            <w:r>
              <w:t xml:space="preserve">2010-06-27 07:47 </w:t>
            </w:r>
          </w:p>
        </w:tc>
        <w:tc>
          <w:tcPr>
            <w:tcW w:w="565" w:type="dxa"/>
            <w:vAlign w:val="center"/>
            <w:hideMark/>
          </w:tcPr>
          <w:p w14:paraId="3D18D9C9" w14:textId="77777777" w:rsidR="0037759A" w:rsidRDefault="0037759A" w:rsidP="0037759A">
            <w:pPr>
              <w:jc w:val="right"/>
            </w:pPr>
            <w:r>
              <w:t>655K</w:t>
            </w:r>
          </w:p>
        </w:tc>
      </w:tr>
      <w:tr w:rsidR="0037759A" w14:paraId="539B5BF7" w14:textId="77777777" w:rsidTr="0037759A">
        <w:trPr>
          <w:tblCellSpacing w:w="15" w:type="dxa"/>
        </w:trPr>
        <w:tc>
          <w:tcPr>
            <w:tcW w:w="5989" w:type="dxa"/>
            <w:vAlign w:val="center"/>
            <w:hideMark/>
          </w:tcPr>
          <w:p w14:paraId="0EBF2BB9" w14:textId="0E4A0D4F" w:rsidR="0037759A" w:rsidRDefault="0037759A" w:rsidP="0037759A">
            <w:hyperlink r:id="rId504" w:history="1">
              <w:r>
                <w:rPr>
                  <w:rStyle w:val="Hyperlink"/>
                </w:rPr>
                <w:t>M-1235_Operation_of_In-Out_Control_Aug51.pdf</w:t>
              </w:r>
            </w:hyperlink>
          </w:p>
        </w:tc>
        <w:tc>
          <w:tcPr>
            <w:tcW w:w="1680" w:type="dxa"/>
            <w:vAlign w:val="center"/>
            <w:hideMark/>
          </w:tcPr>
          <w:p w14:paraId="56FD1160" w14:textId="77777777" w:rsidR="0037759A" w:rsidRDefault="0037759A" w:rsidP="0037759A">
            <w:pPr>
              <w:jc w:val="right"/>
            </w:pPr>
            <w:r>
              <w:t xml:space="preserve">2010-06-26 19:53 </w:t>
            </w:r>
          </w:p>
        </w:tc>
        <w:tc>
          <w:tcPr>
            <w:tcW w:w="565" w:type="dxa"/>
            <w:vAlign w:val="center"/>
            <w:hideMark/>
          </w:tcPr>
          <w:p w14:paraId="4590806B" w14:textId="77777777" w:rsidR="0037759A" w:rsidRDefault="0037759A" w:rsidP="0037759A">
            <w:pPr>
              <w:jc w:val="right"/>
            </w:pPr>
            <w:r>
              <w:t>1.4M</w:t>
            </w:r>
          </w:p>
        </w:tc>
      </w:tr>
      <w:tr w:rsidR="0037759A" w14:paraId="541B6813" w14:textId="77777777" w:rsidTr="0037759A">
        <w:trPr>
          <w:tblCellSpacing w:w="15" w:type="dxa"/>
        </w:trPr>
        <w:tc>
          <w:tcPr>
            <w:tcW w:w="5989" w:type="dxa"/>
            <w:vAlign w:val="center"/>
            <w:hideMark/>
          </w:tcPr>
          <w:p w14:paraId="0A23FD6F" w14:textId="49ED39F6" w:rsidR="0037759A" w:rsidRDefault="0037759A" w:rsidP="0037759A">
            <w:hyperlink r:id="rId505" w:history="1">
              <w:r>
                <w:rPr>
                  <w:rStyle w:val="Hyperlink"/>
                </w:rPr>
                <w:t>M-1284_Method_of_Preparing_Subroutines_for_the_Subroutine_Library_Sep51.pdf</w:t>
              </w:r>
            </w:hyperlink>
          </w:p>
        </w:tc>
        <w:tc>
          <w:tcPr>
            <w:tcW w:w="1680" w:type="dxa"/>
            <w:vAlign w:val="center"/>
            <w:hideMark/>
          </w:tcPr>
          <w:p w14:paraId="21BE319D" w14:textId="77777777" w:rsidR="0037759A" w:rsidRDefault="0037759A" w:rsidP="0037759A">
            <w:pPr>
              <w:jc w:val="right"/>
            </w:pPr>
            <w:r>
              <w:t xml:space="preserve">2010-06-29 00:52 </w:t>
            </w:r>
          </w:p>
        </w:tc>
        <w:tc>
          <w:tcPr>
            <w:tcW w:w="565" w:type="dxa"/>
            <w:vAlign w:val="center"/>
            <w:hideMark/>
          </w:tcPr>
          <w:p w14:paraId="188226E9" w14:textId="77777777" w:rsidR="0037759A" w:rsidRDefault="0037759A" w:rsidP="0037759A">
            <w:pPr>
              <w:jc w:val="right"/>
            </w:pPr>
            <w:r>
              <w:t>958K</w:t>
            </w:r>
          </w:p>
        </w:tc>
      </w:tr>
      <w:tr w:rsidR="0037759A" w14:paraId="68AA9F14" w14:textId="77777777" w:rsidTr="0037759A">
        <w:trPr>
          <w:tblCellSpacing w:w="15" w:type="dxa"/>
        </w:trPr>
        <w:tc>
          <w:tcPr>
            <w:tcW w:w="5989" w:type="dxa"/>
            <w:vAlign w:val="center"/>
            <w:hideMark/>
          </w:tcPr>
          <w:p w14:paraId="19832789" w14:textId="77777777" w:rsidR="0037759A" w:rsidRDefault="0037759A" w:rsidP="0037759A">
            <w:pPr>
              <w:rPr>
                <w:rStyle w:val="Hyperlink"/>
              </w:rPr>
            </w:pPr>
            <w:hyperlink r:id="rId506" w:history="1">
              <w:r>
                <w:rPr>
                  <w:rStyle w:val="Hyperlink"/>
                </w:rPr>
                <w:t>M-1343_Description_of_Basic_Track-While_Scan_and_Interception_Program_Dec51.pdf</w:t>
              </w:r>
            </w:hyperlink>
          </w:p>
          <w:p w14:paraId="20C3562F" w14:textId="77777777" w:rsidR="00DA65F7" w:rsidRDefault="00DA65F7" w:rsidP="00DA65F7">
            <w:pPr>
              <w:rPr>
                <w:color w:val="984806" w:themeColor="accent6" w:themeShade="80"/>
              </w:rPr>
            </w:pPr>
            <w:r w:rsidRPr="00DA65F7">
              <w:rPr>
                <w:color w:val="984806" w:themeColor="accent6" w:themeShade="80"/>
              </w:rPr>
              <w:t>D</w:t>
            </w:r>
            <w:r>
              <w:rPr>
                <w:color w:val="984806" w:themeColor="accent6" w:themeShade="80"/>
              </w:rPr>
              <w:t>avid Israel, D</w:t>
            </w:r>
            <w:r w:rsidRPr="00DA65F7">
              <w:rPr>
                <w:color w:val="984806" w:themeColor="accent6" w:themeShade="80"/>
              </w:rPr>
              <w:t>ecember 3, 1951</w:t>
            </w:r>
          </w:p>
          <w:p w14:paraId="0B6D11D9" w14:textId="77777777" w:rsidR="00DA65F7" w:rsidRDefault="00DA65F7" w:rsidP="00DA65F7">
            <w:pPr>
              <w:rPr>
                <w:color w:val="984806" w:themeColor="accent6" w:themeShade="80"/>
              </w:rPr>
            </w:pPr>
            <w:r>
              <w:rPr>
                <w:color w:val="984806" w:themeColor="accent6" w:themeShade="80"/>
              </w:rPr>
              <w:t>In depth description of the track-and-intercept demo program, complete with a flow diagram and the actual code image.  The whole deal fits in 256 words of ES tube memory</w:t>
            </w:r>
            <w:r w:rsidR="00731DEE">
              <w:rPr>
                <w:color w:val="984806" w:themeColor="accent6" w:themeShade="80"/>
              </w:rPr>
              <w:t>.</w:t>
            </w:r>
          </w:p>
          <w:p w14:paraId="3A7479EB" w14:textId="0CC3D28B" w:rsidR="00731DEE" w:rsidRDefault="00731DEE" w:rsidP="00DA65F7">
            <w:r>
              <w:rPr>
                <w:color w:val="984806" w:themeColor="accent6" w:themeShade="80"/>
              </w:rPr>
              <w:t>Probably tough to understand, but it might be a view into methodology.</w:t>
            </w:r>
          </w:p>
        </w:tc>
        <w:tc>
          <w:tcPr>
            <w:tcW w:w="1680" w:type="dxa"/>
            <w:vAlign w:val="center"/>
            <w:hideMark/>
          </w:tcPr>
          <w:p w14:paraId="2175FE1F" w14:textId="77777777" w:rsidR="0037759A" w:rsidRDefault="0037759A" w:rsidP="0037759A">
            <w:pPr>
              <w:jc w:val="right"/>
            </w:pPr>
            <w:r>
              <w:t xml:space="preserve">2010-06-29 02:59 </w:t>
            </w:r>
          </w:p>
        </w:tc>
        <w:tc>
          <w:tcPr>
            <w:tcW w:w="565" w:type="dxa"/>
            <w:vAlign w:val="center"/>
            <w:hideMark/>
          </w:tcPr>
          <w:p w14:paraId="46A2A542" w14:textId="77777777" w:rsidR="0037759A" w:rsidRDefault="0037759A" w:rsidP="0037759A">
            <w:pPr>
              <w:jc w:val="right"/>
            </w:pPr>
            <w:r>
              <w:t>2.7M</w:t>
            </w:r>
          </w:p>
        </w:tc>
      </w:tr>
      <w:tr w:rsidR="0037759A" w14:paraId="2AB552B6" w14:textId="77777777" w:rsidTr="0037759A">
        <w:trPr>
          <w:tblCellSpacing w:w="15" w:type="dxa"/>
        </w:trPr>
        <w:tc>
          <w:tcPr>
            <w:tcW w:w="5989" w:type="dxa"/>
            <w:vAlign w:val="center"/>
            <w:hideMark/>
          </w:tcPr>
          <w:p w14:paraId="74A5B4C1" w14:textId="12E71BF4" w:rsidR="0037759A" w:rsidRDefault="0037759A" w:rsidP="0037759A">
            <w:hyperlink r:id="rId507" w:history="1">
              <w:r>
                <w:rPr>
                  <w:rStyle w:val="Hyperlink"/>
                </w:rPr>
                <w:t>M-1347_Discussion_of_Magnetic_Drum_Systems_at_Engineering_Research_Associates_27-28_November_1951.pdf</w:t>
              </w:r>
            </w:hyperlink>
          </w:p>
        </w:tc>
        <w:tc>
          <w:tcPr>
            <w:tcW w:w="1680" w:type="dxa"/>
            <w:vAlign w:val="center"/>
            <w:hideMark/>
          </w:tcPr>
          <w:p w14:paraId="14143EEF" w14:textId="77777777" w:rsidR="0037759A" w:rsidRDefault="0037759A" w:rsidP="0037759A">
            <w:pPr>
              <w:jc w:val="right"/>
            </w:pPr>
            <w:r>
              <w:t xml:space="preserve">2010-06-29 20:25 </w:t>
            </w:r>
          </w:p>
        </w:tc>
        <w:tc>
          <w:tcPr>
            <w:tcW w:w="565" w:type="dxa"/>
            <w:vAlign w:val="center"/>
            <w:hideMark/>
          </w:tcPr>
          <w:p w14:paraId="67BF232D" w14:textId="77777777" w:rsidR="0037759A" w:rsidRDefault="0037759A" w:rsidP="0037759A">
            <w:pPr>
              <w:jc w:val="right"/>
            </w:pPr>
            <w:r>
              <w:t>524K</w:t>
            </w:r>
          </w:p>
        </w:tc>
      </w:tr>
      <w:tr w:rsidR="0037759A" w14:paraId="26BDCF4E" w14:textId="77777777" w:rsidTr="0037759A">
        <w:trPr>
          <w:tblCellSpacing w:w="15" w:type="dxa"/>
        </w:trPr>
        <w:tc>
          <w:tcPr>
            <w:tcW w:w="5989" w:type="dxa"/>
            <w:vAlign w:val="center"/>
            <w:hideMark/>
          </w:tcPr>
          <w:p w14:paraId="42828167" w14:textId="77777777" w:rsidR="0037759A" w:rsidRDefault="0037759A" w:rsidP="0037759A">
            <w:pPr>
              <w:rPr>
                <w:rStyle w:val="Hyperlink"/>
              </w:rPr>
            </w:pPr>
            <w:hyperlink r:id="rId508" w:history="1">
              <w:r>
                <w:rPr>
                  <w:rStyle w:val="Hyperlink"/>
                </w:rPr>
                <w:t>M-1350_Operational_Procedure_on_the_Whirlwind_Computer_Dec51.pdf</w:t>
              </w:r>
            </w:hyperlink>
          </w:p>
          <w:p w14:paraId="7591BC5D" w14:textId="6E0C73F7" w:rsidR="00C425D3" w:rsidRDefault="00C425D3" w:rsidP="0037759A">
            <w:pPr>
              <w:rPr>
                <w:rStyle w:val="Hyperlink"/>
                <w:color w:val="984806" w:themeColor="accent6" w:themeShade="80"/>
                <w:u w:val="none"/>
              </w:rPr>
            </w:pPr>
            <w:r>
              <w:rPr>
                <w:rStyle w:val="Hyperlink"/>
                <w:color w:val="984806" w:themeColor="accent6" w:themeShade="80"/>
                <w:u w:val="none"/>
              </w:rPr>
              <w:t>J.T. Gilmore, Dec 10, 1951</w:t>
            </w:r>
          </w:p>
          <w:p w14:paraId="6EC9B008" w14:textId="50062727" w:rsidR="00C425D3" w:rsidRDefault="005D041B" w:rsidP="0037759A">
            <w:pPr>
              <w:rPr>
                <w:rStyle w:val="fontstyle01"/>
              </w:rPr>
            </w:pPr>
            <w:r>
              <w:rPr>
                <w:rStyle w:val="fontstyle01"/>
              </w:rPr>
              <w:t>“</w:t>
            </w:r>
            <w:r w:rsidR="00C425D3">
              <w:rPr>
                <w:rStyle w:val="fontstyle01"/>
              </w:rPr>
              <w:t>One of the first things a programmer should realize</w:t>
            </w:r>
            <w:r w:rsidR="00C425D3">
              <w:rPr>
                <w:rStyle w:val="fontstyle21"/>
              </w:rPr>
              <w:t xml:space="preserve"> </w:t>
            </w:r>
            <w:r w:rsidR="00C425D3">
              <w:rPr>
                <w:rStyle w:val="fontstyle01"/>
              </w:rPr>
              <w:t>is that the probability of a program performing correctly during</w:t>
            </w:r>
            <w:r w:rsidR="00C425D3">
              <w:rPr>
                <w:rFonts w:ascii="Times-Roman" w:hAnsi="Times-Roman"/>
                <w:color w:val="000000"/>
                <w:sz w:val="22"/>
                <w:szCs w:val="22"/>
              </w:rPr>
              <w:t xml:space="preserve"> its first operation </w:t>
            </w:r>
            <w:r w:rsidR="00C425D3">
              <w:rPr>
                <w:rStyle w:val="fontstyle01"/>
              </w:rPr>
              <w:t>is very small.  The reason for this is us</w:t>
            </w:r>
            <w:r>
              <w:rPr>
                <w:rStyle w:val="fontstyle01"/>
              </w:rPr>
              <w:t xml:space="preserve">ually due to the negligence of </w:t>
            </w:r>
            <w:r w:rsidR="00C425D3">
              <w:rPr>
                <w:rStyle w:val="fontstyle01"/>
              </w:rPr>
              <w:t xml:space="preserve">the </w:t>
            </w:r>
            <w:r>
              <w:rPr>
                <w:rFonts w:ascii="Times-Roman" w:hAnsi="Times-Roman"/>
                <w:color w:val="000000"/>
                <w:sz w:val="22"/>
                <w:szCs w:val="22"/>
              </w:rPr>
              <w:t>p</w:t>
            </w:r>
            <w:r w:rsidR="00C425D3">
              <w:rPr>
                <w:rStyle w:val="fontstyle01"/>
              </w:rPr>
              <w:t>rog</w:t>
            </w:r>
            <w:r>
              <w:rPr>
                <w:rStyle w:val="fontstyle01"/>
              </w:rPr>
              <w:t>rammer.”</w:t>
            </w:r>
          </w:p>
          <w:p w14:paraId="1718D943" w14:textId="186301E9" w:rsidR="005D041B" w:rsidRPr="005D041B" w:rsidRDefault="005D041B" w:rsidP="0037759A">
            <w:pPr>
              <w:rPr>
                <w:rStyle w:val="Hyperlink"/>
                <w:rFonts w:cs="Arial"/>
                <w:color w:val="984806" w:themeColor="accent6" w:themeShade="80"/>
                <w:szCs w:val="20"/>
                <w:u w:val="none"/>
              </w:rPr>
            </w:pPr>
            <w:r w:rsidRPr="005D041B">
              <w:rPr>
                <w:rStyle w:val="fontstyle01"/>
                <w:rFonts w:ascii="Arial" w:hAnsi="Arial" w:cs="Arial"/>
                <w:color w:val="984806" w:themeColor="accent6" w:themeShade="80"/>
                <w:sz w:val="20"/>
                <w:szCs w:val="20"/>
              </w:rPr>
              <w:t xml:space="preserve">To be fair, the doc goes on to say that </w:t>
            </w:r>
            <w:r>
              <w:rPr>
                <w:rStyle w:val="fontstyle01"/>
                <w:rFonts w:ascii="Arial" w:hAnsi="Arial" w:cs="Arial"/>
                <w:color w:val="984806" w:themeColor="accent6" w:themeShade="80"/>
                <w:sz w:val="20"/>
                <w:szCs w:val="20"/>
              </w:rPr>
              <w:t>programmers should check their work, but not to get too anal; they should learn to use the post-mortem tools and remember that the computer is there “to serve, not be served”</w:t>
            </w:r>
          </w:p>
          <w:p w14:paraId="0932D009" w14:textId="47BB75D3" w:rsidR="00C425D3" w:rsidRDefault="00C425D3" w:rsidP="0037759A"/>
        </w:tc>
        <w:tc>
          <w:tcPr>
            <w:tcW w:w="1680" w:type="dxa"/>
            <w:vAlign w:val="center"/>
            <w:hideMark/>
          </w:tcPr>
          <w:p w14:paraId="7D639A6B" w14:textId="77777777" w:rsidR="0037759A" w:rsidRDefault="0037759A" w:rsidP="0037759A">
            <w:pPr>
              <w:jc w:val="right"/>
            </w:pPr>
            <w:r>
              <w:t xml:space="preserve">2010-06-27 07:47 </w:t>
            </w:r>
          </w:p>
        </w:tc>
        <w:tc>
          <w:tcPr>
            <w:tcW w:w="565" w:type="dxa"/>
            <w:vAlign w:val="center"/>
            <w:hideMark/>
          </w:tcPr>
          <w:p w14:paraId="71280111" w14:textId="77777777" w:rsidR="0037759A" w:rsidRDefault="0037759A" w:rsidP="0037759A">
            <w:pPr>
              <w:jc w:val="right"/>
            </w:pPr>
            <w:r>
              <w:t>803K</w:t>
            </w:r>
          </w:p>
        </w:tc>
      </w:tr>
      <w:tr w:rsidR="0037759A" w14:paraId="1F8D69AF" w14:textId="77777777" w:rsidTr="0037759A">
        <w:trPr>
          <w:tblCellSpacing w:w="15" w:type="dxa"/>
        </w:trPr>
        <w:tc>
          <w:tcPr>
            <w:tcW w:w="5989" w:type="dxa"/>
            <w:vAlign w:val="center"/>
            <w:hideMark/>
          </w:tcPr>
          <w:p w14:paraId="5AC6ACFD" w14:textId="6A6BF54C" w:rsidR="0037759A" w:rsidRDefault="0037759A" w:rsidP="0037759A">
            <w:hyperlink r:id="rId509" w:history="1">
              <w:r>
                <w:rPr>
                  <w:rStyle w:val="Hyperlink"/>
                </w:rPr>
                <w:t>M-1358_Operation_of_Magnetic_Drums_With_WWI_Dec51.pdf</w:t>
              </w:r>
            </w:hyperlink>
          </w:p>
        </w:tc>
        <w:tc>
          <w:tcPr>
            <w:tcW w:w="1680" w:type="dxa"/>
            <w:vAlign w:val="center"/>
            <w:hideMark/>
          </w:tcPr>
          <w:p w14:paraId="12E754F5" w14:textId="77777777" w:rsidR="0037759A" w:rsidRDefault="0037759A" w:rsidP="0037759A">
            <w:pPr>
              <w:jc w:val="right"/>
            </w:pPr>
            <w:r>
              <w:t xml:space="preserve">2010-06-29 20:25 </w:t>
            </w:r>
          </w:p>
        </w:tc>
        <w:tc>
          <w:tcPr>
            <w:tcW w:w="565" w:type="dxa"/>
            <w:vAlign w:val="center"/>
            <w:hideMark/>
          </w:tcPr>
          <w:p w14:paraId="4FB2F5D2" w14:textId="77777777" w:rsidR="0037759A" w:rsidRDefault="0037759A" w:rsidP="0037759A">
            <w:pPr>
              <w:jc w:val="right"/>
            </w:pPr>
            <w:r>
              <w:t>1.3M</w:t>
            </w:r>
          </w:p>
        </w:tc>
      </w:tr>
      <w:tr w:rsidR="0037759A" w14:paraId="16E4ADB6" w14:textId="77777777" w:rsidTr="0037759A">
        <w:trPr>
          <w:tblCellSpacing w:w="15" w:type="dxa"/>
        </w:trPr>
        <w:tc>
          <w:tcPr>
            <w:tcW w:w="5989" w:type="dxa"/>
            <w:shd w:val="clear" w:color="auto" w:fill="E5DFEC" w:themeFill="accent4" w:themeFillTint="33"/>
            <w:vAlign w:val="center"/>
            <w:hideMark/>
          </w:tcPr>
          <w:p w14:paraId="0F1C23BD" w14:textId="4AAE5274" w:rsidR="0037759A" w:rsidRDefault="0037759A" w:rsidP="0037759A">
            <w:hyperlink r:id="rId510" w:history="1">
              <w:r>
                <w:rPr>
                  <w:rStyle w:val="Hyperlink"/>
                </w:rPr>
                <w:t>M-1445_Automatic_Assembly_of_Programs_Apr52.pdf</w:t>
              </w:r>
            </w:hyperlink>
          </w:p>
        </w:tc>
        <w:tc>
          <w:tcPr>
            <w:tcW w:w="1680" w:type="dxa"/>
            <w:shd w:val="clear" w:color="auto" w:fill="E5DFEC" w:themeFill="accent4" w:themeFillTint="33"/>
            <w:vAlign w:val="center"/>
            <w:hideMark/>
          </w:tcPr>
          <w:p w14:paraId="4593AFE0" w14:textId="77777777" w:rsidR="0037759A" w:rsidRDefault="0037759A" w:rsidP="0037759A">
            <w:pPr>
              <w:jc w:val="right"/>
            </w:pPr>
            <w:r>
              <w:t xml:space="preserve">2010-06-27 05:24 </w:t>
            </w:r>
          </w:p>
        </w:tc>
        <w:tc>
          <w:tcPr>
            <w:tcW w:w="565" w:type="dxa"/>
            <w:shd w:val="clear" w:color="auto" w:fill="E5DFEC" w:themeFill="accent4" w:themeFillTint="33"/>
            <w:vAlign w:val="center"/>
            <w:hideMark/>
          </w:tcPr>
          <w:p w14:paraId="4DCEF047" w14:textId="77777777" w:rsidR="0037759A" w:rsidRDefault="0037759A" w:rsidP="0037759A">
            <w:pPr>
              <w:jc w:val="right"/>
            </w:pPr>
            <w:r>
              <w:t>583K</w:t>
            </w:r>
          </w:p>
        </w:tc>
      </w:tr>
      <w:tr w:rsidR="0037759A" w14:paraId="0EC31554" w14:textId="77777777" w:rsidTr="0037759A">
        <w:trPr>
          <w:tblCellSpacing w:w="15" w:type="dxa"/>
        </w:trPr>
        <w:tc>
          <w:tcPr>
            <w:tcW w:w="5989" w:type="dxa"/>
            <w:vAlign w:val="center"/>
            <w:hideMark/>
          </w:tcPr>
          <w:p w14:paraId="42EFD738" w14:textId="77777777" w:rsidR="0037759A" w:rsidRDefault="0037759A" w:rsidP="0037759A">
            <w:pPr>
              <w:rPr>
                <w:rStyle w:val="Hyperlink"/>
              </w:rPr>
            </w:pPr>
            <w:hyperlink r:id="rId511" w:history="1">
              <w:r>
                <w:rPr>
                  <w:rStyle w:val="Hyperlink"/>
                </w:rPr>
                <w:t>M-1451_Initial_Operation_of_WWI_Terminal_Equipment_with_the_new_In-Out_System_Jul52.pdf</w:t>
              </w:r>
            </w:hyperlink>
          </w:p>
          <w:p w14:paraId="7C83207F" w14:textId="0DE1E22A" w:rsidR="006C4C84" w:rsidRDefault="006C4C84" w:rsidP="0037759A">
            <w:pPr>
              <w:rPr>
                <w:rStyle w:val="Hyperlink"/>
                <w:color w:val="984806" w:themeColor="accent6" w:themeShade="80"/>
                <w:u w:val="none"/>
              </w:rPr>
            </w:pPr>
            <w:r>
              <w:rPr>
                <w:rStyle w:val="Hyperlink"/>
                <w:color w:val="984806" w:themeColor="accent6" w:themeShade="80"/>
                <w:u w:val="none"/>
              </w:rPr>
              <w:t>[It’s labelled M-1551, not 1451]</w:t>
            </w:r>
          </w:p>
          <w:p w14:paraId="7921DCD9" w14:textId="3140AB06" w:rsidR="006C4C84" w:rsidRDefault="006C4C84" w:rsidP="0037759A">
            <w:pPr>
              <w:rPr>
                <w:rStyle w:val="Hyperlink"/>
                <w:color w:val="984806" w:themeColor="accent6" w:themeShade="80"/>
                <w:u w:val="none"/>
              </w:rPr>
            </w:pPr>
            <w:r w:rsidRPr="006C4C84">
              <w:rPr>
                <w:rStyle w:val="Hyperlink"/>
                <w:color w:val="984806" w:themeColor="accent6" w:themeShade="80"/>
                <w:u w:val="none"/>
              </w:rPr>
              <w:t xml:space="preserve">Description of </w:t>
            </w:r>
            <w:r>
              <w:rPr>
                <w:rStyle w:val="Hyperlink"/>
                <w:color w:val="984806" w:themeColor="accent6" w:themeShade="80"/>
                <w:u w:val="none"/>
              </w:rPr>
              <w:t xml:space="preserve">various I/O devices, including a short strip of sample code for writing strings to the </w:t>
            </w:r>
            <w:proofErr w:type="spellStart"/>
            <w:r>
              <w:rPr>
                <w:rStyle w:val="Hyperlink"/>
                <w:color w:val="984806" w:themeColor="accent6" w:themeShade="80"/>
                <w:u w:val="none"/>
              </w:rPr>
              <w:t>Flexowriter</w:t>
            </w:r>
            <w:proofErr w:type="spellEnd"/>
            <w:r>
              <w:rPr>
                <w:rStyle w:val="Hyperlink"/>
                <w:color w:val="984806" w:themeColor="accent6" w:themeShade="80"/>
                <w:u w:val="none"/>
              </w:rPr>
              <w:t>.</w:t>
            </w:r>
          </w:p>
          <w:p w14:paraId="18EDD6A1" w14:textId="090D10FD" w:rsidR="006C4C84" w:rsidRDefault="006C4C84" w:rsidP="0037759A">
            <w:pPr>
              <w:rPr>
                <w:rStyle w:val="Hyperlink"/>
                <w:color w:val="984806" w:themeColor="accent6" w:themeShade="80"/>
                <w:u w:val="none"/>
              </w:rPr>
            </w:pPr>
            <w:r>
              <w:rPr>
                <w:rStyle w:val="Hyperlink"/>
                <w:color w:val="984806" w:themeColor="accent6" w:themeShade="80"/>
                <w:u w:val="none"/>
              </w:rPr>
              <w:t xml:space="preserve">Describes the </w:t>
            </w:r>
            <w:proofErr w:type="spellStart"/>
            <w:r>
              <w:rPr>
                <w:rStyle w:val="Hyperlink"/>
                <w:color w:val="984806" w:themeColor="accent6" w:themeShade="80"/>
                <w:u w:val="none"/>
              </w:rPr>
              <w:t>si</w:t>
            </w:r>
            <w:proofErr w:type="spellEnd"/>
            <w:r>
              <w:rPr>
                <w:rStyle w:val="Hyperlink"/>
                <w:color w:val="984806" w:themeColor="accent6" w:themeShade="80"/>
                <w:u w:val="none"/>
              </w:rPr>
              <w:t>/</w:t>
            </w:r>
            <w:proofErr w:type="spellStart"/>
            <w:r>
              <w:rPr>
                <w:rStyle w:val="Hyperlink"/>
                <w:color w:val="984806" w:themeColor="accent6" w:themeShade="80"/>
                <w:u w:val="none"/>
              </w:rPr>
              <w:t>rd</w:t>
            </w:r>
            <w:proofErr w:type="spellEnd"/>
            <w:r>
              <w:rPr>
                <w:rStyle w:val="Hyperlink"/>
                <w:color w:val="984806" w:themeColor="accent6" w:themeShade="80"/>
                <w:u w:val="none"/>
              </w:rPr>
              <w:t>/</w:t>
            </w:r>
            <w:proofErr w:type="spellStart"/>
            <w:r>
              <w:rPr>
                <w:rStyle w:val="Hyperlink"/>
                <w:color w:val="984806" w:themeColor="accent6" w:themeShade="80"/>
                <w:u w:val="none"/>
              </w:rPr>
              <w:t>rc</w:t>
            </w:r>
            <w:proofErr w:type="spellEnd"/>
            <w:r>
              <w:rPr>
                <w:rStyle w:val="Hyperlink"/>
                <w:color w:val="984806" w:themeColor="accent6" w:themeShade="80"/>
                <w:u w:val="none"/>
              </w:rPr>
              <w:t>/</w:t>
            </w:r>
            <w:proofErr w:type="spellStart"/>
            <w:r>
              <w:rPr>
                <w:rStyle w:val="Hyperlink"/>
                <w:color w:val="984806" w:themeColor="accent6" w:themeShade="80"/>
                <w:u w:val="none"/>
              </w:rPr>
              <w:t>bo</w:t>
            </w:r>
            <w:proofErr w:type="spellEnd"/>
            <w:r>
              <w:rPr>
                <w:rStyle w:val="Hyperlink"/>
                <w:color w:val="984806" w:themeColor="accent6" w:themeShade="80"/>
                <w:u w:val="none"/>
              </w:rPr>
              <w:t>/bi I/O instructions</w:t>
            </w:r>
          </w:p>
          <w:p w14:paraId="55517ADF" w14:textId="01215A6F" w:rsidR="006C4C84" w:rsidRDefault="006C4C84" w:rsidP="0037759A">
            <w:pPr>
              <w:rPr>
                <w:rStyle w:val="Hyperlink"/>
                <w:color w:val="984806" w:themeColor="accent6" w:themeShade="80"/>
                <w:u w:val="none"/>
              </w:rPr>
            </w:pPr>
            <w:r>
              <w:rPr>
                <w:rStyle w:val="Hyperlink"/>
                <w:color w:val="984806" w:themeColor="accent6" w:themeShade="80"/>
                <w:u w:val="none"/>
              </w:rPr>
              <w:t>Includes oscilloscopes, light guns</w:t>
            </w:r>
            <w:r w:rsidR="00445711">
              <w:rPr>
                <w:rStyle w:val="Hyperlink"/>
                <w:color w:val="984806" w:themeColor="accent6" w:themeShade="80"/>
                <w:u w:val="none"/>
              </w:rPr>
              <w:t>, magnetic tape</w:t>
            </w:r>
          </w:p>
          <w:p w14:paraId="0380B260" w14:textId="2F0A8F2A" w:rsidR="006C4C84" w:rsidRDefault="006C4C84" w:rsidP="0037759A">
            <w:pPr>
              <w:rPr>
                <w:rStyle w:val="Hyperlink"/>
                <w:color w:val="984806" w:themeColor="accent6" w:themeShade="80"/>
                <w:u w:val="none"/>
              </w:rPr>
            </w:pPr>
            <w:r>
              <w:rPr>
                <w:rStyle w:val="Hyperlink"/>
                <w:color w:val="984806" w:themeColor="accent6" w:themeShade="80"/>
                <w:u w:val="none"/>
              </w:rPr>
              <w:t>Includes a paper tape mode for reading four four-bit characters to form a word (instead of 556)</w:t>
            </w:r>
          </w:p>
          <w:p w14:paraId="43230CA2" w14:textId="1DF9E74F" w:rsidR="006C4C84" w:rsidRDefault="006C4C84" w:rsidP="0037759A">
            <w:pPr>
              <w:rPr>
                <w:rStyle w:val="Hyperlink"/>
                <w:color w:val="984806" w:themeColor="accent6" w:themeShade="80"/>
                <w:u w:val="none"/>
              </w:rPr>
            </w:pPr>
            <w:r>
              <w:rPr>
                <w:rStyle w:val="Hyperlink"/>
                <w:color w:val="984806" w:themeColor="accent6" w:themeShade="80"/>
                <w:u w:val="none"/>
              </w:rPr>
              <w:t>Also includes a strip of code for punching 6-6-4 format on tape</w:t>
            </w:r>
          </w:p>
          <w:p w14:paraId="5DE8D164" w14:textId="24776A69" w:rsidR="006C4C84" w:rsidRPr="006C4C84" w:rsidRDefault="006C4C84" w:rsidP="00445711">
            <w:r>
              <w:rPr>
                <w:rStyle w:val="Hyperlink"/>
                <w:color w:val="984806" w:themeColor="accent6" w:themeShade="80"/>
              </w:rPr>
              <w:t>Authored by F. E. Heart</w:t>
            </w:r>
            <w:r w:rsidR="00445711">
              <w:rPr>
                <w:rStyle w:val="Hyperlink"/>
                <w:color w:val="984806" w:themeColor="accent6" w:themeShade="80"/>
              </w:rPr>
              <w:t xml:space="preserve">, </w:t>
            </w:r>
            <w:r w:rsidR="00445711" w:rsidRPr="00445711">
              <w:rPr>
                <w:rStyle w:val="Hyperlink"/>
                <w:color w:val="984806" w:themeColor="accent6" w:themeShade="80"/>
              </w:rPr>
              <w:t>July 1</w:t>
            </w:r>
            <w:r w:rsidR="00445711">
              <w:rPr>
                <w:rStyle w:val="Hyperlink"/>
                <w:color w:val="984806" w:themeColor="accent6" w:themeShade="80"/>
              </w:rPr>
              <w:t xml:space="preserve">7, </w:t>
            </w:r>
            <w:r w:rsidR="00445711" w:rsidRPr="00445711">
              <w:rPr>
                <w:rStyle w:val="Hyperlink"/>
                <w:color w:val="984806" w:themeColor="accent6" w:themeShade="80"/>
              </w:rPr>
              <w:t>1952</w:t>
            </w:r>
          </w:p>
        </w:tc>
        <w:tc>
          <w:tcPr>
            <w:tcW w:w="1680" w:type="dxa"/>
            <w:vAlign w:val="center"/>
            <w:hideMark/>
          </w:tcPr>
          <w:p w14:paraId="47B5E4F6" w14:textId="77777777" w:rsidR="0037759A" w:rsidRDefault="0037759A" w:rsidP="0037759A">
            <w:pPr>
              <w:jc w:val="right"/>
            </w:pPr>
            <w:r>
              <w:t xml:space="preserve">2010-06-27 07:47 </w:t>
            </w:r>
          </w:p>
        </w:tc>
        <w:tc>
          <w:tcPr>
            <w:tcW w:w="565" w:type="dxa"/>
            <w:vAlign w:val="center"/>
            <w:hideMark/>
          </w:tcPr>
          <w:p w14:paraId="281D7FF8" w14:textId="77777777" w:rsidR="0037759A" w:rsidRDefault="0037759A" w:rsidP="0037759A">
            <w:pPr>
              <w:jc w:val="right"/>
            </w:pPr>
            <w:r>
              <w:t>752K</w:t>
            </w:r>
          </w:p>
        </w:tc>
      </w:tr>
      <w:tr w:rsidR="0037759A" w14:paraId="5A114CEC" w14:textId="77777777" w:rsidTr="0037759A">
        <w:trPr>
          <w:tblCellSpacing w:w="15" w:type="dxa"/>
        </w:trPr>
        <w:tc>
          <w:tcPr>
            <w:tcW w:w="5989" w:type="dxa"/>
            <w:vAlign w:val="center"/>
            <w:hideMark/>
          </w:tcPr>
          <w:p w14:paraId="7FDD60FF" w14:textId="77777777" w:rsidR="0037759A" w:rsidRDefault="0037759A" w:rsidP="0037759A">
            <w:pPr>
              <w:rPr>
                <w:rStyle w:val="Hyperlink"/>
              </w:rPr>
            </w:pPr>
            <w:hyperlink r:id="rId512" w:history="1">
              <w:r>
                <w:rPr>
                  <w:rStyle w:val="Hyperlink"/>
                </w:rPr>
                <w:t>M-1452_General_Nature_of_Work_Involved_In_Using_A_Digital_Computer_as_a_Control_Element_in_Physical_System_Apr52.pdf</w:t>
              </w:r>
            </w:hyperlink>
          </w:p>
          <w:p w14:paraId="5795E693" w14:textId="77777777" w:rsidR="00031F95" w:rsidRDefault="00031F95" w:rsidP="0037759A">
            <w:pPr>
              <w:rPr>
                <w:rStyle w:val="Hyperlink"/>
                <w:color w:val="984806" w:themeColor="accent6" w:themeShade="80"/>
                <w:u w:val="none"/>
              </w:rPr>
            </w:pPr>
            <w:r w:rsidRPr="00031F95">
              <w:rPr>
                <w:rStyle w:val="Hyperlink"/>
                <w:color w:val="984806" w:themeColor="accent6" w:themeShade="80"/>
                <w:u w:val="none"/>
              </w:rPr>
              <w:lastRenderedPageBreak/>
              <w:t xml:space="preserve">Apr 10, 1952, </w:t>
            </w:r>
            <w:proofErr w:type="gramStart"/>
            <w:r w:rsidRPr="00031F95">
              <w:rPr>
                <w:rStyle w:val="Hyperlink"/>
                <w:color w:val="984806" w:themeColor="accent6" w:themeShade="80"/>
                <w:u w:val="none"/>
              </w:rPr>
              <w:t>Two</w:t>
            </w:r>
            <w:proofErr w:type="gramEnd"/>
            <w:r w:rsidRPr="00031F95">
              <w:rPr>
                <w:rStyle w:val="Hyperlink"/>
                <w:color w:val="984806" w:themeColor="accent6" w:themeShade="80"/>
                <w:u w:val="none"/>
              </w:rPr>
              <w:t xml:space="preserve"> pages, David R. Israel and Robert A. Nelson</w:t>
            </w:r>
            <w:r>
              <w:rPr>
                <w:rStyle w:val="Hyperlink"/>
                <w:color w:val="984806" w:themeColor="accent6" w:themeShade="80"/>
                <w:u w:val="none"/>
              </w:rPr>
              <w:t xml:space="preserve"> put out a call for Real Time programmers, assuring candidates that deep mathematics is not needed, but you do have to have a clue about physical systems.</w:t>
            </w:r>
          </w:p>
          <w:p w14:paraId="0DC61B9E" w14:textId="77777777" w:rsidR="00031F95" w:rsidRDefault="00031F95" w:rsidP="0037759A">
            <w:pPr>
              <w:rPr>
                <w:rStyle w:val="Hyperlink"/>
                <w:color w:val="984806" w:themeColor="accent6" w:themeShade="80"/>
                <w:u w:val="none"/>
              </w:rPr>
            </w:pPr>
            <w:r w:rsidRPr="00031F95">
              <w:rPr>
                <w:rStyle w:val="Hyperlink"/>
                <w:color w:val="984806" w:themeColor="accent6" w:themeShade="80"/>
                <w:u w:val="none"/>
              </w:rPr>
              <w:t>They claim that</w:t>
            </w:r>
            <w:r>
              <w:rPr>
                <w:rStyle w:val="Hyperlink"/>
                <w:color w:val="984806" w:themeColor="accent6" w:themeShade="80"/>
                <w:u w:val="none"/>
              </w:rPr>
              <w:t xml:space="preserve"> real-time use of computers is “completely new”, possible through recent advances in computer throughput.</w:t>
            </w:r>
          </w:p>
          <w:p w14:paraId="4BF6CBC0" w14:textId="77777777" w:rsidR="00031F95" w:rsidRPr="00031F95" w:rsidRDefault="00031F95" w:rsidP="0037759A">
            <w:pPr>
              <w:rPr>
                <w:rStyle w:val="Hyperlink"/>
                <w:color w:val="984806" w:themeColor="accent6" w:themeShade="80"/>
                <w:u w:val="none"/>
              </w:rPr>
            </w:pPr>
            <w:r w:rsidRPr="00031F95">
              <w:rPr>
                <w:rStyle w:val="Hyperlink"/>
                <w:color w:val="984806" w:themeColor="accent6" w:themeShade="80"/>
                <w:u w:val="none"/>
              </w:rPr>
              <w:t>The term “real time” is not used, just computer control of physical systems.</w:t>
            </w:r>
          </w:p>
          <w:p w14:paraId="6D15EEE3" w14:textId="26E068D7" w:rsidR="00031F95" w:rsidRPr="00031F95" w:rsidRDefault="00031F95" w:rsidP="0037759A">
            <w:r w:rsidRPr="00031F95">
              <w:rPr>
                <w:rStyle w:val="Hyperlink"/>
                <w:color w:val="984806" w:themeColor="accent6" w:themeShade="80"/>
                <w:u w:val="none"/>
              </w:rPr>
              <w:t>Approved by C.R. Wieser</w:t>
            </w:r>
          </w:p>
        </w:tc>
        <w:tc>
          <w:tcPr>
            <w:tcW w:w="1680" w:type="dxa"/>
            <w:vAlign w:val="center"/>
            <w:hideMark/>
          </w:tcPr>
          <w:p w14:paraId="7D7A5D38" w14:textId="77777777" w:rsidR="0037759A" w:rsidRDefault="0037759A" w:rsidP="0037759A">
            <w:pPr>
              <w:jc w:val="right"/>
            </w:pPr>
            <w:r>
              <w:lastRenderedPageBreak/>
              <w:t xml:space="preserve">2010-06-27 07:47 </w:t>
            </w:r>
          </w:p>
        </w:tc>
        <w:tc>
          <w:tcPr>
            <w:tcW w:w="565" w:type="dxa"/>
            <w:vAlign w:val="center"/>
            <w:hideMark/>
          </w:tcPr>
          <w:p w14:paraId="5A5716C4" w14:textId="77777777" w:rsidR="0037759A" w:rsidRDefault="0037759A" w:rsidP="0037759A">
            <w:pPr>
              <w:jc w:val="right"/>
            </w:pPr>
            <w:r>
              <w:t>194K</w:t>
            </w:r>
          </w:p>
        </w:tc>
      </w:tr>
      <w:tr w:rsidR="0037759A" w14:paraId="13DD536E" w14:textId="77777777" w:rsidTr="0037759A">
        <w:trPr>
          <w:tblCellSpacing w:w="15" w:type="dxa"/>
        </w:trPr>
        <w:tc>
          <w:tcPr>
            <w:tcW w:w="5989" w:type="dxa"/>
            <w:vAlign w:val="center"/>
            <w:hideMark/>
          </w:tcPr>
          <w:p w14:paraId="64C0CCE7" w14:textId="39BEF1FC" w:rsidR="0037759A" w:rsidRDefault="0037759A" w:rsidP="0037759A">
            <w:hyperlink r:id="rId513" w:history="1">
              <w:r>
                <w:rPr>
                  <w:rStyle w:val="Hyperlink"/>
                </w:rPr>
                <w:t>M-1454_Discussion_of_Magnetic_Drum_Systems_at_Engineering_Research_Associates_March_25_and_26_1952.pdf</w:t>
              </w:r>
            </w:hyperlink>
          </w:p>
        </w:tc>
        <w:tc>
          <w:tcPr>
            <w:tcW w:w="1680" w:type="dxa"/>
            <w:vAlign w:val="center"/>
            <w:hideMark/>
          </w:tcPr>
          <w:p w14:paraId="5381AB95" w14:textId="77777777" w:rsidR="0037759A" w:rsidRDefault="0037759A" w:rsidP="0037759A">
            <w:pPr>
              <w:jc w:val="right"/>
            </w:pPr>
            <w:r>
              <w:t xml:space="preserve">2010-06-29 20:25 </w:t>
            </w:r>
          </w:p>
        </w:tc>
        <w:tc>
          <w:tcPr>
            <w:tcW w:w="565" w:type="dxa"/>
            <w:vAlign w:val="center"/>
            <w:hideMark/>
          </w:tcPr>
          <w:p w14:paraId="30A06206" w14:textId="77777777" w:rsidR="0037759A" w:rsidRDefault="0037759A" w:rsidP="0037759A">
            <w:pPr>
              <w:jc w:val="right"/>
            </w:pPr>
            <w:r>
              <w:t>663K</w:t>
            </w:r>
          </w:p>
        </w:tc>
      </w:tr>
      <w:tr w:rsidR="0037759A" w14:paraId="5B18C74F" w14:textId="77777777" w:rsidTr="0037759A">
        <w:trPr>
          <w:tblCellSpacing w:w="15" w:type="dxa"/>
        </w:trPr>
        <w:tc>
          <w:tcPr>
            <w:tcW w:w="5989" w:type="dxa"/>
            <w:vAlign w:val="center"/>
            <w:hideMark/>
          </w:tcPr>
          <w:p w14:paraId="2CD64EDF" w14:textId="6D562F2E" w:rsidR="0037759A" w:rsidRDefault="0037759A" w:rsidP="0037759A">
            <w:hyperlink r:id="rId514" w:history="1">
              <w:r>
                <w:rPr>
                  <w:rStyle w:val="Hyperlink"/>
                </w:rPr>
                <w:t>M-1496_Signed_Ternary_Arithmetic_May52.pdf</w:t>
              </w:r>
            </w:hyperlink>
          </w:p>
        </w:tc>
        <w:tc>
          <w:tcPr>
            <w:tcW w:w="1680" w:type="dxa"/>
            <w:vAlign w:val="center"/>
            <w:hideMark/>
          </w:tcPr>
          <w:p w14:paraId="349C856C" w14:textId="77777777" w:rsidR="0037759A" w:rsidRDefault="0037759A" w:rsidP="0037759A">
            <w:pPr>
              <w:jc w:val="right"/>
            </w:pPr>
            <w:r>
              <w:t xml:space="preserve">2010-06-29 00:52 </w:t>
            </w:r>
          </w:p>
        </w:tc>
        <w:tc>
          <w:tcPr>
            <w:tcW w:w="565" w:type="dxa"/>
            <w:vAlign w:val="center"/>
            <w:hideMark/>
          </w:tcPr>
          <w:p w14:paraId="73B753DA" w14:textId="77777777" w:rsidR="0037759A" w:rsidRDefault="0037759A" w:rsidP="0037759A">
            <w:pPr>
              <w:jc w:val="right"/>
            </w:pPr>
            <w:r>
              <w:t>563K</w:t>
            </w:r>
          </w:p>
        </w:tc>
      </w:tr>
      <w:tr w:rsidR="0037759A" w14:paraId="3A4EEB90" w14:textId="77777777" w:rsidTr="0037759A">
        <w:trPr>
          <w:tblCellSpacing w:w="15" w:type="dxa"/>
        </w:trPr>
        <w:tc>
          <w:tcPr>
            <w:tcW w:w="5989" w:type="dxa"/>
            <w:vAlign w:val="center"/>
            <w:hideMark/>
          </w:tcPr>
          <w:p w14:paraId="60A2F7F1" w14:textId="1E5CE15D" w:rsidR="0037759A" w:rsidRDefault="0037759A" w:rsidP="0037759A">
            <w:hyperlink r:id="rId515" w:history="1">
              <w:r>
                <w:rPr>
                  <w:rStyle w:val="Hyperlink"/>
                </w:rPr>
                <w:t>M-1535_Discussion_of_Magnetic_Drum_Systems_at_Engineering_Research_Associates_June_10_11_1952.pdf</w:t>
              </w:r>
            </w:hyperlink>
          </w:p>
        </w:tc>
        <w:tc>
          <w:tcPr>
            <w:tcW w:w="1680" w:type="dxa"/>
            <w:vAlign w:val="center"/>
            <w:hideMark/>
          </w:tcPr>
          <w:p w14:paraId="670EB503" w14:textId="77777777" w:rsidR="0037759A" w:rsidRDefault="0037759A" w:rsidP="0037759A">
            <w:pPr>
              <w:jc w:val="right"/>
            </w:pPr>
            <w:r>
              <w:t xml:space="preserve">2010-06-29 20:25 </w:t>
            </w:r>
          </w:p>
        </w:tc>
        <w:tc>
          <w:tcPr>
            <w:tcW w:w="565" w:type="dxa"/>
            <w:vAlign w:val="center"/>
            <w:hideMark/>
          </w:tcPr>
          <w:p w14:paraId="3A431379" w14:textId="77777777" w:rsidR="0037759A" w:rsidRDefault="0037759A" w:rsidP="0037759A">
            <w:pPr>
              <w:jc w:val="right"/>
            </w:pPr>
            <w:r>
              <w:t>526K</w:t>
            </w:r>
          </w:p>
        </w:tc>
      </w:tr>
      <w:tr w:rsidR="0037759A" w14:paraId="5EFE0508" w14:textId="77777777" w:rsidTr="0037759A">
        <w:trPr>
          <w:tblCellSpacing w:w="15" w:type="dxa"/>
        </w:trPr>
        <w:tc>
          <w:tcPr>
            <w:tcW w:w="5989" w:type="dxa"/>
            <w:vAlign w:val="center"/>
            <w:hideMark/>
          </w:tcPr>
          <w:p w14:paraId="00AFCEA7" w14:textId="6C3E64C1" w:rsidR="0037759A" w:rsidRDefault="0037759A" w:rsidP="0037759A">
            <w:hyperlink r:id="rId516" w:history="1">
              <w:r>
                <w:rPr>
                  <w:rStyle w:val="Hyperlink"/>
                </w:rPr>
                <w:t>M-1562_Whirlwind_II_Meeting_of_July_18_1952.pdf</w:t>
              </w:r>
            </w:hyperlink>
          </w:p>
        </w:tc>
        <w:tc>
          <w:tcPr>
            <w:tcW w:w="1680" w:type="dxa"/>
            <w:vAlign w:val="center"/>
            <w:hideMark/>
          </w:tcPr>
          <w:p w14:paraId="7397A040" w14:textId="77777777" w:rsidR="0037759A" w:rsidRDefault="0037759A" w:rsidP="0037759A">
            <w:pPr>
              <w:jc w:val="right"/>
            </w:pPr>
            <w:r>
              <w:t xml:space="preserve">2010-12-10 02:08 </w:t>
            </w:r>
          </w:p>
        </w:tc>
        <w:tc>
          <w:tcPr>
            <w:tcW w:w="565" w:type="dxa"/>
            <w:vAlign w:val="center"/>
            <w:hideMark/>
          </w:tcPr>
          <w:p w14:paraId="1AEBB150" w14:textId="77777777" w:rsidR="0037759A" w:rsidRDefault="0037759A" w:rsidP="0037759A">
            <w:pPr>
              <w:jc w:val="right"/>
            </w:pPr>
            <w:r>
              <w:t>512K</w:t>
            </w:r>
          </w:p>
        </w:tc>
      </w:tr>
      <w:tr w:rsidR="0037759A" w14:paraId="5BC6F343" w14:textId="77777777" w:rsidTr="0037759A">
        <w:trPr>
          <w:tblCellSpacing w:w="15" w:type="dxa"/>
        </w:trPr>
        <w:tc>
          <w:tcPr>
            <w:tcW w:w="5989" w:type="dxa"/>
            <w:vAlign w:val="center"/>
            <w:hideMark/>
          </w:tcPr>
          <w:p w14:paraId="5213DBDF" w14:textId="30AC3441" w:rsidR="0037759A" w:rsidRDefault="0037759A" w:rsidP="0037759A">
            <w:hyperlink r:id="rId517" w:history="1">
              <w:r>
                <w:rPr>
                  <w:rStyle w:val="Hyperlink"/>
                </w:rPr>
                <w:t>M-1614_Discussion_of_Magnetic_Drum_System_At_Engineering_Research_Associates_August_14_15_1952.pdf</w:t>
              </w:r>
            </w:hyperlink>
          </w:p>
        </w:tc>
        <w:tc>
          <w:tcPr>
            <w:tcW w:w="1680" w:type="dxa"/>
            <w:vAlign w:val="center"/>
            <w:hideMark/>
          </w:tcPr>
          <w:p w14:paraId="5EE6DD4A" w14:textId="77777777" w:rsidR="0037759A" w:rsidRDefault="0037759A" w:rsidP="0037759A">
            <w:pPr>
              <w:jc w:val="right"/>
            </w:pPr>
            <w:r>
              <w:t xml:space="preserve">2010-06-29 20:25 </w:t>
            </w:r>
          </w:p>
        </w:tc>
        <w:tc>
          <w:tcPr>
            <w:tcW w:w="565" w:type="dxa"/>
            <w:vAlign w:val="center"/>
            <w:hideMark/>
          </w:tcPr>
          <w:p w14:paraId="59C45392" w14:textId="77777777" w:rsidR="0037759A" w:rsidRDefault="0037759A" w:rsidP="0037759A">
            <w:pPr>
              <w:jc w:val="right"/>
            </w:pPr>
            <w:r>
              <w:t>471K</w:t>
            </w:r>
          </w:p>
        </w:tc>
      </w:tr>
      <w:tr w:rsidR="0037759A" w14:paraId="58FA4BDE" w14:textId="77777777" w:rsidTr="0037759A">
        <w:trPr>
          <w:tblCellSpacing w:w="15" w:type="dxa"/>
        </w:trPr>
        <w:tc>
          <w:tcPr>
            <w:tcW w:w="5989" w:type="dxa"/>
            <w:vAlign w:val="center"/>
            <w:hideMark/>
          </w:tcPr>
          <w:p w14:paraId="15F81157" w14:textId="77777777" w:rsidR="0037759A" w:rsidRDefault="0037759A" w:rsidP="0037759A">
            <w:pPr>
              <w:rPr>
                <w:rStyle w:val="Hyperlink"/>
              </w:rPr>
            </w:pPr>
            <w:hyperlink r:id="rId518" w:history="1">
              <w:r>
                <w:rPr>
                  <w:rStyle w:val="Hyperlink"/>
                </w:rPr>
                <w:t>M-1623-1_Programming_for_In-Out_Units_Dec52.pdf</w:t>
              </w:r>
            </w:hyperlink>
          </w:p>
          <w:p w14:paraId="23CF3B4C" w14:textId="72EA2137" w:rsidR="0028120A" w:rsidRDefault="00E81FA7" w:rsidP="0037759A">
            <w:pPr>
              <w:rPr>
                <w:rStyle w:val="Hyperlink"/>
                <w:color w:val="984806" w:themeColor="accent6" w:themeShade="80"/>
                <w:u w:val="none"/>
              </w:rPr>
            </w:pPr>
            <w:r>
              <w:rPr>
                <w:rStyle w:val="Hyperlink"/>
                <w:color w:val="984806" w:themeColor="accent6" w:themeShade="80"/>
                <w:u w:val="none"/>
              </w:rPr>
              <w:t>Details on I/O op codes and addresses.  The doc includes a list of references at the very end:</w:t>
            </w:r>
          </w:p>
          <w:p w14:paraId="58F5043A" w14:textId="77777777"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REFERENCES </w:t>
            </w:r>
          </w:p>
          <w:p w14:paraId="0EF224D3" w14:textId="71BE5015"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Further details concerning the WWT system may be found in the following documents: </w:t>
            </w:r>
          </w:p>
          <w:p w14:paraId="7A7B733D" w14:textId="5F270F51"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E-466 Operation of the In-out Element </w:t>
            </w:r>
          </w:p>
          <w:p w14:paraId="6D00DB07" w14:textId="12C5FFFE"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E-469 Display Facilities in the Final In-out System</w:t>
            </w:r>
          </w:p>
          <w:p w14:paraId="54DF7CB9" w14:textId="145138A1"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E-473 Input Program, September, 1952</w:t>
            </w:r>
            <w:r w:rsidR="002A351F">
              <w:rPr>
                <w:rStyle w:val="Hyperlink"/>
                <w:rFonts w:ascii="Times New Roman" w:hAnsi="Times New Roman"/>
                <w:i/>
                <w:color w:val="984806" w:themeColor="accent6" w:themeShade="80"/>
                <w:u w:val="none"/>
              </w:rPr>
              <w:t xml:space="preserve"> </w:t>
            </w:r>
            <w:r w:rsidR="002A351F" w:rsidRPr="002A351F">
              <w:rPr>
                <w:rStyle w:val="Hyperlink"/>
                <w:rFonts w:asciiTheme="minorHAnsi" w:hAnsiTheme="minorHAnsi" w:cstheme="minorHAnsi"/>
                <w:color w:val="548DD4" w:themeColor="text2" w:themeTint="99"/>
                <w:u w:val="none"/>
              </w:rPr>
              <w:t>[which guy can’t find, May 2019]</w:t>
            </w:r>
          </w:p>
          <w:p w14:paraId="1CC0B5AD" w14:textId="7CBC3953"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E-479 Basic Conversion Program, September, 1952</w:t>
            </w:r>
          </w:p>
          <w:p w14:paraId="280679FA" w14:textId="057B5C2F"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E-482 Operation of Magnetic Tape Units</w:t>
            </w:r>
          </w:p>
          <w:p w14:paraId="1B823447" w14:textId="45F53235"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E-499 </w:t>
            </w:r>
            <w:r w:rsidR="00E81FA7" w:rsidRPr="00E81FA7">
              <w:rPr>
                <w:rStyle w:val="Hyperlink"/>
                <w:rFonts w:ascii="Times New Roman" w:hAnsi="Times New Roman"/>
                <w:i/>
                <w:color w:val="984806" w:themeColor="accent6" w:themeShade="80"/>
                <w:u w:val="none"/>
              </w:rPr>
              <w:t>Operation of Block Transfer Orders</w:t>
            </w:r>
          </w:p>
          <w:p w14:paraId="1A98274F" w14:textId="00061B39"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M-1516 Use of the Interim Magnetic Tape Print-out Equipment </w:t>
            </w:r>
          </w:p>
          <w:p w14:paraId="496F400F" w14:textId="0848AE66"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M-1591 Special Input Program, T-2000 </w:t>
            </w:r>
          </w:p>
          <w:p w14:paraId="680F1DA1" w14:textId="6ECAB652"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M-1624-1 Short Guide to Coding and Whirlwind I Operation Code </w:t>
            </w:r>
          </w:p>
          <w:p w14:paraId="5F63EE15" w14:textId="4E7749D9"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R-121-1 Whirlwind I Block Diagrams </w:t>
            </w:r>
          </w:p>
          <w:p w14:paraId="0A6C297F" w14:textId="4AFCA48E"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R-180 Functional Description of the Whirlwind I Computer </w:t>
            </w:r>
          </w:p>
          <w:p w14:paraId="2C5845A5" w14:textId="77777777" w:rsidR="0028120A" w:rsidRPr="00E81FA7" w:rsidRDefault="0028120A" w:rsidP="00E81FA7">
            <w:pPr>
              <w:ind w:left="720"/>
              <w:rPr>
                <w:rStyle w:val="Hyperlink"/>
                <w:rFonts w:ascii="Times New Roman" w:hAnsi="Times New Roman"/>
                <w:i/>
                <w:color w:val="984806" w:themeColor="accent6" w:themeShade="80"/>
                <w:u w:val="none"/>
              </w:rPr>
            </w:pPr>
          </w:p>
          <w:p w14:paraId="7280A182" w14:textId="30C69D8A" w:rsidR="0028120A" w:rsidRPr="00E81FA7" w:rsidRDefault="0028120A" w:rsidP="00E81FA7">
            <w:pPr>
              <w:ind w:left="720"/>
              <w:rPr>
                <w:rStyle w:val="Hyperlink"/>
                <w:rFonts w:ascii="Times New Roman" w:hAnsi="Times New Roman"/>
                <w:i/>
                <w:color w:val="984806" w:themeColor="accent6" w:themeShade="80"/>
                <w:u w:val="none"/>
              </w:rPr>
            </w:pPr>
            <w:r w:rsidRPr="00E81FA7">
              <w:rPr>
                <w:rStyle w:val="Hyperlink"/>
                <w:rFonts w:ascii="Times New Roman" w:hAnsi="Times New Roman"/>
                <w:i/>
                <w:color w:val="984806" w:themeColor="accent6" w:themeShade="80"/>
                <w:u w:val="none"/>
              </w:rPr>
              <w:t xml:space="preserve">being written </w:t>
            </w:r>
          </w:p>
          <w:p w14:paraId="752B88D7" w14:textId="336590B0" w:rsidR="0028120A" w:rsidRPr="00E81FA7" w:rsidRDefault="0028120A" w:rsidP="00714162">
            <w:pPr>
              <w:pStyle w:val="ListParagraph"/>
              <w:numPr>
                <w:ilvl w:val="0"/>
                <w:numId w:val="8"/>
              </w:numPr>
              <w:ind w:left="1440"/>
              <w:rPr>
                <w:rStyle w:val="Hyperlink"/>
                <w:rFonts w:ascii="Times New Roman" w:hAnsi="Times New Roman" w:cs="Times New Roman"/>
                <w:i/>
                <w:color w:val="984806" w:themeColor="accent6" w:themeShade="80"/>
                <w:u w:val="none"/>
              </w:rPr>
            </w:pPr>
            <w:r w:rsidRPr="00E81FA7">
              <w:rPr>
                <w:rStyle w:val="Hyperlink"/>
                <w:rFonts w:ascii="Times New Roman" w:hAnsi="Times New Roman" w:cs="Times New Roman"/>
                <w:i/>
                <w:color w:val="984806" w:themeColor="accent6" w:themeShade="80"/>
                <w:u w:val="none"/>
              </w:rPr>
              <w:t xml:space="preserve">paper Tape Facilities </w:t>
            </w:r>
          </w:p>
          <w:p w14:paraId="5A390827" w14:textId="77777777" w:rsidR="0028120A" w:rsidRPr="00E81FA7" w:rsidRDefault="0028120A" w:rsidP="00714162">
            <w:pPr>
              <w:pStyle w:val="ListParagraph"/>
              <w:numPr>
                <w:ilvl w:val="0"/>
                <w:numId w:val="8"/>
              </w:numPr>
              <w:ind w:left="1440"/>
              <w:rPr>
                <w:rStyle w:val="Hyperlink"/>
                <w:rFonts w:ascii="Times New Roman" w:hAnsi="Times New Roman" w:cs="Times New Roman"/>
                <w:i/>
                <w:color w:val="984806" w:themeColor="accent6" w:themeShade="80"/>
                <w:u w:val="none"/>
              </w:rPr>
            </w:pPr>
            <w:r w:rsidRPr="00E81FA7">
              <w:rPr>
                <w:rStyle w:val="Hyperlink"/>
                <w:rFonts w:ascii="Times New Roman" w:hAnsi="Times New Roman" w:cs="Times New Roman"/>
                <w:i/>
                <w:color w:val="984806" w:themeColor="accent6" w:themeShade="80"/>
                <w:u w:val="none"/>
              </w:rPr>
              <w:lastRenderedPageBreak/>
              <w:t xml:space="preserve">Auxiliary Magnetic Drum </w:t>
            </w:r>
          </w:p>
          <w:p w14:paraId="251240E9" w14:textId="4CB9CA7A" w:rsidR="0028120A" w:rsidRPr="00E81FA7" w:rsidRDefault="0028120A" w:rsidP="00714162">
            <w:pPr>
              <w:pStyle w:val="ListParagraph"/>
              <w:numPr>
                <w:ilvl w:val="0"/>
                <w:numId w:val="8"/>
              </w:numPr>
              <w:ind w:left="1440"/>
              <w:rPr>
                <w:rStyle w:val="Hyperlink"/>
                <w:rFonts w:ascii="Times New Roman" w:hAnsi="Times New Roman" w:cs="Times New Roman"/>
                <w:i/>
                <w:color w:val="984806" w:themeColor="accent6" w:themeShade="80"/>
                <w:u w:val="none"/>
              </w:rPr>
            </w:pPr>
            <w:r w:rsidRPr="00E81FA7">
              <w:rPr>
                <w:rStyle w:val="Hyperlink"/>
                <w:rFonts w:ascii="Times New Roman" w:hAnsi="Times New Roman" w:cs="Times New Roman"/>
                <w:i/>
                <w:color w:val="984806" w:themeColor="accent6" w:themeShade="80"/>
                <w:u w:val="none"/>
              </w:rPr>
              <w:t>Buffer Magnetic Drum</w:t>
            </w:r>
          </w:p>
          <w:p w14:paraId="26D58E35" w14:textId="77777777" w:rsidR="0028120A" w:rsidRPr="0028120A" w:rsidRDefault="0028120A" w:rsidP="0037759A">
            <w:pPr>
              <w:rPr>
                <w:rStyle w:val="Hyperlink"/>
                <w:color w:val="984806" w:themeColor="accent6" w:themeShade="80"/>
                <w:u w:val="none"/>
              </w:rPr>
            </w:pPr>
          </w:p>
          <w:p w14:paraId="7A6F2867" w14:textId="3AB0A5E3" w:rsidR="0028120A" w:rsidRDefault="0028120A" w:rsidP="0037759A"/>
        </w:tc>
        <w:tc>
          <w:tcPr>
            <w:tcW w:w="1680" w:type="dxa"/>
            <w:vAlign w:val="center"/>
            <w:hideMark/>
          </w:tcPr>
          <w:p w14:paraId="156DFA2C" w14:textId="77777777" w:rsidR="0037759A" w:rsidRDefault="0037759A" w:rsidP="0037759A">
            <w:pPr>
              <w:jc w:val="right"/>
            </w:pPr>
            <w:r>
              <w:lastRenderedPageBreak/>
              <w:t xml:space="preserve">2010-06-26 20:30 </w:t>
            </w:r>
          </w:p>
        </w:tc>
        <w:tc>
          <w:tcPr>
            <w:tcW w:w="565" w:type="dxa"/>
            <w:vAlign w:val="center"/>
            <w:hideMark/>
          </w:tcPr>
          <w:p w14:paraId="37231C1D" w14:textId="77777777" w:rsidR="0037759A" w:rsidRDefault="0037759A" w:rsidP="0037759A">
            <w:pPr>
              <w:jc w:val="right"/>
            </w:pPr>
            <w:r>
              <w:t>1.6M</w:t>
            </w:r>
          </w:p>
        </w:tc>
      </w:tr>
      <w:tr w:rsidR="0037759A" w14:paraId="17842F02" w14:textId="77777777" w:rsidTr="0037759A">
        <w:trPr>
          <w:tblCellSpacing w:w="15" w:type="dxa"/>
        </w:trPr>
        <w:tc>
          <w:tcPr>
            <w:tcW w:w="5989" w:type="dxa"/>
            <w:vAlign w:val="center"/>
            <w:hideMark/>
          </w:tcPr>
          <w:p w14:paraId="153D5A7E" w14:textId="6FBB00D0" w:rsidR="0037759A" w:rsidRDefault="0037759A" w:rsidP="0037759A">
            <w:hyperlink r:id="rId519" w:history="1">
              <w:r>
                <w:rPr>
                  <w:rStyle w:val="Hyperlink"/>
                </w:rPr>
                <w:t>M-1623-2_Programming_for_In-Out_Units_Sep54.pdf</w:t>
              </w:r>
            </w:hyperlink>
          </w:p>
        </w:tc>
        <w:tc>
          <w:tcPr>
            <w:tcW w:w="1680" w:type="dxa"/>
            <w:vAlign w:val="center"/>
            <w:hideMark/>
          </w:tcPr>
          <w:p w14:paraId="6DC55B41" w14:textId="77777777" w:rsidR="0037759A" w:rsidRDefault="0037759A" w:rsidP="0037759A">
            <w:pPr>
              <w:jc w:val="right"/>
            </w:pPr>
            <w:r>
              <w:t xml:space="preserve">2010-06-26 20:30 </w:t>
            </w:r>
          </w:p>
        </w:tc>
        <w:tc>
          <w:tcPr>
            <w:tcW w:w="565" w:type="dxa"/>
            <w:vAlign w:val="center"/>
            <w:hideMark/>
          </w:tcPr>
          <w:p w14:paraId="474AB164" w14:textId="77777777" w:rsidR="0037759A" w:rsidRDefault="0037759A" w:rsidP="0037759A">
            <w:pPr>
              <w:jc w:val="right"/>
            </w:pPr>
            <w:r>
              <w:t>2.5M</w:t>
            </w:r>
          </w:p>
        </w:tc>
      </w:tr>
      <w:tr w:rsidR="0037759A" w14:paraId="17803E42" w14:textId="77777777" w:rsidTr="0037759A">
        <w:trPr>
          <w:tblCellSpacing w:w="15" w:type="dxa"/>
        </w:trPr>
        <w:tc>
          <w:tcPr>
            <w:tcW w:w="5989" w:type="dxa"/>
            <w:vAlign w:val="center"/>
            <w:hideMark/>
          </w:tcPr>
          <w:p w14:paraId="77F49512" w14:textId="77777777" w:rsidR="0037759A" w:rsidRDefault="0037759A" w:rsidP="0037759A">
            <w:pPr>
              <w:rPr>
                <w:rStyle w:val="Hyperlink"/>
              </w:rPr>
            </w:pPr>
            <w:hyperlink r:id="rId520" w:history="1">
              <w:r>
                <w:rPr>
                  <w:rStyle w:val="Hyperlink"/>
                </w:rPr>
                <w:t>M-1631_Group_51_Subroutine_Library_Oct52.pdf</w:t>
              </w:r>
            </w:hyperlink>
          </w:p>
          <w:p w14:paraId="328ECEE1" w14:textId="0549BC94" w:rsidR="00732E70" w:rsidRDefault="00732E70" w:rsidP="0037759A">
            <w:pPr>
              <w:rPr>
                <w:rStyle w:val="Hyperlink"/>
                <w:color w:val="984806" w:themeColor="accent6" w:themeShade="80"/>
                <w:u w:val="none"/>
              </w:rPr>
            </w:pPr>
            <w:r>
              <w:rPr>
                <w:rStyle w:val="Hyperlink"/>
                <w:color w:val="984806" w:themeColor="accent6" w:themeShade="80"/>
                <w:u w:val="none"/>
              </w:rPr>
              <w:t>7 pages</w:t>
            </w:r>
          </w:p>
          <w:p w14:paraId="077318DD" w14:textId="707E2643" w:rsidR="002018B0" w:rsidRPr="002018B0" w:rsidRDefault="002018B0" w:rsidP="0037759A">
            <w:pPr>
              <w:rPr>
                <w:rStyle w:val="Hyperlink"/>
                <w:color w:val="984806" w:themeColor="accent6" w:themeShade="80"/>
                <w:u w:val="none"/>
              </w:rPr>
            </w:pPr>
            <w:r w:rsidRPr="002018B0">
              <w:rPr>
                <w:rStyle w:val="Hyperlink"/>
                <w:color w:val="984806" w:themeColor="accent6" w:themeShade="80"/>
                <w:u w:val="none"/>
              </w:rPr>
              <w:t>Routines for computing various transcendental functions and displaying data on the vector display (I think).  Sample code written in assembler source.</w:t>
            </w:r>
          </w:p>
          <w:p w14:paraId="450C25DC" w14:textId="711D13D0" w:rsidR="002018B0" w:rsidRDefault="002018B0" w:rsidP="0037759A">
            <w:r w:rsidRPr="002018B0">
              <w:rPr>
                <w:rStyle w:val="Hyperlink"/>
                <w:color w:val="984806" w:themeColor="accent6" w:themeShade="80"/>
                <w:u w:val="none"/>
              </w:rPr>
              <w:t>Includes routines for “unscrambling magnetic tape”</w:t>
            </w:r>
          </w:p>
        </w:tc>
        <w:tc>
          <w:tcPr>
            <w:tcW w:w="1680" w:type="dxa"/>
            <w:vAlign w:val="center"/>
            <w:hideMark/>
          </w:tcPr>
          <w:p w14:paraId="7E15435B" w14:textId="77777777" w:rsidR="0037759A" w:rsidRDefault="0037759A" w:rsidP="0037759A">
            <w:pPr>
              <w:jc w:val="right"/>
            </w:pPr>
            <w:r>
              <w:t xml:space="preserve">2010-06-27 07:47 </w:t>
            </w:r>
          </w:p>
        </w:tc>
        <w:tc>
          <w:tcPr>
            <w:tcW w:w="565" w:type="dxa"/>
            <w:vAlign w:val="center"/>
            <w:hideMark/>
          </w:tcPr>
          <w:p w14:paraId="10C6037B" w14:textId="77777777" w:rsidR="0037759A" w:rsidRDefault="0037759A" w:rsidP="0037759A">
            <w:pPr>
              <w:jc w:val="right"/>
            </w:pPr>
            <w:r>
              <w:t>220K</w:t>
            </w:r>
          </w:p>
        </w:tc>
      </w:tr>
      <w:tr w:rsidR="0037759A" w14:paraId="3B5BAD43" w14:textId="77777777" w:rsidTr="0037759A">
        <w:trPr>
          <w:tblCellSpacing w:w="15" w:type="dxa"/>
        </w:trPr>
        <w:tc>
          <w:tcPr>
            <w:tcW w:w="5989" w:type="dxa"/>
            <w:vAlign w:val="center"/>
            <w:hideMark/>
          </w:tcPr>
          <w:p w14:paraId="2DE122C6" w14:textId="50E695E6" w:rsidR="0037759A" w:rsidRDefault="0037759A" w:rsidP="0037759A">
            <w:hyperlink r:id="rId521" w:history="1">
              <w:r>
                <w:rPr>
                  <w:rStyle w:val="Hyperlink"/>
                </w:rPr>
                <w:t>M-1712_Discussion_of_Magnetic_Drum_Systems_at_Engineering_Research_Associates_October_20-22_1952.pdf</w:t>
              </w:r>
            </w:hyperlink>
          </w:p>
        </w:tc>
        <w:tc>
          <w:tcPr>
            <w:tcW w:w="1680" w:type="dxa"/>
            <w:vAlign w:val="center"/>
            <w:hideMark/>
          </w:tcPr>
          <w:p w14:paraId="30FFD3A2" w14:textId="77777777" w:rsidR="0037759A" w:rsidRDefault="0037759A" w:rsidP="0037759A">
            <w:pPr>
              <w:jc w:val="right"/>
            </w:pPr>
            <w:r>
              <w:t xml:space="preserve">2010-06-29 20:25 </w:t>
            </w:r>
          </w:p>
        </w:tc>
        <w:tc>
          <w:tcPr>
            <w:tcW w:w="565" w:type="dxa"/>
            <w:vAlign w:val="center"/>
            <w:hideMark/>
          </w:tcPr>
          <w:p w14:paraId="6166AF30" w14:textId="77777777" w:rsidR="0037759A" w:rsidRDefault="0037759A" w:rsidP="0037759A">
            <w:pPr>
              <w:jc w:val="right"/>
            </w:pPr>
            <w:r>
              <w:t>341K</w:t>
            </w:r>
          </w:p>
        </w:tc>
      </w:tr>
      <w:tr w:rsidR="0037759A" w14:paraId="34D75976" w14:textId="77777777" w:rsidTr="0037759A">
        <w:trPr>
          <w:tblCellSpacing w:w="15" w:type="dxa"/>
        </w:trPr>
        <w:tc>
          <w:tcPr>
            <w:tcW w:w="5989" w:type="dxa"/>
            <w:vAlign w:val="center"/>
            <w:hideMark/>
          </w:tcPr>
          <w:p w14:paraId="4712C199" w14:textId="391176BE" w:rsidR="0037759A" w:rsidRDefault="0037759A" w:rsidP="0037759A">
            <w:hyperlink r:id="rId522" w:history="1">
              <w:r>
                <w:rPr>
                  <w:rStyle w:val="Hyperlink"/>
                </w:rPr>
                <w:t>M-1733_A_Word-by-Word_Mode_of_Operation_for_the_Paper_Tape_Punch_Nov52.pdf</w:t>
              </w:r>
            </w:hyperlink>
          </w:p>
        </w:tc>
        <w:tc>
          <w:tcPr>
            <w:tcW w:w="1680" w:type="dxa"/>
            <w:vAlign w:val="center"/>
            <w:hideMark/>
          </w:tcPr>
          <w:p w14:paraId="3599F7C1" w14:textId="77777777" w:rsidR="0037759A" w:rsidRDefault="0037759A" w:rsidP="0037759A">
            <w:pPr>
              <w:jc w:val="right"/>
            </w:pPr>
            <w:r>
              <w:t xml:space="preserve">2010-06-29 02:00 </w:t>
            </w:r>
          </w:p>
        </w:tc>
        <w:tc>
          <w:tcPr>
            <w:tcW w:w="565" w:type="dxa"/>
            <w:vAlign w:val="center"/>
            <w:hideMark/>
          </w:tcPr>
          <w:p w14:paraId="6EC2738A" w14:textId="77777777" w:rsidR="0037759A" w:rsidRDefault="0037759A" w:rsidP="0037759A">
            <w:pPr>
              <w:jc w:val="right"/>
            </w:pPr>
            <w:r>
              <w:t>165K</w:t>
            </w:r>
          </w:p>
        </w:tc>
      </w:tr>
      <w:tr w:rsidR="0037759A" w14:paraId="3BC40ED9" w14:textId="77777777" w:rsidTr="0037759A">
        <w:trPr>
          <w:tblCellSpacing w:w="15" w:type="dxa"/>
        </w:trPr>
        <w:tc>
          <w:tcPr>
            <w:tcW w:w="5989" w:type="dxa"/>
            <w:vAlign w:val="center"/>
            <w:hideMark/>
          </w:tcPr>
          <w:p w14:paraId="448FE619" w14:textId="6E0516DC" w:rsidR="0037759A" w:rsidRDefault="0037759A" w:rsidP="0037759A">
            <w:hyperlink r:id="rId523" w:history="1">
              <w:r>
                <w:rPr>
                  <w:rStyle w:val="Hyperlink"/>
                </w:rPr>
                <w:t>M-1871_Auxiliary_Drum_Testing_Summary_1_Feb53.pdf</w:t>
              </w:r>
            </w:hyperlink>
          </w:p>
        </w:tc>
        <w:tc>
          <w:tcPr>
            <w:tcW w:w="1680" w:type="dxa"/>
            <w:vAlign w:val="center"/>
            <w:hideMark/>
          </w:tcPr>
          <w:p w14:paraId="5F7B2BF1" w14:textId="77777777" w:rsidR="0037759A" w:rsidRDefault="0037759A" w:rsidP="0037759A">
            <w:pPr>
              <w:jc w:val="right"/>
            </w:pPr>
            <w:r>
              <w:t xml:space="preserve">2010-06-29 16:11 </w:t>
            </w:r>
          </w:p>
        </w:tc>
        <w:tc>
          <w:tcPr>
            <w:tcW w:w="565" w:type="dxa"/>
            <w:vAlign w:val="center"/>
            <w:hideMark/>
          </w:tcPr>
          <w:p w14:paraId="135194BF" w14:textId="77777777" w:rsidR="0037759A" w:rsidRDefault="0037759A" w:rsidP="0037759A">
            <w:pPr>
              <w:jc w:val="right"/>
            </w:pPr>
            <w:r>
              <w:t>388K</w:t>
            </w:r>
          </w:p>
        </w:tc>
      </w:tr>
      <w:tr w:rsidR="0037759A" w14:paraId="0D899F63" w14:textId="77777777" w:rsidTr="0037759A">
        <w:trPr>
          <w:tblCellSpacing w:w="15" w:type="dxa"/>
        </w:trPr>
        <w:tc>
          <w:tcPr>
            <w:tcW w:w="5989" w:type="dxa"/>
            <w:vAlign w:val="center"/>
            <w:hideMark/>
          </w:tcPr>
          <w:p w14:paraId="6B7A5BCB" w14:textId="544AECD5" w:rsidR="0037759A" w:rsidRDefault="0037759A" w:rsidP="0037759A">
            <w:hyperlink r:id="rId524" w:history="1">
              <w:r>
                <w:rPr>
                  <w:rStyle w:val="Hyperlink"/>
                </w:rPr>
                <w:t>M-1949_Auxiliary_Drum_Testing_Summary_2_Apr53.pdf</w:t>
              </w:r>
            </w:hyperlink>
          </w:p>
        </w:tc>
        <w:tc>
          <w:tcPr>
            <w:tcW w:w="1680" w:type="dxa"/>
            <w:vAlign w:val="center"/>
            <w:hideMark/>
          </w:tcPr>
          <w:p w14:paraId="50206717" w14:textId="77777777" w:rsidR="0037759A" w:rsidRDefault="0037759A" w:rsidP="0037759A">
            <w:pPr>
              <w:jc w:val="right"/>
            </w:pPr>
            <w:r>
              <w:t xml:space="preserve">2010-06-29 16:11 </w:t>
            </w:r>
          </w:p>
        </w:tc>
        <w:tc>
          <w:tcPr>
            <w:tcW w:w="565" w:type="dxa"/>
            <w:vAlign w:val="center"/>
            <w:hideMark/>
          </w:tcPr>
          <w:p w14:paraId="061FD060" w14:textId="77777777" w:rsidR="0037759A" w:rsidRDefault="0037759A" w:rsidP="0037759A">
            <w:pPr>
              <w:jc w:val="right"/>
            </w:pPr>
            <w:r>
              <w:t>201K</w:t>
            </w:r>
          </w:p>
        </w:tc>
      </w:tr>
      <w:tr w:rsidR="0037759A" w14:paraId="0F7516DC" w14:textId="77777777" w:rsidTr="0037759A">
        <w:trPr>
          <w:tblCellSpacing w:w="15" w:type="dxa"/>
        </w:trPr>
        <w:tc>
          <w:tcPr>
            <w:tcW w:w="5989" w:type="dxa"/>
            <w:vAlign w:val="center"/>
            <w:hideMark/>
          </w:tcPr>
          <w:p w14:paraId="73B44864" w14:textId="596C8B68" w:rsidR="0037759A" w:rsidRDefault="0037759A" w:rsidP="0037759A">
            <w:hyperlink r:id="rId525" w:history="1">
              <w:r>
                <w:rPr>
                  <w:rStyle w:val="Hyperlink"/>
                </w:rPr>
                <w:t>M-1985_Operation_of_Indicator_Lights_and_Intervention_Registers_May53.pdf</w:t>
              </w:r>
            </w:hyperlink>
          </w:p>
        </w:tc>
        <w:tc>
          <w:tcPr>
            <w:tcW w:w="1680" w:type="dxa"/>
            <w:vAlign w:val="center"/>
            <w:hideMark/>
          </w:tcPr>
          <w:p w14:paraId="664A23B4" w14:textId="77777777" w:rsidR="0037759A" w:rsidRDefault="0037759A" w:rsidP="0037759A">
            <w:pPr>
              <w:jc w:val="right"/>
            </w:pPr>
            <w:r>
              <w:t xml:space="preserve">2010-07-01 04:35 </w:t>
            </w:r>
          </w:p>
        </w:tc>
        <w:tc>
          <w:tcPr>
            <w:tcW w:w="565" w:type="dxa"/>
            <w:vAlign w:val="center"/>
            <w:hideMark/>
          </w:tcPr>
          <w:p w14:paraId="4548A880" w14:textId="77777777" w:rsidR="0037759A" w:rsidRDefault="0037759A" w:rsidP="0037759A">
            <w:pPr>
              <w:jc w:val="right"/>
            </w:pPr>
            <w:r>
              <w:t>1.0M</w:t>
            </w:r>
          </w:p>
        </w:tc>
      </w:tr>
      <w:tr w:rsidR="0037759A" w14:paraId="7782D7D3" w14:textId="77777777" w:rsidTr="0037759A">
        <w:trPr>
          <w:tblCellSpacing w:w="15" w:type="dxa"/>
        </w:trPr>
        <w:tc>
          <w:tcPr>
            <w:tcW w:w="5989" w:type="dxa"/>
            <w:vAlign w:val="center"/>
            <w:hideMark/>
          </w:tcPr>
          <w:p w14:paraId="19FAC007" w14:textId="342D016E" w:rsidR="0037759A" w:rsidRDefault="0037759A" w:rsidP="0037759A">
            <w:hyperlink r:id="rId526" w:history="1">
              <w:r>
                <w:rPr>
                  <w:rStyle w:val="Hyperlink"/>
                </w:rPr>
                <w:t>M-2055_Progress_Report_Application_of_a_High_Speed_Digital_Computer_to_Air_Traffic_Control_Jun50.pdf</w:t>
              </w:r>
            </w:hyperlink>
          </w:p>
        </w:tc>
        <w:tc>
          <w:tcPr>
            <w:tcW w:w="1680" w:type="dxa"/>
            <w:vAlign w:val="center"/>
            <w:hideMark/>
          </w:tcPr>
          <w:p w14:paraId="43A598AC" w14:textId="77777777" w:rsidR="0037759A" w:rsidRDefault="0037759A" w:rsidP="0037759A">
            <w:pPr>
              <w:jc w:val="right"/>
            </w:pPr>
            <w:r>
              <w:t xml:space="preserve">2010-06-29 18:20 </w:t>
            </w:r>
          </w:p>
        </w:tc>
        <w:tc>
          <w:tcPr>
            <w:tcW w:w="565" w:type="dxa"/>
            <w:vAlign w:val="center"/>
            <w:hideMark/>
          </w:tcPr>
          <w:p w14:paraId="42DEC6F1" w14:textId="77777777" w:rsidR="0037759A" w:rsidRDefault="0037759A" w:rsidP="0037759A">
            <w:pPr>
              <w:jc w:val="right"/>
            </w:pPr>
            <w:r>
              <w:t>212K</w:t>
            </w:r>
          </w:p>
        </w:tc>
      </w:tr>
      <w:tr w:rsidR="0037759A" w14:paraId="598DD563" w14:textId="77777777" w:rsidTr="0037759A">
        <w:trPr>
          <w:tblCellSpacing w:w="15" w:type="dxa"/>
        </w:trPr>
        <w:tc>
          <w:tcPr>
            <w:tcW w:w="5989" w:type="dxa"/>
            <w:vAlign w:val="center"/>
            <w:hideMark/>
          </w:tcPr>
          <w:p w14:paraId="719EB668" w14:textId="3D9C9AF9" w:rsidR="0037759A" w:rsidRDefault="0037759A" w:rsidP="0037759A">
            <w:hyperlink r:id="rId527" w:history="1">
              <w:r>
                <w:rPr>
                  <w:rStyle w:val="Hyperlink"/>
                </w:rPr>
                <w:t>M-2119_Auxiliary_Drum_Testing_Summary_3_Apr53.pdf</w:t>
              </w:r>
            </w:hyperlink>
          </w:p>
        </w:tc>
        <w:tc>
          <w:tcPr>
            <w:tcW w:w="1680" w:type="dxa"/>
            <w:vAlign w:val="center"/>
            <w:hideMark/>
          </w:tcPr>
          <w:p w14:paraId="70C89E40" w14:textId="77777777" w:rsidR="0037759A" w:rsidRDefault="0037759A" w:rsidP="0037759A">
            <w:pPr>
              <w:jc w:val="right"/>
            </w:pPr>
            <w:r>
              <w:t xml:space="preserve">2010-06-29 16:11 </w:t>
            </w:r>
          </w:p>
        </w:tc>
        <w:tc>
          <w:tcPr>
            <w:tcW w:w="565" w:type="dxa"/>
            <w:vAlign w:val="center"/>
            <w:hideMark/>
          </w:tcPr>
          <w:p w14:paraId="5B6C01CC" w14:textId="77777777" w:rsidR="0037759A" w:rsidRDefault="0037759A" w:rsidP="0037759A">
            <w:pPr>
              <w:jc w:val="right"/>
            </w:pPr>
            <w:r>
              <w:t>181K</w:t>
            </w:r>
          </w:p>
        </w:tc>
      </w:tr>
      <w:tr w:rsidR="0037759A" w14:paraId="751AC956" w14:textId="77777777" w:rsidTr="0037759A">
        <w:trPr>
          <w:tblCellSpacing w:w="15" w:type="dxa"/>
        </w:trPr>
        <w:tc>
          <w:tcPr>
            <w:tcW w:w="5989" w:type="dxa"/>
            <w:vAlign w:val="center"/>
            <w:hideMark/>
          </w:tcPr>
          <w:p w14:paraId="31400E7B" w14:textId="3BF21D45" w:rsidR="0037759A" w:rsidRDefault="0037759A" w:rsidP="0037759A">
            <w:hyperlink r:id="rId528" w:history="1">
              <w:r>
                <w:rPr>
                  <w:rStyle w:val="Hyperlink"/>
                </w:rPr>
                <w:t>M-2135_Some_Notes_on_Current_Tube_Types_May53.pdf</w:t>
              </w:r>
            </w:hyperlink>
          </w:p>
        </w:tc>
        <w:tc>
          <w:tcPr>
            <w:tcW w:w="1680" w:type="dxa"/>
            <w:vAlign w:val="center"/>
            <w:hideMark/>
          </w:tcPr>
          <w:p w14:paraId="01786485" w14:textId="77777777" w:rsidR="0037759A" w:rsidRDefault="0037759A" w:rsidP="0037759A">
            <w:pPr>
              <w:jc w:val="right"/>
            </w:pPr>
            <w:r>
              <w:t xml:space="preserve">2010-06-29 00:52 </w:t>
            </w:r>
          </w:p>
        </w:tc>
        <w:tc>
          <w:tcPr>
            <w:tcW w:w="565" w:type="dxa"/>
            <w:vAlign w:val="center"/>
            <w:hideMark/>
          </w:tcPr>
          <w:p w14:paraId="02B50202" w14:textId="77777777" w:rsidR="0037759A" w:rsidRDefault="0037759A" w:rsidP="0037759A">
            <w:pPr>
              <w:jc w:val="right"/>
            </w:pPr>
            <w:r>
              <w:t>659K</w:t>
            </w:r>
          </w:p>
        </w:tc>
      </w:tr>
      <w:tr w:rsidR="0037759A" w14:paraId="18B5E938" w14:textId="77777777" w:rsidTr="0037759A">
        <w:trPr>
          <w:tblCellSpacing w:w="15" w:type="dxa"/>
        </w:trPr>
        <w:tc>
          <w:tcPr>
            <w:tcW w:w="5989" w:type="dxa"/>
            <w:vAlign w:val="center"/>
            <w:hideMark/>
          </w:tcPr>
          <w:p w14:paraId="1FAADFF1" w14:textId="5259BF99" w:rsidR="0037759A" w:rsidRPr="00E372C1" w:rsidRDefault="0037759A" w:rsidP="0037759A">
            <w:pPr>
              <w:rPr>
                <w:color w:val="943634" w:themeColor="accent2" w:themeShade="BF"/>
              </w:rPr>
            </w:pPr>
            <w:hyperlink r:id="rId529" w:history="1">
              <w:r w:rsidRPr="00E372C1">
                <w:rPr>
                  <w:rStyle w:val="Hyperlink"/>
                  <w:color w:val="943634" w:themeColor="accent2" w:themeShade="BF"/>
                </w:rPr>
                <w:t>M-2188_Programming_for_and_Operation_of_Oscilloscope_and_Camera_Jun53.pdf</w:t>
              </w:r>
            </w:hyperlink>
          </w:p>
        </w:tc>
        <w:tc>
          <w:tcPr>
            <w:tcW w:w="1680" w:type="dxa"/>
            <w:vAlign w:val="center"/>
            <w:hideMark/>
          </w:tcPr>
          <w:p w14:paraId="795DD6DF" w14:textId="77777777" w:rsidR="0037759A" w:rsidRDefault="0037759A" w:rsidP="0037759A">
            <w:pPr>
              <w:jc w:val="right"/>
            </w:pPr>
            <w:r>
              <w:t xml:space="preserve">2010-06-26 20:30 </w:t>
            </w:r>
          </w:p>
        </w:tc>
        <w:tc>
          <w:tcPr>
            <w:tcW w:w="565" w:type="dxa"/>
            <w:vAlign w:val="center"/>
            <w:hideMark/>
          </w:tcPr>
          <w:p w14:paraId="20091D4D" w14:textId="77777777" w:rsidR="0037759A" w:rsidRDefault="0037759A" w:rsidP="0037759A">
            <w:pPr>
              <w:jc w:val="right"/>
            </w:pPr>
            <w:r>
              <w:t>477K</w:t>
            </w:r>
          </w:p>
        </w:tc>
      </w:tr>
      <w:tr w:rsidR="0037759A" w14:paraId="42F9F2CC" w14:textId="77777777" w:rsidTr="0037759A">
        <w:trPr>
          <w:tblCellSpacing w:w="15" w:type="dxa"/>
        </w:trPr>
        <w:tc>
          <w:tcPr>
            <w:tcW w:w="5989" w:type="dxa"/>
            <w:vAlign w:val="center"/>
            <w:hideMark/>
          </w:tcPr>
          <w:p w14:paraId="15C0BF72" w14:textId="58184120" w:rsidR="0037759A" w:rsidRDefault="0037759A" w:rsidP="0037759A">
            <w:hyperlink r:id="rId530" w:history="1">
              <w:r>
                <w:rPr>
                  <w:rStyle w:val="Hyperlink"/>
                </w:rPr>
                <w:t>M-2209_Biweekly_Report_June_1_1953.pdf</w:t>
              </w:r>
            </w:hyperlink>
          </w:p>
        </w:tc>
        <w:tc>
          <w:tcPr>
            <w:tcW w:w="1680" w:type="dxa"/>
            <w:vAlign w:val="center"/>
            <w:hideMark/>
          </w:tcPr>
          <w:p w14:paraId="1E7D3170" w14:textId="77777777" w:rsidR="0037759A" w:rsidRDefault="0037759A" w:rsidP="0037759A">
            <w:pPr>
              <w:jc w:val="right"/>
            </w:pPr>
            <w:r>
              <w:t xml:space="preserve">2010-06-27 06:55 </w:t>
            </w:r>
          </w:p>
        </w:tc>
        <w:tc>
          <w:tcPr>
            <w:tcW w:w="565" w:type="dxa"/>
            <w:vAlign w:val="center"/>
            <w:hideMark/>
          </w:tcPr>
          <w:p w14:paraId="43DE51EE" w14:textId="77777777" w:rsidR="0037759A" w:rsidRDefault="0037759A" w:rsidP="0037759A">
            <w:pPr>
              <w:jc w:val="right"/>
            </w:pPr>
            <w:r>
              <w:t>1.4M</w:t>
            </w:r>
          </w:p>
        </w:tc>
      </w:tr>
      <w:tr w:rsidR="0037759A" w14:paraId="6B291CF0" w14:textId="77777777" w:rsidTr="0037759A">
        <w:trPr>
          <w:tblCellSpacing w:w="15" w:type="dxa"/>
        </w:trPr>
        <w:tc>
          <w:tcPr>
            <w:tcW w:w="5989" w:type="dxa"/>
            <w:vAlign w:val="center"/>
            <w:hideMark/>
          </w:tcPr>
          <w:p w14:paraId="09E46610" w14:textId="35873BB9" w:rsidR="0037759A" w:rsidRDefault="0037759A" w:rsidP="0037759A">
            <w:hyperlink r:id="rId531" w:history="1">
              <w:r>
                <w:rPr>
                  <w:rStyle w:val="Hyperlink"/>
                </w:rPr>
                <w:t>M-2240_A_Magnetic_Core_Test_Storage_Jun53.pdf</w:t>
              </w:r>
            </w:hyperlink>
          </w:p>
        </w:tc>
        <w:tc>
          <w:tcPr>
            <w:tcW w:w="1680" w:type="dxa"/>
            <w:vAlign w:val="center"/>
            <w:hideMark/>
          </w:tcPr>
          <w:p w14:paraId="1A2C2126" w14:textId="77777777" w:rsidR="0037759A" w:rsidRDefault="0037759A" w:rsidP="0037759A">
            <w:pPr>
              <w:jc w:val="right"/>
            </w:pPr>
            <w:r>
              <w:t xml:space="preserve">2010-06-26 20:30 </w:t>
            </w:r>
          </w:p>
        </w:tc>
        <w:tc>
          <w:tcPr>
            <w:tcW w:w="565" w:type="dxa"/>
            <w:vAlign w:val="center"/>
            <w:hideMark/>
          </w:tcPr>
          <w:p w14:paraId="2A005E29" w14:textId="77777777" w:rsidR="0037759A" w:rsidRDefault="0037759A" w:rsidP="0037759A">
            <w:pPr>
              <w:jc w:val="right"/>
            </w:pPr>
            <w:r>
              <w:t>75K</w:t>
            </w:r>
          </w:p>
        </w:tc>
      </w:tr>
      <w:tr w:rsidR="0037759A" w14:paraId="6B684596" w14:textId="77777777" w:rsidTr="0037759A">
        <w:trPr>
          <w:tblCellSpacing w:w="15" w:type="dxa"/>
        </w:trPr>
        <w:tc>
          <w:tcPr>
            <w:tcW w:w="5989" w:type="dxa"/>
            <w:vAlign w:val="center"/>
            <w:hideMark/>
          </w:tcPr>
          <w:p w14:paraId="23481F6C" w14:textId="200AEC8B" w:rsidR="0037759A" w:rsidRDefault="0037759A" w:rsidP="0037759A">
            <w:hyperlink r:id="rId532" w:history="1">
              <w:r>
                <w:rPr>
                  <w:rStyle w:val="Hyperlink"/>
                </w:rPr>
                <w:t>M-2244_Biweekly_Report_June_15_1953.pdf</w:t>
              </w:r>
            </w:hyperlink>
          </w:p>
        </w:tc>
        <w:tc>
          <w:tcPr>
            <w:tcW w:w="1680" w:type="dxa"/>
            <w:vAlign w:val="center"/>
            <w:hideMark/>
          </w:tcPr>
          <w:p w14:paraId="20EA2C02" w14:textId="77777777" w:rsidR="0037759A" w:rsidRDefault="0037759A" w:rsidP="0037759A">
            <w:pPr>
              <w:jc w:val="right"/>
            </w:pPr>
            <w:r>
              <w:t xml:space="preserve">2010-06-27 06:55 </w:t>
            </w:r>
          </w:p>
        </w:tc>
        <w:tc>
          <w:tcPr>
            <w:tcW w:w="565" w:type="dxa"/>
            <w:vAlign w:val="center"/>
            <w:hideMark/>
          </w:tcPr>
          <w:p w14:paraId="52A6FDED" w14:textId="77777777" w:rsidR="0037759A" w:rsidRDefault="0037759A" w:rsidP="0037759A">
            <w:pPr>
              <w:jc w:val="right"/>
            </w:pPr>
            <w:r>
              <w:t>1.5M</w:t>
            </w:r>
          </w:p>
        </w:tc>
      </w:tr>
      <w:tr w:rsidR="0037759A" w14:paraId="23B1A3FF" w14:textId="77777777" w:rsidTr="0037759A">
        <w:trPr>
          <w:tblCellSpacing w:w="15" w:type="dxa"/>
        </w:trPr>
        <w:tc>
          <w:tcPr>
            <w:tcW w:w="5989" w:type="dxa"/>
            <w:vAlign w:val="center"/>
            <w:hideMark/>
          </w:tcPr>
          <w:p w14:paraId="1A427931" w14:textId="5E215D25" w:rsidR="0037759A" w:rsidRDefault="0037759A" w:rsidP="0037759A">
            <w:hyperlink r:id="rId533" w:history="1">
              <w:r>
                <w:rPr>
                  <w:rStyle w:val="Hyperlink"/>
                </w:rPr>
                <w:t>M-2264_Testing_of_Buffer_Drum_System_Progress_Report_1_Jun53.pdf</w:t>
              </w:r>
            </w:hyperlink>
          </w:p>
        </w:tc>
        <w:tc>
          <w:tcPr>
            <w:tcW w:w="1680" w:type="dxa"/>
            <w:vAlign w:val="center"/>
            <w:hideMark/>
          </w:tcPr>
          <w:p w14:paraId="032FFD49" w14:textId="77777777" w:rsidR="0037759A" w:rsidRDefault="0037759A" w:rsidP="0037759A">
            <w:pPr>
              <w:jc w:val="right"/>
            </w:pPr>
            <w:r>
              <w:t xml:space="preserve">2010-06-29 16:11 </w:t>
            </w:r>
          </w:p>
        </w:tc>
        <w:tc>
          <w:tcPr>
            <w:tcW w:w="565" w:type="dxa"/>
            <w:vAlign w:val="center"/>
            <w:hideMark/>
          </w:tcPr>
          <w:p w14:paraId="63147AA3" w14:textId="77777777" w:rsidR="0037759A" w:rsidRDefault="0037759A" w:rsidP="0037759A">
            <w:pPr>
              <w:jc w:val="right"/>
            </w:pPr>
            <w:r>
              <w:t>318K</w:t>
            </w:r>
          </w:p>
        </w:tc>
      </w:tr>
      <w:tr w:rsidR="0037759A" w14:paraId="6DEBA6FD" w14:textId="77777777" w:rsidTr="0037759A">
        <w:trPr>
          <w:tblCellSpacing w:w="15" w:type="dxa"/>
        </w:trPr>
        <w:tc>
          <w:tcPr>
            <w:tcW w:w="5989" w:type="dxa"/>
            <w:vAlign w:val="center"/>
            <w:hideMark/>
          </w:tcPr>
          <w:p w14:paraId="70ED43E0" w14:textId="40FF4DAD" w:rsidR="0037759A" w:rsidRDefault="0037759A" w:rsidP="0037759A">
            <w:hyperlink r:id="rId534" w:history="1">
              <w:r>
                <w:rPr>
                  <w:rStyle w:val="Hyperlink"/>
                </w:rPr>
                <w:t>M-2269-1_Use_of_the_Magnetic_Tape_and_Delayed_Output_Equipment_Feb54.pdf</w:t>
              </w:r>
            </w:hyperlink>
          </w:p>
        </w:tc>
        <w:tc>
          <w:tcPr>
            <w:tcW w:w="1680" w:type="dxa"/>
            <w:vAlign w:val="center"/>
            <w:hideMark/>
          </w:tcPr>
          <w:p w14:paraId="5951EB33" w14:textId="77777777" w:rsidR="0037759A" w:rsidRDefault="0037759A" w:rsidP="0037759A">
            <w:pPr>
              <w:jc w:val="right"/>
            </w:pPr>
            <w:r>
              <w:t xml:space="preserve">2010-06-26 20:30 </w:t>
            </w:r>
          </w:p>
        </w:tc>
        <w:tc>
          <w:tcPr>
            <w:tcW w:w="565" w:type="dxa"/>
            <w:vAlign w:val="center"/>
            <w:hideMark/>
          </w:tcPr>
          <w:p w14:paraId="36B8E310" w14:textId="77777777" w:rsidR="0037759A" w:rsidRDefault="0037759A" w:rsidP="0037759A">
            <w:pPr>
              <w:jc w:val="right"/>
            </w:pPr>
            <w:r>
              <w:t>4.2M</w:t>
            </w:r>
          </w:p>
        </w:tc>
      </w:tr>
      <w:tr w:rsidR="0037759A" w14:paraId="099833D0" w14:textId="77777777" w:rsidTr="0037759A">
        <w:trPr>
          <w:tblCellSpacing w:w="15" w:type="dxa"/>
        </w:trPr>
        <w:tc>
          <w:tcPr>
            <w:tcW w:w="5989" w:type="dxa"/>
            <w:vAlign w:val="center"/>
            <w:hideMark/>
          </w:tcPr>
          <w:p w14:paraId="0472315F" w14:textId="1D53BBA5" w:rsidR="0037759A" w:rsidRDefault="0037759A" w:rsidP="0037759A">
            <w:hyperlink r:id="rId535" w:history="1">
              <w:r>
                <w:rPr>
                  <w:rStyle w:val="Hyperlink"/>
                </w:rPr>
                <w:t>M-2269_Use_of_the_Magnetic_Tape_and_Delayed_Output_Equipment_Jul53.pdf</w:t>
              </w:r>
            </w:hyperlink>
          </w:p>
        </w:tc>
        <w:tc>
          <w:tcPr>
            <w:tcW w:w="1680" w:type="dxa"/>
            <w:vAlign w:val="center"/>
            <w:hideMark/>
          </w:tcPr>
          <w:p w14:paraId="2BDCCDEC" w14:textId="77777777" w:rsidR="0037759A" w:rsidRDefault="0037759A" w:rsidP="0037759A">
            <w:pPr>
              <w:jc w:val="right"/>
            </w:pPr>
            <w:r>
              <w:t xml:space="preserve">2010-06-29 02:59 </w:t>
            </w:r>
          </w:p>
        </w:tc>
        <w:tc>
          <w:tcPr>
            <w:tcW w:w="565" w:type="dxa"/>
            <w:vAlign w:val="center"/>
            <w:hideMark/>
          </w:tcPr>
          <w:p w14:paraId="50D4AA5B" w14:textId="77777777" w:rsidR="0037759A" w:rsidRDefault="0037759A" w:rsidP="0037759A">
            <w:pPr>
              <w:jc w:val="right"/>
            </w:pPr>
            <w:r>
              <w:t>3.2M</w:t>
            </w:r>
          </w:p>
        </w:tc>
      </w:tr>
      <w:tr w:rsidR="0037759A" w14:paraId="41B1AFDC" w14:textId="77777777" w:rsidTr="0037759A">
        <w:trPr>
          <w:tblCellSpacing w:w="15" w:type="dxa"/>
        </w:trPr>
        <w:tc>
          <w:tcPr>
            <w:tcW w:w="5989" w:type="dxa"/>
            <w:vAlign w:val="center"/>
            <w:hideMark/>
          </w:tcPr>
          <w:p w14:paraId="2F08625E" w14:textId="30525B98" w:rsidR="0037759A" w:rsidRDefault="0037759A" w:rsidP="0037759A">
            <w:hyperlink r:id="rId536" w:history="1">
              <w:r>
                <w:rPr>
                  <w:rStyle w:val="Hyperlink"/>
                </w:rPr>
                <w:t>M-2270_Biweekly_Report_June_29_1953.pdf</w:t>
              </w:r>
            </w:hyperlink>
          </w:p>
        </w:tc>
        <w:tc>
          <w:tcPr>
            <w:tcW w:w="1680" w:type="dxa"/>
            <w:vAlign w:val="center"/>
            <w:hideMark/>
          </w:tcPr>
          <w:p w14:paraId="6FB285A4" w14:textId="77777777" w:rsidR="0037759A" w:rsidRDefault="0037759A" w:rsidP="0037759A">
            <w:pPr>
              <w:jc w:val="right"/>
            </w:pPr>
            <w:r>
              <w:t xml:space="preserve">2010-06-27 06:55 </w:t>
            </w:r>
          </w:p>
        </w:tc>
        <w:tc>
          <w:tcPr>
            <w:tcW w:w="565" w:type="dxa"/>
            <w:vAlign w:val="center"/>
            <w:hideMark/>
          </w:tcPr>
          <w:p w14:paraId="2EBDC816" w14:textId="77777777" w:rsidR="0037759A" w:rsidRDefault="0037759A" w:rsidP="0037759A">
            <w:pPr>
              <w:jc w:val="right"/>
            </w:pPr>
            <w:r>
              <w:t>1.4M</w:t>
            </w:r>
          </w:p>
        </w:tc>
      </w:tr>
      <w:tr w:rsidR="0037759A" w14:paraId="0E1D88FF" w14:textId="77777777" w:rsidTr="0037759A">
        <w:trPr>
          <w:tblCellSpacing w:w="15" w:type="dxa"/>
        </w:trPr>
        <w:tc>
          <w:tcPr>
            <w:tcW w:w="5989" w:type="dxa"/>
            <w:vAlign w:val="center"/>
            <w:hideMark/>
          </w:tcPr>
          <w:p w14:paraId="58B469C8" w14:textId="6290A7F7" w:rsidR="0037759A" w:rsidRDefault="0037759A" w:rsidP="0037759A">
            <w:hyperlink r:id="rId537" w:history="1">
              <w:r>
                <w:rPr>
                  <w:rStyle w:val="Hyperlink"/>
                </w:rPr>
                <w:t>M-2277_S_and_EC_Group_Computer_Forms_Jul53.pdf</w:t>
              </w:r>
            </w:hyperlink>
          </w:p>
        </w:tc>
        <w:tc>
          <w:tcPr>
            <w:tcW w:w="1680" w:type="dxa"/>
            <w:vAlign w:val="center"/>
            <w:hideMark/>
          </w:tcPr>
          <w:p w14:paraId="1C4AF5D9" w14:textId="77777777" w:rsidR="0037759A" w:rsidRDefault="0037759A" w:rsidP="0037759A">
            <w:pPr>
              <w:jc w:val="right"/>
            </w:pPr>
            <w:r>
              <w:t xml:space="preserve">2010-06-26 20:30 </w:t>
            </w:r>
          </w:p>
        </w:tc>
        <w:tc>
          <w:tcPr>
            <w:tcW w:w="565" w:type="dxa"/>
            <w:vAlign w:val="center"/>
            <w:hideMark/>
          </w:tcPr>
          <w:p w14:paraId="02C657A8" w14:textId="77777777" w:rsidR="0037759A" w:rsidRDefault="0037759A" w:rsidP="0037759A">
            <w:pPr>
              <w:jc w:val="right"/>
            </w:pPr>
            <w:r>
              <w:t>304K</w:t>
            </w:r>
          </w:p>
        </w:tc>
      </w:tr>
      <w:tr w:rsidR="0037759A" w14:paraId="4BDFDCAF" w14:textId="77777777" w:rsidTr="0037759A">
        <w:trPr>
          <w:tblCellSpacing w:w="15" w:type="dxa"/>
        </w:trPr>
        <w:tc>
          <w:tcPr>
            <w:tcW w:w="5989" w:type="dxa"/>
            <w:vAlign w:val="center"/>
            <w:hideMark/>
          </w:tcPr>
          <w:p w14:paraId="1E1D64A0" w14:textId="62888F16" w:rsidR="0037759A" w:rsidRDefault="0037759A" w:rsidP="0037759A">
            <w:hyperlink r:id="rId538" w:history="1">
              <w:r>
                <w:rPr>
                  <w:rStyle w:val="Hyperlink"/>
                </w:rPr>
                <w:t>M-2308_Biweekly_Report_July_13_1953.pdf</w:t>
              </w:r>
            </w:hyperlink>
          </w:p>
        </w:tc>
        <w:tc>
          <w:tcPr>
            <w:tcW w:w="1680" w:type="dxa"/>
            <w:vAlign w:val="center"/>
            <w:hideMark/>
          </w:tcPr>
          <w:p w14:paraId="68AA0B44" w14:textId="77777777" w:rsidR="0037759A" w:rsidRDefault="0037759A" w:rsidP="0037759A">
            <w:pPr>
              <w:jc w:val="right"/>
            </w:pPr>
            <w:r>
              <w:t xml:space="preserve">2010-06-27 06:55 </w:t>
            </w:r>
          </w:p>
        </w:tc>
        <w:tc>
          <w:tcPr>
            <w:tcW w:w="565" w:type="dxa"/>
            <w:vAlign w:val="center"/>
            <w:hideMark/>
          </w:tcPr>
          <w:p w14:paraId="5E7F11EF" w14:textId="77777777" w:rsidR="0037759A" w:rsidRDefault="0037759A" w:rsidP="0037759A">
            <w:pPr>
              <w:jc w:val="right"/>
            </w:pPr>
            <w:r>
              <w:t>1.3M</w:t>
            </w:r>
          </w:p>
        </w:tc>
      </w:tr>
      <w:tr w:rsidR="0037759A" w14:paraId="18312436" w14:textId="77777777" w:rsidTr="0037759A">
        <w:trPr>
          <w:tblCellSpacing w:w="15" w:type="dxa"/>
        </w:trPr>
        <w:tc>
          <w:tcPr>
            <w:tcW w:w="5989" w:type="dxa"/>
            <w:vAlign w:val="center"/>
            <w:hideMark/>
          </w:tcPr>
          <w:p w14:paraId="6621FDC3" w14:textId="2BE62F76" w:rsidR="0037759A" w:rsidRDefault="0037759A" w:rsidP="0037759A">
            <w:hyperlink r:id="rId539" w:history="1">
              <w:r>
                <w:rPr>
                  <w:rStyle w:val="Hyperlink"/>
                </w:rPr>
                <w:t>M-2321_Biweekly_Report_July_27_1953.pdf</w:t>
              </w:r>
            </w:hyperlink>
          </w:p>
        </w:tc>
        <w:tc>
          <w:tcPr>
            <w:tcW w:w="1680" w:type="dxa"/>
            <w:vAlign w:val="center"/>
            <w:hideMark/>
          </w:tcPr>
          <w:p w14:paraId="41111A06" w14:textId="77777777" w:rsidR="0037759A" w:rsidRDefault="0037759A" w:rsidP="0037759A">
            <w:pPr>
              <w:jc w:val="right"/>
            </w:pPr>
            <w:r>
              <w:t xml:space="preserve">2010-06-27 06:55 </w:t>
            </w:r>
          </w:p>
        </w:tc>
        <w:tc>
          <w:tcPr>
            <w:tcW w:w="565" w:type="dxa"/>
            <w:vAlign w:val="center"/>
            <w:hideMark/>
          </w:tcPr>
          <w:p w14:paraId="48203F81" w14:textId="77777777" w:rsidR="0037759A" w:rsidRDefault="0037759A" w:rsidP="0037759A">
            <w:pPr>
              <w:jc w:val="right"/>
            </w:pPr>
            <w:r>
              <w:t>1.1M</w:t>
            </w:r>
          </w:p>
        </w:tc>
      </w:tr>
      <w:tr w:rsidR="0037759A" w14:paraId="7432FACA" w14:textId="77777777" w:rsidTr="0037759A">
        <w:trPr>
          <w:tblCellSpacing w:w="15" w:type="dxa"/>
        </w:trPr>
        <w:tc>
          <w:tcPr>
            <w:tcW w:w="5989" w:type="dxa"/>
            <w:vAlign w:val="center"/>
            <w:hideMark/>
          </w:tcPr>
          <w:p w14:paraId="3046F81F" w14:textId="38B78DFF" w:rsidR="0037759A" w:rsidRDefault="0037759A" w:rsidP="0037759A">
            <w:hyperlink r:id="rId540" w:history="1">
              <w:r>
                <w:rPr>
                  <w:rStyle w:val="Hyperlink"/>
                </w:rPr>
                <w:t>M-2356_Biweekly_Report_August_10_1953.pdf</w:t>
              </w:r>
            </w:hyperlink>
          </w:p>
        </w:tc>
        <w:tc>
          <w:tcPr>
            <w:tcW w:w="1680" w:type="dxa"/>
            <w:vAlign w:val="center"/>
            <w:hideMark/>
          </w:tcPr>
          <w:p w14:paraId="2DA98232" w14:textId="77777777" w:rsidR="0037759A" w:rsidRDefault="0037759A" w:rsidP="0037759A">
            <w:pPr>
              <w:jc w:val="right"/>
            </w:pPr>
            <w:r>
              <w:t xml:space="preserve">2010-06-27 06:56 </w:t>
            </w:r>
          </w:p>
        </w:tc>
        <w:tc>
          <w:tcPr>
            <w:tcW w:w="565" w:type="dxa"/>
            <w:vAlign w:val="center"/>
            <w:hideMark/>
          </w:tcPr>
          <w:p w14:paraId="5AF49633" w14:textId="77777777" w:rsidR="0037759A" w:rsidRDefault="0037759A" w:rsidP="0037759A">
            <w:pPr>
              <w:jc w:val="right"/>
            </w:pPr>
            <w:r>
              <w:t>1.0M</w:t>
            </w:r>
          </w:p>
        </w:tc>
      </w:tr>
      <w:tr w:rsidR="0037759A" w14:paraId="6F52E894" w14:textId="77777777" w:rsidTr="0037759A">
        <w:trPr>
          <w:tblCellSpacing w:w="15" w:type="dxa"/>
        </w:trPr>
        <w:tc>
          <w:tcPr>
            <w:tcW w:w="5989" w:type="dxa"/>
            <w:vAlign w:val="center"/>
            <w:hideMark/>
          </w:tcPr>
          <w:p w14:paraId="5B99BC10" w14:textId="77777777" w:rsidR="0037759A" w:rsidRDefault="0037759A" w:rsidP="0037759A">
            <w:pPr>
              <w:rPr>
                <w:rStyle w:val="Hyperlink"/>
              </w:rPr>
            </w:pPr>
            <w:hyperlink r:id="rId541" w:history="1">
              <w:r>
                <w:rPr>
                  <w:rStyle w:val="Hyperlink"/>
                </w:rPr>
                <w:t>M-2359-2_Comprehensive_System_Manual_Dec55.pdf</w:t>
              </w:r>
            </w:hyperlink>
          </w:p>
          <w:p w14:paraId="62CC1689" w14:textId="3E2302A0" w:rsidR="004E5581" w:rsidRDefault="004E5581" w:rsidP="0037759A">
            <w:r w:rsidRPr="00AB3CE5">
              <w:rPr>
                <w:color w:val="984806" w:themeColor="accent6" w:themeShade="80"/>
              </w:rPr>
              <w:t>This doc seems to be the actual CS</w:t>
            </w:r>
            <w:r w:rsidR="00AB3CE5" w:rsidRPr="00AB3CE5">
              <w:rPr>
                <w:color w:val="984806" w:themeColor="accent6" w:themeShade="80"/>
              </w:rPr>
              <w:t xml:space="preserve"> manual.  It’s huge, 256 pages.</w:t>
            </w:r>
          </w:p>
        </w:tc>
        <w:tc>
          <w:tcPr>
            <w:tcW w:w="1680" w:type="dxa"/>
            <w:vAlign w:val="center"/>
            <w:hideMark/>
          </w:tcPr>
          <w:p w14:paraId="4A89690D" w14:textId="77777777" w:rsidR="0037759A" w:rsidRDefault="0037759A" w:rsidP="0037759A">
            <w:pPr>
              <w:jc w:val="right"/>
            </w:pPr>
            <w:r>
              <w:t xml:space="preserve">2004-08-19 03:03 </w:t>
            </w:r>
          </w:p>
        </w:tc>
        <w:tc>
          <w:tcPr>
            <w:tcW w:w="565" w:type="dxa"/>
            <w:vAlign w:val="center"/>
            <w:hideMark/>
          </w:tcPr>
          <w:p w14:paraId="148FE50D" w14:textId="77777777" w:rsidR="0037759A" w:rsidRDefault="0037759A" w:rsidP="0037759A">
            <w:pPr>
              <w:jc w:val="right"/>
            </w:pPr>
            <w:r>
              <w:t>16M</w:t>
            </w:r>
          </w:p>
        </w:tc>
      </w:tr>
      <w:tr w:rsidR="0037759A" w14:paraId="7DBB85B8" w14:textId="77777777" w:rsidTr="0037759A">
        <w:trPr>
          <w:tblCellSpacing w:w="15" w:type="dxa"/>
        </w:trPr>
        <w:tc>
          <w:tcPr>
            <w:tcW w:w="5989" w:type="dxa"/>
            <w:vAlign w:val="center"/>
            <w:hideMark/>
          </w:tcPr>
          <w:p w14:paraId="5AB17332" w14:textId="4CA7BCFF" w:rsidR="0037759A" w:rsidRDefault="0037759A" w:rsidP="0037759A">
            <w:hyperlink r:id="rId542" w:history="1">
              <w:r>
                <w:rPr>
                  <w:rStyle w:val="Hyperlink"/>
                </w:rPr>
                <w:t>M-2385_Biweekly_Report_August_21_1953.pdf</w:t>
              </w:r>
            </w:hyperlink>
          </w:p>
        </w:tc>
        <w:tc>
          <w:tcPr>
            <w:tcW w:w="1680" w:type="dxa"/>
            <w:vAlign w:val="center"/>
            <w:hideMark/>
          </w:tcPr>
          <w:p w14:paraId="649D21B3" w14:textId="77777777" w:rsidR="0037759A" w:rsidRDefault="0037759A" w:rsidP="0037759A">
            <w:pPr>
              <w:jc w:val="right"/>
            </w:pPr>
            <w:r>
              <w:t xml:space="preserve">2010-06-27 06:56 </w:t>
            </w:r>
          </w:p>
        </w:tc>
        <w:tc>
          <w:tcPr>
            <w:tcW w:w="565" w:type="dxa"/>
            <w:vAlign w:val="center"/>
            <w:hideMark/>
          </w:tcPr>
          <w:p w14:paraId="7B22B660" w14:textId="77777777" w:rsidR="0037759A" w:rsidRDefault="0037759A" w:rsidP="0037759A">
            <w:pPr>
              <w:jc w:val="right"/>
            </w:pPr>
            <w:r>
              <w:t>66K</w:t>
            </w:r>
          </w:p>
        </w:tc>
      </w:tr>
      <w:tr w:rsidR="0037759A" w14:paraId="505E9EFF" w14:textId="77777777" w:rsidTr="0037759A">
        <w:trPr>
          <w:tblCellSpacing w:w="15" w:type="dxa"/>
        </w:trPr>
        <w:tc>
          <w:tcPr>
            <w:tcW w:w="5989" w:type="dxa"/>
            <w:vAlign w:val="center"/>
            <w:hideMark/>
          </w:tcPr>
          <w:p w14:paraId="1E05E5FF" w14:textId="5A0A592D" w:rsidR="0037759A" w:rsidRDefault="0037759A" w:rsidP="0037759A">
            <w:hyperlink r:id="rId543" w:history="1">
              <w:r>
                <w:rPr>
                  <w:rStyle w:val="Hyperlink"/>
                </w:rPr>
                <w:t>M-2415_Biweekly_Report_September_6_1953.pdf</w:t>
              </w:r>
            </w:hyperlink>
          </w:p>
        </w:tc>
        <w:tc>
          <w:tcPr>
            <w:tcW w:w="1680" w:type="dxa"/>
            <w:vAlign w:val="center"/>
            <w:hideMark/>
          </w:tcPr>
          <w:p w14:paraId="63552EBE" w14:textId="77777777" w:rsidR="0037759A" w:rsidRDefault="0037759A" w:rsidP="0037759A">
            <w:pPr>
              <w:jc w:val="right"/>
            </w:pPr>
            <w:r>
              <w:t xml:space="preserve">2010-06-27 06:56 </w:t>
            </w:r>
          </w:p>
        </w:tc>
        <w:tc>
          <w:tcPr>
            <w:tcW w:w="565" w:type="dxa"/>
            <w:vAlign w:val="center"/>
            <w:hideMark/>
          </w:tcPr>
          <w:p w14:paraId="55EF1753" w14:textId="77777777" w:rsidR="0037759A" w:rsidRDefault="0037759A" w:rsidP="0037759A">
            <w:pPr>
              <w:jc w:val="right"/>
            </w:pPr>
            <w:r>
              <w:t>113K</w:t>
            </w:r>
          </w:p>
        </w:tc>
      </w:tr>
      <w:tr w:rsidR="0037759A" w14:paraId="2E77E68C" w14:textId="77777777" w:rsidTr="0037759A">
        <w:trPr>
          <w:tblCellSpacing w:w="15" w:type="dxa"/>
        </w:trPr>
        <w:tc>
          <w:tcPr>
            <w:tcW w:w="5989" w:type="dxa"/>
            <w:vAlign w:val="center"/>
            <w:hideMark/>
          </w:tcPr>
          <w:p w14:paraId="5906804A" w14:textId="5A0C0BAE" w:rsidR="0037759A" w:rsidRDefault="0037759A" w:rsidP="0037759A">
            <w:hyperlink r:id="rId544" w:history="1">
              <w:r>
                <w:rPr>
                  <w:rStyle w:val="Hyperlink"/>
                </w:rPr>
                <w:t>M-2416_Biweekly_Report_September_20_1953.pdf</w:t>
              </w:r>
            </w:hyperlink>
          </w:p>
        </w:tc>
        <w:tc>
          <w:tcPr>
            <w:tcW w:w="1680" w:type="dxa"/>
            <w:vAlign w:val="center"/>
            <w:hideMark/>
          </w:tcPr>
          <w:p w14:paraId="6974870C" w14:textId="77777777" w:rsidR="0037759A" w:rsidRDefault="0037759A" w:rsidP="0037759A">
            <w:pPr>
              <w:jc w:val="right"/>
            </w:pPr>
            <w:r>
              <w:t xml:space="preserve">2010-06-27 06:56 </w:t>
            </w:r>
          </w:p>
        </w:tc>
        <w:tc>
          <w:tcPr>
            <w:tcW w:w="565" w:type="dxa"/>
            <w:vAlign w:val="center"/>
            <w:hideMark/>
          </w:tcPr>
          <w:p w14:paraId="366DD457" w14:textId="77777777" w:rsidR="0037759A" w:rsidRDefault="0037759A" w:rsidP="0037759A">
            <w:pPr>
              <w:jc w:val="right"/>
            </w:pPr>
            <w:r>
              <w:t>1.1M</w:t>
            </w:r>
          </w:p>
        </w:tc>
      </w:tr>
      <w:tr w:rsidR="0037759A" w14:paraId="560D0857" w14:textId="77777777" w:rsidTr="0037759A">
        <w:trPr>
          <w:tblCellSpacing w:w="15" w:type="dxa"/>
        </w:trPr>
        <w:tc>
          <w:tcPr>
            <w:tcW w:w="5989" w:type="dxa"/>
            <w:vAlign w:val="center"/>
            <w:hideMark/>
          </w:tcPr>
          <w:p w14:paraId="48D453A3" w14:textId="1B29077A" w:rsidR="0037759A" w:rsidRDefault="0037759A" w:rsidP="0037759A">
            <w:hyperlink r:id="rId545" w:history="1">
              <w:r>
                <w:rPr>
                  <w:rStyle w:val="Hyperlink"/>
                </w:rPr>
                <w:t>M-2440_Biweekly_Report_October_5_1953.pdf</w:t>
              </w:r>
            </w:hyperlink>
          </w:p>
        </w:tc>
        <w:tc>
          <w:tcPr>
            <w:tcW w:w="1680" w:type="dxa"/>
            <w:vAlign w:val="center"/>
            <w:hideMark/>
          </w:tcPr>
          <w:p w14:paraId="149978B2" w14:textId="77777777" w:rsidR="0037759A" w:rsidRDefault="0037759A" w:rsidP="0037759A">
            <w:pPr>
              <w:jc w:val="right"/>
            </w:pPr>
            <w:r>
              <w:t xml:space="preserve">2010-06-28 19:42 </w:t>
            </w:r>
          </w:p>
        </w:tc>
        <w:tc>
          <w:tcPr>
            <w:tcW w:w="565" w:type="dxa"/>
            <w:vAlign w:val="center"/>
            <w:hideMark/>
          </w:tcPr>
          <w:p w14:paraId="5EB80E64" w14:textId="77777777" w:rsidR="0037759A" w:rsidRDefault="0037759A" w:rsidP="0037759A">
            <w:pPr>
              <w:jc w:val="right"/>
            </w:pPr>
            <w:r>
              <w:t>1.0M</w:t>
            </w:r>
          </w:p>
        </w:tc>
      </w:tr>
      <w:tr w:rsidR="0037759A" w14:paraId="7302BD8B" w14:textId="77777777" w:rsidTr="0037759A">
        <w:trPr>
          <w:tblCellSpacing w:w="15" w:type="dxa"/>
        </w:trPr>
        <w:tc>
          <w:tcPr>
            <w:tcW w:w="5989" w:type="dxa"/>
            <w:vAlign w:val="center"/>
            <w:hideMark/>
          </w:tcPr>
          <w:p w14:paraId="4D05CEAA" w14:textId="10109111" w:rsidR="0037759A" w:rsidRDefault="0037759A" w:rsidP="0037759A">
            <w:hyperlink r:id="rId546" w:history="1">
              <w:r>
                <w:rPr>
                  <w:rStyle w:val="Hyperlink"/>
                </w:rPr>
                <w:t>M-2465_Biweekly_Report_October_19_1953.pdf</w:t>
              </w:r>
            </w:hyperlink>
          </w:p>
        </w:tc>
        <w:tc>
          <w:tcPr>
            <w:tcW w:w="1680" w:type="dxa"/>
            <w:vAlign w:val="center"/>
            <w:hideMark/>
          </w:tcPr>
          <w:p w14:paraId="72D64086" w14:textId="77777777" w:rsidR="0037759A" w:rsidRDefault="0037759A" w:rsidP="0037759A">
            <w:pPr>
              <w:jc w:val="right"/>
            </w:pPr>
            <w:r>
              <w:t xml:space="preserve">2010-06-28 19:42 </w:t>
            </w:r>
          </w:p>
        </w:tc>
        <w:tc>
          <w:tcPr>
            <w:tcW w:w="565" w:type="dxa"/>
            <w:vAlign w:val="center"/>
            <w:hideMark/>
          </w:tcPr>
          <w:p w14:paraId="20763CAF" w14:textId="77777777" w:rsidR="0037759A" w:rsidRDefault="0037759A" w:rsidP="0037759A">
            <w:pPr>
              <w:jc w:val="right"/>
            </w:pPr>
            <w:r>
              <w:t>771K</w:t>
            </w:r>
          </w:p>
        </w:tc>
      </w:tr>
      <w:tr w:rsidR="0037759A" w14:paraId="6860EB3B" w14:textId="77777777" w:rsidTr="0037759A">
        <w:trPr>
          <w:tblCellSpacing w:w="15" w:type="dxa"/>
        </w:trPr>
        <w:tc>
          <w:tcPr>
            <w:tcW w:w="5989" w:type="dxa"/>
            <w:vAlign w:val="center"/>
            <w:hideMark/>
          </w:tcPr>
          <w:p w14:paraId="4B2E71A2" w14:textId="6699E010" w:rsidR="0037759A" w:rsidRDefault="0037759A" w:rsidP="0037759A">
            <w:hyperlink r:id="rId547" w:history="1">
              <w:r>
                <w:rPr>
                  <w:rStyle w:val="Hyperlink"/>
                </w:rPr>
                <w:t>M-2497_Biweekly_Report_November_2_1953.pdf</w:t>
              </w:r>
            </w:hyperlink>
          </w:p>
        </w:tc>
        <w:tc>
          <w:tcPr>
            <w:tcW w:w="1680" w:type="dxa"/>
            <w:vAlign w:val="center"/>
            <w:hideMark/>
          </w:tcPr>
          <w:p w14:paraId="4FCA42AB" w14:textId="77777777" w:rsidR="0037759A" w:rsidRDefault="0037759A" w:rsidP="0037759A">
            <w:pPr>
              <w:jc w:val="right"/>
            </w:pPr>
            <w:r>
              <w:t xml:space="preserve">2010-06-28 19:42 </w:t>
            </w:r>
          </w:p>
        </w:tc>
        <w:tc>
          <w:tcPr>
            <w:tcW w:w="565" w:type="dxa"/>
            <w:vAlign w:val="center"/>
            <w:hideMark/>
          </w:tcPr>
          <w:p w14:paraId="1D6C8CC4" w14:textId="77777777" w:rsidR="0037759A" w:rsidRDefault="0037759A" w:rsidP="0037759A">
            <w:pPr>
              <w:jc w:val="right"/>
            </w:pPr>
            <w:r>
              <w:t>1.4M</w:t>
            </w:r>
          </w:p>
        </w:tc>
      </w:tr>
      <w:tr w:rsidR="0037759A" w14:paraId="235879C8" w14:textId="77777777" w:rsidTr="0037759A">
        <w:trPr>
          <w:tblCellSpacing w:w="15" w:type="dxa"/>
        </w:trPr>
        <w:tc>
          <w:tcPr>
            <w:tcW w:w="5989" w:type="dxa"/>
            <w:vAlign w:val="center"/>
            <w:hideMark/>
          </w:tcPr>
          <w:p w14:paraId="04B1BE81" w14:textId="77777777" w:rsidR="0037759A" w:rsidRDefault="0037759A" w:rsidP="0037759A">
            <w:pPr>
              <w:rPr>
                <w:rStyle w:val="Hyperlink"/>
              </w:rPr>
            </w:pPr>
            <w:hyperlink r:id="rId548" w:history="1">
              <w:r>
                <w:rPr>
                  <w:rStyle w:val="Hyperlink"/>
                </w:rPr>
                <w:t>M-2524_Biweekly_Report_November_16_1953.pdf</w:t>
              </w:r>
            </w:hyperlink>
          </w:p>
          <w:p w14:paraId="708E776F" w14:textId="77777777" w:rsidR="00DE3721" w:rsidRDefault="00DE3721" w:rsidP="00DE3721">
            <w:pPr>
              <w:rPr>
                <w:rStyle w:val="Hyperlink"/>
                <w:color w:val="984806" w:themeColor="accent6" w:themeShade="80"/>
                <w:u w:val="none"/>
              </w:rPr>
            </w:pPr>
            <w:r w:rsidRPr="00DE3721">
              <w:rPr>
                <w:rStyle w:val="Hyperlink"/>
                <w:color w:val="984806" w:themeColor="accent6" w:themeShade="80"/>
                <w:u w:val="none"/>
              </w:rPr>
              <w:t>This report mentions a three-volume manual set for the Comprehensive System</w:t>
            </w:r>
            <w:r>
              <w:rPr>
                <w:rStyle w:val="Hyperlink"/>
                <w:color w:val="984806" w:themeColor="accent6" w:themeShade="80"/>
                <w:u w:val="none"/>
              </w:rPr>
              <w:t xml:space="preserve">.  </w:t>
            </w:r>
            <w:r w:rsidRPr="00DE3721">
              <w:rPr>
                <w:rStyle w:val="Hyperlink"/>
                <w:color w:val="984806" w:themeColor="accent6" w:themeShade="80"/>
                <w:u w:val="none"/>
              </w:rPr>
              <w:t>Denman, Kopley, Porter</w:t>
            </w:r>
            <w:r>
              <w:rPr>
                <w:rStyle w:val="Hyperlink"/>
                <w:color w:val="984806" w:themeColor="accent6" w:themeShade="80"/>
                <w:u w:val="none"/>
              </w:rPr>
              <w:t xml:space="preserve">, </w:t>
            </w:r>
            <w:r w:rsidRPr="00DE3721">
              <w:rPr>
                <w:rStyle w:val="Hyperlink"/>
                <w:color w:val="984806" w:themeColor="accent6" w:themeShade="80"/>
                <w:u w:val="none"/>
              </w:rPr>
              <w:t>Vanderburgh</w:t>
            </w:r>
            <w:r>
              <w:rPr>
                <w:rStyle w:val="Hyperlink"/>
                <w:color w:val="984806" w:themeColor="accent6" w:themeShade="80"/>
                <w:u w:val="none"/>
              </w:rPr>
              <w:t xml:space="preserve"> seem to be the contributors</w:t>
            </w:r>
            <w:r w:rsidR="00CF1CAF">
              <w:rPr>
                <w:rStyle w:val="Hyperlink"/>
                <w:color w:val="984806" w:themeColor="accent6" w:themeShade="80"/>
                <w:u w:val="none"/>
              </w:rPr>
              <w:t>.</w:t>
            </w:r>
          </w:p>
          <w:p w14:paraId="10B3F396" w14:textId="77777777" w:rsidR="00CF1CAF" w:rsidRDefault="00CF1CAF" w:rsidP="00DE3721">
            <w:pPr>
              <w:rPr>
                <w:rStyle w:val="Hyperlink"/>
                <w:color w:val="984806" w:themeColor="accent6" w:themeShade="80"/>
                <w:u w:val="none"/>
              </w:rPr>
            </w:pPr>
            <w:r>
              <w:rPr>
                <w:rStyle w:val="Hyperlink"/>
                <w:color w:val="984806" w:themeColor="accent6" w:themeShade="80"/>
                <w:u w:val="none"/>
              </w:rPr>
              <w:t>This report also notes progress on the Summer Session System, to be used in Course 6.535, summer of 1953.</w:t>
            </w:r>
          </w:p>
          <w:p w14:paraId="5BEC459A" w14:textId="19CAB508" w:rsidR="00CF1CAF" w:rsidRDefault="00CF1CAF" w:rsidP="00DE3721">
            <w:pPr>
              <w:rPr>
                <w:rStyle w:val="Hyperlink"/>
                <w:color w:val="984806" w:themeColor="accent6" w:themeShade="80"/>
                <w:u w:val="none"/>
              </w:rPr>
            </w:pPr>
            <w:r>
              <w:rPr>
                <w:rStyle w:val="Hyperlink"/>
                <w:color w:val="984806" w:themeColor="accent6" w:themeShade="80"/>
                <w:u w:val="none"/>
              </w:rPr>
              <w:t>Apparently, much difficulty was caused by code to display a “title” on the oscilloscope.</w:t>
            </w:r>
          </w:p>
          <w:p w14:paraId="5AA91384" w14:textId="77777777" w:rsidR="00CF1CAF" w:rsidRDefault="00CF1CAF" w:rsidP="00DE3721">
            <w:pPr>
              <w:rPr>
                <w:rStyle w:val="Hyperlink"/>
                <w:color w:val="984806" w:themeColor="accent6" w:themeShade="80"/>
                <w:u w:val="none"/>
              </w:rPr>
            </w:pPr>
            <w:r>
              <w:rPr>
                <w:rStyle w:val="Hyperlink"/>
                <w:color w:val="984806" w:themeColor="accent6" w:themeShade="80"/>
                <w:u w:val="none"/>
              </w:rPr>
              <w:t>This doc also lists status on a number of application problems (which might provide clues as to how WW was being used)</w:t>
            </w:r>
          </w:p>
          <w:p w14:paraId="692D20D4" w14:textId="49405F6D" w:rsidR="00CF1CAF" w:rsidRPr="00DE3721" w:rsidRDefault="00CF1CAF" w:rsidP="00DE3721">
            <w:r>
              <w:rPr>
                <w:rStyle w:val="Hyperlink"/>
                <w:color w:val="984806" w:themeColor="accent6" w:themeShade="80"/>
                <w:u w:val="none"/>
              </w:rPr>
              <w:t xml:space="preserve">(Uh-oh, I. Hazel reports on Tape Room Bulletin Board Memoranda; I hope they weren’t important!) </w:t>
            </w:r>
          </w:p>
        </w:tc>
        <w:tc>
          <w:tcPr>
            <w:tcW w:w="1680" w:type="dxa"/>
            <w:vAlign w:val="center"/>
            <w:hideMark/>
          </w:tcPr>
          <w:p w14:paraId="03516286" w14:textId="77777777" w:rsidR="0037759A" w:rsidRDefault="0037759A" w:rsidP="0037759A">
            <w:pPr>
              <w:jc w:val="right"/>
            </w:pPr>
            <w:r>
              <w:t xml:space="preserve">2010-06-28 19:43 </w:t>
            </w:r>
          </w:p>
        </w:tc>
        <w:tc>
          <w:tcPr>
            <w:tcW w:w="565" w:type="dxa"/>
            <w:vAlign w:val="center"/>
            <w:hideMark/>
          </w:tcPr>
          <w:p w14:paraId="643D6BAB" w14:textId="77777777" w:rsidR="0037759A" w:rsidRDefault="0037759A" w:rsidP="0037759A">
            <w:pPr>
              <w:jc w:val="right"/>
            </w:pPr>
            <w:r>
              <w:t>1.2M</w:t>
            </w:r>
          </w:p>
        </w:tc>
      </w:tr>
      <w:tr w:rsidR="0037759A" w14:paraId="7CB49366" w14:textId="77777777" w:rsidTr="0037759A">
        <w:trPr>
          <w:tblCellSpacing w:w="15" w:type="dxa"/>
        </w:trPr>
        <w:tc>
          <w:tcPr>
            <w:tcW w:w="5989" w:type="dxa"/>
            <w:vAlign w:val="center"/>
            <w:hideMark/>
          </w:tcPr>
          <w:p w14:paraId="5FB3481B" w14:textId="77777777" w:rsidR="0037759A" w:rsidRDefault="0037759A" w:rsidP="0037759A">
            <w:pPr>
              <w:rPr>
                <w:rStyle w:val="Hyperlink"/>
              </w:rPr>
            </w:pPr>
            <w:hyperlink r:id="rId549" w:history="1">
              <w:r>
                <w:rPr>
                  <w:rStyle w:val="Hyperlink"/>
                </w:rPr>
                <w:t>M-2539-1_Comprehensive_System_Manual_Apr54.pdf</w:t>
              </w:r>
            </w:hyperlink>
          </w:p>
          <w:p w14:paraId="27E496DD" w14:textId="4125D722" w:rsidR="003F7BD1" w:rsidRDefault="003F7BD1" w:rsidP="0037759A">
            <w:pPr>
              <w:rPr>
                <w:rStyle w:val="Hyperlink"/>
                <w:color w:val="984806" w:themeColor="accent6" w:themeShade="80"/>
                <w:u w:val="none"/>
              </w:rPr>
            </w:pPr>
          </w:p>
          <w:p w14:paraId="2043B9CE" w14:textId="15DA3242" w:rsidR="003F7BD1" w:rsidRDefault="00D62FB1" w:rsidP="003F7BD1">
            <w:pPr>
              <w:spacing w:before="0" w:after="0"/>
              <w:rPr>
                <w:rFonts w:ascii="Times New Roman" w:hAnsi="Times New Roman"/>
                <w:color w:val="984806" w:themeColor="accent6" w:themeShade="80"/>
                <w:sz w:val="22"/>
                <w:szCs w:val="22"/>
              </w:rPr>
            </w:pPr>
            <w:r>
              <w:rPr>
                <w:rFonts w:ascii="Times New Roman" w:hAnsi="Times New Roman"/>
                <w:color w:val="984806" w:themeColor="accent6" w:themeShade="80"/>
                <w:sz w:val="22"/>
                <w:szCs w:val="22"/>
              </w:rPr>
              <w:t>“</w:t>
            </w:r>
            <w:r w:rsidR="003F7BD1" w:rsidRPr="003F7BD1">
              <w:rPr>
                <w:rFonts w:ascii="Times New Roman" w:hAnsi="Times New Roman"/>
                <w:color w:val="984806" w:themeColor="accent6" w:themeShade="80"/>
                <w:sz w:val="22"/>
                <w:szCs w:val="22"/>
              </w:rPr>
              <w:t xml:space="preserve">The particular computer for which this manual is prepared does not </w:t>
            </w:r>
            <w:r w:rsidR="003F7BD1" w:rsidRPr="003F7BD1">
              <w:rPr>
                <w:rFonts w:cs="Arial"/>
                <w:color w:val="984806" w:themeColor="accent6" w:themeShade="80"/>
                <w:sz w:val="22"/>
                <w:szCs w:val="22"/>
              </w:rPr>
              <w:t xml:space="preserve">in </w:t>
            </w:r>
            <w:r w:rsidR="003F7BD1" w:rsidRPr="003F7BD1">
              <w:rPr>
                <w:rFonts w:ascii="Times New Roman" w:hAnsi="Times New Roman"/>
                <w:color w:val="984806" w:themeColor="accent6" w:themeShade="80"/>
                <w:sz w:val="22"/>
                <w:szCs w:val="22"/>
              </w:rPr>
              <w:t>fact exist, but its characteristics have been simulated on the Whirlwind I computer by means of a system of programs. This system has been termed the Comprehensive System of Service Routines and abbreviated as CS.  The simulat</w:t>
            </w:r>
            <w:r>
              <w:rPr>
                <w:rFonts w:ascii="Times New Roman" w:hAnsi="Times New Roman"/>
                <w:color w:val="984806" w:themeColor="accent6" w:themeShade="80"/>
                <w:sz w:val="22"/>
                <w:szCs w:val="22"/>
              </w:rPr>
              <w:t>ed computer will be called the ‘C</w:t>
            </w:r>
            <w:r w:rsidR="003F7BD1" w:rsidRPr="003F7BD1">
              <w:rPr>
                <w:rFonts w:ascii="Times New Roman" w:hAnsi="Times New Roman"/>
                <w:color w:val="984806" w:themeColor="accent6" w:themeShade="80"/>
                <w:sz w:val="22"/>
                <w:szCs w:val="22"/>
              </w:rPr>
              <w:t xml:space="preserve">S </w:t>
            </w:r>
            <w:r>
              <w:rPr>
                <w:rFonts w:ascii="Times New Roman" w:hAnsi="Times New Roman"/>
                <w:color w:val="984806" w:themeColor="accent6" w:themeShade="80"/>
                <w:sz w:val="22"/>
                <w:szCs w:val="22"/>
              </w:rPr>
              <w:t>computer’”</w:t>
            </w:r>
          </w:p>
          <w:p w14:paraId="6EC6BCA8" w14:textId="3A3DEFA6" w:rsidR="00D62FB1" w:rsidRDefault="00D62FB1" w:rsidP="003F7BD1">
            <w:pPr>
              <w:spacing w:before="0" w:after="0"/>
              <w:rPr>
                <w:rFonts w:ascii="Times New Roman" w:hAnsi="Times New Roman"/>
                <w:color w:val="984806" w:themeColor="accent6" w:themeShade="80"/>
                <w:sz w:val="22"/>
                <w:szCs w:val="22"/>
              </w:rPr>
            </w:pPr>
            <w:r>
              <w:rPr>
                <w:rFonts w:ascii="Times New Roman" w:hAnsi="Times New Roman"/>
                <w:color w:val="984806" w:themeColor="accent6" w:themeShade="80"/>
                <w:sz w:val="22"/>
                <w:szCs w:val="22"/>
              </w:rPr>
              <w:t>This doc provides a user-level view of the Comprehensive System, including some examples.</w:t>
            </w:r>
          </w:p>
          <w:p w14:paraId="751F8DE4" w14:textId="5787BDD3" w:rsidR="00D62FB1" w:rsidRDefault="00D62FB1" w:rsidP="003F7BD1">
            <w:pPr>
              <w:spacing w:before="0" w:after="0"/>
              <w:rPr>
                <w:rFonts w:ascii="Times New Roman" w:hAnsi="Times New Roman"/>
                <w:color w:val="984806" w:themeColor="accent6" w:themeShade="80"/>
                <w:sz w:val="22"/>
                <w:szCs w:val="22"/>
              </w:rPr>
            </w:pPr>
            <w:r>
              <w:rPr>
                <w:rFonts w:ascii="Times New Roman" w:hAnsi="Times New Roman"/>
                <w:color w:val="984806" w:themeColor="accent6" w:themeShade="80"/>
                <w:sz w:val="22"/>
                <w:szCs w:val="22"/>
              </w:rPr>
              <w:lastRenderedPageBreak/>
              <w:t>The doc also includes the format of Post Mortem dumps.</w:t>
            </w:r>
          </w:p>
          <w:p w14:paraId="573863F9" w14:textId="77777777" w:rsidR="00D62FB1" w:rsidRPr="003F7BD1" w:rsidRDefault="00D62FB1" w:rsidP="003F7BD1">
            <w:pPr>
              <w:spacing w:before="0" w:after="0"/>
              <w:rPr>
                <w:rFonts w:ascii="Times New Roman" w:hAnsi="Times New Roman"/>
                <w:color w:val="984806" w:themeColor="accent6" w:themeShade="80"/>
                <w:sz w:val="22"/>
                <w:szCs w:val="22"/>
              </w:rPr>
            </w:pPr>
          </w:p>
          <w:p w14:paraId="1444C566" w14:textId="0CCE506C" w:rsidR="003F7BD1" w:rsidRDefault="003F7BD1" w:rsidP="0037759A"/>
        </w:tc>
        <w:tc>
          <w:tcPr>
            <w:tcW w:w="1680" w:type="dxa"/>
            <w:vAlign w:val="center"/>
            <w:hideMark/>
          </w:tcPr>
          <w:p w14:paraId="2D55A86E" w14:textId="77777777" w:rsidR="0037759A" w:rsidRDefault="0037759A" w:rsidP="0037759A">
            <w:pPr>
              <w:jc w:val="right"/>
            </w:pPr>
            <w:r>
              <w:lastRenderedPageBreak/>
              <w:t xml:space="preserve">2010-06-29 22:14 </w:t>
            </w:r>
          </w:p>
        </w:tc>
        <w:tc>
          <w:tcPr>
            <w:tcW w:w="565" w:type="dxa"/>
            <w:vAlign w:val="center"/>
            <w:hideMark/>
          </w:tcPr>
          <w:p w14:paraId="4A2B5DA6" w14:textId="77777777" w:rsidR="0037759A" w:rsidRDefault="0037759A" w:rsidP="0037759A">
            <w:pPr>
              <w:jc w:val="right"/>
            </w:pPr>
            <w:r>
              <w:t>4.5M</w:t>
            </w:r>
          </w:p>
        </w:tc>
      </w:tr>
      <w:tr w:rsidR="0037759A" w14:paraId="0C343BDF" w14:textId="77777777" w:rsidTr="0037759A">
        <w:trPr>
          <w:tblCellSpacing w:w="15" w:type="dxa"/>
        </w:trPr>
        <w:tc>
          <w:tcPr>
            <w:tcW w:w="5989" w:type="dxa"/>
            <w:vAlign w:val="center"/>
            <w:hideMark/>
          </w:tcPr>
          <w:p w14:paraId="3687B80D" w14:textId="4FA1B0CC" w:rsidR="0037759A" w:rsidRDefault="0037759A" w:rsidP="0037759A">
            <w:hyperlink r:id="rId550" w:history="1">
              <w:r>
                <w:rPr>
                  <w:rStyle w:val="Hyperlink"/>
                </w:rPr>
                <w:t>M-2540_Biweekly_Report_November_29_1953.pdf</w:t>
              </w:r>
            </w:hyperlink>
          </w:p>
        </w:tc>
        <w:tc>
          <w:tcPr>
            <w:tcW w:w="1680" w:type="dxa"/>
            <w:vAlign w:val="center"/>
            <w:hideMark/>
          </w:tcPr>
          <w:p w14:paraId="0FAC9847" w14:textId="77777777" w:rsidR="0037759A" w:rsidRDefault="0037759A" w:rsidP="0037759A">
            <w:pPr>
              <w:jc w:val="right"/>
            </w:pPr>
            <w:r>
              <w:t xml:space="preserve">2010-06-28 19:43 </w:t>
            </w:r>
          </w:p>
        </w:tc>
        <w:tc>
          <w:tcPr>
            <w:tcW w:w="565" w:type="dxa"/>
            <w:vAlign w:val="center"/>
            <w:hideMark/>
          </w:tcPr>
          <w:p w14:paraId="6B5A8F31" w14:textId="77777777" w:rsidR="0037759A" w:rsidRDefault="0037759A" w:rsidP="0037759A">
            <w:pPr>
              <w:jc w:val="right"/>
            </w:pPr>
            <w:r>
              <w:t>1.5M</w:t>
            </w:r>
          </w:p>
        </w:tc>
      </w:tr>
      <w:tr w:rsidR="0037759A" w14:paraId="62355141" w14:textId="77777777" w:rsidTr="0037759A">
        <w:trPr>
          <w:tblCellSpacing w:w="15" w:type="dxa"/>
        </w:trPr>
        <w:tc>
          <w:tcPr>
            <w:tcW w:w="5989" w:type="dxa"/>
            <w:vAlign w:val="center"/>
            <w:hideMark/>
          </w:tcPr>
          <w:p w14:paraId="4AE9913C" w14:textId="09085E0D" w:rsidR="0037759A" w:rsidRDefault="0037759A" w:rsidP="0037759A">
            <w:hyperlink r:id="rId551" w:history="1">
              <w:r>
                <w:rPr>
                  <w:rStyle w:val="Hyperlink"/>
                </w:rPr>
                <w:t>M-2568-1_Pulse_Responses_of_Ferrite_Memory_Cores_Sep54.pdf</w:t>
              </w:r>
            </w:hyperlink>
          </w:p>
        </w:tc>
        <w:tc>
          <w:tcPr>
            <w:tcW w:w="1680" w:type="dxa"/>
            <w:vAlign w:val="center"/>
            <w:hideMark/>
          </w:tcPr>
          <w:p w14:paraId="7D757F9D" w14:textId="77777777" w:rsidR="0037759A" w:rsidRDefault="0037759A" w:rsidP="0037759A">
            <w:pPr>
              <w:jc w:val="right"/>
            </w:pPr>
            <w:r>
              <w:t xml:space="preserve">2010-07-04 18:43 </w:t>
            </w:r>
          </w:p>
        </w:tc>
        <w:tc>
          <w:tcPr>
            <w:tcW w:w="565" w:type="dxa"/>
            <w:vAlign w:val="center"/>
            <w:hideMark/>
          </w:tcPr>
          <w:p w14:paraId="1FAD9B8E" w14:textId="77777777" w:rsidR="0037759A" w:rsidRDefault="0037759A" w:rsidP="0037759A">
            <w:pPr>
              <w:jc w:val="right"/>
            </w:pPr>
            <w:r>
              <w:t>1.3M</w:t>
            </w:r>
          </w:p>
        </w:tc>
      </w:tr>
      <w:tr w:rsidR="0037759A" w14:paraId="04F2F930" w14:textId="77777777" w:rsidTr="0037759A">
        <w:trPr>
          <w:tblCellSpacing w:w="15" w:type="dxa"/>
        </w:trPr>
        <w:tc>
          <w:tcPr>
            <w:tcW w:w="5989" w:type="dxa"/>
            <w:vAlign w:val="center"/>
            <w:hideMark/>
          </w:tcPr>
          <w:p w14:paraId="327B0D12" w14:textId="210CC755" w:rsidR="0037759A" w:rsidRDefault="0037759A" w:rsidP="0037759A">
            <w:hyperlink r:id="rId552" w:history="1">
              <w:r>
                <w:rPr>
                  <w:rStyle w:val="Hyperlink"/>
                </w:rPr>
                <w:t>M-2569_Biweekly_Report_December_13_1953.pdf</w:t>
              </w:r>
            </w:hyperlink>
          </w:p>
        </w:tc>
        <w:tc>
          <w:tcPr>
            <w:tcW w:w="1680" w:type="dxa"/>
            <w:vAlign w:val="center"/>
            <w:hideMark/>
          </w:tcPr>
          <w:p w14:paraId="35B138F1" w14:textId="77777777" w:rsidR="0037759A" w:rsidRDefault="0037759A" w:rsidP="0037759A">
            <w:pPr>
              <w:jc w:val="right"/>
            </w:pPr>
            <w:r>
              <w:t xml:space="preserve">2010-06-28 19:43 </w:t>
            </w:r>
          </w:p>
        </w:tc>
        <w:tc>
          <w:tcPr>
            <w:tcW w:w="565" w:type="dxa"/>
            <w:vAlign w:val="center"/>
            <w:hideMark/>
          </w:tcPr>
          <w:p w14:paraId="6AE24160" w14:textId="77777777" w:rsidR="0037759A" w:rsidRDefault="0037759A" w:rsidP="0037759A">
            <w:pPr>
              <w:jc w:val="right"/>
            </w:pPr>
            <w:r>
              <w:t>1.3M</w:t>
            </w:r>
          </w:p>
        </w:tc>
      </w:tr>
      <w:tr w:rsidR="0037759A" w14:paraId="7DC41518" w14:textId="77777777" w:rsidTr="0037759A">
        <w:trPr>
          <w:tblCellSpacing w:w="15" w:type="dxa"/>
        </w:trPr>
        <w:tc>
          <w:tcPr>
            <w:tcW w:w="5989" w:type="dxa"/>
            <w:vAlign w:val="center"/>
            <w:hideMark/>
          </w:tcPr>
          <w:p w14:paraId="784E5CE8" w14:textId="0247BA9C" w:rsidR="0037759A" w:rsidRDefault="0037759A" w:rsidP="0037759A">
            <w:hyperlink r:id="rId553" w:history="1">
              <w:r>
                <w:rPr>
                  <w:rStyle w:val="Hyperlink"/>
                </w:rPr>
                <w:t>M-2587_Biweekly_Report_December_27_1953.pdf</w:t>
              </w:r>
            </w:hyperlink>
          </w:p>
        </w:tc>
        <w:tc>
          <w:tcPr>
            <w:tcW w:w="1680" w:type="dxa"/>
            <w:vAlign w:val="center"/>
            <w:hideMark/>
          </w:tcPr>
          <w:p w14:paraId="714F3281" w14:textId="77777777" w:rsidR="0037759A" w:rsidRDefault="0037759A" w:rsidP="0037759A">
            <w:pPr>
              <w:jc w:val="right"/>
            </w:pPr>
            <w:r>
              <w:t xml:space="preserve">2010-06-27 06:56 </w:t>
            </w:r>
          </w:p>
        </w:tc>
        <w:tc>
          <w:tcPr>
            <w:tcW w:w="565" w:type="dxa"/>
            <w:vAlign w:val="center"/>
            <w:hideMark/>
          </w:tcPr>
          <w:p w14:paraId="06517361" w14:textId="77777777" w:rsidR="0037759A" w:rsidRDefault="0037759A" w:rsidP="0037759A">
            <w:pPr>
              <w:jc w:val="right"/>
            </w:pPr>
            <w:r>
              <w:t>1.1M</w:t>
            </w:r>
          </w:p>
        </w:tc>
      </w:tr>
      <w:tr w:rsidR="0037759A" w14:paraId="0389F97E" w14:textId="77777777" w:rsidTr="0037759A">
        <w:trPr>
          <w:tblCellSpacing w:w="15" w:type="dxa"/>
        </w:trPr>
        <w:tc>
          <w:tcPr>
            <w:tcW w:w="5989" w:type="dxa"/>
            <w:vAlign w:val="center"/>
            <w:hideMark/>
          </w:tcPr>
          <w:p w14:paraId="666A3726" w14:textId="14CEA507" w:rsidR="0037759A" w:rsidRDefault="0037759A" w:rsidP="0037759A">
            <w:hyperlink r:id="rId554" w:history="1">
              <w:r>
                <w:rPr>
                  <w:rStyle w:val="Hyperlink"/>
                </w:rPr>
                <w:t>M-2613_Whirlwind_I_Alarms_Jan54.pdf</w:t>
              </w:r>
            </w:hyperlink>
          </w:p>
        </w:tc>
        <w:tc>
          <w:tcPr>
            <w:tcW w:w="1680" w:type="dxa"/>
            <w:vAlign w:val="center"/>
            <w:hideMark/>
          </w:tcPr>
          <w:p w14:paraId="13D28958" w14:textId="77777777" w:rsidR="0037759A" w:rsidRDefault="0037759A" w:rsidP="0037759A">
            <w:pPr>
              <w:jc w:val="right"/>
            </w:pPr>
            <w:r>
              <w:t xml:space="preserve">2010-06-26 20:31 </w:t>
            </w:r>
          </w:p>
        </w:tc>
        <w:tc>
          <w:tcPr>
            <w:tcW w:w="565" w:type="dxa"/>
            <w:vAlign w:val="center"/>
            <w:hideMark/>
          </w:tcPr>
          <w:p w14:paraId="0EEBB4F6" w14:textId="77777777" w:rsidR="0037759A" w:rsidRDefault="0037759A" w:rsidP="0037759A">
            <w:pPr>
              <w:jc w:val="right"/>
            </w:pPr>
            <w:r>
              <w:t>357K</w:t>
            </w:r>
          </w:p>
        </w:tc>
      </w:tr>
      <w:tr w:rsidR="0037759A" w14:paraId="676C43EB" w14:textId="77777777" w:rsidTr="0037759A">
        <w:trPr>
          <w:tblCellSpacing w:w="15" w:type="dxa"/>
        </w:trPr>
        <w:tc>
          <w:tcPr>
            <w:tcW w:w="5989" w:type="dxa"/>
            <w:vAlign w:val="center"/>
            <w:hideMark/>
          </w:tcPr>
          <w:p w14:paraId="5F350C1F" w14:textId="569DB36B" w:rsidR="0037759A" w:rsidRDefault="0037759A" w:rsidP="0037759A">
            <w:hyperlink r:id="rId555" w:history="1">
              <w:r>
                <w:rPr>
                  <w:rStyle w:val="Hyperlink"/>
                </w:rPr>
                <w:t>M-2614_Biweekly_Report_January_10_1954.pdf</w:t>
              </w:r>
            </w:hyperlink>
          </w:p>
        </w:tc>
        <w:tc>
          <w:tcPr>
            <w:tcW w:w="1680" w:type="dxa"/>
            <w:vAlign w:val="center"/>
            <w:hideMark/>
          </w:tcPr>
          <w:p w14:paraId="111EE7B1" w14:textId="77777777" w:rsidR="0037759A" w:rsidRDefault="0037759A" w:rsidP="0037759A">
            <w:pPr>
              <w:jc w:val="right"/>
            </w:pPr>
            <w:r>
              <w:t xml:space="preserve">2010-06-29 16:11 </w:t>
            </w:r>
          </w:p>
        </w:tc>
        <w:tc>
          <w:tcPr>
            <w:tcW w:w="565" w:type="dxa"/>
            <w:vAlign w:val="center"/>
            <w:hideMark/>
          </w:tcPr>
          <w:p w14:paraId="69AB3063" w14:textId="77777777" w:rsidR="0037759A" w:rsidRDefault="0037759A" w:rsidP="0037759A">
            <w:pPr>
              <w:jc w:val="right"/>
            </w:pPr>
            <w:r>
              <w:t>1.2M</w:t>
            </w:r>
          </w:p>
        </w:tc>
      </w:tr>
      <w:tr w:rsidR="0037759A" w14:paraId="3BFBA7BC" w14:textId="77777777" w:rsidTr="0037759A">
        <w:trPr>
          <w:tblCellSpacing w:w="15" w:type="dxa"/>
        </w:trPr>
        <w:tc>
          <w:tcPr>
            <w:tcW w:w="5989" w:type="dxa"/>
            <w:vAlign w:val="center"/>
            <w:hideMark/>
          </w:tcPr>
          <w:p w14:paraId="3F76752C" w14:textId="7AF8F159" w:rsidR="0037759A" w:rsidRDefault="0037759A" w:rsidP="0037759A">
            <w:hyperlink r:id="rId556" w:history="1">
              <w:r>
                <w:rPr>
                  <w:rStyle w:val="Hyperlink"/>
                </w:rPr>
                <w:t>M-2654_Biweekly_Report_January_24_1854.pdf</w:t>
              </w:r>
            </w:hyperlink>
          </w:p>
        </w:tc>
        <w:tc>
          <w:tcPr>
            <w:tcW w:w="1680" w:type="dxa"/>
            <w:vAlign w:val="center"/>
            <w:hideMark/>
          </w:tcPr>
          <w:p w14:paraId="3E79FAEB" w14:textId="77777777" w:rsidR="0037759A" w:rsidRDefault="0037759A" w:rsidP="0037759A">
            <w:pPr>
              <w:jc w:val="right"/>
            </w:pPr>
            <w:r>
              <w:t xml:space="preserve">2010-06-29 16:11 </w:t>
            </w:r>
          </w:p>
        </w:tc>
        <w:tc>
          <w:tcPr>
            <w:tcW w:w="565" w:type="dxa"/>
            <w:vAlign w:val="center"/>
            <w:hideMark/>
          </w:tcPr>
          <w:p w14:paraId="689BCC5B" w14:textId="77777777" w:rsidR="0037759A" w:rsidRDefault="0037759A" w:rsidP="0037759A">
            <w:pPr>
              <w:jc w:val="right"/>
            </w:pPr>
            <w:r>
              <w:t>1.2M</w:t>
            </w:r>
          </w:p>
        </w:tc>
      </w:tr>
      <w:tr w:rsidR="0037759A" w14:paraId="13673F89" w14:textId="77777777" w:rsidTr="0037759A">
        <w:trPr>
          <w:tblCellSpacing w:w="15" w:type="dxa"/>
        </w:trPr>
        <w:tc>
          <w:tcPr>
            <w:tcW w:w="5989" w:type="dxa"/>
            <w:vAlign w:val="center"/>
            <w:hideMark/>
          </w:tcPr>
          <w:p w14:paraId="405EA79F" w14:textId="3B4FEF99" w:rsidR="0037759A" w:rsidRDefault="0037759A" w:rsidP="0037759A">
            <w:hyperlink r:id="rId557" w:history="1">
              <w:r>
                <w:rPr>
                  <w:rStyle w:val="Hyperlink"/>
                </w:rPr>
                <w:t>M-2661_WWI_Operation_Times_Feb54.pdf</w:t>
              </w:r>
            </w:hyperlink>
          </w:p>
        </w:tc>
        <w:tc>
          <w:tcPr>
            <w:tcW w:w="1680" w:type="dxa"/>
            <w:vAlign w:val="center"/>
            <w:hideMark/>
          </w:tcPr>
          <w:p w14:paraId="0A514DD1" w14:textId="77777777" w:rsidR="0037759A" w:rsidRDefault="0037759A" w:rsidP="0037759A">
            <w:pPr>
              <w:jc w:val="right"/>
            </w:pPr>
            <w:r>
              <w:t xml:space="preserve">2010-06-26 19:53 </w:t>
            </w:r>
          </w:p>
        </w:tc>
        <w:tc>
          <w:tcPr>
            <w:tcW w:w="565" w:type="dxa"/>
            <w:vAlign w:val="center"/>
            <w:hideMark/>
          </w:tcPr>
          <w:p w14:paraId="6C22F03D" w14:textId="77777777" w:rsidR="0037759A" w:rsidRDefault="0037759A" w:rsidP="0037759A">
            <w:pPr>
              <w:jc w:val="right"/>
            </w:pPr>
            <w:r>
              <w:t>136K</w:t>
            </w:r>
          </w:p>
        </w:tc>
      </w:tr>
      <w:tr w:rsidR="0037759A" w14:paraId="4D64093F" w14:textId="77777777" w:rsidTr="0037759A">
        <w:trPr>
          <w:tblCellSpacing w:w="15" w:type="dxa"/>
        </w:trPr>
        <w:tc>
          <w:tcPr>
            <w:tcW w:w="5989" w:type="dxa"/>
            <w:vAlign w:val="center"/>
            <w:hideMark/>
          </w:tcPr>
          <w:p w14:paraId="7AFD297B" w14:textId="04A79BA0" w:rsidR="0037759A" w:rsidRDefault="0037759A" w:rsidP="0037759A">
            <w:hyperlink r:id="rId558" w:history="1">
              <w:r>
                <w:rPr>
                  <w:rStyle w:val="Hyperlink"/>
                </w:rPr>
                <w:t>M-2684_Biweekly_Report_February_7_1954.pdf</w:t>
              </w:r>
            </w:hyperlink>
          </w:p>
        </w:tc>
        <w:tc>
          <w:tcPr>
            <w:tcW w:w="1680" w:type="dxa"/>
            <w:vAlign w:val="center"/>
            <w:hideMark/>
          </w:tcPr>
          <w:p w14:paraId="5D2D5529" w14:textId="77777777" w:rsidR="0037759A" w:rsidRDefault="0037759A" w:rsidP="0037759A">
            <w:pPr>
              <w:jc w:val="right"/>
            </w:pPr>
            <w:r>
              <w:t xml:space="preserve">2010-06-29 16:11 </w:t>
            </w:r>
          </w:p>
        </w:tc>
        <w:tc>
          <w:tcPr>
            <w:tcW w:w="565" w:type="dxa"/>
            <w:vAlign w:val="center"/>
            <w:hideMark/>
          </w:tcPr>
          <w:p w14:paraId="2F28DAF1" w14:textId="77777777" w:rsidR="0037759A" w:rsidRDefault="0037759A" w:rsidP="0037759A">
            <w:pPr>
              <w:jc w:val="right"/>
            </w:pPr>
            <w:r>
              <w:t>1.2M</w:t>
            </w:r>
          </w:p>
        </w:tc>
      </w:tr>
      <w:tr w:rsidR="0037759A" w14:paraId="3EB86C0A" w14:textId="77777777" w:rsidTr="0037759A">
        <w:trPr>
          <w:tblCellSpacing w:w="15" w:type="dxa"/>
        </w:trPr>
        <w:tc>
          <w:tcPr>
            <w:tcW w:w="5989" w:type="dxa"/>
            <w:vAlign w:val="center"/>
            <w:hideMark/>
          </w:tcPr>
          <w:p w14:paraId="242BFC01" w14:textId="77777777" w:rsidR="0037759A" w:rsidRDefault="0037759A" w:rsidP="0037759A">
            <w:pPr>
              <w:rPr>
                <w:rStyle w:val="Hyperlink"/>
              </w:rPr>
            </w:pPr>
            <w:hyperlink r:id="rId559" w:history="1">
              <w:r>
                <w:rPr>
                  <w:rStyle w:val="Hyperlink"/>
                </w:rPr>
                <w:t>M-2699_Biweekly_Report_February_21_1954.pdf</w:t>
              </w:r>
            </w:hyperlink>
          </w:p>
          <w:p w14:paraId="0D894116" w14:textId="3E80B35B" w:rsidR="00C31703" w:rsidRDefault="00C31703" w:rsidP="0037759A">
            <w:pPr>
              <w:rPr>
                <w:rStyle w:val="Hyperlink"/>
                <w:color w:val="984806" w:themeColor="accent6" w:themeShade="80"/>
                <w:u w:val="none"/>
              </w:rPr>
            </w:pPr>
            <w:r w:rsidRPr="00C31703">
              <w:rPr>
                <w:rStyle w:val="Hyperlink"/>
                <w:color w:val="984806" w:themeColor="accent6" w:themeShade="80"/>
                <w:u w:val="none"/>
              </w:rPr>
              <w:t>Reports on many application programs</w:t>
            </w:r>
            <w:r>
              <w:rPr>
                <w:rStyle w:val="Hyperlink"/>
                <w:color w:val="984806" w:themeColor="accent6" w:themeShade="80"/>
                <w:u w:val="none"/>
              </w:rPr>
              <w:t xml:space="preserve">; crystal structure, airflow over wings, seismic, spherical wave propagation, </w:t>
            </w:r>
            <w:proofErr w:type="spellStart"/>
            <w:r>
              <w:rPr>
                <w:rStyle w:val="Hyperlink"/>
                <w:color w:val="984806" w:themeColor="accent6" w:themeShade="80"/>
                <w:u w:val="none"/>
              </w:rPr>
              <w:t>etc</w:t>
            </w:r>
            <w:proofErr w:type="spellEnd"/>
          </w:p>
          <w:p w14:paraId="21AA2357" w14:textId="77777777" w:rsidR="00C31703" w:rsidRDefault="00C31703" w:rsidP="0037759A">
            <w:pPr>
              <w:rPr>
                <w:rStyle w:val="Hyperlink"/>
                <w:color w:val="984806" w:themeColor="accent6" w:themeShade="80"/>
                <w:u w:val="none"/>
              </w:rPr>
            </w:pPr>
            <w:r>
              <w:rPr>
                <w:rStyle w:val="Hyperlink"/>
                <w:color w:val="984806" w:themeColor="accent6" w:themeShade="80"/>
                <w:u w:val="none"/>
              </w:rPr>
              <w:t xml:space="preserve">Mention of J.H. </w:t>
            </w:r>
            <w:proofErr w:type="spellStart"/>
            <w:r>
              <w:rPr>
                <w:rStyle w:val="Hyperlink"/>
                <w:color w:val="984806" w:themeColor="accent6" w:themeShade="80"/>
                <w:u w:val="none"/>
              </w:rPr>
              <w:t>Laning’s</w:t>
            </w:r>
            <w:proofErr w:type="spellEnd"/>
            <w:r>
              <w:rPr>
                <w:rStyle w:val="Hyperlink"/>
                <w:color w:val="984806" w:themeColor="accent6" w:themeShade="80"/>
                <w:u w:val="none"/>
              </w:rPr>
              <w:t xml:space="preserve"> Algebraic Notation compiler</w:t>
            </w:r>
          </w:p>
          <w:p w14:paraId="11C38A7C" w14:textId="3C562F60" w:rsidR="00C31703" w:rsidRPr="00C31703" w:rsidRDefault="00C31703" w:rsidP="0037759A">
            <w:r>
              <w:rPr>
                <w:rStyle w:val="Hyperlink"/>
                <w:color w:val="984806" w:themeColor="accent6" w:themeShade="80"/>
                <w:u w:val="none"/>
              </w:rPr>
              <w:t xml:space="preserve">Mentions M-2498 by E Wolf (no ‘e’) </w:t>
            </w:r>
            <w:r w:rsidRPr="00C31703">
              <w:rPr>
                <w:rStyle w:val="Hyperlink"/>
                <w:i/>
                <w:color w:val="984806" w:themeColor="accent6" w:themeShade="80"/>
                <w:u w:val="none"/>
              </w:rPr>
              <w:t>Storage of Programs on Magnetic Tape</w:t>
            </w:r>
            <w:r w:rsidRPr="00C31703">
              <w:rPr>
                <w:rStyle w:val="Hyperlink"/>
                <w:color w:val="984806" w:themeColor="accent6" w:themeShade="80"/>
                <w:u w:val="none"/>
              </w:rPr>
              <w:t xml:space="preserve">, but I don’t see it on Dome or </w:t>
            </w:r>
            <w:proofErr w:type="spellStart"/>
            <w:r w:rsidRPr="00C31703">
              <w:rPr>
                <w:rStyle w:val="Hyperlink"/>
                <w:color w:val="984806" w:themeColor="accent6" w:themeShade="80"/>
                <w:u w:val="none"/>
              </w:rPr>
              <w:t>Bitsavers</w:t>
            </w:r>
            <w:proofErr w:type="spellEnd"/>
          </w:p>
        </w:tc>
        <w:tc>
          <w:tcPr>
            <w:tcW w:w="1680" w:type="dxa"/>
            <w:vAlign w:val="center"/>
            <w:hideMark/>
          </w:tcPr>
          <w:p w14:paraId="15A46D4C" w14:textId="77777777" w:rsidR="0037759A" w:rsidRDefault="0037759A" w:rsidP="0037759A">
            <w:pPr>
              <w:jc w:val="right"/>
            </w:pPr>
            <w:r>
              <w:t xml:space="preserve">2010-06-29 16:11 </w:t>
            </w:r>
          </w:p>
        </w:tc>
        <w:tc>
          <w:tcPr>
            <w:tcW w:w="565" w:type="dxa"/>
            <w:vAlign w:val="center"/>
            <w:hideMark/>
          </w:tcPr>
          <w:p w14:paraId="6001C391" w14:textId="77777777" w:rsidR="0037759A" w:rsidRDefault="0037759A" w:rsidP="0037759A">
            <w:pPr>
              <w:jc w:val="right"/>
            </w:pPr>
            <w:r>
              <w:t>1.4M</w:t>
            </w:r>
          </w:p>
        </w:tc>
      </w:tr>
      <w:tr w:rsidR="0037759A" w14:paraId="490C150C" w14:textId="77777777" w:rsidTr="0037759A">
        <w:trPr>
          <w:tblCellSpacing w:w="15" w:type="dxa"/>
        </w:trPr>
        <w:tc>
          <w:tcPr>
            <w:tcW w:w="5989" w:type="dxa"/>
            <w:vAlign w:val="center"/>
            <w:hideMark/>
          </w:tcPr>
          <w:p w14:paraId="441597B8" w14:textId="716925EB" w:rsidR="0037759A" w:rsidRDefault="0037759A" w:rsidP="0037759A">
            <w:hyperlink r:id="rId560" w:history="1">
              <w:r>
                <w:rPr>
                  <w:rStyle w:val="Hyperlink"/>
                </w:rPr>
                <w:t>M-2728_Increased_Facilities_for_Visual_Display_in_the_WWI_Input-Output_System_Mar54.pdf</w:t>
              </w:r>
            </w:hyperlink>
          </w:p>
        </w:tc>
        <w:tc>
          <w:tcPr>
            <w:tcW w:w="1680" w:type="dxa"/>
            <w:vAlign w:val="center"/>
            <w:hideMark/>
          </w:tcPr>
          <w:p w14:paraId="0B6A50C1" w14:textId="77777777" w:rsidR="0037759A" w:rsidRDefault="0037759A" w:rsidP="0037759A">
            <w:pPr>
              <w:jc w:val="right"/>
            </w:pPr>
            <w:r>
              <w:t xml:space="preserve">2010-06-26 20:31 </w:t>
            </w:r>
          </w:p>
        </w:tc>
        <w:tc>
          <w:tcPr>
            <w:tcW w:w="565" w:type="dxa"/>
            <w:vAlign w:val="center"/>
            <w:hideMark/>
          </w:tcPr>
          <w:p w14:paraId="08A8A69A" w14:textId="77777777" w:rsidR="0037759A" w:rsidRDefault="0037759A" w:rsidP="0037759A">
            <w:pPr>
              <w:jc w:val="right"/>
            </w:pPr>
            <w:r>
              <w:t>1.4M</w:t>
            </w:r>
          </w:p>
        </w:tc>
      </w:tr>
      <w:tr w:rsidR="0037759A" w14:paraId="022C0B07" w14:textId="77777777" w:rsidTr="0037759A">
        <w:trPr>
          <w:tblCellSpacing w:w="15" w:type="dxa"/>
        </w:trPr>
        <w:tc>
          <w:tcPr>
            <w:tcW w:w="5989" w:type="dxa"/>
            <w:vAlign w:val="center"/>
            <w:hideMark/>
          </w:tcPr>
          <w:p w14:paraId="6F90428D" w14:textId="69E0A2F4" w:rsidR="0037759A" w:rsidRDefault="0037759A" w:rsidP="0037759A">
            <w:hyperlink r:id="rId561" w:history="1">
              <w:r>
                <w:rPr>
                  <w:rStyle w:val="Hyperlink"/>
                </w:rPr>
                <w:t>M-2742_Biweekly_Report_March_21_1954.pdf</w:t>
              </w:r>
            </w:hyperlink>
          </w:p>
        </w:tc>
        <w:tc>
          <w:tcPr>
            <w:tcW w:w="1680" w:type="dxa"/>
            <w:vAlign w:val="center"/>
            <w:hideMark/>
          </w:tcPr>
          <w:p w14:paraId="0C560939" w14:textId="77777777" w:rsidR="0037759A" w:rsidRDefault="0037759A" w:rsidP="0037759A">
            <w:pPr>
              <w:jc w:val="right"/>
            </w:pPr>
            <w:r>
              <w:t xml:space="preserve">2010-06-29 16:11 </w:t>
            </w:r>
          </w:p>
        </w:tc>
        <w:tc>
          <w:tcPr>
            <w:tcW w:w="565" w:type="dxa"/>
            <w:vAlign w:val="center"/>
            <w:hideMark/>
          </w:tcPr>
          <w:p w14:paraId="5BAC75B2" w14:textId="77777777" w:rsidR="0037759A" w:rsidRDefault="0037759A" w:rsidP="0037759A">
            <w:pPr>
              <w:jc w:val="right"/>
            </w:pPr>
            <w:r>
              <w:t>1.7M</w:t>
            </w:r>
          </w:p>
        </w:tc>
      </w:tr>
      <w:tr w:rsidR="0037759A" w14:paraId="20E83887" w14:textId="77777777" w:rsidTr="0037759A">
        <w:trPr>
          <w:tblCellSpacing w:w="15" w:type="dxa"/>
        </w:trPr>
        <w:tc>
          <w:tcPr>
            <w:tcW w:w="5989" w:type="dxa"/>
            <w:vAlign w:val="center"/>
            <w:hideMark/>
          </w:tcPr>
          <w:p w14:paraId="6EAFCB74" w14:textId="69D84AC5" w:rsidR="0037759A" w:rsidRDefault="0037759A" w:rsidP="0037759A">
            <w:hyperlink r:id="rId562" w:history="1">
              <w:r>
                <w:rPr>
                  <w:rStyle w:val="Hyperlink"/>
                </w:rPr>
                <w:t>M-2755_Core_Drivers_Model_V_and_Model_VI_Appications_Limitations_and_Modifications_Apr54.pdf</w:t>
              </w:r>
            </w:hyperlink>
          </w:p>
        </w:tc>
        <w:tc>
          <w:tcPr>
            <w:tcW w:w="1680" w:type="dxa"/>
            <w:vAlign w:val="center"/>
            <w:hideMark/>
          </w:tcPr>
          <w:p w14:paraId="691D1F05" w14:textId="77777777" w:rsidR="0037759A" w:rsidRDefault="0037759A" w:rsidP="0037759A">
            <w:pPr>
              <w:jc w:val="right"/>
            </w:pPr>
            <w:r>
              <w:t xml:space="preserve">2010-07-04 18:43 </w:t>
            </w:r>
          </w:p>
        </w:tc>
        <w:tc>
          <w:tcPr>
            <w:tcW w:w="565" w:type="dxa"/>
            <w:vAlign w:val="center"/>
            <w:hideMark/>
          </w:tcPr>
          <w:p w14:paraId="1D3BF9BB" w14:textId="77777777" w:rsidR="0037759A" w:rsidRDefault="0037759A" w:rsidP="0037759A">
            <w:pPr>
              <w:jc w:val="right"/>
            </w:pPr>
            <w:r>
              <w:t>507K</w:t>
            </w:r>
          </w:p>
        </w:tc>
      </w:tr>
      <w:tr w:rsidR="0037759A" w14:paraId="4100044F" w14:textId="77777777" w:rsidTr="0037759A">
        <w:trPr>
          <w:tblCellSpacing w:w="15" w:type="dxa"/>
        </w:trPr>
        <w:tc>
          <w:tcPr>
            <w:tcW w:w="5989" w:type="dxa"/>
            <w:vAlign w:val="center"/>
            <w:hideMark/>
          </w:tcPr>
          <w:p w14:paraId="07CD525C" w14:textId="29B9697E" w:rsidR="0037759A" w:rsidRDefault="0037759A" w:rsidP="0037759A">
            <w:hyperlink r:id="rId563" w:history="1">
              <w:r>
                <w:rPr>
                  <w:rStyle w:val="Hyperlink"/>
                </w:rPr>
                <w:t>M-2756_Smoothing_of_Samples_of_a_Function_and_its_Derivative_in_the_Presence_of_Noise_Apr54.pdf</w:t>
              </w:r>
            </w:hyperlink>
          </w:p>
        </w:tc>
        <w:tc>
          <w:tcPr>
            <w:tcW w:w="1680" w:type="dxa"/>
            <w:vAlign w:val="center"/>
            <w:hideMark/>
          </w:tcPr>
          <w:p w14:paraId="6ADD598D" w14:textId="77777777" w:rsidR="0037759A" w:rsidRDefault="0037759A" w:rsidP="0037759A">
            <w:pPr>
              <w:jc w:val="right"/>
            </w:pPr>
            <w:r>
              <w:t xml:space="preserve">2010-06-29 02:59 </w:t>
            </w:r>
          </w:p>
        </w:tc>
        <w:tc>
          <w:tcPr>
            <w:tcW w:w="565" w:type="dxa"/>
            <w:vAlign w:val="center"/>
            <w:hideMark/>
          </w:tcPr>
          <w:p w14:paraId="48C17706" w14:textId="77777777" w:rsidR="0037759A" w:rsidRDefault="0037759A" w:rsidP="0037759A">
            <w:pPr>
              <w:jc w:val="right"/>
            </w:pPr>
            <w:r>
              <w:t>470K</w:t>
            </w:r>
          </w:p>
        </w:tc>
      </w:tr>
      <w:tr w:rsidR="0037759A" w14:paraId="40579289" w14:textId="77777777" w:rsidTr="0037759A">
        <w:trPr>
          <w:tblCellSpacing w:w="15" w:type="dxa"/>
        </w:trPr>
        <w:tc>
          <w:tcPr>
            <w:tcW w:w="5989" w:type="dxa"/>
            <w:vAlign w:val="center"/>
            <w:hideMark/>
          </w:tcPr>
          <w:p w14:paraId="38B23074" w14:textId="4910DF43" w:rsidR="0037759A" w:rsidRDefault="0037759A" w:rsidP="0037759A">
            <w:hyperlink r:id="rId564" w:history="1">
              <w:r>
                <w:rPr>
                  <w:rStyle w:val="Hyperlink"/>
                </w:rPr>
                <w:t>M-2763_Biweekly_Report_April_4_1954.pdf</w:t>
              </w:r>
            </w:hyperlink>
          </w:p>
        </w:tc>
        <w:tc>
          <w:tcPr>
            <w:tcW w:w="1680" w:type="dxa"/>
            <w:vAlign w:val="center"/>
            <w:hideMark/>
          </w:tcPr>
          <w:p w14:paraId="26F99F3E" w14:textId="77777777" w:rsidR="0037759A" w:rsidRDefault="0037759A" w:rsidP="0037759A">
            <w:pPr>
              <w:jc w:val="right"/>
            </w:pPr>
            <w:r>
              <w:t xml:space="preserve">2010-06-29 16:11 </w:t>
            </w:r>
          </w:p>
        </w:tc>
        <w:tc>
          <w:tcPr>
            <w:tcW w:w="565" w:type="dxa"/>
            <w:vAlign w:val="center"/>
            <w:hideMark/>
          </w:tcPr>
          <w:p w14:paraId="515EE3D7" w14:textId="77777777" w:rsidR="0037759A" w:rsidRDefault="0037759A" w:rsidP="0037759A">
            <w:pPr>
              <w:jc w:val="right"/>
            </w:pPr>
            <w:r>
              <w:t>1.0M</w:t>
            </w:r>
          </w:p>
        </w:tc>
      </w:tr>
      <w:tr w:rsidR="0037759A" w14:paraId="7793095E" w14:textId="77777777" w:rsidTr="0037759A">
        <w:trPr>
          <w:tblCellSpacing w:w="15" w:type="dxa"/>
        </w:trPr>
        <w:tc>
          <w:tcPr>
            <w:tcW w:w="5989" w:type="dxa"/>
            <w:vAlign w:val="center"/>
            <w:hideMark/>
          </w:tcPr>
          <w:p w14:paraId="7A9D6D07" w14:textId="2751FB09" w:rsidR="0037759A" w:rsidRDefault="0037759A" w:rsidP="0037759A">
            <w:hyperlink r:id="rId565" w:history="1">
              <w:r>
                <w:rPr>
                  <w:rStyle w:val="Hyperlink"/>
                </w:rPr>
                <w:t>M-2789_Biweekly_Report_April_18_1954.pdf</w:t>
              </w:r>
            </w:hyperlink>
          </w:p>
        </w:tc>
        <w:tc>
          <w:tcPr>
            <w:tcW w:w="1680" w:type="dxa"/>
            <w:vAlign w:val="center"/>
            <w:hideMark/>
          </w:tcPr>
          <w:p w14:paraId="046CAEE4" w14:textId="77777777" w:rsidR="0037759A" w:rsidRDefault="0037759A" w:rsidP="0037759A">
            <w:pPr>
              <w:jc w:val="right"/>
            </w:pPr>
            <w:r>
              <w:t xml:space="preserve">2010-06-29 16:11 </w:t>
            </w:r>
          </w:p>
        </w:tc>
        <w:tc>
          <w:tcPr>
            <w:tcW w:w="565" w:type="dxa"/>
            <w:vAlign w:val="center"/>
            <w:hideMark/>
          </w:tcPr>
          <w:p w14:paraId="587E125B" w14:textId="77777777" w:rsidR="0037759A" w:rsidRDefault="0037759A" w:rsidP="0037759A">
            <w:pPr>
              <w:jc w:val="right"/>
            </w:pPr>
            <w:r>
              <w:t>2.0M</w:t>
            </w:r>
          </w:p>
        </w:tc>
      </w:tr>
      <w:tr w:rsidR="0037759A" w14:paraId="0FE5A78B" w14:textId="77777777" w:rsidTr="0037759A">
        <w:trPr>
          <w:tblCellSpacing w:w="15" w:type="dxa"/>
        </w:trPr>
        <w:tc>
          <w:tcPr>
            <w:tcW w:w="5989" w:type="dxa"/>
            <w:vAlign w:val="center"/>
            <w:hideMark/>
          </w:tcPr>
          <w:p w14:paraId="5EDB52F5" w14:textId="0F185F1D" w:rsidR="0037759A" w:rsidRDefault="0037759A" w:rsidP="0037759A">
            <w:hyperlink r:id="rId566" w:history="1">
              <w:r>
                <w:rPr>
                  <w:rStyle w:val="Hyperlink"/>
                </w:rPr>
                <w:t>M-2803_Magnetic_Core_Shift_Register_Evaluator_May54.pdf</w:t>
              </w:r>
            </w:hyperlink>
          </w:p>
        </w:tc>
        <w:tc>
          <w:tcPr>
            <w:tcW w:w="1680" w:type="dxa"/>
            <w:vAlign w:val="center"/>
            <w:hideMark/>
          </w:tcPr>
          <w:p w14:paraId="1F0A6BEE" w14:textId="77777777" w:rsidR="0037759A" w:rsidRDefault="0037759A" w:rsidP="0037759A">
            <w:pPr>
              <w:jc w:val="right"/>
            </w:pPr>
            <w:r>
              <w:t xml:space="preserve">2010-07-04 18:45 </w:t>
            </w:r>
          </w:p>
        </w:tc>
        <w:tc>
          <w:tcPr>
            <w:tcW w:w="565" w:type="dxa"/>
            <w:vAlign w:val="center"/>
            <w:hideMark/>
          </w:tcPr>
          <w:p w14:paraId="6DDB44A7" w14:textId="77777777" w:rsidR="0037759A" w:rsidRDefault="0037759A" w:rsidP="0037759A">
            <w:pPr>
              <w:jc w:val="right"/>
            </w:pPr>
            <w:r>
              <w:t>613K</w:t>
            </w:r>
          </w:p>
        </w:tc>
      </w:tr>
      <w:tr w:rsidR="0037759A" w14:paraId="11A4DAC3" w14:textId="77777777" w:rsidTr="0037759A">
        <w:trPr>
          <w:tblCellSpacing w:w="15" w:type="dxa"/>
        </w:trPr>
        <w:tc>
          <w:tcPr>
            <w:tcW w:w="5989" w:type="dxa"/>
            <w:vAlign w:val="center"/>
            <w:hideMark/>
          </w:tcPr>
          <w:p w14:paraId="7859301F" w14:textId="3505A305" w:rsidR="0037759A" w:rsidRDefault="0037759A" w:rsidP="0037759A">
            <w:hyperlink r:id="rId567" w:history="1">
              <w:r>
                <w:rPr>
                  <w:rStyle w:val="Hyperlink"/>
                </w:rPr>
                <w:t>M-2828_Biweekly_Report_May_16_1954.pdf</w:t>
              </w:r>
            </w:hyperlink>
          </w:p>
        </w:tc>
        <w:tc>
          <w:tcPr>
            <w:tcW w:w="1680" w:type="dxa"/>
            <w:vAlign w:val="center"/>
            <w:hideMark/>
          </w:tcPr>
          <w:p w14:paraId="1098110C" w14:textId="77777777" w:rsidR="0037759A" w:rsidRDefault="0037759A" w:rsidP="0037759A">
            <w:pPr>
              <w:jc w:val="right"/>
            </w:pPr>
            <w:r>
              <w:t xml:space="preserve">2010-06-29 16:11 </w:t>
            </w:r>
          </w:p>
        </w:tc>
        <w:tc>
          <w:tcPr>
            <w:tcW w:w="565" w:type="dxa"/>
            <w:vAlign w:val="center"/>
            <w:hideMark/>
          </w:tcPr>
          <w:p w14:paraId="34D2AF89" w14:textId="77777777" w:rsidR="0037759A" w:rsidRDefault="0037759A" w:rsidP="0037759A">
            <w:pPr>
              <w:jc w:val="right"/>
            </w:pPr>
            <w:r>
              <w:t>2.0M</w:t>
            </w:r>
          </w:p>
        </w:tc>
      </w:tr>
      <w:tr w:rsidR="0037759A" w14:paraId="792887C0" w14:textId="77777777" w:rsidTr="0037759A">
        <w:trPr>
          <w:tblCellSpacing w:w="15" w:type="dxa"/>
        </w:trPr>
        <w:tc>
          <w:tcPr>
            <w:tcW w:w="5989" w:type="dxa"/>
            <w:vAlign w:val="center"/>
            <w:hideMark/>
          </w:tcPr>
          <w:p w14:paraId="7C6922F5" w14:textId="344BB53C" w:rsidR="0037759A" w:rsidRDefault="0037759A" w:rsidP="0037759A">
            <w:hyperlink r:id="rId568" w:history="1">
              <w:r>
                <w:rPr>
                  <w:rStyle w:val="Hyperlink"/>
                </w:rPr>
                <w:t>M-2840_Test_Results_on_the_DCL_Memory_Plane_May54.pdf</w:t>
              </w:r>
            </w:hyperlink>
          </w:p>
        </w:tc>
        <w:tc>
          <w:tcPr>
            <w:tcW w:w="1680" w:type="dxa"/>
            <w:vAlign w:val="center"/>
            <w:hideMark/>
          </w:tcPr>
          <w:p w14:paraId="686F1314" w14:textId="77777777" w:rsidR="0037759A" w:rsidRDefault="0037759A" w:rsidP="0037759A">
            <w:pPr>
              <w:jc w:val="right"/>
            </w:pPr>
            <w:r>
              <w:t xml:space="preserve">2010-07-04 18:45 </w:t>
            </w:r>
          </w:p>
        </w:tc>
        <w:tc>
          <w:tcPr>
            <w:tcW w:w="565" w:type="dxa"/>
            <w:vAlign w:val="center"/>
            <w:hideMark/>
          </w:tcPr>
          <w:p w14:paraId="083BCCB2" w14:textId="77777777" w:rsidR="0037759A" w:rsidRDefault="0037759A" w:rsidP="0037759A">
            <w:pPr>
              <w:jc w:val="right"/>
            </w:pPr>
            <w:r>
              <w:t>773K</w:t>
            </w:r>
          </w:p>
        </w:tc>
      </w:tr>
      <w:tr w:rsidR="0037759A" w14:paraId="3C7CF42D" w14:textId="77777777" w:rsidTr="0037759A">
        <w:trPr>
          <w:tblCellSpacing w:w="15" w:type="dxa"/>
        </w:trPr>
        <w:tc>
          <w:tcPr>
            <w:tcW w:w="5989" w:type="dxa"/>
            <w:vAlign w:val="center"/>
            <w:hideMark/>
          </w:tcPr>
          <w:p w14:paraId="22ECCEB5" w14:textId="57747E09" w:rsidR="0037759A" w:rsidRDefault="0037759A" w:rsidP="0037759A">
            <w:hyperlink r:id="rId569" w:history="1">
              <w:r>
                <w:rPr>
                  <w:rStyle w:val="Hyperlink"/>
                </w:rPr>
                <w:t>M-2850_Biweekly_Report_May_30_1954.pdf</w:t>
              </w:r>
            </w:hyperlink>
          </w:p>
        </w:tc>
        <w:tc>
          <w:tcPr>
            <w:tcW w:w="1680" w:type="dxa"/>
            <w:vAlign w:val="center"/>
            <w:hideMark/>
          </w:tcPr>
          <w:p w14:paraId="71C2B644" w14:textId="77777777" w:rsidR="0037759A" w:rsidRDefault="0037759A" w:rsidP="0037759A">
            <w:pPr>
              <w:jc w:val="right"/>
            </w:pPr>
            <w:r>
              <w:t xml:space="preserve">2010-06-29 16:11 </w:t>
            </w:r>
          </w:p>
        </w:tc>
        <w:tc>
          <w:tcPr>
            <w:tcW w:w="565" w:type="dxa"/>
            <w:vAlign w:val="center"/>
            <w:hideMark/>
          </w:tcPr>
          <w:p w14:paraId="55D7379A" w14:textId="77777777" w:rsidR="0037759A" w:rsidRDefault="0037759A" w:rsidP="0037759A">
            <w:pPr>
              <w:jc w:val="right"/>
            </w:pPr>
            <w:r>
              <w:t>368K</w:t>
            </w:r>
          </w:p>
        </w:tc>
      </w:tr>
      <w:tr w:rsidR="0037759A" w14:paraId="091719E3" w14:textId="77777777" w:rsidTr="0037759A">
        <w:trPr>
          <w:tblCellSpacing w:w="15" w:type="dxa"/>
        </w:trPr>
        <w:tc>
          <w:tcPr>
            <w:tcW w:w="5989" w:type="dxa"/>
            <w:vAlign w:val="center"/>
            <w:hideMark/>
          </w:tcPr>
          <w:p w14:paraId="20B02509" w14:textId="2B1404CD" w:rsidR="0037759A" w:rsidRDefault="0037759A" w:rsidP="0037759A">
            <w:hyperlink r:id="rId570" w:history="1">
              <w:r>
                <w:rPr>
                  <w:rStyle w:val="Hyperlink"/>
                </w:rPr>
                <w:t>M-2870_Biweekly_Report_June_13_1954.pdf</w:t>
              </w:r>
            </w:hyperlink>
          </w:p>
        </w:tc>
        <w:tc>
          <w:tcPr>
            <w:tcW w:w="1680" w:type="dxa"/>
            <w:vAlign w:val="center"/>
            <w:hideMark/>
          </w:tcPr>
          <w:p w14:paraId="20899713" w14:textId="77777777" w:rsidR="0037759A" w:rsidRDefault="0037759A" w:rsidP="0037759A">
            <w:pPr>
              <w:jc w:val="right"/>
            </w:pPr>
            <w:r>
              <w:t xml:space="preserve">2010-06-29 16:11 </w:t>
            </w:r>
          </w:p>
        </w:tc>
        <w:tc>
          <w:tcPr>
            <w:tcW w:w="565" w:type="dxa"/>
            <w:vAlign w:val="center"/>
            <w:hideMark/>
          </w:tcPr>
          <w:p w14:paraId="59756E58" w14:textId="77777777" w:rsidR="0037759A" w:rsidRDefault="0037759A" w:rsidP="0037759A">
            <w:pPr>
              <w:jc w:val="right"/>
            </w:pPr>
            <w:r>
              <w:t>1.7M</w:t>
            </w:r>
          </w:p>
        </w:tc>
      </w:tr>
      <w:tr w:rsidR="0037759A" w14:paraId="190C341B" w14:textId="77777777" w:rsidTr="0037759A">
        <w:trPr>
          <w:tblCellSpacing w:w="15" w:type="dxa"/>
        </w:trPr>
        <w:tc>
          <w:tcPr>
            <w:tcW w:w="5989" w:type="dxa"/>
            <w:vAlign w:val="center"/>
            <w:hideMark/>
          </w:tcPr>
          <w:p w14:paraId="1B8ACAF7" w14:textId="77777777" w:rsidR="0037759A" w:rsidRDefault="0037759A" w:rsidP="0037759A">
            <w:pPr>
              <w:rPr>
                <w:rStyle w:val="Hyperlink"/>
              </w:rPr>
            </w:pPr>
            <w:hyperlink r:id="rId571" w:history="1">
              <w:r>
                <w:rPr>
                  <w:rStyle w:val="Hyperlink"/>
                </w:rPr>
                <w:t>M-2881_Biweekly_Report_June_27_1954.pdf</w:t>
              </w:r>
            </w:hyperlink>
          </w:p>
          <w:p w14:paraId="5648CCDD" w14:textId="147A2BD7" w:rsidR="002B02B2" w:rsidRPr="002B02B2" w:rsidRDefault="002B02B2" w:rsidP="0037759A">
            <w:r w:rsidRPr="002B02B2">
              <w:rPr>
                <w:rStyle w:val="Hyperlink"/>
                <w:color w:val="984806" w:themeColor="accent6" w:themeShade="80"/>
                <w:u w:val="none"/>
              </w:rPr>
              <w:t>This memo contains a list of about 34 Software Programs run on WW during the reporting period in June 1954.  Mostly seem to be mathematical calculations (e.g. Self-Consistent Molecular Orbitals)</w:t>
            </w:r>
          </w:p>
        </w:tc>
        <w:tc>
          <w:tcPr>
            <w:tcW w:w="1680" w:type="dxa"/>
            <w:vAlign w:val="center"/>
            <w:hideMark/>
          </w:tcPr>
          <w:p w14:paraId="41E82B5A" w14:textId="77777777" w:rsidR="0037759A" w:rsidRDefault="0037759A" w:rsidP="0037759A">
            <w:pPr>
              <w:jc w:val="right"/>
            </w:pPr>
            <w:r>
              <w:t xml:space="preserve">2010-06-29 16:11 </w:t>
            </w:r>
          </w:p>
        </w:tc>
        <w:tc>
          <w:tcPr>
            <w:tcW w:w="565" w:type="dxa"/>
            <w:vAlign w:val="center"/>
            <w:hideMark/>
          </w:tcPr>
          <w:p w14:paraId="562555A3" w14:textId="77777777" w:rsidR="0037759A" w:rsidRDefault="0037759A" w:rsidP="0037759A">
            <w:pPr>
              <w:jc w:val="right"/>
            </w:pPr>
            <w:r>
              <w:t>398K</w:t>
            </w:r>
          </w:p>
          <w:p w14:paraId="02D3F936" w14:textId="684C6757" w:rsidR="00BD510F" w:rsidRDefault="00BD510F" w:rsidP="0037759A">
            <w:pPr>
              <w:jc w:val="right"/>
            </w:pPr>
          </w:p>
        </w:tc>
      </w:tr>
      <w:tr w:rsidR="00BD510F" w14:paraId="391F84B2" w14:textId="77777777" w:rsidTr="0037759A">
        <w:trPr>
          <w:tblCellSpacing w:w="15" w:type="dxa"/>
        </w:trPr>
        <w:tc>
          <w:tcPr>
            <w:tcW w:w="5989" w:type="dxa"/>
            <w:vAlign w:val="center"/>
          </w:tcPr>
          <w:p w14:paraId="4EC0C6F0" w14:textId="311E811A" w:rsidR="00BD510F" w:rsidRDefault="00BD510F" w:rsidP="0037759A">
            <w:r>
              <w:t>M-2790 – on Dome – Group Leaders meeting Apr 21, 1954, mostly about planning for AN/FSQ-7</w:t>
            </w:r>
          </w:p>
        </w:tc>
        <w:tc>
          <w:tcPr>
            <w:tcW w:w="1680" w:type="dxa"/>
            <w:vAlign w:val="center"/>
          </w:tcPr>
          <w:p w14:paraId="549CB536" w14:textId="77777777" w:rsidR="00BD510F" w:rsidRDefault="00BD510F" w:rsidP="0037759A">
            <w:pPr>
              <w:jc w:val="right"/>
            </w:pPr>
          </w:p>
        </w:tc>
        <w:tc>
          <w:tcPr>
            <w:tcW w:w="565" w:type="dxa"/>
            <w:vAlign w:val="center"/>
          </w:tcPr>
          <w:p w14:paraId="1AE0B229" w14:textId="77777777" w:rsidR="00BD510F" w:rsidRDefault="00BD510F" w:rsidP="0037759A">
            <w:pPr>
              <w:jc w:val="right"/>
            </w:pPr>
          </w:p>
        </w:tc>
      </w:tr>
      <w:tr w:rsidR="0037759A" w14:paraId="6A08ABAF" w14:textId="77777777" w:rsidTr="0037759A">
        <w:trPr>
          <w:tblCellSpacing w:w="15" w:type="dxa"/>
        </w:trPr>
        <w:tc>
          <w:tcPr>
            <w:tcW w:w="5989" w:type="dxa"/>
            <w:vAlign w:val="center"/>
            <w:hideMark/>
          </w:tcPr>
          <w:p w14:paraId="0437BF17" w14:textId="023956CE" w:rsidR="0037759A" w:rsidRDefault="0037759A" w:rsidP="0037759A">
            <w:hyperlink r:id="rId572" w:history="1">
              <w:r>
                <w:rPr>
                  <w:rStyle w:val="Hyperlink"/>
                </w:rPr>
                <w:t>M-2900_Biweekly_Report_June_11_1954.pdf</w:t>
              </w:r>
            </w:hyperlink>
          </w:p>
        </w:tc>
        <w:tc>
          <w:tcPr>
            <w:tcW w:w="1680" w:type="dxa"/>
            <w:vAlign w:val="center"/>
            <w:hideMark/>
          </w:tcPr>
          <w:p w14:paraId="69AA8036" w14:textId="77777777" w:rsidR="0037759A" w:rsidRDefault="0037759A" w:rsidP="0037759A">
            <w:pPr>
              <w:jc w:val="right"/>
            </w:pPr>
            <w:r>
              <w:t xml:space="preserve">2010-06-29 16:11 </w:t>
            </w:r>
          </w:p>
        </w:tc>
        <w:tc>
          <w:tcPr>
            <w:tcW w:w="565" w:type="dxa"/>
            <w:vAlign w:val="center"/>
            <w:hideMark/>
          </w:tcPr>
          <w:p w14:paraId="4D0593EC" w14:textId="77777777" w:rsidR="0037759A" w:rsidRDefault="0037759A" w:rsidP="0037759A">
            <w:pPr>
              <w:jc w:val="right"/>
            </w:pPr>
            <w:r>
              <w:t>1.7M</w:t>
            </w:r>
          </w:p>
        </w:tc>
      </w:tr>
      <w:tr w:rsidR="0037759A" w14:paraId="14FE2349" w14:textId="77777777" w:rsidTr="0037759A">
        <w:trPr>
          <w:tblCellSpacing w:w="15" w:type="dxa"/>
        </w:trPr>
        <w:tc>
          <w:tcPr>
            <w:tcW w:w="5989" w:type="dxa"/>
            <w:vAlign w:val="center"/>
            <w:hideMark/>
          </w:tcPr>
          <w:p w14:paraId="14F5D56F" w14:textId="77777777" w:rsidR="0037759A" w:rsidRDefault="0037759A" w:rsidP="0037759A">
            <w:pPr>
              <w:rPr>
                <w:rStyle w:val="Hyperlink"/>
              </w:rPr>
            </w:pPr>
            <w:hyperlink r:id="rId573" w:history="1">
              <w:r>
                <w:rPr>
                  <w:rStyle w:val="Hyperlink"/>
                </w:rPr>
                <w:t>M-2906-1_The_Tape_Preparation_Facility_at_Barta_Sep55.pdf</w:t>
              </w:r>
            </w:hyperlink>
          </w:p>
          <w:p w14:paraId="69AF4871" w14:textId="7253CDFA" w:rsidR="0024172D" w:rsidRPr="0024172D" w:rsidRDefault="0024172D" w:rsidP="0037759A">
            <w:r w:rsidRPr="0024172D">
              <w:rPr>
                <w:rStyle w:val="Hyperlink"/>
                <w:color w:val="984806" w:themeColor="accent6" w:themeShade="80"/>
                <w:u w:val="none"/>
              </w:rPr>
              <w:t xml:space="preserve">The </w:t>
            </w:r>
            <w:r>
              <w:rPr>
                <w:rStyle w:val="Hyperlink"/>
                <w:color w:val="984806" w:themeColor="accent6" w:themeShade="80"/>
                <w:u w:val="none"/>
              </w:rPr>
              <w:t xml:space="preserve">laying down of the law on access to the Tape Preparation Room.  No unauthorized schmoozing with the typists during business hours.  Staff may type their own tapes overnight or on weekends.  </w:t>
            </w:r>
            <w:r>
              <w:rPr>
                <w:noProof/>
              </w:rPr>
              <w:drawing>
                <wp:inline distT="0" distB="0" distL="0" distR="0" wp14:anchorId="61DF012A" wp14:editId="0EF70B24">
                  <wp:extent cx="2327169" cy="126922"/>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4"/>
                          <a:stretch>
                            <a:fillRect/>
                          </a:stretch>
                        </pic:blipFill>
                        <pic:spPr>
                          <a:xfrm>
                            <a:off x="0" y="0"/>
                            <a:ext cx="2850559" cy="155467"/>
                          </a:xfrm>
                          <a:prstGeom prst="rect">
                            <a:avLst/>
                          </a:prstGeom>
                        </pic:spPr>
                      </pic:pic>
                    </a:graphicData>
                  </a:graphic>
                </wp:inline>
              </w:drawing>
            </w:r>
            <w:r>
              <w:rPr>
                <w:rStyle w:val="Hyperlink"/>
                <w:color w:val="984806" w:themeColor="accent6" w:themeShade="80"/>
                <w:u w:val="none"/>
              </w:rPr>
              <w:t xml:space="preserve"> </w:t>
            </w:r>
            <w:r w:rsidR="006C6B97">
              <w:rPr>
                <w:rStyle w:val="Hyperlink"/>
                <w:color w:val="984806" w:themeColor="accent6" w:themeShade="80"/>
                <w:u w:val="none"/>
              </w:rPr>
              <w:t xml:space="preserve">(Marion Callaghan or Joe Thompson) </w:t>
            </w:r>
            <w:r>
              <w:rPr>
                <w:rStyle w:val="Hyperlink"/>
                <w:color w:val="984806" w:themeColor="accent6" w:themeShade="80"/>
                <w:u w:val="none"/>
              </w:rPr>
              <w:t>are in charge of the show.  Behave Or Else!</w:t>
            </w:r>
          </w:p>
        </w:tc>
        <w:tc>
          <w:tcPr>
            <w:tcW w:w="1680" w:type="dxa"/>
            <w:vAlign w:val="center"/>
            <w:hideMark/>
          </w:tcPr>
          <w:p w14:paraId="047AF829" w14:textId="77777777" w:rsidR="0037759A" w:rsidRDefault="0037759A" w:rsidP="0037759A">
            <w:pPr>
              <w:jc w:val="right"/>
            </w:pPr>
            <w:r>
              <w:t xml:space="preserve">2004-08-19 03:04 </w:t>
            </w:r>
          </w:p>
        </w:tc>
        <w:tc>
          <w:tcPr>
            <w:tcW w:w="565" w:type="dxa"/>
            <w:vAlign w:val="center"/>
            <w:hideMark/>
          </w:tcPr>
          <w:p w14:paraId="7C8EFFF4" w14:textId="77777777" w:rsidR="0037759A" w:rsidRDefault="0037759A" w:rsidP="0037759A">
            <w:pPr>
              <w:jc w:val="right"/>
            </w:pPr>
            <w:r>
              <w:t>120K</w:t>
            </w:r>
          </w:p>
        </w:tc>
      </w:tr>
      <w:tr w:rsidR="0037759A" w14:paraId="7F7CFDA3" w14:textId="77777777" w:rsidTr="0037759A">
        <w:trPr>
          <w:tblCellSpacing w:w="15" w:type="dxa"/>
        </w:trPr>
        <w:tc>
          <w:tcPr>
            <w:tcW w:w="5989" w:type="dxa"/>
            <w:vAlign w:val="center"/>
            <w:hideMark/>
          </w:tcPr>
          <w:p w14:paraId="749C73DE" w14:textId="30603020" w:rsidR="0037759A" w:rsidRDefault="0037759A" w:rsidP="0037759A">
            <w:hyperlink r:id="rId575" w:history="1">
              <w:r>
                <w:rPr>
                  <w:rStyle w:val="Hyperlink"/>
                </w:rPr>
                <w:t>M-2919_Sensing_Winding_Geometry_and_Information_Patterns_Jul54.pdf</w:t>
              </w:r>
            </w:hyperlink>
          </w:p>
        </w:tc>
        <w:tc>
          <w:tcPr>
            <w:tcW w:w="1680" w:type="dxa"/>
            <w:vAlign w:val="center"/>
            <w:hideMark/>
          </w:tcPr>
          <w:p w14:paraId="31160F60" w14:textId="77777777" w:rsidR="0037759A" w:rsidRDefault="0037759A" w:rsidP="0037759A">
            <w:pPr>
              <w:jc w:val="right"/>
            </w:pPr>
            <w:r>
              <w:t xml:space="preserve">2010-07-04 18:47 </w:t>
            </w:r>
          </w:p>
        </w:tc>
        <w:tc>
          <w:tcPr>
            <w:tcW w:w="565" w:type="dxa"/>
            <w:vAlign w:val="center"/>
            <w:hideMark/>
          </w:tcPr>
          <w:p w14:paraId="365895F1" w14:textId="77777777" w:rsidR="0037759A" w:rsidRDefault="0037759A" w:rsidP="0037759A">
            <w:pPr>
              <w:jc w:val="right"/>
            </w:pPr>
            <w:r>
              <w:t>573K</w:t>
            </w:r>
          </w:p>
        </w:tc>
      </w:tr>
      <w:tr w:rsidR="0037759A" w14:paraId="58C2675E" w14:textId="77777777" w:rsidTr="0037759A">
        <w:trPr>
          <w:tblCellSpacing w:w="15" w:type="dxa"/>
        </w:trPr>
        <w:tc>
          <w:tcPr>
            <w:tcW w:w="5989" w:type="dxa"/>
            <w:vAlign w:val="center"/>
            <w:hideMark/>
          </w:tcPr>
          <w:p w14:paraId="77982B1D" w14:textId="77777777" w:rsidR="0037759A" w:rsidRDefault="0037759A" w:rsidP="0037759A">
            <w:pPr>
              <w:rPr>
                <w:rStyle w:val="Hyperlink"/>
              </w:rPr>
            </w:pPr>
            <w:hyperlink r:id="rId576" w:history="1">
              <w:r>
                <w:rPr>
                  <w:rStyle w:val="Hyperlink"/>
                </w:rPr>
                <w:t>M-3058_The_Consolidated_Test_Program_T-3432_Sep54.pdf</w:t>
              </w:r>
            </w:hyperlink>
          </w:p>
          <w:p w14:paraId="7999224B" w14:textId="77777777" w:rsidR="003620E0" w:rsidRDefault="003620E0" w:rsidP="003620E0">
            <w:pPr>
              <w:rPr>
                <w:rStyle w:val="Hyperlink"/>
                <w:color w:val="984806" w:themeColor="accent6" w:themeShade="80"/>
                <w:u w:val="none"/>
              </w:rPr>
            </w:pPr>
            <w:r w:rsidRPr="003620E0">
              <w:rPr>
                <w:rStyle w:val="Hyperlink"/>
                <w:color w:val="984806" w:themeColor="accent6" w:themeShade="80"/>
                <w:u w:val="none"/>
              </w:rPr>
              <w:t>Description of a 1954 version of the WW diagnostic program, including guidance on how to work it, and interpret the results (neither of which are obvious)</w:t>
            </w:r>
            <w:r>
              <w:rPr>
                <w:rStyle w:val="Hyperlink"/>
                <w:color w:val="984806" w:themeColor="accent6" w:themeShade="80"/>
                <w:u w:val="none"/>
              </w:rPr>
              <w:t xml:space="preserve">.  This must have been prior to the CF instruction, as banks are not mentioned. </w:t>
            </w:r>
          </w:p>
          <w:p w14:paraId="205B9F64" w14:textId="77777777" w:rsidR="003620E0" w:rsidRDefault="003620E0" w:rsidP="003620E0">
            <w:pPr>
              <w:rPr>
                <w:rStyle w:val="Hyperlink"/>
                <w:color w:val="984806" w:themeColor="accent6" w:themeShade="80"/>
                <w:u w:val="none"/>
              </w:rPr>
            </w:pPr>
            <w:r>
              <w:rPr>
                <w:rStyle w:val="Hyperlink"/>
                <w:color w:val="984806" w:themeColor="accent6" w:themeShade="80"/>
                <w:u w:val="none"/>
              </w:rPr>
              <w:t>The last page includes a complicated program flow diagram.</w:t>
            </w:r>
          </w:p>
          <w:p w14:paraId="1813F17F" w14:textId="77777777" w:rsidR="003620E0" w:rsidRDefault="003620E0" w:rsidP="003620E0">
            <w:pPr>
              <w:rPr>
                <w:rStyle w:val="Hyperlink"/>
                <w:color w:val="984806" w:themeColor="accent6" w:themeShade="80"/>
                <w:u w:val="none"/>
              </w:rPr>
            </w:pPr>
            <w:r>
              <w:rPr>
                <w:rStyle w:val="Hyperlink"/>
                <w:color w:val="984806" w:themeColor="accent6" w:themeShade="80"/>
                <w:u w:val="none"/>
              </w:rPr>
              <w:t>The doc does not say how to set the Toggle Switch Registers.</w:t>
            </w:r>
          </w:p>
          <w:p w14:paraId="791B542B" w14:textId="591AC9CA" w:rsidR="00B66B0B" w:rsidRPr="003620E0" w:rsidRDefault="00B66B0B" w:rsidP="003620E0">
            <w:r>
              <w:rPr>
                <w:rStyle w:val="Hyperlink"/>
                <w:color w:val="984806" w:themeColor="accent6" w:themeShade="80"/>
                <w:u w:val="none"/>
              </w:rPr>
              <w:t>This doc does not appear to be on Dome</w:t>
            </w:r>
          </w:p>
        </w:tc>
        <w:tc>
          <w:tcPr>
            <w:tcW w:w="1680" w:type="dxa"/>
            <w:vAlign w:val="center"/>
            <w:hideMark/>
          </w:tcPr>
          <w:p w14:paraId="2878DC80" w14:textId="77777777" w:rsidR="0037759A" w:rsidRDefault="0037759A" w:rsidP="0037759A">
            <w:pPr>
              <w:jc w:val="right"/>
            </w:pPr>
            <w:r>
              <w:t xml:space="preserve">2010-06-26 19:53 </w:t>
            </w:r>
          </w:p>
        </w:tc>
        <w:tc>
          <w:tcPr>
            <w:tcW w:w="565" w:type="dxa"/>
            <w:vAlign w:val="center"/>
            <w:hideMark/>
          </w:tcPr>
          <w:p w14:paraId="3FAFDD1D" w14:textId="77777777" w:rsidR="0037759A" w:rsidRDefault="0037759A" w:rsidP="0037759A">
            <w:pPr>
              <w:jc w:val="right"/>
            </w:pPr>
            <w:r>
              <w:t>594K</w:t>
            </w:r>
          </w:p>
        </w:tc>
      </w:tr>
      <w:tr w:rsidR="0037759A" w14:paraId="08FE088E" w14:textId="77777777" w:rsidTr="0037759A">
        <w:trPr>
          <w:tblCellSpacing w:w="15" w:type="dxa"/>
        </w:trPr>
        <w:tc>
          <w:tcPr>
            <w:tcW w:w="5989" w:type="dxa"/>
            <w:vAlign w:val="center"/>
            <w:hideMark/>
          </w:tcPr>
          <w:p w14:paraId="35046614" w14:textId="5AD0AC5F" w:rsidR="0037759A" w:rsidRDefault="0037759A" w:rsidP="0037759A">
            <w:hyperlink r:id="rId577" w:history="1">
              <w:r>
                <w:rPr>
                  <w:rStyle w:val="Hyperlink"/>
                </w:rPr>
                <w:t>M-3059_Thoughts_on_Incremental_Permeability_Sep54.pdf</w:t>
              </w:r>
            </w:hyperlink>
          </w:p>
        </w:tc>
        <w:tc>
          <w:tcPr>
            <w:tcW w:w="1680" w:type="dxa"/>
            <w:vAlign w:val="center"/>
            <w:hideMark/>
          </w:tcPr>
          <w:p w14:paraId="04CCDA72" w14:textId="77777777" w:rsidR="0037759A" w:rsidRDefault="0037759A" w:rsidP="0037759A">
            <w:pPr>
              <w:jc w:val="right"/>
            </w:pPr>
            <w:r>
              <w:t xml:space="preserve">2010-07-04 18:48 </w:t>
            </w:r>
          </w:p>
        </w:tc>
        <w:tc>
          <w:tcPr>
            <w:tcW w:w="565" w:type="dxa"/>
            <w:vAlign w:val="center"/>
            <w:hideMark/>
          </w:tcPr>
          <w:p w14:paraId="41E4FE56" w14:textId="77777777" w:rsidR="0037759A" w:rsidRDefault="0037759A" w:rsidP="0037759A">
            <w:pPr>
              <w:jc w:val="right"/>
            </w:pPr>
            <w:r>
              <w:t>559K</w:t>
            </w:r>
          </w:p>
        </w:tc>
      </w:tr>
      <w:tr w:rsidR="0037759A" w14:paraId="73EFAFC7" w14:textId="77777777" w:rsidTr="0037759A">
        <w:trPr>
          <w:tblCellSpacing w:w="15" w:type="dxa"/>
        </w:trPr>
        <w:tc>
          <w:tcPr>
            <w:tcW w:w="5989" w:type="dxa"/>
            <w:vAlign w:val="center"/>
            <w:hideMark/>
          </w:tcPr>
          <w:p w14:paraId="149AE4DD" w14:textId="12719D25" w:rsidR="0037759A" w:rsidRDefault="0037759A" w:rsidP="0037759A">
            <w:hyperlink r:id="rId578" w:history="1">
              <w:r>
                <w:rPr>
                  <w:rStyle w:val="Hyperlink"/>
                </w:rPr>
                <w:t>M24-33_Some_Results_on_the_Transmission_of_Pulses_Over_Telephone_Lines_Apr54.pdf</w:t>
              </w:r>
            </w:hyperlink>
          </w:p>
        </w:tc>
        <w:tc>
          <w:tcPr>
            <w:tcW w:w="1680" w:type="dxa"/>
            <w:vAlign w:val="center"/>
            <w:hideMark/>
          </w:tcPr>
          <w:p w14:paraId="154AAB62" w14:textId="77777777" w:rsidR="0037759A" w:rsidRDefault="0037759A" w:rsidP="0037759A">
            <w:pPr>
              <w:jc w:val="right"/>
            </w:pPr>
            <w:r>
              <w:t xml:space="preserve">2010-06-27 05:24 </w:t>
            </w:r>
          </w:p>
        </w:tc>
        <w:tc>
          <w:tcPr>
            <w:tcW w:w="565" w:type="dxa"/>
            <w:vAlign w:val="center"/>
            <w:hideMark/>
          </w:tcPr>
          <w:p w14:paraId="6C9D91CF" w14:textId="77777777" w:rsidR="0037759A" w:rsidRDefault="0037759A" w:rsidP="0037759A">
            <w:pPr>
              <w:jc w:val="right"/>
            </w:pPr>
            <w:r>
              <w:t>1.2M</w:t>
            </w:r>
          </w:p>
        </w:tc>
      </w:tr>
    </w:tbl>
    <w:p w14:paraId="4D374F9E" w14:textId="77777777" w:rsidR="0037759A" w:rsidRDefault="0037759A" w:rsidP="0037759A">
      <w:pPr>
        <w:pStyle w:val="HTMLAddress"/>
      </w:pPr>
      <w:r>
        <w:t>Apache/2.4.10 (Debian) Server at bitsavers.informatik.uni-stuttgart.de Port 80</w:t>
      </w:r>
    </w:p>
    <w:p w14:paraId="5DF630A5" w14:textId="77777777" w:rsidR="0037759A" w:rsidRDefault="0037759A" w:rsidP="0037759A"/>
    <w:p w14:paraId="48B51863" w14:textId="77777777" w:rsidR="0037759A" w:rsidRDefault="0037759A" w:rsidP="008D28F5">
      <w:pPr>
        <w:pStyle w:val="Heading2"/>
      </w:pPr>
      <w:bookmarkStart w:id="194" w:name="_Toc193914454"/>
      <w:r>
        <w:t>Index of /pdf/</w:t>
      </w:r>
      <w:proofErr w:type="spellStart"/>
      <w:r>
        <w:t>mit</w:t>
      </w:r>
      <w:proofErr w:type="spellEnd"/>
      <w:r>
        <w:t>/whirlwind/R-series</w:t>
      </w:r>
      <w:bookmarkEnd w:id="194"/>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39"/>
        <w:gridCol w:w="1710"/>
        <w:gridCol w:w="679"/>
      </w:tblGrid>
      <w:tr w:rsidR="0037759A" w14:paraId="0C693775" w14:textId="77777777" w:rsidTr="0037759A">
        <w:trPr>
          <w:tblCellSpacing w:w="15" w:type="dxa"/>
        </w:trPr>
        <w:tc>
          <w:tcPr>
            <w:tcW w:w="5894" w:type="dxa"/>
            <w:vAlign w:val="center"/>
            <w:hideMark/>
          </w:tcPr>
          <w:p w14:paraId="66755DC3" w14:textId="2BA645BF" w:rsidR="0037759A" w:rsidRDefault="0037759A" w:rsidP="0037759A">
            <w:pPr>
              <w:jc w:val="center"/>
              <w:rPr>
                <w:b/>
                <w:bCs/>
              </w:rPr>
            </w:pPr>
            <w:hyperlink r:id="rId579" w:history="1">
              <w:r>
                <w:rPr>
                  <w:rStyle w:val="Hyperlink"/>
                  <w:b/>
                  <w:bCs/>
                </w:rPr>
                <w:t>Name</w:t>
              </w:r>
            </w:hyperlink>
          </w:p>
        </w:tc>
        <w:tc>
          <w:tcPr>
            <w:tcW w:w="1680" w:type="dxa"/>
            <w:vAlign w:val="center"/>
            <w:hideMark/>
          </w:tcPr>
          <w:p w14:paraId="3F9AECD6" w14:textId="24CE77CC" w:rsidR="0037759A" w:rsidRDefault="0037759A" w:rsidP="0037759A">
            <w:pPr>
              <w:jc w:val="center"/>
              <w:rPr>
                <w:b/>
                <w:bCs/>
              </w:rPr>
            </w:pPr>
            <w:hyperlink r:id="rId580" w:history="1">
              <w:r>
                <w:rPr>
                  <w:rStyle w:val="Hyperlink"/>
                  <w:b/>
                  <w:bCs/>
                </w:rPr>
                <w:t>Last modified</w:t>
              </w:r>
            </w:hyperlink>
          </w:p>
        </w:tc>
        <w:tc>
          <w:tcPr>
            <w:tcW w:w="634" w:type="dxa"/>
            <w:vAlign w:val="center"/>
            <w:hideMark/>
          </w:tcPr>
          <w:p w14:paraId="357CB645" w14:textId="1FD6848F" w:rsidR="0037759A" w:rsidRDefault="0037759A" w:rsidP="0037759A">
            <w:pPr>
              <w:jc w:val="center"/>
              <w:rPr>
                <w:b/>
                <w:bCs/>
              </w:rPr>
            </w:pPr>
            <w:hyperlink r:id="rId581" w:history="1">
              <w:r>
                <w:rPr>
                  <w:rStyle w:val="Hyperlink"/>
                  <w:b/>
                  <w:bCs/>
                </w:rPr>
                <w:t>Size</w:t>
              </w:r>
            </w:hyperlink>
          </w:p>
        </w:tc>
      </w:tr>
      <w:tr w:rsidR="0037759A" w14:paraId="1765BF9C" w14:textId="77777777" w:rsidTr="0037759A">
        <w:trPr>
          <w:tblCellSpacing w:w="15" w:type="dxa"/>
        </w:trPr>
        <w:tc>
          <w:tcPr>
            <w:tcW w:w="5894" w:type="dxa"/>
            <w:vAlign w:val="center"/>
            <w:hideMark/>
          </w:tcPr>
          <w:p w14:paraId="3B81346F" w14:textId="03A82550" w:rsidR="0037759A" w:rsidRDefault="0037759A" w:rsidP="0037759A">
            <w:hyperlink r:id="rId582" w:history="1">
              <w:r>
                <w:rPr>
                  <w:rStyle w:val="Hyperlink"/>
                </w:rPr>
                <w:t>Parent Directory</w:t>
              </w:r>
            </w:hyperlink>
          </w:p>
        </w:tc>
        <w:tc>
          <w:tcPr>
            <w:tcW w:w="1680" w:type="dxa"/>
            <w:vAlign w:val="center"/>
            <w:hideMark/>
          </w:tcPr>
          <w:p w14:paraId="66C55140" w14:textId="77777777" w:rsidR="0037759A" w:rsidRDefault="0037759A" w:rsidP="0037759A">
            <w:r>
              <w:t> </w:t>
            </w:r>
          </w:p>
        </w:tc>
        <w:tc>
          <w:tcPr>
            <w:tcW w:w="634" w:type="dxa"/>
            <w:vAlign w:val="center"/>
            <w:hideMark/>
          </w:tcPr>
          <w:p w14:paraId="3ACAF6AB" w14:textId="77777777" w:rsidR="0037759A" w:rsidRDefault="0037759A" w:rsidP="0037759A">
            <w:pPr>
              <w:jc w:val="right"/>
            </w:pPr>
            <w:r>
              <w:t xml:space="preserve">- </w:t>
            </w:r>
          </w:p>
        </w:tc>
      </w:tr>
      <w:tr w:rsidR="0037759A" w14:paraId="53EC2D9C" w14:textId="77777777" w:rsidTr="0037759A">
        <w:trPr>
          <w:tblCellSpacing w:w="15" w:type="dxa"/>
        </w:trPr>
        <w:tc>
          <w:tcPr>
            <w:tcW w:w="5894" w:type="dxa"/>
            <w:vAlign w:val="center"/>
            <w:hideMark/>
          </w:tcPr>
          <w:p w14:paraId="42053145" w14:textId="64AC2CDA" w:rsidR="0037759A" w:rsidRDefault="0037759A" w:rsidP="0037759A">
            <w:pPr>
              <w:rPr>
                <w:rStyle w:val="Hyperlink"/>
              </w:rPr>
            </w:pPr>
            <w:hyperlink r:id="rId583" w:history="1">
              <w:r>
                <w:rPr>
                  <w:rStyle w:val="Hyperlink"/>
                </w:rPr>
                <w:t>R-127-1_Whirlwind_I_Computer_Block_Diagrams_Volume_1_May52.pdf</w:t>
              </w:r>
            </w:hyperlink>
          </w:p>
          <w:p w14:paraId="35749412" w14:textId="29791E4B" w:rsidR="00E83BB3" w:rsidRDefault="00E83BB3" w:rsidP="00E83BB3">
            <w:r>
              <w:rPr>
                <w:rStyle w:val="Hyperlink"/>
                <w:color w:val="auto"/>
                <w:u w:val="none"/>
              </w:rPr>
              <w:t>Volume One contains text describing the block diagrams</w:t>
            </w:r>
          </w:p>
        </w:tc>
        <w:tc>
          <w:tcPr>
            <w:tcW w:w="1680" w:type="dxa"/>
            <w:vAlign w:val="center"/>
            <w:hideMark/>
          </w:tcPr>
          <w:p w14:paraId="54614C8E" w14:textId="77777777" w:rsidR="0037759A" w:rsidRDefault="0037759A" w:rsidP="0037759A">
            <w:pPr>
              <w:jc w:val="right"/>
            </w:pPr>
            <w:r>
              <w:t xml:space="preserve">2010-06-24 19:11 </w:t>
            </w:r>
          </w:p>
        </w:tc>
        <w:tc>
          <w:tcPr>
            <w:tcW w:w="634" w:type="dxa"/>
            <w:vAlign w:val="center"/>
            <w:hideMark/>
          </w:tcPr>
          <w:p w14:paraId="33C2D182" w14:textId="77777777" w:rsidR="0037759A" w:rsidRDefault="0037759A" w:rsidP="0037759A">
            <w:pPr>
              <w:jc w:val="right"/>
            </w:pPr>
            <w:r>
              <w:t>5.6M</w:t>
            </w:r>
          </w:p>
        </w:tc>
      </w:tr>
      <w:tr w:rsidR="0037759A" w14:paraId="03E569D8" w14:textId="77777777" w:rsidTr="0037759A">
        <w:trPr>
          <w:tblCellSpacing w:w="15" w:type="dxa"/>
        </w:trPr>
        <w:tc>
          <w:tcPr>
            <w:tcW w:w="5894" w:type="dxa"/>
            <w:vAlign w:val="center"/>
            <w:hideMark/>
          </w:tcPr>
          <w:p w14:paraId="269E9B28" w14:textId="3C418947" w:rsidR="0037759A" w:rsidRDefault="0037759A" w:rsidP="0037759A">
            <w:hyperlink r:id="rId584" w:history="1">
              <w:r>
                <w:rPr>
                  <w:rStyle w:val="Hyperlink"/>
                </w:rPr>
                <w:t>R-127_Whirlwind_I_Computer_Block_Diagrams_Volume_1_Sep47.pdf</w:t>
              </w:r>
            </w:hyperlink>
          </w:p>
        </w:tc>
        <w:tc>
          <w:tcPr>
            <w:tcW w:w="1680" w:type="dxa"/>
            <w:vAlign w:val="center"/>
            <w:hideMark/>
          </w:tcPr>
          <w:p w14:paraId="2DB30D12" w14:textId="77777777" w:rsidR="0037759A" w:rsidRDefault="0037759A" w:rsidP="0037759A">
            <w:pPr>
              <w:jc w:val="right"/>
            </w:pPr>
            <w:r>
              <w:t xml:space="preserve">2010-06-24 17:16 </w:t>
            </w:r>
          </w:p>
        </w:tc>
        <w:tc>
          <w:tcPr>
            <w:tcW w:w="634" w:type="dxa"/>
            <w:vAlign w:val="center"/>
            <w:hideMark/>
          </w:tcPr>
          <w:p w14:paraId="49094694" w14:textId="77777777" w:rsidR="0037759A" w:rsidRDefault="0037759A" w:rsidP="0037759A">
            <w:pPr>
              <w:jc w:val="right"/>
            </w:pPr>
            <w:r>
              <w:t>7.6M</w:t>
            </w:r>
          </w:p>
        </w:tc>
      </w:tr>
      <w:tr w:rsidR="0037759A" w14:paraId="19369A63" w14:textId="77777777" w:rsidTr="0037759A">
        <w:trPr>
          <w:tblCellSpacing w:w="15" w:type="dxa"/>
        </w:trPr>
        <w:tc>
          <w:tcPr>
            <w:tcW w:w="5894" w:type="dxa"/>
            <w:vAlign w:val="center"/>
            <w:hideMark/>
          </w:tcPr>
          <w:p w14:paraId="4336891A" w14:textId="393C39B7" w:rsidR="0037759A" w:rsidRDefault="0037759A" w:rsidP="0037759A">
            <w:pPr>
              <w:rPr>
                <w:rStyle w:val="Hyperlink"/>
              </w:rPr>
            </w:pPr>
            <w:hyperlink r:id="rId585" w:history="1">
              <w:r>
                <w:rPr>
                  <w:rStyle w:val="Hyperlink"/>
                </w:rPr>
                <w:t>R-127_Whirlwind_I_Computer_Block_Diagrams_Volume_2_Sep47.pdf</w:t>
              </w:r>
            </w:hyperlink>
          </w:p>
          <w:p w14:paraId="7C1A8AF9" w14:textId="77777777" w:rsidR="00E83BB3" w:rsidRPr="001D51A8" w:rsidRDefault="00E83BB3" w:rsidP="0037759A">
            <w:pPr>
              <w:rPr>
                <w:rStyle w:val="Hyperlink"/>
                <w:color w:val="auto"/>
                <w:u w:val="none"/>
              </w:rPr>
            </w:pPr>
            <w:r w:rsidRPr="001D51A8">
              <w:rPr>
                <w:rStyle w:val="Hyperlink"/>
                <w:color w:val="auto"/>
                <w:u w:val="none"/>
              </w:rPr>
              <w:t>Volume Two contains the actual block diagrams</w:t>
            </w:r>
          </w:p>
          <w:p w14:paraId="131A414A" w14:textId="2D43F0B7" w:rsidR="001D51A8" w:rsidRPr="00E83BB3" w:rsidRDefault="001D51A8" w:rsidP="004A2E88">
            <w:r w:rsidRPr="001D51A8">
              <w:rPr>
                <w:rStyle w:val="Hyperlink"/>
                <w:color w:val="auto"/>
                <w:u w:val="none"/>
              </w:rPr>
              <w:t>PDF Page</w:t>
            </w:r>
            <w:r>
              <w:rPr>
                <w:rStyle w:val="Hyperlink"/>
                <w:color w:val="auto"/>
                <w:u w:val="none"/>
              </w:rPr>
              <w:t xml:space="preserve"> 20 shows the </w:t>
            </w:r>
            <w:r w:rsidR="004A2E88">
              <w:rPr>
                <w:rStyle w:val="Hyperlink"/>
                <w:color w:val="auto"/>
                <w:u w:val="none"/>
              </w:rPr>
              <w:t>arithmetic</w:t>
            </w:r>
            <w:r>
              <w:rPr>
                <w:rStyle w:val="Hyperlink"/>
                <w:color w:val="auto"/>
                <w:u w:val="none"/>
              </w:rPr>
              <w:t xml:space="preserve"> block diagram with designator numbers to identify each block, e.g. “302 Accumulator”</w:t>
            </w:r>
          </w:p>
        </w:tc>
        <w:tc>
          <w:tcPr>
            <w:tcW w:w="1680" w:type="dxa"/>
            <w:vAlign w:val="center"/>
            <w:hideMark/>
          </w:tcPr>
          <w:p w14:paraId="714761BC" w14:textId="77777777" w:rsidR="0037759A" w:rsidRDefault="0037759A" w:rsidP="0037759A">
            <w:pPr>
              <w:jc w:val="right"/>
            </w:pPr>
            <w:r>
              <w:t xml:space="preserve">2010-06-24 17:13 </w:t>
            </w:r>
          </w:p>
        </w:tc>
        <w:tc>
          <w:tcPr>
            <w:tcW w:w="634" w:type="dxa"/>
            <w:vAlign w:val="center"/>
            <w:hideMark/>
          </w:tcPr>
          <w:p w14:paraId="5A7D6FCB" w14:textId="77777777" w:rsidR="0037759A" w:rsidRDefault="0037759A" w:rsidP="0037759A">
            <w:pPr>
              <w:jc w:val="right"/>
            </w:pPr>
            <w:r>
              <w:t>2.7M</w:t>
            </w:r>
          </w:p>
        </w:tc>
      </w:tr>
      <w:tr w:rsidR="0037759A" w14:paraId="3A1F6C04" w14:textId="77777777" w:rsidTr="0037759A">
        <w:trPr>
          <w:tblCellSpacing w:w="15" w:type="dxa"/>
        </w:trPr>
        <w:tc>
          <w:tcPr>
            <w:tcW w:w="5894" w:type="dxa"/>
            <w:vAlign w:val="center"/>
            <w:hideMark/>
          </w:tcPr>
          <w:p w14:paraId="5ECD810F" w14:textId="567F01EA" w:rsidR="0037759A" w:rsidRDefault="0037759A" w:rsidP="0037759A">
            <w:hyperlink r:id="rId586" w:history="1">
              <w:r>
                <w:rPr>
                  <w:rStyle w:val="Hyperlink"/>
                </w:rPr>
                <w:t>R-166_Digital_Computers_as_Information-Processing_Systems_Sep51.pdf</w:t>
              </w:r>
            </w:hyperlink>
          </w:p>
        </w:tc>
        <w:tc>
          <w:tcPr>
            <w:tcW w:w="1680" w:type="dxa"/>
            <w:vAlign w:val="center"/>
            <w:hideMark/>
          </w:tcPr>
          <w:p w14:paraId="0CDD0607" w14:textId="77777777" w:rsidR="0037759A" w:rsidRDefault="0037759A" w:rsidP="0037759A">
            <w:pPr>
              <w:jc w:val="right"/>
            </w:pPr>
            <w:r>
              <w:t xml:space="preserve">2010-06-27 19:25 </w:t>
            </w:r>
          </w:p>
        </w:tc>
        <w:tc>
          <w:tcPr>
            <w:tcW w:w="634" w:type="dxa"/>
            <w:vAlign w:val="center"/>
            <w:hideMark/>
          </w:tcPr>
          <w:p w14:paraId="163CEB66" w14:textId="77777777" w:rsidR="0037759A" w:rsidRDefault="0037759A" w:rsidP="0037759A">
            <w:pPr>
              <w:jc w:val="right"/>
            </w:pPr>
            <w:r>
              <w:t>1.5M</w:t>
            </w:r>
          </w:p>
        </w:tc>
      </w:tr>
      <w:tr w:rsidR="0037759A" w14:paraId="58FAD5E8" w14:textId="77777777" w:rsidTr="0037759A">
        <w:trPr>
          <w:tblCellSpacing w:w="15" w:type="dxa"/>
        </w:trPr>
        <w:tc>
          <w:tcPr>
            <w:tcW w:w="5894" w:type="dxa"/>
            <w:vAlign w:val="center"/>
            <w:hideMark/>
          </w:tcPr>
          <w:p w14:paraId="627FA5A0" w14:textId="61793F14" w:rsidR="0037759A" w:rsidRDefault="0037759A" w:rsidP="0037759A">
            <w:hyperlink r:id="rId587" w:history="1">
              <w:r>
                <w:rPr>
                  <w:rStyle w:val="Hyperlink"/>
                </w:rPr>
                <w:t>R-181_Digital_Computers_in_Control_Systems_Apr50.pdf</w:t>
              </w:r>
            </w:hyperlink>
          </w:p>
        </w:tc>
        <w:tc>
          <w:tcPr>
            <w:tcW w:w="1680" w:type="dxa"/>
            <w:vAlign w:val="center"/>
            <w:hideMark/>
          </w:tcPr>
          <w:p w14:paraId="5601D29A" w14:textId="77777777" w:rsidR="0037759A" w:rsidRDefault="0037759A" w:rsidP="0037759A">
            <w:pPr>
              <w:jc w:val="right"/>
            </w:pPr>
            <w:r>
              <w:t xml:space="preserve">2010-06-30 00:02 </w:t>
            </w:r>
          </w:p>
        </w:tc>
        <w:tc>
          <w:tcPr>
            <w:tcW w:w="634" w:type="dxa"/>
            <w:vAlign w:val="center"/>
            <w:hideMark/>
          </w:tcPr>
          <w:p w14:paraId="1EF931DE" w14:textId="77777777" w:rsidR="0037759A" w:rsidRDefault="0037759A" w:rsidP="0037759A">
            <w:pPr>
              <w:jc w:val="right"/>
            </w:pPr>
            <w:r>
              <w:t>558K</w:t>
            </w:r>
          </w:p>
        </w:tc>
      </w:tr>
      <w:tr w:rsidR="0037759A" w14:paraId="2B1B907B" w14:textId="77777777" w:rsidTr="0037759A">
        <w:trPr>
          <w:tblCellSpacing w:w="15" w:type="dxa"/>
        </w:trPr>
        <w:tc>
          <w:tcPr>
            <w:tcW w:w="5894" w:type="dxa"/>
            <w:vAlign w:val="center"/>
            <w:hideMark/>
          </w:tcPr>
          <w:p w14:paraId="29ED1154" w14:textId="0375D0A4" w:rsidR="0037759A" w:rsidRDefault="0037759A" w:rsidP="0037759A">
            <w:hyperlink r:id="rId588" w:history="1">
              <w:r>
                <w:rPr>
                  <w:rStyle w:val="Hyperlink"/>
                </w:rPr>
                <w:t>R-182_New_Development_in_Pulsed_Circuit_Test_Equipment_Apr50.pdf</w:t>
              </w:r>
            </w:hyperlink>
          </w:p>
        </w:tc>
        <w:tc>
          <w:tcPr>
            <w:tcW w:w="1680" w:type="dxa"/>
            <w:vAlign w:val="center"/>
            <w:hideMark/>
          </w:tcPr>
          <w:p w14:paraId="06BE9A83" w14:textId="77777777" w:rsidR="0037759A" w:rsidRDefault="0037759A" w:rsidP="0037759A">
            <w:pPr>
              <w:jc w:val="right"/>
            </w:pPr>
            <w:r>
              <w:t xml:space="preserve">2010-06-30 00:02 </w:t>
            </w:r>
          </w:p>
        </w:tc>
        <w:tc>
          <w:tcPr>
            <w:tcW w:w="634" w:type="dxa"/>
            <w:vAlign w:val="center"/>
            <w:hideMark/>
          </w:tcPr>
          <w:p w14:paraId="593A42A5" w14:textId="77777777" w:rsidR="0037759A" w:rsidRDefault="0037759A" w:rsidP="0037759A">
            <w:pPr>
              <w:jc w:val="right"/>
            </w:pPr>
            <w:r>
              <w:t>1.0M</w:t>
            </w:r>
          </w:p>
        </w:tc>
      </w:tr>
      <w:tr w:rsidR="0037759A" w14:paraId="337CD044" w14:textId="77777777" w:rsidTr="0037759A">
        <w:trPr>
          <w:tblCellSpacing w:w="15" w:type="dxa"/>
        </w:trPr>
        <w:tc>
          <w:tcPr>
            <w:tcW w:w="5894" w:type="dxa"/>
            <w:vAlign w:val="center"/>
            <w:hideMark/>
          </w:tcPr>
          <w:p w14:paraId="5B827EAC" w14:textId="59D1C60B" w:rsidR="0037759A" w:rsidRDefault="0037759A" w:rsidP="0037759A">
            <w:hyperlink r:id="rId589" w:history="1">
              <w:r>
                <w:rPr>
                  <w:rStyle w:val="Hyperlink"/>
                </w:rPr>
                <w:t>R-183_MIT_Electrostatic_Storage_Tube_Apr50.pdf</w:t>
              </w:r>
            </w:hyperlink>
          </w:p>
        </w:tc>
        <w:tc>
          <w:tcPr>
            <w:tcW w:w="1680" w:type="dxa"/>
            <w:vAlign w:val="center"/>
            <w:hideMark/>
          </w:tcPr>
          <w:p w14:paraId="38426AF8" w14:textId="77777777" w:rsidR="0037759A" w:rsidRDefault="0037759A" w:rsidP="0037759A">
            <w:pPr>
              <w:jc w:val="right"/>
            </w:pPr>
            <w:r>
              <w:t xml:space="preserve">2010-06-30 00:02 </w:t>
            </w:r>
          </w:p>
        </w:tc>
        <w:tc>
          <w:tcPr>
            <w:tcW w:w="634" w:type="dxa"/>
            <w:vAlign w:val="center"/>
            <w:hideMark/>
          </w:tcPr>
          <w:p w14:paraId="670E87CE" w14:textId="77777777" w:rsidR="0037759A" w:rsidRDefault="0037759A" w:rsidP="0037759A">
            <w:pPr>
              <w:jc w:val="right"/>
            </w:pPr>
            <w:r>
              <w:t>1.2M</w:t>
            </w:r>
          </w:p>
        </w:tc>
      </w:tr>
      <w:tr w:rsidR="0037759A" w14:paraId="3997FFEE" w14:textId="77777777" w:rsidTr="0037759A">
        <w:trPr>
          <w:tblCellSpacing w:w="15" w:type="dxa"/>
        </w:trPr>
        <w:tc>
          <w:tcPr>
            <w:tcW w:w="5894" w:type="dxa"/>
            <w:vAlign w:val="center"/>
            <w:hideMark/>
          </w:tcPr>
          <w:p w14:paraId="564E7FCB" w14:textId="5FA7831D" w:rsidR="0037759A" w:rsidRDefault="0037759A" w:rsidP="0037759A">
            <w:hyperlink r:id="rId590" w:history="1">
              <w:r>
                <w:rPr>
                  <w:rStyle w:val="Hyperlink"/>
                </w:rPr>
                <w:t>R-184_Computer_Experience_in_Extending_Tube_Life_Apr50.pdf</w:t>
              </w:r>
            </w:hyperlink>
          </w:p>
        </w:tc>
        <w:tc>
          <w:tcPr>
            <w:tcW w:w="1680" w:type="dxa"/>
            <w:vAlign w:val="center"/>
            <w:hideMark/>
          </w:tcPr>
          <w:p w14:paraId="1C896657" w14:textId="77777777" w:rsidR="0037759A" w:rsidRDefault="0037759A" w:rsidP="0037759A">
            <w:pPr>
              <w:jc w:val="right"/>
            </w:pPr>
            <w:r>
              <w:t xml:space="preserve">2010-06-30 00:03 </w:t>
            </w:r>
          </w:p>
        </w:tc>
        <w:tc>
          <w:tcPr>
            <w:tcW w:w="634" w:type="dxa"/>
            <w:vAlign w:val="center"/>
            <w:hideMark/>
          </w:tcPr>
          <w:p w14:paraId="5E27D80B" w14:textId="77777777" w:rsidR="0037759A" w:rsidRDefault="0037759A" w:rsidP="0037759A">
            <w:pPr>
              <w:jc w:val="right"/>
            </w:pPr>
            <w:r>
              <w:t>683K</w:t>
            </w:r>
          </w:p>
        </w:tc>
      </w:tr>
      <w:tr w:rsidR="0037759A" w14:paraId="0BB79A44" w14:textId="77777777" w:rsidTr="0037759A">
        <w:trPr>
          <w:tblCellSpacing w:w="15" w:type="dxa"/>
        </w:trPr>
        <w:tc>
          <w:tcPr>
            <w:tcW w:w="5894" w:type="dxa"/>
            <w:vAlign w:val="center"/>
            <w:hideMark/>
          </w:tcPr>
          <w:p w14:paraId="17421073" w14:textId="385DD7B0" w:rsidR="0037759A" w:rsidRDefault="0037759A" w:rsidP="0037759A">
            <w:hyperlink r:id="rId591" w:history="1">
              <w:r>
                <w:rPr>
                  <w:rStyle w:val="Hyperlink"/>
                </w:rPr>
                <w:t>R-185_Marginal_Checking_Preventive_Maintenance_for_Electronic_Equipment_Apr50.pdf</w:t>
              </w:r>
            </w:hyperlink>
          </w:p>
        </w:tc>
        <w:tc>
          <w:tcPr>
            <w:tcW w:w="1680" w:type="dxa"/>
            <w:vAlign w:val="center"/>
            <w:hideMark/>
          </w:tcPr>
          <w:p w14:paraId="5C7DCE16" w14:textId="77777777" w:rsidR="0037759A" w:rsidRDefault="0037759A" w:rsidP="0037759A">
            <w:pPr>
              <w:jc w:val="right"/>
            </w:pPr>
            <w:r>
              <w:t xml:space="preserve">2010-06-30 00:03 </w:t>
            </w:r>
          </w:p>
        </w:tc>
        <w:tc>
          <w:tcPr>
            <w:tcW w:w="634" w:type="dxa"/>
            <w:vAlign w:val="center"/>
            <w:hideMark/>
          </w:tcPr>
          <w:p w14:paraId="615818AD" w14:textId="77777777" w:rsidR="0037759A" w:rsidRDefault="0037759A" w:rsidP="0037759A">
            <w:pPr>
              <w:jc w:val="right"/>
            </w:pPr>
            <w:r>
              <w:t>728K</w:t>
            </w:r>
          </w:p>
        </w:tc>
      </w:tr>
      <w:tr w:rsidR="0037759A" w14:paraId="3A51242D" w14:textId="77777777" w:rsidTr="0037759A">
        <w:trPr>
          <w:tblCellSpacing w:w="15" w:type="dxa"/>
        </w:trPr>
        <w:tc>
          <w:tcPr>
            <w:tcW w:w="5894" w:type="dxa"/>
            <w:vAlign w:val="center"/>
            <w:hideMark/>
          </w:tcPr>
          <w:p w14:paraId="5F8EC1D0" w14:textId="77777777" w:rsidR="0037759A" w:rsidRDefault="0037759A" w:rsidP="0037759A">
            <w:pPr>
              <w:rPr>
                <w:rStyle w:val="Hyperlink"/>
              </w:rPr>
            </w:pPr>
            <w:hyperlink r:id="rId592" w:history="1">
              <w:r>
                <w:rPr>
                  <w:rStyle w:val="Hyperlink"/>
                </w:rPr>
                <w:t>R-196_Programming_for_Whirlwind_I_Jun51.pdf</w:t>
              </w:r>
            </w:hyperlink>
          </w:p>
          <w:p w14:paraId="69AE1CB3" w14:textId="030E1981" w:rsidR="005C2AB5" w:rsidRDefault="005C2AB5" w:rsidP="0037759A">
            <w:pPr>
              <w:rPr>
                <w:rStyle w:val="Hyperlink"/>
                <w:color w:val="984806" w:themeColor="accent6" w:themeShade="80"/>
                <w:u w:val="none"/>
              </w:rPr>
            </w:pPr>
            <w:r>
              <w:rPr>
                <w:rStyle w:val="Hyperlink"/>
                <w:color w:val="984806" w:themeColor="accent6" w:themeShade="80"/>
                <w:u w:val="none"/>
              </w:rPr>
              <w:t>78 pages</w:t>
            </w:r>
            <w:proofErr w:type="gramStart"/>
            <w:r>
              <w:rPr>
                <w:rStyle w:val="Hyperlink"/>
                <w:color w:val="984806" w:themeColor="accent6" w:themeShade="80"/>
                <w:u w:val="none"/>
              </w:rPr>
              <w:t xml:space="preserve">   (</w:t>
            </w:r>
            <w:proofErr w:type="gramEnd"/>
            <w:r>
              <w:rPr>
                <w:rStyle w:val="Hyperlink"/>
                <w:color w:val="984806" w:themeColor="accent6" w:themeShade="80"/>
                <w:u w:val="none"/>
              </w:rPr>
              <w:t>some pages seem to be missing at the end)</w:t>
            </w:r>
          </w:p>
          <w:p w14:paraId="55EFC251" w14:textId="28D76CB3" w:rsidR="0024172D" w:rsidRPr="005C2AB5" w:rsidRDefault="0024172D" w:rsidP="0037759A">
            <w:pPr>
              <w:rPr>
                <w:rStyle w:val="Hyperlink"/>
                <w:color w:val="984806" w:themeColor="accent6" w:themeShade="80"/>
                <w:u w:val="none"/>
              </w:rPr>
            </w:pPr>
            <w:r w:rsidRPr="005C2AB5">
              <w:rPr>
                <w:rStyle w:val="Hyperlink"/>
                <w:color w:val="984806" w:themeColor="accent6" w:themeShade="80"/>
                <w:u w:val="none"/>
              </w:rPr>
              <w:t>Beginner’s programming manual for Whirlwind, including many examples (also including the Bouncing Ball example!</w:t>
            </w:r>
            <w:r w:rsidR="003D6420">
              <w:rPr>
                <w:rStyle w:val="Hyperlink"/>
                <w:color w:val="984806" w:themeColor="accent6" w:themeShade="80"/>
                <w:u w:val="none"/>
              </w:rPr>
              <w:t xml:space="preserve"> (</w:t>
            </w:r>
            <w:proofErr w:type="spellStart"/>
            <w:r w:rsidR="003D6420">
              <w:rPr>
                <w:rStyle w:val="Hyperlink"/>
                <w:color w:val="984806" w:themeColor="accent6" w:themeShade="80"/>
                <w:u w:val="none"/>
              </w:rPr>
              <w:t>pg</w:t>
            </w:r>
            <w:proofErr w:type="spellEnd"/>
            <w:r w:rsidR="003D6420">
              <w:rPr>
                <w:rStyle w:val="Hyperlink"/>
                <w:color w:val="984806" w:themeColor="accent6" w:themeShade="80"/>
                <w:u w:val="none"/>
              </w:rPr>
              <w:t xml:space="preserve"> 62)</w:t>
            </w:r>
            <w:r w:rsidRPr="005C2AB5">
              <w:rPr>
                <w:rStyle w:val="Hyperlink"/>
                <w:color w:val="984806" w:themeColor="accent6" w:themeShade="80"/>
                <w:u w:val="none"/>
              </w:rPr>
              <w:t>)</w:t>
            </w:r>
          </w:p>
          <w:p w14:paraId="4048EA03" w14:textId="77777777" w:rsidR="0024172D" w:rsidRDefault="005C2AB5" w:rsidP="0037759A">
            <w:pPr>
              <w:rPr>
                <w:rStyle w:val="Hyperlink"/>
                <w:color w:val="984806" w:themeColor="accent6" w:themeShade="80"/>
                <w:u w:val="none"/>
              </w:rPr>
            </w:pPr>
            <w:r w:rsidRPr="005C2AB5">
              <w:rPr>
                <w:rStyle w:val="Hyperlink"/>
                <w:color w:val="984806" w:themeColor="accent6" w:themeShade="80"/>
                <w:u w:val="none"/>
              </w:rPr>
              <w:t>Maybe it’s for Beginner Programmers, but n</w:t>
            </w:r>
            <w:r w:rsidR="0024172D" w:rsidRPr="005C2AB5">
              <w:rPr>
                <w:rStyle w:val="Hyperlink"/>
                <w:color w:val="984806" w:themeColor="accent6" w:themeShade="80"/>
                <w:u w:val="none"/>
              </w:rPr>
              <w:t xml:space="preserve">ot for </w:t>
            </w:r>
            <w:r w:rsidRPr="005C2AB5">
              <w:rPr>
                <w:rStyle w:val="Hyperlink"/>
                <w:color w:val="984806" w:themeColor="accent6" w:themeShade="80"/>
                <w:u w:val="none"/>
              </w:rPr>
              <w:t>Beginner Mathematicians…  the examples start from adding a list of numbers, but quickly go on to solving calculus problems</w:t>
            </w:r>
          </w:p>
          <w:p w14:paraId="1DA5C805" w14:textId="795D8BD0" w:rsidR="0069645B" w:rsidRPr="0024172D" w:rsidRDefault="0069645B" w:rsidP="0037759A"/>
        </w:tc>
        <w:tc>
          <w:tcPr>
            <w:tcW w:w="1680" w:type="dxa"/>
            <w:vAlign w:val="center"/>
            <w:hideMark/>
          </w:tcPr>
          <w:p w14:paraId="7BF72CD2" w14:textId="77777777" w:rsidR="0037759A" w:rsidRDefault="0037759A" w:rsidP="0037759A">
            <w:pPr>
              <w:jc w:val="right"/>
            </w:pPr>
            <w:r>
              <w:t xml:space="preserve">2010-06-30 00:03 </w:t>
            </w:r>
          </w:p>
        </w:tc>
        <w:tc>
          <w:tcPr>
            <w:tcW w:w="634" w:type="dxa"/>
            <w:vAlign w:val="center"/>
            <w:hideMark/>
          </w:tcPr>
          <w:p w14:paraId="547F7FA8" w14:textId="77777777" w:rsidR="0037759A" w:rsidRDefault="0037759A" w:rsidP="0037759A">
            <w:pPr>
              <w:jc w:val="right"/>
            </w:pPr>
            <w:r>
              <w:t>2.4M</w:t>
            </w:r>
          </w:p>
        </w:tc>
      </w:tr>
      <w:tr w:rsidR="0037759A" w14:paraId="001046B8" w14:textId="77777777" w:rsidTr="0037759A">
        <w:trPr>
          <w:tblCellSpacing w:w="15" w:type="dxa"/>
        </w:trPr>
        <w:tc>
          <w:tcPr>
            <w:tcW w:w="5894" w:type="dxa"/>
            <w:vAlign w:val="center"/>
            <w:hideMark/>
          </w:tcPr>
          <w:p w14:paraId="55E5AB83" w14:textId="3A4C8A5E" w:rsidR="0037759A" w:rsidRDefault="0037759A" w:rsidP="0037759A">
            <w:hyperlink r:id="rId593" w:history="1">
              <w:r>
                <w:rPr>
                  <w:rStyle w:val="Hyperlink"/>
                </w:rPr>
                <w:t>R-203_The_Application_of_a_High-Speed_Digital_Computer_to_the_Present-Day_Air_Traffic_Control_System_Jan52.pdf</w:t>
              </w:r>
            </w:hyperlink>
          </w:p>
        </w:tc>
        <w:tc>
          <w:tcPr>
            <w:tcW w:w="1680" w:type="dxa"/>
            <w:vAlign w:val="center"/>
            <w:hideMark/>
          </w:tcPr>
          <w:p w14:paraId="66F1A045" w14:textId="77777777" w:rsidR="0037759A" w:rsidRDefault="0037759A" w:rsidP="0037759A">
            <w:pPr>
              <w:jc w:val="right"/>
            </w:pPr>
            <w:r>
              <w:t xml:space="preserve">2010-06-29 04:26 </w:t>
            </w:r>
          </w:p>
        </w:tc>
        <w:tc>
          <w:tcPr>
            <w:tcW w:w="634" w:type="dxa"/>
            <w:vAlign w:val="center"/>
            <w:hideMark/>
          </w:tcPr>
          <w:p w14:paraId="5E9E758B" w14:textId="77777777" w:rsidR="0037759A" w:rsidRDefault="0037759A" w:rsidP="0037759A">
            <w:pPr>
              <w:jc w:val="right"/>
            </w:pPr>
            <w:r>
              <w:t>14M</w:t>
            </w:r>
          </w:p>
        </w:tc>
      </w:tr>
      <w:tr w:rsidR="0037759A" w14:paraId="6C68E972" w14:textId="77777777" w:rsidTr="0037759A">
        <w:trPr>
          <w:tblCellSpacing w:w="15" w:type="dxa"/>
        </w:trPr>
        <w:tc>
          <w:tcPr>
            <w:tcW w:w="5894" w:type="dxa"/>
            <w:vAlign w:val="center"/>
            <w:hideMark/>
          </w:tcPr>
          <w:p w14:paraId="0B759F91" w14:textId="25650135" w:rsidR="0037759A" w:rsidRDefault="0037759A" w:rsidP="0037759A">
            <w:hyperlink r:id="rId594" w:history="1">
              <w:r>
                <w:rPr>
                  <w:rStyle w:val="Hyperlink"/>
                </w:rPr>
                <w:t>R-206_Charles_Babbage_Scientist_and_Philosopher_Jan52.pdf</w:t>
              </w:r>
            </w:hyperlink>
          </w:p>
        </w:tc>
        <w:tc>
          <w:tcPr>
            <w:tcW w:w="1680" w:type="dxa"/>
            <w:vAlign w:val="center"/>
            <w:hideMark/>
          </w:tcPr>
          <w:p w14:paraId="3A774349" w14:textId="77777777" w:rsidR="0037759A" w:rsidRDefault="0037759A" w:rsidP="0037759A">
            <w:pPr>
              <w:jc w:val="right"/>
            </w:pPr>
            <w:r>
              <w:t xml:space="preserve">2010-07-13 00:29 </w:t>
            </w:r>
          </w:p>
        </w:tc>
        <w:tc>
          <w:tcPr>
            <w:tcW w:w="634" w:type="dxa"/>
            <w:vAlign w:val="center"/>
            <w:hideMark/>
          </w:tcPr>
          <w:p w14:paraId="0C5D2534" w14:textId="77777777" w:rsidR="0037759A" w:rsidRDefault="0037759A" w:rsidP="0037759A">
            <w:pPr>
              <w:jc w:val="right"/>
            </w:pPr>
            <w:r>
              <w:t>2.1M</w:t>
            </w:r>
          </w:p>
        </w:tc>
      </w:tr>
      <w:tr w:rsidR="0037759A" w14:paraId="27B2802F" w14:textId="77777777" w:rsidTr="0037759A">
        <w:trPr>
          <w:tblCellSpacing w:w="15" w:type="dxa"/>
        </w:trPr>
        <w:tc>
          <w:tcPr>
            <w:tcW w:w="5894" w:type="dxa"/>
            <w:vAlign w:val="center"/>
            <w:hideMark/>
          </w:tcPr>
          <w:p w14:paraId="0FD0A50A" w14:textId="2EEC1C8E" w:rsidR="0037759A" w:rsidRDefault="0037759A" w:rsidP="0037759A">
            <w:hyperlink r:id="rId595" w:history="1">
              <w:r>
                <w:rPr>
                  <w:rStyle w:val="Hyperlink"/>
                </w:rPr>
                <w:t>R-210_Computer_Program_Synthesis_Based_on_Statistical_Communication_Theory_Sep52.pdf</w:t>
              </w:r>
            </w:hyperlink>
          </w:p>
        </w:tc>
        <w:tc>
          <w:tcPr>
            <w:tcW w:w="1680" w:type="dxa"/>
            <w:vAlign w:val="center"/>
            <w:hideMark/>
          </w:tcPr>
          <w:p w14:paraId="52583664" w14:textId="77777777" w:rsidR="0037759A" w:rsidRDefault="0037759A" w:rsidP="0037759A">
            <w:pPr>
              <w:jc w:val="right"/>
            </w:pPr>
            <w:r>
              <w:t xml:space="preserve">2010-06-28 20:20 </w:t>
            </w:r>
          </w:p>
        </w:tc>
        <w:tc>
          <w:tcPr>
            <w:tcW w:w="634" w:type="dxa"/>
            <w:vAlign w:val="center"/>
            <w:hideMark/>
          </w:tcPr>
          <w:p w14:paraId="1D2B784A" w14:textId="77777777" w:rsidR="0037759A" w:rsidRDefault="0037759A" w:rsidP="0037759A">
            <w:pPr>
              <w:jc w:val="right"/>
            </w:pPr>
            <w:r>
              <w:t>3.1M</w:t>
            </w:r>
          </w:p>
        </w:tc>
      </w:tr>
      <w:tr w:rsidR="0037759A" w14:paraId="361874AB" w14:textId="77777777" w:rsidTr="0037759A">
        <w:trPr>
          <w:tblCellSpacing w:w="15" w:type="dxa"/>
        </w:trPr>
        <w:tc>
          <w:tcPr>
            <w:tcW w:w="5894" w:type="dxa"/>
            <w:vAlign w:val="center"/>
            <w:hideMark/>
          </w:tcPr>
          <w:p w14:paraId="05EC41A0" w14:textId="3310464F" w:rsidR="0037759A" w:rsidRDefault="0037759A" w:rsidP="0037759A">
            <w:hyperlink r:id="rId596" w:history="1">
              <w:r>
                <w:rPr>
                  <w:rStyle w:val="Hyperlink"/>
                </w:rPr>
                <w:t>R-217_Design_of_Low-Power_Pulse_Transformers_Using_Ferrite_Cores_Nov52.pdf</w:t>
              </w:r>
            </w:hyperlink>
          </w:p>
        </w:tc>
        <w:tc>
          <w:tcPr>
            <w:tcW w:w="1680" w:type="dxa"/>
            <w:vAlign w:val="center"/>
            <w:hideMark/>
          </w:tcPr>
          <w:p w14:paraId="539E5397" w14:textId="77777777" w:rsidR="0037759A" w:rsidRDefault="0037759A" w:rsidP="0037759A">
            <w:pPr>
              <w:jc w:val="right"/>
            </w:pPr>
            <w:r>
              <w:t xml:space="preserve">2010-06-30 06:16 </w:t>
            </w:r>
          </w:p>
        </w:tc>
        <w:tc>
          <w:tcPr>
            <w:tcW w:w="634" w:type="dxa"/>
            <w:vAlign w:val="center"/>
            <w:hideMark/>
          </w:tcPr>
          <w:p w14:paraId="7BF9B818" w14:textId="77777777" w:rsidR="0037759A" w:rsidRDefault="0037759A" w:rsidP="0037759A">
            <w:pPr>
              <w:jc w:val="right"/>
            </w:pPr>
            <w:r>
              <w:t>3.7M</w:t>
            </w:r>
          </w:p>
        </w:tc>
      </w:tr>
      <w:tr w:rsidR="0037759A" w14:paraId="21EDD406" w14:textId="77777777" w:rsidTr="0037759A">
        <w:trPr>
          <w:tblCellSpacing w:w="15" w:type="dxa"/>
        </w:trPr>
        <w:tc>
          <w:tcPr>
            <w:tcW w:w="5894" w:type="dxa"/>
            <w:vAlign w:val="center"/>
            <w:hideMark/>
          </w:tcPr>
          <w:p w14:paraId="63409903" w14:textId="12660C8F" w:rsidR="0037759A" w:rsidRDefault="0037759A" w:rsidP="0037759A">
            <w:hyperlink r:id="rId597" w:history="1">
              <w:r>
                <w:rPr>
                  <w:rStyle w:val="Hyperlink"/>
                </w:rPr>
                <w:t>R-219_Electronic_Selection_and_Control_of_Read-Record_Heads_of_Magnetic-Tape_Units_Dec52.pdf</w:t>
              </w:r>
            </w:hyperlink>
          </w:p>
        </w:tc>
        <w:tc>
          <w:tcPr>
            <w:tcW w:w="1680" w:type="dxa"/>
            <w:vAlign w:val="center"/>
            <w:hideMark/>
          </w:tcPr>
          <w:p w14:paraId="403B0093" w14:textId="77777777" w:rsidR="0037759A" w:rsidRDefault="0037759A" w:rsidP="0037759A">
            <w:pPr>
              <w:jc w:val="right"/>
            </w:pPr>
            <w:r>
              <w:t xml:space="preserve">2010-06-28 19:17 </w:t>
            </w:r>
          </w:p>
        </w:tc>
        <w:tc>
          <w:tcPr>
            <w:tcW w:w="634" w:type="dxa"/>
            <w:vAlign w:val="center"/>
            <w:hideMark/>
          </w:tcPr>
          <w:p w14:paraId="3291E43D" w14:textId="77777777" w:rsidR="0037759A" w:rsidRDefault="0037759A" w:rsidP="0037759A">
            <w:pPr>
              <w:jc w:val="right"/>
            </w:pPr>
            <w:r>
              <w:t>2.3M</w:t>
            </w:r>
          </w:p>
        </w:tc>
      </w:tr>
      <w:tr w:rsidR="0037759A" w14:paraId="75F177A8" w14:textId="77777777" w:rsidTr="0037759A">
        <w:trPr>
          <w:tblCellSpacing w:w="15" w:type="dxa"/>
        </w:trPr>
        <w:tc>
          <w:tcPr>
            <w:tcW w:w="5894" w:type="dxa"/>
            <w:vAlign w:val="center"/>
            <w:hideMark/>
          </w:tcPr>
          <w:p w14:paraId="3BEBB82E" w14:textId="6FFC84D7" w:rsidR="0037759A" w:rsidRDefault="0037759A" w:rsidP="0037759A">
            <w:hyperlink r:id="rId598" w:history="1">
              <w:r>
                <w:rPr>
                  <w:rStyle w:val="Hyperlink"/>
                </w:rPr>
                <w:t>R-220_Analysis_and_Design_of_a_Digital-to-Analog_Decoder_Dec52.pdf</w:t>
              </w:r>
            </w:hyperlink>
          </w:p>
        </w:tc>
        <w:tc>
          <w:tcPr>
            <w:tcW w:w="1680" w:type="dxa"/>
            <w:vAlign w:val="center"/>
            <w:hideMark/>
          </w:tcPr>
          <w:p w14:paraId="5D0599EC" w14:textId="77777777" w:rsidR="0037759A" w:rsidRDefault="0037759A" w:rsidP="0037759A">
            <w:pPr>
              <w:jc w:val="right"/>
            </w:pPr>
            <w:r>
              <w:t xml:space="preserve">2010-06-29 18:43 </w:t>
            </w:r>
          </w:p>
        </w:tc>
        <w:tc>
          <w:tcPr>
            <w:tcW w:w="634" w:type="dxa"/>
            <w:vAlign w:val="center"/>
            <w:hideMark/>
          </w:tcPr>
          <w:p w14:paraId="3AEECB13" w14:textId="77777777" w:rsidR="0037759A" w:rsidRDefault="0037759A" w:rsidP="0037759A">
            <w:pPr>
              <w:jc w:val="right"/>
            </w:pPr>
            <w:r>
              <w:t>8.5M</w:t>
            </w:r>
          </w:p>
        </w:tc>
      </w:tr>
      <w:tr w:rsidR="0037759A" w14:paraId="6FDE7CDB" w14:textId="77777777" w:rsidTr="0037759A">
        <w:trPr>
          <w:tblCellSpacing w:w="15" w:type="dxa"/>
        </w:trPr>
        <w:tc>
          <w:tcPr>
            <w:tcW w:w="5894" w:type="dxa"/>
            <w:vAlign w:val="center"/>
            <w:hideMark/>
          </w:tcPr>
          <w:p w14:paraId="6071AA0B" w14:textId="77777777" w:rsidR="0037759A" w:rsidRDefault="0037759A" w:rsidP="0037759A">
            <w:pPr>
              <w:rPr>
                <w:rStyle w:val="Hyperlink"/>
              </w:rPr>
            </w:pPr>
            <w:hyperlink r:id="rId599" w:history="1">
              <w:r>
                <w:rPr>
                  <w:rStyle w:val="Hyperlink"/>
                </w:rPr>
                <w:t>R-221_Whirlwind_I_Operational_Logic_May54.pdf</w:t>
              </w:r>
            </w:hyperlink>
          </w:p>
          <w:p w14:paraId="4B886D7A" w14:textId="2599F81A" w:rsidR="004A2E88" w:rsidRPr="004A2E88" w:rsidRDefault="004A2E88" w:rsidP="0037759A">
            <w:r w:rsidRPr="004A2E88">
              <w:rPr>
                <w:rStyle w:val="Hyperlink"/>
                <w:color w:val="auto"/>
                <w:u w:val="none"/>
              </w:rPr>
              <w:t>Page PDF 75 shows the block designators for everything attached to “the bus”</w:t>
            </w:r>
          </w:p>
        </w:tc>
        <w:tc>
          <w:tcPr>
            <w:tcW w:w="1680" w:type="dxa"/>
            <w:vAlign w:val="center"/>
            <w:hideMark/>
          </w:tcPr>
          <w:p w14:paraId="4BDCCE7E" w14:textId="77777777" w:rsidR="0037759A" w:rsidRDefault="0037759A" w:rsidP="0037759A">
            <w:pPr>
              <w:jc w:val="right"/>
            </w:pPr>
            <w:r>
              <w:t xml:space="preserve">2004-08-19 02:59 </w:t>
            </w:r>
          </w:p>
        </w:tc>
        <w:tc>
          <w:tcPr>
            <w:tcW w:w="634" w:type="dxa"/>
            <w:vAlign w:val="center"/>
            <w:hideMark/>
          </w:tcPr>
          <w:p w14:paraId="70EA8433" w14:textId="77777777" w:rsidR="0037759A" w:rsidRDefault="0037759A" w:rsidP="0037759A">
            <w:pPr>
              <w:jc w:val="right"/>
            </w:pPr>
            <w:r>
              <w:t>5.5M</w:t>
            </w:r>
          </w:p>
        </w:tc>
      </w:tr>
      <w:tr w:rsidR="0037759A" w14:paraId="513C0131" w14:textId="77777777" w:rsidTr="0037759A">
        <w:trPr>
          <w:tblCellSpacing w:w="15" w:type="dxa"/>
        </w:trPr>
        <w:tc>
          <w:tcPr>
            <w:tcW w:w="5894" w:type="dxa"/>
            <w:vAlign w:val="center"/>
            <w:hideMark/>
          </w:tcPr>
          <w:p w14:paraId="4568BFCA" w14:textId="063A73B6" w:rsidR="0037759A" w:rsidRDefault="0037759A" w:rsidP="0037759A">
            <w:hyperlink r:id="rId600" w:history="1">
              <w:r>
                <w:rPr>
                  <w:rStyle w:val="Hyperlink"/>
                </w:rPr>
                <w:t>R-224_Rudiments_of_Good_Circuit_Design_May53.pdf</w:t>
              </w:r>
            </w:hyperlink>
          </w:p>
        </w:tc>
        <w:tc>
          <w:tcPr>
            <w:tcW w:w="1680" w:type="dxa"/>
            <w:vAlign w:val="center"/>
            <w:hideMark/>
          </w:tcPr>
          <w:p w14:paraId="5E928751" w14:textId="77777777" w:rsidR="0037759A" w:rsidRDefault="0037759A" w:rsidP="0037759A">
            <w:pPr>
              <w:jc w:val="right"/>
            </w:pPr>
            <w:r>
              <w:t xml:space="preserve">2010-06-26 19:54 </w:t>
            </w:r>
          </w:p>
        </w:tc>
        <w:tc>
          <w:tcPr>
            <w:tcW w:w="634" w:type="dxa"/>
            <w:vAlign w:val="center"/>
            <w:hideMark/>
          </w:tcPr>
          <w:p w14:paraId="365E0D96" w14:textId="77777777" w:rsidR="0037759A" w:rsidRDefault="0037759A" w:rsidP="0037759A">
            <w:pPr>
              <w:jc w:val="right"/>
            </w:pPr>
            <w:r>
              <w:t>660K</w:t>
            </w:r>
          </w:p>
        </w:tc>
      </w:tr>
      <w:tr w:rsidR="0037759A" w14:paraId="37101A51" w14:textId="77777777" w:rsidTr="0037759A">
        <w:trPr>
          <w:tblCellSpacing w:w="15" w:type="dxa"/>
        </w:trPr>
        <w:tc>
          <w:tcPr>
            <w:tcW w:w="5894" w:type="dxa"/>
            <w:vAlign w:val="center"/>
            <w:hideMark/>
          </w:tcPr>
          <w:p w14:paraId="06069C81" w14:textId="0B75BAAD" w:rsidR="0037759A" w:rsidRDefault="0037759A" w:rsidP="0037759A">
            <w:hyperlink r:id="rId601" w:history="1">
              <w:r>
                <w:rPr>
                  <w:rStyle w:val="Hyperlink"/>
                </w:rPr>
                <w:t>R-225_Summary_of_Treatment_of_Digital_Control_Systems_and_Numerical_Processes_in_the_Frequency_Domain_Jul53.pdf</w:t>
              </w:r>
            </w:hyperlink>
          </w:p>
        </w:tc>
        <w:tc>
          <w:tcPr>
            <w:tcW w:w="1680" w:type="dxa"/>
            <w:vAlign w:val="center"/>
            <w:hideMark/>
          </w:tcPr>
          <w:p w14:paraId="46AEC353" w14:textId="77777777" w:rsidR="0037759A" w:rsidRDefault="0037759A" w:rsidP="0037759A">
            <w:pPr>
              <w:jc w:val="right"/>
            </w:pPr>
            <w:r>
              <w:t xml:space="preserve">2010-06-29 18:43 </w:t>
            </w:r>
          </w:p>
        </w:tc>
        <w:tc>
          <w:tcPr>
            <w:tcW w:w="634" w:type="dxa"/>
            <w:vAlign w:val="center"/>
            <w:hideMark/>
          </w:tcPr>
          <w:p w14:paraId="3988256A" w14:textId="77777777" w:rsidR="0037759A" w:rsidRDefault="0037759A" w:rsidP="0037759A">
            <w:pPr>
              <w:jc w:val="right"/>
            </w:pPr>
            <w:r>
              <w:t>4.1M</w:t>
            </w:r>
          </w:p>
        </w:tc>
      </w:tr>
      <w:tr w:rsidR="0037759A" w14:paraId="32D55381" w14:textId="77777777" w:rsidTr="0037759A">
        <w:trPr>
          <w:tblCellSpacing w:w="15" w:type="dxa"/>
        </w:trPr>
        <w:tc>
          <w:tcPr>
            <w:tcW w:w="5894" w:type="dxa"/>
            <w:vAlign w:val="center"/>
            <w:hideMark/>
          </w:tcPr>
          <w:p w14:paraId="7FCE61D9" w14:textId="3E87431C" w:rsidR="0037759A" w:rsidRDefault="0037759A" w:rsidP="0037759A">
            <w:hyperlink r:id="rId602" w:history="1">
              <w:r>
                <w:rPr>
                  <w:rStyle w:val="Hyperlink"/>
                </w:rPr>
                <w:t>R-232_Information_Sorting_in_the_Application_of_Electronic_Digital_Computers_to_Business_Operations_May54.pdf</w:t>
              </w:r>
            </w:hyperlink>
          </w:p>
        </w:tc>
        <w:tc>
          <w:tcPr>
            <w:tcW w:w="1680" w:type="dxa"/>
            <w:vAlign w:val="center"/>
            <w:hideMark/>
          </w:tcPr>
          <w:p w14:paraId="2B8CCC87" w14:textId="77777777" w:rsidR="0037759A" w:rsidRDefault="0037759A" w:rsidP="0037759A">
            <w:pPr>
              <w:jc w:val="right"/>
            </w:pPr>
            <w:r>
              <w:t xml:space="preserve">2010-06-26 19:54 </w:t>
            </w:r>
          </w:p>
        </w:tc>
        <w:tc>
          <w:tcPr>
            <w:tcW w:w="634" w:type="dxa"/>
            <w:vAlign w:val="center"/>
            <w:hideMark/>
          </w:tcPr>
          <w:p w14:paraId="538F12E9" w14:textId="77777777" w:rsidR="0037759A" w:rsidRDefault="0037759A" w:rsidP="0037759A">
            <w:pPr>
              <w:jc w:val="right"/>
            </w:pPr>
            <w:r>
              <w:t>4.3M</w:t>
            </w:r>
          </w:p>
        </w:tc>
      </w:tr>
      <w:tr w:rsidR="0037759A" w14:paraId="5CA5A3A7" w14:textId="77777777" w:rsidTr="0037759A">
        <w:trPr>
          <w:tblCellSpacing w:w="15" w:type="dxa"/>
        </w:trPr>
        <w:tc>
          <w:tcPr>
            <w:tcW w:w="5894" w:type="dxa"/>
            <w:vAlign w:val="center"/>
            <w:hideMark/>
          </w:tcPr>
          <w:p w14:paraId="3105B73D" w14:textId="77777777" w:rsidR="0037759A" w:rsidRDefault="0037759A" w:rsidP="0037759A">
            <w:pPr>
              <w:rPr>
                <w:rStyle w:val="Hyperlink"/>
              </w:rPr>
            </w:pPr>
            <w:hyperlink r:id="rId603" w:history="1">
              <w:r>
                <w:rPr>
                  <w:rStyle w:val="Hyperlink"/>
                </w:rPr>
                <w:t>R-233_The_MIT_Systems_of_Automatic_Coding_May54.pdf</w:t>
              </w:r>
            </w:hyperlink>
          </w:p>
          <w:p w14:paraId="3CF1540E" w14:textId="1ADDA945" w:rsidR="00196BC2" w:rsidRPr="00196BC2" w:rsidRDefault="00196BC2" w:rsidP="0037759A">
            <w:r>
              <w:rPr>
                <w:rStyle w:val="Hyperlink"/>
                <w:color w:val="984806" w:themeColor="accent6" w:themeShade="80"/>
                <w:u w:val="none"/>
              </w:rPr>
              <w:t>R-233</w:t>
            </w:r>
            <w:r w:rsidRPr="00196BC2">
              <w:rPr>
                <w:rStyle w:val="Hyperlink"/>
                <w:color w:val="984806" w:themeColor="accent6" w:themeShade="80"/>
                <w:u w:val="none"/>
              </w:rPr>
              <w:t xml:space="preserve"> is the one doc referenced by Charles Adams in an article by Charles Adams (and I don’t know what publication it was; Dag sent it to </w:t>
            </w:r>
            <w:proofErr w:type="gramStart"/>
            <w:r w:rsidRPr="00196BC2">
              <w:rPr>
                <w:rStyle w:val="Hyperlink"/>
                <w:color w:val="984806" w:themeColor="accent6" w:themeShade="80"/>
                <w:u w:val="none"/>
              </w:rPr>
              <w:t>me)</w:t>
            </w:r>
            <w:r>
              <w:rPr>
                <w:rStyle w:val="Hyperlink"/>
                <w:color w:val="984806" w:themeColor="accent6" w:themeShade="80"/>
                <w:u w:val="none"/>
              </w:rPr>
              <w:t xml:space="preserve">  Covering</w:t>
            </w:r>
            <w:proofErr w:type="gramEnd"/>
            <w:r>
              <w:rPr>
                <w:rStyle w:val="Hyperlink"/>
                <w:color w:val="984806" w:themeColor="accent6" w:themeShade="80"/>
                <w:u w:val="none"/>
              </w:rPr>
              <w:t xml:space="preserve"> Comprehensive System and Summer Session.</w:t>
            </w:r>
          </w:p>
        </w:tc>
        <w:tc>
          <w:tcPr>
            <w:tcW w:w="1680" w:type="dxa"/>
            <w:vAlign w:val="center"/>
            <w:hideMark/>
          </w:tcPr>
          <w:p w14:paraId="11326EE9" w14:textId="77777777" w:rsidR="0037759A" w:rsidRDefault="0037759A" w:rsidP="0037759A">
            <w:pPr>
              <w:jc w:val="right"/>
            </w:pPr>
            <w:r>
              <w:t xml:space="preserve">2010-06-24 20:33 </w:t>
            </w:r>
          </w:p>
        </w:tc>
        <w:tc>
          <w:tcPr>
            <w:tcW w:w="634" w:type="dxa"/>
            <w:vAlign w:val="center"/>
            <w:hideMark/>
          </w:tcPr>
          <w:p w14:paraId="56D5A19B" w14:textId="77777777" w:rsidR="0037759A" w:rsidRDefault="0037759A" w:rsidP="0037759A">
            <w:pPr>
              <w:jc w:val="right"/>
            </w:pPr>
            <w:r>
              <w:t>1.9M</w:t>
            </w:r>
          </w:p>
        </w:tc>
      </w:tr>
      <w:tr w:rsidR="0037759A" w14:paraId="0DD5E4DE" w14:textId="77777777" w:rsidTr="0037759A">
        <w:trPr>
          <w:tblCellSpacing w:w="15" w:type="dxa"/>
        </w:trPr>
        <w:tc>
          <w:tcPr>
            <w:tcW w:w="5894" w:type="dxa"/>
            <w:vAlign w:val="center"/>
            <w:hideMark/>
          </w:tcPr>
          <w:p w14:paraId="59843088" w14:textId="66ABFE8C" w:rsidR="0037759A" w:rsidRDefault="0037759A" w:rsidP="0037759A">
            <w:hyperlink r:id="rId604" w:history="1">
              <w:r>
                <w:rPr>
                  <w:rStyle w:val="Hyperlink"/>
                </w:rPr>
                <w:t>R-234_Switch_for_Register_Selection_in_a_Magnetic_Core_Memory_May54.pdf</w:t>
              </w:r>
            </w:hyperlink>
          </w:p>
        </w:tc>
        <w:tc>
          <w:tcPr>
            <w:tcW w:w="1680" w:type="dxa"/>
            <w:vAlign w:val="center"/>
            <w:hideMark/>
          </w:tcPr>
          <w:p w14:paraId="3F46BCB4" w14:textId="77777777" w:rsidR="0037759A" w:rsidRDefault="0037759A" w:rsidP="0037759A">
            <w:pPr>
              <w:jc w:val="right"/>
            </w:pPr>
            <w:r>
              <w:t xml:space="preserve">2010-06-29 02:00 </w:t>
            </w:r>
          </w:p>
        </w:tc>
        <w:tc>
          <w:tcPr>
            <w:tcW w:w="634" w:type="dxa"/>
            <w:vAlign w:val="center"/>
            <w:hideMark/>
          </w:tcPr>
          <w:p w14:paraId="17C2236E" w14:textId="77777777" w:rsidR="0037759A" w:rsidRDefault="0037759A" w:rsidP="0037759A">
            <w:pPr>
              <w:jc w:val="right"/>
            </w:pPr>
            <w:r>
              <w:t>4.7M</w:t>
            </w:r>
          </w:p>
        </w:tc>
      </w:tr>
    </w:tbl>
    <w:p w14:paraId="61B9CB13" w14:textId="77777777" w:rsidR="0037759A" w:rsidRDefault="0037759A" w:rsidP="0037759A">
      <w:pPr>
        <w:pStyle w:val="HTMLAddress"/>
      </w:pPr>
      <w:r>
        <w:t>Apache/2.4.10 (Debian) Server at bitsavers.informatik.uni-stuttgart.de Port 80</w:t>
      </w:r>
    </w:p>
    <w:p w14:paraId="2FB07B1C" w14:textId="77777777" w:rsidR="0037759A" w:rsidRDefault="0037759A" w:rsidP="0037759A"/>
    <w:p w14:paraId="206FA788" w14:textId="77777777" w:rsidR="0037759A" w:rsidRDefault="0037759A" w:rsidP="0037759A"/>
    <w:p w14:paraId="767AD562" w14:textId="77777777" w:rsidR="0037759A" w:rsidRDefault="0037759A" w:rsidP="008D28F5">
      <w:pPr>
        <w:pStyle w:val="Heading2"/>
      </w:pPr>
      <w:bookmarkStart w:id="195" w:name="_Toc193914455"/>
      <w:r>
        <w:t>Index of /pdf/</w:t>
      </w:r>
      <w:proofErr w:type="spellStart"/>
      <w:r>
        <w:t>mit</w:t>
      </w:r>
      <w:proofErr w:type="spellEnd"/>
      <w:r>
        <w:t>/whirlwind/apt</w:t>
      </w:r>
      <w:bookmarkEnd w:id="195"/>
    </w:p>
    <w:p w14:paraId="61590DA8" w14:textId="77777777" w:rsidR="0037759A" w:rsidRDefault="0037759A" w:rsidP="008D28F5">
      <w:r>
        <w:rPr>
          <w:noProof/>
        </w:rPr>
        <w:drawing>
          <wp:inline distT="0" distB="0" distL="0" distR="0" wp14:anchorId="779DFEC8" wp14:editId="0E679159">
            <wp:extent cx="2814638" cy="642616"/>
            <wp:effectExtent l="0" t="0" r="5080" b="571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5" cstate="print">
                      <a:extLst>
                        <a:ext uri="{28A0092B-C50C-407E-A947-70E740481C1C}">
                          <a14:useLocalDpi xmlns:a14="http://schemas.microsoft.com/office/drawing/2010/main" val="0"/>
                        </a:ext>
                      </a:extLst>
                    </a:blip>
                    <a:stretch>
                      <a:fillRect/>
                    </a:stretch>
                  </pic:blipFill>
                  <pic:spPr>
                    <a:xfrm>
                      <a:off x="0" y="0"/>
                      <a:ext cx="2835170" cy="647304"/>
                    </a:xfrm>
                    <a:prstGeom prst="rect">
                      <a:avLst/>
                    </a:prstGeom>
                  </pic:spPr>
                </pic:pic>
              </a:graphicData>
            </a:graphic>
          </wp:inline>
        </w:drawing>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91"/>
        <w:gridCol w:w="1710"/>
        <w:gridCol w:w="733"/>
      </w:tblGrid>
      <w:tr w:rsidR="0037759A" w14:paraId="2D76E3A9" w14:textId="77777777" w:rsidTr="0037759A">
        <w:trPr>
          <w:tblCellSpacing w:w="15" w:type="dxa"/>
        </w:trPr>
        <w:tc>
          <w:tcPr>
            <w:tcW w:w="5446" w:type="dxa"/>
            <w:vAlign w:val="center"/>
            <w:hideMark/>
          </w:tcPr>
          <w:p w14:paraId="306DC604" w14:textId="6F513CA3" w:rsidR="0037759A" w:rsidRDefault="0037759A" w:rsidP="0037759A">
            <w:pPr>
              <w:jc w:val="center"/>
              <w:rPr>
                <w:b/>
                <w:bCs/>
              </w:rPr>
            </w:pPr>
            <w:hyperlink r:id="rId606" w:history="1">
              <w:r>
                <w:rPr>
                  <w:rStyle w:val="Hyperlink"/>
                  <w:b/>
                  <w:bCs/>
                </w:rPr>
                <w:t>Name</w:t>
              </w:r>
            </w:hyperlink>
          </w:p>
        </w:tc>
        <w:tc>
          <w:tcPr>
            <w:tcW w:w="1680" w:type="dxa"/>
            <w:vAlign w:val="center"/>
            <w:hideMark/>
          </w:tcPr>
          <w:p w14:paraId="7E525513" w14:textId="1A903C1E" w:rsidR="0037759A" w:rsidRDefault="0037759A" w:rsidP="0037759A">
            <w:pPr>
              <w:jc w:val="center"/>
              <w:rPr>
                <w:b/>
                <w:bCs/>
              </w:rPr>
            </w:pPr>
            <w:hyperlink r:id="rId607" w:history="1">
              <w:r>
                <w:rPr>
                  <w:rStyle w:val="Hyperlink"/>
                  <w:b/>
                  <w:bCs/>
                </w:rPr>
                <w:t>Last modified</w:t>
              </w:r>
            </w:hyperlink>
          </w:p>
        </w:tc>
        <w:tc>
          <w:tcPr>
            <w:tcW w:w="688" w:type="dxa"/>
            <w:vAlign w:val="center"/>
            <w:hideMark/>
          </w:tcPr>
          <w:p w14:paraId="3796C100" w14:textId="2A5F0AF7" w:rsidR="0037759A" w:rsidRDefault="0037759A" w:rsidP="0037759A">
            <w:pPr>
              <w:jc w:val="center"/>
              <w:rPr>
                <w:b/>
                <w:bCs/>
              </w:rPr>
            </w:pPr>
            <w:hyperlink r:id="rId608" w:history="1">
              <w:r>
                <w:rPr>
                  <w:rStyle w:val="Hyperlink"/>
                  <w:b/>
                  <w:bCs/>
                </w:rPr>
                <w:t>Size</w:t>
              </w:r>
            </w:hyperlink>
          </w:p>
        </w:tc>
      </w:tr>
      <w:tr w:rsidR="0037759A" w14:paraId="694CF6C3" w14:textId="77777777" w:rsidTr="0037759A">
        <w:trPr>
          <w:tblCellSpacing w:w="15" w:type="dxa"/>
        </w:trPr>
        <w:tc>
          <w:tcPr>
            <w:tcW w:w="5446" w:type="dxa"/>
            <w:vAlign w:val="center"/>
            <w:hideMark/>
          </w:tcPr>
          <w:p w14:paraId="450888E2" w14:textId="1B3464D3" w:rsidR="0037759A" w:rsidRDefault="0037759A" w:rsidP="0037759A">
            <w:hyperlink r:id="rId609" w:history="1">
              <w:r>
                <w:rPr>
                  <w:rStyle w:val="Hyperlink"/>
                </w:rPr>
                <w:t>Parent Directory</w:t>
              </w:r>
            </w:hyperlink>
          </w:p>
        </w:tc>
        <w:tc>
          <w:tcPr>
            <w:tcW w:w="1680" w:type="dxa"/>
            <w:vAlign w:val="center"/>
            <w:hideMark/>
          </w:tcPr>
          <w:p w14:paraId="737832AB" w14:textId="77777777" w:rsidR="0037759A" w:rsidRDefault="0037759A" w:rsidP="0037759A">
            <w:r>
              <w:t> </w:t>
            </w:r>
          </w:p>
        </w:tc>
        <w:tc>
          <w:tcPr>
            <w:tcW w:w="688" w:type="dxa"/>
            <w:vAlign w:val="center"/>
            <w:hideMark/>
          </w:tcPr>
          <w:p w14:paraId="653CD1E4" w14:textId="77777777" w:rsidR="0037759A" w:rsidRDefault="0037759A" w:rsidP="0037759A">
            <w:pPr>
              <w:jc w:val="right"/>
            </w:pPr>
            <w:r>
              <w:t xml:space="preserve">- </w:t>
            </w:r>
          </w:p>
        </w:tc>
      </w:tr>
      <w:tr w:rsidR="0037759A" w14:paraId="62FA9D65" w14:textId="77777777" w:rsidTr="0037759A">
        <w:trPr>
          <w:tblCellSpacing w:w="15" w:type="dxa"/>
        </w:trPr>
        <w:tc>
          <w:tcPr>
            <w:tcW w:w="5446" w:type="dxa"/>
            <w:vAlign w:val="center"/>
            <w:hideMark/>
          </w:tcPr>
          <w:p w14:paraId="48A37600" w14:textId="440CA3E1" w:rsidR="0037759A" w:rsidRDefault="0037759A" w:rsidP="0037759A">
            <w:hyperlink r:id="rId610" w:history="1">
              <w:r>
                <w:rPr>
                  <w:rStyle w:val="Hyperlink"/>
                </w:rPr>
                <w:t>APT_Reports_Jan58.pdf</w:t>
              </w:r>
            </w:hyperlink>
          </w:p>
        </w:tc>
        <w:tc>
          <w:tcPr>
            <w:tcW w:w="1680" w:type="dxa"/>
            <w:vAlign w:val="center"/>
            <w:hideMark/>
          </w:tcPr>
          <w:p w14:paraId="41F2ABB3" w14:textId="77777777" w:rsidR="0037759A" w:rsidRDefault="0037759A" w:rsidP="0037759A">
            <w:pPr>
              <w:jc w:val="right"/>
            </w:pPr>
            <w:r>
              <w:t xml:space="preserve">2005-05-11 19:02 </w:t>
            </w:r>
          </w:p>
        </w:tc>
        <w:tc>
          <w:tcPr>
            <w:tcW w:w="688" w:type="dxa"/>
            <w:vAlign w:val="center"/>
            <w:hideMark/>
          </w:tcPr>
          <w:p w14:paraId="15B1D9BB" w14:textId="77777777" w:rsidR="0037759A" w:rsidRDefault="0037759A" w:rsidP="0037759A">
            <w:pPr>
              <w:jc w:val="right"/>
            </w:pPr>
            <w:r>
              <w:t>2.6M</w:t>
            </w:r>
          </w:p>
        </w:tc>
      </w:tr>
      <w:tr w:rsidR="0037759A" w14:paraId="45771338" w14:textId="77777777" w:rsidTr="0037759A">
        <w:trPr>
          <w:tblCellSpacing w:w="15" w:type="dxa"/>
        </w:trPr>
        <w:tc>
          <w:tcPr>
            <w:tcW w:w="5446" w:type="dxa"/>
            <w:vAlign w:val="center"/>
            <w:hideMark/>
          </w:tcPr>
          <w:p w14:paraId="437509F4" w14:textId="33F7D58A" w:rsidR="0037759A" w:rsidRDefault="0037759A" w:rsidP="0037759A">
            <w:hyperlink r:id="rId611" w:history="1">
              <w:r>
                <w:rPr>
                  <w:rStyle w:val="Hyperlink"/>
                </w:rPr>
                <w:t>APT_System_Volume_1_General_Description_of_the_APT_System_1959.pdf</w:t>
              </w:r>
            </w:hyperlink>
          </w:p>
        </w:tc>
        <w:tc>
          <w:tcPr>
            <w:tcW w:w="1680" w:type="dxa"/>
            <w:vAlign w:val="center"/>
            <w:hideMark/>
          </w:tcPr>
          <w:p w14:paraId="7C0B9C72" w14:textId="77777777" w:rsidR="0037759A" w:rsidRDefault="0037759A" w:rsidP="0037759A">
            <w:pPr>
              <w:jc w:val="right"/>
            </w:pPr>
            <w:r>
              <w:t xml:space="preserve">2010-06-28 18:42 </w:t>
            </w:r>
          </w:p>
        </w:tc>
        <w:tc>
          <w:tcPr>
            <w:tcW w:w="688" w:type="dxa"/>
            <w:vAlign w:val="center"/>
            <w:hideMark/>
          </w:tcPr>
          <w:p w14:paraId="647DB434" w14:textId="77777777" w:rsidR="0037759A" w:rsidRDefault="0037759A" w:rsidP="0037759A">
            <w:pPr>
              <w:jc w:val="right"/>
            </w:pPr>
            <w:r>
              <w:t>5.1M</w:t>
            </w:r>
          </w:p>
        </w:tc>
      </w:tr>
    </w:tbl>
    <w:p w14:paraId="04292D81" w14:textId="77777777" w:rsidR="0037759A" w:rsidRDefault="0037759A" w:rsidP="0037759A">
      <w:pPr>
        <w:pStyle w:val="HTMLAddress"/>
      </w:pPr>
      <w:r>
        <w:t>Apache/2.4.10 (Debian) Server at bitsavers.informatik.uni-stuttgart.de Port 80</w:t>
      </w:r>
    </w:p>
    <w:p w14:paraId="3AC35F64" w14:textId="77777777" w:rsidR="0037759A" w:rsidRDefault="0037759A" w:rsidP="0037759A"/>
    <w:p w14:paraId="742F5BA3" w14:textId="77777777" w:rsidR="0037759A" w:rsidRDefault="0037759A" w:rsidP="00124FF6">
      <w:pPr>
        <w:pStyle w:val="Heading2"/>
      </w:pPr>
      <w:bookmarkStart w:id="196" w:name="_Toc193914456"/>
      <w:r>
        <w:t>Index of /pdf/</w:t>
      </w:r>
      <w:proofErr w:type="spellStart"/>
      <w:r>
        <w:t>mit</w:t>
      </w:r>
      <w:proofErr w:type="spellEnd"/>
      <w:r>
        <w:t>/whirlwind/pics</w:t>
      </w:r>
      <w:bookmarkEnd w:id="1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2028"/>
        <w:gridCol w:w="1640"/>
        <w:gridCol w:w="461"/>
        <w:gridCol w:w="1176"/>
      </w:tblGrid>
      <w:tr w:rsidR="0037759A" w14:paraId="788A49E8" w14:textId="77777777" w:rsidTr="0037759A">
        <w:trPr>
          <w:tblCellSpacing w:w="15" w:type="dxa"/>
        </w:trPr>
        <w:tc>
          <w:tcPr>
            <w:tcW w:w="0" w:type="auto"/>
            <w:hideMark/>
          </w:tcPr>
          <w:p w14:paraId="57DB7406" w14:textId="77777777" w:rsidR="0037759A" w:rsidRDefault="0037759A" w:rsidP="0037759A">
            <w:pPr>
              <w:jc w:val="center"/>
              <w:rPr>
                <w:b/>
                <w:bCs/>
              </w:rPr>
            </w:pPr>
            <w:r>
              <w:rPr>
                <w:b/>
                <w:bCs/>
                <w:noProof/>
              </w:rPr>
              <w:drawing>
                <wp:inline distT="0" distB="0" distL="0" distR="0" wp14:anchorId="6BCA9410" wp14:editId="559F2333">
                  <wp:extent cx="190500" cy="209550"/>
                  <wp:effectExtent l="0" t="0" r="0" b="0"/>
                  <wp:docPr id="304" name="Picture 304" desc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descr="[ICO]"/>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tc>
        <w:tc>
          <w:tcPr>
            <w:tcW w:w="0" w:type="auto"/>
            <w:vAlign w:val="center"/>
            <w:hideMark/>
          </w:tcPr>
          <w:p w14:paraId="18FEF51B" w14:textId="46C08CD6" w:rsidR="0037759A" w:rsidRDefault="0037759A" w:rsidP="0037759A">
            <w:pPr>
              <w:jc w:val="center"/>
              <w:rPr>
                <w:b/>
                <w:bCs/>
              </w:rPr>
            </w:pPr>
            <w:hyperlink r:id="rId613" w:history="1">
              <w:r>
                <w:rPr>
                  <w:rStyle w:val="Hyperlink"/>
                  <w:b/>
                  <w:bCs/>
                </w:rPr>
                <w:t>Name</w:t>
              </w:r>
            </w:hyperlink>
          </w:p>
        </w:tc>
        <w:tc>
          <w:tcPr>
            <w:tcW w:w="0" w:type="auto"/>
            <w:vAlign w:val="center"/>
            <w:hideMark/>
          </w:tcPr>
          <w:p w14:paraId="080DC801" w14:textId="63E7B97E" w:rsidR="0037759A" w:rsidRDefault="0037759A" w:rsidP="0037759A">
            <w:pPr>
              <w:jc w:val="center"/>
              <w:rPr>
                <w:b/>
                <w:bCs/>
              </w:rPr>
            </w:pPr>
            <w:hyperlink r:id="rId614" w:history="1">
              <w:r>
                <w:rPr>
                  <w:rStyle w:val="Hyperlink"/>
                  <w:b/>
                  <w:bCs/>
                </w:rPr>
                <w:t>Last modified</w:t>
              </w:r>
            </w:hyperlink>
          </w:p>
        </w:tc>
        <w:tc>
          <w:tcPr>
            <w:tcW w:w="0" w:type="auto"/>
            <w:vAlign w:val="center"/>
            <w:hideMark/>
          </w:tcPr>
          <w:p w14:paraId="13BE94E0" w14:textId="4BC4091D" w:rsidR="0037759A" w:rsidRDefault="0037759A" w:rsidP="0037759A">
            <w:pPr>
              <w:jc w:val="center"/>
              <w:rPr>
                <w:b/>
                <w:bCs/>
              </w:rPr>
            </w:pPr>
            <w:hyperlink r:id="rId615" w:history="1">
              <w:r>
                <w:rPr>
                  <w:rStyle w:val="Hyperlink"/>
                  <w:b/>
                  <w:bCs/>
                </w:rPr>
                <w:t>Size</w:t>
              </w:r>
            </w:hyperlink>
          </w:p>
        </w:tc>
        <w:tc>
          <w:tcPr>
            <w:tcW w:w="0" w:type="auto"/>
            <w:vAlign w:val="center"/>
            <w:hideMark/>
          </w:tcPr>
          <w:p w14:paraId="116205EF" w14:textId="3A9E7E6B" w:rsidR="0037759A" w:rsidRDefault="0037759A" w:rsidP="0037759A">
            <w:pPr>
              <w:jc w:val="center"/>
              <w:rPr>
                <w:b/>
                <w:bCs/>
              </w:rPr>
            </w:pPr>
            <w:hyperlink r:id="rId616" w:history="1">
              <w:r>
                <w:rPr>
                  <w:rStyle w:val="Hyperlink"/>
                  <w:b/>
                  <w:bCs/>
                </w:rPr>
                <w:t>Description</w:t>
              </w:r>
            </w:hyperlink>
          </w:p>
        </w:tc>
      </w:tr>
      <w:tr w:rsidR="0037759A" w14:paraId="470F801A" w14:textId="77777777" w:rsidTr="0037759A">
        <w:trPr>
          <w:tblCellSpacing w:w="15" w:type="dxa"/>
        </w:trPr>
        <w:tc>
          <w:tcPr>
            <w:tcW w:w="0" w:type="auto"/>
            <w:gridSpan w:val="5"/>
            <w:vAlign w:val="center"/>
            <w:hideMark/>
          </w:tcPr>
          <w:p w14:paraId="6C42504D" w14:textId="77777777" w:rsidR="0037759A" w:rsidRDefault="00000000" w:rsidP="0037759A">
            <w:pPr>
              <w:jc w:val="center"/>
              <w:rPr>
                <w:b/>
                <w:bCs/>
              </w:rPr>
            </w:pPr>
            <w:r>
              <w:rPr>
                <w:b/>
                <w:bCs/>
              </w:rPr>
              <w:lastRenderedPageBreak/>
              <w:pict w14:anchorId="0CCD800B">
                <v:rect id="_x0000_i1025" style="width:0;height:1.5pt" o:hralign="center" o:hrstd="t" o:hr="t" fillcolor="#a0a0a0" stroked="f"/>
              </w:pict>
            </w:r>
          </w:p>
        </w:tc>
      </w:tr>
      <w:tr w:rsidR="0037759A" w14:paraId="372FB3DF" w14:textId="77777777" w:rsidTr="0037759A">
        <w:trPr>
          <w:tblCellSpacing w:w="15" w:type="dxa"/>
        </w:trPr>
        <w:tc>
          <w:tcPr>
            <w:tcW w:w="0" w:type="auto"/>
            <w:hideMark/>
          </w:tcPr>
          <w:p w14:paraId="38B22F1A" w14:textId="77777777" w:rsidR="0037759A" w:rsidRDefault="0037759A" w:rsidP="0037759A">
            <w:r>
              <w:rPr>
                <w:noProof/>
              </w:rPr>
              <w:drawing>
                <wp:inline distT="0" distB="0" distL="0" distR="0" wp14:anchorId="55162FF8" wp14:editId="4F3B3222">
                  <wp:extent cx="190500" cy="209550"/>
                  <wp:effectExtent l="0" t="0" r="0" b="0"/>
                  <wp:docPr id="303" name="Picture 303" descr="[PARENT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descr="[PARENTDIR]"/>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tc>
        <w:tc>
          <w:tcPr>
            <w:tcW w:w="0" w:type="auto"/>
            <w:vAlign w:val="center"/>
            <w:hideMark/>
          </w:tcPr>
          <w:p w14:paraId="26C5C121" w14:textId="6D64A363" w:rsidR="0037759A" w:rsidRDefault="0037759A" w:rsidP="0037759A">
            <w:hyperlink r:id="rId618" w:history="1">
              <w:r>
                <w:rPr>
                  <w:rStyle w:val="Hyperlink"/>
                </w:rPr>
                <w:t>Parent Directory</w:t>
              </w:r>
            </w:hyperlink>
          </w:p>
        </w:tc>
        <w:tc>
          <w:tcPr>
            <w:tcW w:w="0" w:type="auto"/>
            <w:vAlign w:val="center"/>
            <w:hideMark/>
          </w:tcPr>
          <w:p w14:paraId="0B8EC9CF" w14:textId="77777777" w:rsidR="0037759A" w:rsidRDefault="0037759A" w:rsidP="0037759A">
            <w:r>
              <w:t> </w:t>
            </w:r>
          </w:p>
        </w:tc>
        <w:tc>
          <w:tcPr>
            <w:tcW w:w="0" w:type="auto"/>
            <w:vAlign w:val="center"/>
            <w:hideMark/>
          </w:tcPr>
          <w:p w14:paraId="7FE0D43A" w14:textId="77777777" w:rsidR="0037759A" w:rsidRDefault="0037759A" w:rsidP="0037759A">
            <w:pPr>
              <w:jc w:val="right"/>
            </w:pPr>
            <w:r>
              <w:t xml:space="preserve">- </w:t>
            </w:r>
          </w:p>
        </w:tc>
        <w:tc>
          <w:tcPr>
            <w:tcW w:w="0" w:type="auto"/>
            <w:vAlign w:val="center"/>
            <w:hideMark/>
          </w:tcPr>
          <w:p w14:paraId="6F3AA097" w14:textId="77777777" w:rsidR="0037759A" w:rsidRDefault="0037759A" w:rsidP="0037759A">
            <w:r>
              <w:t> </w:t>
            </w:r>
          </w:p>
        </w:tc>
      </w:tr>
      <w:tr w:rsidR="0037759A" w14:paraId="358CA453" w14:textId="77777777" w:rsidTr="0037759A">
        <w:trPr>
          <w:tblCellSpacing w:w="15" w:type="dxa"/>
        </w:trPr>
        <w:tc>
          <w:tcPr>
            <w:tcW w:w="0" w:type="auto"/>
            <w:hideMark/>
          </w:tcPr>
          <w:p w14:paraId="3C1444F5" w14:textId="77777777" w:rsidR="0037759A" w:rsidRDefault="0037759A" w:rsidP="0037759A">
            <w:r>
              <w:rPr>
                <w:noProof/>
              </w:rPr>
              <w:drawing>
                <wp:inline distT="0" distB="0" distL="0" distR="0" wp14:anchorId="2CFF118D" wp14:editId="505127D6">
                  <wp:extent cx="190500" cy="209550"/>
                  <wp:effectExtent l="0" t="0" r="0" b="0"/>
                  <wp:docPr id="302" name="Picture 30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descr="[IMG]"/>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tc>
        <w:tc>
          <w:tcPr>
            <w:tcW w:w="0" w:type="auto"/>
            <w:vAlign w:val="center"/>
            <w:hideMark/>
          </w:tcPr>
          <w:p w14:paraId="70A647C3" w14:textId="48DD08F9" w:rsidR="0037759A" w:rsidRDefault="0037759A" w:rsidP="0037759A">
            <w:hyperlink r:id="rId620" w:history="1">
              <w:r>
                <w:rPr>
                  <w:rStyle w:val="Hyperlink"/>
                </w:rPr>
                <w:t>WhirlwindCtlRoom.jpg</w:t>
              </w:r>
            </w:hyperlink>
          </w:p>
        </w:tc>
        <w:tc>
          <w:tcPr>
            <w:tcW w:w="0" w:type="auto"/>
            <w:vAlign w:val="center"/>
            <w:hideMark/>
          </w:tcPr>
          <w:p w14:paraId="361BFF19" w14:textId="77777777" w:rsidR="0037759A" w:rsidRDefault="0037759A" w:rsidP="0037759A">
            <w:pPr>
              <w:jc w:val="right"/>
            </w:pPr>
            <w:r>
              <w:t xml:space="preserve">2004-08-28 23:28 </w:t>
            </w:r>
          </w:p>
        </w:tc>
        <w:tc>
          <w:tcPr>
            <w:tcW w:w="0" w:type="auto"/>
            <w:vAlign w:val="center"/>
            <w:hideMark/>
          </w:tcPr>
          <w:p w14:paraId="6B163447" w14:textId="77777777" w:rsidR="0037759A" w:rsidRDefault="0037759A" w:rsidP="0037759A">
            <w:pPr>
              <w:jc w:val="right"/>
            </w:pPr>
            <w:r>
              <w:t>50K</w:t>
            </w:r>
          </w:p>
        </w:tc>
        <w:tc>
          <w:tcPr>
            <w:tcW w:w="0" w:type="auto"/>
            <w:vAlign w:val="center"/>
            <w:hideMark/>
          </w:tcPr>
          <w:p w14:paraId="4DE06B99" w14:textId="77777777" w:rsidR="0037759A" w:rsidRDefault="0037759A" w:rsidP="0037759A">
            <w:r>
              <w:t> </w:t>
            </w:r>
          </w:p>
        </w:tc>
      </w:tr>
      <w:tr w:rsidR="0037759A" w14:paraId="2F30BE90" w14:textId="77777777" w:rsidTr="0037759A">
        <w:trPr>
          <w:tblCellSpacing w:w="15" w:type="dxa"/>
        </w:trPr>
        <w:tc>
          <w:tcPr>
            <w:tcW w:w="0" w:type="auto"/>
            <w:hideMark/>
          </w:tcPr>
          <w:p w14:paraId="6F88D286" w14:textId="77777777" w:rsidR="0037759A" w:rsidRDefault="0037759A" w:rsidP="0037759A">
            <w:r>
              <w:rPr>
                <w:noProof/>
              </w:rPr>
              <w:drawing>
                <wp:inline distT="0" distB="0" distL="0" distR="0" wp14:anchorId="54721FDF" wp14:editId="393D93C4">
                  <wp:extent cx="190500" cy="209550"/>
                  <wp:effectExtent l="0" t="0" r="0" b="0"/>
                  <wp:docPr id="301" name="Picture 30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descr="[IMG]"/>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tc>
        <w:tc>
          <w:tcPr>
            <w:tcW w:w="0" w:type="auto"/>
            <w:vAlign w:val="center"/>
            <w:hideMark/>
          </w:tcPr>
          <w:p w14:paraId="6F015EBB" w14:textId="62AE039C" w:rsidR="0037759A" w:rsidRDefault="0037759A" w:rsidP="0037759A">
            <w:hyperlink r:id="rId621" w:history="1">
              <w:r>
                <w:rPr>
                  <w:rStyle w:val="Hyperlink"/>
                </w:rPr>
                <w:t>WhirlwindDrawing.tiff</w:t>
              </w:r>
            </w:hyperlink>
          </w:p>
        </w:tc>
        <w:tc>
          <w:tcPr>
            <w:tcW w:w="0" w:type="auto"/>
            <w:vAlign w:val="center"/>
            <w:hideMark/>
          </w:tcPr>
          <w:p w14:paraId="229C161C" w14:textId="77777777" w:rsidR="0037759A" w:rsidRDefault="0037759A" w:rsidP="0037759A">
            <w:pPr>
              <w:jc w:val="right"/>
            </w:pPr>
            <w:r>
              <w:t xml:space="preserve">2004-08-28 23:08 </w:t>
            </w:r>
          </w:p>
        </w:tc>
        <w:tc>
          <w:tcPr>
            <w:tcW w:w="0" w:type="auto"/>
            <w:vAlign w:val="center"/>
            <w:hideMark/>
          </w:tcPr>
          <w:p w14:paraId="5908F27B" w14:textId="77777777" w:rsidR="0037759A" w:rsidRDefault="0037759A" w:rsidP="0037759A">
            <w:pPr>
              <w:jc w:val="right"/>
            </w:pPr>
            <w:r>
              <w:t>38K</w:t>
            </w:r>
          </w:p>
        </w:tc>
        <w:tc>
          <w:tcPr>
            <w:tcW w:w="0" w:type="auto"/>
            <w:vAlign w:val="center"/>
            <w:hideMark/>
          </w:tcPr>
          <w:p w14:paraId="474B4F5F" w14:textId="77777777" w:rsidR="0037759A" w:rsidRDefault="0037759A" w:rsidP="0037759A">
            <w:r>
              <w:t> </w:t>
            </w:r>
          </w:p>
        </w:tc>
      </w:tr>
      <w:tr w:rsidR="0037759A" w14:paraId="5C548648" w14:textId="77777777" w:rsidTr="0037759A">
        <w:trPr>
          <w:tblCellSpacing w:w="15" w:type="dxa"/>
        </w:trPr>
        <w:tc>
          <w:tcPr>
            <w:tcW w:w="0" w:type="auto"/>
            <w:gridSpan w:val="5"/>
            <w:vAlign w:val="center"/>
            <w:hideMark/>
          </w:tcPr>
          <w:p w14:paraId="7C0B65FD" w14:textId="77777777" w:rsidR="0037759A" w:rsidRDefault="00000000" w:rsidP="0037759A">
            <w:pPr>
              <w:jc w:val="center"/>
              <w:rPr>
                <w:b/>
                <w:bCs/>
              </w:rPr>
            </w:pPr>
            <w:r>
              <w:rPr>
                <w:b/>
                <w:bCs/>
              </w:rPr>
              <w:pict w14:anchorId="42B5CB50">
                <v:rect id="_x0000_i1026" style="width:0;height:1.5pt" o:hralign="center" o:hrstd="t" o:hr="t" fillcolor="#a0a0a0" stroked="f"/>
              </w:pict>
            </w:r>
          </w:p>
        </w:tc>
      </w:tr>
    </w:tbl>
    <w:p w14:paraId="31B05D3C" w14:textId="77777777" w:rsidR="0037759A" w:rsidRDefault="0037759A" w:rsidP="0037759A">
      <w:pPr>
        <w:pStyle w:val="HTMLAddress"/>
      </w:pPr>
      <w:r>
        <w:t>Apache/2.4.10 (Debian) Server at bitsavers.informatik.uni-stuttgart.de Port 80</w:t>
      </w:r>
    </w:p>
    <w:p w14:paraId="55F5A1E9" w14:textId="743B8C0F" w:rsidR="0037759A" w:rsidRDefault="0037759A" w:rsidP="0037759A"/>
    <w:p w14:paraId="2B791668" w14:textId="5F5D7077" w:rsidR="00276064" w:rsidRDefault="00276064" w:rsidP="0037759A"/>
    <w:p w14:paraId="63A0E377" w14:textId="77777777" w:rsidR="00276064" w:rsidRDefault="00276064" w:rsidP="0037759A"/>
    <w:p w14:paraId="462E9D8D" w14:textId="2B2FE993" w:rsidR="000649ED" w:rsidRDefault="000649ED" w:rsidP="00DF17BD">
      <w:pPr>
        <w:pStyle w:val="Heading2"/>
      </w:pPr>
      <w:bookmarkStart w:id="197" w:name="_Ref6491433"/>
      <w:bookmarkStart w:id="198" w:name="_Toc193914458"/>
      <w:r>
        <w:t>Whirlwind at Wolf Engineering</w:t>
      </w:r>
      <w:bookmarkEnd w:id="197"/>
      <w:bookmarkEnd w:id="198"/>
    </w:p>
    <w:p w14:paraId="6820771B" w14:textId="670E0D73" w:rsidR="000649ED" w:rsidRDefault="000649ED" w:rsidP="000649ED"/>
    <w:p w14:paraId="1D552AB7" w14:textId="5D9C6B66" w:rsidR="000649ED" w:rsidRDefault="000649ED" w:rsidP="000649ED">
      <w:hyperlink r:id="rId622" w:history="1">
        <w:r w:rsidRPr="007E3401">
          <w:rPr>
            <w:rStyle w:val="Hyperlink"/>
          </w:rPr>
          <w:t>http://www.bitsavers.org/pdf/mit/whirlwind/wolf_research/Wolf_Research_Whirlwind_I_Checkout_Progress_Report_Jul63.pdf</w:t>
        </w:r>
      </w:hyperlink>
    </w:p>
    <w:p w14:paraId="54D11214" w14:textId="27BA16A3" w:rsidR="000649ED" w:rsidRDefault="000649ED" w:rsidP="000649ED">
      <w:pPr>
        <w:pStyle w:val="ListParagraph"/>
        <w:numPr>
          <w:ilvl w:val="0"/>
          <w:numId w:val="10"/>
        </w:numPr>
      </w:pPr>
      <w:r>
        <w:t>Notes on bringing up Whirlwind at Wolf Eng</w:t>
      </w:r>
    </w:p>
    <w:p w14:paraId="290327AF" w14:textId="27E9B2A1" w:rsidR="000649ED" w:rsidRDefault="000649ED" w:rsidP="000649ED">
      <w:pPr>
        <w:pStyle w:val="ListParagraph"/>
        <w:numPr>
          <w:ilvl w:val="0"/>
          <w:numId w:val="10"/>
        </w:numPr>
      </w:pPr>
      <w:r>
        <w:t xml:space="preserve">Credited author is </w:t>
      </w:r>
      <w:r w:rsidRPr="000649ED">
        <w:t>Albert V. Shortell, Jr.</w:t>
      </w:r>
      <w:r>
        <w:t xml:space="preserve">  (obit probably Feb 15, 2003)</w:t>
      </w:r>
    </w:p>
    <w:p w14:paraId="752C2BA3" w14:textId="1A6D1D69" w:rsidR="000649ED" w:rsidRDefault="000649ED" w:rsidP="000649ED">
      <w:pPr>
        <w:ind w:left="720"/>
      </w:pPr>
      <w:hyperlink r:id="rId623" w:history="1">
        <w:r w:rsidRPr="007E3401">
          <w:rPr>
            <w:rStyle w:val="Hyperlink"/>
          </w:rPr>
          <w:t>https://www.legacy.com/obituaries/name/albert-shortell-obituary?pid=800959</w:t>
        </w:r>
      </w:hyperlink>
    </w:p>
    <w:p w14:paraId="5D45E87E" w14:textId="2B56354C" w:rsidR="000649ED" w:rsidRDefault="00DF7356" w:rsidP="000649ED">
      <w:r>
        <w:t>W Wolf’s obit is here:</w:t>
      </w:r>
    </w:p>
    <w:p w14:paraId="2547632D" w14:textId="10A92F15" w:rsidR="00DF7356" w:rsidRDefault="00DF7356" w:rsidP="000649ED">
      <w:hyperlink r:id="rId624" w:history="1">
        <w:r w:rsidRPr="00CC2B68">
          <w:rPr>
            <w:rStyle w:val="Hyperlink"/>
          </w:rPr>
          <w:t>https://www.latimes.com/socal/daily-pilot/news/tn-dpt-william-m-wolfaugust-29-1928-april-25-2015-20150428-story.html</w:t>
        </w:r>
      </w:hyperlink>
    </w:p>
    <w:p w14:paraId="36C09545" w14:textId="77777777" w:rsidR="00DF7356" w:rsidRDefault="00DF7356" w:rsidP="000649ED"/>
    <w:p w14:paraId="1D65FB84" w14:textId="4CB35E2E" w:rsidR="00DF7356" w:rsidRDefault="00DF7356" w:rsidP="000649ED"/>
    <w:p w14:paraId="27D03FB2" w14:textId="5E378581" w:rsidR="00DF7356" w:rsidRDefault="00DF7356" w:rsidP="00DF7356">
      <w:r>
        <w:t>On 9/20/2020 8:11 PM, Gordon Bell wrote:</w:t>
      </w:r>
    </w:p>
    <w:p w14:paraId="57FCD031" w14:textId="71DEC6BF" w:rsidR="00DF7356" w:rsidRDefault="00DF7356" w:rsidP="00DF7356">
      <w:r>
        <w:t>&gt; Guy et al,</w:t>
      </w:r>
    </w:p>
    <w:p w14:paraId="5B018B8F" w14:textId="3D1C97D5" w:rsidR="00DF7356" w:rsidRDefault="00DF7356" w:rsidP="00DF7356">
      <w:r>
        <w:t>&gt; Cc: Oliver Strimpel, Curator at TCM...who may have more recollections or information re Whirlwind</w:t>
      </w:r>
    </w:p>
    <w:p w14:paraId="5E259534" w14:textId="5EFD3C18" w:rsidR="00DF7356" w:rsidRDefault="00DF7356" w:rsidP="00DF7356">
      <w:r>
        <w:t xml:space="preserve">&gt; Whirlwind came to the Digital or perhaps Ken Olsen in the early 70s after it had been running at Bill </w:t>
      </w:r>
      <w:proofErr w:type="spellStart"/>
      <w:proofErr w:type="gramStart"/>
      <w:r>
        <w:t>Wolf;s</w:t>
      </w:r>
      <w:proofErr w:type="spellEnd"/>
      <w:proofErr w:type="gramEnd"/>
      <w:r>
        <w:t xml:space="preserve"> company.</w:t>
      </w:r>
    </w:p>
    <w:p w14:paraId="2F5E632A" w14:textId="04D3FDE8" w:rsidR="00DF7356" w:rsidRDefault="00DF7356" w:rsidP="00DF7356">
      <w:r>
        <w:t>&gt; See https://www.latimes.com/socal/daily-pilot/news/tn-dpt-william-m-wolfaugust-29-1928-april-25-2015-20150428-story.html</w:t>
      </w:r>
    </w:p>
    <w:p w14:paraId="3FCFBF86" w14:textId="4F1D104A" w:rsidR="00DF7356" w:rsidRDefault="00DF7356" w:rsidP="00DF7356">
      <w:r>
        <w:t xml:space="preserve">&gt; Take a look at </w:t>
      </w:r>
      <w:proofErr w:type="spellStart"/>
      <w:r>
        <w:t>Bitsavers</w:t>
      </w:r>
      <w:proofErr w:type="spellEnd"/>
      <w:r>
        <w:t xml:space="preserve"> re a biography of him.</w:t>
      </w:r>
    </w:p>
    <w:p w14:paraId="0C9AF3F0" w14:textId="2A3E281C" w:rsidR="00DF7356" w:rsidRDefault="00DF7356" w:rsidP="00DF7356">
      <w:r>
        <w:t xml:space="preserve">&gt; Anyway, Ken and Bob Everett wrestled Whirlwind away from him in some fashion and Ken may have bought it from him or his defunct company. </w:t>
      </w:r>
      <w:proofErr w:type="gramStart"/>
      <w:r>
        <w:t>Anyway</w:t>
      </w:r>
      <w:proofErr w:type="gramEnd"/>
      <w:r>
        <w:t xml:space="preserve"> there was some degree of animosity toward Ken for getting possession.  When I first saw it, it was in the early 70s after I returned from CMU to come to DEC.  It resided in trailers for </w:t>
      </w:r>
      <w:proofErr w:type="spellStart"/>
      <w:r>
        <w:t>awhile</w:t>
      </w:r>
      <w:proofErr w:type="spellEnd"/>
      <w:r>
        <w:t xml:space="preserve"> in the large parking lot in Maynard Mill, and then went to a storage unit where I saw it one Saturday with Ken and Bob </w:t>
      </w:r>
      <w:proofErr w:type="spellStart"/>
      <w:r>
        <w:t>Verett</w:t>
      </w:r>
      <w:proofErr w:type="spellEnd"/>
      <w:r>
        <w:t>.  Bob Evertt was involved somehow in the acquisition.</w:t>
      </w:r>
    </w:p>
    <w:p w14:paraId="640650EF" w14:textId="5885ADBE" w:rsidR="00DF7356" w:rsidRDefault="00DF7356" w:rsidP="00DF7356">
      <w:r>
        <w:t>&gt; As for the tapes... I have no idea whether they were with the machine or not.  Ove time, various parts of Whirlwind were on display, with the two 1K x 16 core memories being the most important.  One was given to the MIT museum...</w:t>
      </w:r>
      <w:proofErr w:type="spellStart"/>
      <w:r>
        <w:t>perhps</w:t>
      </w:r>
      <w:proofErr w:type="spellEnd"/>
      <w:r>
        <w:t xml:space="preserve"> with other stuff.</w:t>
      </w:r>
    </w:p>
    <w:p w14:paraId="615BC48D" w14:textId="2D9587F3" w:rsidR="00DF7356" w:rsidRDefault="00DF7356" w:rsidP="00DF7356">
      <w:r>
        <w:t xml:space="preserve">&gt; I may </w:t>
      </w:r>
      <w:proofErr w:type="spellStart"/>
      <w:r>
        <w:t>triy</w:t>
      </w:r>
      <w:proofErr w:type="spellEnd"/>
      <w:r>
        <w:t xml:space="preserve"> to get more bits from Gwen who would have known more about its movement and the tapes, but I suspect she may not recall accurately if at all.  </w:t>
      </w:r>
      <w:proofErr w:type="gramStart"/>
      <w:r>
        <w:t>Also</w:t>
      </w:r>
      <w:proofErr w:type="gramEnd"/>
      <w:r>
        <w:t xml:space="preserve"> you might look through the TCM </w:t>
      </w:r>
      <w:proofErr w:type="spellStart"/>
      <w:r>
        <w:t>Muequm</w:t>
      </w:r>
      <w:proofErr w:type="spellEnd"/>
      <w:r>
        <w:t xml:space="preserve"> Reports on TCM.computerhistory.org.  The book on Whirlwind that TCM and Digital Press published </w:t>
      </w:r>
      <w:r>
        <w:lastRenderedPageBreak/>
        <w:t xml:space="preserve">should also be </w:t>
      </w:r>
      <w:proofErr w:type="gramStart"/>
      <w:r>
        <w:t>useful  Also</w:t>
      </w:r>
      <w:proofErr w:type="gramEnd"/>
      <w:r>
        <w:t>, there may be something on the movement in Project Whirlwind: History of a Pioneer Computer by Kent C. Redmond (1980-08-03)</w:t>
      </w:r>
    </w:p>
    <w:p w14:paraId="6C440BAF" w14:textId="49242007" w:rsidR="00DF7356" w:rsidRDefault="00DF7356" w:rsidP="00DF7356">
      <w:r>
        <w:t>&gt;</w:t>
      </w:r>
    </w:p>
    <w:p w14:paraId="3AA31C1D" w14:textId="02BA7956" w:rsidR="00DF7356" w:rsidRDefault="00DF7356" w:rsidP="00DF7356">
      <w:r>
        <w:t>&gt; Regards,</w:t>
      </w:r>
    </w:p>
    <w:p w14:paraId="1E7A571C" w14:textId="77777777" w:rsidR="00DF7356" w:rsidRDefault="00DF7356" w:rsidP="00DF7356">
      <w:r>
        <w:t>&gt; g</w:t>
      </w:r>
    </w:p>
    <w:p w14:paraId="566C8717" w14:textId="77777777" w:rsidR="00DF7356" w:rsidRDefault="00DF7356" w:rsidP="00DF7356">
      <w:r>
        <w:t>&gt;</w:t>
      </w:r>
    </w:p>
    <w:p w14:paraId="0CCE0C7D" w14:textId="77777777" w:rsidR="00DF7356" w:rsidRDefault="00DF7356" w:rsidP="00DF7356">
      <w:r>
        <w:t>&gt; -----Original Message-----</w:t>
      </w:r>
    </w:p>
    <w:p w14:paraId="57C1CF4E" w14:textId="77777777" w:rsidR="00DF7356" w:rsidRDefault="00DF7356" w:rsidP="00DF7356">
      <w:r>
        <w:t>&gt; From: Dag Spicer &lt;dspicer@computerhistory.org&gt;</w:t>
      </w:r>
    </w:p>
    <w:p w14:paraId="413AD082" w14:textId="77777777" w:rsidR="00DF7356" w:rsidRDefault="00DF7356" w:rsidP="00DF7356">
      <w:r>
        <w:t>&gt; Sent: Sunday, September 20, 2020 1:51 AM</w:t>
      </w:r>
    </w:p>
    <w:p w14:paraId="085DD7A8" w14:textId="77777777" w:rsidR="00DF7356" w:rsidRDefault="00DF7356" w:rsidP="00DF7356">
      <w:r>
        <w:t>&gt; To: Guy Fedorkow &lt;guy.fedorkow@gmail.com&gt;; Gordon Bell &lt;gbell@outlook.com&gt;</w:t>
      </w:r>
    </w:p>
    <w:p w14:paraId="13270600" w14:textId="77777777" w:rsidR="00DF7356" w:rsidRDefault="00DF7356" w:rsidP="00DF7356">
      <w:r>
        <w:t xml:space="preserve">&gt; Cc: Al Kossow &lt;akossow@computerhistory.org&gt;; Len </w:t>
      </w:r>
      <w:proofErr w:type="spellStart"/>
      <w:r>
        <w:t>Shustek</w:t>
      </w:r>
      <w:proofErr w:type="spellEnd"/>
      <w:r>
        <w:t xml:space="preserve"> &lt;len@shustek.com&gt;; Deborah Douglas &lt;ddouglas@mit.edu&gt;; David C. Brock &lt;dbrock@computerhistory.org&gt;</w:t>
      </w:r>
    </w:p>
    <w:p w14:paraId="738EB97D" w14:textId="34EB571B" w:rsidR="00DF7356" w:rsidRDefault="00DF7356" w:rsidP="00DF7356">
      <w:r>
        <w:t>&gt; Subject: Re: WW Tapes at CHM</w:t>
      </w:r>
    </w:p>
    <w:p w14:paraId="3B5120A9" w14:textId="22DC891F" w:rsidR="00DF7356" w:rsidRDefault="00DF7356" w:rsidP="00DF7356">
      <w:r>
        <w:t>&gt; Hi Guy,</w:t>
      </w:r>
    </w:p>
    <w:p w14:paraId="21805AA9" w14:textId="3B25E204" w:rsidR="00DF7356" w:rsidRDefault="00DF7356" w:rsidP="00DF7356">
      <w:r>
        <w:t>&gt; Gordon is the one person who might know and whom I would ask. Copied here.</w:t>
      </w:r>
    </w:p>
    <w:p w14:paraId="297D0A5F" w14:textId="121D72BA" w:rsidR="00DF7356" w:rsidRDefault="00DF7356" w:rsidP="00DF7356">
      <w:r>
        <w:t>&gt; Dag</w:t>
      </w:r>
    </w:p>
    <w:p w14:paraId="0EC70584" w14:textId="77777777" w:rsidR="00DF7356" w:rsidRDefault="00DF7356" w:rsidP="00DF7356"/>
    <w:p w14:paraId="3D03B62E" w14:textId="77777777" w:rsidR="00DF7356" w:rsidRDefault="00DF7356" w:rsidP="00DF7356">
      <w:r>
        <w:t>&gt; &gt; On Sep 19, 2020, at 2:19 PM, Guy Fedorkow &lt;guy.fedorkow@gmail.com&gt; wrote:</w:t>
      </w:r>
    </w:p>
    <w:p w14:paraId="08C6240B" w14:textId="2B4824DA" w:rsidR="00DF7356" w:rsidRDefault="00DF7356" w:rsidP="00DF7356">
      <w:r>
        <w:t>&gt; &gt; Al, Dag, Len,</w:t>
      </w:r>
    </w:p>
    <w:p w14:paraId="175B7C05" w14:textId="2E0473FA" w:rsidR="00DF7356" w:rsidRDefault="00DF7356" w:rsidP="00DF7356">
      <w:r>
        <w:t>&gt; &gt;   Are there any further clues about how CHM came to possess the stack of Whirlwind tapes?</w:t>
      </w:r>
    </w:p>
    <w:p w14:paraId="57DC9ED5" w14:textId="7DE385EB" w:rsidR="00DF7356" w:rsidRDefault="00DF7356" w:rsidP="00DF7356">
      <w:r>
        <w:t>&gt; &gt; I'm sure I heard that the collection in the infamous Black Bags had been stored in W Wolf's basement.</w:t>
      </w:r>
    </w:p>
    <w:p w14:paraId="45C64093" w14:textId="77777777" w:rsidR="00DF7356" w:rsidRDefault="00DF7356" w:rsidP="00DF7356">
      <w:r>
        <w:t>&gt; &gt; But I don't think we know how he got them, and I know there were quite a few already catalogued in the CHM archive before Al read the black-bag tapes.</w:t>
      </w:r>
    </w:p>
    <w:p w14:paraId="7690E394" w14:textId="77777777" w:rsidR="00DF7356" w:rsidRDefault="00DF7356" w:rsidP="00DF7356">
      <w:r>
        <w:t>&gt; &gt; I'm just curious if the collection we have is a carefully-preserved collection of Important Tapes, or if it was the remainder left over after the air force vacuumed up anything vaguely confidential, and Lincoln picked it over for anything they thought might be useful, and Wolf had sorted everything he thought useful into another pile.</w:t>
      </w:r>
    </w:p>
    <w:p w14:paraId="604D70EA" w14:textId="77777777" w:rsidR="00DF7356" w:rsidRDefault="00DF7356" w:rsidP="00DF7356">
      <w:r>
        <w:t>&gt; &gt;   I'd assume that whatever the path, there's a good degree of randomness and chance in what survived.  But I still think it's odd that we don't have anything that looks like paper tapes for the Comprehensive System itself.</w:t>
      </w:r>
    </w:p>
    <w:p w14:paraId="2C06AF48" w14:textId="77777777" w:rsidR="00DF7356" w:rsidRDefault="00DF7356" w:rsidP="00DF7356">
      <w:r>
        <w:t>&gt; &gt;   I still like Al's theory that the mag tapes contain "drum dumps" that must include all the system software, but I'm not smart enough to decode that yet...</w:t>
      </w:r>
    </w:p>
    <w:p w14:paraId="3D06C413" w14:textId="77777777" w:rsidR="00DF7356" w:rsidRDefault="00DF7356" w:rsidP="00DF7356">
      <w:r>
        <w:t>&gt; &gt;   Thanks,</w:t>
      </w:r>
    </w:p>
    <w:p w14:paraId="479CF3EE" w14:textId="77777777" w:rsidR="00DF7356" w:rsidRDefault="00DF7356" w:rsidP="00DF7356">
      <w:r>
        <w:t>&gt;</w:t>
      </w:r>
    </w:p>
    <w:p w14:paraId="6B46C1EE" w14:textId="77777777" w:rsidR="00DF7356" w:rsidRDefault="00DF7356" w:rsidP="00DF7356">
      <w:r>
        <w:t>&gt; &gt; /guy</w:t>
      </w:r>
    </w:p>
    <w:p w14:paraId="6E059EB0" w14:textId="5497339A" w:rsidR="00DF7356" w:rsidRDefault="00DF7356" w:rsidP="000649ED"/>
    <w:p w14:paraId="47A37BAD" w14:textId="77777777" w:rsidR="00DF7356" w:rsidRPr="000649ED" w:rsidRDefault="00DF7356" w:rsidP="000649ED"/>
    <w:p w14:paraId="167F71BE" w14:textId="055F00FE" w:rsidR="00DF17BD" w:rsidRDefault="00DF17BD" w:rsidP="00DF17BD">
      <w:pPr>
        <w:pStyle w:val="Heading2"/>
      </w:pPr>
      <w:bookmarkStart w:id="199" w:name="_Toc193914459"/>
      <w:proofErr w:type="spellStart"/>
      <w:r>
        <w:t>Flexowriter</w:t>
      </w:r>
      <w:bookmarkEnd w:id="199"/>
      <w:proofErr w:type="spellEnd"/>
    </w:p>
    <w:p w14:paraId="12759E7A" w14:textId="77777777" w:rsidR="00DF17BD" w:rsidRDefault="00DF17BD" w:rsidP="00DF17BD">
      <w:pPr>
        <w:pStyle w:val="HTMLPreformatted"/>
      </w:pPr>
      <w:r>
        <w:t xml:space="preserve">2009-04-22 22:03:03 </w:t>
      </w:r>
      <w:proofErr w:type="spellStart"/>
      <w:r>
        <w:t>friden</w:t>
      </w:r>
      <w:proofErr w:type="spellEnd"/>
      <w:r>
        <w:t>/Flexowriter_Parts_Manual_1959.pdf</w:t>
      </w:r>
    </w:p>
    <w:p w14:paraId="454D726E" w14:textId="77777777" w:rsidR="00DF17BD" w:rsidRDefault="00DF17BD" w:rsidP="00DF17BD">
      <w:pPr>
        <w:pStyle w:val="HTMLPreformatted"/>
      </w:pPr>
      <w:r>
        <w:t xml:space="preserve">2009-04-22 17:29:42 </w:t>
      </w:r>
      <w:proofErr w:type="spellStart"/>
      <w:r>
        <w:t>friden</w:t>
      </w:r>
      <w:proofErr w:type="spellEnd"/>
      <w:r>
        <w:t>/SP8591_Flexowriter_Technical_Manual_1959.pdf</w:t>
      </w:r>
    </w:p>
    <w:p w14:paraId="472BC412" w14:textId="77777777" w:rsidR="00DF17BD" w:rsidRDefault="00DF17BD" w:rsidP="00DF17BD">
      <w:pPr>
        <w:pStyle w:val="HTMLPreformatted"/>
      </w:pPr>
      <w:r>
        <w:t xml:space="preserve">2009-04-21 23:10:46 </w:t>
      </w:r>
      <w:proofErr w:type="spellStart"/>
      <w:r>
        <w:t>friden</w:t>
      </w:r>
      <w:proofErr w:type="spellEnd"/>
      <w:r>
        <w:t>/Flexowriter_SFD_Technical_Manual_1959.pdf</w:t>
      </w:r>
    </w:p>
    <w:p w14:paraId="53FE763B" w14:textId="165AD97F" w:rsidR="00DF17BD" w:rsidRDefault="00DF17BD" w:rsidP="0037759A"/>
    <w:p w14:paraId="3656897F" w14:textId="185BCF3C" w:rsidR="000E5032" w:rsidRDefault="000E5032" w:rsidP="0037759A"/>
    <w:p w14:paraId="1529E600" w14:textId="5A36202A" w:rsidR="000E5032" w:rsidRDefault="000E5032" w:rsidP="0037759A">
      <w:r>
        <w:lastRenderedPageBreak/>
        <w:t xml:space="preserve">This web site seems to have a </w:t>
      </w:r>
      <w:proofErr w:type="spellStart"/>
      <w:r>
        <w:t>FlexoWriter</w:t>
      </w:r>
      <w:proofErr w:type="spellEnd"/>
      <w:r>
        <w:t xml:space="preserve"> emulator</w:t>
      </w:r>
    </w:p>
    <w:p w14:paraId="35264D7D" w14:textId="5D83318B" w:rsidR="000E5032" w:rsidRDefault="000E5032" w:rsidP="0037759A">
      <w:hyperlink r:id="rId625" w:history="1">
        <w:r w:rsidRPr="00E50E1B">
          <w:rPr>
            <w:rStyle w:val="Hyperlink"/>
          </w:rPr>
          <w:t>https://github.com/pkimpel/retro-205/wiki</w:t>
        </w:r>
      </w:hyperlink>
    </w:p>
    <w:p w14:paraId="084FE29D" w14:textId="3AB97651" w:rsidR="000E5032" w:rsidRDefault="00790180" w:rsidP="0037759A">
      <w:hyperlink r:id="rId626" w:history="1">
        <w:r w:rsidRPr="00433CE3">
          <w:rPr>
            <w:rStyle w:val="Hyperlink"/>
          </w:rPr>
          <w:t>https://github.com/pkimpel/retro-205/wiki/UsingTheFlexAndPaperTape</w:t>
        </w:r>
      </w:hyperlink>
    </w:p>
    <w:p w14:paraId="25070A90" w14:textId="77777777" w:rsidR="00790180" w:rsidRDefault="00790180" w:rsidP="0037759A"/>
    <w:p w14:paraId="6B9EE8E6" w14:textId="26C894A4" w:rsidR="00F8710D" w:rsidRDefault="00F8710D" w:rsidP="00751783">
      <w:pPr>
        <w:pStyle w:val="Heading2"/>
      </w:pPr>
      <w:bookmarkStart w:id="200" w:name="_Toc193914460"/>
      <w:r>
        <w:t>Memory Test Computer</w:t>
      </w:r>
      <w:bookmarkEnd w:id="200"/>
    </w:p>
    <w:p w14:paraId="77FB1970" w14:textId="770BD0ED" w:rsidR="00F8710D" w:rsidRDefault="00F8710D" w:rsidP="00F8710D"/>
    <w:p w14:paraId="50D89429" w14:textId="4E7EC607" w:rsidR="00F8710D" w:rsidRDefault="00F8710D" w:rsidP="00F8710D">
      <w:hyperlink r:id="rId627" w:history="1">
        <w:r w:rsidRPr="00EF01C8">
          <w:rPr>
            <w:rStyle w:val="Hyperlink"/>
          </w:rPr>
          <w:t>http://www.bitsavers.org/pdf/mit/lincolnLaboratory/mtc/MTC_Service_Manual_Apr57.pdf</w:t>
        </w:r>
      </w:hyperlink>
    </w:p>
    <w:p w14:paraId="72EC864E" w14:textId="77777777" w:rsidR="00F8710D" w:rsidRDefault="00F8710D" w:rsidP="00F8710D">
      <w:pPr>
        <w:rPr>
          <w:rFonts w:ascii="Special Elite" w:hAnsi="Special Elite"/>
        </w:rPr>
      </w:pPr>
    </w:p>
    <w:p w14:paraId="2EA46794" w14:textId="707FD3C8" w:rsidR="00F8710D" w:rsidRPr="00F8710D" w:rsidRDefault="00F8710D" w:rsidP="00F8710D">
      <w:pPr>
        <w:rPr>
          <w:rFonts w:ascii="Special Elite" w:hAnsi="Special Elite"/>
        </w:rPr>
      </w:pPr>
      <w:r w:rsidRPr="00F8710D">
        <w:rPr>
          <w:rFonts w:ascii="Special Elite" w:hAnsi="Special Elite"/>
        </w:rPr>
        <w:t xml:space="preserve">SUBJECT: THE MTC [Memory Test Computer] SERVICE MANUAL </w:t>
      </w:r>
    </w:p>
    <w:p w14:paraId="6B53F95A" w14:textId="15645AB8" w:rsidR="00F8710D" w:rsidRPr="00F8710D" w:rsidRDefault="00F8710D" w:rsidP="00F8710D">
      <w:pPr>
        <w:rPr>
          <w:rFonts w:ascii="Special Elite" w:hAnsi="Special Elite"/>
        </w:rPr>
      </w:pPr>
      <w:r w:rsidRPr="00F8710D">
        <w:rPr>
          <w:rFonts w:ascii="Special Elite" w:hAnsi="Special Elite"/>
        </w:rPr>
        <w:t xml:space="preserve">To: MTC Personnel and MTC Users </w:t>
      </w:r>
    </w:p>
    <w:p w14:paraId="60D63102" w14:textId="36CCCA43" w:rsidR="00F8710D" w:rsidRPr="00F8710D" w:rsidRDefault="00F8710D" w:rsidP="00F8710D">
      <w:pPr>
        <w:rPr>
          <w:rFonts w:ascii="Special Elite" w:hAnsi="Special Elite"/>
        </w:rPr>
      </w:pPr>
      <w:r w:rsidRPr="00F8710D">
        <w:rPr>
          <w:rFonts w:ascii="Special Elite" w:hAnsi="Special Elite"/>
        </w:rPr>
        <w:t xml:space="preserve">From: H. L. Ziegler </w:t>
      </w:r>
    </w:p>
    <w:p w14:paraId="5D4080A8" w14:textId="757F391D" w:rsidR="00F8710D" w:rsidRPr="00F8710D" w:rsidRDefault="00F8710D" w:rsidP="00F8710D">
      <w:pPr>
        <w:rPr>
          <w:rFonts w:ascii="Special Elite" w:hAnsi="Special Elite"/>
        </w:rPr>
      </w:pPr>
      <w:r w:rsidRPr="00F8710D">
        <w:rPr>
          <w:rFonts w:ascii="Special Elite" w:hAnsi="Special Elite"/>
        </w:rPr>
        <w:t xml:space="preserve">Date: 15 April 1957 </w:t>
      </w:r>
    </w:p>
    <w:p w14:paraId="0DABFCA1" w14:textId="1FD0EFBC" w:rsidR="00F8710D" w:rsidRPr="00F8710D" w:rsidRDefault="00F8710D" w:rsidP="00F8710D">
      <w:pPr>
        <w:rPr>
          <w:rFonts w:ascii="Special Elite" w:hAnsi="Special Elite"/>
        </w:rPr>
      </w:pPr>
      <w:r w:rsidRPr="00F8710D">
        <w:rPr>
          <w:rFonts w:ascii="Special Elite" w:hAnsi="Special Elite"/>
        </w:rPr>
        <w:t>Information about the Memory Test Computer and its use is being compiled in the form of a loose-leaf binder to be called the MTC Service Manual.  When complete, this manual will contain all the information necessary to the operation and maintenance of the Memory Test Computer.</w:t>
      </w:r>
    </w:p>
    <w:p w14:paraId="2724A1F9" w14:textId="77777777" w:rsidR="00F8710D" w:rsidRDefault="00F8710D" w:rsidP="00F8710D"/>
    <w:p w14:paraId="1359B208" w14:textId="77777777" w:rsidR="00F8710D" w:rsidRPr="00F8710D" w:rsidRDefault="00F8710D" w:rsidP="00F8710D"/>
    <w:p w14:paraId="4B513CB0" w14:textId="5430B50F" w:rsidR="0037759A" w:rsidRDefault="00751783" w:rsidP="00751783">
      <w:pPr>
        <w:pStyle w:val="Heading2"/>
      </w:pPr>
      <w:bookmarkStart w:id="201" w:name="_Toc193914461"/>
      <w:r>
        <w:t xml:space="preserve">Other </w:t>
      </w:r>
      <w:proofErr w:type="spellStart"/>
      <w:r>
        <w:t>BitSaver</w:t>
      </w:r>
      <w:proofErr w:type="spellEnd"/>
      <w:r>
        <w:t xml:space="preserve"> docs</w:t>
      </w:r>
      <w:bookmarkEnd w:id="201"/>
    </w:p>
    <w:p w14:paraId="13662E69" w14:textId="77777777" w:rsidR="00751783" w:rsidRDefault="00751783" w:rsidP="0037759A"/>
    <w:bookmarkStart w:id="202" w:name="_Hlk62134968"/>
    <w:p w14:paraId="26B6132D" w14:textId="1F0E3B31" w:rsidR="00751783" w:rsidRDefault="001E776D" w:rsidP="0037759A">
      <w:r>
        <w:fldChar w:fldCharType="begin"/>
      </w:r>
      <w:r>
        <w:instrText xml:space="preserve"> HYPERLINK "http://www.bitsavers.org/pdf/mit/whirlwind/history/Doug_Ross_from_History_of_Personal_Workstations_19860109.pdf" </w:instrText>
      </w:r>
      <w:r>
        <w:fldChar w:fldCharType="separate"/>
      </w:r>
      <w:r w:rsidR="00751783" w:rsidRPr="001F1622">
        <w:rPr>
          <w:rStyle w:val="Hyperlink"/>
        </w:rPr>
        <w:t>http://www.bitsavers.org/pdf/mit/whirlwind/history/Doug_Ross_from_History_of_Personal_Workstations_19860109.pdf</w:t>
      </w:r>
      <w:r>
        <w:rPr>
          <w:rStyle w:val="Hyperlink"/>
        </w:rPr>
        <w:fldChar w:fldCharType="end"/>
      </w:r>
    </w:p>
    <w:p w14:paraId="2D17146C" w14:textId="3355FA0D" w:rsidR="00751783" w:rsidRDefault="00751783" w:rsidP="00751783">
      <w:pPr>
        <w:pStyle w:val="ListParagraph"/>
        <w:numPr>
          <w:ilvl w:val="0"/>
          <w:numId w:val="10"/>
        </w:numPr>
      </w:pPr>
      <w:r>
        <w:t>Personal history of Doug Ross, some of which covers Whirlwind.</w:t>
      </w:r>
    </w:p>
    <w:p w14:paraId="0466A0BD" w14:textId="149EEB16" w:rsidR="00751783" w:rsidRDefault="00751783" w:rsidP="00751783">
      <w:pPr>
        <w:pStyle w:val="ListParagraph"/>
        <w:numPr>
          <w:ilvl w:val="1"/>
          <w:numId w:val="10"/>
        </w:numPr>
      </w:pPr>
      <w:r>
        <w:t xml:space="preserve">See </w:t>
      </w:r>
      <w:r w:rsidRPr="00751783">
        <w:t>https://en.wikipedia.org/wiki/Douglas_T._Ross</w:t>
      </w:r>
    </w:p>
    <w:p w14:paraId="32478DEC" w14:textId="2834EC7E" w:rsidR="00751783" w:rsidRDefault="009D6966" w:rsidP="00751783">
      <w:r>
        <w:t>Pg 70 references Ross’s Scope Input Program, which he cites as Tape fc-126-50-505, as a WW program that would track a moving object on the oscilloscope screen.  We do have an fc-126-50-1010 by DT Ross.  No idea what it does, or if it’s related.</w:t>
      </w:r>
    </w:p>
    <w:bookmarkEnd w:id="202"/>
    <w:p w14:paraId="11616FC0" w14:textId="219FE12B" w:rsidR="00FA4C90" w:rsidRDefault="00FA4C90" w:rsidP="00751783"/>
    <w:p w14:paraId="23E3ED91" w14:textId="77777777" w:rsidR="009D6966" w:rsidRDefault="009D6966" w:rsidP="00751783"/>
    <w:p w14:paraId="21BB8527" w14:textId="1FB0B421" w:rsidR="00A87EBD" w:rsidRDefault="00A87EBD" w:rsidP="00A87EBD">
      <w:pPr>
        <w:pStyle w:val="Heading2"/>
      </w:pPr>
      <w:bookmarkStart w:id="203" w:name="_Toc193914462"/>
      <w:proofErr w:type="spellStart"/>
      <w:r>
        <w:t>BitSavers</w:t>
      </w:r>
      <w:proofErr w:type="spellEnd"/>
      <w:r>
        <w:t xml:space="preserve"> Magnetic and Paper Tape</w:t>
      </w:r>
      <w:bookmarkEnd w:id="203"/>
    </w:p>
    <w:p w14:paraId="4546CBB9" w14:textId="6901E5D2" w:rsidR="00A87EBD" w:rsidRDefault="00A87EBD" w:rsidP="00751783">
      <w:hyperlink r:id="rId628" w:history="1">
        <w:r w:rsidRPr="00A24EA0">
          <w:rPr>
            <w:rStyle w:val="Hyperlink"/>
          </w:rPr>
          <w:t>http://www.bitsavers.org/bits/MIT/whirlwind/X4222.2008_Whirlwind_ptp/</w:t>
        </w:r>
      </w:hyperlink>
    </w:p>
    <w:p w14:paraId="412CE9E6" w14:textId="15B5CE3D" w:rsidR="00A87EBD" w:rsidRDefault="00A87EBD" w:rsidP="00751783">
      <w:hyperlink r:id="rId629" w:history="1">
        <w:r w:rsidRPr="00A24EA0">
          <w:rPr>
            <w:rStyle w:val="Hyperlink"/>
          </w:rPr>
          <w:t>http://www.bitsavers.org/bits/MIT/whirlwind/X4222.2008_Whirlwind_magtape/</w:t>
        </w:r>
      </w:hyperlink>
    </w:p>
    <w:p w14:paraId="26E3A1BE" w14:textId="77777777" w:rsidR="00A87EBD" w:rsidRDefault="00A87EBD" w:rsidP="00751783"/>
    <w:p w14:paraId="2768FFFB" w14:textId="7FDA2917" w:rsidR="00B6130B" w:rsidRDefault="00B6130B" w:rsidP="00B66C1A">
      <w:pPr>
        <w:pStyle w:val="Heading1"/>
      </w:pPr>
      <w:bookmarkStart w:id="204" w:name="_Toc193914463"/>
      <w:r>
        <w:t>Defense Technical Information Center</w:t>
      </w:r>
      <w:bookmarkEnd w:id="204"/>
    </w:p>
    <w:p w14:paraId="6F674EF0" w14:textId="170B1CCD" w:rsidR="001C0398" w:rsidRPr="001C0398" w:rsidRDefault="001C0398" w:rsidP="001C0398">
      <w:r>
        <w:t>DTIC seems to hold another collection of Whirlwind document</w:t>
      </w:r>
      <w:r w:rsidR="001E776D">
        <w:t>s</w:t>
      </w:r>
      <w:r>
        <w:t xml:space="preserve"> (!), some of them dating to before either the MITRE or </w:t>
      </w:r>
      <w:proofErr w:type="spellStart"/>
      <w:r>
        <w:t>Bitsavers</w:t>
      </w:r>
      <w:proofErr w:type="spellEnd"/>
      <w:r>
        <w:t xml:space="preserve"> collections.</w:t>
      </w:r>
    </w:p>
    <w:p w14:paraId="32450056" w14:textId="6D818728" w:rsidR="00B6130B" w:rsidRDefault="001C0398" w:rsidP="00B6130B">
      <w:hyperlink r:id="rId630" w:history="1">
        <w:r w:rsidRPr="000B7C09">
          <w:rPr>
            <w:rStyle w:val="Hyperlink"/>
          </w:rPr>
          <w:t>https://discover.dtic.mil/</w:t>
        </w:r>
      </w:hyperlink>
    </w:p>
    <w:p w14:paraId="65B398AC" w14:textId="77777777" w:rsidR="001C0398" w:rsidRDefault="001C0398" w:rsidP="00B6130B"/>
    <w:p w14:paraId="2AC20D0D" w14:textId="31429000" w:rsidR="00B6130B" w:rsidRDefault="00B6130B" w:rsidP="00B6130B">
      <w:hyperlink r:id="rId631" w:anchor="gsc.tab=0&amp;gsc.q=whirlwind%20computer&amp;gsc.page=1" w:history="1">
        <w:r w:rsidRPr="000B7C09">
          <w:rPr>
            <w:rStyle w:val="Hyperlink"/>
          </w:rPr>
          <w:t>https://discover.dtic.mil/results/?q=whirlwind%20computer#gsc.tab=0&amp;gsc.q=whirlwind%20computer&amp;gsc.page=1</w:t>
        </w:r>
      </w:hyperlink>
    </w:p>
    <w:p w14:paraId="251214A8" w14:textId="41AF2734" w:rsidR="00274BB3" w:rsidRDefault="00106635" w:rsidP="00B6130B">
      <w:r>
        <w:t>DTIC seems to have in its collection some of the very early Whirlwind reports, with numbers under 200</w:t>
      </w:r>
      <w:r w:rsidR="00274BB3">
        <w:t xml:space="preserve">, which I don't think are in either the MITRE or </w:t>
      </w:r>
      <w:proofErr w:type="spellStart"/>
      <w:r w:rsidR="00274BB3">
        <w:t>Bitsavers</w:t>
      </w:r>
      <w:proofErr w:type="spellEnd"/>
      <w:r w:rsidR="00274BB3">
        <w:t xml:space="preserve"> collections.</w:t>
      </w:r>
    </w:p>
    <w:p w14:paraId="6DB79285" w14:textId="4EF5DE82" w:rsidR="00B6130B" w:rsidRDefault="00B6130B" w:rsidP="00B6130B"/>
    <w:p w14:paraId="4965F179" w14:textId="674427A9" w:rsidR="005307DF" w:rsidRDefault="005307DF" w:rsidP="00B6130B">
      <w:r>
        <w:t>This USAF History outlines the transition from Cape Cod to SAGE, and in general, the travails of software development.</w:t>
      </w:r>
    </w:p>
    <w:p w14:paraId="10EEF602" w14:textId="0669EECB" w:rsidR="005307DF" w:rsidRPr="005307DF" w:rsidRDefault="005307DF" w:rsidP="00B6130B">
      <w:pPr>
        <w:rPr>
          <w:sz w:val="8"/>
          <w:szCs w:val="12"/>
        </w:rPr>
      </w:pPr>
      <w:r w:rsidRPr="005307DF">
        <w:rPr>
          <w:sz w:val="36"/>
          <w:szCs w:val="36"/>
        </w:rPr>
        <w:t xml:space="preserve">The United States Air Force and the Culture of Innovation </w:t>
      </w:r>
      <w:r w:rsidRPr="005307DF">
        <w:rPr>
          <w:sz w:val="24"/>
        </w:rPr>
        <w:t xml:space="preserve">1945–1965 </w:t>
      </w:r>
      <w:r w:rsidRPr="005307DF">
        <w:rPr>
          <w:szCs w:val="20"/>
        </w:rPr>
        <w:t>Stephen B. Johnson</w:t>
      </w:r>
    </w:p>
    <w:p w14:paraId="3F95424E" w14:textId="2EDA6FA9" w:rsidR="005307DF" w:rsidRDefault="005307DF" w:rsidP="00B6130B">
      <w:hyperlink r:id="rId632" w:history="1">
        <w:r w:rsidRPr="00976EEB">
          <w:rPr>
            <w:rStyle w:val="Hyperlink"/>
          </w:rPr>
          <w:t>https://apps.dtic.mil/dtic/tr/fulltext/u2/a440395.pdf</w:t>
        </w:r>
      </w:hyperlink>
    </w:p>
    <w:p w14:paraId="0B7787E5" w14:textId="77777777" w:rsidR="005307DF" w:rsidRDefault="005307DF" w:rsidP="00B6130B"/>
    <w:p w14:paraId="25E5EEDB" w14:textId="424CB906" w:rsidR="00B6130B" w:rsidRDefault="00B6130B" w:rsidP="00B6130B">
      <w:r>
        <w:t xml:space="preserve">CHARM </w:t>
      </w:r>
    </w:p>
    <w:p w14:paraId="1462EBBB" w14:textId="0DFEC502" w:rsidR="00B6130B" w:rsidRDefault="00B6130B" w:rsidP="00B6130B">
      <w:r w:rsidRPr="00B6130B">
        <w:t>THE CHARM SYSTEM OPERATION AND RESULTS, by P. STYLOS, W. S. NICOL, D. R. ISRAEL, 9 JUNE 1959</w:t>
      </w:r>
      <w:r w:rsidR="001C0398">
        <w:t xml:space="preserve"> - describes an experiment to integrate defense and civilian air traffic control using Whirlwind</w:t>
      </w:r>
    </w:p>
    <w:p w14:paraId="7F5ED5B4" w14:textId="7C4BE329" w:rsidR="00B6130B" w:rsidRDefault="00B6130B" w:rsidP="00B6130B">
      <w:hyperlink r:id="rId633" w:history="1">
        <w:r w:rsidRPr="000B7C09">
          <w:rPr>
            <w:rStyle w:val="Hyperlink"/>
          </w:rPr>
          <w:t>https://apps.dtic.mil/sti/pdfs/AD0408567.pdf</w:t>
        </w:r>
      </w:hyperlink>
    </w:p>
    <w:p w14:paraId="479214A3" w14:textId="5F900D98" w:rsidR="00B6130B" w:rsidRDefault="00B6130B" w:rsidP="00B6130B"/>
    <w:p w14:paraId="34665E8E" w14:textId="368D9068" w:rsidR="00B6130B" w:rsidRDefault="005D5344" w:rsidP="005D5344">
      <w:pPr>
        <w:pStyle w:val="Heading2"/>
      </w:pPr>
      <w:r>
        <w:t>Ed Thelen.org</w:t>
      </w:r>
    </w:p>
    <w:p w14:paraId="76493E58" w14:textId="082CD6A5" w:rsidR="005D5344" w:rsidRDefault="005D5344" w:rsidP="00B6130B">
      <w:hyperlink r:id="rId634" w:anchor="WHIRLWIND-II" w:history="1">
        <w:r w:rsidRPr="00CC69A7">
          <w:rPr>
            <w:rStyle w:val="Hyperlink"/>
          </w:rPr>
          <w:t>https://www.ed-thelen.org/comp-hist/BRL61-w.html#WHIRLWIND-II</w:t>
        </w:r>
      </w:hyperlink>
    </w:p>
    <w:p w14:paraId="38D834EA" w14:textId="77777777" w:rsidR="005D5344" w:rsidRPr="00B6130B" w:rsidRDefault="005D5344" w:rsidP="00B6130B"/>
    <w:p w14:paraId="3CB89B8C" w14:textId="3306D012" w:rsidR="00F471AA" w:rsidRDefault="00F471AA" w:rsidP="00B66C1A">
      <w:pPr>
        <w:pStyle w:val="Heading1"/>
      </w:pPr>
      <w:bookmarkStart w:id="205" w:name="_Toc193914464"/>
      <w:r>
        <w:t>Technical Sources</w:t>
      </w:r>
      <w:bookmarkEnd w:id="205"/>
    </w:p>
    <w:p w14:paraId="3017F8C9" w14:textId="203E4A83" w:rsidR="00F471AA" w:rsidRDefault="00F471AA" w:rsidP="00F471AA">
      <w:pPr>
        <w:pStyle w:val="Heading2"/>
      </w:pPr>
      <w:bookmarkStart w:id="206" w:name="_Toc193914465"/>
      <w:r>
        <w:t xml:space="preserve">Len </w:t>
      </w:r>
      <w:proofErr w:type="spellStart"/>
      <w:r>
        <w:t>Shustek's</w:t>
      </w:r>
      <w:proofErr w:type="spellEnd"/>
      <w:r>
        <w:t xml:space="preserve"> Mag Tape GitHub</w:t>
      </w:r>
      <w:bookmarkEnd w:id="206"/>
    </w:p>
    <w:p w14:paraId="54927B7A" w14:textId="17987039" w:rsidR="00F471AA" w:rsidRDefault="00F471AA" w:rsidP="00F471AA">
      <w:hyperlink r:id="rId635" w:history="1">
        <w:r w:rsidRPr="00C17494">
          <w:rPr>
            <w:rStyle w:val="Hyperlink"/>
          </w:rPr>
          <w:t>https://github.com/LenShustek/readtape</w:t>
        </w:r>
      </w:hyperlink>
    </w:p>
    <w:p w14:paraId="5F8A79AC" w14:textId="58E34F77" w:rsidR="00F471AA" w:rsidRDefault="00F471AA" w:rsidP="00F471AA"/>
    <w:p w14:paraId="236C5E07" w14:textId="77777777" w:rsidR="00F471AA" w:rsidRPr="00F471AA" w:rsidRDefault="00F471AA" w:rsidP="00F471AA"/>
    <w:p w14:paraId="1C88368F" w14:textId="75EA6885" w:rsidR="00751783" w:rsidRDefault="00B66C1A" w:rsidP="00B66C1A">
      <w:pPr>
        <w:pStyle w:val="Heading1"/>
      </w:pPr>
      <w:bookmarkStart w:id="207" w:name="_Toc193914466"/>
      <w:r>
        <w:t>Museum Warehouses</w:t>
      </w:r>
      <w:bookmarkEnd w:id="207"/>
    </w:p>
    <w:p w14:paraId="6925E98A" w14:textId="0B4E9EA7" w:rsidR="00F52D9F" w:rsidRDefault="00F52D9F" w:rsidP="00B66C1A">
      <w:pPr>
        <w:pStyle w:val="Heading2"/>
      </w:pPr>
      <w:bookmarkStart w:id="208" w:name="_Toc193914467"/>
      <w:r>
        <w:t>CHM Warehouse</w:t>
      </w:r>
      <w:bookmarkEnd w:id="208"/>
    </w:p>
    <w:p w14:paraId="62292443" w14:textId="5E6C50CB" w:rsidR="00F52D9F" w:rsidRDefault="00F52D9F" w:rsidP="00F52D9F">
      <w:r>
        <w:t>Sept 18, 2018 – guy at Yosemite warehouse with Aurora.</w:t>
      </w:r>
    </w:p>
    <w:p w14:paraId="7C6453DC" w14:textId="693F2FB4" w:rsidR="00F52D9F" w:rsidRDefault="00F52D9F" w:rsidP="00F52D9F">
      <w:r w:rsidRPr="00477181">
        <w:rPr>
          <w:b/>
        </w:rPr>
        <w:t>Box 062310668</w:t>
      </w:r>
      <w:r>
        <w:t xml:space="preserve"> “Five Light Guns”</w:t>
      </w:r>
    </w:p>
    <w:p w14:paraId="3815FD88" w14:textId="0152C9C0" w:rsidR="00F52D9F" w:rsidRDefault="00F52D9F" w:rsidP="00F52D9F">
      <w:pPr>
        <w:pStyle w:val="ListParagraph"/>
        <w:numPr>
          <w:ilvl w:val="0"/>
          <w:numId w:val="10"/>
        </w:numPr>
      </w:pPr>
      <w:r>
        <w:t>Categorized as Sage, but almost certainly Whirlwind</w:t>
      </w:r>
    </w:p>
    <w:p w14:paraId="601275FB" w14:textId="0CB24E51" w:rsidR="00F52D9F" w:rsidRDefault="00F52D9F" w:rsidP="00F52D9F">
      <w:pPr>
        <w:pStyle w:val="ListParagraph"/>
        <w:numPr>
          <w:ilvl w:val="0"/>
          <w:numId w:val="10"/>
        </w:numPr>
      </w:pPr>
      <w:r>
        <w:t>All five identical design, in various state of repair</w:t>
      </w:r>
    </w:p>
    <w:p w14:paraId="2F733465" w14:textId="34167E3D" w:rsidR="00F52D9F" w:rsidRDefault="00F52D9F" w:rsidP="00F52D9F">
      <w:pPr>
        <w:pStyle w:val="ListParagraph"/>
        <w:numPr>
          <w:ilvl w:val="0"/>
          <w:numId w:val="10"/>
        </w:numPr>
      </w:pPr>
      <w:r>
        <w:t>Some enamel paint, some overpainted (one in pink!)</w:t>
      </w:r>
    </w:p>
    <w:p w14:paraId="5DF5CC64" w14:textId="6C2F66D8" w:rsidR="00F52D9F" w:rsidRDefault="00F52D9F" w:rsidP="00F52D9F">
      <w:pPr>
        <w:pStyle w:val="ListParagraph"/>
        <w:numPr>
          <w:ilvl w:val="0"/>
          <w:numId w:val="10"/>
        </w:numPr>
      </w:pPr>
      <w:r>
        <w:t>Twelve-pin connector with a separate coax and BNC</w:t>
      </w:r>
    </w:p>
    <w:p w14:paraId="71895C56" w14:textId="6709E387" w:rsidR="00F52D9F" w:rsidRDefault="00F52D9F" w:rsidP="00F52D9F">
      <w:r>
        <w:t xml:space="preserve">  The design looks like there’s a “gun sight”, i.e., a small black tube on top of the barrel with what must be a prism to shift the view to the spot at the center of the barrel.  Presumably one sighted the gun through the sight and the appended tube, the pulled the trigger.</w:t>
      </w:r>
    </w:p>
    <w:p w14:paraId="016A9E78" w14:textId="6A274544" w:rsidR="00F52D9F" w:rsidRDefault="00F52D9F" w:rsidP="00F52D9F">
      <w:r>
        <w:t>No sign of light making it through the sighting mechanism on the two I tried.</w:t>
      </w:r>
    </w:p>
    <w:p w14:paraId="7F993325" w14:textId="2AC59293" w:rsidR="00F52D9F" w:rsidRDefault="00477181" w:rsidP="00F52D9F">
      <w:r>
        <w:t>You don’t actually “pull” the trigger – it’s a microswitch on the back of the handhold that you’d push by thumb.  A small bit of springy metal acts as a trigger over the microswitch to make it easier to activate.</w:t>
      </w:r>
    </w:p>
    <w:p w14:paraId="7894D668" w14:textId="38A8778D" w:rsidR="00477181" w:rsidRDefault="00477181" w:rsidP="00F52D9F">
      <w:r>
        <w:t>No clue as to what’s inside the gun.  The two cables are permanently attached.</w:t>
      </w:r>
    </w:p>
    <w:p w14:paraId="31FF2521" w14:textId="47A19251" w:rsidR="00477181" w:rsidRDefault="00477181" w:rsidP="00F52D9F">
      <w:r>
        <w:t>The 12-pin cable has an added box with a potentiometer adjustment, presumably some kind of calibration thing.</w:t>
      </w:r>
    </w:p>
    <w:p w14:paraId="1C77161A" w14:textId="4EBEA864" w:rsidR="00477181" w:rsidRDefault="00477181" w:rsidP="00F52D9F">
      <w:r>
        <w:t>The units look like they were made by a pro – joints fit well, fully enclosed, some plastic parts, etc.  But they must have been made one at a time in a machine shop – many screws visible, etc.</w:t>
      </w:r>
    </w:p>
    <w:p w14:paraId="034EE9EF" w14:textId="2CACE1B7" w:rsidR="00002786" w:rsidRDefault="00002786" w:rsidP="00F52D9F">
      <w:r>
        <w:t>They’re marked as “model III” (I think) some with a serial number visible (e.g. “Serial Number 2”)</w:t>
      </w:r>
    </w:p>
    <w:p w14:paraId="2F7490D7" w14:textId="48E4C590" w:rsidR="00477181" w:rsidRDefault="00477181" w:rsidP="00F52D9F"/>
    <w:p w14:paraId="0B7C0380" w14:textId="30476676" w:rsidR="00477181" w:rsidRDefault="00477181" w:rsidP="00F52D9F">
      <w:r w:rsidRPr="00477181">
        <w:rPr>
          <w:b/>
        </w:rPr>
        <w:t xml:space="preserve">Box 062308262 </w:t>
      </w:r>
      <w:r>
        <w:t>Sage Light Guns</w:t>
      </w:r>
    </w:p>
    <w:p w14:paraId="3E328506" w14:textId="60CD5B10" w:rsidR="00376C33" w:rsidRDefault="00376C33" w:rsidP="00F52D9F">
      <w:r>
        <w:t>Two identical Sage light guns.  Completely different design.</w:t>
      </w:r>
    </w:p>
    <w:p w14:paraId="412B5B2A" w14:textId="455BCD68" w:rsidR="00376C33" w:rsidRDefault="00376C33" w:rsidP="00F52D9F">
      <w:r>
        <w:t>Die-cast shell, many fewer screws, single cable (not two as in WW)</w:t>
      </w:r>
    </w:p>
    <w:p w14:paraId="6DE3E9AB" w14:textId="063E15D6" w:rsidR="00376C33" w:rsidRDefault="00002786" w:rsidP="00F52D9F">
      <w:r>
        <w:t>There’s a</w:t>
      </w:r>
      <w:r w:rsidR="00376C33">
        <w:t xml:space="preserve"> conventional trigger on the front of the shell</w:t>
      </w:r>
      <w:r>
        <w:t>.</w:t>
      </w:r>
    </w:p>
    <w:p w14:paraId="10E2E35F" w14:textId="22AE4CB9" w:rsidR="00376C33" w:rsidRDefault="00376C33" w:rsidP="00F52D9F">
      <w:r>
        <w:t>Red indicator light on the back (no sign of indicators on the WW guns).</w:t>
      </w:r>
    </w:p>
    <w:p w14:paraId="563EB346" w14:textId="77777777" w:rsidR="00376C33" w:rsidRDefault="00376C33" w:rsidP="00F52D9F">
      <w:r>
        <w:t xml:space="preserve">This one doesn’t have the sighting mechanism.  The face of the gun has a passive prong projecting, and what appears to be a lens on the housing.  The prong is spring-loaded, </w:t>
      </w:r>
      <w:proofErr w:type="spellStart"/>
      <w:r>
        <w:t>i.e</w:t>
      </w:r>
      <w:proofErr w:type="spellEnd"/>
      <w:r>
        <w:t>, you could press the prong against the face of the display tube and then compress the spring.  Maybe that activates a switch?</w:t>
      </w:r>
    </w:p>
    <w:p w14:paraId="0143D833" w14:textId="16754E45" w:rsidR="00376C33" w:rsidRDefault="00376C33" w:rsidP="00F52D9F">
      <w:r>
        <w:t>The lens must focus the display at the point of the prong onto a photomultiplier tube (or something in the grip)</w:t>
      </w:r>
    </w:p>
    <w:p w14:paraId="2D485E72" w14:textId="1FE4DA57" w:rsidR="00376C33" w:rsidRDefault="00424063" w:rsidP="00F52D9F">
      <w:r w:rsidRPr="00424063">
        <w:rPr>
          <w:b/>
        </w:rPr>
        <w:t>Box 062310648</w:t>
      </w:r>
      <w:r>
        <w:t xml:space="preserve"> Whirlwind Racks</w:t>
      </w:r>
    </w:p>
    <w:p w14:paraId="29990C15" w14:textId="36437608" w:rsidR="00424063" w:rsidRDefault="00424063" w:rsidP="00424063">
      <w:pPr>
        <w:pStyle w:val="ListParagraph"/>
        <w:numPr>
          <w:ilvl w:val="0"/>
          <w:numId w:val="10"/>
        </w:numPr>
      </w:pPr>
      <w:r>
        <w:t>Dumont 5” scope display</w:t>
      </w:r>
    </w:p>
    <w:p w14:paraId="5513EEA4" w14:textId="032596B6" w:rsidR="00424063" w:rsidRDefault="00424063" w:rsidP="00424063">
      <w:pPr>
        <w:pStyle w:val="ListParagraph"/>
        <w:numPr>
          <w:ilvl w:val="0"/>
          <w:numId w:val="10"/>
        </w:numPr>
      </w:pPr>
      <w:r>
        <w:t>It’s just the faceplate, no “works” behind it.</w:t>
      </w:r>
    </w:p>
    <w:p w14:paraId="5413715F" w14:textId="50B83D86" w:rsidR="00424063" w:rsidRDefault="00424063" w:rsidP="00424063">
      <w:pPr>
        <w:pStyle w:val="ListParagraph"/>
        <w:numPr>
          <w:ilvl w:val="0"/>
          <w:numId w:val="10"/>
        </w:numPr>
      </w:pPr>
      <w:r>
        <w:t>The CRT was carefully broken so the face is intact, but it only protrudes a few inches out the back</w:t>
      </w:r>
    </w:p>
    <w:p w14:paraId="13C21606" w14:textId="03AAA5F0" w:rsidR="00376C33" w:rsidRDefault="00376C33" w:rsidP="00F52D9F">
      <w:r>
        <w:t xml:space="preserve"> </w:t>
      </w:r>
      <w:r w:rsidR="00424063">
        <w:t>The box also has a 17+1 pole two-throw switch in a single rack panel.  Switches 17 BNC cables and one terminal strip.  The toggle switches at the front are all ganged together mechanically.  Must have been a video switch or something?</w:t>
      </w:r>
    </w:p>
    <w:p w14:paraId="44AC9179" w14:textId="3FA63718" w:rsidR="00424063" w:rsidRDefault="008D64BE" w:rsidP="00F52D9F">
      <w:r w:rsidRPr="00274B3D">
        <w:rPr>
          <w:b/>
        </w:rPr>
        <w:t>Box 062311273</w:t>
      </w:r>
      <w:r>
        <w:t xml:space="preserve"> Whirlwind Modules</w:t>
      </w:r>
    </w:p>
    <w:p w14:paraId="669C6085" w14:textId="3E9F5FA6" w:rsidR="008D64BE" w:rsidRDefault="008D64BE" w:rsidP="00F52D9F">
      <w:r>
        <w:t>One of a zillion boxes of small plug-in modules – two tubes</w:t>
      </w:r>
    </w:p>
    <w:p w14:paraId="032545EA" w14:textId="0B9F9F4F" w:rsidR="00274B3D" w:rsidRDefault="00274B3D" w:rsidP="00F52D9F"/>
    <w:p w14:paraId="05AF4802" w14:textId="3BE1D774" w:rsidR="00274B3D" w:rsidRDefault="00274B3D" w:rsidP="00F52D9F">
      <w:r w:rsidRPr="00274B3D">
        <w:rPr>
          <w:b/>
        </w:rPr>
        <w:t>Box 062310652</w:t>
      </w:r>
      <w:r>
        <w:t xml:space="preserve"> – indicator </w:t>
      </w:r>
      <w:proofErr w:type="gramStart"/>
      <w:r>
        <w:t>panels  -</w:t>
      </w:r>
      <w:proofErr w:type="gramEnd"/>
      <w:r>
        <w:t xml:space="preserve"> Flipflop 5 and two others</w:t>
      </w:r>
    </w:p>
    <w:p w14:paraId="0B73FB3F" w14:textId="48F4A02C" w:rsidR="00274B3D" w:rsidRDefault="00274B3D" w:rsidP="00F52D9F"/>
    <w:p w14:paraId="6BB19F9C" w14:textId="11F55D18" w:rsidR="00274B3D" w:rsidRDefault="00274B3D" w:rsidP="00F52D9F">
      <w:r w:rsidRPr="00274B3D">
        <w:rPr>
          <w:b/>
        </w:rPr>
        <w:t>Box 062310655</w:t>
      </w:r>
      <w:r>
        <w:t xml:space="preserve"> – indicator panels – Flip Flop 2, 3, 4</w:t>
      </w:r>
    </w:p>
    <w:p w14:paraId="7836D22A" w14:textId="7FF03DD0" w:rsidR="00376C33" w:rsidRDefault="00376C33" w:rsidP="00F52D9F"/>
    <w:p w14:paraId="3E805896" w14:textId="662C34B5" w:rsidR="00B66C1A" w:rsidRDefault="00B66C1A" w:rsidP="00B66C1A">
      <w:pPr>
        <w:pStyle w:val="Heading2"/>
      </w:pPr>
      <w:bookmarkStart w:id="209" w:name="_Toc193914468"/>
      <w:r>
        <w:t>MIT Warehouse – Tyler St.</w:t>
      </w:r>
      <w:bookmarkEnd w:id="209"/>
    </w:p>
    <w:p w14:paraId="48EEFB7D" w14:textId="78A44B7E" w:rsidR="00B66C1A" w:rsidRDefault="00B66C1A" w:rsidP="006E1066">
      <w:pPr>
        <w:pStyle w:val="Heading4"/>
      </w:pPr>
      <w:r>
        <w:t>Jan 31, 2019</w:t>
      </w:r>
      <w:r w:rsidR="00FD58EC">
        <w:t xml:space="preserve"> – </w:t>
      </w:r>
      <w:r w:rsidR="006E1066">
        <w:t>G</w:t>
      </w:r>
      <w:r w:rsidR="00FD58EC">
        <w:t xml:space="preserve">uy </w:t>
      </w:r>
      <w:r w:rsidR="008A0D61">
        <w:t>at</w:t>
      </w:r>
      <w:r w:rsidR="00FD58EC">
        <w:t xml:space="preserve"> Tyler with Joan and Leah</w:t>
      </w:r>
    </w:p>
    <w:p w14:paraId="24778626" w14:textId="08BF6856" w:rsidR="00B66C1A" w:rsidRDefault="00586729" w:rsidP="00F52D9F">
      <w:r>
        <w:t>I went to l</w:t>
      </w:r>
      <w:r w:rsidR="00B66C1A">
        <w:t xml:space="preserve">ook at </w:t>
      </w:r>
      <w:r>
        <w:t xml:space="preserve">the </w:t>
      </w:r>
      <w:r w:rsidR="00B66C1A">
        <w:t>Whirlwind vacuum tube modules</w:t>
      </w:r>
      <w:r>
        <w:t xml:space="preserve"> in the collection</w:t>
      </w:r>
    </w:p>
    <w:p w14:paraId="32126DA1" w14:textId="77777777" w:rsidR="00586729" w:rsidRDefault="00586729" w:rsidP="00F52D9F"/>
    <w:p w14:paraId="571D6896" w14:textId="75513981" w:rsidR="00B66C1A" w:rsidRDefault="00775AD7" w:rsidP="00F52D9F">
      <w:r>
        <w:t xml:space="preserve">There are </w:t>
      </w:r>
      <w:r w:rsidR="00B66C1A">
        <w:t>14 rack units of 10 modules each</w:t>
      </w:r>
      <w:r>
        <w:t xml:space="preserve"> in the collection</w:t>
      </w:r>
    </w:p>
    <w:p w14:paraId="06D1BD6F" w14:textId="7F771558" w:rsidR="003E1A59" w:rsidRDefault="003E1A59" w:rsidP="00F52D9F">
      <w:r>
        <w:t>Each unit is 26” wide, 7 ½” tall</w:t>
      </w:r>
    </w:p>
    <w:p w14:paraId="7F52E6C4" w14:textId="77777777" w:rsidR="00586729" w:rsidRDefault="00586729" w:rsidP="00586729">
      <w:r>
        <w:t>Modules generally plug into a slot 3</w:t>
      </w:r>
      <w:proofErr w:type="gramStart"/>
      <w:r>
        <w:t>¾”  by</w:t>
      </w:r>
      <w:proofErr w:type="gramEnd"/>
      <w:r>
        <w:t xml:space="preserve"> ?? (about 1 ¼”)</w:t>
      </w:r>
    </w:p>
    <w:p w14:paraId="167AC7E2" w14:textId="5BE436BA" w:rsidR="00586729" w:rsidRDefault="00586729" w:rsidP="00F52D9F">
      <w:r>
        <w:t>The rack units are mechanically identical, but seem to be wired for a number of different functions.</w:t>
      </w:r>
    </w:p>
    <w:p w14:paraId="5D146139" w14:textId="4D00933F" w:rsidR="00586729" w:rsidRDefault="00586729" w:rsidP="00F52D9F">
      <w:r>
        <w:t>Most of them are labelled a couple ways</w:t>
      </w:r>
    </w:p>
    <w:p w14:paraId="2A1DBAB8" w14:textId="06498B3B" w:rsidR="00586729" w:rsidRDefault="00586729" w:rsidP="00586729">
      <w:pPr>
        <w:pStyle w:val="ListParagraph"/>
        <w:numPr>
          <w:ilvl w:val="0"/>
          <w:numId w:val="10"/>
        </w:numPr>
      </w:pPr>
      <w:r>
        <w:t>There’s an MIT asset tag from the museum acquisition (in Year 2000, I think).  One tag per rack unit.</w:t>
      </w:r>
    </w:p>
    <w:p w14:paraId="77EF98A3" w14:textId="47043734" w:rsidR="00586729" w:rsidRDefault="00586729" w:rsidP="00586729">
      <w:pPr>
        <w:pStyle w:val="ListParagraph"/>
        <w:numPr>
          <w:ilvl w:val="0"/>
          <w:numId w:val="10"/>
        </w:numPr>
      </w:pPr>
      <w:r>
        <w:t>There are older tags that might be from the time when the machine was disassembled.  These tags seem to give physical locations of each module, e.g., ED-5-2 P1 to P10.</w:t>
      </w:r>
    </w:p>
    <w:p w14:paraId="07C69F6F" w14:textId="058A6F18" w:rsidR="00586729" w:rsidRDefault="00586729" w:rsidP="00586729">
      <w:pPr>
        <w:pStyle w:val="ListParagraph"/>
        <w:numPr>
          <w:ilvl w:val="0"/>
          <w:numId w:val="10"/>
        </w:numPr>
      </w:pPr>
      <w:r>
        <w:t xml:space="preserve">There are plastic engraved labels that probably identify the function of the rack unit, e.g. PIUMP #369.  </w:t>
      </w:r>
    </w:p>
    <w:p w14:paraId="2AD48D23" w14:textId="29D38A6F" w:rsidR="00586729" w:rsidRDefault="00586729" w:rsidP="00586729">
      <w:pPr>
        <w:pStyle w:val="ListParagraph"/>
        <w:numPr>
          <w:ilvl w:val="0"/>
          <w:numId w:val="10"/>
        </w:numPr>
      </w:pPr>
      <w:r>
        <w:t>There’s a printed serial number on each chassis (which probably lines up with the engraved number)</w:t>
      </w:r>
    </w:p>
    <w:p w14:paraId="337287E9" w14:textId="28BE242A" w:rsidR="00586729" w:rsidRDefault="00766FB5" w:rsidP="00766FB5">
      <w:pPr>
        <w:pStyle w:val="ListParagraph"/>
        <w:numPr>
          <w:ilvl w:val="0"/>
          <w:numId w:val="10"/>
        </w:numPr>
      </w:pPr>
      <w:r>
        <w:t>Many of the modules have a few indicator lights on the wiring side.</w:t>
      </w:r>
    </w:p>
    <w:p w14:paraId="3DECDDF8" w14:textId="16E0596D" w:rsidR="003E1A59" w:rsidRDefault="00766FB5" w:rsidP="00F52D9F">
      <w:r>
        <w:t>Examples are</w:t>
      </w:r>
    </w:p>
    <w:tbl>
      <w:tblPr>
        <w:tblStyle w:val="TableGrid"/>
        <w:tblW w:w="0" w:type="auto"/>
        <w:tblLook w:val="04A0" w:firstRow="1" w:lastRow="0" w:firstColumn="1" w:lastColumn="0" w:noHBand="0" w:noVBand="1"/>
      </w:tblPr>
      <w:tblGrid>
        <w:gridCol w:w="1870"/>
        <w:gridCol w:w="1870"/>
        <w:gridCol w:w="1870"/>
        <w:gridCol w:w="1870"/>
        <w:gridCol w:w="1870"/>
      </w:tblGrid>
      <w:tr w:rsidR="00766FB5" w14:paraId="1340C6F0" w14:textId="77777777" w:rsidTr="00263833">
        <w:tc>
          <w:tcPr>
            <w:tcW w:w="1870" w:type="dxa"/>
            <w:shd w:val="clear" w:color="auto" w:fill="FDE9D9" w:themeFill="accent6" w:themeFillTint="33"/>
          </w:tcPr>
          <w:p w14:paraId="53F6F16E" w14:textId="15FFDCF4" w:rsidR="00766FB5" w:rsidRDefault="00766FB5" w:rsidP="00F52D9F">
            <w:r>
              <w:lastRenderedPageBreak/>
              <w:t>MIT Museum Asset</w:t>
            </w:r>
          </w:p>
        </w:tc>
        <w:tc>
          <w:tcPr>
            <w:tcW w:w="1870" w:type="dxa"/>
            <w:shd w:val="clear" w:color="auto" w:fill="FDE9D9" w:themeFill="accent6" w:themeFillTint="33"/>
          </w:tcPr>
          <w:p w14:paraId="4398EDBD" w14:textId="22D37204" w:rsidR="00766FB5" w:rsidRDefault="00766FB5" w:rsidP="00F52D9F">
            <w:r>
              <w:t>Engraved Label</w:t>
            </w:r>
          </w:p>
        </w:tc>
        <w:tc>
          <w:tcPr>
            <w:tcW w:w="1870" w:type="dxa"/>
            <w:shd w:val="clear" w:color="auto" w:fill="FDE9D9" w:themeFill="accent6" w:themeFillTint="33"/>
          </w:tcPr>
          <w:p w14:paraId="5CE55143" w14:textId="0206C58A" w:rsidR="00766FB5" w:rsidRDefault="00766FB5" w:rsidP="00F52D9F">
            <w:r>
              <w:t>Stamped serial number</w:t>
            </w:r>
          </w:p>
        </w:tc>
        <w:tc>
          <w:tcPr>
            <w:tcW w:w="1870" w:type="dxa"/>
            <w:shd w:val="clear" w:color="auto" w:fill="FDE9D9" w:themeFill="accent6" w:themeFillTint="33"/>
          </w:tcPr>
          <w:p w14:paraId="646B5CDE" w14:textId="009FB95D" w:rsidR="00766FB5" w:rsidRDefault="00766FB5" w:rsidP="00F52D9F">
            <w:r>
              <w:t>Paper tag</w:t>
            </w:r>
          </w:p>
        </w:tc>
        <w:tc>
          <w:tcPr>
            <w:tcW w:w="1870" w:type="dxa"/>
            <w:shd w:val="clear" w:color="auto" w:fill="FDE9D9" w:themeFill="accent6" w:themeFillTint="33"/>
          </w:tcPr>
          <w:p w14:paraId="05D68F36" w14:textId="337CD4BE" w:rsidR="00766FB5" w:rsidRDefault="00766FB5" w:rsidP="00F52D9F">
            <w:r>
              <w:t>notes</w:t>
            </w:r>
          </w:p>
        </w:tc>
      </w:tr>
      <w:tr w:rsidR="00263833" w14:paraId="11CC61AD" w14:textId="77777777" w:rsidTr="00766FB5">
        <w:tc>
          <w:tcPr>
            <w:tcW w:w="1870" w:type="dxa"/>
          </w:tcPr>
          <w:p w14:paraId="1442F4BE" w14:textId="6F56A9C8" w:rsidR="00263833" w:rsidRDefault="00263833" w:rsidP="00F52D9F">
            <w:r>
              <w:t>2000.006.48</w:t>
            </w:r>
          </w:p>
        </w:tc>
        <w:tc>
          <w:tcPr>
            <w:tcW w:w="1870" w:type="dxa"/>
          </w:tcPr>
          <w:p w14:paraId="67B3E51A" w14:textId="1C139666" w:rsidR="00263833" w:rsidRDefault="00263833" w:rsidP="00F52D9F">
            <w:r>
              <w:t>L12-D</w:t>
            </w:r>
          </w:p>
        </w:tc>
        <w:tc>
          <w:tcPr>
            <w:tcW w:w="1870" w:type="dxa"/>
          </w:tcPr>
          <w:p w14:paraId="7B690C9B" w14:textId="77C7F222" w:rsidR="00263833" w:rsidRDefault="00263833" w:rsidP="00F52D9F">
            <w:r>
              <w:t>14??</w:t>
            </w:r>
          </w:p>
        </w:tc>
        <w:tc>
          <w:tcPr>
            <w:tcW w:w="1870" w:type="dxa"/>
          </w:tcPr>
          <w:p w14:paraId="0815814F" w14:textId="77777777" w:rsidR="00263833" w:rsidRDefault="00263833" w:rsidP="00F52D9F"/>
        </w:tc>
        <w:tc>
          <w:tcPr>
            <w:tcW w:w="1870" w:type="dxa"/>
          </w:tcPr>
          <w:p w14:paraId="3C0E75DD" w14:textId="77777777" w:rsidR="00263833" w:rsidRDefault="00263833" w:rsidP="00F52D9F"/>
        </w:tc>
      </w:tr>
      <w:tr w:rsidR="00766FB5" w14:paraId="099ABDA8" w14:textId="77777777" w:rsidTr="00766FB5">
        <w:tc>
          <w:tcPr>
            <w:tcW w:w="1870" w:type="dxa"/>
          </w:tcPr>
          <w:p w14:paraId="49B8B3DB" w14:textId="6D15D7A1" w:rsidR="00766FB5" w:rsidRDefault="00766FB5" w:rsidP="00F52D9F">
            <w:r>
              <w:t>2000.006.50</w:t>
            </w:r>
          </w:p>
        </w:tc>
        <w:tc>
          <w:tcPr>
            <w:tcW w:w="1870" w:type="dxa"/>
          </w:tcPr>
          <w:p w14:paraId="4DD8BFBC" w14:textId="08D0BC35" w:rsidR="00766FB5" w:rsidRDefault="00766FB5" w:rsidP="00F52D9F">
            <w:r>
              <w:t>PIUMP #276</w:t>
            </w:r>
            <w:r>
              <w:br/>
              <w:t>L6-K</w:t>
            </w:r>
          </w:p>
        </w:tc>
        <w:tc>
          <w:tcPr>
            <w:tcW w:w="1870" w:type="dxa"/>
          </w:tcPr>
          <w:p w14:paraId="0F406DB6" w14:textId="73D05C5D" w:rsidR="00766FB5" w:rsidRDefault="00766FB5" w:rsidP="00F52D9F">
            <w:r>
              <w:t>276</w:t>
            </w:r>
          </w:p>
        </w:tc>
        <w:tc>
          <w:tcPr>
            <w:tcW w:w="1870" w:type="dxa"/>
          </w:tcPr>
          <w:p w14:paraId="35BD8D80" w14:textId="77777777" w:rsidR="00766FB5" w:rsidRDefault="00766FB5" w:rsidP="00F52D9F"/>
        </w:tc>
        <w:tc>
          <w:tcPr>
            <w:tcW w:w="1870" w:type="dxa"/>
          </w:tcPr>
          <w:p w14:paraId="43EA2BAF" w14:textId="7D2E770A" w:rsidR="00766FB5" w:rsidRDefault="00766FB5" w:rsidP="00F52D9F">
            <w:r>
              <w:t>Five double-size modules, each with one huge tube</w:t>
            </w:r>
          </w:p>
        </w:tc>
      </w:tr>
      <w:tr w:rsidR="00766FB5" w14:paraId="45A1AAD1" w14:textId="77777777" w:rsidTr="00766FB5">
        <w:tc>
          <w:tcPr>
            <w:tcW w:w="1870" w:type="dxa"/>
          </w:tcPr>
          <w:p w14:paraId="371CA122" w14:textId="5B92DD16" w:rsidR="00766FB5" w:rsidRDefault="00766FB5" w:rsidP="00F52D9F">
            <w:r>
              <w:t>2000.006.51</w:t>
            </w:r>
          </w:p>
        </w:tc>
        <w:tc>
          <w:tcPr>
            <w:tcW w:w="1870" w:type="dxa"/>
          </w:tcPr>
          <w:p w14:paraId="605E54D0" w14:textId="5946B1CE" w:rsidR="00766FB5" w:rsidRDefault="00766FB5" w:rsidP="00F52D9F">
            <w:r>
              <w:t>PIUMP #299</w:t>
            </w:r>
            <w:r>
              <w:br/>
              <w:t>L6-H</w:t>
            </w:r>
          </w:p>
        </w:tc>
        <w:tc>
          <w:tcPr>
            <w:tcW w:w="1870" w:type="dxa"/>
          </w:tcPr>
          <w:p w14:paraId="1DE8A9FF" w14:textId="6E5CEF10" w:rsidR="00766FB5" w:rsidRDefault="00766FB5" w:rsidP="00F52D9F">
            <w:r>
              <w:t>299</w:t>
            </w:r>
          </w:p>
        </w:tc>
        <w:tc>
          <w:tcPr>
            <w:tcW w:w="1870" w:type="dxa"/>
          </w:tcPr>
          <w:p w14:paraId="01CE6DD6" w14:textId="42A6AF94" w:rsidR="00766FB5" w:rsidRDefault="00766FB5" w:rsidP="00F52D9F">
            <w:r>
              <w:t>E12-11-1 through E12-11-10</w:t>
            </w:r>
          </w:p>
        </w:tc>
        <w:tc>
          <w:tcPr>
            <w:tcW w:w="1870" w:type="dxa"/>
          </w:tcPr>
          <w:p w14:paraId="6758682E" w14:textId="77777777" w:rsidR="00766FB5" w:rsidRDefault="00766FB5" w:rsidP="00F52D9F"/>
        </w:tc>
      </w:tr>
      <w:tr w:rsidR="00766FB5" w14:paraId="58BC5683" w14:textId="77777777" w:rsidTr="00766FB5">
        <w:tc>
          <w:tcPr>
            <w:tcW w:w="1870" w:type="dxa"/>
          </w:tcPr>
          <w:p w14:paraId="1453D481" w14:textId="30198C5A" w:rsidR="00766FB5" w:rsidRDefault="00766FB5" w:rsidP="00F52D9F">
            <w:r>
              <w:t>2000.006.52</w:t>
            </w:r>
          </w:p>
        </w:tc>
        <w:tc>
          <w:tcPr>
            <w:tcW w:w="1870" w:type="dxa"/>
          </w:tcPr>
          <w:p w14:paraId="6F0C0BE3" w14:textId="4DB0B2C2" w:rsidR="00766FB5" w:rsidRDefault="00766FB5" w:rsidP="00F52D9F">
            <w:r>
              <w:t>PIUMP #361</w:t>
            </w:r>
            <w:r>
              <w:br/>
              <w:t>C3-D</w:t>
            </w:r>
          </w:p>
        </w:tc>
        <w:tc>
          <w:tcPr>
            <w:tcW w:w="1870" w:type="dxa"/>
          </w:tcPr>
          <w:p w14:paraId="3C30F80E" w14:textId="77777777" w:rsidR="00766FB5" w:rsidRDefault="00766FB5" w:rsidP="00F52D9F"/>
        </w:tc>
        <w:tc>
          <w:tcPr>
            <w:tcW w:w="1870" w:type="dxa"/>
          </w:tcPr>
          <w:p w14:paraId="3DA8FCD7" w14:textId="77777777" w:rsidR="00766FB5" w:rsidRDefault="00766FB5" w:rsidP="00F52D9F"/>
        </w:tc>
        <w:tc>
          <w:tcPr>
            <w:tcW w:w="1870" w:type="dxa"/>
          </w:tcPr>
          <w:p w14:paraId="16F89016" w14:textId="5EA25AA3" w:rsidR="00766FB5" w:rsidRDefault="00766FB5" w:rsidP="00F52D9F">
            <w:r>
              <w:t>Chassis indicator lamps labelled “Interlace”</w:t>
            </w:r>
          </w:p>
        </w:tc>
      </w:tr>
      <w:tr w:rsidR="00766FB5" w14:paraId="7F0A430C" w14:textId="77777777" w:rsidTr="00766FB5">
        <w:tc>
          <w:tcPr>
            <w:tcW w:w="1870" w:type="dxa"/>
          </w:tcPr>
          <w:p w14:paraId="6622F94D" w14:textId="3C132686" w:rsidR="00766FB5" w:rsidRDefault="00766FB5" w:rsidP="00F52D9F">
            <w:r>
              <w:t>2000.006.59</w:t>
            </w:r>
          </w:p>
        </w:tc>
        <w:tc>
          <w:tcPr>
            <w:tcW w:w="1870" w:type="dxa"/>
          </w:tcPr>
          <w:p w14:paraId="66C2F5F5" w14:textId="773A9582" w:rsidR="00766FB5" w:rsidRDefault="00766FB5" w:rsidP="00F52D9F">
            <w:r>
              <w:t>PIUMP #369</w:t>
            </w:r>
            <w:r>
              <w:br/>
              <w:t>E11-G</w:t>
            </w:r>
          </w:p>
        </w:tc>
        <w:tc>
          <w:tcPr>
            <w:tcW w:w="1870" w:type="dxa"/>
          </w:tcPr>
          <w:p w14:paraId="6062A2ED" w14:textId="6C7E11B6" w:rsidR="00766FB5" w:rsidRDefault="00766FB5" w:rsidP="00F52D9F">
            <w:r>
              <w:t>869 (I bet I misread this one)</w:t>
            </w:r>
          </w:p>
        </w:tc>
        <w:tc>
          <w:tcPr>
            <w:tcW w:w="1870" w:type="dxa"/>
          </w:tcPr>
          <w:p w14:paraId="43113FA8" w14:textId="42B63226" w:rsidR="00766FB5" w:rsidRDefault="00766FB5" w:rsidP="00F52D9F">
            <w:r>
              <w:t>E12-7-1 through E12-7-9</w:t>
            </w:r>
          </w:p>
        </w:tc>
        <w:tc>
          <w:tcPr>
            <w:tcW w:w="1870" w:type="dxa"/>
          </w:tcPr>
          <w:p w14:paraId="07C3D68B" w14:textId="77777777" w:rsidR="00766FB5" w:rsidRDefault="00766FB5" w:rsidP="00F52D9F"/>
        </w:tc>
      </w:tr>
      <w:tr w:rsidR="00766FB5" w14:paraId="560F92D6" w14:textId="77777777" w:rsidTr="003636A9">
        <w:tc>
          <w:tcPr>
            <w:tcW w:w="3740" w:type="dxa"/>
            <w:gridSpan w:val="2"/>
          </w:tcPr>
          <w:p w14:paraId="6F9B30B7" w14:textId="506EA07F" w:rsidR="00766FB5" w:rsidRDefault="00766FB5" w:rsidP="00F52D9F">
            <w:r>
              <w:t xml:space="preserve">… </w:t>
            </w:r>
            <w:proofErr w:type="gramStart"/>
            <w:r>
              <w:t>plus</w:t>
            </w:r>
            <w:proofErr w:type="gramEnd"/>
            <w:r>
              <w:t xml:space="preserve"> about nine more similar modules</w:t>
            </w:r>
          </w:p>
        </w:tc>
        <w:tc>
          <w:tcPr>
            <w:tcW w:w="1870" w:type="dxa"/>
          </w:tcPr>
          <w:p w14:paraId="2FA8C96D" w14:textId="77777777" w:rsidR="00766FB5" w:rsidRDefault="00766FB5" w:rsidP="00F52D9F"/>
        </w:tc>
        <w:tc>
          <w:tcPr>
            <w:tcW w:w="1870" w:type="dxa"/>
          </w:tcPr>
          <w:p w14:paraId="794438A1" w14:textId="77777777" w:rsidR="00766FB5" w:rsidRDefault="00766FB5" w:rsidP="00F52D9F"/>
        </w:tc>
        <w:tc>
          <w:tcPr>
            <w:tcW w:w="1870" w:type="dxa"/>
          </w:tcPr>
          <w:p w14:paraId="493D771E" w14:textId="77777777" w:rsidR="00766FB5" w:rsidRDefault="00766FB5" w:rsidP="00F52D9F"/>
        </w:tc>
      </w:tr>
    </w:tbl>
    <w:p w14:paraId="37D3699D" w14:textId="44877CA8" w:rsidR="00766FB5" w:rsidRDefault="00766FB5" w:rsidP="00F52D9F"/>
    <w:p w14:paraId="1CC623F5" w14:textId="1E4F49A8" w:rsidR="00766FB5" w:rsidRDefault="00766FB5" w:rsidP="00F52D9F"/>
    <w:p w14:paraId="62C9698D" w14:textId="007FB9C6" w:rsidR="00766FB5" w:rsidRDefault="00766FB5" w:rsidP="00F52D9F">
      <w:r>
        <w:t>There’s one distinctly different</w:t>
      </w:r>
      <w:r w:rsidR="00263833">
        <w:t xml:space="preserve"> rack unit with modules:</w:t>
      </w:r>
    </w:p>
    <w:p w14:paraId="27D262A7" w14:textId="75C3511A" w:rsidR="00263833" w:rsidRDefault="00263833" w:rsidP="00263833">
      <w:pPr>
        <w:ind w:left="720"/>
      </w:pPr>
      <w:r>
        <w:t>Object 2000.006.61, labelled “Digit Plane Driver Mod II”</w:t>
      </w:r>
    </w:p>
    <w:p w14:paraId="2B641B54" w14:textId="0EA84FEE" w:rsidR="00766FB5" w:rsidRDefault="00263833" w:rsidP="00263833">
      <w:pPr>
        <w:ind w:left="720"/>
      </w:pPr>
      <w:r>
        <w:t>Engraved label:  PIUMP #1 MOD II</w:t>
      </w:r>
    </w:p>
    <w:p w14:paraId="6A0F161B" w14:textId="5C0AAA3B" w:rsidR="00263833" w:rsidRDefault="00263833" w:rsidP="00263833">
      <w:pPr>
        <w:ind w:left="720"/>
      </w:pPr>
      <w:r>
        <w:t>Paper tags ED-5-2 P0 through P16</w:t>
      </w:r>
    </w:p>
    <w:p w14:paraId="20317AFF" w14:textId="3F8482EA" w:rsidR="00263833" w:rsidRDefault="00263833" w:rsidP="00263833">
      <w:pPr>
        <w:ind w:left="720"/>
      </w:pPr>
      <w:r>
        <w:t>45 ½” tall, 12” wide unit with 17 large modules</w:t>
      </w:r>
    </w:p>
    <w:p w14:paraId="7A811216" w14:textId="217E2C8C" w:rsidR="00263833" w:rsidRDefault="00263833" w:rsidP="00F52D9F">
      <w:r>
        <w:t xml:space="preserve">This object seems to appear in a photo of the Memory Test Computer right next to the “shower stall” core unit.  (Redmond &amp; Smith, </w:t>
      </w:r>
      <w:proofErr w:type="spellStart"/>
      <w:r>
        <w:t>pg</w:t>
      </w:r>
      <w:proofErr w:type="spellEnd"/>
      <w:r>
        <w:t xml:space="preserve"> 209)</w:t>
      </w:r>
    </w:p>
    <w:p w14:paraId="09F5C17D" w14:textId="77777777" w:rsidR="00263833" w:rsidRDefault="00263833" w:rsidP="00F52D9F"/>
    <w:p w14:paraId="771847DE" w14:textId="0C5F00F8" w:rsidR="00B66C1A" w:rsidRDefault="00B66C1A" w:rsidP="00F52D9F"/>
    <w:p w14:paraId="33B4E3CB" w14:textId="5070BAE5" w:rsidR="00933A3A" w:rsidRDefault="00933A3A" w:rsidP="00F52D9F">
      <w:r>
        <w:t xml:space="preserve">Object </w:t>
      </w:r>
      <w:r w:rsidR="007751AC">
        <w:t xml:space="preserve">2000.005.1 looks like the Whirlwind “Light Cannon”, a large CRT enclosure facing upwards with a phototube </w:t>
      </w:r>
      <w:r w:rsidR="00263833">
        <w:t xml:space="preserve">(that should be) </w:t>
      </w:r>
      <w:r w:rsidR="007751AC">
        <w:t>positioned over it on a tripod.  Large plywood case, 45 ½” deep, 27 ¾” wide, 36” tall, lots of empty space inside.  There’s a DEC shipping tag</w:t>
      </w:r>
      <w:r w:rsidR="00263833">
        <w:t>.</w:t>
      </w:r>
    </w:p>
    <w:p w14:paraId="649FBFC1" w14:textId="77777777" w:rsidR="00933A3A" w:rsidRDefault="00933A3A" w:rsidP="00F52D9F"/>
    <w:p w14:paraId="554BD24B" w14:textId="1F6AC60C" w:rsidR="00933A3A" w:rsidRDefault="00933A3A" w:rsidP="00F52D9F">
      <w:r>
        <w:t>Object 2000.006.62 is a cardboard box, into which it appears that someone emptied the junk drawer – tubes, parts, ball bearings, connectors, pulleys, etc.</w:t>
      </w:r>
    </w:p>
    <w:p w14:paraId="7C05B4EC" w14:textId="4CA10480" w:rsidR="00933A3A" w:rsidRDefault="00933A3A" w:rsidP="00F52D9F"/>
    <w:p w14:paraId="58368FF8" w14:textId="5AC9904B" w:rsidR="00263833" w:rsidRDefault="00263833" w:rsidP="00F52D9F">
      <w:r>
        <w:t>Object 2000.006.63 is a storage box containing three modules.  Not clear yet how they’re identified; obviously there are a lot of different kinds of these modules, but the markings are spare.</w:t>
      </w:r>
    </w:p>
    <w:tbl>
      <w:tblPr>
        <w:tblStyle w:val="TableGrid"/>
        <w:tblW w:w="0" w:type="auto"/>
        <w:tblLook w:val="04A0" w:firstRow="1" w:lastRow="0" w:firstColumn="1" w:lastColumn="0" w:noHBand="0" w:noVBand="1"/>
      </w:tblPr>
      <w:tblGrid>
        <w:gridCol w:w="1870"/>
        <w:gridCol w:w="1870"/>
        <w:gridCol w:w="1295"/>
        <w:gridCol w:w="1350"/>
        <w:gridCol w:w="2965"/>
      </w:tblGrid>
      <w:tr w:rsidR="00263833" w14:paraId="6D3B9C30" w14:textId="77777777" w:rsidTr="00A31C0B">
        <w:trPr>
          <w:cantSplit/>
        </w:trPr>
        <w:tc>
          <w:tcPr>
            <w:tcW w:w="1870" w:type="dxa"/>
            <w:shd w:val="clear" w:color="auto" w:fill="FDE9D9" w:themeFill="accent6" w:themeFillTint="33"/>
          </w:tcPr>
          <w:p w14:paraId="77115714" w14:textId="77777777" w:rsidR="00263833" w:rsidRDefault="00263833" w:rsidP="003636A9">
            <w:r>
              <w:t>MIT Museum Asset</w:t>
            </w:r>
          </w:p>
        </w:tc>
        <w:tc>
          <w:tcPr>
            <w:tcW w:w="1870" w:type="dxa"/>
            <w:shd w:val="clear" w:color="auto" w:fill="FDE9D9" w:themeFill="accent6" w:themeFillTint="33"/>
          </w:tcPr>
          <w:p w14:paraId="6F469B5D" w14:textId="6D6C2BF2" w:rsidR="00263833" w:rsidRDefault="00A31C0B" w:rsidP="003636A9">
            <w:r>
              <w:t>Print</w:t>
            </w:r>
            <w:r w:rsidR="00263833">
              <w:t>ed Label</w:t>
            </w:r>
          </w:p>
        </w:tc>
        <w:tc>
          <w:tcPr>
            <w:tcW w:w="1295" w:type="dxa"/>
            <w:shd w:val="clear" w:color="auto" w:fill="FDE9D9" w:themeFill="accent6" w:themeFillTint="33"/>
          </w:tcPr>
          <w:p w14:paraId="02C33DCB" w14:textId="77777777" w:rsidR="00263833" w:rsidRDefault="00263833" w:rsidP="003636A9">
            <w:r>
              <w:t>Stamped serial number</w:t>
            </w:r>
          </w:p>
        </w:tc>
        <w:tc>
          <w:tcPr>
            <w:tcW w:w="1350" w:type="dxa"/>
            <w:shd w:val="clear" w:color="auto" w:fill="FDE9D9" w:themeFill="accent6" w:themeFillTint="33"/>
          </w:tcPr>
          <w:p w14:paraId="172643BB" w14:textId="1ECACCDD" w:rsidR="00263833" w:rsidRDefault="00A31C0B" w:rsidP="003636A9">
            <w:r>
              <w:t>Paper tag</w:t>
            </w:r>
          </w:p>
        </w:tc>
        <w:tc>
          <w:tcPr>
            <w:tcW w:w="2965" w:type="dxa"/>
            <w:shd w:val="clear" w:color="auto" w:fill="FDE9D9" w:themeFill="accent6" w:themeFillTint="33"/>
          </w:tcPr>
          <w:p w14:paraId="32010C24" w14:textId="77777777" w:rsidR="00263833" w:rsidRDefault="00263833" w:rsidP="003636A9">
            <w:r>
              <w:t>notes</w:t>
            </w:r>
          </w:p>
        </w:tc>
      </w:tr>
      <w:tr w:rsidR="00263833" w14:paraId="379F9310" w14:textId="77777777" w:rsidTr="00A31C0B">
        <w:trPr>
          <w:cantSplit/>
        </w:trPr>
        <w:tc>
          <w:tcPr>
            <w:tcW w:w="1870" w:type="dxa"/>
          </w:tcPr>
          <w:p w14:paraId="22E3D8D9" w14:textId="43C91768" w:rsidR="00263833" w:rsidRDefault="00263833" w:rsidP="003636A9">
            <w:r>
              <w:t>2000.006.</w:t>
            </w:r>
            <w:r w:rsidR="00A31C0B">
              <w:t>63</w:t>
            </w:r>
          </w:p>
        </w:tc>
        <w:tc>
          <w:tcPr>
            <w:tcW w:w="1870" w:type="dxa"/>
          </w:tcPr>
          <w:p w14:paraId="1A02B69B" w14:textId="008D9B5C" w:rsidR="00263833" w:rsidRDefault="00A31C0B" w:rsidP="003636A9">
            <w:r>
              <w:t>PUNCH MAGNET DRIVER</w:t>
            </w:r>
          </w:p>
        </w:tc>
        <w:tc>
          <w:tcPr>
            <w:tcW w:w="1295" w:type="dxa"/>
          </w:tcPr>
          <w:p w14:paraId="75240D81" w14:textId="754C2176" w:rsidR="00263833" w:rsidRDefault="00A31C0B" w:rsidP="003636A9">
            <w:r>
              <w:t>#20</w:t>
            </w:r>
          </w:p>
        </w:tc>
        <w:tc>
          <w:tcPr>
            <w:tcW w:w="1350" w:type="dxa"/>
          </w:tcPr>
          <w:p w14:paraId="03270CB9" w14:textId="1E8E05B5" w:rsidR="00263833" w:rsidRDefault="00263833" w:rsidP="003636A9"/>
        </w:tc>
        <w:tc>
          <w:tcPr>
            <w:tcW w:w="2965" w:type="dxa"/>
          </w:tcPr>
          <w:p w14:paraId="790BA3D0" w14:textId="439F5294" w:rsidR="00A31C0B" w:rsidRDefault="00A31C0B" w:rsidP="003636A9">
            <w:r>
              <w:t>11” wide.</w:t>
            </w:r>
          </w:p>
          <w:p w14:paraId="0C1FB641" w14:textId="497DC56C" w:rsidR="00263833" w:rsidRDefault="00A31C0B" w:rsidP="003636A9">
            <w:r>
              <w:t>Same size as Digit Plane Drivers</w:t>
            </w:r>
          </w:p>
        </w:tc>
      </w:tr>
      <w:tr w:rsidR="00A31C0B" w14:paraId="3F356C59" w14:textId="77777777" w:rsidTr="00A31C0B">
        <w:trPr>
          <w:cantSplit/>
        </w:trPr>
        <w:tc>
          <w:tcPr>
            <w:tcW w:w="1870" w:type="dxa"/>
          </w:tcPr>
          <w:p w14:paraId="186B3067" w14:textId="7EA0ABEB" w:rsidR="00A31C0B" w:rsidRDefault="00A31C0B" w:rsidP="003636A9">
            <w:r>
              <w:lastRenderedPageBreak/>
              <w:t>2000.006.63</w:t>
            </w:r>
          </w:p>
        </w:tc>
        <w:tc>
          <w:tcPr>
            <w:tcW w:w="1870" w:type="dxa"/>
          </w:tcPr>
          <w:p w14:paraId="632CAFAA" w14:textId="799C271C" w:rsidR="00A31C0B" w:rsidRDefault="00A31C0B" w:rsidP="003636A9">
            <w:r>
              <w:t>D-C GT &amp; BA</w:t>
            </w:r>
          </w:p>
        </w:tc>
        <w:tc>
          <w:tcPr>
            <w:tcW w:w="1295" w:type="dxa"/>
          </w:tcPr>
          <w:p w14:paraId="445BFB34" w14:textId="77777777" w:rsidR="00A31C0B" w:rsidRDefault="00A31C0B" w:rsidP="003636A9"/>
        </w:tc>
        <w:tc>
          <w:tcPr>
            <w:tcW w:w="1350" w:type="dxa"/>
          </w:tcPr>
          <w:p w14:paraId="17C0C9B1" w14:textId="0B3C216E" w:rsidR="00A31C0B" w:rsidRDefault="00A31C0B" w:rsidP="003636A9">
            <w:r>
              <w:t>TCCM-8 P13</w:t>
            </w:r>
          </w:p>
        </w:tc>
        <w:tc>
          <w:tcPr>
            <w:tcW w:w="2965" w:type="dxa"/>
          </w:tcPr>
          <w:p w14:paraId="716BD15B" w14:textId="77777777" w:rsidR="00A31C0B" w:rsidRDefault="00A31C0B" w:rsidP="00A31C0B">
            <w:r>
              <w:t>3 ¾” wide</w:t>
            </w:r>
          </w:p>
          <w:p w14:paraId="5A064FEF" w14:textId="6414F0BF" w:rsidR="00A31C0B" w:rsidRDefault="00A31C0B" w:rsidP="003636A9">
            <w:r>
              <w:t>GT often means Gate Tube in block diagrams.  Only one tube socket.</w:t>
            </w:r>
          </w:p>
        </w:tc>
      </w:tr>
      <w:tr w:rsidR="00A31C0B" w14:paraId="2B64F8E7" w14:textId="77777777" w:rsidTr="00A31C0B">
        <w:trPr>
          <w:cantSplit/>
        </w:trPr>
        <w:tc>
          <w:tcPr>
            <w:tcW w:w="1870" w:type="dxa"/>
          </w:tcPr>
          <w:p w14:paraId="0F0DD568" w14:textId="08514371" w:rsidR="00A31C0B" w:rsidRDefault="00A31C0B" w:rsidP="00A31C0B">
            <w:r>
              <w:t>2000.006.63</w:t>
            </w:r>
          </w:p>
        </w:tc>
        <w:tc>
          <w:tcPr>
            <w:tcW w:w="1870" w:type="dxa"/>
          </w:tcPr>
          <w:p w14:paraId="20C0A504" w14:textId="01FCC83E" w:rsidR="00A31C0B" w:rsidRDefault="00A31C0B" w:rsidP="00A31C0B">
            <w:r>
              <w:t>FDGG</w:t>
            </w:r>
          </w:p>
        </w:tc>
        <w:tc>
          <w:tcPr>
            <w:tcW w:w="1295" w:type="dxa"/>
          </w:tcPr>
          <w:p w14:paraId="198740B4" w14:textId="42B4C6B0" w:rsidR="00A31C0B" w:rsidRDefault="00A31C0B" w:rsidP="00A31C0B">
            <w:r>
              <w:t>#29</w:t>
            </w:r>
          </w:p>
        </w:tc>
        <w:tc>
          <w:tcPr>
            <w:tcW w:w="1350" w:type="dxa"/>
          </w:tcPr>
          <w:p w14:paraId="74CA0058" w14:textId="5CBFD287" w:rsidR="00A31C0B" w:rsidRDefault="00A31C0B" w:rsidP="00A31C0B">
            <w:r>
              <w:t>TCCM-8 P13</w:t>
            </w:r>
          </w:p>
        </w:tc>
        <w:tc>
          <w:tcPr>
            <w:tcW w:w="2965" w:type="dxa"/>
          </w:tcPr>
          <w:p w14:paraId="39DB5CA9" w14:textId="3C56B0DB" w:rsidR="00A31C0B" w:rsidRDefault="00A31C0B" w:rsidP="00A31C0B">
            <w:r>
              <w:t>3 ¾” wide</w:t>
            </w:r>
          </w:p>
          <w:p w14:paraId="047C30B3" w14:textId="3B47502B" w:rsidR="00A31C0B" w:rsidRDefault="00A31C0B" w:rsidP="00A31C0B">
            <w:r>
              <w:t>Two tubes</w:t>
            </w:r>
          </w:p>
        </w:tc>
      </w:tr>
    </w:tbl>
    <w:p w14:paraId="2A362DFF" w14:textId="7A0A78C7" w:rsidR="00263833" w:rsidRDefault="00263833" w:rsidP="00F52D9F"/>
    <w:p w14:paraId="664922E2" w14:textId="41A47080" w:rsidR="00A31C0B" w:rsidRDefault="00A31C0B" w:rsidP="00A31C0B">
      <w:r>
        <w:t>Object 2000.006.65 is a large cardboard box full of several large five-conductor black rubber power cables, terminated on one end mostly in female twist-lock power connectors.  (What the heck is that doing here??   Is it even WW??)</w:t>
      </w:r>
    </w:p>
    <w:p w14:paraId="7EC853F0" w14:textId="53F79A0C" w:rsidR="00A31C0B" w:rsidRDefault="00A31C0B" w:rsidP="00F52D9F"/>
    <w:p w14:paraId="5CDDA96E" w14:textId="46CC4231" w:rsidR="006E1066" w:rsidRDefault="006E1066" w:rsidP="006E1066">
      <w:pPr>
        <w:pStyle w:val="Heading4"/>
      </w:pPr>
      <w:r>
        <w:t>May 24, 2019 – Guy at Tyler with Debbie</w:t>
      </w:r>
    </w:p>
    <w:p w14:paraId="25141BAF" w14:textId="5C005561" w:rsidR="006E1066" w:rsidRDefault="006E1066" w:rsidP="00F52D9F">
      <w:r>
        <w:t>How big is that core unit after all??</w:t>
      </w:r>
    </w:p>
    <w:p w14:paraId="13D850F8" w14:textId="6CA6EEB1" w:rsidR="006E1066" w:rsidRDefault="006E1066" w:rsidP="00F52D9F"/>
    <w:p w14:paraId="5B1FE9C5" w14:textId="74E7BF25" w:rsidR="006E1066" w:rsidRDefault="006E1066" w:rsidP="00F52D9F">
      <w:r w:rsidRPr="00224DF1">
        <w:rPr>
          <w:b/>
        </w:rPr>
        <w:t>Object IN-0902</w:t>
      </w:r>
      <w:r>
        <w:t xml:space="preserve"> is a single core plane mounted with Plexiglas covers as a display piece.  The cast metal frame is about 9 ¼” square, with </w:t>
      </w:r>
      <w:r w:rsidR="00224DF1">
        <w:t>four cylindrical mounting points.</w:t>
      </w:r>
      <w:r w:rsidR="00A12E1F">
        <w:t xml:space="preserve">  The metal frame is ¾” thick, so 16 of them would have been 12” tall.</w:t>
      </w:r>
    </w:p>
    <w:p w14:paraId="569437D5" w14:textId="41CDD48C" w:rsidR="00224DF1" w:rsidRDefault="00224DF1" w:rsidP="00F52D9F">
      <w:r>
        <w:t xml:space="preserve">The plane is 64x64 cores, i.e., 4K bits, 4x the </w:t>
      </w:r>
      <w:r w:rsidR="0073335B">
        <w:t>capacity</w:t>
      </w:r>
      <w:r>
        <w:t xml:space="preserve"> of the original 1K planes.</w:t>
      </w:r>
    </w:p>
    <w:p w14:paraId="105FD674" w14:textId="7E55ED65" w:rsidR="0073335B" w:rsidRDefault="0073335B" w:rsidP="00F52D9F">
      <w:r w:rsidRPr="0073335B">
        <w:rPr>
          <w:noProof/>
        </w:rPr>
        <w:drawing>
          <wp:inline distT="0" distB="0" distL="0" distR="0" wp14:anchorId="41812737" wp14:editId="12CA35A3">
            <wp:extent cx="3134162" cy="158137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6"/>
                    <a:stretch>
                      <a:fillRect/>
                    </a:stretch>
                  </pic:blipFill>
                  <pic:spPr>
                    <a:xfrm>
                      <a:off x="0" y="0"/>
                      <a:ext cx="3134162" cy="1581371"/>
                    </a:xfrm>
                    <a:prstGeom prst="rect">
                      <a:avLst/>
                    </a:prstGeom>
                  </pic:spPr>
                </pic:pic>
              </a:graphicData>
            </a:graphic>
          </wp:inline>
        </w:drawing>
      </w:r>
    </w:p>
    <w:p w14:paraId="0291157C" w14:textId="3DCD676F" w:rsidR="00224DF1" w:rsidRDefault="00224DF1" w:rsidP="00F52D9F"/>
    <w:p w14:paraId="0C05D4BC" w14:textId="4B28DBF6" w:rsidR="00224DF1" w:rsidRDefault="00224DF1" w:rsidP="00F52D9F">
      <w:r w:rsidRPr="00E75A56">
        <w:rPr>
          <w:b/>
        </w:rPr>
        <w:t xml:space="preserve">Object </w:t>
      </w:r>
      <w:r w:rsidR="00E75A56" w:rsidRPr="00E75A56">
        <w:rPr>
          <w:b/>
        </w:rPr>
        <w:t>2000.006.001</w:t>
      </w:r>
      <w:r>
        <w:t xml:space="preserve"> is a “shower stall” rack comprising a complete memory unit</w:t>
      </w:r>
      <w:r w:rsidR="00E75A56">
        <w:t>.</w:t>
      </w:r>
    </w:p>
    <w:p w14:paraId="65AB84FC" w14:textId="799CE234" w:rsidR="00224DF1" w:rsidRDefault="00224DF1" w:rsidP="00F52D9F">
      <w:r>
        <w:t>Planes inside this unit are about 8” square, i.e., a bit smaller than the single plane IN-0902.</w:t>
      </w:r>
    </w:p>
    <w:p w14:paraId="129ED729" w14:textId="6F95680E" w:rsidR="00A12E1F" w:rsidRDefault="00A12E1F" w:rsidP="00F52D9F">
      <w:r>
        <w:t>The original space for planes in the middle of the rack is 21” tall, and would easily accommodate the 9 1/4” metal-frame planes.</w:t>
      </w:r>
    </w:p>
    <w:p w14:paraId="3ADCD20C" w14:textId="6DF8BA9E" w:rsidR="000F4282" w:rsidRDefault="000F4282" w:rsidP="00F52D9F">
      <w:r>
        <w:t>The unit currently holds 19 planes (!?), with a much simpler phenolic frame</w:t>
      </w:r>
    </w:p>
    <w:p w14:paraId="54634FFC" w14:textId="288BB790" w:rsidR="00A12E1F" w:rsidRDefault="000F4282" w:rsidP="004B6E57">
      <w:pPr>
        <w:pStyle w:val="ListParagraph"/>
        <w:numPr>
          <w:ilvl w:val="0"/>
          <w:numId w:val="22"/>
        </w:numPr>
      </w:pPr>
      <w:r>
        <w:t>7 ½” square frame</w:t>
      </w:r>
    </w:p>
    <w:p w14:paraId="130DE9E7" w14:textId="0EBD5AD6" w:rsidR="00F622EA" w:rsidRDefault="00F622EA" w:rsidP="004B6E57">
      <w:pPr>
        <w:pStyle w:val="ListParagraph"/>
        <w:numPr>
          <w:ilvl w:val="0"/>
          <w:numId w:val="22"/>
        </w:numPr>
      </w:pPr>
      <w:r>
        <w:t>Planes are on a 3/8” pitch</w:t>
      </w:r>
    </w:p>
    <w:p w14:paraId="3D004ADE" w14:textId="77A61B76" w:rsidR="000F4282" w:rsidRDefault="000F4282" w:rsidP="004B6E57">
      <w:pPr>
        <w:pStyle w:val="ListParagraph"/>
        <w:numPr>
          <w:ilvl w:val="0"/>
          <w:numId w:val="22"/>
        </w:numPr>
      </w:pPr>
      <w:r>
        <w:t>8” tall stack</w:t>
      </w:r>
    </w:p>
    <w:p w14:paraId="0E5DB681" w14:textId="51F1288B" w:rsidR="00224DF1" w:rsidRDefault="00224DF1" w:rsidP="00F52D9F"/>
    <w:p w14:paraId="2BAD3B6F" w14:textId="13AB794C" w:rsidR="008A0D61" w:rsidRDefault="008A0D61" w:rsidP="00F52D9F">
      <w:r>
        <w:t>The unit is clearly 4K words of core, labeled Bank C</w:t>
      </w:r>
    </w:p>
    <w:p w14:paraId="57FE5691" w14:textId="77777777" w:rsidR="008A0D61" w:rsidRDefault="008A0D61" w:rsidP="00F52D9F">
      <w:r>
        <w:t>There are 128 plane drivers (64 X and 64 Y)</w:t>
      </w:r>
    </w:p>
    <w:p w14:paraId="05BA2961" w14:textId="77777777" w:rsidR="008A0D61" w:rsidRDefault="008A0D61" w:rsidP="00F52D9F">
      <w:r>
        <w:t>The unit has two sets of twelve address connections, driving diode decoder matrices.  I didn’t try to trace the decoder matrices, but I assume the decoder at the top of the rack has twelve connections for six bits of address, true and inverter, with the other half of the drivers in the lower half.</w:t>
      </w:r>
    </w:p>
    <w:p w14:paraId="4B546E16" w14:textId="259C3B87" w:rsidR="008A0D61" w:rsidRDefault="008A0D61" w:rsidP="00F52D9F"/>
    <w:p w14:paraId="65A9CA93" w14:textId="77777777" w:rsidR="00224DF1" w:rsidRDefault="00224DF1" w:rsidP="00F52D9F"/>
    <w:p w14:paraId="4FABC9B2" w14:textId="5A736701" w:rsidR="0073335B" w:rsidRPr="0073335B" w:rsidRDefault="0073335B" w:rsidP="0073335B">
      <w:pPr>
        <w:ind w:left="720"/>
        <w:rPr>
          <w:color w:val="365F91" w:themeColor="accent1" w:themeShade="BF"/>
          <w:sz w:val="16"/>
          <w:szCs w:val="16"/>
        </w:rPr>
      </w:pPr>
      <w:r w:rsidRPr="0073335B">
        <w:rPr>
          <w:color w:val="365F91" w:themeColor="accent1" w:themeShade="BF"/>
          <w:sz w:val="16"/>
          <w:szCs w:val="16"/>
        </w:rPr>
        <w:br/>
        <w:t>-------- Forwarded Message --------</w:t>
      </w:r>
    </w:p>
    <w:tbl>
      <w:tblPr>
        <w:tblW w:w="9360" w:type="dxa"/>
        <w:tblCellSpacing w:w="0" w:type="dxa"/>
        <w:tblInd w:w="720" w:type="dxa"/>
        <w:tblCellMar>
          <w:left w:w="0" w:type="dxa"/>
          <w:right w:w="0" w:type="dxa"/>
        </w:tblCellMar>
        <w:tblLook w:val="04A0" w:firstRow="1" w:lastRow="0" w:firstColumn="1" w:lastColumn="0" w:noHBand="0" w:noVBand="1"/>
      </w:tblPr>
      <w:tblGrid>
        <w:gridCol w:w="632"/>
        <w:gridCol w:w="8728"/>
      </w:tblGrid>
      <w:tr w:rsidR="0073335B" w:rsidRPr="0073335B" w14:paraId="15E0842E" w14:textId="77777777" w:rsidTr="0073335B">
        <w:trPr>
          <w:tblCellSpacing w:w="0" w:type="dxa"/>
        </w:trPr>
        <w:tc>
          <w:tcPr>
            <w:tcW w:w="0" w:type="auto"/>
            <w:noWrap/>
            <w:hideMark/>
          </w:tcPr>
          <w:p w14:paraId="0C6590FA" w14:textId="77777777" w:rsidR="0073335B" w:rsidRPr="0073335B" w:rsidRDefault="0073335B">
            <w:pPr>
              <w:jc w:val="right"/>
              <w:rPr>
                <w:b/>
                <w:bCs/>
                <w:color w:val="365F91" w:themeColor="accent1" w:themeShade="BF"/>
                <w:sz w:val="16"/>
                <w:szCs w:val="16"/>
              </w:rPr>
            </w:pPr>
            <w:r w:rsidRPr="0073335B">
              <w:rPr>
                <w:b/>
                <w:bCs/>
                <w:color w:val="365F91" w:themeColor="accent1" w:themeShade="BF"/>
                <w:sz w:val="16"/>
                <w:szCs w:val="16"/>
              </w:rPr>
              <w:t xml:space="preserve">Subject: </w:t>
            </w:r>
          </w:p>
        </w:tc>
        <w:tc>
          <w:tcPr>
            <w:tcW w:w="0" w:type="auto"/>
            <w:vAlign w:val="center"/>
            <w:hideMark/>
          </w:tcPr>
          <w:p w14:paraId="2F777C18" w14:textId="77777777" w:rsidR="0073335B" w:rsidRPr="0073335B" w:rsidRDefault="0073335B">
            <w:pPr>
              <w:rPr>
                <w:color w:val="365F91" w:themeColor="accent1" w:themeShade="BF"/>
                <w:sz w:val="16"/>
                <w:szCs w:val="16"/>
              </w:rPr>
            </w:pPr>
            <w:r w:rsidRPr="0073335B">
              <w:rPr>
                <w:color w:val="365F91" w:themeColor="accent1" w:themeShade="BF"/>
                <w:sz w:val="16"/>
                <w:szCs w:val="16"/>
              </w:rPr>
              <w:t>Whirlwind core memory unit</w:t>
            </w:r>
          </w:p>
        </w:tc>
      </w:tr>
      <w:tr w:rsidR="0073335B" w:rsidRPr="0073335B" w14:paraId="21A7EB9A" w14:textId="77777777" w:rsidTr="0073335B">
        <w:trPr>
          <w:tblCellSpacing w:w="0" w:type="dxa"/>
        </w:trPr>
        <w:tc>
          <w:tcPr>
            <w:tcW w:w="0" w:type="auto"/>
            <w:noWrap/>
            <w:hideMark/>
          </w:tcPr>
          <w:p w14:paraId="613B9BEB" w14:textId="77777777" w:rsidR="0073335B" w:rsidRPr="0073335B" w:rsidRDefault="0073335B">
            <w:pPr>
              <w:jc w:val="right"/>
              <w:rPr>
                <w:b/>
                <w:bCs/>
                <w:color w:val="365F91" w:themeColor="accent1" w:themeShade="BF"/>
                <w:sz w:val="16"/>
                <w:szCs w:val="16"/>
              </w:rPr>
            </w:pPr>
            <w:r w:rsidRPr="0073335B">
              <w:rPr>
                <w:b/>
                <w:bCs/>
                <w:color w:val="365F91" w:themeColor="accent1" w:themeShade="BF"/>
                <w:sz w:val="16"/>
                <w:szCs w:val="16"/>
              </w:rPr>
              <w:t xml:space="preserve">Date: </w:t>
            </w:r>
          </w:p>
        </w:tc>
        <w:tc>
          <w:tcPr>
            <w:tcW w:w="0" w:type="auto"/>
            <w:vAlign w:val="center"/>
            <w:hideMark/>
          </w:tcPr>
          <w:p w14:paraId="46D983F3" w14:textId="77777777" w:rsidR="0073335B" w:rsidRPr="0073335B" w:rsidRDefault="0073335B">
            <w:pPr>
              <w:rPr>
                <w:color w:val="365F91" w:themeColor="accent1" w:themeShade="BF"/>
                <w:sz w:val="16"/>
                <w:szCs w:val="16"/>
              </w:rPr>
            </w:pPr>
            <w:r w:rsidRPr="0073335B">
              <w:rPr>
                <w:color w:val="365F91" w:themeColor="accent1" w:themeShade="BF"/>
                <w:sz w:val="16"/>
                <w:szCs w:val="16"/>
              </w:rPr>
              <w:t>Fri, 24 May 2019 13:43:42 -0400</w:t>
            </w:r>
          </w:p>
        </w:tc>
      </w:tr>
      <w:tr w:rsidR="0073335B" w:rsidRPr="0073335B" w14:paraId="78F2DFCB" w14:textId="77777777" w:rsidTr="0073335B">
        <w:trPr>
          <w:tblCellSpacing w:w="0" w:type="dxa"/>
        </w:trPr>
        <w:tc>
          <w:tcPr>
            <w:tcW w:w="0" w:type="auto"/>
            <w:noWrap/>
            <w:hideMark/>
          </w:tcPr>
          <w:p w14:paraId="4206431E" w14:textId="77777777" w:rsidR="0073335B" w:rsidRPr="0073335B" w:rsidRDefault="0073335B">
            <w:pPr>
              <w:jc w:val="right"/>
              <w:rPr>
                <w:b/>
                <w:bCs/>
                <w:color w:val="365F91" w:themeColor="accent1" w:themeShade="BF"/>
                <w:sz w:val="16"/>
                <w:szCs w:val="16"/>
              </w:rPr>
            </w:pPr>
            <w:r w:rsidRPr="0073335B">
              <w:rPr>
                <w:b/>
                <w:bCs/>
                <w:color w:val="365F91" w:themeColor="accent1" w:themeShade="BF"/>
                <w:sz w:val="16"/>
                <w:szCs w:val="16"/>
              </w:rPr>
              <w:t xml:space="preserve">From: </w:t>
            </w:r>
          </w:p>
        </w:tc>
        <w:tc>
          <w:tcPr>
            <w:tcW w:w="0" w:type="auto"/>
            <w:vAlign w:val="center"/>
            <w:hideMark/>
          </w:tcPr>
          <w:p w14:paraId="0549BD61" w14:textId="77777777" w:rsidR="0073335B" w:rsidRPr="0073335B" w:rsidRDefault="0073335B">
            <w:pPr>
              <w:rPr>
                <w:color w:val="365F91" w:themeColor="accent1" w:themeShade="BF"/>
                <w:sz w:val="16"/>
                <w:szCs w:val="16"/>
              </w:rPr>
            </w:pPr>
            <w:r w:rsidRPr="0073335B">
              <w:rPr>
                <w:color w:val="365F91" w:themeColor="accent1" w:themeShade="BF"/>
                <w:sz w:val="16"/>
                <w:szCs w:val="16"/>
              </w:rPr>
              <w:t>Guy Fedorkow &lt;fedorkow@mit.edu&gt;</w:t>
            </w:r>
          </w:p>
        </w:tc>
      </w:tr>
      <w:tr w:rsidR="0073335B" w:rsidRPr="0073335B" w14:paraId="5BADD006" w14:textId="77777777" w:rsidTr="0073335B">
        <w:trPr>
          <w:tblCellSpacing w:w="0" w:type="dxa"/>
        </w:trPr>
        <w:tc>
          <w:tcPr>
            <w:tcW w:w="0" w:type="auto"/>
            <w:noWrap/>
            <w:hideMark/>
          </w:tcPr>
          <w:p w14:paraId="1880595F" w14:textId="77777777" w:rsidR="0073335B" w:rsidRPr="0073335B" w:rsidRDefault="0073335B">
            <w:pPr>
              <w:jc w:val="right"/>
              <w:rPr>
                <w:b/>
                <w:bCs/>
                <w:color w:val="365F91" w:themeColor="accent1" w:themeShade="BF"/>
                <w:sz w:val="16"/>
                <w:szCs w:val="16"/>
              </w:rPr>
            </w:pPr>
            <w:r w:rsidRPr="0073335B">
              <w:rPr>
                <w:b/>
                <w:bCs/>
                <w:color w:val="365F91" w:themeColor="accent1" w:themeShade="BF"/>
                <w:sz w:val="16"/>
                <w:szCs w:val="16"/>
              </w:rPr>
              <w:t xml:space="preserve">To: </w:t>
            </w:r>
          </w:p>
        </w:tc>
        <w:tc>
          <w:tcPr>
            <w:tcW w:w="0" w:type="auto"/>
            <w:vAlign w:val="center"/>
            <w:hideMark/>
          </w:tcPr>
          <w:p w14:paraId="0EF15746" w14:textId="77777777" w:rsidR="0073335B" w:rsidRPr="0073335B" w:rsidRDefault="0073335B">
            <w:pPr>
              <w:rPr>
                <w:color w:val="365F91" w:themeColor="accent1" w:themeShade="BF"/>
                <w:sz w:val="16"/>
                <w:szCs w:val="16"/>
              </w:rPr>
            </w:pPr>
            <w:r w:rsidRPr="0073335B">
              <w:rPr>
                <w:color w:val="365F91" w:themeColor="accent1" w:themeShade="BF"/>
                <w:sz w:val="16"/>
                <w:szCs w:val="16"/>
              </w:rPr>
              <w:t xml:space="preserve">Ken </w:t>
            </w:r>
            <w:proofErr w:type="spellStart"/>
            <w:r w:rsidRPr="0073335B">
              <w:rPr>
                <w:color w:val="365F91" w:themeColor="accent1" w:themeShade="BF"/>
                <w:sz w:val="16"/>
                <w:szCs w:val="16"/>
              </w:rPr>
              <w:t>Shirriff</w:t>
            </w:r>
            <w:proofErr w:type="spellEnd"/>
            <w:r w:rsidRPr="0073335B">
              <w:rPr>
                <w:color w:val="365F91" w:themeColor="accent1" w:themeShade="BF"/>
                <w:sz w:val="16"/>
                <w:szCs w:val="16"/>
              </w:rPr>
              <w:t xml:space="preserve"> &lt;ken.shirriff@gmail.com&gt;, Carl Claunch &lt;carlclaunch51@gmail.com&gt;, Al Kossow &lt;kossow@computerhistory.org&gt;, Dag Spicer &lt;spicer@computerhistory.org&gt;</w:t>
            </w:r>
          </w:p>
        </w:tc>
      </w:tr>
      <w:tr w:rsidR="0073335B" w:rsidRPr="0073335B" w14:paraId="0D7CB249" w14:textId="77777777" w:rsidTr="0073335B">
        <w:trPr>
          <w:tblCellSpacing w:w="0" w:type="dxa"/>
        </w:trPr>
        <w:tc>
          <w:tcPr>
            <w:tcW w:w="0" w:type="auto"/>
            <w:noWrap/>
            <w:hideMark/>
          </w:tcPr>
          <w:p w14:paraId="36126DD7" w14:textId="77777777" w:rsidR="0073335B" w:rsidRPr="0073335B" w:rsidRDefault="0073335B">
            <w:pPr>
              <w:jc w:val="right"/>
              <w:rPr>
                <w:b/>
                <w:bCs/>
                <w:color w:val="365F91" w:themeColor="accent1" w:themeShade="BF"/>
                <w:sz w:val="16"/>
                <w:szCs w:val="16"/>
              </w:rPr>
            </w:pPr>
            <w:r w:rsidRPr="0073335B">
              <w:rPr>
                <w:b/>
                <w:bCs/>
                <w:color w:val="365F91" w:themeColor="accent1" w:themeShade="BF"/>
                <w:sz w:val="16"/>
                <w:szCs w:val="16"/>
              </w:rPr>
              <w:t xml:space="preserve">CC: </w:t>
            </w:r>
          </w:p>
        </w:tc>
        <w:tc>
          <w:tcPr>
            <w:tcW w:w="0" w:type="auto"/>
            <w:vAlign w:val="center"/>
            <w:hideMark/>
          </w:tcPr>
          <w:p w14:paraId="7C0CAE03" w14:textId="77777777" w:rsidR="0073335B" w:rsidRPr="0073335B" w:rsidRDefault="0073335B">
            <w:pPr>
              <w:rPr>
                <w:color w:val="365F91" w:themeColor="accent1" w:themeShade="BF"/>
                <w:sz w:val="16"/>
                <w:szCs w:val="16"/>
              </w:rPr>
            </w:pPr>
            <w:r w:rsidRPr="0073335B">
              <w:rPr>
                <w:color w:val="365F91" w:themeColor="accent1" w:themeShade="BF"/>
                <w:sz w:val="16"/>
                <w:szCs w:val="16"/>
              </w:rPr>
              <w:t>David C. Brock &lt;dbrock@computerhistory.org&gt;, Deborah Douglas &lt;ddouglas@mit.edu&gt;</w:t>
            </w:r>
          </w:p>
        </w:tc>
      </w:tr>
    </w:tbl>
    <w:p w14:paraId="59A8C9ED" w14:textId="6037DF03" w:rsidR="006E1066" w:rsidRDefault="0073335B" w:rsidP="0073335B">
      <w:pPr>
        <w:spacing w:after="240"/>
        <w:ind w:left="720"/>
      </w:pPr>
      <w:r w:rsidRPr="0073335B">
        <w:rPr>
          <w:color w:val="365F91" w:themeColor="accent1" w:themeShade="BF"/>
          <w:sz w:val="16"/>
          <w:szCs w:val="16"/>
        </w:rPr>
        <w:t>Has anyone looked at the capacity of the Whirlwind core memory unit in the CHM warehouse?</w:t>
      </w:r>
      <w:r w:rsidRPr="0073335B">
        <w:rPr>
          <w:color w:val="365F91" w:themeColor="accent1" w:themeShade="BF"/>
          <w:sz w:val="16"/>
          <w:szCs w:val="16"/>
        </w:rPr>
        <w:br/>
        <w:t>  Debbie and I have been trying to trace the story of this development.  We know there are three similar "shower stall" units, each the size of a big fridge.  The MIT Museum has one, the Smithsonian has one and CHM has one.</w:t>
      </w:r>
      <w:r w:rsidRPr="0073335B">
        <w:rPr>
          <w:color w:val="365F91" w:themeColor="accent1" w:themeShade="BF"/>
          <w:sz w:val="16"/>
          <w:szCs w:val="16"/>
        </w:rPr>
        <w:br/>
        <w:t>  The photos I've seen show two memory units attached to Whirlwind, installed to replace the two banks of Electrostatic Storage units around 1954.  But numerous documents show the machine ended up with 6K words of storage.</w:t>
      </w:r>
      <w:r w:rsidRPr="0073335B">
        <w:rPr>
          <w:color w:val="365F91" w:themeColor="accent1" w:themeShade="BF"/>
          <w:sz w:val="16"/>
          <w:szCs w:val="16"/>
        </w:rPr>
        <w:br/>
        <w:t xml:space="preserve">  Now even in the day of vacuum tubes, I don't think that 6*1024/2=3072 had an integer square root, so I doubt anyone built two 3K memory units.  And there are documents at the Smithsonian indicating that Whirlwind had three memory units attached when it was decommissioned.  </w:t>
      </w:r>
      <w:proofErr w:type="gramStart"/>
      <w:r w:rsidRPr="0073335B">
        <w:rPr>
          <w:color w:val="365F91" w:themeColor="accent1" w:themeShade="BF"/>
          <w:sz w:val="16"/>
          <w:szCs w:val="16"/>
        </w:rPr>
        <w:t>So</w:t>
      </w:r>
      <w:proofErr w:type="gramEnd"/>
      <w:r w:rsidRPr="0073335B">
        <w:rPr>
          <w:color w:val="365F91" w:themeColor="accent1" w:themeShade="BF"/>
          <w:sz w:val="16"/>
          <w:szCs w:val="16"/>
        </w:rPr>
        <w:t xml:space="preserve"> I'm hypothesizing that they built the first two units with 1K core planes, and liked them so much they went on to build a third unit with 4K words.  And </w:t>
      </w:r>
      <w:proofErr w:type="gramStart"/>
      <w:r w:rsidRPr="0073335B">
        <w:rPr>
          <w:color w:val="365F91" w:themeColor="accent1" w:themeShade="BF"/>
          <w:sz w:val="16"/>
          <w:szCs w:val="16"/>
        </w:rPr>
        <w:t>indeed</w:t>
      </w:r>
      <w:proofErr w:type="gramEnd"/>
      <w:r w:rsidRPr="0073335B">
        <w:rPr>
          <w:color w:val="365F91" w:themeColor="accent1" w:themeShade="BF"/>
          <w:sz w:val="16"/>
          <w:szCs w:val="16"/>
        </w:rPr>
        <w:t xml:space="preserve"> the MIT Museum's unit is labeled "Bank C".</w:t>
      </w:r>
      <w:r w:rsidRPr="0073335B">
        <w:rPr>
          <w:color w:val="365F91" w:themeColor="accent1" w:themeShade="BF"/>
          <w:sz w:val="16"/>
          <w:szCs w:val="16"/>
        </w:rPr>
        <w:br/>
      </w:r>
      <w:r w:rsidRPr="0073335B">
        <w:rPr>
          <w:color w:val="365F91" w:themeColor="accent1" w:themeShade="BF"/>
          <w:sz w:val="16"/>
          <w:szCs w:val="16"/>
        </w:rPr>
        <w:br/>
        <w:t>  So I'm wondering if it would be possible to confirm the capacity of the unit in the CHM collection.</w:t>
      </w:r>
      <w:r w:rsidRPr="0073335B">
        <w:rPr>
          <w:color w:val="365F91" w:themeColor="accent1" w:themeShade="BF"/>
          <w:sz w:val="16"/>
          <w:szCs w:val="16"/>
        </w:rPr>
        <w:br/>
        <w:t xml:space="preserve">  Obviously, one way to do that is to simply count cores, but the planes are hard to see inside the rack, so I ended up counting the number of pins coming off each edge of one of the planes.  The MIT one has 64 pins on each edge.  At CHM, I see a photo of </w:t>
      </w:r>
      <w:r w:rsidRPr="0073335B">
        <w:rPr>
          <w:rStyle w:val="fieldtext"/>
          <w:color w:val="365F91" w:themeColor="accent1" w:themeShade="BF"/>
          <w:sz w:val="16"/>
          <w:szCs w:val="16"/>
        </w:rPr>
        <w:t xml:space="preserve">XD29.73A, </w:t>
      </w:r>
      <w:hyperlink r:id="rId637" w:history="1">
        <w:r w:rsidRPr="0073335B">
          <w:rPr>
            <w:rStyle w:val="Hyperlink"/>
            <w:color w:val="365F91" w:themeColor="accent1" w:themeShade="BF"/>
            <w:sz w:val="16"/>
            <w:szCs w:val="16"/>
          </w:rPr>
          <w:t>https://www.computerhistory.org/collections/catalog/XD29.73A</w:t>
        </w:r>
      </w:hyperlink>
      <w:r w:rsidRPr="0073335B">
        <w:rPr>
          <w:rStyle w:val="fieldtext"/>
          <w:color w:val="365F91" w:themeColor="accent1" w:themeShade="BF"/>
          <w:sz w:val="16"/>
          <w:szCs w:val="16"/>
        </w:rPr>
        <w:t>, which looks like a 32x32=1K plane, with 32 pins on each side, and I'm guessing that's what's in the CHM Shower Stall unit.</w:t>
      </w:r>
      <w:r w:rsidRPr="0073335B">
        <w:rPr>
          <w:color w:val="365F91" w:themeColor="accent1" w:themeShade="BF"/>
          <w:sz w:val="16"/>
          <w:szCs w:val="16"/>
        </w:rPr>
        <w:br/>
      </w:r>
      <w:r w:rsidRPr="0073335B">
        <w:rPr>
          <w:color w:val="365F91" w:themeColor="accent1" w:themeShade="BF"/>
          <w:sz w:val="16"/>
          <w:szCs w:val="16"/>
        </w:rPr>
        <w:br/>
      </w:r>
      <w:r w:rsidRPr="0073335B">
        <w:rPr>
          <w:rStyle w:val="fieldtext"/>
          <w:color w:val="365F91" w:themeColor="accent1" w:themeShade="BF"/>
          <w:sz w:val="16"/>
          <w:szCs w:val="16"/>
        </w:rPr>
        <w:t>  If someone already knows the answer, do let me know.</w:t>
      </w:r>
      <w:r w:rsidRPr="0073335B">
        <w:rPr>
          <w:color w:val="365F91" w:themeColor="accent1" w:themeShade="BF"/>
          <w:sz w:val="16"/>
          <w:szCs w:val="16"/>
        </w:rPr>
        <w:br/>
      </w:r>
      <w:r w:rsidRPr="0073335B">
        <w:rPr>
          <w:rStyle w:val="fieldtext"/>
          <w:color w:val="365F91" w:themeColor="accent1" w:themeShade="BF"/>
          <w:sz w:val="16"/>
          <w:szCs w:val="16"/>
        </w:rPr>
        <w:t>  If not, I wonder if Ken or Carl might be willing to count wires some time when they're at the warehouse?</w:t>
      </w:r>
      <w:r w:rsidRPr="0073335B">
        <w:rPr>
          <w:color w:val="365F91" w:themeColor="accent1" w:themeShade="BF"/>
          <w:sz w:val="16"/>
          <w:szCs w:val="16"/>
        </w:rPr>
        <w:br/>
      </w:r>
      <w:r w:rsidRPr="0073335B">
        <w:rPr>
          <w:rStyle w:val="fieldtext"/>
          <w:color w:val="365F91" w:themeColor="accent1" w:themeShade="BF"/>
          <w:sz w:val="16"/>
          <w:szCs w:val="16"/>
        </w:rPr>
        <w:t xml:space="preserve">  And if someone does go count, measuring the size of the frame that holds each plane would be helpful.  The space for the core planes themselves in Bank C is clearly much larger than needed; the planes are 7 1/2" square, stacked up on three-eighths inch centers, while the solitary sample plane at MIT is in a frame that's 9 1/4" square with mounting lugs adding another inch in one direction, stacked on 3/4" centers.  That seems more like what's in the photo in the CHM catalog, </w:t>
      </w:r>
      <w:hyperlink r:id="rId638" w:history="1">
        <w:r w:rsidRPr="0073335B">
          <w:rPr>
            <w:rStyle w:val="Hyperlink"/>
            <w:color w:val="365F91" w:themeColor="accent1" w:themeShade="BF"/>
            <w:sz w:val="16"/>
            <w:szCs w:val="16"/>
          </w:rPr>
          <w:t>https://www.computerhistory.org/collections/catalog/102667558</w:t>
        </w:r>
      </w:hyperlink>
      <w:r w:rsidRPr="0073335B">
        <w:rPr>
          <w:color w:val="365F91" w:themeColor="accent1" w:themeShade="BF"/>
          <w:sz w:val="16"/>
          <w:szCs w:val="16"/>
        </w:rPr>
        <w:br/>
      </w:r>
      <w:r w:rsidRPr="0073335B">
        <w:rPr>
          <w:color w:val="365F91" w:themeColor="accent1" w:themeShade="BF"/>
          <w:sz w:val="16"/>
          <w:szCs w:val="16"/>
        </w:rPr>
        <w:br/>
      </w:r>
      <w:r w:rsidRPr="0073335B">
        <w:rPr>
          <w:rStyle w:val="fieldtext"/>
          <w:color w:val="365F91" w:themeColor="accent1" w:themeShade="BF"/>
          <w:sz w:val="16"/>
          <w:szCs w:val="16"/>
        </w:rPr>
        <w:t>  I am puzzled that I haven't found more on this in the summary reports; seems like going from 2K to 6K would have been a big deal, but maybe by that time they were all too busy arguing with IBM over SAGE... :-)</w:t>
      </w:r>
      <w:r w:rsidRPr="0073335B">
        <w:rPr>
          <w:color w:val="365F91" w:themeColor="accent1" w:themeShade="BF"/>
          <w:sz w:val="16"/>
          <w:szCs w:val="16"/>
        </w:rPr>
        <w:br/>
      </w:r>
      <w:r w:rsidRPr="0073335B">
        <w:rPr>
          <w:color w:val="365F91" w:themeColor="accent1" w:themeShade="BF"/>
          <w:sz w:val="16"/>
          <w:szCs w:val="16"/>
        </w:rPr>
        <w:br/>
      </w:r>
      <w:r w:rsidRPr="0073335B">
        <w:rPr>
          <w:rStyle w:val="fieldtext"/>
          <w:color w:val="365F91" w:themeColor="accent1" w:themeShade="BF"/>
          <w:sz w:val="16"/>
          <w:szCs w:val="16"/>
        </w:rPr>
        <w:t>  Thanks,</w:t>
      </w:r>
      <w:r w:rsidRPr="0073335B">
        <w:rPr>
          <w:color w:val="365F91" w:themeColor="accent1" w:themeShade="BF"/>
          <w:sz w:val="16"/>
          <w:szCs w:val="16"/>
        </w:rPr>
        <w:br/>
      </w:r>
      <w:r w:rsidRPr="0073335B">
        <w:rPr>
          <w:rStyle w:val="fieldtext"/>
          <w:color w:val="365F91" w:themeColor="accent1" w:themeShade="BF"/>
          <w:sz w:val="16"/>
          <w:szCs w:val="16"/>
        </w:rPr>
        <w:t>/guy</w:t>
      </w:r>
      <w:r w:rsidRPr="0073335B">
        <w:rPr>
          <w:color w:val="365F91" w:themeColor="accent1" w:themeShade="BF"/>
          <w:sz w:val="16"/>
          <w:szCs w:val="16"/>
        </w:rPr>
        <w:br/>
      </w:r>
    </w:p>
    <w:p w14:paraId="2D3C6587" w14:textId="4BD7191E" w:rsidR="00477181" w:rsidRDefault="00477181" w:rsidP="00F52D9F"/>
    <w:p w14:paraId="18690E74" w14:textId="086D3E61" w:rsidR="0044699B" w:rsidRDefault="0044699B" w:rsidP="004A1330">
      <w:pPr>
        <w:pStyle w:val="Heading1"/>
      </w:pPr>
      <w:bookmarkStart w:id="210" w:name="_Toc193914469"/>
      <w:r>
        <w:t>Other Sources</w:t>
      </w:r>
      <w:bookmarkEnd w:id="210"/>
    </w:p>
    <w:p w14:paraId="61FEB9CC" w14:textId="76D99C3D" w:rsidR="0044699B" w:rsidRDefault="0044699B" w:rsidP="0044699B"/>
    <w:p w14:paraId="154BBE62" w14:textId="640F063A" w:rsidR="000C61D8" w:rsidRDefault="000C61D8" w:rsidP="000C61D8">
      <w:pPr>
        <w:pStyle w:val="Heading2"/>
      </w:pPr>
      <w:bookmarkStart w:id="211" w:name="_Toc193914470"/>
      <w:r>
        <w:t>Whirlwind Program Costs</w:t>
      </w:r>
      <w:bookmarkEnd w:id="211"/>
    </w:p>
    <w:p w14:paraId="2F6EC832" w14:textId="38A7C984" w:rsidR="000C61D8" w:rsidRPr="000C61D8" w:rsidRDefault="000C61D8" w:rsidP="000C61D8">
      <w:r w:rsidRPr="000C61D8">
        <w:t>http://pne.people.si.umich.edu/PDF/cw.ch3.pdf</w:t>
      </w:r>
    </w:p>
    <w:p w14:paraId="655EBA18" w14:textId="5384B148" w:rsidR="000C61D8" w:rsidRPr="000C61D8" w:rsidRDefault="000C61D8" w:rsidP="000C61D8">
      <w:pPr>
        <w:ind w:left="720"/>
        <w:rPr>
          <w:sz w:val="16"/>
          <w:szCs w:val="16"/>
        </w:rPr>
      </w:pPr>
      <w:r w:rsidRPr="000C61D8">
        <w:rPr>
          <w:sz w:val="24"/>
        </w:rPr>
        <w:t>MIT requested $1.5 million for Whirlwind in fiscal 1949. This figure</w:t>
      </w:r>
      <w:r w:rsidR="00062B82">
        <w:rPr>
          <w:sz w:val="24"/>
        </w:rPr>
        <w:t xml:space="preserve"> </w:t>
      </w:r>
      <w:r w:rsidRPr="000C61D8">
        <w:rPr>
          <w:sz w:val="24"/>
        </w:rPr>
        <w:t>would have consumed nearly 80 percent of ONR’s mathematics research funds,</w:t>
      </w:r>
      <w:r w:rsidR="00062B82">
        <w:rPr>
          <w:sz w:val="24"/>
        </w:rPr>
        <w:t xml:space="preserve"> </w:t>
      </w:r>
      <w:r w:rsidRPr="000C61D8">
        <w:rPr>
          <w:sz w:val="24"/>
        </w:rPr>
        <w:t>or almost 10 percent of the entire ONR budget for contract research.</w:t>
      </w:r>
      <w:r w:rsidRPr="000C61D8">
        <w:rPr>
          <w:sz w:val="16"/>
          <w:szCs w:val="16"/>
        </w:rPr>
        <w:t>11</w:t>
      </w:r>
      <w:r w:rsidRPr="000C61D8">
        <w:rPr>
          <w:sz w:val="24"/>
        </w:rPr>
        <w:t xml:space="preserve"> The actual</w:t>
      </w:r>
      <w:r w:rsidR="00062B82">
        <w:rPr>
          <w:sz w:val="24"/>
        </w:rPr>
        <w:t xml:space="preserve"> </w:t>
      </w:r>
      <w:r w:rsidRPr="000C61D8">
        <w:rPr>
          <w:sz w:val="24"/>
        </w:rPr>
        <w:t>grant for that year was $1.2 million -- still an amazing level of investment, by any</w:t>
      </w:r>
      <w:r w:rsidR="00062B82">
        <w:rPr>
          <w:sz w:val="24"/>
        </w:rPr>
        <w:t xml:space="preserve"> </w:t>
      </w:r>
      <w:r w:rsidRPr="000C61D8">
        <w:rPr>
          <w:sz w:val="24"/>
        </w:rPr>
        <w:t>standard, in a single project. (Whirlwind’s ultimate cost of about $5 million was</w:t>
      </w:r>
      <w:r w:rsidR="00062B82">
        <w:rPr>
          <w:sz w:val="24"/>
        </w:rPr>
        <w:t xml:space="preserve"> </w:t>
      </w:r>
      <w:r w:rsidRPr="000C61D8">
        <w:rPr>
          <w:sz w:val="24"/>
        </w:rPr>
        <w:t>over five times that of any other computer built during this period -- ten to</w:t>
      </w:r>
      <w:r w:rsidR="00062B82">
        <w:rPr>
          <w:sz w:val="24"/>
        </w:rPr>
        <w:t xml:space="preserve"> </w:t>
      </w:r>
      <w:r w:rsidRPr="000C61D8">
        <w:rPr>
          <w:sz w:val="24"/>
        </w:rPr>
        <w:t>twenty times that of most.)</w:t>
      </w:r>
      <w:r w:rsidRPr="000C61D8">
        <w:rPr>
          <w:sz w:val="16"/>
          <w:szCs w:val="16"/>
        </w:rPr>
        <w:t>12</w:t>
      </w:r>
    </w:p>
    <w:p w14:paraId="79070369" w14:textId="18B9C5B8" w:rsidR="000C61D8" w:rsidRDefault="000C61D8" w:rsidP="000C61D8">
      <w:pPr>
        <w:ind w:left="720"/>
        <w:rPr>
          <w:sz w:val="22"/>
          <w:szCs w:val="22"/>
        </w:rPr>
      </w:pPr>
      <w:r w:rsidRPr="000C61D8">
        <w:rPr>
          <w:sz w:val="16"/>
          <w:szCs w:val="16"/>
        </w:rPr>
        <w:lastRenderedPageBreak/>
        <w:t>11</w:t>
      </w:r>
      <w:r w:rsidRPr="000C61D8">
        <w:rPr>
          <w:sz w:val="22"/>
          <w:szCs w:val="22"/>
        </w:rPr>
        <w:t>. Kenneth Flamm, Creating the Computer (Washington, D.C.: Brookings Institution, 1988), 54.</w:t>
      </w:r>
      <w:r w:rsidRPr="000C61D8">
        <w:rPr>
          <w:sz w:val="16"/>
          <w:szCs w:val="16"/>
        </w:rPr>
        <w:t>12</w:t>
      </w:r>
      <w:r w:rsidRPr="000C61D8">
        <w:rPr>
          <w:sz w:val="22"/>
          <w:szCs w:val="22"/>
        </w:rPr>
        <w:t>. See the list of early computer projects in Flamm, Creating the Computer, 76-77.</w:t>
      </w:r>
    </w:p>
    <w:p w14:paraId="29E2E781" w14:textId="77777777" w:rsidR="00767F12" w:rsidRPr="000C61D8" w:rsidRDefault="00767F12" w:rsidP="000C61D8">
      <w:pPr>
        <w:ind w:left="720"/>
        <w:rPr>
          <w:sz w:val="16"/>
          <w:szCs w:val="20"/>
        </w:rPr>
      </w:pPr>
    </w:p>
    <w:p w14:paraId="26CCFB0D" w14:textId="352E2661" w:rsidR="00767F12" w:rsidRDefault="00767F12" w:rsidP="00767F12">
      <w:pPr>
        <w:pStyle w:val="Heading2"/>
      </w:pPr>
      <w:bookmarkStart w:id="212" w:name="_Toc193914471"/>
      <w:r>
        <w:t>Air Defense Origins</w:t>
      </w:r>
      <w:bookmarkEnd w:id="212"/>
    </w:p>
    <w:p w14:paraId="526973B9" w14:textId="386A80EE" w:rsidR="006D684F" w:rsidRPr="006D684F" w:rsidRDefault="006D684F" w:rsidP="00B423A6">
      <w:pPr>
        <w:pStyle w:val="Heading3"/>
      </w:pPr>
      <w:bookmarkStart w:id="213" w:name="_Toc193914472"/>
      <w:r>
        <w:t>The Closed World</w:t>
      </w:r>
      <w:bookmarkEnd w:id="213"/>
    </w:p>
    <w:p w14:paraId="20357CF1" w14:textId="26B01850" w:rsidR="00892393" w:rsidRDefault="00892393" w:rsidP="00767F12">
      <w:hyperlink r:id="rId639" w:history="1">
        <w:r w:rsidRPr="00F571C2">
          <w:rPr>
            <w:rStyle w:val="Hyperlink"/>
          </w:rPr>
          <w:t>http://cognet.mit.edu/book/closed-world</w:t>
        </w:r>
      </w:hyperlink>
    </w:p>
    <w:p w14:paraId="2F85B9C2" w14:textId="77777777" w:rsidR="00892393" w:rsidRPr="00B400F0" w:rsidRDefault="00892393" w:rsidP="00B400F0">
      <w:pPr>
        <w:rPr>
          <w:rFonts w:ascii="Times New Roman" w:hAnsi="Times New Roman"/>
          <w:i/>
          <w:iCs/>
          <w:sz w:val="22"/>
          <w:szCs w:val="40"/>
        </w:rPr>
      </w:pPr>
      <w:r w:rsidRPr="00B400F0">
        <w:rPr>
          <w:i/>
          <w:iCs/>
          <w:sz w:val="22"/>
          <w:szCs w:val="28"/>
        </w:rPr>
        <w:t>The Closed World</w:t>
      </w:r>
    </w:p>
    <w:p w14:paraId="38342729" w14:textId="77777777" w:rsidR="00892393" w:rsidRDefault="00892393" w:rsidP="00892393">
      <w:r>
        <w:t>Computers and the Politics of Discourse in Cold War America</w:t>
      </w:r>
    </w:p>
    <w:p w14:paraId="43CF2803" w14:textId="77777777" w:rsidR="00892393" w:rsidRDefault="00892393" w:rsidP="00892393">
      <w:r>
        <w:t xml:space="preserve">By </w:t>
      </w:r>
      <w:hyperlink r:id="rId640" w:history="1">
        <w:r>
          <w:rPr>
            <w:rStyle w:val="Hyperlink"/>
          </w:rPr>
          <w:t>Paul N. Edwards</w:t>
        </w:r>
      </w:hyperlink>
    </w:p>
    <w:p w14:paraId="7D3EC5F1" w14:textId="77777777" w:rsidR="00892393" w:rsidRDefault="00892393" w:rsidP="00892393">
      <w:r>
        <w:t>Overview</w:t>
      </w:r>
    </w:p>
    <w:p w14:paraId="6C3C99FF" w14:textId="77777777" w:rsidR="00892393" w:rsidRPr="00892393" w:rsidRDefault="00892393" w:rsidP="00892393">
      <w:pPr>
        <w:pStyle w:val="NormalWeb"/>
        <w:rPr>
          <w:sz w:val="18"/>
          <w:szCs w:val="18"/>
        </w:rPr>
      </w:pPr>
      <w:r w:rsidRPr="00892393">
        <w:rPr>
          <w:i/>
          <w:iCs/>
          <w:sz w:val="18"/>
          <w:szCs w:val="18"/>
        </w:rPr>
        <w:t>The Closed World</w:t>
      </w:r>
      <w:r w:rsidRPr="00892393">
        <w:rPr>
          <w:sz w:val="18"/>
          <w:szCs w:val="18"/>
        </w:rPr>
        <w:t xml:space="preserve"> offers a radically new alternative to the canonical histories of computers and cognitive science. Arguing that we can make sense of computers as tools only when we simultaneously grasp their roles as metaphors and political icons, Paul Edwards shows how Cold War social and cultural contexts shaped emerging computer technology—and were transformed, in turn, by information machines.</w:t>
      </w:r>
    </w:p>
    <w:p w14:paraId="6BECB7C2" w14:textId="77777777" w:rsidR="00892393" w:rsidRPr="00892393" w:rsidRDefault="00892393" w:rsidP="00892393">
      <w:pPr>
        <w:pStyle w:val="NormalWeb"/>
        <w:rPr>
          <w:sz w:val="18"/>
          <w:szCs w:val="18"/>
        </w:rPr>
      </w:pPr>
      <w:r w:rsidRPr="00892393">
        <w:rPr>
          <w:i/>
          <w:iCs/>
          <w:sz w:val="18"/>
          <w:szCs w:val="18"/>
        </w:rPr>
        <w:t>The Closed World</w:t>
      </w:r>
      <w:r w:rsidRPr="00892393">
        <w:rPr>
          <w:sz w:val="18"/>
          <w:szCs w:val="18"/>
        </w:rPr>
        <w:t xml:space="preserve"> explores three apparently disparate histories—the history of American global power, the history of computing machines, and the history of subjectivity in science and culture—through the lens of the American political imagination. In the process, it reveals intimate links between the military projects of the Cold War, the evolution of digital computers, and the origins of cybernetics, cognitive psychology, and artificial intelligence.</w:t>
      </w:r>
    </w:p>
    <w:p w14:paraId="73526B82" w14:textId="77777777" w:rsidR="00892393" w:rsidRPr="00892393" w:rsidRDefault="00892393" w:rsidP="00892393">
      <w:pPr>
        <w:pStyle w:val="NormalWeb"/>
        <w:rPr>
          <w:sz w:val="18"/>
          <w:szCs w:val="18"/>
        </w:rPr>
      </w:pPr>
      <w:r w:rsidRPr="00892393">
        <w:rPr>
          <w:sz w:val="18"/>
          <w:szCs w:val="18"/>
        </w:rPr>
        <w:t>Edwards begins by describing the emergence of a "closed-world discourse" of global surveillance and control through high-technology military power. The Cold War political goal of "containment" led to the SAGE continental air defense system, Rand Corporation studies of nuclear strategy, and the advanced technologies of the Vietnam War. These and other centralized, computerized military command and control projects—for containing world-scale conflicts—helped closed-world discourse dominate Cold War political decisions. Their apotheosis was the Reagan-era plan for a "</w:t>
      </w:r>
      <w:r w:rsidRPr="00892393">
        <w:rPr>
          <w:i/>
          <w:iCs/>
          <w:sz w:val="18"/>
          <w:szCs w:val="18"/>
        </w:rPr>
        <w:t>Star Wars</w:t>
      </w:r>
      <w:r w:rsidRPr="00892393">
        <w:rPr>
          <w:sz w:val="18"/>
          <w:szCs w:val="18"/>
        </w:rPr>
        <w:t>" space-based ballistic missile defense.</w:t>
      </w:r>
    </w:p>
    <w:p w14:paraId="3BF358EE" w14:textId="77777777" w:rsidR="00892393" w:rsidRPr="00892393" w:rsidRDefault="00892393" w:rsidP="00892393">
      <w:pPr>
        <w:pStyle w:val="NormalWeb"/>
        <w:rPr>
          <w:sz w:val="18"/>
          <w:szCs w:val="18"/>
        </w:rPr>
      </w:pPr>
      <w:r w:rsidRPr="00892393">
        <w:rPr>
          <w:sz w:val="18"/>
          <w:szCs w:val="18"/>
        </w:rPr>
        <w:t>Edwards then shows how these military projects helped computers become axial metaphors in psychological theory. Analyzing the Macy Conferences on cybernetics, the Harvard Psycho-Acoustic Laboratory, and the early history of artificial intelligence, he describes the formation of a "cyborg discourse." By constructing both human minds and artificial intelligences as information machines, cyborg discourse assisted in integrating people into the hyper-complex technological systems of the closed world.</w:t>
      </w:r>
    </w:p>
    <w:p w14:paraId="01A7824C" w14:textId="77777777" w:rsidR="00892393" w:rsidRPr="00892393" w:rsidRDefault="00892393" w:rsidP="00892393">
      <w:pPr>
        <w:pStyle w:val="NormalWeb"/>
        <w:rPr>
          <w:sz w:val="18"/>
          <w:szCs w:val="18"/>
        </w:rPr>
      </w:pPr>
      <w:r w:rsidRPr="00892393">
        <w:rPr>
          <w:sz w:val="18"/>
          <w:szCs w:val="18"/>
        </w:rPr>
        <w:t xml:space="preserve">Finally, Edwards explores the cyborg as political identity in science fiction—from the disembodied, panoptic AI of </w:t>
      </w:r>
      <w:r w:rsidRPr="00892393">
        <w:rPr>
          <w:i/>
          <w:iCs/>
          <w:sz w:val="18"/>
          <w:szCs w:val="18"/>
        </w:rPr>
        <w:t>2001: A Space Odyssey</w:t>
      </w:r>
      <w:r w:rsidRPr="00892393">
        <w:rPr>
          <w:sz w:val="18"/>
          <w:szCs w:val="18"/>
        </w:rPr>
        <w:t xml:space="preserve">, to the mechanical robots of </w:t>
      </w:r>
      <w:r w:rsidRPr="00892393">
        <w:rPr>
          <w:i/>
          <w:iCs/>
          <w:sz w:val="18"/>
          <w:szCs w:val="18"/>
        </w:rPr>
        <w:t>Star Wars</w:t>
      </w:r>
      <w:r w:rsidRPr="00892393">
        <w:rPr>
          <w:sz w:val="18"/>
          <w:szCs w:val="18"/>
        </w:rPr>
        <w:t xml:space="preserve"> and the engineered biological androids of </w:t>
      </w:r>
      <w:r w:rsidRPr="00892393">
        <w:rPr>
          <w:i/>
          <w:iCs/>
          <w:sz w:val="18"/>
          <w:szCs w:val="18"/>
        </w:rPr>
        <w:t>Blade Runner</w:t>
      </w:r>
      <w:r w:rsidRPr="00892393">
        <w:rPr>
          <w:sz w:val="18"/>
          <w:szCs w:val="18"/>
        </w:rPr>
        <w:t>—where Information Age culture and subjectivity were both reflected and constructed.</w:t>
      </w:r>
    </w:p>
    <w:p w14:paraId="6D2B2398" w14:textId="6244680E" w:rsidR="00892393" w:rsidRDefault="006D684F" w:rsidP="00767F12">
      <w:r>
        <w:t>From P Edward’s book</w:t>
      </w:r>
      <w:r w:rsidR="00C80DB6">
        <w:t xml:space="preserve">, </w:t>
      </w:r>
      <w:proofErr w:type="spellStart"/>
      <w:r w:rsidR="00C80DB6">
        <w:t>pg</w:t>
      </w:r>
      <w:proofErr w:type="spellEnd"/>
      <w:r w:rsidR="00C80DB6">
        <w:t xml:space="preserve"> 96</w:t>
      </w:r>
      <w:r>
        <w:t>:</w:t>
      </w:r>
    </w:p>
    <w:p w14:paraId="3A488C27" w14:textId="064F0312" w:rsidR="00767F12" w:rsidRPr="000C61D8" w:rsidRDefault="00767F12" w:rsidP="00767F12">
      <w:r w:rsidRPr="000C61D8">
        <w:t>http://pne.people.si.umich.edu/PDF/cw.ch3.pdf</w:t>
      </w:r>
    </w:p>
    <w:p w14:paraId="7E700C07" w14:textId="02EEA243" w:rsidR="00767F12" w:rsidRDefault="00767F12" w:rsidP="00767F12">
      <w:pPr>
        <w:ind w:left="720"/>
      </w:pPr>
      <w:r w:rsidRPr="00767F12">
        <w:t>There was an alternative. Another system, based on analog computers and</w:t>
      </w:r>
      <w:r>
        <w:t xml:space="preserve"> </w:t>
      </w:r>
      <w:r w:rsidRPr="00767F12">
        <w:t>automatic assistance for manual techniques, was proposed by the Willow Run</w:t>
      </w:r>
      <w:r>
        <w:t xml:space="preserve"> </w:t>
      </w:r>
      <w:r w:rsidRPr="00767F12">
        <w:t>Research Center at the University of Michigan at about the same time. The</w:t>
      </w:r>
      <w:r>
        <w:t xml:space="preserve"> </w:t>
      </w:r>
      <w:r w:rsidRPr="00767F12">
        <w:t>proposal involved adapting and automating the British Comprehensive Display</w:t>
      </w:r>
      <w:r>
        <w:t xml:space="preserve"> </w:t>
      </w:r>
      <w:r w:rsidRPr="00767F12">
        <w:t>System (CDS), in which radar data sent via telephone and teletype were</w:t>
      </w:r>
      <w:r>
        <w:t xml:space="preserve"> </w:t>
      </w:r>
      <w:r w:rsidRPr="00767F12">
        <w:t>manually plotted. An individual CDS site could track up to a hundred planes,</w:t>
      </w:r>
      <w:r>
        <w:t xml:space="preserve"> </w:t>
      </w:r>
      <w:r w:rsidRPr="00767F12">
        <w:t>but there was no way for sites to exchange information automatically. The</w:t>
      </w:r>
      <w:r>
        <w:t xml:space="preserve"> </w:t>
      </w:r>
      <w:r w:rsidRPr="00767F12">
        <w:t>Willow Run group proposed to automate transfer of data between sites and to</w:t>
      </w:r>
      <w:r>
        <w:t xml:space="preserve"> </w:t>
      </w:r>
      <w:r w:rsidRPr="00767F12">
        <w:t>provide analog devices to assist in the plotting of tracks and interceptor courses</w:t>
      </w:r>
      <w:r>
        <w:t xml:space="preserve"> </w:t>
      </w:r>
      <w:r w:rsidRPr="00767F12">
        <w:t>in an Air Defense Integrated System (ADIS). Command would be more</w:t>
      </w:r>
      <w:r>
        <w:t xml:space="preserve"> </w:t>
      </w:r>
      <w:r w:rsidRPr="00767F12">
        <w:t>decentralized -- and much less automated -- than under the Lincoln program.</w:t>
      </w:r>
    </w:p>
    <w:p w14:paraId="1E46E188" w14:textId="77777777" w:rsidR="006D684F" w:rsidRDefault="006D684F" w:rsidP="006D684F"/>
    <w:p w14:paraId="5B839384" w14:textId="52449E7E" w:rsidR="006D684F" w:rsidRDefault="006D684F" w:rsidP="00B423A6">
      <w:pPr>
        <w:pStyle w:val="Heading3"/>
      </w:pPr>
      <w:bookmarkStart w:id="214" w:name="_Toc193914473"/>
      <w:r>
        <w:lastRenderedPageBreak/>
        <w:t>Moving Targets</w:t>
      </w:r>
      <w:bookmarkEnd w:id="214"/>
    </w:p>
    <w:p w14:paraId="32F1269D" w14:textId="5D55BA9E" w:rsidR="00B4025C" w:rsidRPr="00B4025C" w:rsidRDefault="00B4025C" w:rsidP="00B4025C">
      <w:pPr>
        <w:autoSpaceDE w:val="0"/>
        <w:autoSpaceDN w:val="0"/>
        <w:adjustRightInd w:val="0"/>
        <w:spacing w:before="0" w:after="0"/>
        <w:rPr>
          <w:rFonts w:ascii="Times-Roman" w:hAnsi="Times-Roman" w:cs="Times-Roman"/>
          <w:sz w:val="24"/>
        </w:rPr>
      </w:pPr>
      <w:r w:rsidRPr="00B4025C">
        <w:rPr>
          <w:rFonts w:ascii="Times-Roman" w:hAnsi="Times-Roman" w:cs="Times-Roman"/>
          <w:sz w:val="24"/>
        </w:rPr>
        <w:t>Moving Targets</w:t>
      </w:r>
      <w:r>
        <w:rPr>
          <w:rFonts w:ascii="Times-Roman" w:hAnsi="Times-Roman" w:cs="Times-Roman"/>
          <w:sz w:val="24"/>
        </w:rPr>
        <w:t>:</w:t>
      </w:r>
    </w:p>
    <w:p w14:paraId="106E2B75" w14:textId="3DD4D603" w:rsidR="00B4025C" w:rsidRDefault="00B4025C" w:rsidP="00B4025C">
      <w:pPr>
        <w:autoSpaceDE w:val="0"/>
        <w:autoSpaceDN w:val="0"/>
        <w:adjustRightInd w:val="0"/>
        <w:spacing w:before="0" w:after="0"/>
        <w:rPr>
          <w:rFonts w:ascii="Times-Roman" w:hAnsi="Times-Roman" w:cs="Times-Roman"/>
          <w:sz w:val="24"/>
        </w:rPr>
      </w:pPr>
      <w:r w:rsidRPr="00B4025C">
        <w:rPr>
          <w:rFonts w:ascii="Times-Roman" w:hAnsi="Times-Roman" w:cs="Times-Roman"/>
          <w:sz w:val="24"/>
        </w:rPr>
        <w:t>Elliott-Automation and the Dawn of the</w:t>
      </w:r>
      <w:r>
        <w:rPr>
          <w:rFonts w:ascii="Times-Roman" w:hAnsi="Times-Roman" w:cs="Times-Roman"/>
          <w:sz w:val="24"/>
        </w:rPr>
        <w:t xml:space="preserve"> </w:t>
      </w:r>
      <w:r w:rsidRPr="00B4025C">
        <w:rPr>
          <w:rFonts w:ascii="Times-Roman" w:hAnsi="Times-Roman" w:cs="Times-Roman"/>
          <w:sz w:val="24"/>
        </w:rPr>
        <w:t>Computer Age in Britain, 1947 – 67</w:t>
      </w:r>
    </w:p>
    <w:p w14:paraId="089DB3E4" w14:textId="10DFC51C" w:rsidR="00B4025C" w:rsidRDefault="00B4025C" w:rsidP="00B4025C">
      <w:pPr>
        <w:autoSpaceDE w:val="0"/>
        <w:autoSpaceDN w:val="0"/>
        <w:adjustRightInd w:val="0"/>
        <w:spacing w:before="0" w:after="0"/>
        <w:rPr>
          <w:rFonts w:ascii="Times-Roman" w:hAnsi="Times-Roman" w:cs="Times-Roman"/>
          <w:sz w:val="24"/>
        </w:rPr>
      </w:pPr>
      <w:r w:rsidRPr="00B4025C">
        <w:rPr>
          <w:rFonts w:ascii="Times-Roman" w:hAnsi="Times-Roman" w:cs="Times-Roman"/>
          <w:sz w:val="24"/>
        </w:rPr>
        <w:t>Simon Lavington</w:t>
      </w:r>
      <w:r>
        <w:rPr>
          <w:rFonts w:ascii="Times-Roman" w:hAnsi="Times-Roman" w:cs="Times-Roman"/>
          <w:sz w:val="24"/>
        </w:rPr>
        <w:t>.</w:t>
      </w:r>
    </w:p>
    <w:p w14:paraId="64F3073D" w14:textId="22EC844D" w:rsidR="00B4025C" w:rsidRDefault="00B4025C" w:rsidP="00B4025C">
      <w:pPr>
        <w:autoSpaceDE w:val="0"/>
        <w:autoSpaceDN w:val="0"/>
        <w:adjustRightInd w:val="0"/>
        <w:spacing w:before="0" w:after="0"/>
        <w:rPr>
          <w:rFonts w:ascii="Times-Roman" w:hAnsi="Times-Roman" w:cs="Times-Roman"/>
          <w:sz w:val="24"/>
        </w:rPr>
      </w:pPr>
      <w:r>
        <w:rPr>
          <w:rFonts w:ascii="Times-Roman" w:hAnsi="Times-Roman" w:cs="Times-Roman"/>
          <w:sz w:val="24"/>
        </w:rPr>
        <w:t>Springer</w:t>
      </w:r>
    </w:p>
    <w:p w14:paraId="3EA3D270" w14:textId="77777777" w:rsidR="00B4025C" w:rsidRPr="00B4025C" w:rsidRDefault="00B4025C" w:rsidP="00B4025C">
      <w:pPr>
        <w:autoSpaceDE w:val="0"/>
        <w:autoSpaceDN w:val="0"/>
        <w:adjustRightInd w:val="0"/>
        <w:spacing w:before="0" w:after="0"/>
        <w:rPr>
          <w:sz w:val="24"/>
        </w:rPr>
      </w:pPr>
    </w:p>
    <w:p w14:paraId="4CBCE3AC" w14:textId="0F29E48F" w:rsidR="006D684F" w:rsidRDefault="006D684F" w:rsidP="006D684F">
      <w:r>
        <w:t xml:space="preserve">Simon Lavington’s book on Elliott Automation, maker of the </w:t>
      </w:r>
      <w:r w:rsidRPr="00767F12">
        <w:t xml:space="preserve">British </w:t>
      </w:r>
      <w:r w:rsidRPr="006D684F">
        <w:rPr>
          <w:i/>
          <w:iCs/>
        </w:rPr>
        <w:t>Comprehensive Display System</w:t>
      </w:r>
      <w:r w:rsidRPr="00767F12">
        <w:t xml:space="preserve"> (CDS)</w:t>
      </w:r>
      <w:r w:rsidR="00B4025C">
        <w:t>, and MRS naval air defense systems.</w:t>
      </w:r>
    </w:p>
    <w:p w14:paraId="6BF519A9" w14:textId="77777777" w:rsidR="006D684F" w:rsidRDefault="006D684F" w:rsidP="006D684F"/>
    <w:p w14:paraId="423A72BB" w14:textId="1DED0DBD" w:rsidR="006D684F" w:rsidRDefault="006D684F" w:rsidP="00B423A6">
      <w:pPr>
        <w:pStyle w:val="Heading3"/>
      </w:pPr>
      <w:bookmarkStart w:id="215" w:name="_Toc193914474"/>
      <w:r>
        <w:t>The Emerging Shield</w:t>
      </w:r>
      <w:bookmarkEnd w:id="215"/>
    </w:p>
    <w:p w14:paraId="7C60E7AE" w14:textId="77777777" w:rsidR="00C80DB6" w:rsidRPr="00C80DB6" w:rsidRDefault="00C80DB6" w:rsidP="00C80DB6">
      <w:pPr>
        <w:autoSpaceDE w:val="0"/>
        <w:autoSpaceDN w:val="0"/>
        <w:adjustRightInd w:val="0"/>
        <w:spacing w:before="0" w:after="0"/>
        <w:rPr>
          <w:rFonts w:ascii="Times New Roman" w:hAnsi="Times New Roman"/>
          <w:b/>
          <w:bCs/>
          <w:sz w:val="24"/>
        </w:rPr>
      </w:pPr>
      <w:r w:rsidRPr="00C80DB6">
        <w:rPr>
          <w:rFonts w:ascii="Times New Roman" w:hAnsi="Times New Roman"/>
          <w:b/>
          <w:bCs/>
          <w:sz w:val="24"/>
        </w:rPr>
        <w:t>The Emerging Shield</w:t>
      </w:r>
    </w:p>
    <w:p w14:paraId="523C801C" w14:textId="34CE7602" w:rsidR="00C80DB6" w:rsidRPr="00C80DB6" w:rsidRDefault="00C80DB6" w:rsidP="00C80DB6">
      <w:pPr>
        <w:autoSpaceDE w:val="0"/>
        <w:autoSpaceDN w:val="0"/>
        <w:adjustRightInd w:val="0"/>
        <w:spacing w:before="0" w:after="0"/>
        <w:rPr>
          <w:rFonts w:ascii="Times New Roman" w:hAnsi="Times New Roman"/>
          <w:sz w:val="22"/>
          <w:szCs w:val="22"/>
        </w:rPr>
      </w:pPr>
      <w:r w:rsidRPr="00C80DB6">
        <w:rPr>
          <w:rFonts w:ascii="Times New Roman" w:hAnsi="Times New Roman"/>
          <w:sz w:val="22"/>
          <w:szCs w:val="22"/>
        </w:rPr>
        <w:t>The Air Force and the</w:t>
      </w:r>
      <w:r>
        <w:rPr>
          <w:rFonts w:ascii="Times New Roman" w:hAnsi="Times New Roman"/>
          <w:sz w:val="22"/>
          <w:szCs w:val="22"/>
        </w:rPr>
        <w:t xml:space="preserve"> </w:t>
      </w:r>
      <w:r w:rsidRPr="00C80DB6">
        <w:rPr>
          <w:rFonts w:ascii="Times New Roman" w:hAnsi="Times New Roman"/>
          <w:sz w:val="22"/>
          <w:szCs w:val="22"/>
        </w:rPr>
        <w:t>Evolution of Continental Air Defense</w:t>
      </w:r>
    </w:p>
    <w:p w14:paraId="760BA1F6" w14:textId="77777777" w:rsidR="00C80DB6" w:rsidRPr="00C80DB6" w:rsidRDefault="00C80DB6" w:rsidP="00C80DB6">
      <w:pPr>
        <w:autoSpaceDE w:val="0"/>
        <w:autoSpaceDN w:val="0"/>
        <w:adjustRightInd w:val="0"/>
        <w:spacing w:before="0" w:after="0"/>
        <w:rPr>
          <w:rFonts w:ascii="Times New Roman" w:hAnsi="Times New Roman"/>
          <w:b/>
          <w:bCs/>
          <w:sz w:val="22"/>
          <w:szCs w:val="22"/>
        </w:rPr>
      </w:pPr>
      <w:r w:rsidRPr="00C80DB6">
        <w:rPr>
          <w:rFonts w:ascii="Times New Roman" w:hAnsi="Times New Roman"/>
          <w:b/>
          <w:bCs/>
          <w:sz w:val="22"/>
          <w:szCs w:val="22"/>
        </w:rPr>
        <w:t>1945-1960</w:t>
      </w:r>
    </w:p>
    <w:p w14:paraId="6D761918" w14:textId="70AC8AB1" w:rsidR="00C80DB6" w:rsidRPr="00C80DB6" w:rsidRDefault="00C80DB6" w:rsidP="00C80DB6">
      <w:pPr>
        <w:autoSpaceDE w:val="0"/>
        <w:autoSpaceDN w:val="0"/>
        <w:adjustRightInd w:val="0"/>
        <w:spacing w:before="0" w:after="0"/>
        <w:rPr>
          <w:rFonts w:ascii="Times New Roman" w:hAnsi="Times New Roman"/>
          <w:sz w:val="22"/>
          <w:szCs w:val="22"/>
        </w:rPr>
      </w:pPr>
      <w:r w:rsidRPr="00C80DB6">
        <w:rPr>
          <w:rFonts w:ascii="Times New Roman" w:hAnsi="Times New Roman"/>
          <w:sz w:val="22"/>
          <w:szCs w:val="22"/>
        </w:rPr>
        <w:t>Kenneth Schaffel</w:t>
      </w:r>
    </w:p>
    <w:p w14:paraId="4D93A152" w14:textId="0F41F6FA" w:rsidR="00C80DB6" w:rsidRPr="00C80DB6" w:rsidRDefault="00C80DB6" w:rsidP="00C80DB6">
      <w:pPr>
        <w:autoSpaceDE w:val="0"/>
        <w:autoSpaceDN w:val="0"/>
        <w:adjustRightInd w:val="0"/>
        <w:spacing w:before="0" w:after="0"/>
        <w:rPr>
          <w:szCs w:val="20"/>
        </w:rPr>
      </w:pPr>
      <w:r w:rsidRPr="00C80DB6">
        <w:rPr>
          <w:rFonts w:ascii="Times New Roman" w:hAnsi="Times New Roman"/>
          <w:szCs w:val="20"/>
        </w:rPr>
        <w:t>OFFICE OF AIR FORCE HISTORY UNITED STATES AIR FORCE</w:t>
      </w:r>
      <w:r>
        <w:rPr>
          <w:rFonts w:ascii="Times New Roman" w:hAnsi="Times New Roman"/>
          <w:szCs w:val="20"/>
        </w:rPr>
        <w:t xml:space="preserve">, </w:t>
      </w:r>
      <w:r w:rsidRPr="00C80DB6">
        <w:rPr>
          <w:rFonts w:ascii="Times New Roman" w:hAnsi="Times New Roman"/>
          <w:szCs w:val="20"/>
        </w:rPr>
        <w:t>WASHINGTON, D.C. 1991</w:t>
      </w:r>
    </w:p>
    <w:p w14:paraId="06E3E8C1" w14:textId="77777777" w:rsidR="00C80DB6" w:rsidRDefault="00C80DB6" w:rsidP="00C80DB6"/>
    <w:p w14:paraId="236CE933" w14:textId="270F5FD4" w:rsidR="00C80DB6" w:rsidRDefault="00C80DB6" w:rsidP="00C80DB6">
      <w:r>
        <w:t>Traces the development of air defense from World War I through WW-II and on to SAGE.</w:t>
      </w:r>
    </w:p>
    <w:p w14:paraId="7D25D615" w14:textId="2D900BBA" w:rsidR="00C80DB6" w:rsidRDefault="00C80DB6" w:rsidP="00C80DB6">
      <w:r>
        <w:t>Much of the material is focused on ‘defense vs offense’, i.e., describing the ever-shifting balance between those who thought air defense was ‘impossible’, and air power should only be used for offense, and those who felt that defense was indeed possible and necessary, even though perfect defense would never be achieved.</w:t>
      </w:r>
    </w:p>
    <w:p w14:paraId="53C131EA" w14:textId="01CF07DF" w:rsidR="00C80DB6" w:rsidRDefault="00C80DB6" w:rsidP="00C80DB6">
      <w:r>
        <w:t>The attack on Pearl Harbor certainly shifted that balance to defense, as did the first Soviet nuclear tests.</w:t>
      </w:r>
    </w:p>
    <w:p w14:paraId="51D7DD64" w14:textId="49EFF7D5" w:rsidR="00C80DB6" w:rsidRDefault="00C80DB6" w:rsidP="00C80DB6">
      <w:r>
        <w:t xml:space="preserve">The book does </w:t>
      </w:r>
      <w:r w:rsidR="00B423A6">
        <w:t>mention</w:t>
      </w:r>
      <w:r>
        <w:t xml:space="preserve"> the work proposed by University of Michigan ADIS, competitor to SAGE in early funding battles.</w:t>
      </w:r>
    </w:p>
    <w:p w14:paraId="5093AD0D" w14:textId="77777777" w:rsidR="00C80DB6" w:rsidRDefault="00C80DB6" w:rsidP="00C80DB6"/>
    <w:p w14:paraId="21857D0F" w14:textId="24C10C35" w:rsidR="00B423A6" w:rsidRDefault="00B423A6" w:rsidP="00B423A6">
      <w:pPr>
        <w:pStyle w:val="Heading4"/>
      </w:pPr>
      <w:r w:rsidRPr="00756EDA">
        <w:rPr>
          <w:i/>
          <w:iCs/>
        </w:rPr>
        <w:t>Emerging Shield</w:t>
      </w:r>
      <w:r>
        <w:t xml:space="preserve"> Unedited Detailed Notes</w:t>
      </w:r>
    </w:p>
    <w:p w14:paraId="751FBBFC" w14:textId="020CCA68" w:rsidR="00B423A6" w:rsidRDefault="00B423A6" w:rsidP="00C80DB6">
      <w:r>
        <w:t>The Emerging Shield</w:t>
      </w:r>
      <w:r>
        <w:br/>
      </w:r>
      <w:r>
        <w:br/>
        <w:t>Pg 122 - first mention of General Saville connecting with George Valley at MIT in early 1950 on advance radar and the possible use of computers in air defense.</w:t>
      </w:r>
      <w:r>
        <w:br/>
        <w:t>“General Saville to the new post of Deputy Chief of Staff for Development.”</w:t>
      </w:r>
      <w:r>
        <w:br/>
        <w:t>Soviet atomic test ~Sept 1949 triggered wider interest in air defense</w:t>
      </w:r>
      <w:r>
        <w:br/>
        <w:t>Tens of “Lashup” systems installed using WW-II radar technology and civilian observers.</w:t>
      </w:r>
      <w:r>
        <w:br/>
      </w:r>
      <w:r>
        <w:br/>
        <w:t>Korean War starts June 1950. That triggered an ‘air defense emergency’ in the US over fears that USSR would escalate rapidly. This was seen as “unlikely”, but so had the Japanese attack on Pearl Harbor only a few years earlier.</w:t>
      </w:r>
      <w:r>
        <w:br/>
      </w:r>
      <w:r>
        <w:br/>
        <w:t>In 1950, Air Force planners figured USSR would be capable of launching a full scale attack on the USA by 1952.</w:t>
      </w:r>
      <w:r>
        <w:br/>
      </w:r>
      <w:r>
        <w:br/>
        <w:t>[</w:t>
      </w:r>
      <w:proofErr w:type="spellStart"/>
      <w:r>
        <w:t>pg</w:t>
      </w:r>
      <w:proofErr w:type="spellEnd"/>
      <w:r>
        <w:t xml:space="preserve"> 136] After General “Santy” Fairchild’s death, Saville rapidly lost influence and resigned in June 1951.</w:t>
      </w:r>
      <w:r>
        <w:br/>
      </w:r>
      <w:r>
        <w:br/>
        <w:t>Nov 26, 1950 saw the Chinese escalation in Korea, worsening fears of a widespread general war.</w:t>
      </w:r>
      <w:r>
        <w:br/>
        <w:t xml:space="preserve">And that cause an increase in the Air Force’s air defense budget </w:t>
      </w:r>
      <w:r>
        <w:br/>
      </w:r>
      <w:r>
        <w:br/>
        <w:t xml:space="preserve">But at the same time, new radars were slow to emerge, leading to disputes over whether the older </w:t>
      </w:r>
      <w:r>
        <w:lastRenderedPageBreak/>
        <w:t>“Lashup” systems AN/CPS5 should be redeployed to new permanent sites.</w:t>
      </w:r>
      <w:r>
        <w:br/>
      </w:r>
      <w:r>
        <w:br/>
        <w:t>[</w:t>
      </w:r>
      <w:proofErr w:type="spellStart"/>
      <w:r>
        <w:t>pg</w:t>
      </w:r>
      <w:proofErr w:type="spellEnd"/>
      <w:r>
        <w:t xml:space="preserve"> 144] George Valley advocates MIT’s development of an air defense laboratory for advanced radars and computer control.</w:t>
      </w:r>
      <w:r>
        <w:br/>
      </w:r>
      <w:r>
        <w:br/>
        <w:t>[</w:t>
      </w:r>
      <w:proofErr w:type="spellStart"/>
      <w:r>
        <w:t>pg</w:t>
      </w:r>
      <w:proofErr w:type="spellEnd"/>
      <w:r>
        <w:t xml:space="preserve"> xx] Air Force approves Project Charles at MIT for air defense </w:t>
      </w:r>
      <w:r>
        <w:br/>
      </w:r>
      <w:r>
        <w:br/>
        <w:t>Recurring themes:</w:t>
      </w:r>
      <w:r>
        <w:br/>
        <w:t>- estimates of intercepting 10% of an attacking force seemed “very optimistic “</w:t>
      </w:r>
      <w:r>
        <w:br/>
        <w:t>- Low-altitude attack was especially hard to detect with radar. Partly (I think) due to clutter, but also the curvature of the earth meant there was just no time to see them.</w:t>
      </w:r>
      <w:r>
        <w:br/>
        <w:t>- Army, Navy and Air Force had perpetual disagreement about turf, e.g., “Who commands anti-aircraft installations”.</w:t>
      </w:r>
      <w:r>
        <w:br/>
        <w:t>- Army &amp; Navy wanted control to defend their troops</w:t>
      </w:r>
      <w:r>
        <w:br/>
        <w:t>- Air Force wanted control to ensure that their planes could operate safely</w:t>
      </w:r>
      <w:r>
        <w:br/>
        <w:t>- SAC always seemed to get priority over air-defense.</w:t>
      </w:r>
      <w:r>
        <w:br/>
      </w:r>
      <w:r>
        <w:br/>
        <w:t>[</w:t>
      </w:r>
      <w:proofErr w:type="spellStart"/>
      <w:r>
        <w:t>pg</w:t>
      </w:r>
      <w:proofErr w:type="spellEnd"/>
      <w:r>
        <w:t xml:space="preserve"> 150] Project Lincoln signed with MIT in Dec 1951</w:t>
      </w:r>
      <w:r>
        <w:br/>
        <w:t>- Killian on the MIT side</w:t>
      </w:r>
      <w:r>
        <w:br/>
        <w:t xml:space="preserve">- General Vandenberg and Gen Benjamin </w:t>
      </w:r>
      <w:proofErr w:type="spellStart"/>
      <w:r>
        <w:t>Chidlaw</w:t>
      </w:r>
      <w:proofErr w:type="spellEnd"/>
      <w:r>
        <w:t xml:space="preserve"> on the Air Force </w:t>
      </w:r>
      <w:r>
        <w:br/>
        <w:t>There was a “permanent system” in play ahead of the MIT connection, but Valley considered it ill-conceived and inadequate (notes above; this is the one after Lashup, but still having trouble getting deployed at all)</w:t>
      </w:r>
      <w:r>
        <w:br/>
      </w:r>
      <w:r>
        <w:br/>
        <w:t>[</w:t>
      </w:r>
      <w:proofErr w:type="spellStart"/>
      <w:r>
        <w:t>pg</w:t>
      </w:r>
      <w:proofErr w:type="spellEnd"/>
      <w:r>
        <w:t xml:space="preserve"> 152] Saville is named as supporting the introduction of USAF funding to Whirlwind.</w:t>
      </w:r>
      <w:r>
        <w:br/>
        <w:t>In 1952, the “permanent system” of radar stations continued to grow.</w:t>
      </w:r>
      <w:r>
        <w:br/>
        <w:t>By 1953, Lincoln’s influence started a centralization of command and control, although still interconnected by phones and teletypes.</w:t>
      </w:r>
      <w:r>
        <w:br/>
      </w:r>
      <w:proofErr w:type="spellStart"/>
      <w:r>
        <w:t>Chidlaw</w:t>
      </w:r>
      <w:proofErr w:type="spellEnd"/>
      <w:r>
        <w:t xml:space="preserve"> wanted to extend radar coverage with picket ships in the Atlantic and Pacific, but USAF and Navy couldn’t agree on who would command them. As a result, USAF developed early-warning aircraft, with 38 EC-121s by 1953.</w:t>
      </w:r>
      <w:r>
        <w:br/>
        <w:t>In June 1952, the Air Force ran an exercise of the Civilian Observer Corps for low-level detection, with 210,000 volunteers(!!). Results not so good — it all took too long to collect the results and get them to an interceptor.</w:t>
      </w:r>
      <w:r>
        <w:br/>
      </w:r>
      <w:r>
        <w:br/>
        <w:t>[</w:t>
      </w:r>
      <w:proofErr w:type="spellStart"/>
      <w:r>
        <w:t>pg</w:t>
      </w:r>
      <w:proofErr w:type="spellEnd"/>
      <w:r>
        <w:t xml:space="preserve"> 160] In June 1952, US and Canada started work on radar stations in Canada’s north, called the Pinetree Line</w:t>
      </w:r>
      <w:r>
        <w:br/>
      </w:r>
      <w:r>
        <w:br/>
        <w:t>Pg 163 By 1953, F-89D interceptors had on-board Hughes radars and analog-digital computers that could intercept and fire air-to-air missiles.</w:t>
      </w:r>
      <w:r>
        <w:br/>
        <w:t>Considerable anxiety caused as the USAF tried to staff air-defense 24x7 with five-minute response times. Very tough on crews.</w:t>
      </w:r>
      <w:r>
        <w:br/>
      </w:r>
      <w:r>
        <w:br/>
        <w:t>[</w:t>
      </w:r>
      <w:proofErr w:type="spellStart"/>
      <w:r>
        <w:t>pg</w:t>
      </w:r>
      <w:proofErr w:type="spellEnd"/>
      <w:r>
        <w:t xml:space="preserve"> 169] They had an unintentional drill early in setting up the air defense procedures... Apr 16, 1952, four unidentified vapor trails were spotted around midnight. Various bad things happened as the officers tried to figure out what was going on and how much of an alert was needed. Phone lines failed, sightings were hard to confirm, the chain of command was hard to determine. By 0550, the alert was canceled as some of the sightings couldn't be confirmed, and others turned out to be commercial flights off their normal plans. Pilots had registered their change in flight plans, but air traffic controllers hadn't told Air Defense Command.</w:t>
      </w:r>
      <w:r>
        <w:br/>
        <w:t>In other words, an object lesson in how air defense was fundamentally a communications problem, and that remembering to phone the right coordination center on commercial toll phones wasn't a viable defense strategy.</w:t>
      </w:r>
      <w:r>
        <w:br/>
      </w:r>
      <w:r>
        <w:br/>
        <w:t xml:space="preserve">There was </w:t>
      </w:r>
      <w:proofErr w:type="spellStart"/>
      <w:r>
        <w:t>a</w:t>
      </w:r>
      <w:proofErr w:type="spellEnd"/>
      <w:r>
        <w:t xml:space="preserve"> air defense study called "East River" in summer 1951, involving USAF and National Security </w:t>
      </w:r>
      <w:r>
        <w:lastRenderedPageBreak/>
        <w:t>Resources Board, headed by Maj Gen Otto L Nelson Jr. Report submitted Apr 7, 1952. The report said "we need air defense for Civil Defense to work". The Secretary of Defense Robert A Lovett said "dream on". Confusion reigned in the popular press, with some gushing over great new air defense plans, others highlighting the Study Group's well-known bleak findings.</w:t>
      </w:r>
      <w:r>
        <w:br/>
      </w:r>
      <w:r>
        <w:br/>
        <w:t>Aug 1952, James Killian convened a Summer Study Group, run by Lincoln Laboratory [Lincoln Labs, or Project Lincoln?], including "hundreds" of distinguished scientists [</w:t>
      </w:r>
      <w:proofErr w:type="spellStart"/>
      <w:r>
        <w:t>inlcuding</w:t>
      </w:r>
      <w:proofErr w:type="spellEnd"/>
      <w:r>
        <w:t xml:space="preserve"> 'Oppie'!], to determine if Lincoln's study was "exhaustive enough".</w:t>
      </w:r>
      <w:r>
        <w:br/>
        <w:t>Priorities were</w:t>
      </w:r>
      <w:r>
        <w:br/>
        <w:t>1) Early warning</w:t>
      </w:r>
      <w:r>
        <w:br/>
        <w:t>2) Interceptor force</w:t>
      </w:r>
      <w:r>
        <w:br/>
        <w:t>3) ICBM defense</w:t>
      </w:r>
      <w:r>
        <w:br/>
        <w:t>The Air Force didn't care for the report. They thought they had an "orderly" plan for air defense already, and that the measures suggested would starve SAC, leaving them no retaliatory offense. And USAF considered Oppenheimer a principal opponent, who advocated weakening SAC to provide nuclear material for air-defense missiles. [e.g., Nike, I guess]</w:t>
      </w:r>
      <w:r>
        <w:br/>
        <w:t>Two opposing views of the Maginot Line Mentality emerged:</w:t>
      </w:r>
      <w:r>
        <w:br/>
        <w:t>- Don't build elaborate air defense; the enemy will just go around it</w:t>
      </w:r>
      <w:r>
        <w:br/>
        <w:t>- Don't rely entirely on one technology (offensive or defensive); when it fails, there's no backup.</w:t>
      </w:r>
      <w:r>
        <w:br/>
      </w:r>
      <w:r>
        <w:br/>
        <w:t>[</w:t>
      </w:r>
      <w:proofErr w:type="spellStart"/>
      <w:r>
        <w:t>pg</w:t>
      </w:r>
      <w:proofErr w:type="spellEnd"/>
      <w:r>
        <w:t xml:space="preserve"> 180] Retired General Saville complained that US DoD had essentially handed air defense strategy to MIT, who, he thought, were offering misleading claims of leakproof defense.</w:t>
      </w:r>
      <w:r>
        <w:br/>
      </w:r>
      <w:r>
        <w:br/>
        <w:t>[</w:t>
      </w:r>
      <w:proofErr w:type="spellStart"/>
      <w:r>
        <w:t>pg</w:t>
      </w:r>
      <w:proofErr w:type="spellEnd"/>
      <w:r>
        <w:t xml:space="preserve"> 183] Gen Vandenberg starts to come to realize "MAD", i.e., if they couldn't defend SAC bases, a Soviet first strike could hit all SAC 30 bases and leave the US with no response. </w:t>
      </w:r>
      <w:proofErr w:type="gramStart"/>
      <w:r>
        <w:t>So</w:t>
      </w:r>
      <w:proofErr w:type="gramEnd"/>
      <w:r>
        <w:t xml:space="preserve"> air defense isn't just about saving civilians or even industry, it's about preserving the ability to respond.</w:t>
      </w:r>
      <w:r>
        <w:br/>
      </w:r>
      <w:r>
        <w:br/>
        <w:t>[</w:t>
      </w:r>
      <w:proofErr w:type="spellStart"/>
      <w:r>
        <w:t>pg</w:t>
      </w:r>
      <w:proofErr w:type="spellEnd"/>
      <w:r>
        <w:t xml:space="preserve"> 186] - Truman decides to fund Distant Early Warning radars in NSC-139 on Dec 31, 1952. The Air Force isn't enthusiastic, but agrees to a "go slow" research approach to develop and test technology before committing.</w:t>
      </w:r>
      <w:r>
        <w:br/>
        <w:t>The fundamental issue is still fear that air defense will reduce funding to air offense (i.e. SAC).</w:t>
      </w:r>
      <w:r>
        <w:br/>
      </w:r>
      <w:r>
        <w:br/>
        <w:t>In Jan 20, 1953, the presidency passed to Dwight Eisenhower</w:t>
      </w:r>
      <w:r>
        <w:br/>
      </w:r>
      <w:r>
        <w:br/>
        <w:t>[</w:t>
      </w:r>
      <w:proofErr w:type="spellStart"/>
      <w:r>
        <w:t>pg</w:t>
      </w:r>
      <w:proofErr w:type="spellEnd"/>
      <w:r>
        <w:t xml:space="preserve"> 191] By July 1953, completion of the "Lincoln Labs automated system" was noted as 'second priority' after completion of the Mid Canada Line of radars.</w:t>
      </w:r>
      <w:r>
        <w:br/>
      </w:r>
      <w:r>
        <w:br/>
        <w:t>The 1954 budget contained $4.3Bn for air defense improvement; the completed plan as of that date was estimated at $34Bn. [I assume including a lot of airplanes and bases in addition to radars.]</w:t>
      </w:r>
      <w:r>
        <w:br/>
      </w:r>
      <w:r>
        <w:br/>
        <w:t>Aug 12, 1953 - the USSR exploded a thermo-nuclear [hydrogen] bomb, only a year after the American test.</w:t>
      </w:r>
      <w:r>
        <w:br/>
      </w:r>
      <w:r>
        <w:br/>
        <w:t>Oct 28, 1953 - NSC-159/4 was approved by President, Secretary of Defense and Joint Chiefs, providing budget in the (future) 1955 budget to "convert to the Lincoln automated system".</w:t>
      </w:r>
      <w:r>
        <w:br/>
      </w:r>
      <w:r>
        <w:br/>
        <w:t>[</w:t>
      </w:r>
      <w:proofErr w:type="spellStart"/>
      <w:r>
        <w:t>pg</w:t>
      </w:r>
      <w:proofErr w:type="spellEnd"/>
      <w:r>
        <w:t xml:space="preserve"> 197] First mention of SAGE (by name)</w:t>
      </w:r>
      <w:r>
        <w:br/>
        <w:t>Chapter 8 recaps the decisions leading to SAGE.</w:t>
      </w:r>
      <w:r>
        <w:br/>
        <w:t>- Dr Valley et al. being "shocked" at the manual state of air defense command, relying on phones and teletype.</w:t>
      </w:r>
      <w:r>
        <w:br/>
        <w:t>- Air Force also had the ADIS program with Michigan Willow Run, based on British CDS.</w:t>
      </w:r>
      <w:r>
        <w:br/>
        <w:t>- Michigan had promised to enhance CDS with automatic communication between nodes.</w:t>
      </w:r>
      <w:r>
        <w:br/>
        <w:t>- Lincoln proposed the "Lincoln Transition System" in response (the original plan, but scaled back, I assume).</w:t>
      </w:r>
      <w:r>
        <w:br/>
        <w:t xml:space="preserve">- Gen </w:t>
      </w:r>
      <w:proofErr w:type="spellStart"/>
      <w:r>
        <w:t>Chidlaw</w:t>
      </w:r>
      <w:proofErr w:type="spellEnd"/>
      <w:r>
        <w:t xml:space="preserve"> still thought Lincoln was "too far-fetched" to actually work any time soon, and advocated a </w:t>
      </w:r>
      <w:r>
        <w:lastRenderedPageBreak/>
        <w:t>"do both", "dual" strategy</w:t>
      </w:r>
      <w:r>
        <w:br/>
        <w:t>- They knew they had a problem with ballistic missiles, but figured that wasn't Right Now, and that they'd solve that problem later. ("Missiles won't be deployed until 1960").</w:t>
      </w:r>
      <w:r>
        <w:br/>
        <w:t>- RAND agreed that Lincoln was more forward-looking, but that Michigan was more likely to deliver 'something'.</w:t>
      </w:r>
      <w:r>
        <w:br/>
        <w:t>- It was noted that MIT, Michigan and the Air Force were not cooperating very well; USAF generals 'read the riot act', without much success.</w:t>
      </w:r>
      <w:r>
        <w:br/>
        <w:t xml:space="preserve">- Within two months, Killian at MIT came back with "dump ADIS, or we're </w:t>
      </w:r>
      <w:proofErr w:type="spellStart"/>
      <w:r>
        <w:t>outa</w:t>
      </w:r>
      <w:proofErr w:type="spellEnd"/>
      <w:r>
        <w:t xml:space="preserve"> here", on the grounds that MIT was not Just Another Defense Contractor for Hire. The concern of course was splitting the budget between the two programs...</w:t>
      </w:r>
      <w:r>
        <w:br/>
        <w:t xml:space="preserve">- Apr 10, 1953, USAF generals agreed, and stopped the ADIS contract. </w:t>
      </w:r>
      <w:r>
        <w:br/>
        <w:t>- Michigan continued on BOMARC</w:t>
      </w:r>
      <w:r>
        <w:br/>
        <w:t xml:space="preserve">- Air Defense Command was ticked off, </w:t>
      </w:r>
      <w:proofErr w:type="spellStart"/>
      <w:r>
        <w:t>'cause</w:t>
      </w:r>
      <w:proofErr w:type="spellEnd"/>
      <w:r>
        <w:t xml:space="preserve"> they thought Lincoln was a bunch of hare-brained scientists. They didn't have a vote, but that didn't mean they had to like the position in which they'd been placed.</w:t>
      </w:r>
      <w:r>
        <w:br/>
        <w:t>[</w:t>
      </w:r>
      <w:proofErr w:type="spellStart"/>
      <w:r>
        <w:t>pg</w:t>
      </w:r>
      <w:proofErr w:type="spellEnd"/>
      <w:r>
        <w:t xml:space="preserve"> 202] - As usual, factions in the air force felt that the scientists would gladly undermine SAC to obtain more funding for air defense</w:t>
      </w:r>
      <w:r>
        <w:br/>
      </w:r>
      <w:r>
        <w:br/>
        <w:t>[</w:t>
      </w:r>
      <w:proofErr w:type="spellStart"/>
      <w:r>
        <w:t>pg</w:t>
      </w:r>
      <w:proofErr w:type="spellEnd"/>
      <w:r>
        <w:t xml:space="preserve"> 206] Control of anti-aircraft missiles remained controversial. The army owned the Nike program, and designed a system called Missile Master to control and dispatch Nike. The Air Force saw Duplication of Effort.</w:t>
      </w:r>
      <w:r>
        <w:br/>
        <w:t xml:space="preserve">The Army did this through ARAACOM, Army </w:t>
      </w:r>
      <w:proofErr w:type="spellStart"/>
      <w:r>
        <w:t>Anti Aircraft</w:t>
      </w:r>
      <w:proofErr w:type="spellEnd"/>
      <w:r>
        <w:t xml:space="preserve"> Command.</w:t>
      </w:r>
      <w:r>
        <w:br/>
        <w:t>Ultimately the Sec'y of Defense split the baby -- ARAACOM could keep Missile Master, but had to wire it into SAGE for centralized control.</w:t>
      </w:r>
      <w:r>
        <w:br/>
      </w:r>
      <w:r>
        <w:br/>
        <w:t>[</w:t>
      </w:r>
      <w:proofErr w:type="spellStart"/>
      <w:r>
        <w:t>pg</w:t>
      </w:r>
      <w:proofErr w:type="spellEnd"/>
      <w:r>
        <w:t xml:space="preserve"> 207] SAGE was "nominally operational" by June 26, 1958 in the New York Sector (Stewart AFB?). Budget cuts soon followed due to the perception that USSR had switched focus to ICBMs from bombers. oops.</w:t>
      </w:r>
      <w:r>
        <w:br/>
      </w:r>
      <w:r>
        <w:br/>
        <w:t>[</w:t>
      </w:r>
      <w:proofErr w:type="spellStart"/>
      <w:r>
        <w:t>pg</w:t>
      </w:r>
      <w:proofErr w:type="spellEnd"/>
      <w:r>
        <w:t xml:space="preserve"> 208] in transition, air defense crews immediately tried to circumvent SAGE to operate with the (slower, familiar) old procedures.</w:t>
      </w:r>
      <w:r>
        <w:br/>
      </w:r>
      <w:r>
        <w:br/>
        <w:t>[</w:t>
      </w:r>
      <w:proofErr w:type="spellStart"/>
      <w:r>
        <w:t>pg</w:t>
      </w:r>
      <w:proofErr w:type="spellEnd"/>
      <w:r>
        <w:t xml:space="preserve"> 209] Schaffel declares SAGE a monumental success in bringing the Air Force into the modern age, and dragging US Industry along with it.</w:t>
      </w:r>
      <w:r>
        <w:br/>
      </w:r>
      <w:r>
        <w:br/>
        <w:t>[I note very little discussion of IBM's role in SAGE; Schaffel focuses on MIT-vs-USAF conflict.]</w:t>
      </w:r>
      <w:r>
        <w:br/>
      </w:r>
      <w:r>
        <w:br/>
        <w:t>The topic then returns to radar networks.</w:t>
      </w:r>
      <w:r>
        <w:br/>
        <w:t>There were three 'lines'</w:t>
      </w:r>
      <w:r>
        <w:br/>
        <w:t>- Pine Tree Line near the US-Canada border</w:t>
      </w:r>
      <w:r>
        <w:br/>
        <w:t>- The Mid-Canada Line, near the 55th parallel (capable only of telling that "something flew by", not how much or what direction)</w:t>
      </w:r>
      <w:r>
        <w:br/>
        <w:t>- the DEW Line (wicked expensive because of adaptation to the cold climate)</w:t>
      </w:r>
      <w:r>
        <w:br/>
      </w:r>
      <w:r>
        <w:br/>
        <w:t>[</w:t>
      </w:r>
      <w:proofErr w:type="spellStart"/>
      <w:r>
        <w:t>pg</w:t>
      </w:r>
      <w:proofErr w:type="spellEnd"/>
      <w:r>
        <w:t xml:space="preserve"> 215] - ah, the rationale for SAGE and the DEW line... protecting the US would be good, but what they cared about was getting SAC assets off the ground and in the air before their bases were incinerated.</w:t>
      </w:r>
      <w:r>
        <w:br/>
      </w:r>
      <w:r>
        <w:br/>
        <w:t>The DEW line was designed with six main stations and 57 substations...</w:t>
      </w:r>
      <w:r>
        <w:br/>
        <w:t>The massive construction project started in spring 1955, and operational control was passed to USAF on July 31, 1957.</w:t>
      </w:r>
      <w:r>
        <w:br/>
      </w:r>
      <w:r>
        <w:br/>
        <w:t>[</w:t>
      </w:r>
      <w:proofErr w:type="spellStart"/>
      <w:r>
        <w:t>pg</w:t>
      </w:r>
      <w:proofErr w:type="spellEnd"/>
      <w:r>
        <w:t xml:space="preserve"> 217] Five Texas Towers radars off the US East Coast were proposed, three built, one of which was destroyed by weather on Jan 15, 1961, killing all 24 on board.</w:t>
      </w:r>
    </w:p>
    <w:p w14:paraId="4E7AC16B" w14:textId="77777777" w:rsidR="00B423A6" w:rsidRDefault="00B423A6" w:rsidP="00C80DB6"/>
    <w:p w14:paraId="7AAF2AB1" w14:textId="77777777" w:rsidR="00B423A6" w:rsidRDefault="00B423A6" w:rsidP="00C80DB6"/>
    <w:p w14:paraId="7551AA2E" w14:textId="2210D5F3" w:rsidR="005F2091" w:rsidRDefault="005F2091" w:rsidP="00E93C6C">
      <w:pPr>
        <w:pStyle w:val="Heading3"/>
      </w:pPr>
      <w:bookmarkStart w:id="216" w:name="_Toc193914475"/>
      <w:r>
        <w:t>Project Charles Final Report</w:t>
      </w:r>
      <w:bookmarkEnd w:id="216"/>
    </w:p>
    <w:p w14:paraId="5DF2A1D8" w14:textId="73B82D26" w:rsidR="005F2091" w:rsidRDefault="005F2091" w:rsidP="005F2091">
      <w:hyperlink r:id="rId641" w:history="1">
        <w:r w:rsidRPr="00D50467">
          <w:rPr>
            <w:rStyle w:val="Hyperlink"/>
          </w:rPr>
          <w:t>http://www.bitsavers.org/pdf/mit/lincolnLaboratory/project_charles/A800165_Final_Report_of_Project_Charles_Vol_1_Aug1951.pdf</w:t>
        </w:r>
      </w:hyperlink>
    </w:p>
    <w:p w14:paraId="370552C8" w14:textId="62A2A789" w:rsidR="005F2091" w:rsidRDefault="005F2091" w:rsidP="005F2091">
      <w:r>
        <w:t>(iPad under Apple Books)</w:t>
      </w:r>
    </w:p>
    <w:p w14:paraId="33D30DEA" w14:textId="373E55ED" w:rsidR="005F2091" w:rsidRDefault="005F2091" w:rsidP="005F2091">
      <w:r>
        <w:t>Page 90 gives a brief summary of the University of Michigan work.</w:t>
      </w:r>
      <w:r w:rsidR="00CB685F">
        <w:t xml:space="preserve">  The quotes below are identified by paragraph numbers in the body of the report.</w:t>
      </w:r>
    </w:p>
    <w:p w14:paraId="05E14776" w14:textId="77777777" w:rsidR="00EF1626" w:rsidRDefault="00EF1626" w:rsidP="005F2091"/>
    <w:p w14:paraId="61E124C8" w14:textId="29DC322C" w:rsidR="00EF1626" w:rsidRPr="00CB685F" w:rsidRDefault="00EF1626" w:rsidP="00CB685F">
      <w:pPr>
        <w:ind w:left="720"/>
        <w:rPr>
          <w:rFonts w:ascii="Courier New" w:hAnsi="Courier New" w:cs="Courier New"/>
        </w:rPr>
      </w:pPr>
      <w:r w:rsidRPr="00CB685F">
        <w:rPr>
          <w:rFonts w:ascii="Courier New" w:hAnsi="Courier New" w:cs="Courier New"/>
        </w:rPr>
        <w:t xml:space="preserve">4019 (1) The </w:t>
      </w:r>
      <w:proofErr w:type="gramStart"/>
      <w:r w:rsidRPr="00CB685F">
        <w:rPr>
          <w:rFonts w:ascii="Courier New" w:hAnsi="Courier New" w:cs="Courier New"/>
        </w:rPr>
        <w:t>U..S.</w:t>
      </w:r>
      <w:proofErr w:type="gramEnd"/>
      <w:r w:rsidRPr="00CB685F">
        <w:rPr>
          <w:rFonts w:ascii="Courier New" w:hAnsi="Courier New" w:cs="Courier New"/>
        </w:rPr>
        <w:t xml:space="preserve"> version of the British CDS is a project sponsored</w:t>
      </w:r>
      <w:r w:rsidR="00CB685F" w:rsidRPr="00CB685F">
        <w:rPr>
          <w:rFonts w:ascii="Courier New" w:hAnsi="Courier New" w:cs="Courier New"/>
        </w:rPr>
        <w:br/>
      </w:r>
      <w:r w:rsidRPr="00CB685F">
        <w:rPr>
          <w:rFonts w:ascii="Courier New" w:hAnsi="Courier New" w:cs="Courier New"/>
        </w:rPr>
        <w:t>by the USAF with a view toward getting an interim improvement for</w:t>
      </w:r>
      <w:r w:rsidR="00CB685F" w:rsidRPr="00CB685F">
        <w:rPr>
          <w:rFonts w:ascii="Courier New" w:hAnsi="Courier New" w:cs="Courier New"/>
        </w:rPr>
        <w:br/>
      </w:r>
      <w:r w:rsidRPr="00CB685F">
        <w:rPr>
          <w:rFonts w:ascii="Courier New" w:hAnsi="Courier New" w:cs="Courier New"/>
        </w:rPr>
        <w:t>the present continental air defense system. It apparently involves</w:t>
      </w:r>
      <w:r w:rsidR="00CB685F" w:rsidRPr="00CB685F">
        <w:rPr>
          <w:rFonts w:ascii="Courier New" w:hAnsi="Courier New" w:cs="Courier New"/>
        </w:rPr>
        <w:br/>
      </w:r>
      <w:r w:rsidRPr="00CB685F">
        <w:rPr>
          <w:rFonts w:ascii="Courier New" w:hAnsi="Courier New" w:cs="Courier New"/>
        </w:rPr>
        <w:t>not the Admiralty but the RAF (TRE) version. This version is to</w:t>
      </w:r>
      <w:r w:rsidR="00CB685F" w:rsidRPr="00CB685F">
        <w:rPr>
          <w:rFonts w:ascii="Courier New" w:hAnsi="Courier New" w:cs="Courier New"/>
        </w:rPr>
        <w:br/>
      </w:r>
      <w:r w:rsidRPr="00CB685F">
        <w:rPr>
          <w:rFonts w:ascii="Courier New" w:hAnsi="Courier New" w:cs="Courier New"/>
        </w:rPr>
        <w:t>be redesigned to use American parts and to accommodate American</w:t>
      </w:r>
      <w:r w:rsidR="00CB685F" w:rsidRPr="00CB685F">
        <w:rPr>
          <w:rFonts w:ascii="Courier New" w:hAnsi="Courier New" w:cs="Courier New"/>
        </w:rPr>
        <w:br/>
      </w:r>
      <w:r w:rsidRPr="00CB685F">
        <w:rPr>
          <w:rFonts w:ascii="Courier New" w:hAnsi="Courier New" w:cs="Courier New"/>
        </w:rPr>
        <w:t>radars. If all this could be operational by 1953, it would indeed be</w:t>
      </w:r>
      <w:r w:rsidR="00CB685F" w:rsidRPr="00CB685F">
        <w:rPr>
          <w:rFonts w:ascii="Courier New" w:hAnsi="Courier New" w:cs="Courier New"/>
        </w:rPr>
        <w:br/>
      </w:r>
      <w:r w:rsidRPr="00CB685F">
        <w:rPr>
          <w:rFonts w:ascii="Courier New" w:hAnsi="Courier New" w:cs="Courier New"/>
        </w:rPr>
        <w:t xml:space="preserve">a great step forward. </w:t>
      </w:r>
      <w:proofErr w:type="gramStart"/>
      <w:r w:rsidRPr="00CB685F">
        <w:rPr>
          <w:rFonts w:ascii="Courier New" w:hAnsi="Courier New" w:cs="Courier New"/>
        </w:rPr>
        <w:t>Unfortunately</w:t>
      </w:r>
      <w:proofErr w:type="gramEnd"/>
      <w:r w:rsidRPr="00CB685F">
        <w:rPr>
          <w:rFonts w:ascii="Courier New" w:hAnsi="Courier New" w:cs="Courier New"/>
        </w:rPr>
        <w:t xml:space="preserve"> no such date can possibly be</w:t>
      </w:r>
      <w:r w:rsidR="00CB685F" w:rsidRPr="00CB685F">
        <w:rPr>
          <w:rFonts w:ascii="Courier New" w:hAnsi="Courier New" w:cs="Courier New"/>
        </w:rPr>
        <w:br/>
      </w:r>
      <w:r w:rsidRPr="00CB685F">
        <w:rPr>
          <w:rFonts w:ascii="Courier New" w:hAnsi="Courier New" w:cs="Courier New"/>
        </w:rPr>
        <w:t>met, regardless of the emphasis that is given to the project. With</w:t>
      </w:r>
      <w:r w:rsidR="00CB685F" w:rsidRPr="00CB685F">
        <w:rPr>
          <w:rFonts w:ascii="Courier New" w:hAnsi="Courier New" w:cs="Courier New"/>
        </w:rPr>
        <w:br/>
      </w:r>
      <w:r w:rsidRPr="00CB685F">
        <w:rPr>
          <w:rFonts w:ascii="Courier New" w:hAnsi="Courier New" w:cs="Courier New"/>
        </w:rPr>
        <w:t>great emphasis, one Air Division could begin to "shake down" this</w:t>
      </w:r>
      <w:r w:rsidR="00CB685F" w:rsidRPr="00CB685F">
        <w:rPr>
          <w:rFonts w:ascii="Courier New" w:hAnsi="Courier New" w:cs="Courier New"/>
        </w:rPr>
        <w:br/>
      </w:r>
      <w:r w:rsidRPr="00CB685F">
        <w:rPr>
          <w:rFonts w:ascii="Courier New" w:hAnsi="Courier New" w:cs="Courier New"/>
        </w:rPr>
        <w:t>system in 1955. Without such emphasis, 1958 would be a more</w:t>
      </w:r>
      <w:r w:rsidR="00CB685F" w:rsidRPr="00CB685F">
        <w:rPr>
          <w:rFonts w:ascii="Courier New" w:hAnsi="Courier New" w:cs="Courier New"/>
        </w:rPr>
        <w:br/>
      </w:r>
      <w:r w:rsidRPr="00CB685F">
        <w:rPr>
          <w:rFonts w:ascii="Courier New" w:hAnsi="Courier New" w:cs="Courier New"/>
        </w:rPr>
        <w:t>probable date.</w:t>
      </w:r>
    </w:p>
    <w:p w14:paraId="4D8CECB9" w14:textId="77777777" w:rsidR="00CB685F" w:rsidRPr="00CB685F" w:rsidRDefault="00CB685F" w:rsidP="00CB685F">
      <w:pPr>
        <w:ind w:left="720"/>
        <w:rPr>
          <w:rFonts w:ascii="Courier New" w:hAnsi="Courier New" w:cs="Courier New"/>
        </w:rPr>
      </w:pPr>
    </w:p>
    <w:p w14:paraId="005712D9" w14:textId="43A74406" w:rsidR="00CB685F" w:rsidRPr="00CB685F" w:rsidRDefault="00CB685F" w:rsidP="00CB685F">
      <w:pPr>
        <w:ind w:left="720"/>
        <w:rPr>
          <w:rFonts w:ascii="Courier New" w:hAnsi="Courier New" w:cs="Courier New"/>
        </w:rPr>
      </w:pPr>
      <w:r w:rsidRPr="00CB685F">
        <w:rPr>
          <w:rFonts w:ascii="Courier New" w:hAnsi="Courier New" w:cs="Courier New"/>
        </w:rPr>
        <w:t>4020 (2) The University of Michigan has a subcontract from Boeing</w:t>
      </w:r>
      <w:r w:rsidRPr="00CB685F">
        <w:rPr>
          <w:rFonts w:ascii="Courier New" w:hAnsi="Courier New" w:cs="Courier New"/>
        </w:rPr>
        <w:br/>
        <w:t>Aircraft to provide intercept computing equipment to couple the</w:t>
      </w:r>
      <w:r w:rsidRPr="00CB685F">
        <w:rPr>
          <w:rFonts w:ascii="Courier New" w:hAnsi="Courier New" w:cs="Courier New"/>
        </w:rPr>
        <w:br/>
        <w:t>BOMARC missile to its contemporary ground environment – the</w:t>
      </w:r>
      <w:r w:rsidRPr="00CB685F">
        <w:rPr>
          <w:rFonts w:ascii="Courier New" w:hAnsi="Courier New" w:cs="Courier New"/>
        </w:rPr>
        <w:br/>
        <w:t>BOMARC Test Phase Ground System. It is stated that prototype</w:t>
      </w:r>
      <w:r w:rsidRPr="00CB685F">
        <w:rPr>
          <w:rFonts w:ascii="Courier New" w:hAnsi="Courier New" w:cs="Courier New"/>
        </w:rPr>
        <w:br/>
        <w:t>missiles are to be tested at the Joint Long-Range Proving Ground</w:t>
      </w:r>
      <w:r w:rsidRPr="00CB685F">
        <w:rPr>
          <w:rFonts w:ascii="Courier New" w:hAnsi="Courier New" w:cs="Courier New"/>
        </w:rPr>
        <w:br/>
        <w:t xml:space="preserve">in 1953, and Michigan is preparing a ground system for this </w:t>
      </w:r>
      <w:proofErr w:type="spellStart"/>
      <w:r w:rsidRPr="00CB685F">
        <w:rPr>
          <w:rFonts w:ascii="Courier New" w:hAnsi="Courier New" w:cs="Courier New"/>
        </w:rPr>
        <w:t>pur</w:t>
      </w:r>
      <w:proofErr w:type="spellEnd"/>
      <w:r w:rsidRPr="00CB685F">
        <w:rPr>
          <w:rFonts w:ascii="Courier New" w:hAnsi="Courier New" w:cs="Courier New"/>
        </w:rPr>
        <w:t>-</w:t>
      </w:r>
      <w:r w:rsidRPr="00CB685F">
        <w:rPr>
          <w:rFonts w:ascii="Courier New" w:hAnsi="Courier New" w:cs="Courier New"/>
        </w:rPr>
        <w:br/>
        <w:t>pose. So far as we can determine, these tests do not require a</w:t>
      </w:r>
      <w:r w:rsidRPr="00CB685F">
        <w:rPr>
          <w:rFonts w:ascii="Courier New" w:hAnsi="Courier New" w:cs="Courier New"/>
        </w:rPr>
        <w:br/>
        <w:t>full AC&amp;W system but only radars, trackers, and course com-</w:t>
      </w:r>
      <w:r w:rsidRPr="00CB685F">
        <w:rPr>
          <w:rFonts w:ascii="Courier New" w:hAnsi="Courier New" w:cs="Courier New"/>
        </w:rPr>
        <w:br/>
      </w:r>
      <w:proofErr w:type="spellStart"/>
      <w:r w:rsidRPr="00CB685F">
        <w:rPr>
          <w:rFonts w:ascii="Courier New" w:hAnsi="Courier New" w:cs="Courier New"/>
        </w:rPr>
        <w:t>puters</w:t>
      </w:r>
      <w:proofErr w:type="spellEnd"/>
      <w:r w:rsidRPr="00CB685F">
        <w:rPr>
          <w:rFonts w:ascii="Courier New" w:hAnsi="Courier New" w:cs="Courier New"/>
        </w:rPr>
        <w:t>. There is, in the test, little traffic to be confused with</w:t>
      </w:r>
      <w:r w:rsidRPr="00CB685F">
        <w:rPr>
          <w:rFonts w:ascii="Courier New" w:hAnsi="Courier New" w:cs="Courier New"/>
        </w:rPr>
        <w:br/>
        <w:t>the missile, no identification problem, and only one missile will</w:t>
      </w:r>
      <w:r w:rsidRPr="00CB685F">
        <w:rPr>
          <w:rFonts w:ascii="Courier New" w:hAnsi="Courier New" w:cs="Courier New"/>
        </w:rPr>
        <w:br/>
        <w:t>be fired at a time.</w:t>
      </w:r>
    </w:p>
    <w:p w14:paraId="46FED096" w14:textId="77777777" w:rsidR="00EF1626" w:rsidRDefault="00EF1626" w:rsidP="005F2091"/>
    <w:p w14:paraId="420125DE" w14:textId="115C93DD" w:rsidR="005F2091" w:rsidRPr="00D071FB" w:rsidRDefault="00D071FB" w:rsidP="00D071FB">
      <w:pPr>
        <w:ind w:left="720"/>
        <w:rPr>
          <w:rFonts w:ascii="Courier New" w:hAnsi="Courier New" w:cs="Courier New"/>
        </w:rPr>
      </w:pPr>
      <w:r w:rsidRPr="00D071FB">
        <w:rPr>
          <w:rFonts w:ascii="Courier New" w:hAnsi="Courier New" w:cs="Courier New"/>
        </w:rPr>
        <w:t xml:space="preserve">4021 This BOMARC Test Phase AC&amp;W system is in fact </w:t>
      </w:r>
      <w:proofErr w:type="spellStart"/>
      <w:r w:rsidRPr="00D071FB">
        <w:rPr>
          <w:rFonts w:ascii="Courier New" w:hAnsi="Courier New" w:cs="Courier New"/>
        </w:rPr>
        <w:t>practi</w:t>
      </w:r>
      <w:proofErr w:type="spellEnd"/>
      <w:r w:rsidRPr="00D071FB">
        <w:rPr>
          <w:rFonts w:ascii="Courier New" w:hAnsi="Courier New" w:cs="Courier New"/>
        </w:rPr>
        <w:t>-</w:t>
      </w:r>
      <w:r>
        <w:rPr>
          <w:rFonts w:ascii="Courier New" w:hAnsi="Courier New" w:cs="Courier New"/>
        </w:rPr>
        <w:br/>
      </w:r>
      <w:proofErr w:type="spellStart"/>
      <w:r w:rsidRPr="00D071FB">
        <w:rPr>
          <w:rFonts w:ascii="Courier New" w:hAnsi="Courier New" w:cs="Courier New"/>
        </w:rPr>
        <w:t>cally</w:t>
      </w:r>
      <w:proofErr w:type="spellEnd"/>
      <w:r w:rsidRPr="00D071FB">
        <w:rPr>
          <w:rFonts w:ascii="Courier New" w:hAnsi="Courier New" w:cs="Courier New"/>
        </w:rPr>
        <w:t xml:space="preserve"> identical with the British CDS system in philosophy and</w:t>
      </w:r>
      <w:r>
        <w:rPr>
          <w:rFonts w:ascii="Courier New" w:hAnsi="Courier New" w:cs="Courier New"/>
        </w:rPr>
        <w:br/>
      </w:r>
      <w:r w:rsidRPr="00D071FB">
        <w:rPr>
          <w:rFonts w:ascii="Courier New" w:hAnsi="Courier New" w:cs="Courier New"/>
        </w:rPr>
        <w:t>in details of technique, although conceived entirely independently</w:t>
      </w:r>
      <w:r>
        <w:rPr>
          <w:rFonts w:ascii="Courier New" w:hAnsi="Courier New" w:cs="Courier New"/>
        </w:rPr>
        <w:br/>
      </w:r>
      <w:r w:rsidRPr="00D071FB">
        <w:rPr>
          <w:rFonts w:ascii="Courier New" w:hAnsi="Courier New" w:cs="Courier New"/>
        </w:rPr>
        <w:t>and not as far advanced. Unlike the USAF version of CDS, this</w:t>
      </w:r>
      <w:r>
        <w:rPr>
          <w:rFonts w:ascii="Courier New" w:hAnsi="Courier New" w:cs="Courier New"/>
        </w:rPr>
        <w:br/>
      </w:r>
      <w:r w:rsidRPr="00D071FB">
        <w:rPr>
          <w:rFonts w:ascii="Courier New" w:hAnsi="Courier New" w:cs="Courier New"/>
        </w:rPr>
        <w:t>project is being pursued by a fairly large number of engineers.</w:t>
      </w:r>
    </w:p>
    <w:p w14:paraId="16BFC049" w14:textId="77777777" w:rsidR="005F2091" w:rsidRDefault="005F2091" w:rsidP="005F2091"/>
    <w:p w14:paraId="66F2D2B8" w14:textId="47225879" w:rsidR="007100A1" w:rsidRPr="007100A1" w:rsidRDefault="007100A1" w:rsidP="007100A1">
      <w:pPr>
        <w:ind w:left="720"/>
        <w:rPr>
          <w:rFonts w:ascii="Courier New" w:hAnsi="Courier New" w:cs="Courier New"/>
        </w:rPr>
      </w:pPr>
      <w:r w:rsidRPr="007100A1">
        <w:rPr>
          <w:rFonts w:ascii="Courier New" w:hAnsi="Courier New" w:cs="Courier New"/>
        </w:rPr>
        <w:t>4O22 (3) Watson Laboratories' Ground Reporting System project</w:t>
      </w:r>
      <w:r w:rsidRPr="007100A1">
        <w:rPr>
          <w:rFonts w:ascii="Courier New" w:hAnsi="Courier New" w:cs="Courier New"/>
        </w:rPr>
        <w:br/>
        <w:t>exists in the form of a book issued by Watson Laboratories.</w:t>
      </w:r>
      <w:r w:rsidRPr="007100A1">
        <w:rPr>
          <w:rFonts w:ascii="Courier New" w:hAnsi="Courier New" w:cs="Courier New"/>
        </w:rPr>
        <w:br/>
        <w:t>supplemented by contracts with Columbia University, Airborne</w:t>
      </w:r>
      <w:r w:rsidRPr="007100A1">
        <w:rPr>
          <w:rFonts w:ascii="Courier New" w:hAnsi="Courier New" w:cs="Courier New"/>
        </w:rPr>
        <w:br/>
        <w:t xml:space="preserve">Instrument Laboratory, and others. Models of some </w:t>
      </w:r>
      <w:proofErr w:type="spellStart"/>
      <w:r w:rsidRPr="007100A1">
        <w:rPr>
          <w:rFonts w:ascii="Courier New" w:hAnsi="Courier New" w:cs="Courier New"/>
        </w:rPr>
        <w:t>prelimi</w:t>
      </w:r>
      <w:proofErr w:type="spellEnd"/>
      <w:r w:rsidRPr="007100A1">
        <w:rPr>
          <w:rFonts w:ascii="Courier New" w:hAnsi="Courier New" w:cs="Courier New"/>
        </w:rPr>
        <w:t>-</w:t>
      </w:r>
      <w:r w:rsidRPr="007100A1">
        <w:rPr>
          <w:rFonts w:ascii="Courier New" w:hAnsi="Courier New" w:cs="Courier New"/>
        </w:rPr>
        <w:br/>
        <w:t>nary components have been demonstrated. The project staff</w:t>
      </w:r>
      <w:r w:rsidRPr="007100A1">
        <w:rPr>
          <w:rFonts w:ascii="Courier New" w:hAnsi="Courier New" w:cs="Courier New"/>
        </w:rPr>
        <w:br/>
        <w:t>employed by the Air Force is very small. This system is ac-</w:t>
      </w:r>
      <w:r w:rsidRPr="007100A1">
        <w:rPr>
          <w:rFonts w:ascii="Courier New" w:hAnsi="Courier New" w:cs="Courier New"/>
        </w:rPr>
        <w:br/>
      </w:r>
      <w:proofErr w:type="spellStart"/>
      <w:r w:rsidRPr="007100A1">
        <w:rPr>
          <w:rFonts w:ascii="Courier New" w:hAnsi="Courier New" w:cs="Courier New"/>
        </w:rPr>
        <w:t>knowledged</w:t>
      </w:r>
      <w:proofErr w:type="spellEnd"/>
      <w:r w:rsidRPr="007100A1">
        <w:rPr>
          <w:rFonts w:ascii="Courier New" w:hAnsi="Courier New" w:cs="Courier New"/>
        </w:rPr>
        <w:t xml:space="preserve"> to be identical in most respects with the improved</w:t>
      </w:r>
      <w:r w:rsidRPr="007100A1">
        <w:rPr>
          <w:rFonts w:ascii="Courier New" w:hAnsi="Courier New" w:cs="Courier New"/>
        </w:rPr>
        <w:br/>
        <w:t>version of the U.S. Army's Project 414A. It is only one of all</w:t>
      </w:r>
      <w:r w:rsidRPr="007100A1">
        <w:rPr>
          <w:rFonts w:ascii="Courier New" w:hAnsi="Courier New" w:cs="Courier New"/>
        </w:rPr>
        <w:br/>
        <w:t>these systems that proposes to deal in any way with low-flying</w:t>
      </w:r>
      <w:r w:rsidRPr="007100A1">
        <w:rPr>
          <w:rFonts w:ascii="Courier New" w:hAnsi="Courier New" w:cs="Courier New"/>
        </w:rPr>
        <w:br/>
        <w:t>bombers (down to 800 or 900 feet).</w:t>
      </w:r>
    </w:p>
    <w:p w14:paraId="72266908" w14:textId="54F0E75A" w:rsidR="007100A1" w:rsidRDefault="003D31D4" w:rsidP="007100A1">
      <w:r>
        <w:t>[I didn’t see any external references in the report]</w:t>
      </w:r>
    </w:p>
    <w:p w14:paraId="425A889B" w14:textId="77777777" w:rsidR="003D31D4" w:rsidRPr="005F2091" w:rsidRDefault="003D31D4" w:rsidP="007100A1"/>
    <w:p w14:paraId="400C4F23" w14:textId="174CB893" w:rsidR="006B600B" w:rsidRDefault="006B600B" w:rsidP="00E93C6C">
      <w:pPr>
        <w:pStyle w:val="Heading3"/>
      </w:pPr>
      <w:bookmarkStart w:id="217" w:name="_Toc193914476"/>
      <w:r>
        <w:lastRenderedPageBreak/>
        <w:t>John Jacobs on SAGE</w:t>
      </w:r>
      <w:bookmarkEnd w:id="217"/>
    </w:p>
    <w:p w14:paraId="0CC9403A" w14:textId="77777777" w:rsidR="006B600B" w:rsidRDefault="006B600B" w:rsidP="006B600B"/>
    <w:p w14:paraId="7ED12BB5" w14:textId="7548E3CC" w:rsidR="006B600B" w:rsidRDefault="006B600B" w:rsidP="006B600B">
      <w:hyperlink r:id="rId642" w:history="1">
        <w:r w:rsidRPr="00974865">
          <w:rPr>
            <w:rStyle w:val="Hyperlink"/>
          </w:rPr>
          <w:t>https://archive.computerhistory.org/resources/access/text/2018/09/102686388-05-01-acc.pdf</w:t>
        </w:r>
      </w:hyperlink>
    </w:p>
    <w:p w14:paraId="7BDAB600" w14:textId="77777777" w:rsidR="006B600B" w:rsidRDefault="006B600B" w:rsidP="006B600B">
      <w:r>
        <w:t>RJ3117 (38413) 4/10/81</w:t>
      </w:r>
    </w:p>
    <w:p w14:paraId="5C6633E9" w14:textId="6BCA99A0" w:rsidR="006B600B" w:rsidRDefault="006B600B" w:rsidP="006B600B">
      <w:r>
        <w:t>Computer Science Research Report</w:t>
      </w:r>
    </w:p>
    <w:p w14:paraId="35C66868" w14:textId="57E263FC" w:rsidR="006B600B" w:rsidRDefault="006B600B" w:rsidP="006B600B">
      <w:r>
        <w:t>HISTORY OF THE DESIGN OF THE SAGE COMPUTER - THE AN/FSQ-7</w:t>
      </w:r>
    </w:p>
    <w:p w14:paraId="6D8EDD9B" w14:textId="77777777" w:rsidR="006B600B" w:rsidRDefault="006B600B" w:rsidP="006B600B">
      <w:r>
        <w:t xml:space="preserve">Morton M. </w:t>
      </w:r>
      <w:proofErr w:type="spellStart"/>
      <w:r>
        <w:t>Astrahan</w:t>
      </w:r>
      <w:proofErr w:type="spellEnd"/>
    </w:p>
    <w:p w14:paraId="39EF3931" w14:textId="53A0C1EF" w:rsidR="006B600B" w:rsidRDefault="006B600B" w:rsidP="006B600B">
      <w:r>
        <w:t>IBM Research Laboratory, San Jose, California 95193</w:t>
      </w:r>
    </w:p>
    <w:p w14:paraId="040518F5" w14:textId="77777777" w:rsidR="006B600B" w:rsidRDefault="006B600B" w:rsidP="006B600B"/>
    <w:p w14:paraId="2971ED03" w14:textId="03197E0B" w:rsidR="006B600B" w:rsidRDefault="006B600B" w:rsidP="006B600B">
      <w:r>
        <w:t>Jonn T. Jacobs</w:t>
      </w:r>
    </w:p>
    <w:p w14:paraId="0E2C5BC7" w14:textId="333EFF92" w:rsidR="006B600B" w:rsidRDefault="006B600B" w:rsidP="006B600B">
      <w:r>
        <w:t>MITRE Corporation, Bedford, Massachusetts 01/30</w:t>
      </w:r>
    </w:p>
    <w:p w14:paraId="246FB263" w14:textId="77777777" w:rsidR="006B600B" w:rsidRDefault="006B600B" w:rsidP="006B600B"/>
    <w:p w14:paraId="7F954320" w14:textId="529B21E2" w:rsidR="006B600B" w:rsidRDefault="006B600B" w:rsidP="006B600B">
      <w:r>
        <w:t>27 pages</w:t>
      </w:r>
    </w:p>
    <w:p w14:paraId="373529E0" w14:textId="77777777" w:rsidR="006B600B" w:rsidRDefault="006B600B" w:rsidP="006B600B"/>
    <w:p w14:paraId="01B19F7C" w14:textId="77777777" w:rsidR="006B600B" w:rsidRPr="006B600B" w:rsidRDefault="006B600B" w:rsidP="006B600B"/>
    <w:p w14:paraId="04A26DD1" w14:textId="7DC923BA" w:rsidR="001C61AD" w:rsidRDefault="001C61AD" w:rsidP="00E93C6C">
      <w:pPr>
        <w:pStyle w:val="Heading3"/>
      </w:pPr>
      <w:bookmarkStart w:id="218" w:name="_Toc193914477"/>
      <w:r>
        <w:t>C. R. Wieser, The Cape Cod System</w:t>
      </w:r>
    </w:p>
    <w:p w14:paraId="251FBA97" w14:textId="6BAA414C" w:rsidR="00CC7137" w:rsidRDefault="00CC7137" w:rsidP="001C61AD">
      <w:r>
        <w:t>[notes, Aug 12, 2026]</w:t>
      </w:r>
    </w:p>
    <w:p w14:paraId="65BC1FE3" w14:textId="726B9AD4" w:rsidR="001C61AD" w:rsidRDefault="001C61AD" w:rsidP="001C61AD">
      <w:r>
        <w:t>There’s what looks like a draft academic retrospective paper on the Cape Cod development by C. R. Wieser in the MIT Museum Subject file, folder 61, box 166, “Computers […</w:t>
      </w:r>
      <w:proofErr w:type="spellStart"/>
      <w:r>
        <w:t>etc</w:t>
      </w:r>
      <w:proofErr w:type="spellEnd"/>
      <w:r>
        <w:t>…]”</w:t>
      </w:r>
    </w:p>
    <w:p w14:paraId="46AB383D" w14:textId="3DAEDDB0" w:rsidR="001C61AD" w:rsidRDefault="001C61AD" w:rsidP="001C61AD">
      <w:r>
        <w:t>I can’t find an online copy, but the document quality is pretty good and it could probably be scanned without difficulty.</w:t>
      </w:r>
    </w:p>
    <w:p w14:paraId="3768A60A" w14:textId="3D1DB18D" w:rsidR="001C61AD" w:rsidRDefault="001C61AD" w:rsidP="001C61AD">
      <w:r>
        <w:t>Eighteen pages plus figures</w:t>
      </w:r>
    </w:p>
    <w:p w14:paraId="792D7967" w14:textId="06DC15A2" w:rsidR="001C61AD" w:rsidRDefault="001C61AD" w:rsidP="001C61AD">
      <w:r>
        <w:t xml:space="preserve">The doc gives a linear recounting of how the Cape Cod prototype was </w:t>
      </w:r>
      <w:r w:rsidR="00CC7137">
        <w:t>developed, noting a couple of milestones along the way.</w:t>
      </w:r>
    </w:p>
    <w:p w14:paraId="7FDD4112" w14:textId="5E925C4E" w:rsidR="00CC7137" w:rsidRDefault="00CC7137" w:rsidP="001C61AD">
      <w:r>
        <w:t xml:space="preserve">Not much technical detail, not many individuals named, and no bibliography.  But the paper is quite readable, and fills in some of the incidental details (e.g., ad-hoc development of the </w:t>
      </w:r>
      <w:proofErr w:type="spellStart"/>
      <w:r>
        <w:t>Charactron</w:t>
      </w:r>
      <w:proofErr w:type="spellEnd"/>
      <w:r>
        <w:t xml:space="preserve"> positioning for the </w:t>
      </w:r>
      <w:proofErr w:type="gramStart"/>
      <w:r>
        <w:t>proto Combat</w:t>
      </w:r>
      <w:proofErr w:type="gramEnd"/>
      <w:r>
        <w:t xml:space="preserve"> Direction Center, the story about the accidently-opulent-looking console cabinet, specific identification of radar stations used on Cape Cod </w:t>
      </w:r>
      <w:proofErr w:type="spellStart"/>
      <w:r>
        <w:t>etc</w:t>
      </w:r>
      <w:proofErr w:type="spellEnd"/>
      <w:r>
        <w:t>).</w:t>
      </w:r>
    </w:p>
    <w:p w14:paraId="461E6DCA" w14:textId="0AC2E8DA" w:rsidR="00CC7137" w:rsidRDefault="00CC7137" w:rsidP="001C61AD"/>
    <w:p w14:paraId="12A5C149" w14:textId="00029C27" w:rsidR="00BA28A4" w:rsidRDefault="00BA28A4" w:rsidP="00BA28A4">
      <w:pPr>
        <w:pStyle w:val="Heading3"/>
      </w:pPr>
      <w:r>
        <w:t>Cape Cod Bi-Weeklies</w:t>
      </w:r>
    </w:p>
    <w:p w14:paraId="035AF687" w14:textId="6F905AE8" w:rsidR="00BA28A4" w:rsidRDefault="00BA28A4" w:rsidP="001C61AD">
      <w:r>
        <w:t>There are some very substantial Bi-weekly reports on Cape Cod testing from mid-1954</w:t>
      </w:r>
    </w:p>
    <w:p w14:paraId="62437169" w14:textId="33E30A9E" w:rsidR="00BA28A4" w:rsidRDefault="00BA28A4" w:rsidP="001C61AD">
      <w:r>
        <w:t>e.g.</w:t>
      </w:r>
    </w:p>
    <w:p w14:paraId="7D6AF0E5" w14:textId="77777777" w:rsidR="00BA28A4" w:rsidRPr="00BA28A4" w:rsidRDefault="00BA28A4" w:rsidP="00BA28A4">
      <w:pPr>
        <w:ind w:left="720"/>
        <w:rPr>
          <w:color w:val="31849B" w:themeColor="accent5" w:themeShade="BF"/>
          <w:sz w:val="16"/>
          <w:szCs w:val="20"/>
        </w:rPr>
      </w:pPr>
      <w:r w:rsidRPr="00BA28A4">
        <w:rPr>
          <w:color w:val="31849B" w:themeColor="accent5" w:themeShade="BF"/>
          <w:sz w:val="16"/>
          <w:szCs w:val="20"/>
        </w:rPr>
        <w:t>-</w:t>
      </w:r>
      <w:proofErr w:type="spellStart"/>
      <w:r w:rsidRPr="00BA28A4">
        <w:rPr>
          <w:color w:val="31849B" w:themeColor="accent5" w:themeShade="BF"/>
          <w:sz w:val="16"/>
          <w:szCs w:val="20"/>
        </w:rPr>
        <w:t>rw</w:t>
      </w:r>
      <w:proofErr w:type="spellEnd"/>
      <w:r w:rsidRPr="00BA28A4">
        <w:rPr>
          <w:color w:val="31849B" w:themeColor="accent5" w:themeShade="BF"/>
          <w:sz w:val="16"/>
          <w:szCs w:val="20"/>
        </w:rPr>
        <w:t>-r--r</w:t>
      </w:r>
      <w:proofErr w:type="gramStart"/>
      <w:r w:rsidRPr="00BA28A4">
        <w:rPr>
          <w:color w:val="31849B" w:themeColor="accent5" w:themeShade="BF"/>
          <w:sz w:val="16"/>
          <w:szCs w:val="20"/>
        </w:rPr>
        <w:t>--  1</w:t>
      </w:r>
      <w:proofErr w:type="gramEnd"/>
      <w:r w:rsidRPr="00BA28A4">
        <w:rPr>
          <w:color w:val="31849B" w:themeColor="accent5" w:themeShade="BF"/>
          <w:sz w:val="16"/>
          <w:szCs w:val="20"/>
        </w:rPr>
        <w:t xml:space="preserve"> </w:t>
      </w:r>
      <w:proofErr w:type="spellStart"/>
      <w:r w:rsidRPr="00BA28A4">
        <w:rPr>
          <w:color w:val="31849B" w:themeColor="accent5" w:themeShade="BF"/>
          <w:sz w:val="16"/>
          <w:szCs w:val="20"/>
        </w:rPr>
        <w:t>guyfe</w:t>
      </w:r>
      <w:proofErr w:type="spellEnd"/>
      <w:r w:rsidRPr="00BA28A4">
        <w:rPr>
          <w:color w:val="31849B" w:themeColor="accent5" w:themeShade="BF"/>
          <w:sz w:val="16"/>
          <w:szCs w:val="20"/>
        </w:rPr>
        <w:t xml:space="preserve"> </w:t>
      </w:r>
      <w:proofErr w:type="gramStart"/>
      <w:r w:rsidRPr="00BA28A4">
        <w:rPr>
          <w:color w:val="31849B" w:themeColor="accent5" w:themeShade="BF"/>
          <w:sz w:val="16"/>
          <w:szCs w:val="20"/>
        </w:rPr>
        <w:t>None  8450938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Jan  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2008  M_2749_19540326.pdf</w:t>
      </w:r>
      <w:proofErr w:type="gramEnd"/>
    </w:p>
    <w:p w14:paraId="0AA87243" w14:textId="77777777" w:rsidR="00BA28A4" w:rsidRPr="00BA28A4" w:rsidRDefault="00BA28A4" w:rsidP="00BA28A4">
      <w:pPr>
        <w:ind w:left="720"/>
        <w:rPr>
          <w:color w:val="31849B" w:themeColor="accent5" w:themeShade="BF"/>
          <w:sz w:val="16"/>
          <w:szCs w:val="20"/>
        </w:rPr>
      </w:pPr>
      <w:r w:rsidRPr="00BA28A4">
        <w:rPr>
          <w:color w:val="31849B" w:themeColor="accent5" w:themeShade="BF"/>
          <w:sz w:val="16"/>
          <w:szCs w:val="20"/>
        </w:rPr>
        <w:t>-</w:t>
      </w:r>
      <w:proofErr w:type="spellStart"/>
      <w:r w:rsidRPr="00BA28A4">
        <w:rPr>
          <w:color w:val="31849B" w:themeColor="accent5" w:themeShade="BF"/>
          <w:sz w:val="16"/>
          <w:szCs w:val="20"/>
        </w:rPr>
        <w:t>rw</w:t>
      </w:r>
      <w:proofErr w:type="spellEnd"/>
      <w:r w:rsidRPr="00BA28A4">
        <w:rPr>
          <w:color w:val="31849B" w:themeColor="accent5" w:themeShade="BF"/>
          <w:sz w:val="16"/>
          <w:szCs w:val="20"/>
        </w:rPr>
        <w:t>-r--r</w:t>
      </w:r>
      <w:proofErr w:type="gramStart"/>
      <w:r w:rsidRPr="00BA28A4">
        <w:rPr>
          <w:color w:val="31849B" w:themeColor="accent5" w:themeShade="BF"/>
          <w:sz w:val="16"/>
          <w:szCs w:val="20"/>
        </w:rPr>
        <w:t>--  1</w:t>
      </w:r>
      <w:proofErr w:type="gramEnd"/>
      <w:r w:rsidRPr="00BA28A4">
        <w:rPr>
          <w:color w:val="31849B" w:themeColor="accent5" w:themeShade="BF"/>
          <w:sz w:val="16"/>
          <w:szCs w:val="20"/>
        </w:rPr>
        <w:t xml:space="preserve"> </w:t>
      </w:r>
      <w:proofErr w:type="spellStart"/>
      <w:r w:rsidRPr="00BA28A4">
        <w:rPr>
          <w:color w:val="31849B" w:themeColor="accent5" w:themeShade="BF"/>
          <w:sz w:val="16"/>
          <w:szCs w:val="20"/>
        </w:rPr>
        <w:t>guyfe</w:t>
      </w:r>
      <w:proofErr w:type="spellEnd"/>
      <w:r w:rsidRPr="00BA28A4">
        <w:rPr>
          <w:color w:val="31849B" w:themeColor="accent5" w:themeShade="BF"/>
          <w:sz w:val="16"/>
          <w:szCs w:val="20"/>
        </w:rPr>
        <w:t xml:space="preserve"> </w:t>
      </w:r>
      <w:proofErr w:type="gramStart"/>
      <w:r w:rsidRPr="00BA28A4">
        <w:rPr>
          <w:color w:val="31849B" w:themeColor="accent5" w:themeShade="BF"/>
          <w:sz w:val="16"/>
          <w:szCs w:val="20"/>
        </w:rPr>
        <w:t>None  2649882</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Jan  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2008  M_2763_19540404.pdf</w:t>
      </w:r>
      <w:proofErr w:type="gramEnd"/>
    </w:p>
    <w:p w14:paraId="7B342B8F" w14:textId="77777777" w:rsidR="00BA28A4" w:rsidRPr="00BA28A4" w:rsidRDefault="00BA28A4" w:rsidP="00BA28A4">
      <w:pPr>
        <w:ind w:left="720"/>
        <w:rPr>
          <w:color w:val="31849B" w:themeColor="accent5" w:themeShade="BF"/>
          <w:sz w:val="16"/>
          <w:szCs w:val="20"/>
        </w:rPr>
      </w:pPr>
      <w:r w:rsidRPr="00BA28A4">
        <w:rPr>
          <w:color w:val="31849B" w:themeColor="accent5" w:themeShade="BF"/>
          <w:sz w:val="16"/>
          <w:szCs w:val="20"/>
        </w:rPr>
        <w:t>-</w:t>
      </w:r>
      <w:proofErr w:type="spellStart"/>
      <w:r w:rsidRPr="00BA28A4">
        <w:rPr>
          <w:color w:val="31849B" w:themeColor="accent5" w:themeShade="BF"/>
          <w:sz w:val="16"/>
          <w:szCs w:val="20"/>
        </w:rPr>
        <w:t>rw</w:t>
      </w:r>
      <w:proofErr w:type="spellEnd"/>
      <w:r w:rsidRPr="00BA28A4">
        <w:rPr>
          <w:color w:val="31849B" w:themeColor="accent5" w:themeShade="BF"/>
          <w:sz w:val="16"/>
          <w:szCs w:val="20"/>
        </w:rPr>
        <w:t>-r--r</w:t>
      </w:r>
      <w:proofErr w:type="gramStart"/>
      <w:r w:rsidRPr="00BA28A4">
        <w:rPr>
          <w:color w:val="31849B" w:themeColor="accent5" w:themeShade="BF"/>
          <w:sz w:val="16"/>
          <w:szCs w:val="20"/>
        </w:rPr>
        <w:t>--  1</w:t>
      </w:r>
      <w:proofErr w:type="gramEnd"/>
      <w:r w:rsidRPr="00BA28A4">
        <w:rPr>
          <w:color w:val="31849B" w:themeColor="accent5" w:themeShade="BF"/>
          <w:sz w:val="16"/>
          <w:szCs w:val="20"/>
        </w:rPr>
        <w:t xml:space="preserve"> </w:t>
      </w:r>
      <w:proofErr w:type="spellStart"/>
      <w:r w:rsidRPr="00BA28A4">
        <w:rPr>
          <w:color w:val="31849B" w:themeColor="accent5" w:themeShade="BF"/>
          <w:sz w:val="16"/>
          <w:szCs w:val="20"/>
        </w:rPr>
        <w:t>guyfe</w:t>
      </w:r>
      <w:proofErr w:type="spellEnd"/>
      <w:r w:rsidRPr="00BA28A4">
        <w:rPr>
          <w:color w:val="31849B" w:themeColor="accent5" w:themeShade="BF"/>
          <w:sz w:val="16"/>
          <w:szCs w:val="20"/>
        </w:rPr>
        <w:t xml:space="preserve"> None   647606 </w:t>
      </w:r>
      <w:proofErr w:type="gramStart"/>
      <w:r w:rsidRPr="00BA28A4">
        <w:rPr>
          <w:color w:val="31849B" w:themeColor="accent5" w:themeShade="BF"/>
          <w:sz w:val="16"/>
          <w:szCs w:val="20"/>
        </w:rPr>
        <w:t>Jan  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2008  M_2767_19540409.pdf</w:t>
      </w:r>
      <w:proofErr w:type="gramEnd"/>
    </w:p>
    <w:p w14:paraId="1B780822" w14:textId="77777777" w:rsidR="00BA28A4" w:rsidRPr="00BA28A4" w:rsidRDefault="00BA28A4" w:rsidP="00BA28A4">
      <w:pPr>
        <w:ind w:left="720"/>
        <w:rPr>
          <w:color w:val="31849B" w:themeColor="accent5" w:themeShade="BF"/>
          <w:sz w:val="16"/>
          <w:szCs w:val="20"/>
        </w:rPr>
      </w:pPr>
      <w:r w:rsidRPr="00BA28A4">
        <w:rPr>
          <w:color w:val="31849B" w:themeColor="accent5" w:themeShade="BF"/>
          <w:sz w:val="16"/>
          <w:szCs w:val="20"/>
        </w:rPr>
        <w:t>-</w:t>
      </w:r>
      <w:proofErr w:type="spellStart"/>
      <w:r w:rsidRPr="00BA28A4">
        <w:rPr>
          <w:color w:val="31849B" w:themeColor="accent5" w:themeShade="BF"/>
          <w:sz w:val="16"/>
          <w:szCs w:val="20"/>
        </w:rPr>
        <w:t>rw</w:t>
      </w:r>
      <w:proofErr w:type="spellEnd"/>
      <w:r w:rsidRPr="00BA28A4">
        <w:rPr>
          <w:color w:val="31849B" w:themeColor="accent5" w:themeShade="BF"/>
          <w:sz w:val="16"/>
          <w:szCs w:val="20"/>
        </w:rPr>
        <w:t>-r--r</w:t>
      </w:r>
      <w:proofErr w:type="gramStart"/>
      <w:r w:rsidRPr="00BA28A4">
        <w:rPr>
          <w:color w:val="31849B" w:themeColor="accent5" w:themeShade="BF"/>
          <w:sz w:val="16"/>
          <w:szCs w:val="20"/>
        </w:rPr>
        <w:t>--  1</w:t>
      </w:r>
      <w:proofErr w:type="gramEnd"/>
      <w:r w:rsidRPr="00BA28A4">
        <w:rPr>
          <w:color w:val="31849B" w:themeColor="accent5" w:themeShade="BF"/>
          <w:sz w:val="16"/>
          <w:szCs w:val="20"/>
        </w:rPr>
        <w:t xml:space="preserve"> </w:t>
      </w:r>
      <w:proofErr w:type="spellStart"/>
      <w:r w:rsidRPr="00BA28A4">
        <w:rPr>
          <w:color w:val="31849B" w:themeColor="accent5" w:themeShade="BF"/>
          <w:sz w:val="16"/>
          <w:szCs w:val="20"/>
        </w:rPr>
        <w:t>guyfe</w:t>
      </w:r>
      <w:proofErr w:type="spellEnd"/>
      <w:r w:rsidRPr="00BA28A4">
        <w:rPr>
          <w:color w:val="31849B" w:themeColor="accent5" w:themeShade="BF"/>
          <w:sz w:val="16"/>
          <w:szCs w:val="20"/>
        </w:rPr>
        <w:t xml:space="preserve"> </w:t>
      </w:r>
      <w:proofErr w:type="gramStart"/>
      <w:r w:rsidRPr="00BA28A4">
        <w:rPr>
          <w:color w:val="31849B" w:themeColor="accent5" w:themeShade="BF"/>
          <w:sz w:val="16"/>
          <w:szCs w:val="20"/>
        </w:rPr>
        <w:t>None  9299956</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Jan  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2008  M_2772_19540409.pdf</w:t>
      </w:r>
      <w:proofErr w:type="gramEnd"/>
    </w:p>
    <w:p w14:paraId="66DCCB81" w14:textId="77777777" w:rsidR="00BA28A4" w:rsidRPr="00BA28A4" w:rsidRDefault="00BA28A4" w:rsidP="00BA28A4">
      <w:pPr>
        <w:ind w:left="720"/>
        <w:rPr>
          <w:color w:val="31849B" w:themeColor="accent5" w:themeShade="BF"/>
          <w:sz w:val="16"/>
          <w:szCs w:val="20"/>
        </w:rPr>
      </w:pPr>
      <w:r w:rsidRPr="00BA28A4">
        <w:rPr>
          <w:color w:val="31849B" w:themeColor="accent5" w:themeShade="BF"/>
          <w:sz w:val="16"/>
          <w:szCs w:val="20"/>
        </w:rPr>
        <w:t>-</w:t>
      </w:r>
      <w:proofErr w:type="spellStart"/>
      <w:r w:rsidRPr="00BA28A4">
        <w:rPr>
          <w:color w:val="31849B" w:themeColor="accent5" w:themeShade="BF"/>
          <w:sz w:val="16"/>
          <w:szCs w:val="20"/>
        </w:rPr>
        <w:t>rw</w:t>
      </w:r>
      <w:proofErr w:type="spellEnd"/>
      <w:r w:rsidRPr="00BA28A4">
        <w:rPr>
          <w:color w:val="31849B" w:themeColor="accent5" w:themeShade="BF"/>
          <w:sz w:val="16"/>
          <w:szCs w:val="20"/>
        </w:rPr>
        <w:t>-r--r</w:t>
      </w:r>
      <w:proofErr w:type="gramStart"/>
      <w:r w:rsidRPr="00BA28A4">
        <w:rPr>
          <w:color w:val="31849B" w:themeColor="accent5" w:themeShade="BF"/>
          <w:sz w:val="16"/>
          <w:szCs w:val="20"/>
        </w:rPr>
        <w:t>--  1</w:t>
      </w:r>
      <w:proofErr w:type="gramEnd"/>
      <w:r w:rsidRPr="00BA28A4">
        <w:rPr>
          <w:color w:val="31849B" w:themeColor="accent5" w:themeShade="BF"/>
          <w:sz w:val="16"/>
          <w:szCs w:val="20"/>
        </w:rPr>
        <w:t xml:space="preserve"> </w:t>
      </w:r>
      <w:proofErr w:type="spellStart"/>
      <w:r w:rsidRPr="00BA28A4">
        <w:rPr>
          <w:color w:val="31849B" w:themeColor="accent5" w:themeShade="BF"/>
          <w:sz w:val="16"/>
          <w:szCs w:val="20"/>
        </w:rPr>
        <w:t>guyfe</w:t>
      </w:r>
      <w:proofErr w:type="spellEnd"/>
      <w:r w:rsidRPr="00BA28A4">
        <w:rPr>
          <w:color w:val="31849B" w:themeColor="accent5" w:themeShade="BF"/>
          <w:sz w:val="16"/>
          <w:szCs w:val="20"/>
        </w:rPr>
        <w:t xml:space="preserve"> </w:t>
      </w:r>
      <w:proofErr w:type="gramStart"/>
      <w:r w:rsidRPr="00BA28A4">
        <w:rPr>
          <w:color w:val="31849B" w:themeColor="accent5" w:themeShade="BF"/>
          <w:sz w:val="16"/>
          <w:szCs w:val="20"/>
        </w:rPr>
        <w:t>None  3595219</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Jan  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2008  M_2789_19540418.pdf</w:t>
      </w:r>
      <w:proofErr w:type="gramEnd"/>
    </w:p>
    <w:p w14:paraId="3F77F4D2" w14:textId="77777777" w:rsidR="00BA28A4" w:rsidRPr="00BA28A4" w:rsidRDefault="00BA28A4" w:rsidP="00BA28A4">
      <w:pPr>
        <w:ind w:left="720"/>
        <w:rPr>
          <w:color w:val="31849B" w:themeColor="accent5" w:themeShade="BF"/>
          <w:sz w:val="16"/>
          <w:szCs w:val="20"/>
        </w:rPr>
      </w:pPr>
      <w:r w:rsidRPr="00BA28A4">
        <w:rPr>
          <w:color w:val="31849B" w:themeColor="accent5" w:themeShade="BF"/>
          <w:sz w:val="16"/>
          <w:szCs w:val="20"/>
        </w:rPr>
        <w:t>-</w:t>
      </w:r>
      <w:proofErr w:type="spellStart"/>
      <w:r w:rsidRPr="00BA28A4">
        <w:rPr>
          <w:color w:val="31849B" w:themeColor="accent5" w:themeShade="BF"/>
          <w:sz w:val="16"/>
          <w:szCs w:val="20"/>
        </w:rPr>
        <w:t>rw</w:t>
      </w:r>
      <w:proofErr w:type="spellEnd"/>
      <w:r w:rsidRPr="00BA28A4">
        <w:rPr>
          <w:color w:val="31849B" w:themeColor="accent5" w:themeShade="BF"/>
          <w:sz w:val="16"/>
          <w:szCs w:val="20"/>
        </w:rPr>
        <w:t>-r--r</w:t>
      </w:r>
      <w:proofErr w:type="gramStart"/>
      <w:r w:rsidRPr="00BA28A4">
        <w:rPr>
          <w:color w:val="31849B" w:themeColor="accent5" w:themeShade="BF"/>
          <w:sz w:val="16"/>
          <w:szCs w:val="20"/>
        </w:rPr>
        <w:t>--  1</w:t>
      </w:r>
      <w:proofErr w:type="gramEnd"/>
      <w:r w:rsidRPr="00BA28A4">
        <w:rPr>
          <w:color w:val="31849B" w:themeColor="accent5" w:themeShade="BF"/>
          <w:sz w:val="16"/>
          <w:szCs w:val="20"/>
        </w:rPr>
        <w:t xml:space="preserve"> </w:t>
      </w:r>
      <w:proofErr w:type="spellStart"/>
      <w:r w:rsidRPr="00BA28A4">
        <w:rPr>
          <w:color w:val="31849B" w:themeColor="accent5" w:themeShade="BF"/>
          <w:sz w:val="16"/>
          <w:szCs w:val="20"/>
        </w:rPr>
        <w:t>guyfe</w:t>
      </w:r>
      <w:proofErr w:type="spellEnd"/>
      <w:r w:rsidRPr="00BA28A4">
        <w:rPr>
          <w:color w:val="31849B" w:themeColor="accent5" w:themeShade="BF"/>
          <w:sz w:val="16"/>
          <w:szCs w:val="20"/>
        </w:rPr>
        <w:t xml:space="preserve"> </w:t>
      </w:r>
      <w:proofErr w:type="gramStart"/>
      <w:r w:rsidRPr="00BA28A4">
        <w:rPr>
          <w:color w:val="31849B" w:themeColor="accent5" w:themeShade="BF"/>
          <w:sz w:val="16"/>
          <w:szCs w:val="20"/>
        </w:rPr>
        <w:t>None  7415268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Jan  8</w:t>
      </w:r>
      <w:proofErr w:type="gramEnd"/>
      <w:r w:rsidRPr="00BA28A4">
        <w:rPr>
          <w:color w:val="31849B" w:themeColor="accent5" w:themeShade="BF"/>
          <w:sz w:val="16"/>
          <w:szCs w:val="20"/>
        </w:rPr>
        <w:t xml:space="preserve">  </w:t>
      </w:r>
      <w:proofErr w:type="gramStart"/>
      <w:r w:rsidRPr="00BA28A4">
        <w:rPr>
          <w:color w:val="31849B" w:themeColor="accent5" w:themeShade="BF"/>
          <w:sz w:val="16"/>
          <w:szCs w:val="20"/>
        </w:rPr>
        <w:t>2008  M_2795_19540423.pdf</w:t>
      </w:r>
      <w:proofErr w:type="gramEnd"/>
    </w:p>
    <w:p w14:paraId="31720438" w14:textId="77777777" w:rsidR="00BA28A4" w:rsidRPr="001C61AD" w:rsidRDefault="00BA28A4" w:rsidP="001C61AD"/>
    <w:p w14:paraId="082DE856" w14:textId="29718FB2" w:rsidR="00C80DB6" w:rsidRDefault="00E93C6C" w:rsidP="00E93C6C">
      <w:pPr>
        <w:pStyle w:val="Heading3"/>
      </w:pPr>
      <w:r>
        <w:t>More Background for Air Defense</w:t>
      </w:r>
      <w:bookmarkEnd w:id="218"/>
    </w:p>
    <w:p w14:paraId="59D630BB" w14:textId="77777777" w:rsidR="00E93C6C" w:rsidRDefault="00E93C6C" w:rsidP="00E93C6C"/>
    <w:p w14:paraId="1B0B78F5" w14:textId="01C57244" w:rsidR="00E93C6C" w:rsidRPr="00E93C6C" w:rsidRDefault="00E93C6C" w:rsidP="000621F6">
      <w:pPr>
        <w:pStyle w:val="Heading4"/>
      </w:pPr>
      <w:proofErr w:type="spellStart"/>
      <w:r>
        <w:lastRenderedPageBreak/>
        <w:t>Volscan</w:t>
      </w:r>
      <w:proofErr w:type="spellEnd"/>
      <w:r>
        <w:t xml:space="preserve"> - A Preliminary Operational Evaluation of </w:t>
      </w:r>
      <w:proofErr w:type="spellStart"/>
      <w:r>
        <w:t>Volscan</w:t>
      </w:r>
      <w:proofErr w:type="spellEnd"/>
      <w:r>
        <w:t xml:space="preserve"> Model GSN-3 (XD-1)</w:t>
      </w:r>
    </w:p>
    <w:p w14:paraId="28770CEF" w14:textId="4C540D9D" w:rsidR="00E93C6C" w:rsidRDefault="00E93C6C" w:rsidP="00C80DB6">
      <w:hyperlink r:id="rId643" w:history="1">
        <w:r w:rsidRPr="001E1107">
          <w:rPr>
            <w:rStyle w:val="Hyperlink"/>
          </w:rPr>
          <w:t>https://books.googleusercontent.com/books/content?req=AKW5QafONPD5vIWRyRtkXY8Rn5zq_EY47s4glXC9BF_GRbMSj-dSq3HLM4W1VnxB41tVIwk1Fics5aWll54S9DQ96JmE7uEVZODhGQpla3NJEs18P5LPrE5eXmOFE4Qo4hg6V6azpPplzjNV-87PqEJ36IxxaNylrsvj_XeEdXR00Dxqv9oC219e3DMy8-C8D0PixZTsb3X2pMmqGgPU0taWbtG3ow-ovDuYISpSr5mHeQKHhfemhK_vG-1KzM7mbbiqIketHSYFx-p_0N901IiXQd3_rTzfyg</w:t>
        </w:r>
      </w:hyperlink>
    </w:p>
    <w:p w14:paraId="68B0E80F" w14:textId="3A380490" w:rsidR="00E93C6C" w:rsidRDefault="00E93C6C" w:rsidP="00E93C6C">
      <w:r>
        <w:t xml:space="preserve">Published in June 1958 by CIVIL AERONAUTICS ADMINISTRATION TECHNICAL DEVELOPMENT CENTER, INDIANAPOLIS, INDIANA </w:t>
      </w:r>
    </w:p>
    <w:p w14:paraId="11E56FF0" w14:textId="53178C6B" w:rsidR="00E93C6C" w:rsidRDefault="00E93C6C" w:rsidP="00C80DB6">
      <w:r>
        <w:t>This 25-page memo gives an evaluation of a system called VOLSCAN for “terminal area scheduling” of military aircraft, i.e. maneuvering a series of incoming aircraft so they land one every 30 seconds at an airstrip.</w:t>
      </w:r>
    </w:p>
    <w:p w14:paraId="45728F9C" w14:textId="4AD57EAD" w:rsidR="00C30769" w:rsidRDefault="00C30769" w:rsidP="00C80DB6">
      <w:r>
        <w:t>The equipment was developed initially by the Air Force Cambridge Research Lab, and built by Crosley Division of AVCO Manufacturing Co.  It was tested at Boston’s Deer Island, scheduling approaches to Boston Logan.</w:t>
      </w:r>
    </w:p>
    <w:p w14:paraId="1E496AF4" w14:textId="5F2D3A1F" w:rsidR="00C30769" w:rsidRDefault="00C30769" w:rsidP="00C80DB6">
      <w:r>
        <w:t>The unit under test was designated as XD-1</w:t>
      </w:r>
      <w:r>
        <w:rPr>
          <w:rStyle w:val="FootnoteReference"/>
        </w:rPr>
        <w:footnoteReference w:id="23"/>
      </w:r>
      <w:r>
        <w:t>, which has no connection with the SAGE XD-1 / Whirlwind-II computer developed at Lincoln Labs.</w:t>
      </w:r>
    </w:p>
    <w:p w14:paraId="6E8149C1" w14:textId="5AFB0E0A" w:rsidR="00C30769" w:rsidRDefault="00C30E39" w:rsidP="00C80DB6">
      <w:r>
        <w:t>The system used “computers” for Track While Scan, but I don’t think they had any intent to imply programmable digital computers…  it doesn’t say, but sounds like analog gear.</w:t>
      </w:r>
    </w:p>
    <w:p w14:paraId="4E915D81" w14:textId="7217D279" w:rsidR="00C30E39" w:rsidRDefault="00C30E39" w:rsidP="00C80DB6">
      <w:r>
        <w:t>The report says little about how it works, but the analysis is definitely critical.</w:t>
      </w:r>
    </w:p>
    <w:p w14:paraId="6E1AC7FB" w14:textId="0577191E" w:rsidR="00C30E39" w:rsidRDefault="00C30E39" w:rsidP="00C30E39">
      <w:pPr>
        <w:pStyle w:val="ListParagraph"/>
        <w:numPr>
          <w:ilvl w:val="0"/>
          <w:numId w:val="10"/>
        </w:numPr>
      </w:pPr>
      <w:r>
        <w:t>The area assumed for maneuvering, i.e. delaying aircraft to get the spacing right, was viewed as excessive.</w:t>
      </w:r>
    </w:p>
    <w:p w14:paraId="5EA9896E" w14:textId="665777A0" w:rsidR="00C30E39" w:rsidRDefault="00C30E39" w:rsidP="00C30E39">
      <w:pPr>
        <w:pStyle w:val="ListParagraph"/>
        <w:numPr>
          <w:ilvl w:val="0"/>
          <w:numId w:val="10"/>
        </w:numPr>
      </w:pPr>
      <w:r>
        <w:t>The system insisted that pilots maintain constant velocity right up to final approach.  Pilots opined that they couldn’t slow down quickly enough to land in some cases, and in other cases, that the requested velocity was too slow for safe flight.</w:t>
      </w:r>
    </w:p>
    <w:p w14:paraId="2582EA5F" w14:textId="26D06DFD" w:rsidR="00C30E39" w:rsidRDefault="00C30E39" w:rsidP="00C30E39">
      <w:pPr>
        <w:pStyle w:val="ListParagraph"/>
        <w:numPr>
          <w:ilvl w:val="0"/>
          <w:numId w:val="10"/>
        </w:numPr>
      </w:pPr>
      <w:r>
        <w:t>The track-while-scan lost track of its designated targets (probably due to radar noise).</w:t>
      </w:r>
    </w:p>
    <w:p w14:paraId="30C81926" w14:textId="3EE95C57" w:rsidR="00C30E39" w:rsidRDefault="00C30E39" w:rsidP="00C30E39">
      <w:pPr>
        <w:pStyle w:val="ListParagraph"/>
        <w:numPr>
          <w:ilvl w:val="0"/>
          <w:numId w:val="10"/>
        </w:numPr>
      </w:pPr>
      <w:r>
        <w:t xml:space="preserve">The controllers thought that using VOLSCAN </w:t>
      </w:r>
      <w:r w:rsidRPr="00C30E39">
        <w:rPr>
          <w:i/>
          <w:iCs/>
        </w:rPr>
        <w:t>increased</w:t>
      </w:r>
      <w:r>
        <w:t xml:space="preserve"> their workload substantially.  (</w:t>
      </w:r>
      <w:proofErr w:type="gramStart"/>
      <w:r>
        <w:t>oops)  [</w:t>
      </w:r>
      <w:proofErr w:type="gramEnd"/>
      <w:r>
        <w:t>huh, although the increase was beyond what they did for 30 aircraft per hour, i.e., four times the gap between craft promised by VOLSCAN]</w:t>
      </w:r>
    </w:p>
    <w:p w14:paraId="5F3068B1" w14:textId="3A216B92" w:rsidR="00C30769" w:rsidRDefault="00C30E39" w:rsidP="00C80DB6">
      <w:r>
        <w:t xml:space="preserve">David Israel mentioned working on scheduling 30-second arrivals with Whirlwind prior to starting Track-while-scan for the Cape Cod </w:t>
      </w:r>
      <w:proofErr w:type="gramStart"/>
      <w:r>
        <w:t>project  [</w:t>
      </w:r>
      <w:proofErr w:type="gramEnd"/>
      <w:r>
        <w:t xml:space="preserve">maybe I can find the </w:t>
      </w:r>
      <w:proofErr w:type="spellStart"/>
      <w:r>
        <w:t>xref</w:t>
      </w:r>
      <w:proofErr w:type="spellEnd"/>
      <w:r>
        <w:t xml:space="preserve"> and see if it’s the same project].</w:t>
      </w:r>
    </w:p>
    <w:p w14:paraId="20A32937" w14:textId="5981E57C" w:rsidR="00C266C8" w:rsidRDefault="00C266C8" w:rsidP="00C80DB6">
      <w:r>
        <w:t>The document doesn’t contain any external references or citations.</w:t>
      </w:r>
    </w:p>
    <w:p w14:paraId="75E51767" w14:textId="77777777" w:rsidR="00E93C6C" w:rsidRDefault="00E93C6C" w:rsidP="00C80DB6"/>
    <w:p w14:paraId="130F40A7" w14:textId="0D9DEBE9" w:rsidR="0044699B" w:rsidRDefault="0044699B" w:rsidP="0044699B">
      <w:pPr>
        <w:pStyle w:val="Heading2"/>
      </w:pPr>
      <w:bookmarkStart w:id="219" w:name="_Toc193914478"/>
      <w:r>
        <w:t>Air Force History Archive</w:t>
      </w:r>
      <w:bookmarkEnd w:id="219"/>
    </w:p>
    <w:p w14:paraId="736A5091" w14:textId="51B7F855" w:rsidR="0044699B" w:rsidRDefault="0044699B" w:rsidP="0044699B">
      <w:hyperlink r:id="rId644" w:history="1">
        <w:r w:rsidRPr="005E4444">
          <w:rPr>
            <w:rStyle w:val="Hyperlink"/>
          </w:rPr>
          <w:t>http://www.airforcehistoryindex.org/</w:t>
        </w:r>
      </w:hyperlink>
    </w:p>
    <w:p w14:paraId="19BEC520" w14:textId="77777777" w:rsidR="0044699B" w:rsidRDefault="0044699B" w:rsidP="0044699B"/>
    <w:p w14:paraId="65BCABFF" w14:textId="77777777" w:rsidR="0044699B" w:rsidRPr="0044699B" w:rsidRDefault="0044699B" w:rsidP="0044699B">
      <w:pPr>
        <w:spacing w:before="0" w:after="0"/>
        <w:ind w:left="720"/>
        <w:rPr>
          <w:rFonts w:ascii="Times New Roman" w:hAnsi="Times New Roman"/>
          <w:sz w:val="18"/>
          <w:szCs w:val="18"/>
        </w:rPr>
      </w:pPr>
      <w:r w:rsidRPr="0044699B">
        <w:rPr>
          <w:rFonts w:ascii="Helvetica" w:hAnsi="Helvetica" w:cs="Helvetica"/>
          <w:b/>
          <w:bCs/>
          <w:sz w:val="18"/>
          <w:szCs w:val="18"/>
        </w:rPr>
        <w:t xml:space="preserve">From: </w:t>
      </w:r>
      <w:r w:rsidRPr="0044699B">
        <w:rPr>
          <w:rFonts w:ascii="Helvetica" w:hAnsi="Helvetica" w:cs="Helvetica"/>
          <w:sz w:val="18"/>
          <w:szCs w:val="18"/>
        </w:rPr>
        <w:t>"DIFANTE, ARCHANGELO GS-12 USAF AETC AFHRA/RS" &lt;</w:t>
      </w:r>
      <w:hyperlink r:id="rId645" w:history="1">
        <w:r w:rsidRPr="0044699B">
          <w:rPr>
            <w:rStyle w:val="Hyperlink"/>
            <w:rFonts w:ascii="Helvetica" w:hAnsi="Helvetica" w:cs="Helvetica"/>
            <w:sz w:val="18"/>
            <w:szCs w:val="18"/>
          </w:rPr>
          <w:t>archangelo.difante@us.af.mil</w:t>
        </w:r>
      </w:hyperlink>
      <w:r w:rsidRPr="0044699B">
        <w:rPr>
          <w:rFonts w:ascii="Helvetica" w:hAnsi="Helvetica" w:cs="Helvetica"/>
          <w:sz w:val="18"/>
          <w:szCs w:val="18"/>
        </w:rPr>
        <w:t>&gt;</w:t>
      </w:r>
    </w:p>
    <w:p w14:paraId="121F3BB1" w14:textId="77777777" w:rsidR="0044699B" w:rsidRPr="0044699B" w:rsidRDefault="0044699B" w:rsidP="0044699B">
      <w:pPr>
        <w:ind w:left="720"/>
        <w:rPr>
          <w:sz w:val="18"/>
          <w:szCs w:val="18"/>
        </w:rPr>
      </w:pPr>
      <w:r w:rsidRPr="0044699B">
        <w:rPr>
          <w:rFonts w:ascii="Helvetica" w:hAnsi="Helvetica" w:cs="Helvetica"/>
          <w:b/>
          <w:bCs/>
          <w:sz w:val="18"/>
          <w:szCs w:val="18"/>
        </w:rPr>
        <w:t>Subject: RE: [Non-DoD Source] Re: Question about AF history</w:t>
      </w:r>
    </w:p>
    <w:p w14:paraId="5341B7E9" w14:textId="77777777" w:rsidR="0044699B" w:rsidRPr="0044699B" w:rsidRDefault="0044699B" w:rsidP="0044699B">
      <w:pPr>
        <w:ind w:left="720"/>
        <w:rPr>
          <w:sz w:val="18"/>
          <w:szCs w:val="18"/>
        </w:rPr>
      </w:pPr>
      <w:r w:rsidRPr="0044699B">
        <w:rPr>
          <w:rFonts w:ascii="Helvetica" w:hAnsi="Helvetica" w:cs="Helvetica"/>
          <w:b/>
          <w:bCs/>
          <w:sz w:val="18"/>
          <w:szCs w:val="18"/>
        </w:rPr>
        <w:t xml:space="preserve">Date: </w:t>
      </w:r>
      <w:r w:rsidRPr="0044699B">
        <w:rPr>
          <w:rFonts w:ascii="Helvetica" w:hAnsi="Helvetica" w:cs="Helvetica"/>
          <w:sz w:val="18"/>
          <w:szCs w:val="18"/>
        </w:rPr>
        <w:t>July 16, 2019 at 5:27:02 PM EDT</w:t>
      </w:r>
    </w:p>
    <w:p w14:paraId="4C8D4872" w14:textId="744DE779" w:rsidR="0044699B" w:rsidRPr="0044699B" w:rsidRDefault="0044699B" w:rsidP="0044699B">
      <w:pPr>
        <w:ind w:left="720"/>
        <w:rPr>
          <w:sz w:val="18"/>
          <w:szCs w:val="18"/>
        </w:rPr>
      </w:pPr>
      <w:r w:rsidRPr="0044699B">
        <w:rPr>
          <w:rFonts w:ascii="Helvetica" w:hAnsi="Helvetica" w:cs="Helvetica"/>
          <w:b/>
          <w:bCs/>
          <w:sz w:val="18"/>
          <w:szCs w:val="18"/>
        </w:rPr>
        <w:t xml:space="preserve">To: </w:t>
      </w:r>
      <w:r w:rsidRPr="0044699B">
        <w:rPr>
          <w:rFonts w:ascii="Helvetica" w:hAnsi="Helvetica" w:cs="Helvetica"/>
          <w:sz w:val="18"/>
          <w:szCs w:val="18"/>
        </w:rPr>
        <w:t>"</w:t>
      </w:r>
      <w:hyperlink r:id="rId646" w:history="1">
        <w:r w:rsidRPr="0044699B">
          <w:rPr>
            <w:rStyle w:val="Hyperlink"/>
            <w:rFonts w:ascii="Helvetica" w:hAnsi="Helvetica" w:cs="Helvetica"/>
            <w:sz w:val="18"/>
            <w:szCs w:val="18"/>
          </w:rPr>
          <w:t>ddouglas@mit.edu</w:t>
        </w:r>
      </w:hyperlink>
      <w:r w:rsidRPr="0044699B">
        <w:rPr>
          <w:rFonts w:ascii="Helvetica" w:hAnsi="Helvetica" w:cs="Helvetica"/>
          <w:sz w:val="18"/>
          <w:szCs w:val="18"/>
        </w:rPr>
        <w:t>" &lt;</w:t>
      </w:r>
      <w:hyperlink r:id="rId647" w:history="1">
        <w:r w:rsidRPr="0044699B">
          <w:rPr>
            <w:rStyle w:val="Hyperlink"/>
            <w:rFonts w:ascii="Helvetica" w:hAnsi="Helvetica" w:cs="Helvetica"/>
            <w:sz w:val="18"/>
            <w:szCs w:val="18"/>
          </w:rPr>
          <w:t>ddouglas@mit.edu</w:t>
        </w:r>
      </w:hyperlink>
      <w:r w:rsidRPr="0044699B">
        <w:rPr>
          <w:rFonts w:ascii="Helvetica" w:hAnsi="Helvetica" w:cs="Helvetica"/>
          <w:sz w:val="18"/>
          <w:szCs w:val="18"/>
        </w:rPr>
        <w:t>&gt;</w:t>
      </w:r>
    </w:p>
    <w:p w14:paraId="080A2FCE" w14:textId="3F88CDA5" w:rsidR="0044699B" w:rsidRPr="0044699B" w:rsidRDefault="0044699B" w:rsidP="0044699B">
      <w:pPr>
        <w:ind w:left="720"/>
        <w:rPr>
          <w:sz w:val="18"/>
          <w:szCs w:val="18"/>
        </w:rPr>
      </w:pPr>
      <w:r w:rsidRPr="0044699B">
        <w:rPr>
          <w:rFonts w:ascii="Calibri" w:hAnsi="Calibri" w:cs="Calibri"/>
          <w:color w:val="1F497D"/>
          <w:sz w:val="18"/>
          <w:szCs w:val="18"/>
        </w:rPr>
        <w:t>Dear Dr. Douglas</w:t>
      </w:r>
    </w:p>
    <w:p w14:paraId="565C2A78" w14:textId="60EF201E" w:rsidR="0044699B" w:rsidRPr="0044699B" w:rsidRDefault="0044699B" w:rsidP="0044699B">
      <w:pPr>
        <w:ind w:left="720"/>
        <w:rPr>
          <w:sz w:val="18"/>
          <w:szCs w:val="18"/>
        </w:rPr>
      </w:pPr>
      <w:r w:rsidRPr="0044699B">
        <w:rPr>
          <w:rFonts w:ascii="Calibri" w:hAnsi="Calibri" w:cs="Calibri"/>
          <w:color w:val="1F497D"/>
          <w:sz w:val="18"/>
          <w:szCs w:val="18"/>
        </w:rPr>
        <w:t>Thank you for your request.</w:t>
      </w:r>
    </w:p>
    <w:p w14:paraId="37C0F555" w14:textId="0EB484FC" w:rsidR="0044699B" w:rsidRPr="0044699B" w:rsidRDefault="0044699B" w:rsidP="0044699B">
      <w:pPr>
        <w:ind w:left="720"/>
        <w:rPr>
          <w:sz w:val="18"/>
          <w:szCs w:val="18"/>
        </w:rPr>
      </w:pPr>
      <w:r w:rsidRPr="0044699B">
        <w:rPr>
          <w:rFonts w:ascii="Calibri" w:hAnsi="Calibri" w:cs="Calibri"/>
          <w:color w:val="1F497D"/>
          <w:sz w:val="18"/>
          <w:szCs w:val="18"/>
        </w:rPr>
        <w:lastRenderedPageBreak/>
        <w:t>AFHRA does have extensive histories and documentary holdings relating to SAGE, Lincoln Laboratory, Whirlwind, Cambridge Research Center and its assigned units.  I have attached a few sample abstracts of our holdings on the subject taken from an unofficial finding aid at:</w:t>
      </w:r>
    </w:p>
    <w:p w14:paraId="6321E03D" w14:textId="635DE3EF" w:rsidR="0044699B" w:rsidRPr="0044699B" w:rsidRDefault="0044699B" w:rsidP="0044699B">
      <w:pPr>
        <w:ind w:left="720"/>
        <w:rPr>
          <w:sz w:val="18"/>
          <w:szCs w:val="18"/>
        </w:rPr>
      </w:pPr>
      <w:hyperlink r:id="rId648" w:history="1">
        <w:r w:rsidRPr="0044699B">
          <w:rPr>
            <w:rStyle w:val="Hyperlink"/>
            <w:rFonts w:ascii="Calibri" w:hAnsi="Calibri" w:cs="Calibri"/>
            <w:color w:val="800080"/>
            <w:sz w:val="18"/>
            <w:szCs w:val="18"/>
          </w:rPr>
          <w:t>www.airforcehistoryindex.org</w:t>
        </w:r>
      </w:hyperlink>
      <w:r w:rsidRPr="0044699B">
        <w:rPr>
          <w:rFonts w:ascii="Calibri" w:hAnsi="Calibri" w:cs="Calibri"/>
          <w:color w:val="1F497D"/>
          <w:sz w:val="18"/>
          <w:szCs w:val="18"/>
        </w:rPr>
        <w:t>.</w:t>
      </w:r>
    </w:p>
    <w:p w14:paraId="2F2F86BB" w14:textId="67D702FF" w:rsidR="0044699B" w:rsidRPr="0044699B" w:rsidRDefault="0044699B" w:rsidP="0044699B">
      <w:pPr>
        <w:ind w:left="720"/>
        <w:rPr>
          <w:sz w:val="18"/>
          <w:szCs w:val="18"/>
        </w:rPr>
      </w:pPr>
      <w:r w:rsidRPr="0044699B">
        <w:rPr>
          <w:rFonts w:ascii="Calibri" w:hAnsi="Calibri" w:cs="Calibri"/>
          <w:color w:val="1F497D"/>
          <w:sz w:val="18"/>
          <w:szCs w:val="18"/>
        </w:rPr>
        <w:t>These list only a few of the 200 or so items I located, so you may wish to conduct your own searches.  Releasable documents are available at no charge on compact disk or are available for research at our facility at Maxwell AFB AL.</w:t>
      </w:r>
      <w:r w:rsidRPr="0044699B">
        <w:rPr>
          <w:rStyle w:val="apple-converted-space"/>
          <w:rFonts w:ascii="Calibri" w:hAnsi="Calibri" w:cs="Calibri"/>
          <w:color w:val="1F497D"/>
          <w:sz w:val="18"/>
          <w:szCs w:val="18"/>
        </w:rPr>
        <w:t> </w:t>
      </w:r>
    </w:p>
    <w:p w14:paraId="25E01C2A" w14:textId="5613DC70" w:rsidR="0044699B" w:rsidRPr="0044699B" w:rsidRDefault="0044699B" w:rsidP="0044699B">
      <w:pPr>
        <w:ind w:left="720"/>
        <w:rPr>
          <w:sz w:val="18"/>
          <w:szCs w:val="18"/>
        </w:rPr>
      </w:pPr>
      <w:r w:rsidRPr="0044699B">
        <w:rPr>
          <w:rFonts w:ascii="Calibri" w:hAnsi="Calibri" w:cs="Calibri"/>
          <w:color w:val="1F497D"/>
          <w:sz w:val="18"/>
          <w:szCs w:val="18"/>
        </w:rPr>
        <w:t>I hope that this will get you started.  If you have any specific questions, please contact me directly.  I’ve attached an order form if you want to request any of the documents listed in the abstracts I sent you.</w:t>
      </w:r>
    </w:p>
    <w:p w14:paraId="21A5420A" w14:textId="77777777" w:rsidR="0044699B" w:rsidRPr="0044699B" w:rsidRDefault="0044699B" w:rsidP="0044699B">
      <w:pPr>
        <w:ind w:left="720"/>
        <w:rPr>
          <w:sz w:val="18"/>
          <w:szCs w:val="18"/>
        </w:rPr>
      </w:pPr>
      <w:r w:rsidRPr="0044699B">
        <w:rPr>
          <w:rFonts w:ascii="Calibri" w:hAnsi="Calibri" w:cs="Calibri"/>
          <w:color w:val="1F497D"/>
          <w:sz w:val="18"/>
          <w:szCs w:val="18"/>
        </w:rPr>
        <w:t>Sincerely</w:t>
      </w:r>
    </w:p>
    <w:p w14:paraId="5BE337BF" w14:textId="77777777" w:rsidR="0044699B" w:rsidRPr="0044699B" w:rsidRDefault="0044699B" w:rsidP="0044699B">
      <w:pPr>
        <w:ind w:left="720"/>
        <w:rPr>
          <w:sz w:val="18"/>
          <w:szCs w:val="18"/>
        </w:rPr>
      </w:pPr>
      <w:r w:rsidRPr="0044699B">
        <w:rPr>
          <w:rFonts w:ascii="Calibri" w:hAnsi="Calibri" w:cs="Calibri"/>
          <w:color w:val="1F497D"/>
          <w:sz w:val="18"/>
          <w:szCs w:val="18"/>
        </w:rPr>
        <w:t xml:space="preserve">ARCHANGELO "ARCHIE" </w:t>
      </w:r>
      <w:proofErr w:type="spellStart"/>
      <w:r w:rsidRPr="0044699B">
        <w:rPr>
          <w:rFonts w:ascii="Calibri" w:hAnsi="Calibri" w:cs="Calibri"/>
          <w:color w:val="1F497D"/>
          <w:sz w:val="18"/>
          <w:szCs w:val="18"/>
        </w:rPr>
        <w:t>DiFANTE</w:t>
      </w:r>
      <w:proofErr w:type="spellEnd"/>
    </w:p>
    <w:p w14:paraId="36DE8A7B" w14:textId="77777777" w:rsidR="0044699B" w:rsidRPr="0044699B" w:rsidRDefault="0044699B" w:rsidP="0044699B">
      <w:pPr>
        <w:ind w:left="720"/>
        <w:rPr>
          <w:sz w:val="18"/>
          <w:szCs w:val="18"/>
        </w:rPr>
      </w:pPr>
      <w:r w:rsidRPr="0044699B">
        <w:rPr>
          <w:rFonts w:ascii="Calibri" w:hAnsi="Calibri" w:cs="Calibri"/>
          <w:color w:val="1F497D"/>
          <w:sz w:val="18"/>
          <w:szCs w:val="18"/>
        </w:rPr>
        <w:t>AFHRA/RSR</w:t>
      </w:r>
    </w:p>
    <w:p w14:paraId="12736056" w14:textId="77777777" w:rsidR="0044699B" w:rsidRPr="0044699B" w:rsidRDefault="0044699B" w:rsidP="0044699B">
      <w:pPr>
        <w:ind w:left="720"/>
        <w:rPr>
          <w:sz w:val="18"/>
          <w:szCs w:val="18"/>
        </w:rPr>
      </w:pPr>
      <w:r w:rsidRPr="0044699B">
        <w:rPr>
          <w:rFonts w:ascii="Calibri" w:hAnsi="Calibri" w:cs="Calibri"/>
          <w:color w:val="1F497D"/>
          <w:sz w:val="18"/>
          <w:szCs w:val="18"/>
        </w:rPr>
        <w:t>600 Chennault Circle</w:t>
      </w:r>
    </w:p>
    <w:p w14:paraId="0AA9DCF5" w14:textId="3CACF175" w:rsidR="0044699B" w:rsidRPr="0044699B" w:rsidRDefault="0044699B" w:rsidP="0044699B">
      <w:pPr>
        <w:ind w:left="720"/>
        <w:rPr>
          <w:sz w:val="18"/>
          <w:szCs w:val="18"/>
        </w:rPr>
      </w:pPr>
      <w:r w:rsidRPr="0044699B">
        <w:rPr>
          <w:rFonts w:ascii="Calibri" w:hAnsi="Calibri" w:cs="Calibri"/>
          <w:color w:val="1F497D"/>
          <w:sz w:val="18"/>
          <w:szCs w:val="18"/>
        </w:rPr>
        <w:t xml:space="preserve">Maxwell AFB AL </w:t>
      </w:r>
      <w:proofErr w:type="gramStart"/>
      <w:r w:rsidRPr="0044699B">
        <w:rPr>
          <w:rFonts w:ascii="Calibri" w:hAnsi="Calibri" w:cs="Calibri"/>
          <w:color w:val="1F497D"/>
          <w:sz w:val="18"/>
          <w:szCs w:val="18"/>
        </w:rPr>
        <w:t>36112  USA</w:t>
      </w:r>
      <w:proofErr w:type="gramEnd"/>
    </w:p>
    <w:p w14:paraId="318E64B8" w14:textId="4FD77913" w:rsidR="0044699B" w:rsidRDefault="0044699B" w:rsidP="0044699B">
      <w:pPr>
        <w:ind w:left="720"/>
        <w:rPr>
          <w:rFonts w:ascii="Calibri" w:hAnsi="Calibri" w:cs="Calibri"/>
          <w:color w:val="1F497D"/>
          <w:sz w:val="18"/>
          <w:szCs w:val="18"/>
        </w:rPr>
      </w:pPr>
      <w:r w:rsidRPr="0044699B">
        <w:rPr>
          <w:rFonts w:ascii="Calibri" w:hAnsi="Calibri" w:cs="Calibri"/>
          <w:color w:val="1F497D"/>
          <w:sz w:val="18"/>
          <w:szCs w:val="18"/>
        </w:rPr>
        <w:t>(334) 953-2447</w:t>
      </w:r>
    </w:p>
    <w:p w14:paraId="184CBB4D" w14:textId="0652C2D6" w:rsidR="00AE5820" w:rsidRPr="0044699B" w:rsidRDefault="00AE5820" w:rsidP="00AE5820">
      <w:r>
        <w:t>[for example:]</w:t>
      </w:r>
    </w:p>
    <w:tbl>
      <w:tblPr>
        <w:tblW w:w="0" w:type="auto"/>
        <w:tblCellSpacing w:w="15" w:type="dxa"/>
        <w:tblBorders>
          <w:top w:val="single" w:sz="6" w:space="0" w:color="FFCC66"/>
          <w:left w:val="single" w:sz="6" w:space="0" w:color="FFCC66"/>
          <w:bottom w:val="single" w:sz="6" w:space="0" w:color="FFCC66"/>
          <w:right w:val="single" w:sz="6" w:space="0" w:color="FFCC66"/>
        </w:tblBorders>
        <w:shd w:val="clear" w:color="auto" w:fill="FFFFDD"/>
        <w:tblLook w:val="04A0" w:firstRow="1" w:lastRow="0" w:firstColumn="1" w:lastColumn="0" w:noHBand="0" w:noVBand="1"/>
      </w:tblPr>
      <w:tblGrid>
        <w:gridCol w:w="1145"/>
        <w:gridCol w:w="1176"/>
        <w:gridCol w:w="1121"/>
        <w:gridCol w:w="2042"/>
        <w:gridCol w:w="1424"/>
        <w:gridCol w:w="2436"/>
      </w:tblGrid>
      <w:tr w:rsidR="00AE5820" w14:paraId="61E45AC5" w14:textId="77777777" w:rsidTr="00AE5820">
        <w:trPr>
          <w:tblCellSpacing w:w="15" w:type="dxa"/>
        </w:trPr>
        <w:tc>
          <w:tcPr>
            <w:tcW w:w="0" w:type="auto"/>
            <w:gridSpan w:val="6"/>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59AD2153" w14:textId="77777777" w:rsidR="00AE5820" w:rsidRDefault="00AE5820">
            <w:pPr>
              <w:spacing w:after="0"/>
              <w:jc w:val="center"/>
              <w:rPr>
                <w:rFonts w:ascii="Helvetica" w:hAnsi="Helvetica" w:cs="Helvetica"/>
                <w:color w:val="000000"/>
                <w:sz w:val="17"/>
                <w:szCs w:val="17"/>
              </w:rPr>
            </w:pPr>
            <w:r>
              <w:rPr>
                <w:rFonts w:ascii="Helvetica" w:hAnsi="Helvetica" w:cs="Helvetica"/>
                <w:b/>
                <w:bCs/>
                <w:color w:val="000000"/>
                <w:sz w:val="17"/>
                <w:szCs w:val="17"/>
              </w:rPr>
              <w:t>Document Detail for IRISNUM= 00907136</w:t>
            </w:r>
          </w:p>
        </w:tc>
      </w:tr>
      <w:tr w:rsidR="00AE5820" w14:paraId="68BCB5F0"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107B2DCE" w14:textId="77777777" w:rsidR="00AE5820" w:rsidRDefault="00AE5820">
            <w:pPr>
              <w:spacing w:after="0"/>
              <w:jc w:val="center"/>
              <w:rPr>
                <w:rFonts w:cs="Arial"/>
                <w:b/>
                <w:bCs/>
                <w:color w:val="000000"/>
                <w:sz w:val="17"/>
                <w:szCs w:val="17"/>
              </w:rPr>
            </w:pPr>
            <w:r>
              <w:rPr>
                <w:rFonts w:cs="Arial"/>
                <w:b/>
                <w:bCs/>
                <w:color w:val="000000"/>
                <w:sz w:val="17"/>
                <w:szCs w:val="17"/>
              </w:rPr>
              <w:t>IRISNUM</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0990370"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00907136</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925C417" w14:textId="77777777" w:rsidR="00AE5820" w:rsidRDefault="00AE5820">
            <w:pPr>
              <w:spacing w:after="0"/>
              <w:jc w:val="center"/>
              <w:rPr>
                <w:rFonts w:cs="Arial"/>
                <w:b/>
                <w:bCs/>
                <w:color w:val="000000"/>
                <w:sz w:val="17"/>
                <w:szCs w:val="17"/>
              </w:rPr>
            </w:pPr>
            <w:r>
              <w:rPr>
                <w:rFonts w:cs="Arial"/>
                <w:b/>
                <w:bCs/>
                <w:color w:val="000000"/>
                <w:sz w:val="17"/>
                <w:szCs w:val="17"/>
              </w:rPr>
              <w:t>OLDACC</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8E08F7A"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3-7097-151</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09ED3575" w14:textId="77777777" w:rsidR="00AE5820" w:rsidRDefault="00AE5820">
            <w:pPr>
              <w:spacing w:after="0"/>
              <w:jc w:val="center"/>
              <w:rPr>
                <w:rFonts w:cs="Arial"/>
                <w:b/>
                <w:bCs/>
                <w:color w:val="000000"/>
                <w:sz w:val="17"/>
                <w:szCs w:val="17"/>
              </w:rPr>
            </w:pPr>
            <w:r>
              <w:rPr>
                <w:rFonts w:cs="Arial"/>
                <w:b/>
                <w:bCs/>
                <w:color w:val="000000"/>
                <w:sz w:val="17"/>
                <w:szCs w:val="17"/>
              </w:rPr>
              <w:t>CLASS</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C287FD3"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UNCLASSIFIED</w:t>
            </w:r>
          </w:p>
        </w:tc>
      </w:tr>
      <w:tr w:rsidR="00AE5820" w14:paraId="1302429A"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A9CB4CB" w14:textId="77777777" w:rsidR="00AE5820" w:rsidRDefault="00AE5820">
            <w:pPr>
              <w:spacing w:after="0"/>
              <w:jc w:val="center"/>
              <w:rPr>
                <w:rFonts w:cs="Arial"/>
                <w:b/>
                <w:bCs/>
                <w:color w:val="000000"/>
                <w:sz w:val="17"/>
                <w:szCs w:val="17"/>
              </w:rPr>
            </w:pPr>
            <w:r>
              <w:rPr>
                <w:rFonts w:cs="Arial"/>
                <w:b/>
                <w:bCs/>
                <w:color w:val="000000"/>
                <w:sz w:val="17"/>
                <w:szCs w:val="17"/>
              </w:rPr>
              <w:t>BEG_DATE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58D0AC35"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586B4CA3" w14:textId="77777777" w:rsidR="00AE5820" w:rsidRDefault="00AE5820">
            <w:pPr>
              <w:spacing w:after="0"/>
              <w:jc w:val="center"/>
              <w:rPr>
                <w:rFonts w:cs="Arial"/>
                <w:b/>
                <w:bCs/>
                <w:color w:val="000000"/>
                <w:sz w:val="17"/>
                <w:szCs w:val="17"/>
              </w:rPr>
            </w:pPr>
            <w:r>
              <w:rPr>
                <w:rFonts w:cs="Arial"/>
                <w:b/>
                <w:bCs/>
                <w:color w:val="000000"/>
                <w:sz w:val="17"/>
                <w:szCs w:val="17"/>
              </w:rPr>
              <w:t>MAIN</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2767EBD3"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LINCOLN LABORATORY</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58CEB2A0" w14:textId="77777777" w:rsidR="00AE5820" w:rsidRDefault="00AE5820">
            <w:pPr>
              <w:spacing w:after="0"/>
              <w:jc w:val="center"/>
              <w:rPr>
                <w:rFonts w:cs="Arial"/>
                <w:b/>
                <w:bCs/>
                <w:color w:val="000000"/>
                <w:sz w:val="17"/>
                <w:szCs w:val="17"/>
              </w:rPr>
            </w:pPr>
            <w:r>
              <w:rPr>
                <w:rFonts w:cs="Arial"/>
                <w:b/>
                <w:bCs/>
                <w:color w:val="000000"/>
                <w:sz w:val="17"/>
                <w:szCs w:val="17"/>
              </w:rPr>
              <w:t>PUB_DATE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CA78E14"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05-01-1953</w:t>
            </w:r>
          </w:p>
        </w:tc>
      </w:tr>
      <w:tr w:rsidR="00AE5820" w14:paraId="5F8D634C"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58C1BD4C" w14:textId="77777777" w:rsidR="00AE5820" w:rsidRDefault="00AE5820">
            <w:pPr>
              <w:spacing w:after="0"/>
              <w:jc w:val="center"/>
              <w:rPr>
                <w:rFonts w:cs="Arial"/>
                <w:b/>
                <w:bCs/>
                <w:color w:val="000000"/>
                <w:sz w:val="17"/>
                <w:szCs w:val="17"/>
              </w:rPr>
            </w:pPr>
            <w:r>
              <w:rPr>
                <w:rFonts w:cs="Arial"/>
                <w:b/>
                <w:bCs/>
                <w:color w:val="000000"/>
                <w:sz w:val="17"/>
                <w:szCs w:val="17"/>
              </w:rPr>
              <w:t>END_DATE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B880506"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C3566AF" w14:textId="77777777" w:rsidR="00AE5820" w:rsidRDefault="00AE5820">
            <w:pPr>
              <w:spacing w:after="0"/>
              <w:jc w:val="center"/>
              <w:rPr>
                <w:rFonts w:cs="Arial"/>
                <w:b/>
                <w:bCs/>
                <w:color w:val="000000"/>
                <w:sz w:val="17"/>
                <w:szCs w:val="17"/>
              </w:rPr>
            </w:pPr>
            <w:r>
              <w:rPr>
                <w:rFonts w:cs="Arial"/>
                <w:b/>
                <w:bCs/>
                <w:color w:val="000000"/>
                <w:sz w:val="17"/>
                <w:szCs w:val="17"/>
              </w:rPr>
              <w:t>CALL</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37B1278F"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K146.021-1</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2476694" w14:textId="77777777" w:rsidR="00AE5820" w:rsidRDefault="00AE5820">
            <w:pPr>
              <w:spacing w:after="0"/>
              <w:jc w:val="center"/>
              <w:rPr>
                <w:rFonts w:cs="Arial"/>
                <w:b/>
                <w:bCs/>
                <w:color w:val="000000"/>
                <w:sz w:val="17"/>
                <w:szCs w:val="17"/>
              </w:rPr>
            </w:pPr>
            <w:r>
              <w:rPr>
                <w:rFonts w:cs="Arial"/>
                <w:b/>
                <w:bCs/>
                <w:color w:val="000000"/>
                <w:sz w:val="17"/>
                <w:szCs w:val="17"/>
              </w:rPr>
              <w:t>CD</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2836F623"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24843</w:t>
            </w:r>
          </w:p>
        </w:tc>
      </w:tr>
      <w:tr w:rsidR="00AE5820" w14:paraId="02641FD2"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E27387E" w14:textId="77777777" w:rsidR="00AE5820" w:rsidRDefault="00AE5820">
            <w:pPr>
              <w:spacing w:after="0"/>
              <w:jc w:val="center"/>
              <w:rPr>
                <w:rFonts w:cs="Arial"/>
                <w:b/>
                <w:bCs/>
                <w:color w:val="000000"/>
                <w:sz w:val="17"/>
                <w:szCs w:val="17"/>
              </w:rPr>
            </w:pPr>
            <w:r>
              <w:rPr>
                <w:rFonts w:cs="Arial"/>
                <w:b/>
                <w:bCs/>
                <w:color w:val="000000"/>
                <w:sz w:val="17"/>
                <w:szCs w:val="17"/>
              </w:rPr>
              <w:t>ACCS_DATE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51AF2A77"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7FCF843" w14:textId="77777777" w:rsidR="00AE5820" w:rsidRDefault="00AE5820">
            <w:pPr>
              <w:spacing w:after="0"/>
              <w:jc w:val="center"/>
              <w:rPr>
                <w:rFonts w:cs="Arial"/>
                <w:b/>
                <w:bCs/>
                <w:color w:val="000000"/>
                <w:sz w:val="17"/>
                <w:szCs w:val="17"/>
              </w:rPr>
            </w:pPr>
            <w:r>
              <w:rPr>
                <w:rFonts w:cs="Arial"/>
                <w:b/>
                <w:bCs/>
                <w:color w:val="000000"/>
                <w:sz w:val="17"/>
                <w:szCs w:val="17"/>
              </w:rPr>
              <w:t>MAJCOM</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4ECD04CC"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A3DD383" w14:textId="77777777" w:rsidR="00AE5820" w:rsidRDefault="00AE5820">
            <w:pPr>
              <w:spacing w:after="0"/>
              <w:jc w:val="center"/>
              <w:rPr>
                <w:rFonts w:cs="Arial"/>
                <w:b/>
                <w:bCs/>
                <w:color w:val="000000"/>
                <w:sz w:val="17"/>
                <w:szCs w:val="17"/>
              </w:rPr>
            </w:pPr>
            <w:r>
              <w:rPr>
                <w:rFonts w:cs="Arial"/>
                <w:b/>
                <w:bCs/>
                <w:color w:val="000000"/>
                <w:sz w:val="17"/>
                <w:szCs w:val="17"/>
              </w:rPr>
              <w:t>RECTYPE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20E8146B" w14:textId="77777777" w:rsidR="00AE5820" w:rsidRDefault="00AE5820">
            <w:pPr>
              <w:rPr>
                <w:rFonts w:cs="Arial"/>
                <w:b/>
                <w:bCs/>
                <w:color w:val="000000"/>
                <w:sz w:val="17"/>
                <w:szCs w:val="17"/>
              </w:rPr>
            </w:pPr>
          </w:p>
        </w:tc>
      </w:tr>
      <w:tr w:rsidR="00AE5820" w14:paraId="71A5F5E4"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562571B0" w14:textId="77777777" w:rsidR="00AE5820" w:rsidRDefault="00AE5820">
            <w:pPr>
              <w:spacing w:after="0"/>
              <w:jc w:val="center"/>
              <w:rPr>
                <w:rFonts w:cs="Arial"/>
                <w:b/>
                <w:bCs/>
                <w:color w:val="000000"/>
                <w:sz w:val="17"/>
                <w:szCs w:val="17"/>
              </w:rPr>
            </w:pPr>
            <w:r>
              <w:rPr>
                <w:rFonts w:cs="Arial"/>
                <w:b/>
                <w:bCs/>
                <w:color w:val="000000"/>
                <w:sz w:val="17"/>
                <w:szCs w:val="17"/>
              </w:rPr>
              <w:t>REL_DATE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758741D5"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08-11-1987</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0F57180" w14:textId="77777777" w:rsidR="00AE5820" w:rsidRDefault="00AE5820">
            <w:pPr>
              <w:spacing w:after="0"/>
              <w:jc w:val="center"/>
              <w:rPr>
                <w:rFonts w:cs="Arial"/>
                <w:b/>
                <w:bCs/>
                <w:color w:val="000000"/>
                <w:sz w:val="17"/>
                <w:szCs w:val="17"/>
              </w:rPr>
            </w:pPr>
            <w:r>
              <w:rPr>
                <w:rFonts w:cs="Arial"/>
                <w:b/>
                <w:bCs/>
                <w:color w:val="000000"/>
                <w:sz w:val="17"/>
                <w:szCs w:val="17"/>
              </w:rPr>
              <w:t>TITLE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431035B5"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5FE94468" w14:textId="77777777" w:rsidR="00AE5820" w:rsidRDefault="00AE5820">
            <w:pPr>
              <w:spacing w:after="0"/>
              <w:jc w:val="center"/>
              <w:rPr>
                <w:rFonts w:cs="Arial"/>
                <w:b/>
                <w:bCs/>
                <w:color w:val="000000"/>
                <w:sz w:val="17"/>
                <w:szCs w:val="17"/>
              </w:rPr>
            </w:pPr>
            <w:r>
              <w:rPr>
                <w:rFonts w:cs="Arial"/>
                <w:b/>
                <w:bCs/>
                <w:color w:val="000000"/>
                <w:sz w:val="17"/>
                <w:szCs w:val="17"/>
              </w:rPr>
              <w:t>TITLE_XT</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2F239F4" w14:textId="77777777" w:rsidR="00AE5820" w:rsidRDefault="00AE5820">
            <w:pPr>
              <w:rPr>
                <w:rFonts w:cs="Arial"/>
                <w:b/>
                <w:bCs/>
                <w:color w:val="000000"/>
                <w:sz w:val="17"/>
                <w:szCs w:val="17"/>
              </w:rPr>
            </w:pPr>
          </w:p>
        </w:tc>
      </w:tr>
      <w:tr w:rsidR="00AE5820" w14:paraId="6E321614"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06D72B23" w14:textId="77777777" w:rsidR="00AE5820" w:rsidRDefault="00AE5820">
            <w:pPr>
              <w:spacing w:after="0"/>
              <w:jc w:val="center"/>
              <w:rPr>
                <w:rFonts w:cs="Arial"/>
                <w:b/>
                <w:bCs/>
                <w:color w:val="000000"/>
                <w:sz w:val="17"/>
                <w:szCs w:val="17"/>
              </w:rPr>
            </w:pPr>
            <w:r>
              <w:rPr>
                <w:rFonts w:cs="Arial"/>
                <w:b/>
                <w:bCs/>
                <w:color w:val="000000"/>
                <w:sz w:val="17"/>
                <w:szCs w:val="17"/>
              </w:rPr>
              <w:t>ACCNOTES</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79E8235"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6F5F056" w14:textId="77777777" w:rsidR="00AE5820" w:rsidRDefault="00AE5820">
            <w:pPr>
              <w:spacing w:after="0"/>
              <w:jc w:val="center"/>
              <w:rPr>
                <w:rFonts w:cs="Arial"/>
                <w:b/>
                <w:bCs/>
                <w:color w:val="000000"/>
                <w:sz w:val="17"/>
                <w:szCs w:val="17"/>
              </w:rPr>
            </w:pPr>
            <w:r>
              <w:rPr>
                <w:rFonts w:cs="Arial"/>
                <w:b/>
                <w:bCs/>
                <w:color w:val="000000"/>
                <w:sz w:val="17"/>
                <w:szCs w:val="17"/>
              </w:rPr>
              <w:t>IRISREF</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411FF38"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178B101" w14:textId="77777777" w:rsidR="00AE5820" w:rsidRDefault="00AE5820">
            <w:pPr>
              <w:spacing w:after="0"/>
              <w:jc w:val="center"/>
              <w:rPr>
                <w:rFonts w:cs="Arial"/>
                <w:b/>
                <w:bCs/>
                <w:color w:val="000000"/>
                <w:sz w:val="17"/>
                <w:szCs w:val="17"/>
              </w:rPr>
            </w:pPr>
            <w:r>
              <w:rPr>
                <w:rFonts w:cs="Arial"/>
                <w:b/>
                <w:bCs/>
                <w:color w:val="000000"/>
                <w:sz w:val="17"/>
                <w:szCs w:val="17"/>
              </w:rPr>
              <w:t>FRAME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4E2B4CE7"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441</w:t>
            </w:r>
          </w:p>
        </w:tc>
      </w:tr>
      <w:tr w:rsidR="00AE5820" w14:paraId="2A70F4D9"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1285E724" w14:textId="77777777" w:rsidR="00AE5820" w:rsidRDefault="00AE5820">
            <w:pPr>
              <w:spacing w:after="0"/>
              <w:jc w:val="center"/>
              <w:rPr>
                <w:rFonts w:cs="Arial"/>
                <w:b/>
                <w:bCs/>
                <w:color w:val="000000"/>
                <w:sz w:val="17"/>
                <w:szCs w:val="17"/>
              </w:rPr>
            </w:pPr>
            <w:r>
              <w:rPr>
                <w:rFonts w:cs="Arial"/>
                <w:b/>
                <w:bCs/>
                <w:color w:val="000000"/>
                <w:sz w:val="17"/>
                <w:szCs w:val="17"/>
              </w:rPr>
              <w:t>FRAMELST</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36011CE1"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3BDC48B" w14:textId="77777777" w:rsidR="00AE5820" w:rsidRDefault="00AE5820">
            <w:pPr>
              <w:spacing w:after="0"/>
              <w:jc w:val="center"/>
              <w:rPr>
                <w:rFonts w:cs="Arial"/>
                <w:b/>
                <w:bCs/>
                <w:color w:val="000000"/>
                <w:sz w:val="17"/>
                <w:szCs w:val="17"/>
              </w:rPr>
            </w:pPr>
            <w:r>
              <w:rPr>
                <w:rFonts w:cs="Arial"/>
                <w:b/>
                <w:bCs/>
                <w:color w:val="000000"/>
                <w:sz w:val="17"/>
                <w:szCs w:val="17"/>
              </w:rPr>
              <w:t>INDEXID</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229FC6A"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C3</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1FC521E9" w14:textId="77777777" w:rsidR="00AE5820" w:rsidRDefault="00AE5820">
            <w:pPr>
              <w:spacing w:after="0"/>
              <w:jc w:val="center"/>
              <w:rPr>
                <w:rFonts w:cs="Arial"/>
                <w:b/>
                <w:bCs/>
                <w:color w:val="000000"/>
                <w:sz w:val="17"/>
                <w:szCs w:val="17"/>
              </w:rPr>
            </w:pPr>
            <w:r>
              <w:rPr>
                <w:rFonts w:cs="Arial"/>
                <w:b/>
                <w:bCs/>
                <w:color w:val="000000"/>
                <w:sz w:val="17"/>
                <w:szCs w:val="17"/>
              </w:rPr>
              <w:t>NUMPAGES</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8B2B259" w14:textId="77777777" w:rsidR="00AE5820" w:rsidRDefault="00AE5820">
            <w:pPr>
              <w:rPr>
                <w:rFonts w:cs="Arial"/>
                <w:b/>
                <w:bCs/>
                <w:color w:val="000000"/>
                <w:sz w:val="17"/>
                <w:szCs w:val="17"/>
              </w:rPr>
            </w:pPr>
          </w:p>
        </w:tc>
      </w:tr>
      <w:tr w:rsidR="00AE5820" w14:paraId="4D3766A5"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A6DED9E" w14:textId="77777777" w:rsidR="00AE5820" w:rsidRDefault="00AE5820">
            <w:pPr>
              <w:spacing w:after="0"/>
              <w:jc w:val="center"/>
              <w:rPr>
                <w:rFonts w:cs="Arial"/>
                <w:b/>
                <w:bCs/>
                <w:color w:val="000000"/>
                <w:sz w:val="17"/>
                <w:szCs w:val="17"/>
              </w:rPr>
            </w:pPr>
            <w:r>
              <w:rPr>
                <w:rFonts w:cs="Arial"/>
                <w:b/>
                <w:bCs/>
                <w:color w:val="000000"/>
                <w:sz w:val="17"/>
                <w:szCs w:val="17"/>
              </w:rPr>
              <w:t>ABSTRACT</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7641967E"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 xml:space="preserve">DISCUSSES: COMPUTER TESTING OF </w:t>
            </w:r>
            <w:proofErr w:type="gramStart"/>
            <w:r>
              <w:rPr>
                <w:rFonts w:ascii="Helvetica" w:hAnsi="Helvetica" w:cs="Helvetica"/>
                <w:color w:val="000000"/>
                <w:sz w:val="17"/>
                <w:szCs w:val="17"/>
              </w:rPr>
              <w:t>LONG RANGE</w:t>
            </w:r>
            <w:proofErr w:type="gramEnd"/>
            <w:r>
              <w:rPr>
                <w:rFonts w:ascii="Helvetica" w:hAnsi="Helvetica" w:cs="Helvetica"/>
                <w:color w:val="000000"/>
                <w:sz w:val="17"/>
                <w:szCs w:val="17"/>
              </w:rPr>
              <w:t xml:space="preserve"> RADAR, DATA TRANSMISSION OVER TELEPHONE LINES AND WHIRLWIND CENTRAL COMPUTER SYSTEM; RADIO TRANSMITTER TESTS OF AN/GCR-27 USING THE WHIRLWIND COMPUTER; PREPARATION OF PORCUPINE TEST ORDNANCE SYSTEM.</w:t>
            </w:r>
          </w:p>
        </w:tc>
      </w:tr>
      <w:tr w:rsidR="00AE5820" w14:paraId="13D34D88"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1699FFB" w14:textId="77777777" w:rsidR="00AE5820" w:rsidRDefault="00AE5820">
            <w:pPr>
              <w:spacing w:after="0"/>
              <w:jc w:val="center"/>
              <w:rPr>
                <w:rFonts w:cs="Arial"/>
                <w:b/>
                <w:bCs/>
                <w:color w:val="000000"/>
                <w:sz w:val="17"/>
                <w:szCs w:val="17"/>
              </w:rPr>
            </w:pPr>
            <w:r>
              <w:rPr>
                <w:rFonts w:cs="Arial"/>
                <w:b/>
                <w:bCs/>
                <w:color w:val="000000"/>
                <w:sz w:val="17"/>
                <w:szCs w:val="17"/>
              </w:rPr>
              <w:t>DNOTES</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2C2B4A6F" w14:textId="77777777" w:rsidR="00AE5820" w:rsidRDefault="00AE5820">
            <w:pPr>
              <w:rPr>
                <w:rFonts w:cs="Arial"/>
                <w:b/>
                <w:bCs/>
                <w:color w:val="000000"/>
                <w:sz w:val="17"/>
                <w:szCs w:val="17"/>
              </w:rPr>
            </w:pPr>
          </w:p>
        </w:tc>
      </w:tr>
      <w:tr w:rsidR="00AE5820" w14:paraId="6BBDE7EB"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C521FA4" w14:textId="77777777" w:rsidR="00AE5820" w:rsidRDefault="00AE5820">
            <w:pPr>
              <w:spacing w:after="0"/>
              <w:jc w:val="center"/>
              <w:rPr>
                <w:rFonts w:cs="Arial"/>
                <w:b/>
                <w:bCs/>
                <w:color w:val="000000"/>
                <w:sz w:val="17"/>
                <w:szCs w:val="17"/>
              </w:rPr>
            </w:pPr>
            <w:r>
              <w:rPr>
                <w:rFonts w:cs="Arial"/>
                <w:b/>
                <w:bCs/>
                <w:color w:val="000000"/>
                <w:sz w:val="17"/>
                <w:szCs w:val="17"/>
              </w:rPr>
              <w:t>ADMIN</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594AA1F"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NONE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134F5569" w14:textId="77777777" w:rsidR="00AE5820" w:rsidRDefault="00AE5820">
            <w:pPr>
              <w:spacing w:after="0"/>
              <w:jc w:val="center"/>
              <w:rPr>
                <w:rFonts w:cs="Arial"/>
                <w:b/>
                <w:bCs/>
                <w:color w:val="000000"/>
                <w:sz w:val="17"/>
                <w:szCs w:val="17"/>
              </w:rPr>
            </w:pPr>
            <w:r>
              <w:rPr>
                <w:rFonts w:cs="Arial"/>
                <w:b/>
                <w:bCs/>
                <w:color w:val="000000"/>
                <w:sz w:val="17"/>
                <w:szCs w:val="17"/>
              </w:rPr>
              <w:t>AUTHOR</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58C5111"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530EF4A8" w14:textId="77777777" w:rsidR="00AE5820" w:rsidRDefault="00AE5820">
            <w:pPr>
              <w:spacing w:after="0"/>
              <w:jc w:val="center"/>
              <w:rPr>
                <w:rFonts w:cs="Arial"/>
                <w:b/>
                <w:bCs/>
                <w:color w:val="000000"/>
                <w:sz w:val="17"/>
                <w:szCs w:val="17"/>
              </w:rPr>
            </w:pPr>
            <w:r>
              <w:rPr>
                <w:rFonts w:cs="Arial"/>
                <w:b/>
                <w:bCs/>
                <w:color w:val="000000"/>
                <w:sz w:val="17"/>
                <w:szCs w:val="17"/>
              </w:rPr>
              <w:t>TITLE_AE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7FCCB80E"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MONTHLY PROGRESS REPORT</w:t>
            </w:r>
          </w:p>
        </w:tc>
      </w:tr>
      <w:tr w:rsidR="00AE5820" w14:paraId="6DAF4C6D"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F7725DE" w14:textId="77777777" w:rsidR="00AE5820" w:rsidRDefault="00AE5820">
            <w:pPr>
              <w:spacing w:after="0"/>
              <w:jc w:val="center"/>
              <w:rPr>
                <w:rFonts w:cs="Arial"/>
                <w:b/>
                <w:bCs/>
                <w:color w:val="000000"/>
                <w:sz w:val="17"/>
                <w:szCs w:val="17"/>
              </w:rPr>
            </w:pPr>
            <w:r>
              <w:rPr>
                <w:rFonts w:cs="Arial"/>
                <w:b/>
                <w:bCs/>
                <w:color w:val="000000"/>
                <w:sz w:val="17"/>
                <w:szCs w:val="17"/>
              </w:rPr>
              <w:t>SUBJECT</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48F4AD75" w14:textId="77777777" w:rsidR="00AE5820" w:rsidRDefault="00AE5820">
            <w:pPr>
              <w:rPr>
                <w:rFonts w:cs="Arial"/>
                <w:b/>
                <w:bCs/>
                <w:color w:val="000000"/>
                <w:sz w:val="17"/>
                <w:szCs w:val="17"/>
              </w:rPr>
            </w:pPr>
          </w:p>
        </w:tc>
      </w:tr>
      <w:tr w:rsidR="00AE5820" w14:paraId="22039347"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7913D327"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08986C31"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5A7B525D"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4813AD53"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35ED2670"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65E875FF" w14:textId="77777777" w:rsidR="00AE5820" w:rsidRDefault="00AE5820">
            <w:pPr>
              <w:spacing w:after="0"/>
              <w:rPr>
                <w:szCs w:val="20"/>
              </w:rPr>
            </w:pPr>
          </w:p>
        </w:tc>
      </w:tr>
    </w:tbl>
    <w:p w14:paraId="7E35C3E3" w14:textId="77777777" w:rsidR="00AE5820" w:rsidRDefault="00AE5820" w:rsidP="00AE5820">
      <w:pPr>
        <w:rPr>
          <w:rFonts w:asciiTheme="minorHAnsi" w:hAnsiTheme="minorHAnsi" w:cstheme="minorBidi"/>
          <w:sz w:val="22"/>
          <w:szCs w:val="22"/>
        </w:rPr>
      </w:pPr>
    </w:p>
    <w:tbl>
      <w:tblPr>
        <w:tblW w:w="0" w:type="auto"/>
        <w:tblCellSpacing w:w="15" w:type="dxa"/>
        <w:tblBorders>
          <w:top w:val="single" w:sz="6" w:space="0" w:color="FFCC66"/>
          <w:left w:val="single" w:sz="6" w:space="0" w:color="FFCC66"/>
          <w:bottom w:val="single" w:sz="6" w:space="0" w:color="FFCC66"/>
          <w:right w:val="single" w:sz="6" w:space="0" w:color="FFCC66"/>
        </w:tblBorders>
        <w:shd w:val="clear" w:color="auto" w:fill="FFFFDD"/>
        <w:tblLook w:val="04A0" w:firstRow="1" w:lastRow="0" w:firstColumn="1" w:lastColumn="0" w:noHBand="0" w:noVBand="1"/>
      </w:tblPr>
      <w:tblGrid>
        <w:gridCol w:w="1145"/>
        <w:gridCol w:w="960"/>
        <w:gridCol w:w="846"/>
        <w:gridCol w:w="3330"/>
        <w:gridCol w:w="1073"/>
        <w:gridCol w:w="1343"/>
      </w:tblGrid>
      <w:tr w:rsidR="00AE5820" w14:paraId="389BE7ED" w14:textId="77777777" w:rsidTr="00AE5820">
        <w:trPr>
          <w:tblCellSpacing w:w="15" w:type="dxa"/>
        </w:trPr>
        <w:tc>
          <w:tcPr>
            <w:tcW w:w="0" w:type="auto"/>
            <w:gridSpan w:val="6"/>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FA8C509" w14:textId="77777777" w:rsidR="00AE5820" w:rsidRDefault="00AE5820">
            <w:pPr>
              <w:spacing w:after="0"/>
              <w:jc w:val="center"/>
              <w:rPr>
                <w:rFonts w:ascii="Helvetica" w:hAnsi="Helvetica" w:cs="Helvetica"/>
                <w:color w:val="000000"/>
                <w:sz w:val="17"/>
                <w:szCs w:val="17"/>
              </w:rPr>
            </w:pPr>
            <w:r>
              <w:rPr>
                <w:rFonts w:ascii="Helvetica" w:hAnsi="Helvetica" w:cs="Helvetica"/>
                <w:b/>
                <w:bCs/>
                <w:color w:val="000000"/>
                <w:sz w:val="17"/>
                <w:szCs w:val="17"/>
              </w:rPr>
              <w:t>Document Detail for IRISNUM= 01069146</w:t>
            </w:r>
          </w:p>
        </w:tc>
      </w:tr>
      <w:tr w:rsidR="00AE5820" w14:paraId="3C95891A"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501D3A1A" w14:textId="77777777" w:rsidR="00AE5820" w:rsidRDefault="00AE5820">
            <w:pPr>
              <w:spacing w:after="0"/>
              <w:jc w:val="center"/>
              <w:rPr>
                <w:rFonts w:cs="Arial"/>
                <w:b/>
                <w:bCs/>
                <w:color w:val="000000"/>
                <w:sz w:val="17"/>
                <w:szCs w:val="17"/>
              </w:rPr>
            </w:pPr>
            <w:r>
              <w:rPr>
                <w:rFonts w:cs="Arial"/>
                <w:b/>
                <w:bCs/>
                <w:color w:val="000000"/>
                <w:sz w:val="17"/>
                <w:szCs w:val="17"/>
              </w:rPr>
              <w:t>IRISNUM</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C4ACA78"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01069146</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C461AF6" w14:textId="77777777" w:rsidR="00AE5820" w:rsidRDefault="00AE5820">
            <w:pPr>
              <w:spacing w:after="0"/>
              <w:jc w:val="center"/>
              <w:rPr>
                <w:rFonts w:cs="Arial"/>
                <w:b/>
                <w:bCs/>
                <w:color w:val="000000"/>
                <w:sz w:val="17"/>
                <w:szCs w:val="17"/>
              </w:rPr>
            </w:pPr>
            <w:r>
              <w:rPr>
                <w:rFonts w:cs="Arial"/>
                <w:b/>
                <w:bCs/>
                <w:color w:val="000000"/>
                <w:sz w:val="17"/>
                <w:szCs w:val="17"/>
              </w:rPr>
              <w:t>OLDACC</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8852025"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62ED793" w14:textId="77777777" w:rsidR="00AE5820" w:rsidRDefault="00AE5820">
            <w:pPr>
              <w:spacing w:after="0"/>
              <w:jc w:val="center"/>
              <w:rPr>
                <w:rFonts w:cs="Arial"/>
                <w:b/>
                <w:bCs/>
                <w:color w:val="000000"/>
                <w:sz w:val="17"/>
                <w:szCs w:val="17"/>
              </w:rPr>
            </w:pPr>
            <w:r>
              <w:rPr>
                <w:rFonts w:cs="Arial"/>
                <w:b/>
                <w:bCs/>
                <w:color w:val="000000"/>
                <w:sz w:val="17"/>
                <w:szCs w:val="17"/>
              </w:rPr>
              <w:t>CLASS</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E10FBB8"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UNCLASSIFIED</w:t>
            </w:r>
          </w:p>
        </w:tc>
      </w:tr>
      <w:tr w:rsidR="00AE5820" w14:paraId="24916EE9"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FB97A51" w14:textId="77777777" w:rsidR="00AE5820" w:rsidRDefault="00AE5820">
            <w:pPr>
              <w:spacing w:after="0"/>
              <w:jc w:val="center"/>
              <w:rPr>
                <w:rFonts w:cs="Arial"/>
                <w:b/>
                <w:bCs/>
                <w:color w:val="000000"/>
                <w:sz w:val="17"/>
                <w:szCs w:val="17"/>
              </w:rPr>
            </w:pPr>
            <w:r>
              <w:rPr>
                <w:rFonts w:cs="Arial"/>
                <w:b/>
                <w:bCs/>
                <w:color w:val="000000"/>
                <w:sz w:val="17"/>
                <w:szCs w:val="17"/>
              </w:rPr>
              <w:t>BEG_DATE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9966765"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3A094BBC" w14:textId="77777777" w:rsidR="00AE5820" w:rsidRDefault="00AE5820">
            <w:pPr>
              <w:spacing w:after="0"/>
              <w:jc w:val="center"/>
              <w:rPr>
                <w:rFonts w:cs="Arial"/>
                <w:b/>
                <w:bCs/>
                <w:color w:val="000000"/>
                <w:sz w:val="17"/>
                <w:szCs w:val="17"/>
              </w:rPr>
            </w:pPr>
            <w:r>
              <w:rPr>
                <w:rFonts w:cs="Arial"/>
                <w:b/>
                <w:bCs/>
                <w:color w:val="000000"/>
                <w:sz w:val="17"/>
                <w:szCs w:val="17"/>
              </w:rPr>
              <w:t>MAIN</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1AB2E10"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LESSONS FROM PROJECT WHIRLWIND</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F12C937" w14:textId="77777777" w:rsidR="00AE5820" w:rsidRDefault="00AE5820">
            <w:pPr>
              <w:spacing w:after="0"/>
              <w:jc w:val="center"/>
              <w:rPr>
                <w:rFonts w:cs="Arial"/>
                <w:b/>
                <w:bCs/>
                <w:color w:val="000000"/>
                <w:sz w:val="17"/>
                <w:szCs w:val="17"/>
              </w:rPr>
            </w:pPr>
            <w:r>
              <w:rPr>
                <w:rFonts w:cs="Arial"/>
                <w:b/>
                <w:bCs/>
                <w:color w:val="000000"/>
                <w:sz w:val="17"/>
                <w:szCs w:val="17"/>
              </w:rPr>
              <w:t>PUB_DATE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3EBE4608"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10-01-1977</w:t>
            </w:r>
          </w:p>
        </w:tc>
      </w:tr>
      <w:tr w:rsidR="00AE5820" w14:paraId="68344D97"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7A58977D" w14:textId="77777777" w:rsidR="00AE5820" w:rsidRDefault="00AE5820">
            <w:pPr>
              <w:spacing w:after="0"/>
              <w:jc w:val="center"/>
              <w:rPr>
                <w:rFonts w:cs="Arial"/>
                <w:b/>
                <w:bCs/>
                <w:color w:val="000000"/>
                <w:sz w:val="17"/>
                <w:szCs w:val="17"/>
              </w:rPr>
            </w:pPr>
            <w:r>
              <w:rPr>
                <w:rFonts w:cs="Arial"/>
                <w:b/>
                <w:bCs/>
                <w:color w:val="000000"/>
                <w:sz w:val="17"/>
                <w:szCs w:val="17"/>
              </w:rPr>
              <w:t>END_DATE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33B8951D"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B3D595E" w14:textId="77777777" w:rsidR="00AE5820" w:rsidRDefault="00AE5820">
            <w:pPr>
              <w:spacing w:after="0"/>
              <w:jc w:val="center"/>
              <w:rPr>
                <w:rFonts w:cs="Arial"/>
                <w:b/>
                <w:bCs/>
                <w:color w:val="000000"/>
                <w:sz w:val="17"/>
                <w:szCs w:val="17"/>
              </w:rPr>
            </w:pPr>
            <w:r>
              <w:rPr>
                <w:rFonts w:cs="Arial"/>
                <w:b/>
                <w:bCs/>
                <w:color w:val="000000"/>
                <w:sz w:val="17"/>
                <w:szCs w:val="17"/>
              </w:rPr>
              <w:t>CALL</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B9A5134"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168.7210-120</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3A29FA81" w14:textId="77777777" w:rsidR="00AE5820" w:rsidRDefault="00AE5820">
            <w:pPr>
              <w:spacing w:after="0"/>
              <w:jc w:val="center"/>
              <w:rPr>
                <w:rFonts w:cs="Arial"/>
                <w:b/>
                <w:bCs/>
                <w:color w:val="000000"/>
                <w:sz w:val="17"/>
                <w:szCs w:val="17"/>
              </w:rPr>
            </w:pPr>
            <w:r>
              <w:rPr>
                <w:rFonts w:cs="Arial"/>
                <w:b/>
                <w:bCs/>
                <w:color w:val="000000"/>
                <w:sz w:val="17"/>
                <w:szCs w:val="17"/>
              </w:rPr>
              <w:t>CD</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777BECB2"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0000039797</w:t>
            </w:r>
          </w:p>
        </w:tc>
      </w:tr>
      <w:tr w:rsidR="00AE5820" w14:paraId="506429C3"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39918D78" w14:textId="77777777" w:rsidR="00AE5820" w:rsidRDefault="00AE5820">
            <w:pPr>
              <w:spacing w:after="0"/>
              <w:jc w:val="center"/>
              <w:rPr>
                <w:rFonts w:cs="Arial"/>
                <w:b/>
                <w:bCs/>
                <w:color w:val="000000"/>
                <w:sz w:val="17"/>
                <w:szCs w:val="17"/>
              </w:rPr>
            </w:pPr>
            <w:r>
              <w:rPr>
                <w:rFonts w:cs="Arial"/>
                <w:b/>
                <w:bCs/>
                <w:color w:val="000000"/>
                <w:sz w:val="17"/>
                <w:szCs w:val="17"/>
              </w:rPr>
              <w:t>ACCS_DATE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FED18DA"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5DF1805" w14:textId="77777777" w:rsidR="00AE5820" w:rsidRDefault="00AE5820">
            <w:pPr>
              <w:spacing w:after="0"/>
              <w:jc w:val="center"/>
              <w:rPr>
                <w:rFonts w:cs="Arial"/>
                <w:b/>
                <w:bCs/>
                <w:color w:val="000000"/>
                <w:sz w:val="17"/>
                <w:szCs w:val="17"/>
              </w:rPr>
            </w:pPr>
            <w:r>
              <w:rPr>
                <w:rFonts w:cs="Arial"/>
                <w:b/>
                <w:bCs/>
                <w:color w:val="000000"/>
                <w:sz w:val="17"/>
                <w:szCs w:val="17"/>
              </w:rPr>
              <w:t>MAJCOM</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3AA953D4"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0D01C7F5" w14:textId="77777777" w:rsidR="00AE5820" w:rsidRDefault="00AE5820">
            <w:pPr>
              <w:spacing w:after="0"/>
              <w:jc w:val="center"/>
              <w:rPr>
                <w:rFonts w:cs="Arial"/>
                <w:b/>
                <w:bCs/>
                <w:color w:val="000000"/>
                <w:sz w:val="17"/>
                <w:szCs w:val="17"/>
              </w:rPr>
            </w:pPr>
            <w:r>
              <w:rPr>
                <w:rFonts w:cs="Arial"/>
                <w:b/>
                <w:bCs/>
                <w:color w:val="000000"/>
                <w:sz w:val="17"/>
                <w:szCs w:val="17"/>
              </w:rPr>
              <w:t>RECTYPE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860B09D" w14:textId="77777777" w:rsidR="00AE5820" w:rsidRDefault="00AE5820">
            <w:pPr>
              <w:rPr>
                <w:rFonts w:cs="Arial"/>
                <w:b/>
                <w:bCs/>
                <w:color w:val="000000"/>
                <w:sz w:val="17"/>
                <w:szCs w:val="17"/>
              </w:rPr>
            </w:pPr>
          </w:p>
        </w:tc>
      </w:tr>
      <w:tr w:rsidR="00AE5820" w14:paraId="292955EC"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DA2F68E" w14:textId="77777777" w:rsidR="00AE5820" w:rsidRDefault="00AE5820">
            <w:pPr>
              <w:spacing w:after="0"/>
              <w:jc w:val="center"/>
              <w:rPr>
                <w:rFonts w:cs="Arial"/>
                <w:b/>
                <w:bCs/>
                <w:color w:val="000000"/>
                <w:sz w:val="17"/>
                <w:szCs w:val="17"/>
              </w:rPr>
            </w:pPr>
            <w:r>
              <w:rPr>
                <w:rFonts w:cs="Arial"/>
                <w:b/>
                <w:bCs/>
                <w:color w:val="000000"/>
                <w:sz w:val="17"/>
                <w:szCs w:val="17"/>
              </w:rPr>
              <w:t>REL_DATE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5FD981D2"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11-13-1986</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36564622" w14:textId="77777777" w:rsidR="00AE5820" w:rsidRDefault="00AE5820">
            <w:pPr>
              <w:spacing w:after="0"/>
              <w:jc w:val="center"/>
              <w:rPr>
                <w:rFonts w:cs="Arial"/>
                <w:b/>
                <w:bCs/>
                <w:color w:val="000000"/>
                <w:sz w:val="17"/>
                <w:szCs w:val="17"/>
              </w:rPr>
            </w:pPr>
            <w:r>
              <w:rPr>
                <w:rFonts w:cs="Arial"/>
                <w:b/>
                <w:bCs/>
                <w:color w:val="000000"/>
                <w:sz w:val="17"/>
                <w:szCs w:val="17"/>
              </w:rPr>
              <w:t>TITLE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26CD4EF5"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D5AE738" w14:textId="77777777" w:rsidR="00AE5820" w:rsidRDefault="00AE5820">
            <w:pPr>
              <w:spacing w:after="0"/>
              <w:jc w:val="center"/>
              <w:rPr>
                <w:rFonts w:cs="Arial"/>
                <w:b/>
                <w:bCs/>
                <w:color w:val="000000"/>
                <w:sz w:val="17"/>
                <w:szCs w:val="17"/>
              </w:rPr>
            </w:pPr>
            <w:r>
              <w:rPr>
                <w:rFonts w:cs="Arial"/>
                <w:b/>
                <w:bCs/>
                <w:color w:val="000000"/>
                <w:sz w:val="17"/>
                <w:szCs w:val="17"/>
              </w:rPr>
              <w:t>TITLE_XT</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13651D7F" w14:textId="77777777" w:rsidR="00AE5820" w:rsidRDefault="00AE5820">
            <w:pPr>
              <w:rPr>
                <w:rFonts w:cs="Arial"/>
                <w:b/>
                <w:bCs/>
                <w:color w:val="000000"/>
                <w:sz w:val="17"/>
                <w:szCs w:val="17"/>
              </w:rPr>
            </w:pPr>
          </w:p>
        </w:tc>
      </w:tr>
      <w:tr w:rsidR="00AE5820" w14:paraId="25272A65"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31D20ED5" w14:textId="77777777" w:rsidR="00AE5820" w:rsidRDefault="00AE5820">
            <w:pPr>
              <w:spacing w:after="0"/>
              <w:jc w:val="center"/>
              <w:rPr>
                <w:rFonts w:cs="Arial"/>
                <w:b/>
                <w:bCs/>
                <w:color w:val="000000"/>
                <w:sz w:val="17"/>
                <w:szCs w:val="17"/>
              </w:rPr>
            </w:pPr>
            <w:r>
              <w:rPr>
                <w:rFonts w:cs="Arial"/>
                <w:b/>
                <w:bCs/>
                <w:color w:val="000000"/>
                <w:sz w:val="17"/>
                <w:szCs w:val="17"/>
              </w:rPr>
              <w:t>ACCNOTES</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28FE1E2"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4D99981" w14:textId="77777777" w:rsidR="00AE5820" w:rsidRDefault="00AE5820">
            <w:pPr>
              <w:spacing w:after="0"/>
              <w:jc w:val="center"/>
              <w:rPr>
                <w:rFonts w:cs="Arial"/>
                <w:b/>
                <w:bCs/>
                <w:color w:val="000000"/>
                <w:sz w:val="17"/>
                <w:szCs w:val="17"/>
              </w:rPr>
            </w:pPr>
            <w:r>
              <w:rPr>
                <w:rFonts w:cs="Arial"/>
                <w:b/>
                <w:bCs/>
                <w:color w:val="000000"/>
                <w:sz w:val="17"/>
                <w:szCs w:val="17"/>
              </w:rPr>
              <w:t>IRISREF</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AE2D41C"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1AF025BE" w14:textId="77777777" w:rsidR="00AE5820" w:rsidRDefault="00AE5820">
            <w:pPr>
              <w:spacing w:after="0"/>
              <w:jc w:val="center"/>
              <w:rPr>
                <w:rFonts w:cs="Arial"/>
                <w:b/>
                <w:bCs/>
                <w:color w:val="000000"/>
                <w:sz w:val="17"/>
                <w:szCs w:val="17"/>
              </w:rPr>
            </w:pPr>
            <w:r>
              <w:rPr>
                <w:rFonts w:cs="Arial"/>
                <w:b/>
                <w:bCs/>
                <w:color w:val="000000"/>
                <w:sz w:val="17"/>
                <w:szCs w:val="17"/>
              </w:rPr>
              <w:t>FRAME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9E4AF56"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33</w:t>
            </w:r>
          </w:p>
        </w:tc>
      </w:tr>
      <w:tr w:rsidR="00AE5820" w14:paraId="739375CE"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A922859" w14:textId="77777777" w:rsidR="00AE5820" w:rsidRDefault="00AE5820">
            <w:pPr>
              <w:spacing w:after="0"/>
              <w:jc w:val="center"/>
              <w:rPr>
                <w:rFonts w:cs="Arial"/>
                <w:b/>
                <w:bCs/>
                <w:color w:val="000000"/>
                <w:sz w:val="17"/>
                <w:szCs w:val="17"/>
              </w:rPr>
            </w:pPr>
            <w:r>
              <w:rPr>
                <w:rFonts w:cs="Arial"/>
                <w:b/>
                <w:bCs/>
                <w:color w:val="000000"/>
                <w:sz w:val="17"/>
                <w:szCs w:val="17"/>
              </w:rPr>
              <w:lastRenderedPageBreak/>
              <w:t>FRAMELST</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0422DF5D" w14:textId="77777777" w:rsidR="00AE5820" w:rsidRDefault="00AE5820">
            <w:pPr>
              <w:rPr>
                <w:rFonts w:cs="Arial"/>
                <w:b/>
                <w:bCs/>
                <w:color w:val="000000"/>
                <w:sz w:val="17"/>
                <w:szCs w:val="17"/>
              </w:rPr>
            </w:pP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48DF9E05" w14:textId="77777777" w:rsidR="00AE5820" w:rsidRDefault="00AE5820">
            <w:pPr>
              <w:spacing w:after="0"/>
              <w:jc w:val="center"/>
              <w:rPr>
                <w:rFonts w:cs="Arial"/>
                <w:b/>
                <w:bCs/>
                <w:color w:val="000000"/>
                <w:sz w:val="17"/>
                <w:szCs w:val="17"/>
              </w:rPr>
            </w:pPr>
            <w:r>
              <w:rPr>
                <w:rFonts w:cs="Arial"/>
                <w:b/>
                <w:bCs/>
                <w:color w:val="000000"/>
                <w:sz w:val="17"/>
                <w:szCs w:val="17"/>
              </w:rPr>
              <w:t>INDEXID</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45BDF83D"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24</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3E90E82" w14:textId="77777777" w:rsidR="00AE5820" w:rsidRDefault="00AE5820">
            <w:pPr>
              <w:spacing w:after="0"/>
              <w:jc w:val="center"/>
              <w:rPr>
                <w:rFonts w:cs="Arial"/>
                <w:b/>
                <w:bCs/>
                <w:color w:val="000000"/>
                <w:sz w:val="17"/>
                <w:szCs w:val="17"/>
              </w:rPr>
            </w:pPr>
            <w:r>
              <w:rPr>
                <w:rFonts w:cs="Arial"/>
                <w:b/>
                <w:bCs/>
                <w:color w:val="000000"/>
                <w:sz w:val="17"/>
                <w:szCs w:val="17"/>
              </w:rPr>
              <w:t>NUMPAGES</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3EDE5C9B" w14:textId="77777777" w:rsidR="00AE5820" w:rsidRDefault="00AE5820">
            <w:pPr>
              <w:rPr>
                <w:rFonts w:cs="Arial"/>
                <w:b/>
                <w:bCs/>
                <w:color w:val="000000"/>
                <w:sz w:val="17"/>
                <w:szCs w:val="17"/>
              </w:rPr>
            </w:pPr>
          </w:p>
        </w:tc>
      </w:tr>
      <w:tr w:rsidR="00AE5820" w14:paraId="745B306F"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7B1B5552" w14:textId="77777777" w:rsidR="00AE5820" w:rsidRDefault="00AE5820">
            <w:pPr>
              <w:spacing w:after="0"/>
              <w:jc w:val="center"/>
              <w:rPr>
                <w:rFonts w:cs="Arial"/>
                <w:b/>
                <w:bCs/>
                <w:color w:val="000000"/>
                <w:sz w:val="17"/>
                <w:szCs w:val="17"/>
              </w:rPr>
            </w:pPr>
            <w:r>
              <w:rPr>
                <w:rFonts w:cs="Arial"/>
                <w:b/>
                <w:bCs/>
                <w:color w:val="000000"/>
                <w:sz w:val="17"/>
                <w:szCs w:val="17"/>
              </w:rPr>
              <w:t>ABSTRACT</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2A523CC"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DOCUMENT DISCUSSES THE BUILDING OF A NEW COMPUTER.</w:t>
            </w:r>
          </w:p>
        </w:tc>
      </w:tr>
      <w:tr w:rsidR="00AE5820" w14:paraId="5339E696"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95DFEAB" w14:textId="77777777" w:rsidR="00AE5820" w:rsidRDefault="00AE5820">
            <w:pPr>
              <w:spacing w:after="0"/>
              <w:jc w:val="center"/>
              <w:rPr>
                <w:rFonts w:cs="Arial"/>
                <w:b/>
                <w:bCs/>
                <w:color w:val="000000"/>
                <w:sz w:val="17"/>
                <w:szCs w:val="17"/>
              </w:rPr>
            </w:pPr>
            <w:r>
              <w:rPr>
                <w:rFonts w:cs="Arial"/>
                <w:b/>
                <w:bCs/>
                <w:color w:val="000000"/>
                <w:sz w:val="17"/>
                <w:szCs w:val="17"/>
              </w:rPr>
              <w:t>DNOTES</w:t>
            </w:r>
          </w:p>
        </w:tc>
        <w:tc>
          <w:tcPr>
            <w:tcW w:w="0" w:type="auto"/>
            <w:gridSpan w:val="5"/>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55FFD923"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IN PERSONAL COLLECTION OF LT GEN GORDON T. GOULD, JR.</w:t>
            </w:r>
          </w:p>
        </w:tc>
      </w:tr>
      <w:tr w:rsidR="00AE5820" w14:paraId="2ADA7DFD"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6F4FDE48" w14:textId="77777777" w:rsidR="00AE5820" w:rsidRDefault="00AE5820">
            <w:pPr>
              <w:spacing w:after="0"/>
              <w:jc w:val="center"/>
              <w:rPr>
                <w:rFonts w:cs="Arial"/>
                <w:b/>
                <w:bCs/>
                <w:color w:val="000000"/>
                <w:sz w:val="17"/>
                <w:szCs w:val="17"/>
              </w:rPr>
            </w:pPr>
            <w:r>
              <w:rPr>
                <w:rFonts w:cs="Arial"/>
                <w:b/>
                <w:bCs/>
                <w:color w:val="000000"/>
                <w:sz w:val="17"/>
                <w:szCs w:val="17"/>
              </w:rPr>
              <w:t>ADMIN</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660F6F88"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NONE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7936AC83" w14:textId="77777777" w:rsidR="00AE5820" w:rsidRDefault="00AE5820">
            <w:pPr>
              <w:spacing w:after="0"/>
              <w:jc w:val="center"/>
              <w:rPr>
                <w:rFonts w:cs="Arial"/>
                <w:b/>
                <w:bCs/>
                <w:color w:val="000000"/>
                <w:sz w:val="17"/>
                <w:szCs w:val="17"/>
              </w:rPr>
            </w:pPr>
            <w:r>
              <w:rPr>
                <w:rFonts w:cs="Arial"/>
                <w:b/>
                <w:bCs/>
                <w:color w:val="000000"/>
                <w:sz w:val="17"/>
                <w:szCs w:val="17"/>
              </w:rPr>
              <w:t>AUTHOR</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41852450" w14:textId="77777777" w:rsidR="00AE5820" w:rsidRDefault="00AE5820">
            <w:pPr>
              <w:spacing w:after="0"/>
              <w:rPr>
                <w:rFonts w:ascii="Helvetica" w:hAnsi="Helvetica" w:cs="Helvetica"/>
                <w:color w:val="000000"/>
                <w:sz w:val="17"/>
                <w:szCs w:val="17"/>
              </w:rPr>
            </w:pPr>
            <w:r>
              <w:rPr>
                <w:rFonts w:ascii="Helvetica" w:hAnsi="Helvetica" w:cs="Helvetica"/>
                <w:color w:val="000000"/>
                <w:sz w:val="17"/>
                <w:szCs w:val="17"/>
              </w:rPr>
              <w:t>GOULD, GORDON T., JR. (COLL)</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2BCEDB51" w14:textId="77777777" w:rsidR="00AE5820" w:rsidRDefault="00AE5820">
            <w:pPr>
              <w:spacing w:after="0"/>
              <w:jc w:val="center"/>
              <w:rPr>
                <w:rFonts w:cs="Arial"/>
                <w:b/>
                <w:bCs/>
                <w:color w:val="000000"/>
                <w:sz w:val="17"/>
                <w:szCs w:val="17"/>
              </w:rPr>
            </w:pPr>
            <w:r>
              <w:rPr>
                <w:rFonts w:cs="Arial"/>
                <w:b/>
                <w:bCs/>
                <w:color w:val="000000"/>
                <w:sz w:val="17"/>
                <w:szCs w:val="17"/>
              </w:rPr>
              <w:t>TITLE_AE</w:t>
            </w:r>
          </w:p>
        </w:tc>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hideMark/>
          </w:tcPr>
          <w:p w14:paraId="39C08C7E" w14:textId="77777777" w:rsidR="00AE5820" w:rsidRDefault="00AE5820">
            <w:pPr>
              <w:rPr>
                <w:rFonts w:cs="Arial"/>
                <w:b/>
                <w:bCs/>
                <w:color w:val="000000"/>
                <w:sz w:val="17"/>
                <w:szCs w:val="17"/>
              </w:rPr>
            </w:pPr>
          </w:p>
        </w:tc>
      </w:tr>
      <w:tr w:rsidR="00AE5820" w14:paraId="7F370C94" w14:textId="77777777" w:rsidTr="00AE5820">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DD"/>
            <w:tcMar>
              <w:top w:w="15" w:type="dxa"/>
              <w:left w:w="15" w:type="dxa"/>
              <w:bottom w:w="15" w:type="dxa"/>
              <w:right w:w="15" w:type="dxa"/>
            </w:tcMar>
            <w:vAlign w:val="center"/>
            <w:hideMark/>
          </w:tcPr>
          <w:p w14:paraId="1B201FF0"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3A76098A"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5D58B452"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2F0A88AE"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422A3B5A" w14:textId="77777777" w:rsidR="00AE5820" w:rsidRDefault="00AE5820">
            <w:pPr>
              <w:spacing w:after="0"/>
              <w:rPr>
                <w:szCs w:val="20"/>
              </w:rPr>
            </w:pPr>
          </w:p>
        </w:tc>
        <w:tc>
          <w:tcPr>
            <w:tcW w:w="0" w:type="auto"/>
            <w:tcBorders>
              <w:top w:val="nil"/>
              <w:left w:val="nil"/>
              <w:bottom w:val="nil"/>
              <w:right w:val="nil"/>
            </w:tcBorders>
            <w:shd w:val="clear" w:color="auto" w:fill="FFFFDD"/>
            <w:tcMar>
              <w:top w:w="15" w:type="dxa"/>
              <w:left w:w="15" w:type="dxa"/>
              <w:bottom w:w="15" w:type="dxa"/>
              <w:right w:w="15" w:type="dxa"/>
            </w:tcMar>
            <w:vAlign w:val="center"/>
            <w:hideMark/>
          </w:tcPr>
          <w:p w14:paraId="6933B1C0" w14:textId="77777777" w:rsidR="00AE5820" w:rsidRDefault="00AE5820">
            <w:pPr>
              <w:spacing w:after="0"/>
              <w:rPr>
                <w:szCs w:val="20"/>
              </w:rPr>
            </w:pPr>
          </w:p>
        </w:tc>
      </w:tr>
    </w:tbl>
    <w:p w14:paraId="119EA718" w14:textId="66974F8E" w:rsidR="0044699B" w:rsidRDefault="0044699B" w:rsidP="0044699B"/>
    <w:p w14:paraId="55D3DEC4" w14:textId="77777777" w:rsidR="0044699B" w:rsidRPr="0044699B" w:rsidRDefault="0044699B" w:rsidP="0044699B"/>
    <w:p w14:paraId="23EDB161" w14:textId="77777777" w:rsidR="00F96B11" w:rsidRPr="00F96B11" w:rsidRDefault="00F96B11" w:rsidP="00F96B11">
      <w:pPr>
        <w:pStyle w:val="Heading2"/>
      </w:pPr>
      <w:bookmarkStart w:id="220" w:name="_Toc193914479"/>
      <w:r w:rsidRPr="00F96B11">
        <w:t>Annals of the History of Computing</w:t>
      </w:r>
      <w:bookmarkEnd w:id="220"/>
    </w:p>
    <w:p w14:paraId="1BE636A5" w14:textId="77777777" w:rsidR="004B6E57" w:rsidRDefault="004B6E57" w:rsidP="004B6E57">
      <w:pPr>
        <w:pStyle w:val="NormalWeb"/>
      </w:pPr>
      <w:r>
        <w:rPr>
          <w:b/>
          <w:bCs/>
        </w:rPr>
        <w:t>Issue 4 • Oct.-Dec.-1983</w:t>
      </w:r>
    </w:p>
    <w:p w14:paraId="2FBBB487" w14:textId="77777777" w:rsidR="004B6E57" w:rsidRDefault="004B6E57" w:rsidP="004B6E57">
      <w:r>
        <w:t xml:space="preserve">About this issue </w:t>
      </w:r>
    </w:p>
    <w:p w14:paraId="4F09791B" w14:textId="77777777" w:rsidR="004B6E57" w:rsidRDefault="004B6E57" w:rsidP="004B6E57">
      <w:pPr>
        <w:pStyle w:val="ListParagraph"/>
        <w:numPr>
          <w:ilvl w:val="0"/>
          <w:numId w:val="24"/>
        </w:numPr>
      </w:pPr>
      <w:r>
        <w:t xml:space="preserve">Publication Year: 1983, Page(s): 319 - 320 </w:t>
      </w:r>
    </w:p>
    <w:p w14:paraId="3977E763" w14:textId="77777777" w:rsidR="004B6E57" w:rsidRDefault="004B6E57" w:rsidP="004B6E57">
      <w:pPr>
        <w:pStyle w:val="ListParagraph"/>
        <w:numPr>
          <w:ilvl w:val="0"/>
          <w:numId w:val="24"/>
        </w:numPr>
      </w:pPr>
      <w:r>
        <w:t xml:space="preserve">Cited by: </w:t>
      </w:r>
      <w:hyperlink r:id="rId649" w:anchor="citations" w:tgtFrame="_self" w:history="1">
        <w:r>
          <w:rPr>
            <w:rStyle w:val="Hyperlink"/>
          </w:rPr>
          <w:t>Papers (1)</w:t>
        </w:r>
      </w:hyperlink>
      <w:r>
        <w:t xml:space="preserve"> </w:t>
      </w:r>
    </w:p>
    <w:p w14:paraId="62B59EF3" w14:textId="77777777" w:rsidR="004B6E57" w:rsidRDefault="004B6E57" w:rsidP="004B6E57">
      <w:r>
        <w:t xml:space="preserve">Contributors </w:t>
      </w:r>
    </w:p>
    <w:p w14:paraId="6C9FB6C7" w14:textId="77777777" w:rsidR="004B6E57" w:rsidRDefault="004B6E57" w:rsidP="004B6E57">
      <w:pPr>
        <w:pStyle w:val="ListParagraph"/>
        <w:numPr>
          <w:ilvl w:val="0"/>
          <w:numId w:val="25"/>
        </w:numPr>
      </w:pPr>
      <w:r>
        <w:t xml:space="preserve">Publication Year: 1983, Page(s): 320 - 322 </w:t>
      </w:r>
    </w:p>
    <w:p w14:paraId="12428CFF" w14:textId="77777777" w:rsidR="00F96B11" w:rsidRDefault="004B6E57" w:rsidP="00F96B11">
      <w:hyperlink r:id="rId650" w:tgtFrame="_self" w:history="1">
        <w:r>
          <w:rPr>
            <w:rStyle w:val="Hyperlink"/>
          </w:rPr>
          <w:t>SAGE Overview</w:t>
        </w:r>
      </w:hyperlink>
      <w:r>
        <w:t xml:space="preserve"> </w:t>
      </w:r>
    </w:p>
    <w:p w14:paraId="3B4CF63F" w14:textId="4133BCDB" w:rsidR="004B6E57" w:rsidRDefault="004B6E57" w:rsidP="00F96B11">
      <w:pPr>
        <w:pStyle w:val="ListParagraph"/>
        <w:numPr>
          <w:ilvl w:val="0"/>
          <w:numId w:val="10"/>
        </w:numPr>
      </w:pPr>
      <w:hyperlink r:id="rId651" w:tgtFrame="_self" w:history="1">
        <w:r>
          <w:rPr>
            <w:rStyle w:val="Hyperlink"/>
          </w:rPr>
          <w:t xml:space="preserve">John F. Jacobs </w:t>
        </w:r>
      </w:hyperlink>
    </w:p>
    <w:p w14:paraId="128F9699" w14:textId="77777777" w:rsidR="004B6E57" w:rsidRDefault="004B6E57" w:rsidP="004B6E57">
      <w:pPr>
        <w:pStyle w:val="ListParagraph"/>
        <w:numPr>
          <w:ilvl w:val="0"/>
          <w:numId w:val="25"/>
        </w:numPr>
      </w:pPr>
      <w:r>
        <w:t xml:space="preserve">Publication Year: 1983, Page(s): 323 - 329 </w:t>
      </w:r>
    </w:p>
    <w:p w14:paraId="2991188A" w14:textId="77777777" w:rsidR="004B6E57" w:rsidRDefault="004B6E57" w:rsidP="004B6E57">
      <w:pPr>
        <w:pStyle w:val="ListParagraph"/>
        <w:numPr>
          <w:ilvl w:val="0"/>
          <w:numId w:val="25"/>
        </w:numPr>
      </w:pPr>
      <w:r>
        <w:t xml:space="preserve">Cited by: </w:t>
      </w:r>
      <w:hyperlink r:id="rId652" w:anchor="citations" w:tgtFrame="_self" w:history="1">
        <w:r>
          <w:rPr>
            <w:rStyle w:val="Hyperlink"/>
          </w:rPr>
          <w:t>Papers (1)</w:t>
        </w:r>
      </w:hyperlink>
      <w:r>
        <w:t xml:space="preserve"> </w:t>
      </w:r>
    </w:p>
    <w:p w14:paraId="52BF226A" w14:textId="77777777" w:rsidR="00F96B11" w:rsidRDefault="004B6E57" w:rsidP="00F96B11">
      <w:hyperlink r:id="rId653" w:tgtFrame="_self" w:history="1">
        <w:r>
          <w:rPr>
            <w:rStyle w:val="Hyperlink"/>
          </w:rPr>
          <w:t>SAGE-A Data Processing System for Air Defense</w:t>
        </w:r>
      </w:hyperlink>
      <w:r>
        <w:t xml:space="preserve"> </w:t>
      </w:r>
    </w:p>
    <w:p w14:paraId="66F8F345" w14:textId="3D1A6E4B" w:rsidR="004B6E57" w:rsidRDefault="004B6E57" w:rsidP="00F96B11">
      <w:pPr>
        <w:pStyle w:val="ListParagraph"/>
        <w:numPr>
          <w:ilvl w:val="0"/>
          <w:numId w:val="10"/>
        </w:numPr>
      </w:pPr>
      <w:hyperlink r:id="rId654" w:tgtFrame="_self" w:history="1">
        <w:r>
          <w:rPr>
            <w:rStyle w:val="Hyperlink"/>
          </w:rPr>
          <w:t xml:space="preserve">Robert R. Everett </w:t>
        </w:r>
      </w:hyperlink>
      <w:r>
        <w:t xml:space="preserve">; </w:t>
      </w:r>
      <w:hyperlink r:id="rId655" w:tgtFrame="_self" w:history="1">
        <w:r>
          <w:rPr>
            <w:rStyle w:val="Hyperlink"/>
          </w:rPr>
          <w:t xml:space="preserve">Charles A. </w:t>
        </w:r>
        <w:proofErr w:type="spellStart"/>
        <w:r>
          <w:rPr>
            <w:rStyle w:val="Hyperlink"/>
          </w:rPr>
          <w:t>Zraket</w:t>
        </w:r>
        <w:proofErr w:type="spellEnd"/>
        <w:r>
          <w:rPr>
            <w:rStyle w:val="Hyperlink"/>
          </w:rPr>
          <w:t xml:space="preserve"> </w:t>
        </w:r>
      </w:hyperlink>
      <w:r>
        <w:t xml:space="preserve">; </w:t>
      </w:r>
      <w:hyperlink r:id="rId656" w:tgtFrame="_self" w:history="1">
        <w:r>
          <w:rPr>
            <w:rStyle w:val="Hyperlink"/>
          </w:rPr>
          <w:t xml:space="preserve">Herbert D. Benington </w:t>
        </w:r>
      </w:hyperlink>
    </w:p>
    <w:p w14:paraId="77999653" w14:textId="77777777" w:rsidR="004B6E57" w:rsidRDefault="004B6E57" w:rsidP="004B6E57">
      <w:pPr>
        <w:pStyle w:val="ListParagraph"/>
        <w:numPr>
          <w:ilvl w:val="0"/>
          <w:numId w:val="26"/>
        </w:numPr>
      </w:pPr>
      <w:r>
        <w:t xml:space="preserve">Publication Year: 1983, Page(s): 330 - 339 </w:t>
      </w:r>
    </w:p>
    <w:p w14:paraId="5A28DC72" w14:textId="77777777" w:rsidR="004B6E57" w:rsidRDefault="004B6E57" w:rsidP="004B6E57">
      <w:pPr>
        <w:pStyle w:val="ListParagraph"/>
        <w:numPr>
          <w:ilvl w:val="0"/>
          <w:numId w:val="26"/>
        </w:numPr>
      </w:pPr>
      <w:r>
        <w:t xml:space="preserve">Cited by: </w:t>
      </w:r>
      <w:hyperlink r:id="rId657" w:anchor="citations" w:tgtFrame="_self" w:history="1">
        <w:r>
          <w:rPr>
            <w:rStyle w:val="Hyperlink"/>
          </w:rPr>
          <w:t>Papers (7)</w:t>
        </w:r>
      </w:hyperlink>
      <w:r>
        <w:t xml:space="preserve"> </w:t>
      </w:r>
    </w:p>
    <w:p w14:paraId="4EC6D36F" w14:textId="77777777" w:rsidR="00F96B11" w:rsidRDefault="004B6E57" w:rsidP="00F96B11">
      <w:hyperlink r:id="rId658" w:tgtFrame="_self" w:history="1">
        <w:r>
          <w:rPr>
            <w:rStyle w:val="Hyperlink"/>
          </w:rPr>
          <w:t>History of the Design of the SAGE Computer-The AN/FSQ-7</w:t>
        </w:r>
      </w:hyperlink>
      <w:r>
        <w:t xml:space="preserve"> </w:t>
      </w:r>
    </w:p>
    <w:p w14:paraId="34B446D6" w14:textId="25A31016" w:rsidR="004B6E57" w:rsidRDefault="004B6E57" w:rsidP="00F96B11">
      <w:pPr>
        <w:pStyle w:val="ListParagraph"/>
        <w:numPr>
          <w:ilvl w:val="0"/>
          <w:numId w:val="10"/>
        </w:numPr>
      </w:pPr>
      <w:hyperlink r:id="rId659" w:tgtFrame="_self" w:history="1">
        <w:r>
          <w:rPr>
            <w:rStyle w:val="Hyperlink"/>
          </w:rPr>
          <w:t xml:space="preserve">Morton M. </w:t>
        </w:r>
        <w:proofErr w:type="spellStart"/>
        <w:r>
          <w:rPr>
            <w:rStyle w:val="Hyperlink"/>
          </w:rPr>
          <w:t>Astrahan</w:t>
        </w:r>
        <w:proofErr w:type="spellEnd"/>
        <w:r>
          <w:rPr>
            <w:rStyle w:val="Hyperlink"/>
          </w:rPr>
          <w:t xml:space="preserve"> </w:t>
        </w:r>
      </w:hyperlink>
      <w:r>
        <w:t xml:space="preserve">; </w:t>
      </w:r>
      <w:hyperlink r:id="rId660" w:tgtFrame="_self" w:history="1">
        <w:r>
          <w:rPr>
            <w:rStyle w:val="Hyperlink"/>
          </w:rPr>
          <w:t xml:space="preserve">John F. Jacobs </w:t>
        </w:r>
      </w:hyperlink>
    </w:p>
    <w:p w14:paraId="030E5743" w14:textId="77777777" w:rsidR="004B6E57" w:rsidRDefault="004B6E57" w:rsidP="004B6E57">
      <w:pPr>
        <w:pStyle w:val="ListParagraph"/>
        <w:numPr>
          <w:ilvl w:val="0"/>
          <w:numId w:val="27"/>
        </w:numPr>
      </w:pPr>
      <w:r>
        <w:t xml:space="preserve">Publication Year: 1983, Page(s): 340 - 349 </w:t>
      </w:r>
    </w:p>
    <w:p w14:paraId="58365ECF" w14:textId="2B3E2FC3" w:rsidR="004B6E57" w:rsidRDefault="004B6E57" w:rsidP="004B6E57">
      <w:pPr>
        <w:pStyle w:val="ListParagraph"/>
        <w:numPr>
          <w:ilvl w:val="0"/>
          <w:numId w:val="27"/>
        </w:numPr>
      </w:pPr>
      <w:r>
        <w:t xml:space="preserve">Cited by: </w:t>
      </w:r>
      <w:hyperlink r:id="rId661" w:anchor="citations" w:tgtFrame="_self" w:history="1">
        <w:r>
          <w:rPr>
            <w:rStyle w:val="Hyperlink"/>
          </w:rPr>
          <w:t>Papers (19)</w:t>
        </w:r>
      </w:hyperlink>
      <w:r>
        <w:t xml:space="preserve"> </w:t>
      </w:r>
    </w:p>
    <w:p w14:paraId="0BBB071D" w14:textId="77777777" w:rsidR="00C1237E" w:rsidRDefault="00C1237E" w:rsidP="00C1237E"/>
    <w:p w14:paraId="0AC7C4CE" w14:textId="77777777" w:rsidR="00F96B11" w:rsidRDefault="004B6E57" w:rsidP="00F96B11">
      <w:pPr>
        <w:rPr>
          <w:rStyle w:val="Hyperlink"/>
        </w:rPr>
      </w:pPr>
      <w:hyperlink r:id="rId662" w:tgtFrame="_self" w:history="1">
        <w:r>
          <w:rPr>
            <w:rStyle w:val="Hyperlink"/>
          </w:rPr>
          <w:t>Production of Large Computer Programs</w:t>
        </w:r>
      </w:hyperlink>
    </w:p>
    <w:p w14:paraId="0B3ED75F" w14:textId="4990486E" w:rsidR="004B6E57" w:rsidRDefault="004B6E57" w:rsidP="00F96B11">
      <w:pPr>
        <w:pStyle w:val="ListParagraph"/>
        <w:numPr>
          <w:ilvl w:val="0"/>
          <w:numId w:val="10"/>
        </w:numPr>
      </w:pPr>
      <w:hyperlink r:id="rId663" w:tgtFrame="_self" w:history="1">
        <w:r>
          <w:rPr>
            <w:rStyle w:val="Hyperlink"/>
          </w:rPr>
          <w:t xml:space="preserve">Herbert D. Benington </w:t>
        </w:r>
      </w:hyperlink>
    </w:p>
    <w:p w14:paraId="04D91BA0" w14:textId="77777777" w:rsidR="004B6E57" w:rsidRDefault="004B6E57" w:rsidP="004B6E57">
      <w:pPr>
        <w:pStyle w:val="ListParagraph"/>
        <w:numPr>
          <w:ilvl w:val="0"/>
          <w:numId w:val="28"/>
        </w:numPr>
      </w:pPr>
      <w:r>
        <w:t xml:space="preserve">Publication Year: 1983, Page(s): 350 - 361 </w:t>
      </w:r>
    </w:p>
    <w:p w14:paraId="180580E0" w14:textId="16F94DCF" w:rsidR="004B6E57" w:rsidRDefault="004B6E57" w:rsidP="004B6E57">
      <w:pPr>
        <w:pStyle w:val="ListParagraph"/>
        <w:numPr>
          <w:ilvl w:val="0"/>
          <w:numId w:val="28"/>
        </w:numPr>
      </w:pPr>
      <w:r>
        <w:t xml:space="preserve">Cited by: </w:t>
      </w:r>
      <w:hyperlink r:id="rId664" w:anchor="citations" w:tgtFrame="_self" w:history="1">
        <w:r>
          <w:rPr>
            <w:rStyle w:val="Hyperlink"/>
          </w:rPr>
          <w:t>Papers (32)</w:t>
        </w:r>
      </w:hyperlink>
      <w:r>
        <w:t xml:space="preserve"> </w:t>
      </w:r>
    </w:p>
    <w:p w14:paraId="77E0B2E5" w14:textId="0CD38FBE" w:rsidR="00C1237E" w:rsidRDefault="00C1237E" w:rsidP="00C1237E">
      <w:pPr>
        <w:ind w:left="360"/>
      </w:pPr>
      <w:r>
        <w:t xml:space="preserve">[See this paper at </w:t>
      </w:r>
      <w:hyperlink r:id="rId665" w:history="1">
        <w:r w:rsidRPr="00946C73">
          <w:rPr>
            <w:rStyle w:val="Hyperlink"/>
          </w:rPr>
          <w:t>https://ieeexplore.ieee.org/stamp/stamp.jsp?tp=&amp;arnumber=4640770</w:t>
        </w:r>
      </w:hyperlink>
      <w:r>
        <w:t xml:space="preserve">, or local file </w:t>
      </w:r>
      <w:r w:rsidRPr="00C1237E">
        <w:t>SAGE-Automatic-Coding-Benington-04640770.pdf</w:t>
      </w:r>
      <w:r>
        <w:t>]</w:t>
      </w:r>
    </w:p>
    <w:p w14:paraId="415A203E" w14:textId="77777777" w:rsidR="00F96B11" w:rsidRDefault="004B6E57" w:rsidP="00F96B11">
      <w:hyperlink r:id="rId666" w:tgtFrame="_self" w:history="1">
        <w:r>
          <w:rPr>
            <w:rStyle w:val="Hyperlink"/>
          </w:rPr>
          <w:t>The Cape Cod System</w:t>
        </w:r>
      </w:hyperlink>
      <w:r>
        <w:t xml:space="preserve"> </w:t>
      </w:r>
    </w:p>
    <w:p w14:paraId="553A1C16" w14:textId="6768B204" w:rsidR="004B6E57" w:rsidRDefault="004B6E57" w:rsidP="00F96B11">
      <w:pPr>
        <w:pStyle w:val="ListParagraph"/>
        <w:numPr>
          <w:ilvl w:val="0"/>
          <w:numId w:val="10"/>
        </w:numPr>
      </w:pPr>
      <w:r>
        <w:t xml:space="preserve">C. Robert Wieser </w:t>
      </w:r>
    </w:p>
    <w:p w14:paraId="31546CA8" w14:textId="77777777" w:rsidR="004B6E57" w:rsidRDefault="004B6E57" w:rsidP="004B6E57">
      <w:pPr>
        <w:pStyle w:val="ListParagraph"/>
        <w:numPr>
          <w:ilvl w:val="0"/>
          <w:numId w:val="29"/>
        </w:numPr>
      </w:pPr>
      <w:r>
        <w:t xml:space="preserve">Publication Year: 1983, Page(s): 362 - 369 </w:t>
      </w:r>
    </w:p>
    <w:p w14:paraId="5B1E315C" w14:textId="77777777" w:rsidR="00F96B11" w:rsidRDefault="004B6E57" w:rsidP="00F96B11">
      <w:hyperlink r:id="rId667" w:tgtFrame="_self" w:history="1">
        <w:r>
          <w:rPr>
            <w:rStyle w:val="Hyperlink"/>
          </w:rPr>
          <w:t>Radar Data Transmission</w:t>
        </w:r>
      </w:hyperlink>
      <w:r>
        <w:t xml:space="preserve"> </w:t>
      </w:r>
    </w:p>
    <w:p w14:paraId="5E39CD57" w14:textId="2355605B" w:rsidR="004B6E57" w:rsidRDefault="004B6E57" w:rsidP="00F96B11">
      <w:pPr>
        <w:pStyle w:val="ListParagraph"/>
        <w:numPr>
          <w:ilvl w:val="0"/>
          <w:numId w:val="10"/>
        </w:numPr>
      </w:pPr>
      <w:hyperlink r:id="rId668" w:tgtFrame="_self" w:history="1">
        <w:r>
          <w:rPr>
            <w:rStyle w:val="Hyperlink"/>
          </w:rPr>
          <w:t xml:space="preserve">John V. Harrington </w:t>
        </w:r>
      </w:hyperlink>
    </w:p>
    <w:p w14:paraId="6A877159" w14:textId="77777777" w:rsidR="004B6E57" w:rsidRDefault="004B6E57" w:rsidP="004B6E57">
      <w:pPr>
        <w:pStyle w:val="ListParagraph"/>
        <w:numPr>
          <w:ilvl w:val="0"/>
          <w:numId w:val="30"/>
        </w:numPr>
      </w:pPr>
      <w:r>
        <w:t xml:space="preserve">Publication Year: 1983, Page(s): 370 - 374 </w:t>
      </w:r>
    </w:p>
    <w:p w14:paraId="69144F00" w14:textId="77777777" w:rsidR="004B6E57" w:rsidRDefault="004B6E57" w:rsidP="004B6E57">
      <w:pPr>
        <w:pStyle w:val="ListParagraph"/>
        <w:numPr>
          <w:ilvl w:val="0"/>
          <w:numId w:val="30"/>
        </w:numPr>
      </w:pPr>
      <w:r>
        <w:t xml:space="preserve">Cited by: </w:t>
      </w:r>
      <w:hyperlink r:id="rId669" w:anchor="citations" w:tgtFrame="_self" w:history="1">
        <w:r>
          <w:rPr>
            <w:rStyle w:val="Hyperlink"/>
          </w:rPr>
          <w:t>Papers (20)</w:t>
        </w:r>
      </w:hyperlink>
      <w:r>
        <w:t xml:space="preserve"> </w:t>
      </w:r>
    </w:p>
    <w:p w14:paraId="10FF1A7A" w14:textId="77777777" w:rsidR="004B6E57" w:rsidRDefault="004B6E57" w:rsidP="004B6E57">
      <w:hyperlink r:id="rId670" w:tgtFrame="_self" w:history="1">
        <w:r>
          <w:rPr>
            <w:rStyle w:val="Hyperlink"/>
          </w:rPr>
          <w:t>A Perspective on SAGE: Discussion</w:t>
        </w:r>
      </w:hyperlink>
      <w:r>
        <w:t xml:space="preserve"> </w:t>
      </w:r>
    </w:p>
    <w:p w14:paraId="25A7664E" w14:textId="77777777" w:rsidR="004B6E57" w:rsidRDefault="004B6E57" w:rsidP="004B6E57">
      <w:pPr>
        <w:pStyle w:val="ListParagraph"/>
        <w:numPr>
          <w:ilvl w:val="0"/>
          <w:numId w:val="31"/>
        </w:numPr>
      </w:pPr>
      <w:r>
        <w:t xml:space="preserve">Publication Year: 1983, Page(s): 375 - 398 </w:t>
      </w:r>
    </w:p>
    <w:p w14:paraId="220C89B7" w14:textId="77777777" w:rsidR="004B6E57" w:rsidRDefault="004B6E57" w:rsidP="004B6E57">
      <w:pPr>
        <w:pStyle w:val="ListParagraph"/>
        <w:numPr>
          <w:ilvl w:val="0"/>
          <w:numId w:val="31"/>
        </w:numPr>
      </w:pPr>
      <w:r>
        <w:lastRenderedPageBreak/>
        <w:t xml:space="preserve">Cited by: </w:t>
      </w:r>
      <w:hyperlink r:id="rId671" w:anchor="citations" w:tgtFrame="_self" w:history="1">
        <w:r>
          <w:rPr>
            <w:rStyle w:val="Hyperlink"/>
          </w:rPr>
          <w:t>Papers (1)</w:t>
        </w:r>
      </w:hyperlink>
      <w:r>
        <w:t xml:space="preserve"> </w:t>
      </w:r>
    </w:p>
    <w:p w14:paraId="29CFE6E0" w14:textId="77777777" w:rsidR="00F96B11" w:rsidRDefault="004B6E57" w:rsidP="00F96B11">
      <w:hyperlink r:id="rId672" w:tgtFrame="_self" w:history="1">
        <w:r>
          <w:rPr>
            <w:rStyle w:val="Hyperlink"/>
          </w:rPr>
          <w:t>Reliability of Components</w:t>
        </w:r>
      </w:hyperlink>
      <w:r>
        <w:t xml:space="preserve"> </w:t>
      </w:r>
    </w:p>
    <w:p w14:paraId="5B6E96D4" w14:textId="30C9A903" w:rsidR="004B6E57" w:rsidRDefault="004B6E57" w:rsidP="00F96B11">
      <w:pPr>
        <w:pStyle w:val="ListParagraph"/>
        <w:numPr>
          <w:ilvl w:val="0"/>
          <w:numId w:val="10"/>
        </w:numPr>
      </w:pPr>
      <w:r>
        <w:t xml:space="preserve">Jay W. Forrester </w:t>
      </w:r>
    </w:p>
    <w:p w14:paraId="3C9D2DF0" w14:textId="77777777" w:rsidR="004B6E57" w:rsidRDefault="004B6E57" w:rsidP="004B6E57">
      <w:pPr>
        <w:pStyle w:val="ListParagraph"/>
        <w:numPr>
          <w:ilvl w:val="0"/>
          <w:numId w:val="32"/>
        </w:numPr>
      </w:pPr>
      <w:r>
        <w:t xml:space="preserve">Publication Year: 1983, Page(s): 399 - 401 </w:t>
      </w:r>
    </w:p>
    <w:p w14:paraId="506E543B" w14:textId="77777777" w:rsidR="00F96B11" w:rsidRDefault="004B6E57" w:rsidP="00F96B11">
      <w:hyperlink r:id="rId673" w:tgtFrame="_self" w:history="1">
        <w:r>
          <w:rPr>
            <w:rStyle w:val="Hyperlink"/>
          </w:rPr>
          <w:t>SAGE at North Bay</w:t>
        </w:r>
      </w:hyperlink>
      <w:r>
        <w:t xml:space="preserve"> </w:t>
      </w:r>
    </w:p>
    <w:p w14:paraId="5071A6F1" w14:textId="68635BAC" w:rsidR="004B6E57" w:rsidRDefault="004B6E57" w:rsidP="00F96B11">
      <w:pPr>
        <w:pStyle w:val="ListParagraph"/>
        <w:numPr>
          <w:ilvl w:val="0"/>
          <w:numId w:val="10"/>
        </w:numPr>
      </w:pPr>
      <w:r>
        <w:t xml:space="preserve">Henry S. Tropp </w:t>
      </w:r>
    </w:p>
    <w:p w14:paraId="331E4A7C" w14:textId="77777777" w:rsidR="004B6E57" w:rsidRDefault="004B6E57" w:rsidP="004B6E57">
      <w:pPr>
        <w:pStyle w:val="ListParagraph"/>
        <w:numPr>
          <w:ilvl w:val="0"/>
          <w:numId w:val="33"/>
        </w:numPr>
      </w:pPr>
      <w:r>
        <w:t xml:space="preserve">Publication Year: 1983, Page(s): 401 - 403 </w:t>
      </w:r>
    </w:p>
    <w:p w14:paraId="34796839" w14:textId="77777777" w:rsidR="004B6E57" w:rsidRDefault="004B6E57" w:rsidP="004B6E57">
      <w:r>
        <w:t xml:space="preserve">Epilogue </w:t>
      </w:r>
    </w:p>
    <w:p w14:paraId="30A01984" w14:textId="77777777" w:rsidR="004B6E57" w:rsidRDefault="004B6E57" w:rsidP="004B6E57">
      <w:pPr>
        <w:pStyle w:val="ListParagraph"/>
        <w:numPr>
          <w:ilvl w:val="0"/>
          <w:numId w:val="34"/>
        </w:numPr>
      </w:pPr>
      <w:r>
        <w:t xml:space="preserve">Publication Year: 1983, Page(s): 403 - 403 </w:t>
      </w:r>
    </w:p>
    <w:p w14:paraId="28EF5146" w14:textId="77777777" w:rsidR="004B6E57" w:rsidRDefault="004B6E57" w:rsidP="004B6E57">
      <w:hyperlink r:id="rId674" w:tgtFrame="_self" w:history="1">
        <w:r>
          <w:rPr>
            <w:rStyle w:val="Hyperlink"/>
          </w:rPr>
          <w:t>Comments, queries, and debate</w:t>
        </w:r>
      </w:hyperlink>
      <w:r>
        <w:t xml:space="preserve"> </w:t>
      </w:r>
    </w:p>
    <w:p w14:paraId="000DA075" w14:textId="77777777" w:rsidR="004B6E57" w:rsidRDefault="004B6E57" w:rsidP="004B6E57">
      <w:pPr>
        <w:pStyle w:val="ListParagraph"/>
        <w:numPr>
          <w:ilvl w:val="0"/>
          <w:numId w:val="34"/>
        </w:numPr>
      </w:pPr>
      <w:r>
        <w:t xml:space="preserve">Publication Year: 1983, Page(s): 404 - 405 </w:t>
      </w:r>
    </w:p>
    <w:p w14:paraId="25D15A8F" w14:textId="77777777" w:rsidR="004B6E57" w:rsidRDefault="004B6E57" w:rsidP="004B6E57">
      <w:pPr>
        <w:pStyle w:val="ListParagraph"/>
        <w:numPr>
          <w:ilvl w:val="0"/>
          <w:numId w:val="34"/>
        </w:numPr>
      </w:pPr>
      <w:r>
        <w:t xml:space="preserve">Cited by: </w:t>
      </w:r>
      <w:hyperlink r:id="rId675" w:anchor="citations" w:tgtFrame="_self" w:history="1">
        <w:r>
          <w:rPr>
            <w:rStyle w:val="Hyperlink"/>
          </w:rPr>
          <w:t>Papers (1)</w:t>
        </w:r>
      </w:hyperlink>
      <w:r>
        <w:t xml:space="preserve"> </w:t>
      </w:r>
    </w:p>
    <w:p w14:paraId="58015E00" w14:textId="77777777" w:rsidR="004B6E57" w:rsidRDefault="004B6E57" w:rsidP="004B6E57">
      <w:hyperlink r:id="rId676" w:tgtFrame="_self" w:history="1">
        <w:r>
          <w:rPr>
            <w:rStyle w:val="Hyperlink"/>
          </w:rPr>
          <w:t>Anecdotes</w:t>
        </w:r>
      </w:hyperlink>
      <w:r>
        <w:t xml:space="preserve"> </w:t>
      </w:r>
    </w:p>
    <w:p w14:paraId="478017BE" w14:textId="77777777" w:rsidR="004B6E57" w:rsidRDefault="004B6E57" w:rsidP="004B6E57">
      <w:pPr>
        <w:pStyle w:val="ListParagraph"/>
        <w:numPr>
          <w:ilvl w:val="0"/>
          <w:numId w:val="35"/>
        </w:numPr>
      </w:pPr>
      <w:r>
        <w:t xml:space="preserve">Publication Year: 1983, Page(s): 406 - 406 </w:t>
      </w:r>
    </w:p>
    <w:p w14:paraId="50900D02" w14:textId="77777777" w:rsidR="004B6E57" w:rsidRDefault="004B6E57" w:rsidP="004B6E57">
      <w:hyperlink r:id="rId677" w:tgtFrame="_self" w:history="1">
        <w:r>
          <w:rPr>
            <w:rStyle w:val="Hyperlink"/>
          </w:rPr>
          <w:t>Self-Study Questions &amp; Answers</w:t>
        </w:r>
      </w:hyperlink>
      <w:r>
        <w:t xml:space="preserve"> </w:t>
      </w:r>
    </w:p>
    <w:p w14:paraId="414FF213" w14:textId="77777777" w:rsidR="004B6E57" w:rsidRDefault="004B6E57" w:rsidP="004B6E57">
      <w:pPr>
        <w:pStyle w:val="ListParagraph"/>
        <w:numPr>
          <w:ilvl w:val="0"/>
          <w:numId w:val="35"/>
        </w:numPr>
      </w:pPr>
      <w:r>
        <w:t xml:space="preserve">Publication Year: 1983, Page(s): 407 - 411 </w:t>
      </w:r>
    </w:p>
    <w:p w14:paraId="1CB4F823" w14:textId="77777777" w:rsidR="004B6E57" w:rsidRDefault="004B6E57" w:rsidP="004B6E57">
      <w:r>
        <w:t xml:space="preserve">News and Notices </w:t>
      </w:r>
    </w:p>
    <w:p w14:paraId="65A0138E" w14:textId="77777777" w:rsidR="004B6E57" w:rsidRDefault="004B6E57" w:rsidP="004B6E57">
      <w:pPr>
        <w:pStyle w:val="ListParagraph"/>
        <w:numPr>
          <w:ilvl w:val="0"/>
          <w:numId w:val="35"/>
        </w:numPr>
      </w:pPr>
      <w:r>
        <w:t xml:space="preserve">Publication Year: 1983, Page(s): 407 - 408 </w:t>
      </w:r>
    </w:p>
    <w:p w14:paraId="2F3F80D4" w14:textId="77777777" w:rsidR="004B6E57" w:rsidRDefault="004B6E57" w:rsidP="004B6E57">
      <w:r>
        <w:t xml:space="preserve">Reviews </w:t>
      </w:r>
    </w:p>
    <w:p w14:paraId="323E0BAD" w14:textId="77777777" w:rsidR="004B6E57" w:rsidRDefault="004B6E57" w:rsidP="004B6E57">
      <w:pPr>
        <w:pStyle w:val="ListParagraph"/>
        <w:numPr>
          <w:ilvl w:val="0"/>
          <w:numId w:val="35"/>
        </w:numPr>
      </w:pPr>
      <w:r>
        <w:t>Publication Year: 1983, Page(s): 411 - 42</w:t>
      </w:r>
    </w:p>
    <w:p w14:paraId="218FAF84" w14:textId="204D2728" w:rsidR="004B6E57" w:rsidRDefault="004B6E57" w:rsidP="004B6E57"/>
    <w:p w14:paraId="4AE3F8F4" w14:textId="4EDD3189" w:rsidR="004B6E57" w:rsidRDefault="004B6E57" w:rsidP="004B6E57"/>
    <w:p w14:paraId="16C23462" w14:textId="03764A8C" w:rsidR="00F96B11" w:rsidRDefault="00F96B11" w:rsidP="00F96B11">
      <w:pPr>
        <w:pStyle w:val="Heading3"/>
      </w:pPr>
      <w:bookmarkStart w:id="221" w:name="_Toc193914480"/>
      <w:r>
        <w:t>Guy’s Annals Article</w:t>
      </w:r>
      <w:bookmarkEnd w:id="221"/>
    </w:p>
    <w:bookmarkStart w:id="222" w:name="_Hlk53380398"/>
    <w:p w14:paraId="11FFB550" w14:textId="4F8131BB" w:rsidR="00F96B11" w:rsidRDefault="00F96B11" w:rsidP="00F96B11">
      <w:r>
        <w:fldChar w:fldCharType="begin"/>
      </w:r>
      <w:r>
        <w:instrText xml:space="preserve"> HYPERLINK "</w:instrText>
      </w:r>
      <w:r w:rsidRPr="00F96B11">
        <w:instrText>https://annals-extras.org/ww/</w:instrText>
      </w:r>
      <w:r>
        <w:instrText xml:space="preserve">" </w:instrText>
      </w:r>
      <w:r>
        <w:fldChar w:fldCharType="separate"/>
      </w:r>
      <w:r w:rsidRPr="002720EF">
        <w:rPr>
          <w:rStyle w:val="Hyperlink"/>
        </w:rPr>
        <w:t>https://annals-extras.org/ww/</w:t>
      </w:r>
      <w:r>
        <w:fldChar w:fldCharType="end"/>
      </w:r>
    </w:p>
    <w:bookmarkEnd w:id="222"/>
    <w:p w14:paraId="125A8FE9" w14:textId="77777777" w:rsidR="00F96B11" w:rsidRDefault="00F96B11" w:rsidP="00F96B11"/>
    <w:p w14:paraId="7747A130" w14:textId="77777777" w:rsidR="00F96B11" w:rsidRDefault="00F96B11" w:rsidP="004B6E57"/>
    <w:p w14:paraId="77FDD6A9" w14:textId="77777777" w:rsidR="004B6E57" w:rsidRPr="004B6E57" w:rsidRDefault="004B6E57" w:rsidP="004B6E57"/>
    <w:p w14:paraId="4AF698AC" w14:textId="2B53C38A" w:rsidR="00AB4D6E" w:rsidRDefault="00AB4D6E" w:rsidP="004A1330">
      <w:pPr>
        <w:pStyle w:val="Heading1"/>
      </w:pPr>
      <w:bookmarkStart w:id="223" w:name="_Toc193914481"/>
      <w:r>
        <w:t>Notes on Tapes</w:t>
      </w:r>
      <w:bookmarkEnd w:id="223"/>
    </w:p>
    <w:p w14:paraId="3DF8E971" w14:textId="1120722A" w:rsidR="00AB4D6E" w:rsidRDefault="00AB4D6E" w:rsidP="00AB4D6E"/>
    <w:p w14:paraId="6E9F0606" w14:textId="77777777" w:rsidR="008114E5" w:rsidRDefault="008114E5" w:rsidP="00AB4D6E"/>
    <w:p w14:paraId="37E9CF90" w14:textId="591612AE" w:rsidR="008114E5" w:rsidRDefault="008114E5" w:rsidP="00AB4D6E">
      <w:r>
        <w:t>The following list of projects is from CHM tape “</w:t>
      </w:r>
      <w:r w:rsidRPr="008114E5">
        <w:t>2018_05/102766786_100-208-0,1_combined.7ch</w:t>
      </w:r>
      <w:r>
        <w:t xml:space="preserve">”, fingerprint </w:t>
      </w:r>
      <w:r w:rsidRPr="008114E5">
        <w:t>07af98-185ab0</w:t>
      </w:r>
      <w:r>
        <w:t>.  The document appears to be a template for a biweekly report</w:t>
      </w:r>
      <w:r w:rsidR="00975738">
        <w:t xml:space="preserve"> from S&amp;EC.</w:t>
      </w:r>
    </w:p>
    <w:p w14:paraId="1E40A1D6" w14:textId="458E6096" w:rsidR="008114E5" w:rsidRDefault="008114E5" w:rsidP="00AB4D6E">
      <w:r>
        <w:t xml:space="preserve">These project numbers </w:t>
      </w:r>
      <w:r w:rsidRPr="008114E5">
        <w:rPr>
          <w:i/>
        </w:rPr>
        <w:t>may</w:t>
      </w:r>
      <w:r>
        <w:t xml:space="preserve"> line up with some of the tape project numbers…</w:t>
      </w:r>
    </w:p>
    <w:p w14:paraId="251AF36E" w14:textId="77777777" w:rsidR="00AB4D6E" w:rsidRDefault="00AB4D6E" w:rsidP="00AB4D6E"/>
    <w:p w14:paraId="15F976D0" w14:textId="77777777" w:rsidR="00AB4D6E" w:rsidRDefault="00AB4D6E" w:rsidP="00AB4D6E">
      <w:r>
        <w:tab/>
      </w:r>
      <w:r>
        <w:tab/>
        <w:t>Digital Computer Laboratory</w:t>
      </w:r>
    </w:p>
    <w:p w14:paraId="1E4FD7B7" w14:textId="77777777" w:rsidR="00AB4D6E" w:rsidRDefault="00AB4D6E" w:rsidP="00AB4D6E">
      <w:r>
        <w:tab/>
        <w:t xml:space="preserve">     Massachusetts Institute of Technology</w:t>
      </w:r>
    </w:p>
    <w:p w14:paraId="78134C43" w14:textId="77777777" w:rsidR="00AB4D6E" w:rsidRDefault="00AB4D6E" w:rsidP="00AB4D6E">
      <w:r>
        <w:tab/>
      </w:r>
      <w:r>
        <w:tab/>
        <w:t>Cambridge 39, Massachusetts</w:t>
      </w:r>
    </w:p>
    <w:p w14:paraId="1F48C3D9" w14:textId="77777777" w:rsidR="00AB4D6E" w:rsidRDefault="00AB4D6E" w:rsidP="00AB4D6E"/>
    <w:p w14:paraId="793E1537" w14:textId="43004F3C" w:rsidR="00AB4D6E" w:rsidRPr="00975738" w:rsidRDefault="00AB4D6E" w:rsidP="00AB4D6E">
      <w:pPr>
        <w:rPr>
          <w:u w:val="single"/>
        </w:rPr>
      </w:pPr>
      <w:r w:rsidRPr="00975738">
        <w:rPr>
          <w:u w:val="single"/>
        </w:rPr>
        <w:t>SUBJECT:  BIWEEKLY REPORT</w:t>
      </w:r>
    </w:p>
    <w:p w14:paraId="4CF6ABF5" w14:textId="7DEC90C7" w:rsidR="00AB4D6E" w:rsidRDefault="00AB4D6E" w:rsidP="00AB4D6E">
      <w:r>
        <w:t>To:       Jay W. Forrester</w:t>
      </w:r>
    </w:p>
    <w:p w14:paraId="2E2FC50D" w14:textId="77777777" w:rsidR="00AB4D6E" w:rsidRDefault="00AB4D6E" w:rsidP="00AB4D6E">
      <w:r>
        <w:t>From:     Scientific and Engineering Computation Group</w:t>
      </w:r>
    </w:p>
    <w:p w14:paraId="32E11434" w14:textId="77777777" w:rsidR="00AB4D6E" w:rsidRDefault="00AB4D6E" w:rsidP="00AB4D6E"/>
    <w:p w14:paraId="7FD0DB77" w14:textId="547E0B0A" w:rsidR="00AB4D6E" w:rsidRDefault="00AB4D6E" w:rsidP="00AB4D6E">
      <w:r>
        <w:t>l.  MATHEMATICS, CODING AND APPLICATIONS</w:t>
      </w:r>
    </w:p>
    <w:p w14:paraId="0A805680" w14:textId="77777777" w:rsidR="00AB4D6E" w:rsidRDefault="00AB4D6E" w:rsidP="00AB4D6E"/>
    <w:p w14:paraId="59744B3B" w14:textId="65673428" w:rsidR="00AB4D6E" w:rsidRDefault="00AB4D6E" w:rsidP="00AB4D6E">
      <w:r>
        <w:t xml:space="preserve">    </w:t>
      </w:r>
      <w:proofErr w:type="spellStart"/>
      <w:proofErr w:type="gramStart"/>
      <w:r>
        <w:t>l.l</w:t>
      </w:r>
      <w:proofErr w:type="spellEnd"/>
      <w:r>
        <w:t xml:space="preserve">  Introduction</w:t>
      </w:r>
      <w:proofErr w:type="gramEnd"/>
      <w:r>
        <w:t>************</w:t>
      </w:r>
    </w:p>
    <w:p w14:paraId="5D770DF1" w14:textId="77777777" w:rsidR="00AB4D6E" w:rsidRDefault="00AB4D6E" w:rsidP="00AB4D6E">
      <w:r>
        <w:tab/>
        <w:t>During the past two weeks    coded programs were run</w:t>
      </w:r>
    </w:p>
    <w:p w14:paraId="3B5ECBE4" w14:textId="77777777" w:rsidR="00AB4D6E" w:rsidRDefault="00AB4D6E" w:rsidP="00AB4D6E">
      <w:r>
        <w:t>on the time allocated to the Scientific and Engineering (S and EC)</w:t>
      </w:r>
    </w:p>
    <w:p w14:paraId="3EC0AE8A" w14:textId="77777777" w:rsidR="00AB4D6E" w:rsidRDefault="00AB4D6E" w:rsidP="00AB4D6E">
      <w:r>
        <w:t>Group.  These programs represent part of the work that has been done</w:t>
      </w:r>
    </w:p>
    <w:p w14:paraId="00F4AD44" w14:textId="77777777" w:rsidR="00AB4D6E" w:rsidRDefault="00AB4D6E" w:rsidP="00AB4D6E">
      <w:proofErr w:type="spellStart"/>
      <w:r>
        <w:t>on</w:t>
      </w:r>
      <w:proofErr w:type="spellEnd"/>
      <w:r>
        <w:t xml:space="preserve">    of the problems that have been accepted by the S and EC Group.</w:t>
      </w:r>
    </w:p>
    <w:p w14:paraId="45A7C7F8" w14:textId="77777777" w:rsidR="00AB4D6E" w:rsidRDefault="00AB4D6E" w:rsidP="00AB4D6E"/>
    <w:p w14:paraId="50AF4CC3" w14:textId="027A69B6" w:rsidR="00AB4D6E" w:rsidRDefault="00AB4D6E" w:rsidP="00AB4D6E">
      <w:r>
        <w:t xml:space="preserve">    </w:t>
      </w:r>
      <w:proofErr w:type="gramStart"/>
      <w:r>
        <w:t>l.2  Programs</w:t>
      </w:r>
      <w:proofErr w:type="gramEnd"/>
      <w:r>
        <w:t xml:space="preserve"> and Computer Operation</w:t>
      </w:r>
    </w:p>
    <w:p w14:paraId="7020A7B5" w14:textId="77777777" w:rsidR="00AB4D6E" w:rsidRDefault="00AB4D6E" w:rsidP="00AB4D6E"/>
    <w:p w14:paraId="2FCEC6E9" w14:textId="3ED7941F" w:rsidR="00AB4D6E" w:rsidRDefault="00AB4D6E" w:rsidP="00AB4D6E">
      <w:r>
        <w:t>Problem No</w:t>
      </w:r>
      <w:r w:rsidR="008114E5">
        <w:t xml:space="preserve"> </w:t>
      </w:r>
      <w:proofErr w:type="gramStart"/>
      <w:r w:rsidR="008114E5">
        <w:tab/>
      </w:r>
      <w:r>
        <w:t xml:space="preserve">  Title</w:t>
      </w:r>
      <w:proofErr w:type="gramEnd"/>
      <w:r w:rsidR="008114E5">
        <w:t xml:space="preserve">  </w:t>
      </w:r>
      <w:r w:rsidR="00975738">
        <w:tab/>
      </w:r>
      <w:r w:rsidR="008114E5">
        <w:t xml:space="preserve"> </w:t>
      </w:r>
      <w:r>
        <w:t>Minutes</w:t>
      </w:r>
    </w:p>
    <w:p w14:paraId="7DFC5202" w14:textId="43068D20" w:rsidR="00AB4D6E" w:rsidRDefault="00345FE6" w:rsidP="00AB4D6E">
      <w:r>
        <w:t>1</w:t>
      </w:r>
      <w:r w:rsidR="00AB4D6E">
        <w:t>00</w:t>
      </w:r>
      <w:r w:rsidR="00AB4D6E">
        <w:tab/>
        <w:t xml:space="preserve">Comprehensive System of Service Routines       </w:t>
      </w:r>
    </w:p>
    <w:p w14:paraId="4A4F7612" w14:textId="0C9F5BD1" w:rsidR="00AB4D6E" w:rsidRDefault="00345FE6" w:rsidP="00AB4D6E">
      <w:r>
        <w:t>1</w:t>
      </w:r>
      <w:r w:rsidR="00AB4D6E">
        <w:t>0</w:t>
      </w:r>
      <w:r>
        <w:t>1</w:t>
      </w:r>
      <w:r w:rsidR="00AB4D6E">
        <w:t xml:space="preserve"> N.</w:t>
      </w:r>
      <w:r w:rsidR="00AB4D6E">
        <w:tab/>
        <w:t xml:space="preserve">Optical Properties of Thin Metal Films         </w:t>
      </w:r>
    </w:p>
    <w:p w14:paraId="49810EA1" w14:textId="779E3FA8" w:rsidR="00AB4D6E" w:rsidRDefault="00345FE6" w:rsidP="00AB4D6E">
      <w:r>
        <w:t>1</w:t>
      </w:r>
      <w:r w:rsidR="00AB4D6E">
        <w:t>06*** C.</w:t>
      </w:r>
      <w:r w:rsidR="00AB4D6E">
        <w:tab/>
        <w:t>MIT Seismic Project</w:t>
      </w:r>
      <w:r w:rsidR="00AB4D6E">
        <w:tab/>
      </w:r>
      <w:r w:rsidR="00AB4D6E">
        <w:tab/>
        <w:t xml:space="preserve">       </w:t>
      </w:r>
    </w:p>
    <w:p w14:paraId="629C2BB7" w14:textId="60624234" w:rsidR="00AB4D6E" w:rsidRDefault="00345FE6" w:rsidP="00AB4D6E">
      <w:r>
        <w:t>1</w:t>
      </w:r>
      <w:r w:rsidR="00AB4D6E">
        <w:t>07 C.</w:t>
      </w:r>
      <w:r w:rsidR="00AB4D6E">
        <w:tab/>
        <w:t>Autocorrelation and Fourier Transform</w:t>
      </w:r>
      <w:r w:rsidR="00AB4D6E">
        <w:tab/>
        <w:t xml:space="preserve">       </w:t>
      </w:r>
    </w:p>
    <w:p w14:paraId="41B1BE7E" w14:textId="77A3E051" w:rsidR="00AB4D6E" w:rsidRDefault="00345FE6" w:rsidP="00AB4D6E">
      <w:r>
        <w:t>1</w:t>
      </w:r>
      <w:r w:rsidR="00AB4D6E">
        <w:t>08 C.</w:t>
      </w:r>
      <w:r w:rsidR="00AB4D6E">
        <w:tab/>
        <w:t>An Interpretive Program</w:t>
      </w:r>
      <w:r w:rsidR="00AB4D6E">
        <w:tab/>
      </w:r>
      <w:r w:rsidR="00AB4D6E">
        <w:tab/>
        <w:t xml:space="preserve">       </w:t>
      </w:r>
    </w:p>
    <w:p w14:paraId="3D7A9C1A" w14:textId="3BEAD8FF" w:rsidR="00AB4D6E" w:rsidRDefault="00345FE6" w:rsidP="00AB4D6E">
      <w:r>
        <w:t>1</w:t>
      </w:r>
      <w:r w:rsidR="00AB4D6E">
        <w:t xml:space="preserve">20 </w:t>
      </w:r>
      <w:proofErr w:type="gramStart"/>
      <w:r w:rsidR="00AB4D6E">
        <w:t>B,N.</w:t>
      </w:r>
      <w:proofErr w:type="gramEnd"/>
      <w:r w:rsidR="00AB4D6E">
        <w:tab/>
        <w:t xml:space="preserve">The </w:t>
      </w:r>
      <w:proofErr w:type="spellStart"/>
      <w:r w:rsidR="00AB4D6E">
        <w:t>Aerothermopressor</w:t>
      </w:r>
      <w:proofErr w:type="spellEnd"/>
      <w:r w:rsidR="00AB4D6E">
        <w:tab/>
      </w:r>
      <w:r w:rsidR="00AB4D6E">
        <w:tab/>
        <w:t xml:space="preserve">       </w:t>
      </w:r>
    </w:p>
    <w:p w14:paraId="1959B3D1" w14:textId="2360BF18" w:rsidR="00AB4D6E" w:rsidRDefault="00345FE6" w:rsidP="00AB4D6E">
      <w:r>
        <w:t>1</w:t>
      </w:r>
      <w:r w:rsidR="00AB4D6E">
        <w:t>22 N.</w:t>
      </w:r>
      <w:r w:rsidR="00AB4D6E">
        <w:tab/>
        <w:t>Coulomb Wave Functions</w:t>
      </w:r>
      <w:r w:rsidR="00AB4D6E">
        <w:tab/>
      </w:r>
      <w:r w:rsidR="00AB4D6E">
        <w:tab/>
        <w:t xml:space="preserve">       </w:t>
      </w:r>
    </w:p>
    <w:p w14:paraId="330D3ED4" w14:textId="1129B85D" w:rsidR="00AB4D6E" w:rsidRDefault="00345FE6" w:rsidP="00AB4D6E">
      <w:r>
        <w:t>1</w:t>
      </w:r>
      <w:r w:rsidR="00AB4D6E">
        <w:t xml:space="preserve">23 </w:t>
      </w:r>
      <w:proofErr w:type="gramStart"/>
      <w:r w:rsidR="00AB4D6E">
        <w:t>B,N.</w:t>
      </w:r>
      <w:proofErr w:type="gramEnd"/>
      <w:r w:rsidR="00AB4D6E">
        <w:tab/>
        <w:t>Earth Resistivity Interpretation</w:t>
      </w:r>
      <w:r w:rsidR="00AB4D6E">
        <w:tab/>
        <w:t xml:space="preserve">       </w:t>
      </w:r>
    </w:p>
    <w:p w14:paraId="3728410F" w14:textId="783617FF" w:rsidR="00AB4D6E" w:rsidRDefault="00345FE6" w:rsidP="00AB4D6E">
      <w:r>
        <w:t>1</w:t>
      </w:r>
      <w:r w:rsidR="00AB4D6E">
        <w:t>26 D.</w:t>
      </w:r>
      <w:r w:rsidR="00AB4D6E">
        <w:tab/>
        <w:t>Data Reduction</w:t>
      </w:r>
      <w:r w:rsidR="00AB4D6E">
        <w:tab/>
      </w:r>
      <w:r w:rsidR="00AB4D6E">
        <w:tab/>
      </w:r>
      <w:r w:rsidR="00AB4D6E">
        <w:tab/>
        <w:t xml:space="preserve">       </w:t>
      </w:r>
    </w:p>
    <w:p w14:paraId="33C23C78" w14:textId="126109B8" w:rsidR="00AB4D6E" w:rsidRDefault="00345FE6" w:rsidP="00AB4D6E">
      <w:r>
        <w:t>1</w:t>
      </w:r>
      <w:r w:rsidR="00AB4D6E">
        <w:t xml:space="preserve">30 </w:t>
      </w:r>
      <w:proofErr w:type="gramStart"/>
      <w:r w:rsidR="00AB4D6E">
        <w:t>B,N.</w:t>
      </w:r>
      <w:proofErr w:type="gramEnd"/>
      <w:r w:rsidR="00AB4D6E">
        <w:tab/>
        <w:t>Six-component Distillation</w:t>
      </w:r>
      <w:r w:rsidR="00AB4D6E">
        <w:tab/>
      </w:r>
      <w:r w:rsidR="00AB4D6E">
        <w:tab/>
        <w:t xml:space="preserve">       </w:t>
      </w:r>
    </w:p>
    <w:p w14:paraId="547D0ADC" w14:textId="3CBFB147" w:rsidR="00AB4D6E" w:rsidRDefault="00345FE6" w:rsidP="00AB4D6E">
      <w:r>
        <w:t>1</w:t>
      </w:r>
      <w:r w:rsidR="00AB4D6E">
        <w:t>3</w:t>
      </w:r>
      <w:r>
        <w:t>1</w:t>
      </w:r>
      <w:r w:rsidR="00AB4D6E">
        <w:tab/>
        <w:t xml:space="preserve">Special Problems (Staff </w:t>
      </w:r>
      <w:proofErr w:type="spellStart"/>
      <w:proofErr w:type="gramStart"/>
      <w:r w:rsidR="00AB4D6E">
        <w:t>Training,etc</w:t>
      </w:r>
      <w:proofErr w:type="spellEnd"/>
      <w:r w:rsidR="00AB4D6E">
        <w:t>.</w:t>
      </w:r>
      <w:proofErr w:type="gramEnd"/>
      <w:r w:rsidR="00AB4D6E">
        <w:t>)</w:t>
      </w:r>
      <w:r w:rsidR="00AB4D6E">
        <w:tab/>
        <w:t xml:space="preserve"> </w:t>
      </w:r>
      <w:proofErr w:type="gramStart"/>
      <w:r w:rsidR="00AB4D6E">
        <w:t xml:space="preserve">  )</w:t>
      </w:r>
      <w:proofErr w:type="gramEnd"/>
      <w:r w:rsidR="00AB4D6E">
        <w:tab/>
        <w:t xml:space="preserve">       ****</w:t>
      </w:r>
    </w:p>
    <w:p w14:paraId="671B7236" w14:textId="387E4299" w:rsidR="00AB4D6E" w:rsidRDefault="00345FE6" w:rsidP="00AB4D6E">
      <w:r>
        <w:t>1</w:t>
      </w:r>
      <w:r w:rsidR="00AB4D6E">
        <w:t>32 &lt;null&gt;D.</w:t>
      </w:r>
      <w:r w:rsidR="00AB4D6E">
        <w:tab/>
        <w:t>N. C. Milling Machine</w:t>
      </w:r>
      <w:r w:rsidR="00AB4D6E">
        <w:tab/>
      </w:r>
      <w:r w:rsidR="00AB4D6E">
        <w:tab/>
        <w:t xml:space="preserve">       </w:t>
      </w:r>
    </w:p>
    <w:p w14:paraId="58EAA77A" w14:textId="172BB647" w:rsidR="00AB4D6E" w:rsidRDefault="00345FE6" w:rsidP="00AB4D6E">
      <w:r>
        <w:t>1</w:t>
      </w:r>
      <w:r w:rsidR="00AB4D6E">
        <w:t>40</w:t>
      </w:r>
      <w:r w:rsidR="00AB4D6E">
        <w:tab/>
        <w:t>Summer Session System</w:t>
      </w:r>
      <w:r w:rsidR="00AB4D6E">
        <w:tab/>
      </w:r>
      <w:r w:rsidR="00AB4D6E">
        <w:tab/>
        <w:t xml:space="preserve">       </w:t>
      </w:r>
    </w:p>
    <w:p w14:paraId="3D5D93E4" w14:textId="2DE8DEAD" w:rsidR="00AB4D6E" w:rsidRDefault="00345FE6" w:rsidP="00AB4D6E">
      <w:r>
        <w:t>1</w:t>
      </w:r>
      <w:r w:rsidR="00AB4D6E">
        <w:t>4</w:t>
      </w:r>
      <w:r>
        <w:t>1</w:t>
      </w:r>
      <w:r w:rsidR="00AB4D6E">
        <w:tab/>
        <w:t>S and EC Subroutine Study</w:t>
      </w:r>
      <w:r w:rsidR="00AB4D6E">
        <w:tab/>
      </w:r>
      <w:r w:rsidR="00AB4D6E">
        <w:tab/>
        <w:t xml:space="preserve">       </w:t>
      </w:r>
    </w:p>
    <w:p w14:paraId="66D250CA" w14:textId="4EDCD879" w:rsidR="00AB4D6E" w:rsidRDefault="00345FE6" w:rsidP="00AB4D6E">
      <w:r>
        <w:t>1</w:t>
      </w:r>
      <w:r w:rsidR="00AB4D6E">
        <w:t>44 N.</w:t>
      </w:r>
      <w:r w:rsidR="00AB4D6E">
        <w:tab/>
        <w:t xml:space="preserve">Self-consistent Molecular Orbital              </w:t>
      </w:r>
    </w:p>
    <w:p w14:paraId="1638EDF1" w14:textId="77777777" w:rsidR="00AB4D6E" w:rsidRDefault="00AB4D6E" w:rsidP="00AB4D6E">
      <w:r>
        <w:t>l50</w:t>
      </w:r>
      <w:r>
        <w:tab/>
        <w:t>Drum Comprehensive System</w:t>
      </w:r>
      <w:r>
        <w:tab/>
      </w:r>
      <w:r>
        <w:tab/>
        <w:t xml:space="preserve">       </w:t>
      </w:r>
    </w:p>
    <w:p w14:paraId="0B1E3651" w14:textId="77777777" w:rsidR="00AB4D6E" w:rsidRDefault="00AB4D6E" w:rsidP="00AB4D6E">
      <w:r>
        <w:t>l5l B.</w:t>
      </w:r>
      <w:r>
        <w:tab/>
        <w:t>NIM</w:t>
      </w:r>
      <w:r>
        <w:tab/>
      </w:r>
      <w:r>
        <w:tab/>
      </w:r>
      <w:r>
        <w:tab/>
      </w:r>
      <w:r>
        <w:tab/>
        <w:t xml:space="preserve">       </w:t>
      </w:r>
    </w:p>
    <w:p w14:paraId="769DC76E" w14:textId="77777777" w:rsidR="00AB4D6E" w:rsidRDefault="00AB4D6E" w:rsidP="00AB4D6E">
      <w:r>
        <w:t>l55 N.</w:t>
      </w:r>
      <w:r>
        <w:tab/>
        <w:t>Synoptic Climatology</w:t>
      </w:r>
      <w:r>
        <w:tab/>
      </w:r>
      <w:r>
        <w:tab/>
        <w:t xml:space="preserve">       </w:t>
      </w:r>
    </w:p>
    <w:p w14:paraId="6B5C6F3F" w14:textId="77777777" w:rsidR="00AB4D6E" w:rsidRDefault="00AB4D6E" w:rsidP="00AB4D6E">
      <w:r>
        <w:t>l56 A.</w:t>
      </w:r>
      <w:r>
        <w:tab/>
        <w:t xml:space="preserve">Reflection in a Semi-Infinite Rect. W.G.       </w:t>
      </w:r>
    </w:p>
    <w:p w14:paraId="1CD4CE1C" w14:textId="77777777" w:rsidR="00AB4D6E" w:rsidRDefault="00AB4D6E" w:rsidP="00AB4D6E">
      <w:r>
        <w:t>l59 D.</w:t>
      </w:r>
      <w:r>
        <w:tab/>
        <w:t>Water Use in a Hydroelectric System</w:t>
      </w:r>
      <w:r>
        <w:tab/>
        <w:t xml:space="preserve">       </w:t>
      </w:r>
    </w:p>
    <w:p w14:paraId="644A3746" w14:textId="77777777" w:rsidR="00AB4D6E" w:rsidRDefault="00AB4D6E" w:rsidP="00AB4D6E">
      <w:r>
        <w:t>l62 N.</w:t>
      </w:r>
      <w:r>
        <w:tab/>
        <w:t>Nuclear Scattering Phase- Shifts</w:t>
      </w:r>
      <w:r>
        <w:tab/>
        <w:t xml:space="preserve">       </w:t>
      </w:r>
    </w:p>
    <w:p w14:paraId="00B7150E" w14:textId="77777777" w:rsidR="00AB4D6E" w:rsidRDefault="00AB4D6E" w:rsidP="00AB4D6E">
      <w:r>
        <w:t>l66 C.</w:t>
      </w:r>
      <w:r>
        <w:tab/>
        <w:t>Delta-Wing Flutter Model Study</w:t>
      </w:r>
      <w:r>
        <w:tab/>
        <w:t xml:space="preserve">       </w:t>
      </w:r>
    </w:p>
    <w:p w14:paraId="05982FAC" w14:textId="77777777" w:rsidR="00AB4D6E" w:rsidRDefault="00AB4D6E" w:rsidP="00AB4D6E">
      <w:r>
        <w:t xml:space="preserve">l67 </w:t>
      </w:r>
      <w:proofErr w:type="gramStart"/>
      <w:r>
        <w:t>B,N.</w:t>
      </w:r>
      <w:proofErr w:type="gramEnd"/>
      <w:r>
        <w:tab/>
        <w:t>Batch Distillations with Holdup</w:t>
      </w:r>
      <w:r>
        <w:tab/>
        <w:t xml:space="preserve">       </w:t>
      </w:r>
    </w:p>
    <w:p w14:paraId="7F27B167" w14:textId="77777777" w:rsidR="00AB4D6E" w:rsidRDefault="00AB4D6E" w:rsidP="00AB4D6E">
      <w:r>
        <w:t>l68 D.</w:t>
      </w:r>
      <w:r>
        <w:tab/>
        <w:t>Indicial Downwash Behind a 2 D Wing</w:t>
      </w:r>
      <w:r>
        <w:tab/>
        <w:t xml:space="preserve">       </w:t>
      </w:r>
    </w:p>
    <w:p w14:paraId="5CD5F372" w14:textId="77777777" w:rsidR="00AB4D6E" w:rsidRDefault="00AB4D6E" w:rsidP="00AB4D6E">
      <w:r>
        <w:t xml:space="preserve">l72 </w:t>
      </w:r>
      <w:proofErr w:type="gramStart"/>
      <w:r>
        <w:t>B,N.</w:t>
      </w:r>
      <w:proofErr w:type="gramEnd"/>
      <w:r>
        <w:tab/>
        <w:t xml:space="preserve">Overlap Integrals </w:t>
      </w:r>
      <w:r>
        <w:tab/>
      </w:r>
      <w:r>
        <w:tab/>
      </w:r>
      <w:r>
        <w:tab/>
        <w:t xml:space="preserve">       </w:t>
      </w:r>
    </w:p>
    <w:p w14:paraId="0D34BD62" w14:textId="77777777" w:rsidR="00AB4D6E" w:rsidRDefault="00AB4D6E" w:rsidP="00AB4D6E">
      <w:r>
        <w:t>l73 B.</w:t>
      </w:r>
      <w:r>
        <w:tab/>
        <w:t>Course 6.537, Spring l954</w:t>
      </w:r>
      <w:r>
        <w:tab/>
      </w:r>
      <w:r>
        <w:tab/>
        <w:t xml:space="preserve">       </w:t>
      </w:r>
    </w:p>
    <w:p w14:paraId="545B9BCF" w14:textId="77777777" w:rsidR="00AB4D6E" w:rsidRDefault="00AB4D6E" w:rsidP="00AB4D6E">
      <w:r>
        <w:t>l74 N.</w:t>
      </w:r>
      <w:r>
        <w:tab/>
        <w:t>Tight Binding Calculations in Crystals</w:t>
      </w:r>
      <w:r>
        <w:tab/>
        <w:t xml:space="preserve">       </w:t>
      </w:r>
    </w:p>
    <w:p w14:paraId="016B10AD" w14:textId="77777777" w:rsidR="00AB4D6E" w:rsidRDefault="00AB4D6E" w:rsidP="00AB4D6E">
      <w:r>
        <w:t>l77 C.</w:t>
      </w:r>
      <w:r>
        <w:tab/>
        <w:t>Low Aspect Ratio Flutter</w:t>
      </w:r>
      <w:r>
        <w:tab/>
      </w:r>
      <w:r>
        <w:tab/>
        <w:t xml:space="preserve">       </w:t>
      </w:r>
    </w:p>
    <w:p w14:paraId="4CD7C548" w14:textId="77777777" w:rsidR="00AB4D6E" w:rsidRDefault="00AB4D6E" w:rsidP="00AB4D6E">
      <w:r>
        <w:t>l79 C.</w:t>
      </w:r>
      <w:r>
        <w:tab/>
        <w:t xml:space="preserve">Transient Temperature of a Box-Type Beam       </w:t>
      </w:r>
    </w:p>
    <w:p w14:paraId="1113B713" w14:textId="77777777" w:rsidR="00AB4D6E" w:rsidRDefault="00AB4D6E" w:rsidP="00AB4D6E">
      <w:r>
        <w:lastRenderedPageBreak/>
        <w:t>l80 B.</w:t>
      </w:r>
      <w:r>
        <w:tab/>
      </w:r>
      <w:proofErr w:type="spellStart"/>
      <w:r>
        <w:t>Crosscorrelation</w:t>
      </w:r>
      <w:proofErr w:type="spellEnd"/>
      <w:r>
        <w:t xml:space="preserve"> of Blast Furnace Data</w:t>
      </w:r>
      <w:r>
        <w:tab/>
        <w:t xml:space="preserve">       </w:t>
      </w:r>
    </w:p>
    <w:p w14:paraId="3CFC92F9" w14:textId="77777777" w:rsidR="00AB4D6E" w:rsidRDefault="00AB4D6E" w:rsidP="00AB4D6E">
      <w:r>
        <w:t>l83 D.</w:t>
      </w:r>
      <w:r>
        <w:tab/>
        <w:t>Blast Response of Aircraft</w:t>
      </w:r>
      <w:r>
        <w:tab/>
      </w:r>
      <w:r>
        <w:tab/>
        <w:t xml:space="preserve">       </w:t>
      </w:r>
    </w:p>
    <w:p w14:paraId="35B78404" w14:textId="77777777" w:rsidR="00AB4D6E" w:rsidRDefault="00AB4D6E" w:rsidP="00AB4D6E">
      <w:r>
        <w:t xml:space="preserve">l84 </w:t>
      </w:r>
      <w:proofErr w:type="gramStart"/>
      <w:r>
        <w:t>B,*</w:t>
      </w:r>
      <w:proofErr w:type="gramEnd"/>
      <w:r>
        <w:t>N.</w:t>
      </w:r>
      <w:r>
        <w:tab/>
        <w:t>Scattering of Electrons from Hydrogen</w:t>
      </w:r>
      <w:r>
        <w:tab/>
        <w:t xml:space="preserve">       </w:t>
      </w:r>
    </w:p>
    <w:p w14:paraId="130AA042" w14:textId="77777777" w:rsidR="00AB4D6E" w:rsidRDefault="00AB4D6E" w:rsidP="00AB4D6E">
      <w:r>
        <w:t xml:space="preserve">l86 </w:t>
      </w:r>
      <w:proofErr w:type="gramStart"/>
      <w:r>
        <w:t>B,L.</w:t>
      </w:r>
      <w:proofErr w:type="gramEnd"/>
      <w:r>
        <w:tab/>
        <w:t xml:space="preserve">Human Op. Tracking Response Characteristics    </w:t>
      </w:r>
    </w:p>
    <w:p w14:paraId="79A77E20" w14:textId="77777777" w:rsidR="00AB4D6E" w:rsidRDefault="00AB4D6E" w:rsidP="00AB4D6E">
      <w:r>
        <w:t>l88 C.</w:t>
      </w:r>
      <w:r>
        <w:tab/>
        <w:t>Water Production in Oil Reservoirs</w:t>
      </w:r>
      <w:r>
        <w:tab/>
        <w:t xml:space="preserve">       </w:t>
      </w:r>
    </w:p>
    <w:p w14:paraId="440DDB2C" w14:textId="77777777" w:rsidR="00AB4D6E" w:rsidRDefault="00AB4D6E" w:rsidP="00AB4D6E">
      <w:r>
        <w:t>l89 C.</w:t>
      </w:r>
      <w:r>
        <w:tab/>
        <w:t>Gustiness in the Free Atmosphere</w:t>
      </w:r>
      <w:r>
        <w:tab/>
        <w:t xml:space="preserve">       </w:t>
      </w:r>
    </w:p>
    <w:p w14:paraId="6375861B" w14:textId="77777777" w:rsidR="00AB4D6E" w:rsidRDefault="00AB4D6E" w:rsidP="00AB4D6E">
      <w:r>
        <w:t>l90 D.</w:t>
      </w:r>
      <w:r>
        <w:tab/>
        <w:t>Zeeman and Stark Effect in Positronium</w:t>
      </w:r>
      <w:r>
        <w:tab/>
        <w:t xml:space="preserve">       </w:t>
      </w:r>
    </w:p>
    <w:p w14:paraId="4A5DD7BD" w14:textId="77777777" w:rsidR="00AB4D6E" w:rsidRDefault="00AB4D6E" w:rsidP="00AB4D6E">
      <w:r>
        <w:t>l9l B.</w:t>
      </w:r>
      <w:r>
        <w:tab/>
        <w:t>Earthquake Epicenter Location</w:t>
      </w:r>
      <w:r>
        <w:tab/>
        <w:t xml:space="preserve">       </w:t>
      </w:r>
    </w:p>
    <w:p w14:paraId="2C3651F4" w14:textId="77777777" w:rsidR="00AB4D6E" w:rsidRDefault="00AB4D6E" w:rsidP="00AB4D6E">
      <w:r>
        <w:t>l93 L.</w:t>
      </w:r>
      <w:r>
        <w:tab/>
        <w:t xml:space="preserve">E.V.  Problem for Propagation of E.M. Waves    </w:t>
      </w:r>
    </w:p>
    <w:p w14:paraId="117DB8A5" w14:textId="77777777" w:rsidR="00AB4D6E" w:rsidRDefault="00AB4D6E" w:rsidP="00AB4D6E">
      <w:r>
        <w:t xml:space="preserve">l94 </w:t>
      </w:r>
      <w:proofErr w:type="gramStart"/>
      <w:r>
        <w:t>B,N.</w:t>
      </w:r>
      <w:proofErr w:type="gramEnd"/>
      <w:r>
        <w:tab/>
        <w:t>Augmented Plane Wave Method (Sodium)</w:t>
      </w:r>
      <w:r>
        <w:tab/>
        <w:t xml:space="preserve">       </w:t>
      </w:r>
    </w:p>
    <w:p w14:paraId="58E71D42" w14:textId="77777777" w:rsidR="00AB4D6E" w:rsidRDefault="00AB4D6E" w:rsidP="00AB4D6E">
      <w:r>
        <w:t>l95 C.</w:t>
      </w:r>
      <w:r>
        <w:tab/>
        <w:t>Intestinal Motility</w:t>
      </w:r>
      <w:r>
        <w:tab/>
      </w:r>
      <w:r>
        <w:tab/>
        <w:t xml:space="preserve">       </w:t>
      </w:r>
    </w:p>
    <w:p w14:paraId="676942E9" w14:textId="77777777" w:rsidR="00AB4D6E" w:rsidRDefault="00AB4D6E" w:rsidP="00AB4D6E">
      <w:r>
        <w:t xml:space="preserve">l96 </w:t>
      </w:r>
      <w:r>
        <w:tab/>
        <w:t>Single Address Computer</w:t>
      </w:r>
      <w:r>
        <w:tab/>
      </w:r>
      <w:r>
        <w:tab/>
        <w:t xml:space="preserve">       </w:t>
      </w:r>
    </w:p>
    <w:p w14:paraId="3923FEE2" w14:textId="77777777" w:rsidR="00AB4D6E" w:rsidRDefault="00AB4D6E" w:rsidP="00AB4D6E">
      <w:r>
        <w:t>l97</w:t>
      </w:r>
      <w:r>
        <w:tab/>
        <w:t>Three Address Computer</w:t>
      </w:r>
      <w:r>
        <w:tab/>
      </w:r>
      <w:r>
        <w:tab/>
        <w:t xml:space="preserve">       </w:t>
      </w:r>
    </w:p>
    <w:p w14:paraId="593359B8" w14:textId="77777777" w:rsidR="00AB4D6E" w:rsidRDefault="00AB4D6E" w:rsidP="00AB4D6E">
      <w:r>
        <w:t>l98</w:t>
      </w:r>
      <w:r>
        <w:tab/>
        <w:t>Student Problems for SAC and TAC</w:t>
      </w:r>
      <w:r>
        <w:tab/>
        <w:t xml:space="preserve">       </w:t>
      </w:r>
    </w:p>
    <w:p w14:paraId="50CD54CA" w14:textId="77777777" w:rsidR="00AB4D6E" w:rsidRDefault="00AB4D6E" w:rsidP="00AB4D6E">
      <w:r>
        <w:t>l99 N.</w:t>
      </w:r>
      <w:r>
        <w:tab/>
        <w:t>Compressible Flow in a Tube</w:t>
      </w:r>
      <w:r>
        <w:tab/>
      </w:r>
      <w:r>
        <w:tab/>
        <w:t xml:space="preserve">       </w:t>
      </w:r>
    </w:p>
    <w:p w14:paraId="16ED585A" w14:textId="77777777" w:rsidR="00AB4D6E" w:rsidRDefault="00AB4D6E" w:rsidP="00AB4D6E">
      <w:r>
        <w:t>200 L.</w:t>
      </w:r>
      <w:r>
        <w:tab/>
        <w:t>A Study of Recurrent Events</w:t>
      </w:r>
      <w:r>
        <w:tab/>
      </w:r>
      <w:r>
        <w:tab/>
        <w:t xml:space="preserve">       </w:t>
      </w:r>
    </w:p>
    <w:p w14:paraId="3C224DF6" w14:textId="77777777" w:rsidR="00AB4D6E" w:rsidRDefault="00AB4D6E" w:rsidP="00AB4D6E">
      <w:r>
        <w:t>20l N.</w:t>
      </w:r>
      <w:r>
        <w:tab/>
        <w:t>Study of the Ammonia Molecule</w:t>
      </w:r>
      <w:r>
        <w:tab/>
        <w:t xml:space="preserve">       </w:t>
      </w:r>
    </w:p>
    <w:p w14:paraId="5C09DC6C" w14:textId="77777777" w:rsidR="00AB4D6E" w:rsidRDefault="00AB4D6E" w:rsidP="00AB4D6E">
      <w:r>
        <w:t xml:space="preserve">203 </w:t>
      </w:r>
      <w:proofErr w:type="gramStart"/>
      <w:r>
        <w:t>D,N.</w:t>
      </w:r>
      <w:proofErr w:type="gramEnd"/>
      <w:r>
        <w:tab/>
        <w:t xml:space="preserve">Response of a Building Under Dynamic Loading   </w:t>
      </w:r>
    </w:p>
    <w:p w14:paraId="74D097EA" w14:textId="77777777" w:rsidR="00AB4D6E" w:rsidRDefault="00AB4D6E" w:rsidP="00AB4D6E">
      <w:r>
        <w:t>204 N.</w:t>
      </w:r>
      <w:r>
        <w:tab/>
        <w:t>Exchange Integrals Between Real Slater Orbitals</w:t>
      </w:r>
    </w:p>
    <w:p w14:paraId="7C5E8767" w14:textId="77777777" w:rsidR="00AB4D6E" w:rsidRDefault="00AB4D6E" w:rsidP="00AB4D6E">
      <w:r>
        <w:t xml:space="preserve">205 </w:t>
      </w:r>
      <w:proofErr w:type="gramStart"/>
      <w:r>
        <w:t>B,N.</w:t>
      </w:r>
      <w:proofErr w:type="gramEnd"/>
      <w:r>
        <w:tab/>
        <w:t>Electron Lattice Interaction in Solids</w:t>
      </w:r>
      <w:r>
        <w:tab/>
        <w:t xml:space="preserve">       </w:t>
      </w:r>
    </w:p>
    <w:p w14:paraId="54E1ADF7" w14:textId="77777777" w:rsidR="00AB4D6E" w:rsidRDefault="00AB4D6E" w:rsidP="00AB4D6E">
      <w:r>
        <w:t>207 C.</w:t>
      </w:r>
      <w:r>
        <w:tab/>
        <w:t>Check for REAC</w:t>
      </w:r>
      <w:r>
        <w:tab/>
      </w:r>
      <w:r>
        <w:tab/>
      </w:r>
      <w:r>
        <w:tab/>
        <w:t xml:space="preserve">       </w:t>
      </w:r>
    </w:p>
    <w:p w14:paraId="387EEAA2" w14:textId="77777777" w:rsidR="00AB4D6E" w:rsidRDefault="00AB4D6E" w:rsidP="00AB4D6E">
      <w:r>
        <w:t>208 C.</w:t>
      </w:r>
      <w:r>
        <w:tab/>
        <w:t>Interceptor Flight Control Problem</w:t>
      </w:r>
      <w:r>
        <w:tab/>
        <w:t xml:space="preserve">       </w:t>
      </w:r>
    </w:p>
    <w:p w14:paraId="1E7575DB" w14:textId="6475C4EB" w:rsidR="00AB4D6E" w:rsidRDefault="00AB4D6E" w:rsidP="00AB4D6E">
      <w:r>
        <w:t>2</w:t>
      </w:r>
      <w:r w:rsidR="00345FE6">
        <w:t>1</w:t>
      </w:r>
      <w:r>
        <w:t>0 A.</w:t>
      </w:r>
      <w:r>
        <w:tab/>
        <w:t>Residue-Indices and Primitive Roots</w:t>
      </w:r>
      <w:r>
        <w:tab/>
        <w:t xml:space="preserve">       </w:t>
      </w:r>
    </w:p>
    <w:p w14:paraId="2A25CAFA" w14:textId="5CD00274" w:rsidR="00AB4D6E" w:rsidRDefault="00AB4D6E" w:rsidP="00AB4D6E">
      <w:r>
        <w:t>2</w:t>
      </w:r>
      <w:r w:rsidR="00345FE6">
        <w:t>11</w:t>
      </w:r>
      <w:r>
        <w:t xml:space="preserve"> C.</w:t>
      </w:r>
      <w:r>
        <w:tab/>
        <w:t>Servo Response to a Cosine Pulse</w:t>
      </w:r>
      <w:r>
        <w:tab/>
        <w:t xml:space="preserve">       </w:t>
      </w:r>
    </w:p>
    <w:p w14:paraId="249437AD" w14:textId="46D5D0C4" w:rsidR="00AB4D6E" w:rsidRDefault="00AB4D6E" w:rsidP="00AB4D6E">
      <w:r>
        <w:t>2</w:t>
      </w:r>
      <w:r w:rsidR="00345FE6">
        <w:t>1</w:t>
      </w:r>
      <w:r>
        <w:t xml:space="preserve">2 </w:t>
      </w:r>
      <w:proofErr w:type="gramStart"/>
      <w:r>
        <w:t>B,N.</w:t>
      </w:r>
      <w:proofErr w:type="gramEnd"/>
      <w:r>
        <w:tab/>
        <w:t>Dispersion Curves for Seismic Waves</w:t>
      </w:r>
      <w:r>
        <w:tab/>
        <w:t xml:space="preserve">       </w:t>
      </w:r>
    </w:p>
    <w:p w14:paraId="65FD613B" w14:textId="43730089" w:rsidR="00AB4D6E" w:rsidRDefault="00AB4D6E" w:rsidP="00AB4D6E">
      <w:r>
        <w:t>2</w:t>
      </w:r>
      <w:r w:rsidR="00345FE6">
        <w:t>1</w:t>
      </w:r>
      <w:r>
        <w:t>3 D.</w:t>
      </w:r>
      <w:r>
        <w:tab/>
        <w:t>Industrial Process Control Studies</w:t>
      </w:r>
      <w:r>
        <w:tab/>
        <w:t xml:space="preserve">       </w:t>
      </w:r>
    </w:p>
    <w:p w14:paraId="306D66D7" w14:textId="38AE0963" w:rsidR="00AB4D6E" w:rsidRDefault="00AB4D6E" w:rsidP="00AB4D6E">
      <w:r>
        <w:t>2</w:t>
      </w:r>
      <w:r w:rsidR="00345FE6">
        <w:t>1</w:t>
      </w:r>
      <w:r>
        <w:t>4 A.</w:t>
      </w:r>
      <w:r>
        <w:tab/>
        <w:t>Internal Distribution</w:t>
      </w:r>
      <w:r>
        <w:tab/>
      </w:r>
      <w:r>
        <w:tab/>
        <w:t xml:space="preserve">       </w:t>
      </w:r>
    </w:p>
    <w:p w14:paraId="0E6EE26B" w14:textId="76D4EF9E" w:rsidR="00AB4D6E" w:rsidRDefault="00AB4D6E" w:rsidP="00AB4D6E">
      <w:r>
        <w:t>2</w:t>
      </w:r>
      <w:r w:rsidR="00345FE6">
        <w:t>1</w:t>
      </w:r>
      <w:r>
        <w:t>5 B.</w:t>
      </w:r>
      <w:r>
        <w:tab/>
        <w:t>Plant Surveys by Statistical Methods</w:t>
      </w:r>
      <w:r>
        <w:tab/>
        <w:t xml:space="preserve">       </w:t>
      </w:r>
    </w:p>
    <w:p w14:paraId="0941DBA9" w14:textId="552B55EE" w:rsidR="00AB4D6E" w:rsidRDefault="00AB4D6E" w:rsidP="00AB4D6E">
      <w:r>
        <w:t>2</w:t>
      </w:r>
      <w:r w:rsidR="00345FE6">
        <w:t>1</w:t>
      </w:r>
      <w:r>
        <w:t>6 C.</w:t>
      </w:r>
      <w:r>
        <w:tab/>
        <w:t>Ultrasonic Delay Lines</w:t>
      </w:r>
      <w:r>
        <w:tab/>
      </w:r>
      <w:r>
        <w:tab/>
        <w:t xml:space="preserve">       </w:t>
      </w:r>
    </w:p>
    <w:p w14:paraId="678B038F" w14:textId="6EF4EFA5" w:rsidR="00AB4D6E" w:rsidRDefault="00AB4D6E" w:rsidP="00AB4D6E">
      <w:r>
        <w:t>2</w:t>
      </w:r>
      <w:r w:rsidR="00345FE6">
        <w:t>1</w:t>
      </w:r>
      <w:r>
        <w:t xml:space="preserve">7 N. </w:t>
      </w:r>
      <w:r>
        <w:tab/>
        <w:t>Atomic Wave Function and Energies</w:t>
      </w:r>
      <w:r>
        <w:tab/>
        <w:t xml:space="preserve">       </w:t>
      </w:r>
    </w:p>
    <w:p w14:paraId="392EA9EA" w14:textId="2286F919" w:rsidR="00AB4D6E" w:rsidRDefault="00AB4D6E" w:rsidP="00AB4D6E">
      <w:r>
        <w:t>2</w:t>
      </w:r>
      <w:r w:rsidR="00345FE6">
        <w:t>1</w:t>
      </w:r>
      <w:r>
        <w:t>8 N.</w:t>
      </w:r>
      <w:r>
        <w:tab/>
        <w:t>Stage B for Diatomic Molecules</w:t>
      </w:r>
      <w:r>
        <w:tab/>
        <w:t xml:space="preserve">       </w:t>
      </w:r>
    </w:p>
    <w:p w14:paraId="083D438F" w14:textId="469C4CBE" w:rsidR="00AB4D6E" w:rsidRDefault="00AB4D6E" w:rsidP="00AB4D6E">
      <w:r>
        <w:t>2</w:t>
      </w:r>
      <w:r w:rsidR="00345FE6">
        <w:t>1</w:t>
      </w:r>
      <w:r>
        <w:t xml:space="preserve">9 </w:t>
      </w:r>
      <w:r>
        <w:tab/>
        <w:t>Linear Programming</w:t>
      </w:r>
      <w:r>
        <w:tab/>
      </w:r>
      <w:r>
        <w:tab/>
      </w:r>
      <w:r>
        <w:tab/>
        <w:t xml:space="preserve">       </w:t>
      </w:r>
    </w:p>
    <w:p w14:paraId="373EBC2B" w14:textId="77777777" w:rsidR="00AB4D6E" w:rsidRDefault="00AB4D6E" w:rsidP="00AB4D6E">
      <w:r>
        <w:t>220 A.</w:t>
      </w:r>
      <w:r>
        <w:tab/>
        <w:t>Prob. Arising from An Algebra</w:t>
      </w:r>
      <w:r>
        <w:tab/>
        <w:t xml:space="preserve">       </w:t>
      </w:r>
    </w:p>
    <w:p w14:paraId="3FEC4299" w14:textId="2C8F362A" w:rsidR="00AB4D6E" w:rsidRDefault="00AB4D6E" w:rsidP="00AB4D6E">
      <w:r>
        <w:t>22</w:t>
      </w:r>
      <w:r w:rsidR="00345FE6">
        <w:t>1</w:t>
      </w:r>
      <w:r>
        <w:t xml:space="preserve"> B.</w:t>
      </w:r>
      <w:r>
        <w:tab/>
        <w:t xml:space="preserve">Course 6.25, l954     </w:t>
      </w:r>
      <w:r>
        <w:tab/>
      </w:r>
      <w:r>
        <w:tab/>
        <w:t xml:space="preserve">       </w:t>
      </w:r>
    </w:p>
    <w:p w14:paraId="1E98C3AC" w14:textId="77777777" w:rsidR="00AB4D6E" w:rsidRDefault="00AB4D6E" w:rsidP="00AB4D6E">
      <w:r>
        <w:t>222 C.</w:t>
      </w:r>
      <w:r>
        <w:tab/>
        <w:t>Helicopter Rotor Stability</w:t>
      </w:r>
      <w:r>
        <w:tab/>
      </w:r>
      <w:r>
        <w:tab/>
        <w:t xml:space="preserve">       *</w:t>
      </w:r>
    </w:p>
    <w:p w14:paraId="7B14E780" w14:textId="77777777" w:rsidR="00AB4D6E" w:rsidRDefault="00AB4D6E" w:rsidP="00AB4D6E">
      <w:r>
        <w:t xml:space="preserve">223 </w:t>
      </w:r>
      <w:proofErr w:type="gramStart"/>
      <w:r>
        <w:t>B,N.</w:t>
      </w:r>
      <w:proofErr w:type="gramEnd"/>
      <w:r>
        <w:tab/>
        <w:t>Investigation of Turbulent Flow</w:t>
      </w:r>
      <w:r>
        <w:tab/>
        <w:t xml:space="preserve">       </w:t>
      </w:r>
    </w:p>
    <w:p w14:paraId="24650563" w14:textId="77777777" w:rsidR="00AB4D6E" w:rsidRDefault="00AB4D6E" w:rsidP="00AB4D6E">
      <w:r>
        <w:t>224 N.</w:t>
      </w:r>
      <w:r>
        <w:tab/>
        <w:t>Vertical Velocity Fields</w:t>
      </w:r>
      <w:r>
        <w:tab/>
      </w:r>
      <w:r>
        <w:tab/>
        <w:t xml:space="preserve">       </w:t>
      </w:r>
    </w:p>
    <w:p w14:paraId="6E176B7A" w14:textId="77777777" w:rsidR="00AB4D6E" w:rsidRDefault="00AB4D6E" w:rsidP="00AB4D6E">
      <w:r>
        <w:t xml:space="preserve">225 </w:t>
      </w:r>
      <w:proofErr w:type="gramStart"/>
      <w:r>
        <w:t>B,N.</w:t>
      </w:r>
      <w:proofErr w:type="gramEnd"/>
      <w:r>
        <w:tab/>
        <w:t>Neutron-Deuteron Scattering</w:t>
      </w:r>
      <w:r>
        <w:tab/>
      </w:r>
      <w:r>
        <w:tab/>
        <w:t xml:space="preserve">       </w:t>
      </w:r>
    </w:p>
    <w:p w14:paraId="2967D33D" w14:textId="77777777" w:rsidR="00AB4D6E" w:rsidRDefault="00AB4D6E" w:rsidP="00AB4D6E">
      <w:r>
        <w:t>226 D.</w:t>
      </w:r>
      <w:r>
        <w:tab/>
        <w:t>Circulation of the Atmosphere</w:t>
      </w:r>
      <w:r>
        <w:tab/>
        <w:t xml:space="preserve">       </w:t>
      </w:r>
    </w:p>
    <w:p w14:paraId="4A29B845" w14:textId="77777777" w:rsidR="00AB4D6E" w:rsidRDefault="00AB4D6E" w:rsidP="00AB4D6E">
      <w:r>
        <w:t>227 N.</w:t>
      </w:r>
      <w:r>
        <w:tab/>
        <w:t>Determination of the RITIL Buckling B 2     *</w:t>
      </w:r>
    </w:p>
    <w:p w14:paraId="32EB22BD" w14:textId="77777777" w:rsidR="00AB4D6E" w:rsidRDefault="00AB4D6E" w:rsidP="00AB4D6E">
      <w:r>
        <w:t>228 N.</w:t>
      </w:r>
      <w:r>
        <w:tab/>
        <w:t xml:space="preserve">Evaluation of Difference Diffusion Equation    </w:t>
      </w:r>
    </w:p>
    <w:p w14:paraId="061E10A2" w14:textId="77777777" w:rsidR="00AB4D6E" w:rsidRDefault="00AB4D6E" w:rsidP="00AB4D6E">
      <w:r>
        <w:lastRenderedPageBreak/>
        <w:t>229 D.</w:t>
      </w:r>
      <w:r>
        <w:tab/>
        <w:t>Rotating Contact Seal</w:t>
      </w:r>
      <w:r>
        <w:tab/>
      </w:r>
      <w:r>
        <w:tab/>
        <w:t xml:space="preserve">       </w:t>
      </w:r>
    </w:p>
    <w:p w14:paraId="6439F3BE" w14:textId="77777777" w:rsidR="00AB4D6E" w:rsidRDefault="00AB4D6E" w:rsidP="00AB4D6E">
      <w:r>
        <w:t>230 C.</w:t>
      </w:r>
      <w:r>
        <w:tab/>
        <w:t>Dynamic Analysis of Bridges</w:t>
      </w:r>
      <w:r>
        <w:tab/>
      </w:r>
      <w:r>
        <w:tab/>
        <w:t xml:space="preserve">       </w:t>
      </w:r>
    </w:p>
    <w:p w14:paraId="657C7FD7" w14:textId="77777777" w:rsidR="00AB4D6E" w:rsidRDefault="00AB4D6E" w:rsidP="00AB4D6E">
      <w:r>
        <w:t xml:space="preserve">23l </w:t>
      </w:r>
      <w:proofErr w:type="gramStart"/>
      <w:r>
        <w:t>B,N.</w:t>
      </w:r>
      <w:proofErr w:type="gramEnd"/>
      <w:r>
        <w:tab/>
        <w:t>Reactor Runaway Prevention</w:t>
      </w:r>
      <w:r>
        <w:tab/>
      </w:r>
      <w:r>
        <w:tab/>
        <w:t xml:space="preserve">       </w:t>
      </w:r>
    </w:p>
    <w:p w14:paraId="0581CF1D" w14:textId="77777777" w:rsidR="00AB4D6E" w:rsidRDefault="00AB4D6E" w:rsidP="00AB4D6E">
      <w:r>
        <w:t>232 B.</w:t>
      </w:r>
      <w:r>
        <w:tab/>
        <w:t xml:space="preserve">Energy Levels in a Spheroidal Potential        </w:t>
      </w:r>
    </w:p>
    <w:p w14:paraId="136E94A0" w14:textId="77777777" w:rsidR="00AB4D6E" w:rsidRDefault="00AB4D6E" w:rsidP="00AB4D6E">
      <w:r>
        <w:t>233 C.</w:t>
      </w:r>
      <w:r>
        <w:tab/>
        <w:t>Utility Stock Prices</w:t>
      </w:r>
      <w:r>
        <w:tab/>
      </w:r>
      <w:r>
        <w:tab/>
        <w:t xml:space="preserve">       </w:t>
      </w:r>
    </w:p>
    <w:p w14:paraId="3ABF2CAB" w14:textId="77777777" w:rsidR="00AB4D6E" w:rsidRDefault="00AB4D6E" w:rsidP="00AB4D6E">
      <w:r>
        <w:t>234 ******N.</w:t>
      </w:r>
      <w:r>
        <w:tab/>
        <w:t>Atomic Integrals</w:t>
      </w:r>
      <w:r>
        <w:tab/>
      </w:r>
      <w:r>
        <w:tab/>
      </w:r>
      <w:r>
        <w:tab/>
        <w:t xml:space="preserve">       </w:t>
      </w:r>
    </w:p>
    <w:p w14:paraId="45FC2CEF" w14:textId="77777777" w:rsidR="00AB4D6E" w:rsidRDefault="00AB4D6E" w:rsidP="00AB4D6E">
      <w:r>
        <w:t xml:space="preserve">235 </w:t>
      </w:r>
      <w:proofErr w:type="gramStart"/>
      <w:r>
        <w:t>B,N.</w:t>
      </w:r>
      <w:proofErr w:type="gramEnd"/>
      <w:r>
        <w:tab/>
        <w:t xml:space="preserve">Eigenvalues for a Spheroidal Square Well       </w:t>
      </w:r>
    </w:p>
    <w:p w14:paraId="2AE63E46" w14:textId="77777777" w:rsidR="00AB4D6E" w:rsidRDefault="00AB4D6E" w:rsidP="00AB4D6E">
      <w:r>
        <w:t>236 C.</w:t>
      </w:r>
      <w:r>
        <w:tab/>
        <w:t xml:space="preserve">Transient Response of Aircraft to Heating      </w:t>
      </w:r>
    </w:p>
    <w:p w14:paraId="52C11780" w14:textId="77777777" w:rsidR="00AB4D6E" w:rsidRDefault="00AB4D6E" w:rsidP="00AB4D6E">
      <w:r>
        <w:t>237 C.</w:t>
      </w:r>
      <w:r>
        <w:tab/>
        <w:t xml:space="preserve">Autocorrelation Function of Submitted Data     </w:t>
      </w:r>
    </w:p>
    <w:p w14:paraId="698DFABD" w14:textId="77777777" w:rsidR="00AB4D6E" w:rsidRDefault="00AB4D6E" w:rsidP="00AB4D6E">
      <w:r>
        <w:t xml:space="preserve">238 </w:t>
      </w:r>
      <w:proofErr w:type="gramStart"/>
      <w:r>
        <w:t>B,N.</w:t>
      </w:r>
      <w:proofErr w:type="gramEnd"/>
      <w:r>
        <w:tab/>
        <w:t xml:space="preserve">Self-consistent Calculation of Nuclear Density </w:t>
      </w:r>
    </w:p>
    <w:p w14:paraId="502C2934" w14:textId="77777777" w:rsidR="00AB4D6E" w:rsidRDefault="00AB4D6E" w:rsidP="00AB4D6E">
      <w:r>
        <w:t>239 C.</w:t>
      </w:r>
      <w:r>
        <w:tab/>
        <w:t>Guidance and Control</w:t>
      </w:r>
      <w:r>
        <w:tab/>
      </w:r>
      <w:r>
        <w:tab/>
        <w:t xml:space="preserve">       </w:t>
      </w:r>
    </w:p>
    <w:p w14:paraId="25846186" w14:textId="77777777" w:rsidR="00AB4D6E" w:rsidRDefault="00AB4D6E" w:rsidP="00AB4D6E">
      <w:r>
        <w:t>240 A.</w:t>
      </w:r>
      <w:r>
        <w:tab/>
        <w:t xml:space="preserve">Electrons and Photons in Cascade               </w:t>
      </w:r>
    </w:p>
    <w:p w14:paraId="63A01C8C" w14:textId="2E1924D3" w:rsidR="00AB4D6E" w:rsidRDefault="00AB4D6E" w:rsidP="00AB4D6E">
      <w:r>
        <w:t>24</w:t>
      </w:r>
      <w:r w:rsidR="00345FE6">
        <w:t>1</w:t>
      </w:r>
      <w:r>
        <w:t xml:space="preserve"> </w:t>
      </w:r>
      <w:proofErr w:type="gramStart"/>
      <w:r>
        <w:t>B,N.</w:t>
      </w:r>
      <w:proofErr w:type="gramEnd"/>
      <w:r>
        <w:tab/>
        <w:t xml:space="preserve">Transients in Distillation Columns             </w:t>
      </w:r>
    </w:p>
    <w:p w14:paraId="4DFDDCAE" w14:textId="77777777" w:rsidR="00AB4D6E" w:rsidRDefault="00AB4D6E" w:rsidP="00AB4D6E">
      <w:r>
        <w:t>242 N.</w:t>
      </w:r>
      <w:r>
        <w:tab/>
        <w:t>Counting Structures of Relations</w:t>
      </w:r>
      <w:r>
        <w:tab/>
        <w:t xml:space="preserve">       </w:t>
      </w:r>
    </w:p>
    <w:p w14:paraId="0D0183AC" w14:textId="77777777" w:rsidR="00AB4D6E" w:rsidRDefault="00AB4D6E" w:rsidP="00AB4D6E">
      <w:r>
        <w:t>243 D.</w:t>
      </w:r>
      <w:r>
        <w:tab/>
        <w:t>Crystal Filters</w:t>
      </w:r>
      <w:r>
        <w:tab/>
      </w:r>
      <w:r>
        <w:tab/>
      </w:r>
      <w:r>
        <w:tab/>
        <w:t xml:space="preserve">       </w:t>
      </w:r>
    </w:p>
    <w:p w14:paraId="3EB242EB" w14:textId="77777777" w:rsidR="00AB4D6E" w:rsidRDefault="00AB4D6E" w:rsidP="00AB4D6E">
      <w:r>
        <w:t>244 C.</w:t>
      </w:r>
      <w:r>
        <w:tab/>
        <w:t xml:space="preserve">Data Reduction for X-l Fire Control            </w:t>
      </w:r>
    </w:p>
    <w:p w14:paraId="31F75A53" w14:textId="77777777" w:rsidR="00AB4D6E" w:rsidRDefault="00AB4D6E" w:rsidP="00AB4D6E">
      <w:r>
        <w:t>245 N.</w:t>
      </w:r>
      <w:r>
        <w:tab/>
        <w:t>Theory of Neutron Reactions</w:t>
      </w:r>
      <w:r>
        <w:tab/>
      </w:r>
      <w:r>
        <w:tab/>
        <w:t xml:space="preserve">       </w:t>
      </w:r>
    </w:p>
    <w:p w14:paraId="2F59798E" w14:textId="6B02BF8F" w:rsidR="00AB4D6E" w:rsidRDefault="00AB4D6E" w:rsidP="00AB4D6E">
      <w:r>
        <w:t>246 &lt;null&gt;&lt;null&gt;&lt;null&gt;&lt;null&gt;&lt;null&gt;&lt;null&gt;&lt;null&gt;&lt;null&gt;&lt;null&gt;&lt;null&gt;&lt;null&gt;&lt;null&gt;&lt;null&gt;</w:t>
      </w:r>
      <w:proofErr w:type="gramStart"/>
      <w:r>
        <w:t>B,N.</w:t>
      </w:r>
      <w:proofErr w:type="gramEnd"/>
      <w:r>
        <w:tab/>
        <w:t xml:space="preserve">Scattering From </w:t>
      </w:r>
      <w:r w:rsidR="008114E5">
        <w:t>O</w:t>
      </w:r>
      <w:r>
        <w:t>xygen</w:t>
      </w:r>
      <w:r>
        <w:tab/>
      </w:r>
      <w:r>
        <w:tab/>
        <w:t xml:space="preserve">       </w:t>
      </w:r>
    </w:p>
    <w:p w14:paraId="086037E5" w14:textId="77777777" w:rsidR="00AB4D6E" w:rsidRDefault="00AB4D6E" w:rsidP="00AB4D6E">
      <w:r>
        <w:t>247 C.</w:t>
      </w:r>
      <w:r>
        <w:tab/>
        <w:t>Surface Pressure Prediction</w:t>
      </w:r>
      <w:r>
        <w:tab/>
      </w:r>
      <w:r>
        <w:tab/>
        <w:t xml:space="preserve">       </w:t>
      </w:r>
    </w:p>
    <w:p w14:paraId="1D99B688" w14:textId="77777777" w:rsidR="00AB4D6E" w:rsidRDefault="00AB4D6E" w:rsidP="00AB4D6E">
      <w:r>
        <w:t>248 B.</w:t>
      </w:r>
      <w:r>
        <w:tab/>
        <w:t>Propane Vibrations</w:t>
      </w:r>
      <w:r>
        <w:tab/>
      </w:r>
      <w:r>
        <w:tab/>
      </w:r>
      <w:r>
        <w:tab/>
        <w:t xml:space="preserve">       </w:t>
      </w:r>
    </w:p>
    <w:p w14:paraId="671E2163" w14:textId="77777777" w:rsidR="00AB4D6E" w:rsidRDefault="00AB4D6E" w:rsidP="00AB4D6E">
      <w:r>
        <w:t>249 C.</w:t>
      </w:r>
      <w:r>
        <w:tab/>
        <w:t>Flight Interceptor Control</w:t>
      </w:r>
      <w:r>
        <w:tab/>
      </w:r>
      <w:r>
        <w:tab/>
        <w:t xml:space="preserve">       </w:t>
      </w:r>
    </w:p>
    <w:p w14:paraId="6519626B" w14:textId="77777777" w:rsidR="00AB4D6E" w:rsidRDefault="00AB4D6E" w:rsidP="00AB4D6E">
      <w:r>
        <w:t>250* C.</w:t>
      </w:r>
      <w:r>
        <w:tab/>
        <w:t>Translation Program for the NCMM</w:t>
      </w:r>
      <w:r>
        <w:tab/>
        <w:t xml:space="preserve">       </w:t>
      </w:r>
    </w:p>
    <w:p w14:paraId="7DFAFB70" w14:textId="2C8EC751" w:rsidR="00AB4D6E" w:rsidRDefault="00AB4D6E" w:rsidP="00AB4D6E">
      <w:r>
        <w:t>25</w:t>
      </w:r>
      <w:r w:rsidR="00345FE6">
        <w:t>1</w:t>
      </w:r>
      <w:r>
        <w:t xml:space="preserve"> B.</w:t>
      </w:r>
      <w:r>
        <w:tab/>
        <w:t>Packed Column Dynamics</w:t>
      </w:r>
      <w:r>
        <w:tab/>
      </w:r>
      <w:r>
        <w:tab/>
        <w:t xml:space="preserve">       </w:t>
      </w:r>
    </w:p>
    <w:p w14:paraId="58069A7E" w14:textId="77777777" w:rsidR="00AB4D6E" w:rsidRDefault="00AB4D6E" w:rsidP="00AB4D6E">
      <w:r>
        <w:t>252 N.</w:t>
      </w:r>
      <w:r>
        <w:tab/>
        <w:t xml:space="preserve">Analysis of </w:t>
      </w:r>
      <w:proofErr w:type="gramStart"/>
      <w:r>
        <w:t>Two Story</w:t>
      </w:r>
      <w:proofErr w:type="gramEnd"/>
      <w:r>
        <w:t xml:space="preserve"> Steel Frame Building     </w:t>
      </w:r>
    </w:p>
    <w:p w14:paraId="0F4E0633" w14:textId="77777777" w:rsidR="00AB4D6E" w:rsidRDefault="00AB4D6E" w:rsidP="00AB4D6E">
      <w:r>
        <w:t>253 N.</w:t>
      </w:r>
      <w:r>
        <w:tab/>
        <w:t xml:space="preserve">APW as Applied to Face- and Body-Centered Iron </w:t>
      </w:r>
    </w:p>
    <w:p w14:paraId="11A729B7" w14:textId="77777777" w:rsidR="00AB4D6E" w:rsidRDefault="00AB4D6E" w:rsidP="00AB4D6E">
      <w:r>
        <w:t>254 D.</w:t>
      </w:r>
      <w:r>
        <w:tab/>
        <w:t>Thermal Stresses in a Flat Slab</w:t>
      </w:r>
      <w:r>
        <w:tab/>
        <w:t xml:space="preserve">       </w:t>
      </w:r>
    </w:p>
    <w:p w14:paraId="4C8C3E06" w14:textId="77777777" w:rsidR="00AB4D6E" w:rsidRDefault="00AB4D6E" w:rsidP="00AB4D6E">
      <w:r>
        <w:t>255 C.</w:t>
      </w:r>
      <w:r>
        <w:tab/>
        <w:t xml:space="preserve">Energy Transfer in Biological Substances       </w:t>
      </w:r>
    </w:p>
    <w:p w14:paraId="6279FC70" w14:textId="77777777" w:rsidR="00AB4D6E" w:rsidRDefault="00AB4D6E" w:rsidP="00AB4D6E">
      <w:r>
        <w:t>256 C.</w:t>
      </w:r>
      <w:r>
        <w:tab/>
        <w:t>WWI -ll03 Translation Program</w:t>
      </w:r>
      <w:r>
        <w:tab/>
        <w:t xml:space="preserve">       </w:t>
      </w:r>
    </w:p>
    <w:p w14:paraId="44CE68A6" w14:textId="77777777" w:rsidR="00AB4D6E" w:rsidRDefault="00AB4D6E" w:rsidP="00AB4D6E">
      <w:r>
        <w:t>257 C.</w:t>
      </w:r>
      <w:r>
        <w:tab/>
        <w:t>Horizontal Stabilizer Analysis</w:t>
      </w:r>
      <w:r>
        <w:tab/>
        <w:t xml:space="preserve">       *</w:t>
      </w:r>
    </w:p>
    <w:p w14:paraId="10D62727" w14:textId="77777777" w:rsidR="00AB4D6E" w:rsidRDefault="00AB4D6E" w:rsidP="00AB4D6E">
      <w:r>
        <w:t>285 N.</w:t>
      </w:r>
      <w:r>
        <w:tab/>
        <w:t>APW as Applied to Ch*</w:t>
      </w:r>
      <w:proofErr w:type="spellStart"/>
      <w:r>
        <w:t>romium</w:t>
      </w:r>
      <w:proofErr w:type="spellEnd"/>
      <w:r>
        <w:t xml:space="preserve"> Crystal</w:t>
      </w:r>
      <w:r>
        <w:tab/>
        <w:t xml:space="preserve">       *</w:t>
      </w:r>
    </w:p>
    <w:p w14:paraId="1F39D52F" w14:textId="77777777" w:rsidR="00AB4D6E" w:rsidRDefault="00AB4D6E" w:rsidP="00AB4D6E">
      <w:r>
        <w:t>259 L.</w:t>
      </w:r>
      <w:r>
        <w:tab/>
        <w:t>Ionosphere Computation</w:t>
      </w:r>
      <w:r>
        <w:tab/>
      </w:r>
      <w:r>
        <w:tab/>
        <w:t xml:space="preserve">       *</w:t>
      </w:r>
    </w:p>
    <w:p w14:paraId="01424BDE" w14:textId="77777777" w:rsidR="00AB4D6E" w:rsidRDefault="00AB4D6E" w:rsidP="00AB4D6E">
      <w:r>
        <w:t>260 N.</w:t>
      </w:r>
      <w:r>
        <w:tab/>
        <w:t>Energy Levels of Diatomic Hydrides</w:t>
      </w:r>
      <w:r>
        <w:tab/>
        <w:t xml:space="preserve">       *</w:t>
      </w:r>
    </w:p>
    <w:p w14:paraId="30627F6A" w14:textId="03431278" w:rsidR="00AB4D6E" w:rsidRDefault="00AB4D6E" w:rsidP="00AB4D6E">
      <w:r>
        <w:t>26</w:t>
      </w:r>
      <w:r w:rsidR="00345FE6">
        <w:t>1</w:t>
      </w:r>
      <w:r>
        <w:t xml:space="preserve"> C.</w:t>
      </w:r>
      <w:r>
        <w:tab/>
        <w:t xml:space="preserve">Fourier Synthesis for Crystal Structures       </w:t>
      </w:r>
    </w:p>
    <w:p w14:paraId="29EAE04A" w14:textId="77777777" w:rsidR="00AB4D6E" w:rsidRDefault="00AB4D6E" w:rsidP="00AB4D6E">
      <w:r>
        <w:t>262 N.</w:t>
      </w:r>
      <w:r>
        <w:tab/>
        <w:t xml:space="preserve">Evaluation of Two-center Molecular Integrals   </w:t>
      </w:r>
    </w:p>
    <w:p w14:paraId="6CEF0CCC" w14:textId="77777777" w:rsidR="00AB4D6E" w:rsidRDefault="00AB4D6E" w:rsidP="00AB4D6E">
      <w:r>
        <w:t>263 C.</w:t>
      </w:r>
      <w:r>
        <w:tab/>
        <w:t>Aircraft Pullup Flight Path</w:t>
      </w:r>
      <w:r>
        <w:tab/>
      </w:r>
      <w:r>
        <w:tab/>
        <w:t xml:space="preserve">       </w:t>
      </w:r>
    </w:p>
    <w:p w14:paraId="66006905" w14:textId="77777777" w:rsidR="00AB4D6E" w:rsidRDefault="00AB4D6E" w:rsidP="00AB4D6E">
      <w:r>
        <w:t>264 C.</w:t>
      </w:r>
      <w:r>
        <w:tab/>
        <w:t xml:space="preserve">Optimization of Alternator Control System      </w:t>
      </w:r>
    </w:p>
    <w:p w14:paraId="30111448" w14:textId="77777777" w:rsidR="00AB4D6E" w:rsidRDefault="00AB4D6E" w:rsidP="00AB4D6E">
      <w:r>
        <w:t>265 L.</w:t>
      </w:r>
      <w:r>
        <w:tab/>
        <w:t>Electron Diffusion in an Electromagnetic Field *</w:t>
      </w:r>
    </w:p>
    <w:p w14:paraId="3664FEA2" w14:textId="77777777" w:rsidR="00AB4D6E" w:rsidRDefault="00AB4D6E" w:rsidP="00AB4D6E">
      <w:r>
        <w:t>266 A.</w:t>
      </w:r>
      <w:r>
        <w:tab/>
        <w:t>Calculations for the MIT Reactor</w:t>
      </w:r>
      <w:r>
        <w:tab/>
        <w:t xml:space="preserve">     ******  </w:t>
      </w:r>
    </w:p>
    <w:p w14:paraId="411007A7" w14:textId="77777777" w:rsidR="00AB4D6E" w:rsidRDefault="00AB4D6E" w:rsidP="00AB4D6E">
      <w:r>
        <w:t>267 B.</w:t>
      </w:r>
      <w:r>
        <w:tab/>
        <w:t>NCMM Turbine Blade</w:t>
      </w:r>
      <w:r>
        <w:tab/>
      </w:r>
      <w:r>
        <w:tab/>
        <w:t xml:space="preserve">                 </w:t>
      </w:r>
    </w:p>
    <w:p w14:paraId="3D19726C" w14:textId="77777777" w:rsidR="00AB4D6E" w:rsidRDefault="00AB4D6E" w:rsidP="00AB4D6E">
      <w:r>
        <w:t>258 C.</w:t>
      </w:r>
      <w:r>
        <w:tab/>
        <w:t xml:space="preserve">Dynamic Analysis of an Aircraft Interceptor    </w:t>
      </w:r>
    </w:p>
    <w:p w14:paraId="13169D16" w14:textId="77777777" w:rsidR="00AB4D6E" w:rsidRDefault="00AB4D6E" w:rsidP="00AB4D6E">
      <w:r>
        <w:lastRenderedPageBreak/>
        <w:t>268 B.</w:t>
      </w:r>
      <w:r>
        <w:tab/>
        <w:t xml:space="preserve">Extrapolation </w:t>
      </w:r>
      <w:proofErr w:type="gramStart"/>
      <w:r>
        <w:t xml:space="preserve">Techniques  </w:t>
      </w:r>
      <w:r>
        <w:tab/>
      </w:r>
      <w:proofErr w:type="gramEnd"/>
      <w:r>
        <w:tab/>
        <w:t xml:space="preserve">       **</w:t>
      </w:r>
    </w:p>
    <w:p w14:paraId="249A70ED" w14:textId="77777777" w:rsidR="00AB4D6E" w:rsidRDefault="00AB4D6E" w:rsidP="00AB4D6E">
      <w:r>
        <w:t>269 C.</w:t>
      </w:r>
      <w:r>
        <w:tab/>
        <w:t>Analysis of Shear Wall Testing Machine</w:t>
      </w:r>
      <w:r>
        <w:tab/>
        <w:t xml:space="preserve">       </w:t>
      </w:r>
    </w:p>
    <w:p w14:paraId="7A602EEB" w14:textId="77777777" w:rsidR="00AB4D6E" w:rsidRDefault="00AB4D6E" w:rsidP="00AB4D6E">
      <w:r>
        <w:t>270 B.</w:t>
      </w:r>
      <w:r>
        <w:tab/>
        <w:t>Critical Mass Calculations</w:t>
      </w:r>
      <w:r>
        <w:tab/>
      </w:r>
      <w:r>
        <w:tab/>
        <w:t xml:space="preserve">       *</w:t>
      </w:r>
    </w:p>
    <w:p w14:paraId="0C5C5CD0" w14:textId="06CBA614" w:rsidR="00AB4D6E" w:rsidRDefault="00AB4D6E" w:rsidP="00AB4D6E">
      <w:r>
        <w:t>27</w:t>
      </w:r>
      <w:r w:rsidR="00345FE6">
        <w:t>1</w:t>
      </w:r>
      <w:r>
        <w:t xml:space="preserve"> B.</w:t>
      </w:r>
      <w:r>
        <w:tab/>
        <w:t>Beam Splitting Technique</w:t>
      </w:r>
      <w:r>
        <w:tab/>
      </w:r>
      <w:r>
        <w:tab/>
        <w:t xml:space="preserve">       </w:t>
      </w:r>
    </w:p>
    <w:p w14:paraId="04FBB6A5" w14:textId="77777777" w:rsidR="00AB4D6E" w:rsidRDefault="00AB4D6E" w:rsidP="00AB4D6E">
      <w:r>
        <w:t>272 L.</w:t>
      </w:r>
      <w:r>
        <w:tab/>
        <w:t xml:space="preserve">General </w:t>
      </w:r>
      <w:proofErr w:type="spellStart"/>
      <w:r>
        <w:t>Raydist</w:t>
      </w:r>
      <w:proofErr w:type="spellEnd"/>
      <w:r>
        <w:t xml:space="preserve"> Solution</w:t>
      </w:r>
      <w:r>
        <w:tab/>
      </w:r>
      <w:r>
        <w:tab/>
        <w:t xml:space="preserve">       </w:t>
      </w:r>
    </w:p>
    <w:p w14:paraId="105628DD" w14:textId="77777777" w:rsidR="00AB4D6E" w:rsidRDefault="00AB4D6E" w:rsidP="00AB4D6E">
      <w:r>
        <w:t>273 N.</w:t>
      </w:r>
      <w:r>
        <w:tab/>
        <w:t>Cosmic Ray Air S&lt;null&gt;&lt;null&gt;&lt;null&gt;&lt;null&gt;&lt;null&gt;&lt;null&gt;&lt;null&gt;&lt;null&gt;&lt;null&gt;&lt;null&gt;hower</w:t>
      </w:r>
      <w:r>
        <w:tab/>
      </w:r>
      <w:r>
        <w:tab/>
        <w:t xml:space="preserve">*       </w:t>
      </w:r>
    </w:p>
    <w:p w14:paraId="0FC2F6DA" w14:textId="77777777" w:rsidR="00AB4D6E" w:rsidRDefault="00AB4D6E" w:rsidP="00AB4D6E">
      <w:r>
        <w:t>274 N.</w:t>
      </w:r>
      <w:r>
        <w:tab/>
        <w:t>Multiple Scattering</w:t>
      </w:r>
      <w:r>
        <w:tab/>
      </w:r>
      <w:r>
        <w:tab/>
        <w:t xml:space="preserve">       </w:t>
      </w:r>
    </w:p>
    <w:p w14:paraId="0F1351FF" w14:textId="77777777" w:rsidR="00AB4D6E" w:rsidRDefault="00AB4D6E" w:rsidP="00AB4D6E">
      <w:r>
        <w:t>275 B.</w:t>
      </w:r>
      <w:r>
        <w:tab/>
        <w:t>Buckling of Shallow Elastic Shells</w:t>
      </w:r>
      <w:r>
        <w:tab/>
        <w:t xml:space="preserve">       </w:t>
      </w:r>
    </w:p>
    <w:p w14:paraId="1609C544" w14:textId="77777777" w:rsidR="00AB4D6E" w:rsidRDefault="00AB4D6E" w:rsidP="00AB4D6E">
      <w:r>
        <w:t xml:space="preserve">276 </w:t>
      </w:r>
      <w:proofErr w:type="gramStart"/>
      <w:r>
        <w:t>B,N</w:t>
      </w:r>
      <w:proofErr w:type="gramEnd"/>
      <w:r>
        <w:tab/>
        <w:t xml:space="preserve">Martensitic Transformation in Stainless Steel  </w:t>
      </w:r>
    </w:p>
    <w:p w14:paraId="59F9D91F" w14:textId="77777777" w:rsidR="00AB4D6E" w:rsidRDefault="00AB4D6E" w:rsidP="00AB4D6E">
      <w:r>
        <w:t>277 C.</w:t>
      </w:r>
      <w:r>
        <w:tab/>
        <w:t>Horizontal Stabilizer Study</w:t>
      </w:r>
      <w:r>
        <w:tab/>
      </w:r>
      <w:r>
        <w:tab/>
        <w:t xml:space="preserve">       </w:t>
      </w:r>
    </w:p>
    <w:p w14:paraId="09CBC4F3" w14:textId="77777777" w:rsidR="00AB4D6E" w:rsidRDefault="00AB4D6E" w:rsidP="00AB4D6E">
      <w:r>
        <w:t>278 N.</w:t>
      </w:r>
      <w:r>
        <w:tab/>
        <w:t xml:space="preserve">Energy Levels of Diatomic Hydrides </w:t>
      </w:r>
      <w:proofErr w:type="spellStart"/>
      <w:r>
        <w:t>LiH</w:t>
      </w:r>
      <w:proofErr w:type="spellEnd"/>
      <w:r>
        <w:tab/>
        <w:t xml:space="preserve">       </w:t>
      </w:r>
    </w:p>
    <w:p w14:paraId="23E060B3" w14:textId="77777777" w:rsidR="00AB4D6E" w:rsidRDefault="00AB4D6E" w:rsidP="00AB4D6E">
      <w:r>
        <w:t>279 &lt;null&gt;D.</w:t>
      </w:r>
      <w:r>
        <w:tab/>
        <w:t>Queuing</w:t>
      </w:r>
      <w:r>
        <w:tab/>
      </w:r>
      <w:r>
        <w:tab/>
      </w:r>
      <w:r>
        <w:tab/>
      </w:r>
      <w:r>
        <w:tab/>
        <w:t xml:space="preserve">       </w:t>
      </w:r>
    </w:p>
    <w:p w14:paraId="4BEC0C2F" w14:textId="77777777" w:rsidR="00AB4D6E" w:rsidRDefault="00AB4D6E" w:rsidP="00AB4D6E">
      <w:r>
        <w:t>280 B.</w:t>
      </w:r>
      <w:r>
        <w:tab/>
        <w:t>Correlation Fu*</w:t>
      </w:r>
      <w:proofErr w:type="spellStart"/>
      <w:r>
        <w:t>nction</w:t>
      </w:r>
      <w:proofErr w:type="spellEnd"/>
      <w:r>
        <w:tab/>
      </w:r>
      <w:r>
        <w:tab/>
        <w:t xml:space="preserve">       </w:t>
      </w:r>
    </w:p>
    <w:p w14:paraId="3D308320" w14:textId="77777777" w:rsidR="00AB4D6E" w:rsidRDefault="00AB4D6E" w:rsidP="00AB4D6E">
      <w:r>
        <w:t>28l D.*****</w:t>
      </w:r>
      <w:r>
        <w:tab/>
        <w:t>Correlations and Transforms</w:t>
      </w:r>
      <w:r>
        <w:tab/>
      </w:r>
      <w:r>
        <w:tab/>
        <w:t xml:space="preserve">       *</w:t>
      </w:r>
    </w:p>
    <w:p w14:paraId="268BC1A6" w14:textId="77777777" w:rsidR="00AB4D6E" w:rsidRDefault="00AB4D6E" w:rsidP="00AB4D6E">
      <w:r>
        <w:t>282 B.</w:t>
      </w:r>
      <w:r>
        <w:tab/>
        <w:t>Helicopter Blade Flapping Instability</w:t>
      </w:r>
      <w:r>
        <w:tab/>
        <w:t xml:space="preserve">       </w:t>
      </w:r>
    </w:p>
    <w:p w14:paraId="7D33AACE" w14:textId="77777777" w:rsidR="00AB4D6E" w:rsidRDefault="00AB4D6E" w:rsidP="00AB4D6E">
      <w:r>
        <w:t>283 B.</w:t>
      </w:r>
      <w:r>
        <w:tab/>
        <w:t>Information Handling in Task Groups</w:t>
      </w:r>
      <w:r>
        <w:tab/>
        <w:t xml:space="preserve">       </w:t>
      </w:r>
    </w:p>
    <w:p w14:paraId="45BA87EA" w14:textId="77777777" w:rsidR="00AB4D6E" w:rsidRDefault="00AB4D6E" w:rsidP="00AB4D6E">
      <w:r>
        <w:t>284****** C.</w:t>
      </w:r>
      <w:r>
        <w:tab/>
        <w:t>Gulf Stream Motion Forecasting</w:t>
      </w:r>
      <w:r>
        <w:tab/>
        <w:t xml:space="preserve">       </w:t>
      </w:r>
    </w:p>
    <w:p w14:paraId="454844D3" w14:textId="77777777" w:rsidR="00AB4D6E" w:rsidRDefault="00AB4D6E" w:rsidP="00AB4D6E">
      <w:r>
        <w:t>286 B.</w:t>
      </w:r>
      <w:r>
        <w:tab/>
        <w:t>Responses of the Human Pilot*</w:t>
      </w:r>
      <w:r>
        <w:tab/>
      </w:r>
      <w:r>
        <w:tab/>
        <w:t xml:space="preserve">       *</w:t>
      </w:r>
    </w:p>
    <w:p w14:paraId="10564BF5" w14:textId="77777777" w:rsidR="00AB4D6E" w:rsidRDefault="00AB4D6E" w:rsidP="00AB4D6E">
      <w:r>
        <w:t>287 D.</w:t>
      </w:r>
      <w:r>
        <w:tab/>
        <w:t>Probability Pattern</w:t>
      </w:r>
      <w:r>
        <w:tab/>
      </w:r>
      <w:r>
        <w:tab/>
        <w:t xml:space="preserve">       </w:t>
      </w:r>
    </w:p>
    <w:p w14:paraId="50700B09" w14:textId="77777777" w:rsidR="00AB4D6E" w:rsidRDefault="00AB4D6E" w:rsidP="00AB4D6E">
      <w:r>
        <w:t>288 N</w:t>
      </w:r>
      <w:r>
        <w:tab/>
        <w:t>Atomic Wave Functions</w:t>
      </w:r>
      <w:r>
        <w:tab/>
      </w:r>
      <w:r>
        <w:tab/>
        <w:t xml:space="preserve">       </w:t>
      </w:r>
    </w:p>
    <w:p w14:paraId="22F9AA48" w14:textId="4BF33F42" w:rsidR="00AB4D6E" w:rsidRDefault="00345FE6" w:rsidP="00AB4D6E">
      <w:r>
        <w:t>1</w:t>
      </w:r>
      <w:r w:rsidR="00AB4D6E">
        <w:t>43 D.</w:t>
      </w:r>
      <w:r w:rsidR="00AB4D6E">
        <w:tab/>
        <w:t>Vibrational Frequency Spectrum of a Cu. Crystal*</w:t>
      </w:r>
    </w:p>
    <w:p w14:paraId="10591DC8" w14:textId="77777777" w:rsidR="00AB4D6E" w:rsidRDefault="00AB4D6E" w:rsidP="00AB4D6E">
      <w:r>
        <w:t>289 C.</w:t>
      </w:r>
      <w:r>
        <w:tab/>
        <w:t>High-speed Laminar Boundary Layer Heat Transfer</w:t>
      </w:r>
    </w:p>
    <w:p w14:paraId="14191867" w14:textId="77777777" w:rsidR="00AB4D6E" w:rsidRDefault="00AB4D6E" w:rsidP="00AB4D6E">
      <w:r>
        <w:t>290 N.</w:t>
      </w:r>
      <w:r>
        <w:tab/>
        <w:t xml:space="preserve">Polarizability Effects in Atoms and </w:t>
      </w:r>
      <w:proofErr w:type="gramStart"/>
      <w:r>
        <w:t>Molecules  *</w:t>
      </w:r>
      <w:proofErr w:type="gramEnd"/>
    </w:p>
    <w:p w14:paraId="5ADBF276" w14:textId="0B60DF13" w:rsidR="00AB4D6E" w:rsidRDefault="00AB4D6E" w:rsidP="00AB4D6E">
      <w:r>
        <w:t>29</w:t>
      </w:r>
      <w:r w:rsidR="00345FE6">
        <w:t>1</w:t>
      </w:r>
      <w:r>
        <w:t xml:space="preserve"> *B.</w:t>
      </w:r>
      <w:r>
        <w:tab/>
        <w:t>Dynamic Buckling</w:t>
      </w:r>
      <w:r>
        <w:tab/>
      </w:r>
      <w:r>
        <w:tab/>
      </w:r>
      <w:r>
        <w:tab/>
        <w:t xml:space="preserve">       *</w:t>
      </w:r>
    </w:p>
    <w:p w14:paraId="462BC002" w14:textId="77777777" w:rsidR="00AB4D6E" w:rsidRDefault="00AB4D6E" w:rsidP="00AB4D6E">
      <w:r>
        <w:t>292 A.</w:t>
      </w:r>
      <w:r>
        <w:tab/>
        <w:t xml:space="preserve">Course </w:t>
      </w:r>
      <w:proofErr w:type="gramStart"/>
      <w:r>
        <w:t>6.535,l</w:t>
      </w:r>
      <w:proofErr w:type="gramEnd"/>
      <w:r>
        <w:t>955 Practice</w:t>
      </w:r>
      <w:r>
        <w:tab/>
      </w:r>
      <w:r>
        <w:tab/>
        <w:t xml:space="preserve">       *</w:t>
      </w:r>
    </w:p>
    <w:p w14:paraId="08E34C20" w14:textId="77777777" w:rsidR="00AB4D6E" w:rsidRDefault="00AB4D6E" w:rsidP="00AB4D6E">
      <w:r>
        <w:t>293 C.</w:t>
      </w:r>
      <w:r>
        <w:tab/>
        <w:t>Rolling Bearings</w:t>
      </w:r>
      <w:r>
        <w:tab/>
      </w:r>
      <w:r>
        <w:tab/>
      </w:r>
      <w:r>
        <w:tab/>
        <w:t xml:space="preserve">       </w:t>
      </w:r>
    </w:p>
    <w:p w14:paraId="07D57ABD" w14:textId="77777777" w:rsidR="00AB4D6E" w:rsidRDefault="00AB4D6E" w:rsidP="00AB4D6E">
      <w:r>
        <w:t>294 C.</w:t>
      </w:r>
      <w:r>
        <w:tab/>
        <w:t>Wind Tunnel Data Reduction</w:t>
      </w:r>
      <w:r>
        <w:tab/>
      </w:r>
      <w:r>
        <w:tab/>
        <w:t xml:space="preserve">       </w:t>
      </w:r>
    </w:p>
    <w:p w14:paraId="5A9FA4F3" w14:textId="77777777" w:rsidR="00AB4D6E" w:rsidRDefault="00AB4D6E" w:rsidP="00AB4D6E">
      <w:r>
        <w:t>295 C.</w:t>
      </w:r>
      <w:r>
        <w:tab/>
        <w:t>Electron Collision Frequency</w:t>
      </w:r>
      <w:r>
        <w:tab/>
      </w:r>
      <w:r>
        <w:tab/>
        <w:t xml:space="preserve">       </w:t>
      </w:r>
    </w:p>
    <w:p w14:paraId="2EAB23D8" w14:textId="77777777" w:rsidR="00AB4D6E" w:rsidRDefault="00AB4D6E" w:rsidP="00AB4D6E">
      <w:r>
        <w:t>296 C.</w:t>
      </w:r>
      <w:r>
        <w:tab/>
        <w:t>System Analysis</w:t>
      </w:r>
      <w:r>
        <w:tab/>
      </w:r>
      <w:r>
        <w:tab/>
      </w:r>
      <w:r>
        <w:tab/>
        <w:t xml:space="preserve">       </w:t>
      </w:r>
    </w:p>
    <w:p w14:paraId="480EDDC6" w14:textId="77777777" w:rsidR="00AB4D6E" w:rsidRDefault="00AB4D6E" w:rsidP="00AB4D6E">
      <w:r>
        <w:t>297 B.</w:t>
      </w:r>
      <w:r>
        <w:tab/>
        <w:t>Diffusion Boundary Layer</w:t>
      </w:r>
      <w:r>
        <w:tab/>
      </w:r>
      <w:r>
        <w:tab/>
        <w:t xml:space="preserve">       </w:t>
      </w:r>
    </w:p>
    <w:p w14:paraId="36AB4A35" w14:textId="77777777" w:rsidR="00AB4D6E" w:rsidRDefault="00AB4D6E" w:rsidP="00AB4D6E">
      <w:r>
        <w:t>298 C.</w:t>
      </w:r>
      <w:r>
        <w:tab/>
        <w:t>Dipole Moments</w:t>
      </w:r>
      <w:r>
        <w:tab/>
      </w:r>
      <w:r>
        <w:tab/>
      </w:r>
      <w:r>
        <w:tab/>
        <w:t xml:space="preserve">       </w:t>
      </w:r>
    </w:p>
    <w:p w14:paraId="202FBFC6" w14:textId="77777777" w:rsidR="00AB4D6E" w:rsidRDefault="00AB4D6E" w:rsidP="00AB4D6E">
      <w:r>
        <w:t>299 C.</w:t>
      </w:r>
      <w:r>
        <w:tab/>
        <w:t>Heat Transfer in Turbulent Flow</w:t>
      </w:r>
      <w:r>
        <w:tab/>
        <w:t xml:space="preserve">       </w:t>
      </w:r>
    </w:p>
    <w:p w14:paraId="49FE22BF" w14:textId="77777777" w:rsidR="00AB4D6E" w:rsidRDefault="00AB4D6E" w:rsidP="00AB4D6E">
      <w:r>
        <w:t>300 L.</w:t>
      </w:r>
      <w:r>
        <w:tab/>
        <w:t>Tropospheric Propagation</w:t>
      </w:r>
      <w:r>
        <w:tab/>
      </w:r>
      <w:r>
        <w:tab/>
        <w:t xml:space="preserve">       </w:t>
      </w:r>
    </w:p>
    <w:p w14:paraId="371B259B" w14:textId="148B9EC8" w:rsidR="00AB4D6E" w:rsidRDefault="00AB4D6E" w:rsidP="00AB4D6E">
      <w:r>
        <w:t>30</w:t>
      </w:r>
      <w:r w:rsidR="00345FE6">
        <w:t>1</w:t>
      </w:r>
      <w:r>
        <w:t xml:space="preserve"> C.</w:t>
      </w:r>
      <w:r>
        <w:tab/>
        <w:t>Fourier P Phase (etc.)</w:t>
      </w:r>
      <w:r>
        <w:tab/>
      </w:r>
      <w:r>
        <w:tab/>
        <w:t xml:space="preserve">       </w:t>
      </w:r>
    </w:p>
    <w:p w14:paraId="3931B239" w14:textId="77777777" w:rsidR="00AB4D6E" w:rsidRDefault="00AB4D6E" w:rsidP="00AB4D6E">
      <w:r>
        <w:t>302 B.</w:t>
      </w:r>
      <w:r>
        <w:tab/>
        <w:t>Partially Continuous Wooden Beams</w:t>
      </w:r>
      <w:r>
        <w:tab/>
        <w:t xml:space="preserve">       </w:t>
      </w:r>
    </w:p>
    <w:p w14:paraId="036D76B6" w14:textId="77777777" w:rsidR="00AB4D6E" w:rsidRDefault="00AB4D6E" w:rsidP="00AB4D6E">
      <w:r>
        <w:t>303 B.</w:t>
      </w:r>
      <w:r>
        <w:tab/>
        <w:t xml:space="preserve">Prediction of Chromatographic Separations      </w:t>
      </w:r>
    </w:p>
    <w:p w14:paraId="713904B3" w14:textId="77777777" w:rsidR="00AB4D6E" w:rsidRDefault="00AB4D6E" w:rsidP="00AB4D6E">
      <w:r>
        <w:t>304 A.</w:t>
      </w:r>
      <w:r>
        <w:tab/>
        <w:t>Relativistic Atomic Wave Functions</w:t>
      </w:r>
      <w:r>
        <w:tab/>
        <w:t xml:space="preserve">       </w:t>
      </w:r>
    </w:p>
    <w:p w14:paraId="5B527748" w14:textId="77777777" w:rsidR="00AB4D6E" w:rsidRDefault="00AB4D6E" w:rsidP="00AB4D6E">
      <w:r>
        <w:t>305 B.</w:t>
      </w:r>
      <w:r>
        <w:tab/>
        <w:t>Course 6.25, Summer l955</w:t>
      </w:r>
      <w:r>
        <w:tab/>
      </w:r>
      <w:r>
        <w:tab/>
        <w:t xml:space="preserve">       </w:t>
      </w:r>
    </w:p>
    <w:p w14:paraId="57E29CC7" w14:textId="77777777" w:rsidR="00AB4D6E" w:rsidRDefault="00AB4D6E" w:rsidP="00AB4D6E">
      <w:r>
        <w:t>306 D.</w:t>
      </w:r>
      <w:r>
        <w:tab/>
        <w:t xml:space="preserve">Spectral Analysis of </w:t>
      </w:r>
      <w:proofErr w:type="gramStart"/>
      <w:r>
        <w:t>Atmospheric  Data</w:t>
      </w:r>
      <w:proofErr w:type="gramEnd"/>
      <w:r>
        <w:tab/>
        <w:t xml:space="preserve">       </w:t>
      </w:r>
    </w:p>
    <w:p w14:paraId="004FCC3F" w14:textId="77777777" w:rsidR="00AB4D6E" w:rsidRDefault="00AB4D6E" w:rsidP="00AB4D6E">
      <w:r>
        <w:t>307 C.</w:t>
      </w:r>
      <w:r>
        <w:tab/>
        <w:t>Supersonic Nozzle Design</w:t>
      </w:r>
      <w:r>
        <w:tab/>
      </w:r>
      <w:r>
        <w:tab/>
        <w:t xml:space="preserve">       </w:t>
      </w:r>
    </w:p>
    <w:p w14:paraId="14BBC440" w14:textId="77777777" w:rsidR="00AB4D6E" w:rsidRDefault="00AB4D6E" w:rsidP="00AB4D6E">
      <w:r>
        <w:lastRenderedPageBreak/>
        <w:t>308 C.</w:t>
      </w:r>
      <w:r>
        <w:tab/>
        <w:t xml:space="preserve">Frequency Analysis of Aperiodic Functions      </w:t>
      </w:r>
    </w:p>
    <w:p w14:paraId="65DC0E12" w14:textId="77777777" w:rsidR="00AB4D6E" w:rsidRDefault="00AB4D6E" w:rsidP="00AB4D6E">
      <w:r>
        <w:t xml:space="preserve">309 </w:t>
      </w:r>
      <w:proofErr w:type="gramStart"/>
      <w:r>
        <w:t>B,N.</w:t>
      </w:r>
      <w:proofErr w:type="gramEnd"/>
      <w:r>
        <w:tab/>
        <w:t xml:space="preserve">Pure and Impure Potassium Chloride Crystal     </w:t>
      </w:r>
    </w:p>
    <w:p w14:paraId="2645B32C" w14:textId="77777777" w:rsidR="00AB4D6E" w:rsidRDefault="00AB4D6E" w:rsidP="00AB4D6E">
      <w:r>
        <w:t>3l0 C.</w:t>
      </w:r>
      <w:r>
        <w:tab/>
        <w:t>Rocket Trajectory Calculations</w:t>
      </w:r>
      <w:r>
        <w:tab/>
        <w:t xml:space="preserve">       </w:t>
      </w:r>
    </w:p>
    <w:p w14:paraId="62EBA7EF" w14:textId="77777777" w:rsidR="00AB4D6E" w:rsidRDefault="00AB4D6E" w:rsidP="00AB4D6E">
      <w:r>
        <w:t>3ll N.</w:t>
      </w:r>
      <w:r>
        <w:tab/>
        <w:t>Solitary Wave Generating Cam</w:t>
      </w:r>
      <w:r>
        <w:tab/>
      </w:r>
      <w:r>
        <w:tab/>
        <w:t xml:space="preserve">       </w:t>
      </w:r>
    </w:p>
    <w:p w14:paraId="77356054" w14:textId="77777777" w:rsidR="00AB4D6E" w:rsidRDefault="00AB4D6E" w:rsidP="00AB4D6E">
      <w:r>
        <w:t>3l2 L.</w:t>
      </w:r>
      <w:r>
        <w:tab/>
        <w:t>Error Analysis</w:t>
      </w:r>
      <w:r>
        <w:tab/>
      </w:r>
      <w:r>
        <w:tab/>
      </w:r>
      <w:r>
        <w:tab/>
        <w:t xml:space="preserve">       </w:t>
      </w:r>
    </w:p>
    <w:p w14:paraId="5CCE8D36" w14:textId="77777777" w:rsidR="00AB4D6E" w:rsidRDefault="00AB4D6E" w:rsidP="00AB4D6E">
      <w:r>
        <w:t>3l3 D.</w:t>
      </w:r>
      <w:r>
        <w:tab/>
        <w:t>Routines for Course 6.60l</w:t>
      </w:r>
      <w:r>
        <w:tab/>
      </w:r>
      <w:r>
        <w:tab/>
        <w:t xml:space="preserve">       </w:t>
      </w:r>
    </w:p>
    <w:p w14:paraId="20C20E44" w14:textId="77777777" w:rsidR="00AB4D6E" w:rsidRDefault="00AB4D6E" w:rsidP="00AB4D6E">
      <w:r>
        <w:t>3l4 C.</w:t>
      </w:r>
      <w:r>
        <w:tab/>
        <w:t>Factoring High Order Polynomials</w:t>
      </w:r>
      <w:r>
        <w:tab/>
        <w:t xml:space="preserve">       </w:t>
      </w:r>
    </w:p>
    <w:p w14:paraId="4BDA8FBD" w14:textId="77777777" w:rsidR="00AB4D6E" w:rsidRDefault="00AB4D6E" w:rsidP="00AB4D6E">
      <w:r>
        <w:t>3l5 C.</w:t>
      </w:r>
      <w:r>
        <w:tab/>
        <w:t>Torpedo Hit Distribution</w:t>
      </w:r>
      <w:r>
        <w:tab/>
      </w:r>
      <w:r>
        <w:tab/>
        <w:t xml:space="preserve">       </w:t>
      </w:r>
    </w:p>
    <w:p w14:paraId="306E4750" w14:textId="77777777" w:rsidR="00AB4D6E" w:rsidRDefault="00AB4D6E" w:rsidP="00AB4D6E">
      <w:r>
        <w:t>3l6 L.</w:t>
      </w:r>
      <w:r>
        <w:tab/>
        <w:t>Radar Conversions</w:t>
      </w:r>
      <w:r>
        <w:tab/>
      </w:r>
      <w:r>
        <w:tab/>
      </w:r>
      <w:r>
        <w:tab/>
        <w:t xml:space="preserve">       </w:t>
      </w:r>
    </w:p>
    <w:p w14:paraId="09ACD29E" w14:textId="77777777" w:rsidR="00AB4D6E" w:rsidRDefault="00AB4D6E" w:rsidP="00AB4D6E">
      <w:r>
        <w:t>3l7</w:t>
      </w:r>
      <w:r>
        <w:tab/>
        <w:t>Stability Derivatives from Flight Test Data    *</w:t>
      </w:r>
    </w:p>
    <w:p w14:paraId="38E7C180" w14:textId="77777777" w:rsidR="00AB4D6E" w:rsidRDefault="00AB4D6E" w:rsidP="00AB4D6E">
      <w:r>
        <w:t>3l8 C.</w:t>
      </w:r>
      <w:r>
        <w:tab/>
        <w:t>3D Aero-dynamic-Lead-Pursuit Study</w:t>
      </w:r>
      <w:r>
        <w:tab/>
        <w:t xml:space="preserve">       </w:t>
      </w:r>
    </w:p>
    <w:p w14:paraId="7B32A55D" w14:textId="77777777" w:rsidR="00AB4D6E" w:rsidRDefault="00AB4D6E" w:rsidP="00AB4D6E">
      <w:r>
        <w:t xml:space="preserve">3l9 </w:t>
      </w:r>
      <w:proofErr w:type="gramStart"/>
      <w:r>
        <w:t>B,N.</w:t>
      </w:r>
      <w:proofErr w:type="gramEnd"/>
      <w:r>
        <w:tab/>
        <w:t>Scattering from a Spheroidal Potential</w:t>
      </w:r>
      <w:r>
        <w:tab/>
        <w:t xml:space="preserve">       *</w:t>
      </w:r>
    </w:p>
    <w:p w14:paraId="2C0D270A" w14:textId="77777777" w:rsidR="00AB4D6E" w:rsidRDefault="00AB4D6E" w:rsidP="00AB4D6E">
      <w:r>
        <w:t xml:space="preserve">320 </w:t>
      </w:r>
      <w:proofErr w:type="gramStart"/>
      <w:r>
        <w:t>B,N.</w:t>
      </w:r>
      <w:proofErr w:type="gramEnd"/>
      <w:r>
        <w:tab/>
        <w:t xml:space="preserve">Moment of Inertia of a Spheroidal Nucleus      </w:t>
      </w:r>
    </w:p>
    <w:p w14:paraId="737F2096" w14:textId="77777777" w:rsidR="00AB4D6E" w:rsidRDefault="00AB4D6E" w:rsidP="00AB4D6E">
      <w:r>
        <w:t xml:space="preserve">32l </w:t>
      </w:r>
      <w:proofErr w:type="gramStart"/>
      <w:r>
        <w:t>B,N.</w:t>
      </w:r>
      <w:proofErr w:type="gramEnd"/>
      <w:r>
        <w:t>*****************************</w:t>
      </w:r>
      <w:r>
        <w:tab/>
        <w:t xml:space="preserve">E.V. and E.F. for a Spheroidal Square Well     </w:t>
      </w:r>
    </w:p>
    <w:p w14:paraId="22FBE2D5" w14:textId="77777777" w:rsidR="00AB4D6E" w:rsidRDefault="00AB4D6E" w:rsidP="00AB4D6E">
      <w:r>
        <w:t>322</w:t>
      </w:r>
      <w:r>
        <w:tab/>
        <w:t>The Maximum Bubble Size</w:t>
      </w:r>
      <w:r>
        <w:tab/>
      </w:r>
      <w:r>
        <w:tab/>
        <w:t xml:space="preserve">       </w:t>
      </w:r>
    </w:p>
    <w:p w14:paraId="277AE3F4" w14:textId="77777777" w:rsidR="00AB4D6E" w:rsidRDefault="00AB4D6E" w:rsidP="00AB4D6E">
      <w:r>
        <w:t>323 N.</w:t>
      </w:r>
      <w:r>
        <w:tab/>
        <w:t>Analysis of Cloud Chamber Photographs</w:t>
      </w:r>
      <w:r>
        <w:tab/>
        <w:t xml:space="preserve">       </w:t>
      </w:r>
    </w:p>
    <w:p w14:paraId="65E25460" w14:textId="77777777" w:rsidR="00AB4D6E" w:rsidRDefault="00AB4D6E" w:rsidP="00AB4D6E">
      <w:r>
        <w:t>324</w:t>
      </w:r>
      <w:r>
        <w:tab/>
        <w:t xml:space="preserve">Transient Response of Aircraft to Heating      </w:t>
      </w:r>
    </w:p>
    <w:p w14:paraId="424DF6E9" w14:textId="77777777" w:rsidR="00AB4D6E" w:rsidRDefault="00AB4D6E" w:rsidP="00AB4D6E">
      <w:r>
        <w:t>325 B.</w:t>
      </w:r>
      <w:r>
        <w:tab/>
        <w:t>Diffusion Equation</w:t>
      </w:r>
      <w:r>
        <w:tab/>
      </w:r>
      <w:r>
        <w:tab/>
      </w:r>
      <w:r>
        <w:tab/>
        <w:t xml:space="preserve">       </w:t>
      </w:r>
    </w:p>
    <w:p w14:paraId="3A3D8288" w14:textId="77777777" w:rsidR="00AB4D6E" w:rsidRDefault="00AB4D6E" w:rsidP="00AB4D6E">
      <w:r>
        <w:t>326 C.</w:t>
      </w:r>
      <w:r>
        <w:tab/>
        <w:t>*Diffusion Equation</w:t>
      </w:r>
      <w:r>
        <w:tab/>
      </w:r>
      <w:r>
        <w:tab/>
        <w:t xml:space="preserve">       </w:t>
      </w:r>
    </w:p>
    <w:p w14:paraId="03446530" w14:textId="77777777" w:rsidR="00AB4D6E" w:rsidRDefault="00AB4D6E" w:rsidP="00AB4D6E">
      <w:r>
        <w:t>327 L.</w:t>
      </w:r>
      <w:r>
        <w:tab/>
        <w:t>Prediction Analysis</w:t>
      </w:r>
      <w:r>
        <w:tab/>
      </w:r>
      <w:r>
        <w:tab/>
        <w:t xml:space="preserve">       </w:t>
      </w:r>
    </w:p>
    <w:p w14:paraId="4F0D491D" w14:textId="77777777" w:rsidR="00AB4D6E" w:rsidRDefault="00AB4D6E" w:rsidP="00AB4D6E">
      <w:r>
        <w:t>328 B.</w:t>
      </w:r>
      <w:r>
        <w:tab/>
        <w:t>Buried Elastic Wave Source</w:t>
      </w:r>
      <w:r>
        <w:tab/>
      </w:r>
      <w:r>
        <w:tab/>
        <w:t xml:space="preserve">       </w:t>
      </w:r>
    </w:p>
    <w:p w14:paraId="55AF28D2" w14:textId="77777777" w:rsidR="00AB4D6E" w:rsidRDefault="00AB4D6E" w:rsidP="00AB4D6E">
      <w:r>
        <w:t>329 A.</w:t>
      </w:r>
      <w:r>
        <w:tab/>
        <w:t xml:space="preserve">First Approximation Solution on Ore Body*       </w:t>
      </w:r>
    </w:p>
    <w:p w14:paraId="7FB61B04" w14:textId="77777777" w:rsidR="00AB4D6E" w:rsidRDefault="00AB4D6E" w:rsidP="00AB4D6E">
      <w:r>
        <w:t>330 C.</w:t>
      </w:r>
      <w:r>
        <w:tab/>
      </w:r>
    </w:p>
    <w:p w14:paraId="4FE7D017" w14:textId="68C97837" w:rsidR="00AB4D6E" w:rsidRDefault="008114E5" w:rsidP="00AB4D6E">
      <w:r>
        <w:t>3</w:t>
      </w:r>
      <w:r w:rsidR="00AB4D6E">
        <w:t>3</w:t>
      </w:r>
      <w:r w:rsidR="00345FE6">
        <w:t>1</w:t>
      </w:r>
      <w:r w:rsidR="00AB4D6E">
        <w:t xml:space="preserve"> D.</w:t>
      </w:r>
      <w:r w:rsidR="00AB4D6E">
        <w:tab/>
        <w:t>Matrix Iteration</w:t>
      </w:r>
      <w:r w:rsidR="00AB4D6E">
        <w:tab/>
      </w:r>
      <w:r w:rsidR="00AB4D6E">
        <w:tab/>
      </w:r>
      <w:r w:rsidR="00AB4D6E">
        <w:tab/>
        <w:t xml:space="preserve">       </w:t>
      </w:r>
    </w:p>
    <w:p w14:paraId="6C4D622C" w14:textId="77777777" w:rsidR="00AB4D6E" w:rsidRDefault="00AB4D6E" w:rsidP="00AB4D6E">
      <w:r>
        <w:t>332 C.</w:t>
      </w:r>
      <w:r>
        <w:tab/>
        <w:t>Game Theory Optimization</w:t>
      </w:r>
      <w:r>
        <w:tab/>
      </w:r>
      <w:r>
        <w:tab/>
        <w:t xml:space="preserve">       </w:t>
      </w:r>
    </w:p>
    <w:p w14:paraId="1D913EA5" w14:textId="77777777" w:rsidR="00AB4D6E" w:rsidRDefault="00AB4D6E" w:rsidP="00AB4D6E">
      <w:r>
        <w:t>333 A.</w:t>
      </w:r>
      <w:r>
        <w:tab/>
        <w:t>Combustion Problem</w:t>
      </w:r>
      <w:r>
        <w:tab/>
      </w:r>
      <w:r>
        <w:tab/>
      </w:r>
      <w:r>
        <w:tab/>
        <w:t xml:space="preserve">       </w:t>
      </w:r>
    </w:p>
    <w:p w14:paraId="3A7698C0" w14:textId="77777777" w:rsidR="00AB4D6E" w:rsidRDefault="00AB4D6E" w:rsidP="00AB4D6E">
      <w:r>
        <w:t>334 C.</w:t>
      </w:r>
      <w:r>
        <w:tab/>
        <w:t xml:space="preserve">Parametric Study of Coupling and Damping***       </w:t>
      </w:r>
    </w:p>
    <w:p w14:paraId="025FE27B" w14:textId="77777777" w:rsidR="00AB4D6E" w:rsidRDefault="00AB4D6E" w:rsidP="00AB4D6E">
      <w:r>
        <w:t>335 D.*</w:t>
      </w:r>
      <w:r>
        <w:tab/>
        <w:t>Course 6.25 Fall l955</w:t>
      </w:r>
      <w:r>
        <w:tab/>
      </w:r>
      <w:r>
        <w:tab/>
        <w:t xml:space="preserve">       *</w:t>
      </w:r>
    </w:p>
    <w:p w14:paraId="5BCFA8B4" w14:textId="77777777" w:rsidR="00AB4D6E" w:rsidRDefault="00AB4D6E" w:rsidP="00AB4D6E">
      <w:r>
        <w:t>336 C.</w:t>
      </w:r>
      <w:r>
        <w:tab/>
        <w:t>Pattern Identification**</w:t>
      </w:r>
      <w:r>
        <w:tab/>
      </w:r>
      <w:r>
        <w:tab/>
        <w:t xml:space="preserve">       </w:t>
      </w:r>
    </w:p>
    <w:p w14:paraId="7D007865" w14:textId="77777777" w:rsidR="00417A0C" w:rsidRDefault="00AB4D6E" w:rsidP="00AB4D6E">
      <w:r>
        <w:t>337 AN.</w:t>
      </w:r>
      <w:r>
        <w:tab/>
        <w:t xml:space="preserve">Nonlinear 2nd Order Diff. </w:t>
      </w:r>
      <w:proofErr w:type="spellStart"/>
      <w:r>
        <w:t>Eqs</w:t>
      </w:r>
      <w:proofErr w:type="spellEnd"/>
      <w:r>
        <w:t>.</w:t>
      </w:r>
      <w:r>
        <w:tab/>
        <w:t xml:space="preserve">      </w:t>
      </w:r>
    </w:p>
    <w:p w14:paraId="24955588" w14:textId="77777777" w:rsidR="00417A0C" w:rsidRDefault="00417A0C" w:rsidP="00AB4D6E"/>
    <w:p w14:paraId="24C86E21" w14:textId="1617A804" w:rsidR="00AB4D6E" w:rsidRPr="00AB4D6E" w:rsidRDefault="00AB4D6E" w:rsidP="00AB4D6E">
      <w:r>
        <w:t xml:space="preserve"> </w:t>
      </w:r>
    </w:p>
    <w:p w14:paraId="242881DC" w14:textId="7E532608" w:rsidR="00345FE6" w:rsidRDefault="00345FE6" w:rsidP="004A1330">
      <w:pPr>
        <w:pStyle w:val="Heading1"/>
      </w:pPr>
      <w:bookmarkStart w:id="224" w:name="_Toc193914482"/>
      <w:r>
        <w:t>Hardware Sources</w:t>
      </w:r>
      <w:bookmarkEnd w:id="224"/>
    </w:p>
    <w:p w14:paraId="01438838" w14:textId="20DE9FAD" w:rsidR="009F7C77" w:rsidRDefault="009F7C77" w:rsidP="00345FE6">
      <w:pPr>
        <w:pStyle w:val="Heading2"/>
      </w:pPr>
      <w:bookmarkStart w:id="225" w:name="_Toc193914483"/>
      <w:r>
        <w:t>History of Hardware Architecture</w:t>
      </w:r>
      <w:bookmarkEnd w:id="225"/>
    </w:p>
    <w:p w14:paraId="0099071C" w14:textId="5F9DB093" w:rsidR="009F7C77" w:rsidRDefault="009F7C77" w:rsidP="009F7C77">
      <w:r>
        <w:t>Evolution of computer architectures</w:t>
      </w:r>
    </w:p>
    <w:p w14:paraId="570EC393" w14:textId="79AB9F60" w:rsidR="009F7C77" w:rsidRDefault="009F7C77" w:rsidP="009F7C77">
      <w:hyperlink r:id="rId678" w:history="1">
        <w:r w:rsidRPr="00CF4CB7">
          <w:rPr>
            <w:rStyle w:val="Hyperlink"/>
          </w:rPr>
          <w:t>https://people.computing.clemson.edu/~mark/hist.html</w:t>
        </w:r>
      </w:hyperlink>
    </w:p>
    <w:p w14:paraId="75081D6D" w14:textId="77777777" w:rsidR="009F7C77" w:rsidRDefault="009F7C77" w:rsidP="009F7C77"/>
    <w:p w14:paraId="5B83F2E7" w14:textId="74F464CE" w:rsidR="009F7C77" w:rsidRDefault="009F7C77" w:rsidP="009F7C77">
      <w:r>
        <w:t>Summary paper on the development of Interrupts</w:t>
      </w:r>
    </w:p>
    <w:p w14:paraId="1F27F001" w14:textId="17E0887F" w:rsidR="009F7C77" w:rsidRDefault="009F7C77" w:rsidP="009F7C77">
      <w:r>
        <w:fldChar w:fldCharType="begin"/>
      </w:r>
      <w:ins w:id="226" w:author="Guy Fedorkow" w:date="2024-12-04T14:33:00Z" w16du:dateUtc="2024-12-04T19:33:00Z">
        <w:r>
          <w:instrText>HYPERLINK "</w:instrText>
        </w:r>
      </w:ins>
      <w:r w:rsidRPr="009F7C77">
        <w:instrText>https://people.computing.clemson.edu/~mark/interrupts.html</w:instrText>
      </w:r>
      <w:ins w:id="227" w:author="Guy Fedorkow" w:date="2024-12-04T14:33:00Z" w16du:dateUtc="2024-12-04T19:33:00Z">
        <w:r>
          <w:instrText>"</w:instrText>
        </w:r>
      </w:ins>
      <w:r>
        <w:fldChar w:fldCharType="separate"/>
      </w:r>
      <w:r w:rsidRPr="00CF4CB7">
        <w:rPr>
          <w:rStyle w:val="Hyperlink"/>
        </w:rPr>
        <w:t>https://people.computing.clemson.edu/~mark/interrupts.html</w:t>
      </w:r>
      <w:r>
        <w:fldChar w:fldCharType="end"/>
      </w:r>
    </w:p>
    <w:p w14:paraId="22E601BE" w14:textId="77777777" w:rsidR="009F7C77" w:rsidRDefault="009F7C77" w:rsidP="009F7C77"/>
    <w:p w14:paraId="4FE2DBCD" w14:textId="2681066D" w:rsidR="00ED5F0B" w:rsidRDefault="00ED5F0B" w:rsidP="009F7C77">
      <w:r>
        <w:lastRenderedPageBreak/>
        <w:t>Argument that “programming” is not synonymous with “writing a program for a stored-program computer”</w:t>
      </w:r>
    </w:p>
    <w:p w14:paraId="4078E2D8" w14:textId="3B9C049D" w:rsidR="00ED5F0B" w:rsidRDefault="00ED5F0B" w:rsidP="009F7C77">
      <w:proofErr w:type="spellStart"/>
      <w:r w:rsidRPr="00B973B8">
        <w:rPr>
          <w:rFonts w:ascii="Courier New" w:hAnsi="Courier New" w:cs="Courier New"/>
          <w:szCs w:val="20"/>
        </w:rPr>
        <w:t>Bullynck</w:t>
      </w:r>
      <w:proofErr w:type="spellEnd"/>
      <w:r w:rsidRPr="00B973B8">
        <w:rPr>
          <w:rFonts w:ascii="Courier New" w:hAnsi="Courier New" w:cs="Courier New"/>
          <w:szCs w:val="20"/>
        </w:rPr>
        <w:t>-De Mol, CACM 8/24</w:t>
      </w:r>
    </w:p>
    <w:p w14:paraId="35C50298" w14:textId="3C11D5FF" w:rsidR="00ED5F0B" w:rsidRDefault="00ED5F0B" w:rsidP="009F7C77">
      <w:hyperlink r:id="rId679" w:history="1">
        <w:r w:rsidRPr="00CF4CB7">
          <w:rPr>
            <w:rStyle w:val="Hyperlink"/>
          </w:rPr>
          <w:t>https://cacm.acm.org/opinion/roots-of-program-revisited/</w:t>
        </w:r>
      </w:hyperlink>
    </w:p>
    <w:p w14:paraId="4B06ADE5" w14:textId="77777777" w:rsidR="00ED5F0B" w:rsidRPr="009F7C77" w:rsidRDefault="00ED5F0B" w:rsidP="009F7C77"/>
    <w:p w14:paraId="56E7059A" w14:textId="4FD6DF5B" w:rsidR="00345FE6" w:rsidRDefault="00345FE6" w:rsidP="00345FE6">
      <w:pPr>
        <w:pStyle w:val="Heading2"/>
      </w:pPr>
      <w:bookmarkStart w:id="228" w:name="_Toc193914484"/>
      <w:r>
        <w:t>Paper Tape Gear</w:t>
      </w:r>
      <w:bookmarkEnd w:id="228"/>
    </w:p>
    <w:p w14:paraId="2A7C3456" w14:textId="77777777" w:rsidR="00B61E93" w:rsidRDefault="00B61E93" w:rsidP="00B61E93">
      <w:r>
        <w:t>// BRPE Paper Tape Punch Controller</w:t>
      </w:r>
    </w:p>
    <w:p w14:paraId="79F0A38D" w14:textId="77777777" w:rsidR="00B61E93" w:rsidRDefault="00B61E93" w:rsidP="00B61E93">
      <w:r>
        <w:t>// Guy Fedorkow</w:t>
      </w:r>
    </w:p>
    <w:p w14:paraId="1FBF5009" w14:textId="77777777" w:rsidR="00B61E93" w:rsidRDefault="00B61E93" w:rsidP="00B61E93">
      <w:r>
        <w:t>// Mar 4, 2022</w:t>
      </w:r>
    </w:p>
    <w:p w14:paraId="096E2DD5" w14:textId="77777777" w:rsidR="00B61E93" w:rsidRDefault="00B61E93" w:rsidP="00B61E93"/>
    <w:p w14:paraId="62E0FF92" w14:textId="20A0C397" w:rsidR="00B61E93" w:rsidRDefault="00B61E93" w:rsidP="00B61E93">
      <w:r>
        <w:t xml:space="preserve">// BRPE Video at </w:t>
      </w:r>
      <w:hyperlink r:id="rId680" w:history="1">
        <w:r w:rsidRPr="001B28DF">
          <w:rPr>
            <w:rStyle w:val="Hyperlink"/>
          </w:rPr>
          <w:t>https://youtu.be/-aZl8rMT8Aw</w:t>
        </w:r>
      </w:hyperlink>
    </w:p>
    <w:p w14:paraId="098CDFF9" w14:textId="6CB970E8" w:rsidR="00345FE6" w:rsidRDefault="00B61E93" w:rsidP="00B61E93">
      <w:r>
        <w:t>// BRPE Tape Advance Sprocket Drive capstan --&gt; 0.7" diameter</w:t>
      </w:r>
    </w:p>
    <w:p w14:paraId="3538EDEB" w14:textId="085E785C" w:rsidR="00345FE6" w:rsidRDefault="00345FE6" w:rsidP="00345FE6"/>
    <w:p w14:paraId="2B3C1546" w14:textId="5577598C" w:rsidR="00B61E93" w:rsidRDefault="00B61E93" w:rsidP="00345FE6">
      <w:r>
        <w:t xml:space="preserve">Teletype Info:  </w:t>
      </w:r>
      <w:hyperlink r:id="rId681" w:history="1">
        <w:r w:rsidRPr="001B28DF">
          <w:rPr>
            <w:rStyle w:val="Hyperlink"/>
          </w:rPr>
          <w:t>https://teletype.net/display/TEL/About</w:t>
        </w:r>
      </w:hyperlink>
    </w:p>
    <w:p w14:paraId="07A78478" w14:textId="6CF7AE4A" w:rsidR="00B61E93" w:rsidRDefault="00B61E93" w:rsidP="00345FE6">
      <w:r>
        <w:t xml:space="preserve">Radio Teletype fans: </w:t>
      </w:r>
      <w:hyperlink r:id="rId682" w:history="1">
        <w:r w:rsidR="003305F9" w:rsidRPr="001B28DF">
          <w:rPr>
            <w:rStyle w:val="Hyperlink"/>
          </w:rPr>
          <w:t>http://www.rtty.com/greenkeys.htm</w:t>
        </w:r>
      </w:hyperlink>
    </w:p>
    <w:p w14:paraId="74E64BE2" w14:textId="18A317ED" w:rsidR="003305F9" w:rsidRDefault="003305F9" w:rsidP="00345FE6">
      <w:proofErr w:type="spellStart"/>
      <w:r>
        <w:t>GreenKeys</w:t>
      </w:r>
      <w:proofErr w:type="spellEnd"/>
      <w:r>
        <w:t xml:space="preserve"> mailing list search: </w:t>
      </w:r>
      <w:hyperlink r:id="rId683" w:history="1">
        <w:r w:rsidRPr="001B28DF">
          <w:rPr>
            <w:rStyle w:val="Hyperlink"/>
          </w:rPr>
          <w:t>https://teletype.net/display/TEL/GreenKeys+Search</w:t>
        </w:r>
      </w:hyperlink>
    </w:p>
    <w:p w14:paraId="52DCAAA2" w14:textId="0B1B7C39" w:rsidR="003305F9" w:rsidRDefault="003305F9" w:rsidP="00345FE6">
      <w:r>
        <w:t>“The best place to source parts is from Paul Cembura, AKA Mr. RTTY, at RTTY Electronics. [California]”</w:t>
      </w:r>
    </w:p>
    <w:p w14:paraId="135335EA" w14:textId="77777777" w:rsidR="00B61E93" w:rsidRDefault="00B61E93" w:rsidP="00345FE6"/>
    <w:p w14:paraId="3FB3E2B3" w14:textId="77777777" w:rsidR="00345FE6" w:rsidRPr="00345FE6" w:rsidRDefault="00345FE6" w:rsidP="00345FE6"/>
    <w:p w14:paraId="15EB7C93" w14:textId="1415D211" w:rsidR="00477181" w:rsidRDefault="004A1330" w:rsidP="004A1330">
      <w:pPr>
        <w:pStyle w:val="Heading1"/>
      </w:pPr>
      <w:bookmarkStart w:id="229" w:name="_Toc193914485"/>
      <w:r>
        <w:t>Reading Notes</w:t>
      </w:r>
      <w:bookmarkEnd w:id="229"/>
    </w:p>
    <w:p w14:paraId="4B2ECE12" w14:textId="77777777" w:rsidR="00423264" w:rsidRDefault="004A1330" w:rsidP="004A1330">
      <w:pPr>
        <w:pStyle w:val="Heading2"/>
      </w:pPr>
      <w:bookmarkStart w:id="230" w:name="_Toc193914486"/>
      <w:r>
        <w:t>Notes from Collections</w:t>
      </w:r>
      <w:bookmarkEnd w:id="230"/>
    </w:p>
    <w:p w14:paraId="75F48E74" w14:textId="08EB6FDB" w:rsidR="004A1330" w:rsidRPr="004A1330" w:rsidRDefault="004A1330" w:rsidP="00423264">
      <w:pPr>
        <w:pStyle w:val="Heading3"/>
      </w:pPr>
      <w:bookmarkStart w:id="231" w:name="_Toc193914487"/>
      <w:r>
        <w:t>Files at MIT Museum</w:t>
      </w:r>
      <w:bookmarkEnd w:id="231"/>
    </w:p>
    <w:p w14:paraId="2AD40EF7" w14:textId="7C723427" w:rsidR="004A1330" w:rsidRDefault="004A1330" w:rsidP="00F52D9F">
      <w:r>
        <w:t>MIT Computers -&gt; Whirlwind -&gt; Oral Histories</w:t>
      </w:r>
    </w:p>
    <w:p w14:paraId="4447AE22" w14:textId="3661B25B" w:rsidR="004A1330" w:rsidRDefault="00FE7724" w:rsidP="004A1330">
      <w:pPr>
        <w:pStyle w:val="Heading4"/>
      </w:pPr>
      <w:r>
        <w:t xml:space="preserve">(Ralph) </w:t>
      </w:r>
      <w:r w:rsidR="004A1330">
        <w:t>Gary Gray – The Blast Effects Project, 7/1/55</w:t>
      </w:r>
    </w:p>
    <w:p w14:paraId="1C620B0C" w14:textId="61632D66" w:rsidR="004A1330" w:rsidRDefault="004A1330" w:rsidP="00F52D9F">
      <w:r>
        <w:t>First-</w:t>
      </w:r>
      <w:r w:rsidR="009927ED">
        <w:t>person</w:t>
      </w:r>
      <w:r>
        <w:t xml:space="preserve"> account of Gary Gray’s introduction to programming Whirlwind.</w:t>
      </w:r>
    </w:p>
    <w:p w14:paraId="780CC020" w14:textId="730E14C7" w:rsidR="004A1330" w:rsidRDefault="004A1330" w:rsidP="00F52D9F">
      <w:r>
        <w:t>Sounds like he came to WW with experience in structural engineering, but pushed that work much further than slide-rules by computing the response to pressure waves from an atomic blast.</w:t>
      </w:r>
    </w:p>
    <w:p w14:paraId="7E3FFFA4" w14:textId="2C5191CD" w:rsidR="008443CB" w:rsidRDefault="008443CB" w:rsidP="00F52D9F">
      <w:r>
        <w:t>His first day must have been Friday July 1, 1955.</w:t>
      </w:r>
    </w:p>
    <w:p w14:paraId="74E667B0" w14:textId="09BF810F" w:rsidR="004A1330" w:rsidRDefault="004A1330" w:rsidP="004A1330">
      <w:pPr>
        <w:pStyle w:val="ListParagraph"/>
        <w:numPr>
          <w:ilvl w:val="0"/>
          <w:numId w:val="10"/>
        </w:numPr>
      </w:pPr>
      <w:r>
        <w:t xml:space="preserve">Educated at “Cal”; </w:t>
      </w:r>
      <w:r w:rsidR="009927ED">
        <w:t>B.S. in Structural Engineering from University</w:t>
      </w:r>
      <w:r>
        <w:t xml:space="preserve"> of California at Berkeley</w:t>
      </w:r>
    </w:p>
    <w:p w14:paraId="5B8803D4" w14:textId="43BF85AC" w:rsidR="004A1330" w:rsidRDefault="004A1330" w:rsidP="004A1330">
      <w:pPr>
        <w:pStyle w:val="ListParagraph"/>
        <w:numPr>
          <w:ilvl w:val="0"/>
          <w:numId w:val="10"/>
        </w:numPr>
      </w:pPr>
      <w:r>
        <w:t xml:space="preserve">Technical approach: “Moment Distribution, a </w:t>
      </w:r>
      <w:r w:rsidR="008D1022">
        <w:t>S</w:t>
      </w:r>
      <w:r>
        <w:t>pecialized form of Slope Deflection Equations”</w:t>
      </w:r>
    </w:p>
    <w:p w14:paraId="72E6A8F4" w14:textId="5CBC0B02" w:rsidR="009927ED" w:rsidRDefault="009927ED" w:rsidP="004A1330">
      <w:pPr>
        <w:pStyle w:val="ListParagraph"/>
        <w:numPr>
          <w:ilvl w:val="0"/>
          <w:numId w:val="10"/>
        </w:numPr>
      </w:pPr>
      <w:r>
        <w:t>Programming in Comprehensive System</w:t>
      </w:r>
    </w:p>
    <w:p w14:paraId="34FF2E2F" w14:textId="34D19D2A" w:rsidR="009927ED" w:rsidRDefault="009927ED" w:rsidP="009927ED">
      <w:pPr>
        <w:pStyle w:val="ListParagraph"/>
        <w:numPr>
          <w:ilvl w:val="1"/>
          <w:numId w:val="10"/>
        </w:numPr>
      </w:pPr>
      <w:r>
        <w:t>Including Floating Addresses (</w:t>
      </w:r>
      <w:proofErr w:type="spellStart"/>
      <w:r>
        <w:t>flad</w:t>
      </w:r>
      <w:proofErr w:type="spellEnd"/>
      <w:r>
        <w:t>)</w:t>
      </w:r>
    </w:p>
    <w:p w14:paraId="68871871" w14:textId="203BB161" w:rsidR="009927ED" w:rsidRDefault="009927ED" w:rsidP="009927ED">
      <w:pPr>
        <w:pStyle w:val="ListParagraph"/>
        <w:numPr>
          <w:ilvl w:val="1"/>
          <w:numId w:val="10"/>
        </w:numPr>
      </w:pPr>
      <w:r>
        <w:t>And 32-bit floating-point numbers</w:t>
      </w:r>
    </w:p>
    <w:p w14:paraId="2D1092A2" w14:textId="769CF77C" w:rsidR="00C811A8" w:rsidRDefault="00C811A8" w:rsidP="009927ED">
      <w:pPr>
        <w:pStyle w:val="ListParagraph"/>
        <w:numPr>
          <w:ilvl w:val="1"/>
          <w:numId w:val="10"/>
        </w:numPr>
      </w:pPr>
      <w:r>
        <w:t>Gary gives a very beginner view of how CS programs are coded</w:t>
      </w:r>
    </w:p>
    <w:p w14:paraId="7ECF57F7" w14:textId="2066D1ED" w:rsidR="00C811A8" w:rsidRDefault="00C811A8" w:rsidP="009927ED">
      <w:pPr>
        <w:pStyle w:val="ListParagraph"/>
        <w:numPr>
          <w:ilvl w:val="1"/>
          <w:numId w:val="10"/>
        </w:numPr>
      </w:pPr>
      <w:r>
        <w:t>Sounds like they got three days of classroom training in programming and then tossed into the deep end.</w:t>
      </w:r>
    </w:p>
    <w:p w14:paraId="2390227A" w14:textId="0DD065A1" w:rsidR="00C811A8" w:rsidRDefault="00C811A8" w:rsidP="00C811A8">
      <w:pPr>
        <w:pStyle w:val="ListParagraph"/>
        <w:numPr>
          <w:ilvl w:val="0"/>
          <w:numId w:val="10"/>
        </w:numPr>
      </w:pPr>
      <w:r>
        <w:t>Arrived at the Barta Building, greeted by guards with guns</w:t>
      </w:r>
    </w:p>
    <w:p w14:paraId="0ED78AA9" w14:textId="17405C49" w:rsidR="00C811A8" w:rsidRDefault="00C811A8" w:rsidP="00C811A8">
      <w:pPr>
        <w:pStyle w:val="ListParagraph"/>
        <w:numPr>
          <w:ilvl w:val="0"/>
          <w:numId w:val="10"/>
        </w:numPr>
      </w:pPr>
      <w:r>
        <w:t>Handed a book:</w:t>
      </w:r>
    </w:p>
    <w:p w14:paraId="6E79F9E1" w14:textId="19CAFD04" w:rsidR="00C811A8" w:rsidRDefault="00C811A8" w:rsidP="00C811A8">
      <w:pPr>
        <w:ind w:left="1080"/>
        <w:jc w:val="center"/>
      </w:pPr>
      <w:r>
        <w:t>The Comprehensive System</w:t>
      </w:r>
    </w:p>
    <w:p w14:paraId="1B5943DE" w14:textId="7112D083" w:rsidR="00C811A8" w:rsidRDefault="00C811A8" w:rsidP="00C811A8">
      <w:pPr>
        <w:ind w:left="1080"/>
        <w:jc w:val="center"/>
      </w:pPr>
      <w:r>
        <w:t xml:space="preserve">A System </w:t>
      </w:r>
      <w:proofErr w:type="gramStart"/>
      <w:r>
        <w:t>Of</w:t>
      </w:r>
      <w:proofErr w:type="gramEnd"/>
      <w:r>
        <w:t xml:space="preserve"> Automatic Coding </w:t>
      </w:r>
      <w:proofErr w:type="gramStart"/>
      <w:r>
        <w:t>For</w:t>
      </w:r>
      <w:proofErr w:type="gramEnd"/>
      <w:r>
        <w:t xml:space="preserve"> </w:t>
      </w:r>
      <w:proofErr w:type="gramStart"/>
      <w:r>
        <w:t>The</w:t>
      </w:r>
      <w:proofErr w:type="gramEnd"/>
      <w:r>
        <w:t xml:space="preserve"> Whirlwind Computer</w:t>
      </w:r>
    </w:p>
    <w:p w14:paraId="7EE390FD" w14:textId="095293A9" w:rsidR="00F34DD2" w:rsidRDefault="00C811A8" w:rsidP="00C811A8">
      <w:pPr>
        <w:pStyle w:val="ListParagraph"/>
        <w:numPr>
          <w:ilvl w:val="0"/>
          <w:numId w:val="10"/>
        </w:numPr>
      </w:pPr>
      <w:r>
        <w:t>“Air Force had exclusive use of WW from 7:00 AM to Midnight”, so Blast Effects (in spite of being classified) could only be run at night.</w:t>
      </w:r>
    </w:p>
    <w:p w14:paraId="3FF773DD" w14:textId="50532323" w:rsidR="008443CB" w:rsidRDefault="008443CB" w:rsidP="00C811A8">
      <w:pPr>
        <w:pStyle w:val="ListParagraph"/>
        <w:numPr>
          <w:ilvl w:val="0"/>
          <w:numId w:val="10"/>
        </w:numPr>
      </w:pPr>
      <w:r>
        <w:lastRenderedPageBreak/>
        <w:t xml:space="preserve">WW process: Gary typed programs onto tape with a </w:t>
      </w:r>
      <w:proofErr w:type="spellStart"/>
      <w:r>
        <w:t>Flexowriter</w:t>
      </w:r>
      <w:proofErr w:type="spellEnd"/>
      <w:r>
        <w:t>.  They’d run CS to compile it, then run the program itself.</w:t>
      </w:r>
    </w:p>
    <w:p w14:paraId="2077E25D" w14:textId="4FC399D6" w:rsidR="008443CB" w:rsidRDefault="008443CB" w:rsidP="008443CB">
      <w:r>
        <w:t>Gary implies that Cape Cod testing was going on at the time, although it sounds like he’s guessing.  But Jet Fighters were flying around in formations and stuff…</w:t>
      </w:r>
    </w:p>
    <w:p w14:paraId="1DF1786B" w14:textId="0F0DB392" w:rsidR="008443CB" w:rsidRDefault="00246847" w:rsidP="008443CB">
      <w:r>
        <w:t>First program run on August 18, 1955</w:t>
      </w:r>
    </w:p>
    <w:p w14:paraId="1BAEA2B6" w14:textId="0B17C867" w:rsidR="00246847" w:rsidRDefault="00246847" w:rsidP="00246847">
      <w:pPr>
        <w:pStyle w:val="ListParagraph"/>
        <w:numPr>
          <w:ilvl w:val="0"/>
          <w:numId w:val="10"/>
        </w:numPr>
      </w:pPr>
      <w:r>
        <w:t>Guess what, it didn’t work.</w:t>
      </w:r>
    </w:p>
    <w:p w14:paraId="2A6FC2CE" w14:textId="0AD13AA1" w:rsidR="00246847" w:rsidRDefault="00246847" w:rsidP="00246847">
      <w:r>
        <w:t>On Dec 19, 1955 he walked into the computer room to hear Jingle Bells (!)</w:t>
      </w:r>
    </w:p>
    <w:p w14:paraId="17C2F5A0" w14:textId="45804C1C" w:rsidR="00246847" w:rsidRDefault="00246847" w:rsidP="00246847">
      <w:r>
        <w:t>Several mentions of sounds from the Whirlwind loudspeaker: “music of the beeps”</w:t>
      </w:r>
    </w:p>
    <w:p w14:paraId="65F4B259" w14:textId="762DCD50" w:rsidR="00246847" w:rsidRDefault="00246847" w:rsidP="00246847">
      <w:r>
        <w:t>Blast project was in production July 23, 1956 to Aug 30, 1957</w:t>
      </w:r>
    </w:p>
    <w:p w14:paraId="562A8001" w14:textId="7B4CE49A" w:rsidR="00246847" w:rsidRDefault="00246847" w:rsidP="00246847">
      <w:pPr>
        <w:pStyle w:val="ListParagraph"/>
        <w:numPr>
          <w:ilvl w:val="0"/>
          <w:numId w:val="10"/>
        </w:numPr>
      </w:pPr>
      <w:r>
        <w:t>Sounds like the work was ‘operationalized”, i.e., various people had regular duties to get test data in and output recorded.</w:t>
      </w:r>
    </w:p>
    <w:p w14:paraId="4FEAE84C" w14:textId="580D38E8" w:rsidR="00246847" w:rsidRDefault="00246847" w:rsidP="00246847">
      <w:pPr>
        <w:pStyle w:val="ListParagraph"/>
        <w:numPr>
          <w:ilvl w:val="0"/>
          <w:numId w:val="10"/>
        </w:numPr>
      </w:pPr>
      <w:r>
        <w:t>He seems to imply that results were displayed sometimes on the CRT display</w:t>
      </w:r>
    </w:p>
    <w:p w14:paraId="0E4D0C27" w14:textId="62139CC4" w:rsidR="00246847" w:rsidRDefault="00246847" w:rsidP="00246847">
      <w:pPr>
        <w:pStyle w:val="ListParagraph"/>
        <w:numPr>
          <w:ilvl w:val="0"/>
          <w:numId w:val="10"/>
        </w:numPr>
      </w:pPr>
      <w:r>
        <w:t>Hard problems were debugged by analyzing film photos of core dumps on a CRT</w:t>
      </w:r>
    </w:p>
    <w:p w14:paraId="2572021E" w14:textId="2F554999" w:rsidR="00FE7724" w:rsidRDefault="00FE7724" w:rsidP="00FE7724">
      <w:pPr>
        <w:pStyle w:val="ListParagraph"/>
        <w:numPr>
          <w:ilvl w:val="0"/>
          <w:numId w:val="10"/>
        </w:numPr>
      </w:pPr>
      <w:r>
        <w:t>He recounts an instance of a bug that suddenly cropped up in the code, interrupting production work.  Three days of debug to find that a subroutine name had a ‘1’ instead of an ‘</w:t>
      </w:r>
      <w:proofErr w:type="spellStart"/>
      <w:r>
        <w:t>i</w:t>
      </w:r>
      <w:proofErr w:type="spellEnd"/>
      <w:r>
        <w:t>’</w:t>
      </w:r>
    </w:p>
    <w:p w14:paraId="5E28C324" w14:textId="5FBBA683" w:rsidR="00246847" w:rsidRDefault="00FE7724" w:rsidP="00246847">
      <w:r>
        <w:t>“Just before we left” (returning with his wife and kid to California, I think), WW core memory was “tripled”, probably changed from 2K to 6K.  And he recounts that an IBM 704 was delivered to the Barta building.  (Unfortunately, no date is given, but it must have been shortly after August 1957.)</w:t>
      </w:r>
    </w:p>
    <w:p w14:paraId="25455D46" w14:textId="5D0430DD" w:rsidR="00246847" w:rsidRDefault="00246847" w:rsidP="00246847"/>
    <w:p w14:paraId="04D36608" w14:textId="6B7EB044" w:rsidR="00FE7724" w:rsidRDefault="00AA3506" w:rsidP="00AA3506">
      <w:pPr>
        <w:pStyle w:val="Heading4"/>
      </w:pPr>
      <w:r>
        <w:t>Roland (Ron) Mayer (no interview date)</w:t>
      </w:r>
    </w:p>
    <w:p w14:paraId="48944E7B" w14:textId="7D6D55A7" w:rsidR="00AA3506" w:rsidRDefault="00AA3506" w:rsidP="00246847">
      <w:r>
        <w:t>Interviewed by DD (I assume that would be Debbie Douglas)</w:t>
      </w:r>
    </w:p>
    <w:p w14:paraId="5D0AD7AB" w14:textId="7CEA1D17" w:rsidR="00246847" w:rsidRDefault="00AA3506" w:rsidP="00AA3506">
      <w:pPr>
        <w:pStyle w:val="ListParagraph"/>
        <w:numPr>
          <w:ilvl w:val="0"/>
          <w:numId w:val="10"/>
        </w:numPr>
      </w:pPr>
      <w:r>
        <w:t>Started at MIT in 1949, then went to Lincoln and MITRE</w:t>
      </w:r>
    </w:p>
    <w:p w14:paraId="3C6AF018" w14:textId="70398B37" w:rsidR="00AA3506" w:rsidRDefault="00AA3506" w:rsidP="00AA3506">
      <w:pPr>
        <w:pStyle w:val="ListParagraph"/>
        <w:numPr>
          <w:ilvl w:val="0"/>
          <w:numId w:val="10"/>
        </w:numPr>
      </w:pPr>
      <w:r>
        <w:t>Originally interviewed by Sylvania for Whirlwind work, but not hired; He was hired directly by Whirlwind as a logic designer.</w:t>
      </w:r>
    </w:p>
    <w:p w14:paraId="6A9EB6E3" w14:textId="78A405BB" w:rsidR="00AA3506" w:rsidRDefault="00AA3506" w:rsidP="00AA3506">
      <w:pPr>
        <w:pStyle w:val="ListParagraph"/>
        <w:numPr>
          <w:ilvl w:val="0"/>
          <w:numId w:val="10"/>
        </w:numPr>
      </w:pPr>
      <w:r>
        <w:t>Background in amateur radio, radar, pulse electronics.</w:t>
      </w:r>
    </w:p>
    <w:p w14:paraId="477CC29B" w14:textId="08F4821B" w:rsidR="00AA3506" w:rsidRDefault="00AA3506" w:rsidP="00AA3506">
      <w:pPr>
        <w:pStyle w:val="ListParagraph"/>
        <w:numPr>
          <w:ilvl w:val="0"/>
          <w:numId w:val="10"/>
        </w:numPr>
      </w:pPr>
      <w:r>
        <w:t>Colleague of George Hoberg</w:t>
      </w:r>
    </w:p>
    <w:p w14:paraId="30A95CB4" w14:textId="202F35CC" w:rsidR="00AA3506" w:rsidRDefault="00AA3506" w:rsidP="00AA3506">
      <w:r>
        <w:t>Summary Report #2 was his go-to doc; “a full drawer of the filing cabinet”</w:t>
      </w:r>
    </w:p>
    <w:p w14:paraId="4DE9CC80" w14:textId="77777777" w:rsidR="008443CB" w:rsidRDefault="008443CB" w:rsidP="008443CB"/>
    <w:p w14:paraId="362FB55C" w14:textId="091C2B1A" w:rsidR="004A1330" w:rsidRDefault="00835BAD" w:rsidP="00835BAD">
      <w:pPr>
        <w:pStyle w:val="Heading2"/>
      </w:pPr>
      <w:bookmarkStart w:id="232" w:name="_Toc193914488"/>
      <w:r>
        <w:t>Oral History from Concord Library</w:t>
      </w:r>
      <w:bookmarkEnd w:id="232"/>
    </w:p>
    <w:p w14:paraId="32758F7D" w14:textId="77777777" w:rsidR="001F2125" w:rsidRDefault="001F2125" w:rsidP="001F2125">
      <w:pPr>
        <w:rPr>
          <w:rFonts w:cs="Arial"/>
        </w:rPr>
      </w:pPr>
      <w:hyperlink r:id="rId684" w:history="1">
        <w:r w:rsidRPr="008D2BE2">
          <w:rPr>
            <w:rStyle w:val="Hyperlink"/>
            <w:rFonts w:cs="Arial"/>
          </w:rPr>
          <w:t>https://concordlibrary.org/special-collections/oral-history/Forrester</w:t>
        </w:r>
      </w:hyperlink>
    </w:p>
    <w:p w14:paraId="27B7D569" w14:textId="77777777" w:rsidR="005D52BE" w:rsidRDefault="005D52BE" w:rsidP="00F52D9F">
      <w:r>
        <w:t xml:space="preserve">Jay Forrester says: </w:t>
      </w:r>
    </w:p>
    <w:p w14:paraId="71C1CA2A" w14:textId="375735CD" w:rsidR="001F2125" w:rsidRPr="005D52BE" w:rsidRDefault="00835BAD" w:rsidP="005D52BE">
      <w:pPr>
        <w:ind w:left="720"/>
        <w:rPr>
          <w:i/>
        </w:rPr>
      </w:pPr>
      <w:r w:rsidRPr="005D52BE">
        <w:rPr>
          <w:i/>
        </w:rPr>
        <w:t xml:space="preserve">For a number of </w:t>
      </w:r>
      <w:proofErr w:type="gramStart"/>
      <w:r w:rsidRPr="005D52BE">
        <w:rPr>
          <w:i/>
        </w:rPr>
        <w:t>years</w:t>
      </w:r>
      <w:proofErr w:type="gramEnd"/>
      <w:r w:rsidRPr="005D52BE">
        <w:rPr>
          <w:i/>
        </w:rPr>
        <w:t xml:space="preserve"> the Whirlwind computer operated in the Barta building at MIT. Then after commercial computers became available and were fairly widely used and there were a number of them at MIT, it became really too expensive and unnecessary to maintain Whirlwind, so it was put in storage. Then much to my surprise, Bill Wolf, who had a company here in West Concord and who always liked the machine, decided he would put it back into operation. I would not have expected that one could successfully reassemble it, but he did. He built a building here in Concord, and he got permission from the Navy to take the machine out of storage, put it back together and did use it for a period of time. He had a research company and he sold time on the computer. Then it got to the point where again he couldn't keep it up, and it was on the road to being junked. But then Kenneth Olsen discovered that it was about to be junked and sent trucks to rescue it, and took it back to Digital where I think parts of it were on display for a period of time. What is now the Computer Museum in Boston started at Digital Equipment Company. There are parts of Whirlwind there at the museum. Then parts of it went to the Smithsonian Institution in Washington where the last time I knew about it, there was a display on the first floor of the Smithsonian.</w:t>
      </w:r>
    </w:p>
    <w:p w14:paraId="48977DD0" w14:textId="0B96A8C0" w:rsidR="005034DD" w:rsidRDefault="005034DD" w:rsidP="00B900C6">
      <w:pPr>
        <w:rPr>
          <w:rFonts w:cs="Arial"/>
        </w:rPr>
      </w:pPr>
    </w:p>
    <w:p w14:paraId="2DD47BFB" w14:textId="77EC7CD1" w:rsidR="00F04A4A" w:rsidRDefault="00F04A4A" w:rsidP="001F2125">
      <w:pPr>
        <w:pStyle w:val="Heading2"/>
      </w:pPr>
      <w:bookmarkStart w:id="233" w:name="_Toc193914489"/>
      <w:r>
        <w:lastRenderedPageBreak/>
        <w:t>Books</w:t>
      </w:r>
      <w:bookmarkEnd w:id="233"/>
    </w:p>
    <w:p w14:paraId="766C19A4" w14:textId="77777777" w:rsidR="00F04A4A" w:rsidRPr="00F04A4A" w:rsidRDefault="00F04A4A" w:rsidP="00F04A4A">
      <w:pPr>
        <w:rPr>
          <w:rFonts w:cs="Arial"/>
          <w:i/>
        </w:rPr>
      </w:pPr>
      <w:r w:rsidRPr="00F04A4A">
        <w:rPr>
          <w:rFonts w:cs="Arial"/>
          <w:i/>
        </w:rPr>
        <w:t>A Century of Electrical Engineering and Computer Science at MIT, 1882-1982</w:t>
      </w:r>
    </w:p>
    <w:p w14:paraId="1A1AE112" w14:textId="467D5DE7" w:rsidR="00F04A4A" w:rsidRDefault="00F04A4A" w:rsidP="00F04A4A">
      <w:pPr>
        <w:rPr>
          <w:rFonts w:cs="Arial"/>
        </w:rPr>
      </w:pPr>
      <w:r w:rsidRPr="00F04A4A">
        <w:rPr>
          <w:rFonts w:cs="Arial"/>
        </w:rPr>
        <w:t xml:space="preserve">By Karl L. Wildes, </w:t>
      </w:r>
      <w:proofErr w:type="spellStart"/>
      <w:r w:rsidRPr="00F04A4A">
        <w:rPr>
          <w:rFonts w:cs="Arial"/>
        </w:rPr>
        <w:t>Nilo</w:t>
      </w:r>
      <w:proofErr w:type="spellEnd"/>
      <w:r w:rsidRPr="00F04A4A">
        <w:rPr>
          <w:rFonts w:cs="Arial"/>
        </w:rPr>
        <w:t xml:space="preserve"> A. Lindgren, </w:t>
      </w:r>
      <w:proofErr w:type="spellStart"/>
      <w:r w:rsidRPr="00F04A4A">
        <w:rPr>
          <w:rFonts w:cs="Arial"/>
        </w:rPr>
        <w:t>Nilo</w:t>
      </w:r>
      <w:proofErr w:type="spellEnd"/>
      <w:r w:rsidRPr="00F04A4A">
        <w:rPr>
          <w:rFonts w:cs="Arial"/>
        </w:rPr>
        <w:t xml:space="preserve"> Lindgren</w:t>
      </w:r>
    </w:p>
    <w:p w14:paraId="52884A0C" w14:textId="121D235E" w:rsidR="00F04A4A" w:rsidRDefault="00F04A4A" w:rsidP="00F04A4A">
      <w:pPr>
        <w:rPr>
          <w:rFonts w:cs="Arial"/>
        </w:rPr>
      </w:pPr>
      <w:r>
        <w:rPr>
          <w:rFonts w:cs="Arial"/>
        </w:rPr>
        <w:t xml:space="preserve">Pg 338 gives a number of dates for </w:t>
      </w:r>
      <w:r w:rsidR="009E4D1D">
        <w:rPr>
          <w:rFonts w:cs="Arial"/>
        </w:rPr>
        <w:t>transitions towards the end of the Whirlwind program</w:t>
      </w:r>
    </w:p>
    <w:p w14:paraId="6F154138" w14:textId="0B89D983" w:rsidR="00F04A4A" w:rsidRDefault="001F2125" w:rsidP="00B900C6">
      <w:pPr>
        <w:rPr>
          <w:rFonts w:cs="Arial"/>
        </w:rPr>
      </w:pPr>
      <w:r>
        <w:rPr>
          <w:rFonts w:cs="Arial"/>
        </w:rPr>
        <w:t>Pg 33</w:t>
      </w:r>
      <w:r w:rsidR="00215B94">
        <w:rPr>
          <w:rFonts w:cs="Arial"/>
        </w:rPr>
        <w:t>9</w:t>
      </w:r>
      <w:r>
        <w:rPr>
          <w:rFonts w:cs="Arial"/>
        </w:rPr>
        <w:t xml:space="preserve"> credits Charles Adams with “the first comprehensive conversion program” (i.e. assembler) in 1951</w:t>
      </w:r>
    </w:p>
    <w:p w14:paraId="2E8B506F" w14:textId="4C552AB1" w:rsidR="009E4D1D" w:rsidRDefault="009E4D1D" w:rsidP="00B900C6">
      <w:pPr>
        <w:rPr>
          <w:rFonts w:cs="Arial"/>
        </w:rPr>
      </w:pPr>
      <w:r>
        <w:rPr>
          <w:noProof/>
        </w:rPr>
        <w:drawing>
          <wp:inline distT="0" distB="0" distL="0" distR="0" wp14:anchorId="29B3D38C" wp14:editId="72C7795F">
            <wp:extent cx="2781300" cy="29813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5"/>
                    <a:stretch>
                      <a:fillRect/>
                    </a:stretch>
                  </pic:blipFill>
                  <pic:spPr>
                    <a:xfrm>
                      <a:off x="0" y="0"/>
                      <a:ext cx="2781300" cy="2981325"/>
                    </a:xfrm>
                    <a:prstGeom prst="rect">
                      <a:avLst/>
                    </a:prstGeom>
                  </pic:spPr>
                </pic:pic>
              </a:graphicData>
            </a:graphic>
          </wp:inline>
        </w:drawing>
      </w:r>
    </w:p>
    <w:p w14:paraId="7A53945A" w14:textId="2AD0975B" w:rsidR="001F2125" w:rsidRDefault="001F2125" w:rsidP="00B900C6">
      <w:pPr>
        <w:rPr>
          <w:rFonts w:cs="Arial"/>
        </w:rPr>
      </w:pPr>
      <w:r>
        <w:rPr>
          <w:rFonts w:cs="Arial"/>
        </w:rPr>
        <w:t xml:space="preserve">  And…</w:t>
      </w:r>
    </w:p>
    <w:p w14:paraId="0A735369" w14:textId="42BB4E5C" w:rsidR="001F2125" w:rsidRDefault="001F2125" w:rsidP="00B900C6">
      <w:pPr>
        <w:rPr>
          <w:rFonts w:cs="Arial"/>
        </w:rPr>
      </w:pPr>
      <w:r>
        <w:rPr>
          <w:noProof/>
        </w:rPr>
        <w:drawing>
          <wp:inline distT="0" distB="0" distL="0" distR="0" wp14:anchorId="26B9FDE9" wp14:editId="484E88FE">
            <wp:extent cx="2771775" cy="1676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6"/>
                    <a:stretch>
                      <a:fillRect/>
                    </a:stretch>
                  </pic:blipFill>
                  <pic:spPr>
                    <a:xfrm>
                      <a:off x="0" y="0"/>
                      <a:ext cx="2771775" cy="1676400"/>
                    </a:xfrm>
                    <a:prstGeom prst="rect">
                      <a:avLst/>
                    </a:prstGeom>
                  </pic:spPr>
                </pic:pic>
              </a:graphicData>
            </a:graphic>
          </wp:inline>
        </w:drawing>
      </w:r>
    </w:p>
    <w:p w14:paraId="328D485D" w14:textId="65A789BB" w:rsidR="00F04A4A" w:rsidRDefault="00CC0D9C" w:rsidP="00B900C6">
      <w:pPr>
        <w:rPr>
          <w:rFonts w:cs="Arial"/>
        </w:rPr>
      </w:pPr>
      <w:r>
        <w:rPr>
          <w:rFonts w:cs="Arial"/>
        </w:rPr>
        <w:t xml:space="preserve">The quote from W.V. Wilkes comes from Preparation of Programs for an Electronic Digital Computer, Chapter 8, page 126.  (See Section </w:t>
      </w:r>
      <w:r>
        <w:rPr>
          <w:rFonts w:cs="Arial"/>
        </w:rPr>
        <w:fldChar w:fldCharType="begin"/>
      </w:r>
      <w:r>
        <w:rPr>
          <w:rFonts w:cs="Arial"/>
        </w:rPr>
        <w:instrText xml:space="preserve"> REF _Ref52198666 \r \h </w:instrText>
      </w:r>
      <w:r>
        <w:rPr>
          <w:rFonts w:cs="Arial"/>
        </w:rPr>
      </w:r>
      <w:r>
        <w:rPr>
          <w:rFonts w:cs="Arial"/>
        </w:rPr>
        <w:fldChar w:fldCharType="separate"/>
      </w:r>
      <w:r w:rsidR="00407A01">
        <w:rPr>
          <w:rFonts w:cs="Arial"/>
        </w:rPr>
        <w:t>11.1.4</w:t>
      </w:r>
      <w:r>
        <w:rPr>
          <w:rFonts w:cs="Arial"/>
        </w:rPr>
        <w:fldChar w:fldCharType="end"/>
      </w:r>
      <w:r>
        <w:rPr>
          <w:rFonts w:cs="Arial"/>
        </w:rPr>
        <w:t xml:space="preserve"> above)</w:t>
      </w:r>
    </w:p>
    <w:p w14:paraId="674CBAD8" w14:textId="2491F1F9" w:rsidR="005D52BE" w:rsidRDefault="005D52BE" w:rsidP="00B900C6">
      <w:pPr>
        <w:rPr>
          <w:rFonts w:cs="Arial"/>
        </w:rPr>
      </w:pPr>
    </w:p>
    <w:p w14:paraId="0DFC96A1" w14:textId="1EF6BADD" w:rsidR="00062B82" w:rsidRDefault="00062B82" w:rsidP="00062B82">
      <w:pPr>
        <w:pStyle w:val="Heading3"/>
      </w:pPr>
      <w:bookmarkStart w:id="234" w:name="_Toc193914490"/>
      <w:r>
        <w:t>SAGE</w:t>
      </w:r>
      <w:bookmarkEnd w:id="234"/>
    </w:p>
    <w:p w14:paraId="5D3A2883" w14:textId="77777777" w:rsidR="007053D7" w:rsidRDefault="007053D7" w:rsidP="007053D7">
      <w:pPr>
        <w:rPr>
          <w:rFonts w:cs="Arial"/>
        </w:rPr>
      </w:pPr>
    </w:p>
    <w:p w14:paraId="1B30FE90" w14:textId="77777777" w:rsidR="007053D7" w:rsidRDefault="007053D7" w:rsidP="007053D7">
      <w:pPr>
        <w:rPr>
          <w:rFonts w:cs="Arial"/>
        </w:rPr>
      </w:pPr>
      <w:r>
        <w:rPr>
          <w:noProof/>
        </w:rPr>
        <w:lastRenderedPageBreak/>
        <w:drawing>
          <wp:inline distT="0" distB="0" distL="0" distR="0" wp14:anchorId="690DECEB" wp14:editId="7D46563E">
            <wp:extent cx="1282760" cy="1771116"/>
            <wp:effectExtent l="0" t="0" r="0" b="635"/>
            <wp:docPr id="6" name="Picture 6" descr="AN/FSQ-7: the computer that shaped the Cold War by [Ulmann, Ber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ooksImgBlkFront" descr="AN/FSQ-7: the computer that shaped the Cold War by [Ulmann, Bern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296352" cy="1789882"/>
                    </a:xfrm>
                    <a:prstGeom prst="rect">
                      <a:avLst/>
                    </a:prstGeom>
                    <a:noFill/>
                    <a:ln>
                      <a:noFill/>
                    </a:ln>
                  </pic:spPr>
                </pic:pic>
              </a:graphicData>
            </a:graphic>
          </wp:inline>
        </w:drawing>
      </w:r>
    </w:p>
    <w:p w14:paraId="41A28D0A" w14:textId="77777777" w:rsidR="007053D7" w:rsidRDefault="007053D7" w:rsidP="007053D7">
      <w:pPr>
        <w:rPr>
          <w:rFonts w:cs="Arial"/>
        </w:rPr>
      </w:pPr>
      <w:hyperlink r:id="rId687" w:history="1">
        <w:r w:rsidRPr="00325D7C">
          <w:rPr>
            <w:rStyle w:val="Hyperlink"/>
            <w:rFonts w:cs="Arial"/>
          </w:rPr>
          <w:t>https://www.amazon.com/dp/B0138MJL2O/ref=dp-kindle-redirect?_encoding=UTF8&amp;btkr=1</w:t>
        </w:r>
      </w:hyperlink>
    </w:p>
    <w:p w14:paraId="1409915A" w14:textId="77777777" w:rsidR="007053D7" w:rsidRPr="00AA4C97" w:rsidRDefault="007053D7" w:rsidP="007053D7">
      <w:pPr>
        <w:pStyle w:val="ListParagraph"/>
        <w:numPr>
          <w:ilvl w:val="0"/>
          <w:numId w:val="10"/>
        </w:numPr>
        <w:rPr>
          <w:rFonts w:cs="Arial"/>
        </w:rPr>
      </w:pPr>
      <w:r>
        <w:rPr>
          <w:rFonts w:cs="Arial"/>
        </w:rPr>
        <w:t>Contains an extensive section on Whirlwind as the precursor to SAGE</w:t>
      </w:r>
    </w:p>
    <w:p w14:paraId="4E19DF91" w14:textId="77777777" w:rsidR="007053D7" w:rsidRDefault="007053D7" w:rsidP="007053D7">
      <w:pPr>
        <w:pStyle w:val="NormalWeb"/>
      </w:pPr>
      <w:r>
        <w:t>I'm sure you know all this already.  Taken from 'AN/FSQ-7: The Computer that Shaped the Cold War' (available on Safari Online).</w:t>
      </w:r>
    </w:p>
    <w:p w14:paraId="51A2AE84" w14:textId="77777777" w:rsidR="007053D7" w:rsidRDefault="007053D7" w:rsidP="007053D7">
      <w:pPr>
        <w:pStyle w:val="NormalWeb"/>
      </w:pPr>
      <w:r>
        <w:t>Tim</w:t>
      </w:r>
    </w:p>
    <w:p w14:paraId="3E87CC70" w14:textId="7ABAADBD" w:rsidR="007053D7" w:rsidRDefault="007053D7" w:rsidP="00B900C6">
      <w:pPr>
        <w:rPr>
          <w:rFonts w:cs="Arial"/>
        </w:rPr>
      </w:pPr>
    </w:p>
    <w:p w14:paraId="66A82FAF" w14:textId="5ED3BC16" w:rsidR="007053D7" w:rsidRDefault="00062B82" w:rsidP="00062B82">
      <w:pPr>
        <w:rPr>
          <w:rFonts w:cs="Arial"/>
        </w:rPr>
      </w:pPr>
      <w:r>
        <w:rPr>
          <w:rFonts w:cs="Arial"/>
        </w:rPr>
        <w:t xml:space="preserve">Opposing views of SAGE can be found in from </w:t>
      </w:r>
      <w:r w:rsidRPr="00062B82">
        <w:rPr>
          <w:rFonts w:cs="Arial"/>
        </w:rPr>
        <w:t>Lester Earnest (les at cs.stanford.edu)</w:t>
      </w:r>
      <w:r>
        <w:rPr>
          <w:rFonts w:cs="Arial"/>
        </w:rPr>
        <w:t>:</w:t>
      </w:r>
    </w:p>
    <w:p w14:paraId="06AD0970" w14:textId="4A2FE336" w:rsidR="00062B82" w:rsidRDefault="00062B82" w:rsidP="00062B82">
      <w:hyperlink r:id="rId688" w:tgtFrame="_blank" w:history="1">
        <w:r>
          <w:rPr>
            <w:rStyle w:val="Hyperlink"/>
          </w:rPr>
          <w:t>https://en.wikipedia.org/wiki/Semi-Automatic_Ground_Environment</w:t>
        </w:r>
      </w:hyperlink>
      <w:r>
        <w:t xml:space="preserve"> </w:t>
      </w:r>
    </w:p>
    <w:p w14:paraId="6982D8BF" w14:textId="28C578CE" w:rsidR="00062B82" w:rsidRDefault="00062B82" w:rsidP="00B900C6">
      <w:pPr>
        <w:rPr>
          <w:rFonts w:cs="Arial"/>
        </w:rPr>
      </w:pPr>
      <w:hyperlink r:id="rId689" w:tgtFrame="_blank" w:history="1">
        <w:r>
          <w:rPr>
            <w:rStyle w:val="Hyperlink"/>
          </w:rPr>
          <w:t>https://web.stanford.edu/~learnest/nets/gump.html</w:t>
        </w:r>
      </w:hyperlink>
      <w:r>
        <w:t xml:space="preserve"> .</w:t>
      </w:r>
    </w:p>
    <w:p w14:paraId="5E7B0850" w14:textId="374FD0D3" w:rsidR="00062B82" w:rsidRDefault="00062B82" w:rsidP="00B900C6">
      <w:pPr>
        <w:rPr>
          <w:rFonts w:cs="Arial"/>
        </w:rPr>
      </w:pPr>
    </w:p>
    <w:p w14:paraId="6FC6697D" w14:textId="77777777" w:rsidR="00062B82" w:rsidRPr="00062B82" w:rsidRDefault="00062B82" w:rsidP="00062B82">
      <w:pPr>
        <w:spacing w:before="0" w:after="0"/>
        <w:ind w:left="720"/>
        <w:rPr>
          <w:rFonts w:ascii="Times New Roman" w:hAnsi="Times New Roman"/>
          <w:sz w:val="18"/>
          <w:szCs w:val="18"/>
        </w:rPr>
      </w:pPr>
      <w:r w:rsidRPr="00062B82">
        <w:rPr>
          <w:sz w:val="18"/>
          <w:szCs w:val="18"/>
        </w:rPr>
        <w:t>---------- Forwarded message ---------</w:t>
      </w:r>
      <w:r w:rsidRPr="00062B82">
        <w:rPr>
          <w:sz w:val="18"/>
          <w:szCs w:val="18"/>
        </w:rPr>
        <w:br/>
        <w:t xml:space="preserve">From: </w:t>
      </w:r>
      <w:r w:rsidRPr="00062B82">
        <w:rPr>
          <w:rStyle w:val="Strong"/>
          <w:sz w:val="18"/>
          <w:szCs w:val="18"/>
        </w:rPr>
        <w:t>Lester D Earnest</w:t>
      </w:r>
      <w:r w:rsidRPr="00062B82">
        <w:rPr>
          <w:sz w:val="18"/>
          <w:szCs w:val="18"/>
        </w:rPr>
        <w:t xml:space="preserve"> &lt;</w:t>
      </w:r>
      <w:hyperlink r:id="rId690" w:history="1">
        <w:r w:rsidRPr="00062B82">
          <w:rPr>
            <w:rStyle w:val="Hyperlink"/>
            <w:sz w:val="18"/>
            <w:szCs w:val="18"/>
          </w:rPr>
          <w:t>learnest@stanford.edu</w:t>
        </w:r>
      </w:hyperlink>
      <w:r w:rsidRPr="00062B82">
        <w:rPr>
          <w:sz w:val="18"/>
          <w:szCs w:val="18"/>
        </w:rPr>
        <w:t>&gt;</w:t>
      </w:r>
      <w:r w:rsidRPr="00062B82">
        <w:rPr>
          <w:sz w:val="18"/>
          <w:szCs w:val="18"/>
        </w:rPr>
        <w:br/>
        <w:t>Date: Mon, Sep 28, 2020, 2:05 AM</w:t>
      </w:r>
      <w:r w:rsidRPr="00062B82">
        <w:rPr>
          <w:sz w:val="18"/>
          <w:szCs w:val="18"/>
        </w:rPr>
        <w:br/>
        <w:t>Subject: Re: SAGE question</w:t>
      </w:r>
      <w:r w:rsidRPr="00062B82">
        <w:rPr>
          <w:sz w:val="18"/>
          <w:szCs w:val="18"/>
        </w:rPr>
        <w:br/>
        <w:t xml:space="preserve">To: </w:t>
      </w:r>
      <w:proofErr w:type="spellStart"/>
      <w:r w:rsidRPr="00062B82">
        <w:rPr>
          <w:sz w:val="18"/>
          <w:szCs w:val="18"/>
        </w:rPr>
        <w:t>dave</w:t>
      </w:r>
      <w:proofErr w:type="spellEnd"/>
      <w:r w:rsidRPr="00062B82">
        <w:rPr>
          <w:sz w:val="18"/>
          <w:szCs w:val="18"/>
        </w:rPr>
        <w:t xml:space="preserve"> </w:t>
      </w:r>
      <w:proofErr w:type="spellStart"/>
      <w:r w:rsidRPr="00062B82">
        <w:rPr>
          <w:sz w:val="18"/>
          <w:szCs w:val="18"/>
        </w:rPr>
        <w:t>walden</w:t>
      </w:r>
      <w:proofErr w:type="spellEnd"/>
      <w:r w:rsidRPr="00062B82">
        <w:rPr>
          <w:sz w:val="18"/>
          <w:szCs w:val="18"/>
        </w:rPr>
        <w:t xml:space="preserve"> &lt;</w:t>
      </w:r>
      <w:hyperlink r:id="rId691" w:history="1">
        <w:r w:rsidRPr="00062B82">
          <w:rPr>
            <w:rStyle w:val="Hyperlink"/>
            <w:sz w:val="18"/>
            <w:szCs w:val="18"/>
          </w:rPr>
          <w:t>dave.walden.family@gmail.com</w:t>
        </w:r>
      </w:hyperlink>
      <w:r w:rsidRPr="00062B82">
        <w:rPr>
          <w:sz w:val="18"/>
          <w:szCs w:val="18"/>
        </w:rPr>
        <w:t>&gt;</w:t>
      </w:r>
    </w:p>
    <w:p w14:paraId="0C0AFEE7" w14:textId="4DA75DC7" w:rsidR="00062B82" w:rsidRPr="00062B82" w:rsidRDefault="00062B82" w:rsidP="00062B82">
      <w:pPr>
        <w:ind w:left="720"/>
        <w:rPr>
          <w:rFonts w:cs="Arial"/>
          <w:sz w:val="18"/>
          <w:szCs w:val="18"/>
        </w:rPr>
      </w:pPr>
      <w:r w:rsidRPr="00062B82">
        <w:rPr>
          <w:sz w:val="18"/>
          <w:szCs w:val="18"/>
        </w:rPr>
        <w:br/>
        <w:t>Dave,</w:t>
      </w:r>
      <w:r w:rsidRPr="00062B82">
        <w:rPr>
          <w:sz w:val="18"/>
          <w:szCs w:val="18"/>
        </w:rPr>
        <w:br/>
        <w:t xml:space="preserve">Whirlwind did play a part in demonstrating that an air defense system could work as long as the bombers cooperated by not doing radar jamming, but in </w:t>
      </w:r>
      <w:proofErr w:type="gramStart"/>
      <w:r w:rsidRPr="00062B82">
        <w:rPr>
          <w:sz w:val="18"/>
          <w:szCs w:val="18"/>
        </w:rPr>
        <w:t>reality</w:t>
      </w:r>
      <w:proofErr w:type="gramEnd"/>
      <w:r w:rsidRPr="00062B82">
        <w:rPr>
          <w:sz w:val="18"/>
          <w:szCs w:val="18"/>
        </w:rPr>
        <w:t xml:space="preserve"> SAGE was a gigantic fraud, the biggest of the 20th Century. However, the Wall Street crooks who set it up by engaging the Defense Department and bribing members of Congress to fund it got away with it and modern histories mostly pretend this was a legitimate project. For example, see the Wikipedia article on SAGE at </w:t>
      </w:r>
      <w:hyperlink r:id="rId692" w:tgtFrame="_blank" w:history="1">
        <w:r w:rsidRPr="00062B82">
          <w:rPr>
            <w:rStyle w:val="Hyperlink"/>
            <w:sz w:val="18"/>
            <w:szCs w:val="18"/>
          </w:rPr>
          <w:t>https://en.wikipedia.org/wiki/Semi-Automatic_Ground_Environment</w:t>
        </w:r>
      </w:hyperlink>
      <w:r w:rsidRPr="00062B82">
        <w:rPr>
          <w:sz w:val="18"/>
          <w:szCs w:val="18"/>
        </w:rPr>
        <w:t xml:space="preserve"> which is a total lie. My old article gives an accurate account; see </w:t>
      </w:r>
      <w:hyperlink r:id="rId693" w:tgtFrame="_blank" w:history="1">
        <w:r w:rsidRPr="00062B82">
          <w:rPr>
            <w:rStyle w:val="Hyperlink"/>
            <w:sz w:val="18"/>
            <w:szCs w:val="18"/>
          </w:rPr>
          <w:t>https://web.stanford.edu/~learnest/nets/gump.html</w:t>
        </w:r>
      </w:hyperlink>
      <w:r w:rsidRPr="00062B82">
        <w:rPr>
          <w:sz w:val="18"/>
          <w:szCs w:val="18"/>
        </w:rPr>
        <w:t xml:space="preserve"> . As noted there, though SAGE was the first computer network and that part worked, the system as a whole was a total fraud in that it could not track bombers that used radar jamming, as all have done since WW2. That fact was classified SECRET so that if anyone mentioned it publicly, they would go to jail. That enabled this fraud to be continued for 72 years, becoming the biggest fraud of the 20th Century, and its descendants are continuing to steal taxpayer money and give it to crooked capitalists today.</w:t>
      </w:r>
      <w:r w:rsidRPr="00062B82">
        <w:rPr>
          <w:sz w:val="18"/>
          <w:szCs w:val="18"/>
        </w:rPr>
        <w:br/>
        <w:t xml:space="preserve">     Regarding Whirlwind, it was used just to demonstrate that their old computer could generate guidance commands for interceptors. They connected it to one or two radars, called it the "Cape Cod System" and pretended that it worked. </w:t>
      </w:r>
      <w:r w:rsidRPr="00062B82">
        <w:rPr>
          <w:sz w:val="18"/>
          <w:szCs w:val="18"/>
        </w:rPr>
        <w:br/>
        <w:t>      After a while, the MIT administration figured out that they were conducting a giant fraud, so they stepped back by forming a couple of very profitable "Nonprofit corporations," one being the MIT Lincoln Lab spinoff called MITRE Corporation (where I was shoved), which carried this fraudulent design to completion. Curiously, modern documentation, such as in Wikipedia, pretends that SAGE worked, so as to enable their continuing frauds.</w:t>
      </w:r>
      <w:r w:rsidRPr="00062B82">
        <w:rPr>
          <w:sz w:val="18"/>
          <w:szCs w:val="18"/>
        </w:rPr>
        <w:br/>
        <w:t>----</w:t>
      </w:r>
      <w:r w:rsidRPr="00062B82">
        <w:rPr>
          <w:sz w:val="18"/>
          <w:szCs w:val="18"/>
        </w:rPr>
        <w:br/>
        <w:t>Lester Earnest, Senior Research Computer Scientist Emeritus, Stanford University</w:t>
      </w:r>
      <w:r w:rsidRPr="00062B82">
        <w:rPr>
          <w:sz w:val="18"/>
          <w:szCs w:val="18"/>
        </w:rPr>
        <w:br/>
      </w:r>
      <w:r w:rsidRPr="00062B82">
        <w:rPr>
          <w:sz w:val="18"/>
          <w:szCs w:val="18"/>
        </w:rPr>
        <w:lastRenderedPageBreak/>
        <w:t>Call 650-941-3984 any day from 9am to 11pm Pacific Time</w:t>
      </w:r>
      <w:r w:rsidRPr="00062B82">
        <w:rPr>
          <w:sz w:val="18"/>
          <w:szCs w:val="18"/>
        </w:rPr>
        <w:br/>
      </w:r>
      <w:hyperlink r:id="rId694" w:tgtFrame="_blank" w:history="1">
        <w:r w:rsidRPr="00062B82">
          <w:rPr>
            <w:rStyle w:val="Hyperlink"/>
            <w:sz w:val="18"/>
            <w:szCs w:val="18"/>
          </w:rPr>
          <w:t>web.stanford.edu/~</w:t>
        </w:r>
        <w:proofErr w:type="spellStart"/>
        <w:r w:rsidRPr="00062B82">
          <w:rPr>
            <w:rStyle w:val="Hyperlink"/>
            <w:sz w:val="18"/>
            <w:szCs w:val="18"/>
          </w:rPr>
          <w:t>learnest</w:t>
        </w:r>
        <w:proofErr w:type="spellEnd"/>
        <w:r w:rsidRPr="00062B82">
          <w:rPr>
            <w:rStyle w:val="Hyperlink"/>
            <w:sz w:val="18"/>
            <w:szCs w:val="18"/>
          </w:rPr>
          <w:t>/</w:t>
        </w:r>
      </w:hyperlink>
      <w:r w:rsidRPr="00062B82">
        <w:rPr>
          <w:sz w:val="18"/>
          <w:szCs w:val="18"/>
        </w:rPr>
        <w:t xml:space="preserve"> [web site soon to be revised]</w:t>
      </w:r>
    </w:p>
    <w:p w14:paraId="18904BCD" w14:textId="79D15036" w:rsidR="00062B82" w:rsidRDefault="00062B82" w:rsidP="00B900C6">
      <w:pPr>
        <w:rPr>
          <w:rFonts w:cs="Arial"/>
        </w:rPr>
      </w:pPr>
    </w:p>
    <w:p w14:paraId="6DFF30BC" w14:textId="01848831" w:rsidR="00B4156D" w:rsidRDefault="00B4156D" w:rsidP="00B900C6">
      <w:pPr>
        <w:rPr>
          <w:rFonts w:cs="Arial"/>
        </w:rPr>
      </w:pPr>
      <w:r>
        <w:rPr>
          <w:rFonts w:cs="Arial"/>
        </w:rPr>
        <w:t>A more recent analysis of SAGE was published as a (471 page!) thesis dissertation.</w:t>
      </w:r>
    </w:p>
    <w:p w14:paraId="6B7969C7" w14:textId="63D5ED7D" w:rsidR="00B4156D" w:rsidRDefault="00B4156D" w:rsidP="00B900C6">
      <w:pPr>
        <w:rPr>
          <w:rFonts w:cs="Arial"/>
        </w:rPr>
      </w:pPr>
      <w:hyperlink r:id="rId695" w:history="1">
        <w:r w:rsidRPr="009578D7">
          <w:rPr>
            <w:rStyle w:val="Hyperlink"/>
            <w:rFonts w:cs="Arial"/>
          </w:rPr>
          <w:t>https://dash.harvard.edu/bitstream/handle/1/41121266/VOLMAR-DISSERTATION-2019.pdf</w:t>
        </w:r>
      </w:hyperlink>
    </w:p>
    <w:p w14:paraId="6CA36606" w14:textId="77777777" w:rsidR="00B4156D" w:rsidRDefault="00B4156D" w:rsidP="00B900C6">
      <w:pPr>
        <w:rPr>
          <w:rFonts w:cs="Arial"/>
        </w:rPr>
      </w:pPr>
    </w:p>
    <w:p w14:paraId="7B91E57F" w14:textId="1DDA4D9E" w:rsidR="005D52BE" w:rsidRDefault="005D52BE" w:rsidP="005D52BE">
      <w:pPr>
        <w:pStyle w:val="Heading3"/>
      </w:pPr>
      <w:bookmarkStart w:id="235" w:name="_Toc193914491"/>
      <w:r>
        <w:t>History of the Computer History Museum</w:t>
      </w:r>
      <w:bookmarkEnd w:id="235"/>
    </w:p>
    <w:p w14:paraId="5AE07A18" w14:textId="4F7F3F11" w:rsidR="005D52BE" w:rsidRDefault="005D52BE" w:rsidP="00B900C6">
      <w:pPr>
        <w:rPr>
          <w:rFonts w:cs="Arial"/>
        </w:rPr>
      </w:pPr>
      <w:r>
        <w:rPr>
          <w:rFonts w:cs="Arial"/>
        </w:rPr>
        <w:t>Paper by C Gordon Bell, Apr 4, 2011</w:t>
      </w:r>
    </w:p>
    <w:p w14:paraId="3C065517" w14:textId="5946C4E1" w:rsidR="005D52BE" w:rsidRDefault="005D52BE" w:rsidP="00B900C6">
      <w:pPr>
        <w:rPr>
          <w:rFonts w:cs="Arial"/>
        </w:rPr>
      </w:pPr>
      <w:hyperlink r:id="rId696" w:history="1">
        <w:r w:rsidRPr="008D2BE2">
          <w:rPr>
            <w:rStyle w:val="Hyperlink"/>
            <w:rFonts w:cs="Arial"/>
          </w:rPr>
          <w:t>https://www.microsoft.com/en-us/research/wp-content/uploads/2011/04/Bell_Origin_of_the_Computer_History_Museum_v2.pdf</w:t>
        </w:r>
      </w:hyperlink>
    </w:p>
    <w:p w14:paraId="2476F199" w14:textId="77777777" w:rsidR="005D52BE" w:rsidRDefault="005D52BE" w:rsidP="00B900C6">
      <w:pPr>
        <w:rPr>
          <w:rFonts w:cs="Arial"/>
        </w:rPr>
      </w:pPr>
    </w:p>
    <w:p w14:paraId="3965D529" w14:textId="30B343B5" w:rsidR="001F2125" w:rsidRDefault="00993C0B" w:rsidP="00993C0B">
      <w:pPr>
        <w:pStyle w:val="Heading3"/>
      </w:pPr>
      <w:bookmarkStart w:id="236" w:name="_Toc193914492"/>
      <w:r>
        <w:t>“Quarter Past” – Gamer Interest</w:t>
      </w:r>
      <w:bookmarkEnd w:id="236"/>
    </w:p>
    <w:p w14:paraId="12625B1C" w14:textId="77777777" w:rsidR="00993C0B" w:rsidRDefault="00993C0B" w:rsidP="00993C0B">
      <w:pPr>
        <w:pStyle w:val="NormalWeb"/>
        <w:spacing w:before="0" w:beforeAutospacing="0" w:after="0" w:afterAutospacing="0"/>
      </w:pPr>
      <w:r>
        <w:rPr>
          <w:rFonts w:ascii="Arial" w:hAnsi="Arial" w:cs="Arial"/>
          <w:color w:val="000000"/>
          <w:sz w:val="22"/>
          <w:szCs w:val="22"/>
        </w:rPr>
        <w:t>Quarter Past</w:t>
      </w:r>
    </w:p>
    <w:p w14:paraId="624DF625" w14:textId="77777777" w:rsidR="00993C0B" w:rsidRDefault="00993C0B" w:rsidP="00993C0B">
      <w:pPr>
        <w:pStyle w:val="NormalWeb"/>
        <w:spacing w:before="0" w:beforeAutospacing="0" w:after="0" w:afterAutospacing="0"/>
      </w:pPr>
      <w:r>
        <w:rPr>
          <w:rFonts w:ascii="Arial" w:hAnsi="Arial" w:cs="Arial"/>
          <w:b/>
          <w:bCs/>
          <w:color w:val="000000"/>
          <w:sz w:val="22"/>
          <w:szCs w:val="22"/>
        </w:rPr>
        <w:t>email</w:t>
      </w:r>
      <w:r>
        <w:rPr>
          <w:rFonts w:ascii="Arial" w:hAnsi="Arial" w:cs="Arial"/>
          <w:color w:val="000000"/>
          <w:sz w:val="22"/>
          <w:szCs w:val="22"/>
        </w:rPr>
        <w:t xml:space="preserve">: </w:t>
      </w:r>
      <w:hyperlink r:id="rId697" w:history="1">
        <w:r>
          <w:rPr>
            <w:rStyle w:val="Hyperlink"/>
            <w:rFonts w:ascii="Arial" w:hAnsi="Arial" w:cs="Arial"/>
            <w:color w:val="1155CC"/>
            <w:sz w:val="22"/>
            <w:szCs w:val="22"/>
          </w:rPr>
          <w:t>quarterpast83@gmail.com</w:t>
        </w:r>
      </w:hyperlink>
    </w:p>
    <w:p w14:paraId="63E8D363" w14:textId="77777777" w:rsidR="00993C0B" w:rsidRDefault="00993C0B" w:rsidP="00993C0B">
      <w:pPr>
        <w:pStyle w:val="NormalWeb"/>
        <w:spacing w:before="0" w:beforeAutospacing="0" w:after="0" w:afterAutospacing="0"/>
      </w:pPr>
      <w:r>
        <w:rPr>
          <w:rFonts w:ascii="Arial" w:hAnsi="Arial" w:cs="Arial"/>
          <w:b/>
          <w:bCs/>
          <w:color w:val="000000"/>
          <w:sz w:val="22"/>
          <w:szCs w:val="22"/>
        </w:rPr>
        <w:t>twitter</w:t>
      </w:r>
      <w:r>
        <w:rPr>
          <w:rFonts w:ascii="Arial" w:hAnsi="Arial" w:cs="Arial"/>
          <w:color w:val="000000"/>
          <w:sz w:val="22"/>
          <w:szCs w:val="22"/>
        </w:rPr>
        <w:t>: @quarterpast83</w:t>
      </w:r>
    </w:p>
    <w:p w14:paraId="68394DF8" w14:textId="77777777" w:rsidR="00993C0B" w:rsidRPr="00993C0B" w:rsidRDefault="00993C0B" w:rsidP="00993C0B"/>
    <w:p w14:paraId="140B7DAF" w14:textId="26213341" w:rsidR="00993C0B" w:rsidRDefault="00993C0B" w:rsidP="00B900C6">
      <w:pPr>
        <w:rPr>
          <w:rFonts w:cs="Arial"/>
        </w:rPr>
      </w:pPr>
      <w:hyperlink r:id="rId698" w:history="1">
        <w:r w:rsidRPr="00BB1DEB">
          <w:rPr>
            <w:rStyle w:val="Hyperlink"/>
            <w:rFonts w:cs="Arial"/>
          </w:rPr>
          <w:t>https://docs.google.com/document/d/1oShwPtpF1ALJc1eK2arvDb6my5ezY5qZYWNhY9dXLPc/edit</w:t>
        </w:r>
      </w:hyperlink>
    </w:p>
    <w:p w14:paraId="407F4579" w14:textId="77777777" w:rsidR="00993C0B" w:rsidRDefault="00993C0B" w:rsidP="00B900C6">
      <w:pPr>
        <w:rPr>
          <w:rFonts w:cs="Arial"/>
        </w:rPr>
      </w:pPr>
    </w:p>
    <w:p w14:paraId="437152F4" w14:textId="77777777" w:rsidR="00993C0B" w:rsidRDefault="00993C0B" w:rsidP="00993C0B">
      <w:pPr>
        <w:pStyle w:val="NormalWeb"/>
        <w:spacing w:before="0" w:beforeAutospacing="0" w:after="60" w:afterAutospacing="0"/>
      </w:pPr>
      <w:r>
        <w:rPr>
          <w:rFonts w:ascii="Arial" w:hAnsi="Arial" w:cs="Arial"/>
          <w:color w:val="000000"/>
          <w:sz w:val="52"/>
          <w:szCs w:val="52"/>
        </w:rPr>
        <w:t>Bouncing Ball</w:t>
      </w:r>
    </w:p>
    <w:p w14:paraId="6D883BF4" w14:textId="77777777" w:rsidR="00993C0B" w:rsidRDefault="00993C0B" w:rsidP="00993C0B">
      <w:pPr>
        <w:pStyle w:val="NormalWeb"/>
        <w:spacing w:before="0" w:beforeAutospacing="0" w:after="320" w:afterAutospacing="0"/>
      </w:pPr>
      <w:r>
        <w:rPr>
          <w:rFonts w:ascii="Arial" w:hAnsi="Arial" w:cs="Arial"/>
          <w:color w:val="666666"/>
          <w:sz w:val="30"/>
          <w:szCs w:val="30"/>
        </w:rPr>
        <w:t>Review of historiography and primary sources of WWI program</w:t>
      </w:r>
    </w:p>
    <w:p w14:paraId="12CA0D44" w14:textId="77777777" w:rsidR="00993C0B" w:rsidRDefault="00993C0B" w:rsidP="00993C0B">
      <w:r>
        <w:t>Preface</w:t>
      </w:r>
    </w:p>
    <w:p w14:paraId="6C6BB694" w14:textId="77777777" w:rsidR="00993C0B" w:rsidRDefault="00993C0B" w:rsidP="00993C0B">
      <w:pPr>
        <w:pStyle w:val="NormalWeb"/>
        <w:spacing w:before="0" w:beforeAutospacing="0" w:after="0" w:afterAutospacing="0"/>
      </w:pPr>
      <w:r>
        <w:rPr>
          <w:rFonts w:ascii="Arial" w:hAnsi="Arial" w:cs="Arial"/>
          <w:color w:val="000000"/>
          <w:sz w:val="22"/>
          <w:szCs w:val="22"/>
        </w:rPr>
        <w:t>This is a compilation of all known references to a program called Bouncing Ball written for MIT’s Whirlwind I computer. It is written mostly for my own edification in the future when I have forgotten most of these details and wish to continue researching the topic. Anyone with an interest in the subject is welcome to use and share this information. I’d be grateful to hear of any additional unearthed details from such efforts.</w:t>
      </w:r>
    </w:p>
    <w:p w14:paraId="3FC7A93A" w14:textId="14E67942" w:rsidR="00993C0B" w:rsidRDefault="00993C0B" w:rsidP="00B900C6">
      <w:pPr>
        <w:rPr>
          <w:rFonts w:cs="Arial"/>
        </w:rPr>
      </w:pPr>
      <w:r>
        <w:rPr>
          <w:rFonts w:cs="Arial"/>
        </w:rPr>
        <w:t xml:space="preserve">  […]</w:t>
      </w:r>
    </w:p>
    <w:p w14:paraId="365B1714" w14:textId="77777777" w:rsidR="00993C0B" w:rsidRDefault="00993C0B" w:rsidP="00B900C6">
      <w:pPr>
        <w:rPr>
          <w:rFonts w:cs="Arial"/>
        </w:rPr>
      </w:pPr>
    </w:p>
    <w:p w14:paraId="5C3BEE7F" w14:textId="77777777" w:rsidR="00835BAD" w:rsidRDefault="00835BAD" w:rsidP="00835BAD">
      <w:pPr>
        <w:pStyle w:val="Heading1"/>
      </w:pPr>
      <w:bookmarkStart w:id="237" w:name="_Toc193914493"/>
      <w:r>
        <w:t>Reading Queue</w:t>
      </w:r>
      <w:bookmarkEnd w:id="237"/>
    </w:p>
    <w:p w14:paraId="4B4975E0" w14:textId="4E74D502" w:rsidR="00835BAD" w:rsidRDefault="00835BAD" w:rsidP="00B900C6">
      <w:pPr>
        <w:rPr>
          <w:rFonts w:cs="Arial"/>
        </w:rPr>
      </w:pPr>
    </w:p>
    <w:p w14:paraId="731C87DD" w14:textId="1CDF5BAE" w:rsidR="00320691" w:rsidRDefault="00320691" w:rsidP="00B900C6">
      <w:pPr>
        <w:rPr>
          <w:rFonts w:cs="Arial"/>
        </w:rPr>
      </w:pPr>
      <w:r>
        <w:rPr>
          <w:rFonts w:cs="Arial"/>
        </w:rPr>
        <w:t>Real Time Computing</w:t>
      </w:r>
    </w:p>
    <w:p w14:paraId="37B7C0EF" w14:textId="77777777" w:rsidR="00320691" w:rsidRPr="00320691" w:rsidRDefault="00320691" w:rsidP="00320691">
      <w:pPr>
        <w:ind w:left="720"/>
        <w:rPr>
          <w:rFonts w:cs="Arial"/>
        </w:rPr>
      </w:pPr>
      <w:r w:rsidRPr="00320691">
        <w:rPr>
          <w:rFonts w:cs="Arial"/>
        </w:rPr>
        <w:t>Programming real-time computer systems. -</w:t>
      </w:r>
    </w:p>
    <w:p w14:paraId="0E93ABD7" w14:textId="644DE033" w:rsidR="00320691" w:rsidRPr="00320691" w:rsidRDefault="00320691" w:rsidP="00320691">
      <w:pPr>
        <w:ind w:left="720"/>
        <w:rPr>
          <w:rFonts w:cs="Arial"/>
        </w:rPr>
      </w:pPr>
      <w:r w:rsidRPr="00320691">
        <w:rPr>
          <w:rFonts w:cs="Arial"/>
        </w:rPr>
        <w:t>By</w:t>
      </w:r>
      <w:r>
        <w:rPr>
          <w:rFonts w:cs="Arial"/>
        </w:rPr>
        <w:t xml:space="preserve">: </w:t>
      </w:r>
      <w:r w:rsidRPr="00320691">
        <w:rPr>
          <w:rFonts w:cs="Arial"/>
        </w:rPr>
        <w:t xml:space="preserve">    Martin, James, 1933-</w:t>
      </w:r>
    </w:p>
    <w:p w14:paraId="1C92C0EE" w14:textId="3BD48DBA" w:rsidR="00320691" w:rsidRPr="00320691" w:rsidRDefault="00320691" w:rsidP="00320691">
      <w:pPr>
        <w:ind w:left="720"/>
        <w:rPr>
          <w:rFonts w:cs="Arial"/>
        </w:rPr>
      </w:pPr>
      <w:r w:rsidRPr="00320691">
        <w:rPr>
          <w:rFonts w:cs="Arial"/>
        </w:rPr>
        <w:t>Publication date</w:t>
      </w:r>
      <w:r>
        <w:rPr>
          <w:rFonts w:cs="Arial"/>
        </w:rPr>
        <w:t xml:space="preserve">: </w:t>
      </w:r>
      <w:r w:rsidRPr="00320691">
        <w:rPr>
          <w:rFonts w:cs="Arial"/>
        </w:rPr>
        <w:t xml:space="preserve">    1965 </w:t>
      </w:r>
    </w:p>
    <w:p w14:paraId="63F69593" w14:textId="10F90229" w:rsidR="00320691" w:rsidRPr="00320691" w:rsidRDefault="00320691" w:rsidP="00320691">
      <w:pPr>
        <w:ind w:left="720"/>
        <w:rPr>
          <w:rFonts w:cs="Arial"/>
        </w:rPr>
      </w:pPr>
      <w:r w:rsidRPr="00320691">
        <w:rPr>
          <w:rFonts w:cs="Arial"/>
        </w:rPr>
        <w:t>Topics</w:t>
      </w:r>
      <w:r>
        <w:rPr>
          <w:rFonts w:cs="Arial"/>
        </w:rPr>
        <w:t xml:space="preserve">: </w:t>
      </w:r>
      <w:r w:rsidRPr="00320691">
        <w:rPr>
          <w:rFonts w:cs="Arial"/>
        </w:rPr>
        <w:t xml:space="preserve">    Real-time data processing</w:t>
      </w:r>
    </w:p>
    <w:p w14:paraId="2F9074DB" w14:textId="60B4BE65" w:rsidR="00320691" w:rsidRPr="00320691" w:rsidRDefault="00320691" w:rsidP="00320691">
      <w:pPr>
        <w:ind w:left="720"/>
        <w:rPr>
          <w:rFonts w:cs="Arial"/>
        </w:rPr>
      </w:pPr>
      <w:r w:rsidRPr="00320691">
        <w:rPr>
          <w:rFonts w:cs="Arial"/>
        </w:rPr>
        <w:t>Publisher</w:t>
      </w:r>
      <w:r>
        <w:rPr>
          <w:rFonts w:cs="Arial"/>
        </w:rPr>
        <w:t xml:space="preserve">: </w:t>
      </w:r>
      <w:r w:rsidRPr="00320691">
        <w:rPr>
          <w:rFonts w:cs="Arial"/>
        </w:rPr>
        <w:t xml:space="preserve">    Englewood Cliffs, N.J.: Prentice-Hall</w:t>
      </w:r>
    </w:p>
    <w:p w14:paraId="3FCCEF50" w14:textId="4DD432FC" w:rsidR="00320691" w:rsidRDefault="00320691" w:rsidP="00320691">
      <w:pPr>
        <w:ind w:left="720"/>
        <w:rPr>
          <w:rFonts w:cs="Arial"/>
        </w:rPr>
      </w:pPr>
      <w:r w:rsidRPr="00320691">
        <w:rPr>
          <w:rFonts w:cs="Arial"/>
        </w:rPr>
        <w:t>Collection</w:t>
      </w:r>
      <w:r>
        <w:rPr>
          <w:rFonts w:cs="Arial"/>
        </w:rPr>
        <w:t xml:space="preserve">: </w:t>
      </w:r>
      <w:r w:rsidRPr="00320691">
        <w:rPr>
          <w:rFonts w:cs="Arial"/>
        </w:rPr>
        <w:t xml:space="preserve">    </w:t>
      </w:r>
      <w:proofErr w:type="spellStart"/>
      <w:r w:rsidRPr="00320691">
        <w:rPr>
          <w:rFonts w:cs="Arial"/>
        </w:rPr>
        <w:t>inlibrary</w:t>
      </w:r>
      <w:proofErr w:type="spellEnd"/>
      <w:r w:rsidRPr="00320691">
        <w:rPr>
          <w:rFonts w:cs="Arial"/>
        </w:rPr>
        <w:t xml:space="preserve">; </w:t>
      </w:r>
      <w:proofErr w:type="spellStart"/>
      <w:r w:rsidRPr="00320691">
        <w:rPr>
          <w:rFonts w:cs="Arial"/>
        </w:rPr>
        <w:t>printdisabled</w:t>
      </w:r>
      <w:proofErr w:type="spellEnd"/>
      <w:r w:rsidRPr="00320691">
        <w:rPr>
          <w:rFonts w:cs="Arial"/>
        </w:rPr>
        <w:t xml:space="preserve">; </w:t>
      </w:r>
      <w:proofErr w:type="spellStart"/>
      <w:r w:rsidRPr="00320691">
        <w:rPr>
          <w:rFonts w:cs="Arial"/>
        </w:rPr>
        <w:t>trent_university</w:t>
      </w:r>
      <w:proofErr w:type="spellEnd"/>
      <w:r w:rsidRPr="00320691">
        <w:rPr>
          <w:rFonts w:cs="Arial"/>
        </w:rPr>
        <w:t>;</w:t>
      </w:r>
    </w:p>
    <w:p w14:paraId="57CCBAAB" w14:textId="3CCD0FAC" w:rsidR="00320691" w:rsidRDefault="00320691" w:rsidP="00320691">
      <w:pPr>
        <w:ind w:left="720"/>
        <w:rPr>
          <w:rFonts w:cs="Arial"/>
        </w:rPr>
      </w:pPr>
      <w:hyperlink r:id="rId699" w:history="1">
        <w:r w:rsidRPr="00F571C2">
          <w:rPr>
            <w:rStyle w:val="Hyperlink"/>
            <w:rFonts w:cs="Arial"/>
          </w:rPr>
          <w:t>https://archive.org/details/programmingrealt0000mart/mode/2up</w:t>
        </w:r>
      </w:hyperlink>
    </w:p>
    <w:p w14:paraId="6F7306C1" w14:textId="77777777" w:rsidR="00320691" w:rsidRDefault="00320691" w:rsidP="00B900C6">
      <w:pPr>
        <w:rPr>
          <w:rFonts w:cs="Arial"/>
        </w:rPr>
      </w:pPr>
    </w:p>
    <w:p w14:paraId="7A3FF14B" w14:textId="5AB4CA86" w:rsidR="005D52BE" w:rsidRDefault="005D52BE" w:rsidP="00B900C6">
      <w:pPr>
        <w:rPr>
          <w:rFonts w:cs="Arial"/>
        </w:rPr>
      </w:pPr>
      <w:r>
        <w:rPr>
          <w:rFonts w:cs="Arial"/>
        </w:rPr>
        <w:lastRenderedPageBreak/>
        <w:t>Dr John Atanasoff lecture to Computer Museum in Nov 1980, introduced by Gordon Bell</w:t>
      </w:r>
    </w:p>
    <w:p w14:paraId="5488CF22" w14:textId="164D998F" w:rsidR="005D52BE" w:rsidRDefault="005D52BE" w:rsidP="00B900C6">
      <w:pPr>
        <w:rPr>
          <w:rFonts w:cs="Arial"/>
        </w:rPr>
      </w:pPr>
      <w:hyperlink r:id="rId700" w:history="1">
        <w:r w:rsidRPr="008D2BE2">
          <w:rPr>
            <w:rStyle w:val="Hyperlink"/>
            <w:rFonts w:cs="Arial"/>
          </w:rPr>
          <w:t>https://www.youtube.com/watch?v=Yxrcp1QSPvw</w:t>
        </w:r>
      </w:hyperlink>
    </w:p>
    <w:p w14:paraId="315B7C6D" w14:textId="77777777" w:rsidR="005D52BE" w:rsidRDefault="005D52BE" w:rsidP="00B900C6">
      <w:pPr>
        <w:rPr>
          <w:rFonts w:cs="Arial"/>
        </w:rPr>
      </w:pPr>
    </w:p>
    <w:p w14:paraId="0C917CB4" w14:textId="77777777" w:rsidR="00751783" w:rsidRDefault="00751783" w:rsidP="00B900C6">
      <w:pPr>
        <w:rPr>
          <w:rFonts w:cs="Arial"/>
        </w:rPr>
      </w:pPr>
    </w:p>
    <w:p w14:paraId="37A75B4D" w14:textId="77777777" w:rsidR="00751783" w:rsidRDefault="00751783" w:rsidP="00B900C6">
      <w:pPr>
        <w:rPr>
          <w:rFonts w:cs="Arial"/>
        </w:rPr>
      </w:pPr>
    </w:p>
    <w:p w14:paraId="3F3132FA" w14:textId="77777777" w:rsidR="005034DD" w:rsidRPr="005034DD" w:rsidRDefault="005034DD" w:rsidP="005034DD">
      <w:pPr>
        <w:spacing w:before="0" w:after="0"/>
        <w:rPr>
          <w:rFonts w:ascii="Times New Roman" w:hAnsi="Times New Roman"/>
          <w:sz w:val="24"/>
        </w:rPr>
      </w:pPr>
      <w:r w:rsidRPr="005034DD">
        <w:rPr>
          <w:rFonts w:ascii="Times New Roman" w:hAnsi="Times New Roman"/>
          <w:sz w:val="24"/>
        </w:rP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8506"/>
      </w:tblGrid>
      <w:tr w:rsidR="005034DD" w:rsidRPr="005034DD" w14:paraId="10D0AFBC" w14:textId="77777777" w:rsidTr="005034DD">
        <w:trPr>
          <w:tblCellSpacing w:w="0" w:type="dxa"/>
        </w:trPr>
        <w:tc>
          <w:tcPr>
            <w:tcW w:w="0" w:type="auto"/>
            <w:noWrap/>
            <w:hideMark/>
          </w:tcPr>
          <w:p w14:paraId="5D7D6EE5" w14:textId="77777777" w:rsidR="005034DD" w:rsidRPr="005034DD" w:rsidRDefault="005034DD" w:rsidP="005034DD">
            <w:pPr>
              <w:spacing w:before="0" w:after="0"/>
              <w:jc w:val="right"/>
              <w:rPr>
                <w:rFonts w:ascii="Times New Roman" w:hAnsi="Times New Roman"/>
                <w:b/>
                <w:bCs/>
                <w:sz w:val="24"/>
              </w:rPr>
            </w:pPr>
            <w:r w:rsidRPr="005034DD">
              <w:rPr>
                <w:rFonts w:ascii="Times New Roman" w:hAnsi="Times New Roman"/>
                <w:b/>
                <w:bCs/>
                <w:sz w:val="24"/>
              </w:rPr>
              <w:t xml:space="preserve">Subject: </w:t>
            </w:r>
          </w:p>
        </w:tc>
        <w:tc>
          <w:tcPr>
            <w:tcW w:w="0" w:type="auto"/>
            <w:vAlign w:val="center"/>
            <w:hideMark/>
          </w:tcPr>
          <w:p w14:paraId="30142B5F" w14:textId="77777777" w:rsidR="005034DD" w:rsidRPr="005034DD" w:rsidRDefault="005034DD" w:rsidP="005034DD">
            <w:pPr>
              <w:spacing w:before="0" w:after="0"/>
              <w:rPr>
                <w:rFonts w:ascii="Times New Roman" w:hAnsi="Times New Roman"/>
                <w:sz w:val="24"/>
              </w:rPr>
            </w:pPr>
            <w:r w:rsidRPr="005034DD">
              <w:rPr>
                <w:rFonts w:ascii="Times New Roman" w:hAnsi="Times New Roman"/>
                <w:sz w:val="24"/>
              </w:rPr>
              <w:t>RE: early history of programming</w:t>
            </w:r>
          </w:p>
        </w:tc>
      </w:tr>
      <w:tr w:rsidR="005034DD" w:rsidRPr="005034DD" w14:paraId="71C19726" w14:textId="77777777" w:rsidTr="005034DD">
        <w:trPr>
          <w:tblCellSpacing w:w="0" w:type="dxa"/>
        </w:trPr>
        <w:tc>
          <w:tcPr>
            <w:tcW w:w="0" w:type="auto"/>
            <w:noWrap/>
            <w:hideMark/>
          </w:tcPr>
          <w:p w14:paraId="30F27911" w14:textId="77777777" w:rsidR="005034DD" w:rsidRPr="005034DD" w:rsidRDefault="005034DD" w:rsidP="005034DD">
            <w:pPr>
              <w:spacing w:before="0" w:after="0"/>
              <w:jc w:val="right"/>
              <w:rPr>
                <w:rFonts w:ascii="Times New Roman" w:hAnsi="Times New Roman"/>
                <w:b/>
                <w:bCs/>
                <w:sz w:val="24"/>
              </w:rPr>
            </w:pPr>
            <w:r w:rsidRPr="005034DD">
              <w:rPr>
                <w:rFonts w:ascii="Times New Roman" w:hAnsi="Times New Roman"/>
                <w:b/>
                <w:bCs/>
                <w:sz w:val="24"/>
              </w:rPr>
              <w:t xml:space="preserve">Date: </w:t>
            </w:r>
          </w:p>
        </w:tc>
        <w:tc>
          <w:tcPr>
            <w:tcW w:w="0" w:type="auto"/>
            <w:vAlign w:val="center"/>
            <w:hideMark/>
          </w:tcPr>
          <w:p w14:paraId="611B5CBD" w14:textId="77777777" w:rsidR="005034DD" w:rsidRPr="005034DD" w:rsidRDefault="005034DD" w:rsidP="005034DD">
            <w:pPr>
              <w:spacing w:before="0" w:after="0"/>
              <w:rPr>
                <w:rFonts w:ascii="Times New Roman" w:hAnsi="Times New Roman"/>
                <w:sz w:val="24"/>
              </w:rPr>
            </w:pPr>
            <w:r w:rsidRPr="005034DD">
              <w:rPr>
                <w:rFonts w:ascii="Times New Roman" w:hAnsi="Times New Roman"/>
                <w:sz w:val="24"/>
              </w:rPr>
              <w:t>Thu, 5 Apr 2018 16:11:13 -0500</w:t>
            </w:r>
          </w:p>
        </w:tc>
      </w:tr>
      <w:tr w:rsidR="005034DD" w:rsidRPr="005034DD" w14:paraId="443B9273" w14:textId="77777777" w:rsidTr="005034DD">
        <w:trPr>
          <w:tblCellSpacing w:w="0" w:type="dxa"/>
        </w:trPr>
        <w:tc>
          <w:tcPr>
            <w:tcW w:w="0" w:type="auto"/>
            <w:noWrap/>
            <w:hideMark/>
          </w:tcPr>
          <w:p w14:paraId="2AD07A80" w14:textId="77777777" w:rsidR="005034DD" w:rsidRPr="005034DD" w:rsidRDefault="005034DD" w:rsidP="005034DD">
            <w:pPr>
              <w:spacing w:before="0" w:after="0"/>
              <w:jc w:val="right"/>
              <w:rPr>
                <w:rFonts w:ascii="Times New Roman" w:hAnsi="Times New Roman"/>
                <w:b/>
                <w:bCs/>
                <w:sz w:val="24"/>
              </w:rPr>
            </w:pPr>
            <w:r w:rsidRPr="005034DD">
              <w:rPr>
                <w:rFonts w:ascii="Times New Roman" w:hAnsi="Times New Roman"/>
                <w:b/>
                <w:bCs/>
                <w:sz w:val="24"/>
              </w:rPr>
              <w:t xml:space="preserve">From: </w:t>
            </w:r>
          </w:p>
        </w:tc>
        <w:tc>
          <w:tcPr>
            <w:tcW w:w="0" w:type="auto"/>
            <w:vAlign w:val="center"/>
            <w:hideMark/>
          </w:tcPr>
          <w:p w14:paraId="1AF85758" w14:textId="77777777" w:rsidR="005034DD" w:rsidRPr="005034DD" w:rsidRDefault="005034DD" w:rsidP="005034DD">
            <w:pPr>
              <w:spacing w:before="0" w:after="0"/>
              <w:rPr>
                <w:rFonts w:ascii="Times New Roman" w:hAnsi="Times New Roman"/>
                <w:sz w:val="24"/>
              </w:rPr>
            </w:pPr>
            <w:r w:rsidRPr="005034DD">
              <w:rPr>
                <w:rFonts w:ascii="Times New Roman" w:hAnsi="Times New Roman"/>
                <w:sz w:val="24"/>
              </w:rPr>
              <w:t>Thomas Haigh &lt;thomas.haigh@gmail.com&gt;</w:t>
            </w:r>
          </w:p>
        </w:tc>
      </w:tr>
      <w:tr w:rsidR="005034DD" w:rsidRPr="005034DD" w14:paraId="26AD69F8" w14:textId="77777777" w:rsidTr="005034DD">
        <w:trPr>
          <w:tblCellSpacing w:w="0" w:type="dxa"/>
        </w:trPr>
        <w:tc>
          <w:tcPr>
            <w:tcW w:w="0" w:type="auto"/>
            <w:noWrap/>
            <w:hideMark/>
          </w:tcPr>
          <w:p w14:paraId="3C6E2A8E" w14:textId="77777777" w:rsidR="005034DD" w:rsidRPr="005034DD" w:rsidRDefault="005034DD" w:rsidP="005034DD">
            <w:pPr>
              <w:spacing w:before="0" w:after="0"/>
              <w:jc w:val="right"/>
              <w:rPr>
                <w:rFonts w:ascii="Times New Roman" w:hAnsi="Times New Roman"/>
                <w:b/>
                <w:bCs/>
                <w:sz w:val="24"/>
              </w:rPr>
            </w:pPr>
            <w:r w:rsidRPr="005034DD">
              <w:rPr>
                <w:rFonts w:ascii="Times New Roman" w:hAnsi="Times New Roman"/>
                <w:b/>
                <w:bCs/>
                <w:sz w:val="24"/>
              </w:rPr>
              <w:t xml:space="preserve">To: </w:t>
            </w:r>
          </w:p>
        </w:tc>
        <w:tc>
          <w:tcPr>
            <w:tcW w:w="0" w:type="auto"/>
            <w:vAlign w:val="center"/>
            <w:hideMark/>
          </w:tcPr>
          <w:p w14:paraId="69636F30" w14:textId="77777777" w:rsidR="005034DD" w:rsidRPr="005034DD" w:rsidRDefault="005034DD" w:rsidP="005034DD">
            <w:pPr>
              <w:spacing w:before="0" w:after="0"/>
              <w:rPr>
                <w:rFonts w:ascii="Times New Roman" w:hAnsi="Times New Roman"/>
                <w:sz w:val="24"/>
              </w:rPr>
            </w:pPr>
            <w:r w:rsidRPr="005034DD">
              <w:rPr>
                <w:rFonts w:ascii="Times New Roman" w:hAnsi="Times New Roman"/>
                <w:sz w:val="24"/>
              </w:rPr>
              <w:t>'Guy Fedorkow' &lt;guy.fedorkow@gmail.com&gt;, 'Mark Priestley' &lt;m.priestley@gmail.com&gt;</w:t>
            </w:r>
          </w:p>
        </w:tc>
      </w:tr>
      <w:tr w:rsidR="005034DD" w:rsidRPr="005034DD" w14:paraId="143D6A9F" w14:textId="77777777" w:rsidTr="005034DD">
        <w:trPr>
          <w:tblCellSpacing w:w="0" w:type="dxa"/>
        </w:trPr>
        <w:tc>
          <w:tcPr>
            <w:tcW w:w="0" w:type="auto"/>
            <w:noWrap/>
            <w:hideMark/>
          </w:tcPr>
          <w:p w14:paraId="65C7074A" w14:textId="77777777" w:rsidR="005034DD" w:rsidRPr="005034DD" w:rsidRDefault="005034DD" w:rsidP="005034DD">
            <w:pPr>
              <w:spacing w:before="0" w:after="0"/>
              <w:jc w:val="right"/>
              <w:rPr>
                <w:rFonts w:ascii="Times New Roman" w:hAnsi="Times New Roman"/>
                <w:b/>
                <w:bCs/>
                <w:sz w:val="24"/>
              </w:rPr>
            </w:pPr>
            <w:r w:rsidRPr="005034DD">
              <w:rPr>
                <w:rFonts w:ascii="Times New Roman" w:hAnsi="Times New Roman"/>
                <w:b/>
                <w:bCs/>
                <w:sz w:val="24"/>
              </w:rPr>
              <w:t xml:space="preserve">CC: </w:t>
            </w:r>
          </w:p>
        </w:tc>
        <w:tc>
          <w:tcPr>
            <w:tcW w:w="0" w:type="auto"/>
            <w:vAlign w:val="center"/>
            <w:hideMark/>
          </w:tcPr>
          <w:p w14:paraId="1F6F8491" w14:textId="77777777" w:rsidR="005034DD" w:rsidRPr="005034DD" w:rsidRDefault="005034DD" w:rsidP="005034DD">
            <w:pPr>
              <w:spacing w:before="0" w:after="0"/>
              <w:rPr>
                <w:rFonts w:ascii="Times New Roman" w:hAnsi="Times New Roman"/>
                <w:sz w:val="24"/>
              </w:rPr>
            </w:pPr>
            <w:r w:rsidRPr="005034DD">
              <w:rPr>
                <w:rFonts w:ascii="Times New Roman" w:hAnsi="Times New Roman"/>
                <w:sz w:val="24"/>
              </w:rPr>
              <w:t>'David C. Brock' &lt;dbrock@computerhistory.org&gt;</w:t>
            </w:r>
          </w:p>
        </w:tc>
      </w:tr>
    </w:tbl>
    <w:p w14:paraId="1330153B" w14:textId="77777777" w:rsidR="005034DD" w:rsidRPr="005034DD" w:rsidRDefault="005034DD" w:rsidP="005034DD">
      <w:pPr>
        <w:spacing w:before="0" w:after="240"/>
        <w:rPr>
          <w:rFonts w:ascii="Times New Roman" w:hAnsi="Times New Roman"/>
          <w:sz w:val="24"/>
        </w:rPr>
      </w:pPr>
    </w:p>
    <w:p w14:paraId="36AB2624"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Hello Guy,</w:t>
      </w:r>
    </w:p>
    <w:p w14:paraId="5EE30546"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464E323C"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There is probably not a single place you can go for an overview of what early programmers actually did.</w:t>
      </w:r>
    </w:p>
    <w:p w14:paraId="40E9FF8A"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6BFD1F81"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 xml:space="preserve">The best in-depth sources on early programming practice are the three articles that Martin Campbell-Kelly published on the Pilot Ace, EDSAC, and Manchester Mark 1 around 1980 in Annals. Those give a good sense of how things were approached, integrating discussion of instruction sets and formats, tools, and practices. EDSAC is particularly interesting for its system of "initial orders." </w:t>
      </w:r>
    </w:p>
    <w:p w14:paraId="68AE97EA"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0D06D62F"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 xml:space="preserve">Mark's book _A Science of Operations_ gives a big picture discussion that might be useful. Maarten </w:t>
      </w:r>
      <w:proofErr w:type="spellStart"/>
      <w:r w:rsidRPr="005034DD">
        <w:rPr>
          <w:rFonts w:ascii="Courier New" w:hAnsi="Courier New" w:cs="Courier New"/>
          <w:szCs w:val="20"/>
        </w:rPr>
        <w:t>Bullynck</w:t>
      </w:r>
      <w:proofErr w:type="spellEnd"/>
      <w:r w:rsidRPr="005034DD">
        <w:rPr>
          <w:rFonts w:ascii="Courier New" w:hAnsi="Courier New" w:cs="Courier New"/>
          <w:szCs w:val="20"/>
        </w:rPr>
        <w:t xml:space="preserve"> has a chapter on the early development of operating systems (which would include assemblers, linkers, etc.). I do not think it is published yet, but you might ask him for a draft. Knuth and Prado's chapter "The early development of programming languages" in A History of Computing in the Twentieth Century would also be useful as a roundup of early tools.</w:t>
      </w:r>
    </w:p>
    <w:p w14:paraId="5A538B4F"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5214456B"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Nathaniel Rochester of IBM is usually said to have developed the first symbolic assembler, and I've repeated this claim myself though I have never dug in to find out exactly what it could do.</w:t>
      </w:r>
    </w:p>
    <w:p w14:paraId="6EB7ED0A"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210D8A4D"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For primary sources, the series of "Planning and Coding" reports from the IAS group gives you a sense of how people were thinking, though as Mark and MCK both point out that group hadn't got as far in thinking through how the computer itself could help with code relocation, etc. as the EDSAC group.</w:t>
      </w:r>
    </w:p>
    <w:p w14:paraId="1F7F7495"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77A82BFA"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If you want to dig deeper to see what other groups are doing, you could look into the SHARE group records at CBI and the Library of Congress, which would give information and code for the assemblers and other tools used with the IBM 705 a little later. There are some CBI records on PACT, which preceded this for the 701, but I don't remember if those give a good sense of what they are actually building.</w:t>
      </w:r>
    </w:p>
    <w:p w14:paraId="09AC0A56"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28154A1A"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t>Best wishes,</w:t>
      </w:r>
    </w:p>
    <w:p w14:paraId="53C89E83"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p>
    <w:p w14:paraId="5275E3FA" w14:textId="77777777" w:rsidR="005034DD" w:rsidRPr="005034DD" w:rsidRDefault="005034DD" w:rsidP="00503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szCs w:val="20"/>
        </w:rPr>
      </w:pPr>
      <w:r w:rsidRPr="005034DD">
        <w:rPr>
          <w:rFonts w:ascii="Courier New" w:hAnsi="Courier New" w:cs="Courier New"/>
          <w:szCs w:val="20"/>
        </w:rPr>
        <w:lastRenderedPageBreak/>
        <w:t>Tom</w:t>
      </w:r>
    </w:p>
    <w:p w14:paraId="21174A15" w14:textId="4DDC5A84" w:rsidR="005034DD" w:rsidRDefault="005034DD" w:rsidP="00B900C6">
      <w:pPr>
        <w:rPr>
          <w:rFonts w:cs="Arial"/>
        </w:rPr>
      </w:pPr>
    </w:p>
    <w:p w14:paraId="198947E2" w14:textId="3791160A" w:rsidR="001D61BC" w:rsidRDefault="001D61BC" w:rsidP="00B900C6">
      <w:pPr>
        <w:rPr>
          <w:rFonts w:cs="Arial"/>
        </w:rPr>
      </w:pPr>
    </w:p>
    <w:p w14:paraId="7ECAAE8A" w14:textId="485D1DA5" w:rsidR="003D3E6B" w:rsidRPr="00171DC2" w:rsidRDefault="003D3E6B" w:rsidP="003D3E6B">
      <w:pPr>
        <w:pStyle w:val="p"/>
        <w:shd w:val="clear" w:color="auto" w:fill="FFFFFF"/>
        <w:spacing w:before="0" w:beforeAutospacing="0" w:after="0" w:afterAutospacing="0"/>
        <w:rPr>
          <w:rFonts w:ascii="Arial" w:hAnsi="Arial" w:cs="Arial"/>
          <w:sz w:val="20"/>
          <w:szCs w:val="20"/>
        </w:rPr>
      </w:pPr>
    </w:p>
    <w:p w14:paraId="374726F9" w14:textId="0BEF0866" w:rsidR="00AA4C97" w:rsidRPr="003E35DB" w:rsidRDefault="00AA4C97" w:rsidP="003D3E6B">
      <w:pPr>
        <w:pStyle w:val="p"/>
        <w:shd w:val="clear" w:color="auto" w:fill="FFFFFF"/>
        <w:spacing w:before="0" w:beforeAutospacing="0" w:after="0" w:afterAutospacing="0"/>
        <w:rPr>
          <w:rFonts w:ascii="Arial" w:hAnsi="Arial" w:cs="Arial"/>
          <w:i/>
          <w:iCs/>
          <w:sz w:val="20"/>
          <w:szCs w:val="20"/>
          <w:u w:val="single"/>
        </w:rPr>
      </w:pPr>
      <w:proofErr w:type="spellStart"/>
      <w:r w:rsidRPr="003E35DB">
        <w:rPr>
          <w:rFonts w:ascii="Arial" w:hAnsi="Arial" w:cs="Arial"/>
          <w:i/>
          <w:iCs/>
          <w:sz w:val="20"/>
          <w:szCs w:val="20"/>
          <w:u w:val="single"/>
        </w:rPr>
        <w:t>Autocode</w:t>
      </w:r>
      <w:proofErr w:type="spellEnd"/>
      <w:r w:rsidRPr="003E35DB">
        <w:rPr>
          <w:rFonts w:ascii="Arial" w:hAnsi="Arial" w:cs="Arial"/>
          <w:i/>
          <w:iCs/>
          <w:sz w:val="20"/>
          <w:szCs w:val="20"/>
          <w:u w:val="single"/>
        </w:rPr>
        <w:t xml:space="preserve"> for Whirlwind</w:t>
      </w:r>
    </w:p>
    <w:p w14:paraId="6C21EEDE" w14:textId="3FA2CE7C" w:rsidR="00171DC2" w:rsidRDefault="00171DC2" w:rsidP="003D3E6B">
      <w:pPr>
        <w:pStyle w:val="p"/>
        <w:shd w:val="clear" w:color="auto" w:fill="FFFFFF"/>
        <w:spacing w:before="0" w:beforeAutospacing="0" w:after="0" w:afterAutospacing="0"/>
        <w:rPr>
          <w:rFonts w:ascii="Arial" w:hAnsi="Arial" w:cs="Arial"/>
          <w:sz w:val="20"/>
          <w:szCs w:val="20"/>
        </w:rPr>
      </w:pPr>
      <w:r w:rsidRPr="00171DC2">
        <w:rPr>
          <w:rFonts w:ascii="Arial" w:hAnsi="Arial" w:cs="Arial"/>
          <w:sz w:val="20"/>
          <w:szCs w:val="20"/>
        </w:rPr>
        <w:t>Written by Jack Gilmore, 1951</w:t>
      </w:r>
    </w:p>
    <w:p w14:paraId="63D85345" w14:textId="002A6E09" w:rsidR="00171DC2" w:rsidRPr="00171DC2" w:rsidRDefault="00171DC2" w:rsidP="003D3E6B">
      <w:pPr>
        <w:pStyle w:val="p"/>
        <w:shd w:val="clear" w:color="auto" w:fill="FFFFFF"/>
        <w:spacing w:before="0" w:beforeAutospacing="0" w:after="0" w:afterAutospacing="0"/>
        <w:rPr>
          <w:rFonts w:ascii="Arial" w:hAnsi="Arial" w:cs="Arial"/>
          <w:sz w:val="20"/>
          <w:szCs w:val="20"/>
        </w:rPr>
      </w:pPr>
      <w:r>
        <w:rPr>
          <w:rFonts w:ascii="Arial" w:hAnsi="Arial" w:cs="Arial"/>
          <w:sz w:val="20"/>
          <w:szCs w:val="20"/>
        </w:rPr>
        <w:t xml:space="preserve">Short description at </w:t>
      </w:r>
      <w:proofErr w:type="spellStart"/>
      <w:r>
        <w:rPr>
          <w:rFonts w:ascii="Arial" w:hAnsi="Arial" w:cs="Arial"/>
          <w:sz w:val="20"/>
          <w:szCs w:val="20"/>
        </w:rPr>
        <w:t>hopl</w:t>
      </w:r>
      <w:proofErr w:type="spellEnd"/>
      <w:r>
        <w:rPr>
          <w:rFonts w:ascii="Arial" w:hAnsi="Arial" w:cs="Arial"/>
          <w:sz w:val="20"/>
          <w:szCs w:val="20"/>
        </w:rPr>
        <w:t xml:space="preserve"> web page</w:t>
      </w:r>
    </w:p>
    <w:p w14:paraId="4EE6E47B" w14:textId="1EBD0A0F" w:rsidR="003D3E6B" w:rsidRDefault="00AA4C97" w:rsidP="001D61BC">
      <w:pPr>
        <w:rPr>
          <w:rFonts w:cs="Arial"/>
        </w:rPr>
      </w:pPr>
      <w:hyperlink r:id="rId701" w:history="1">
        <w:r w:rsidRPr="00800BBC">
          <w:rPr>
            <w:rStyle w:val="Hyperlink"/>
            <w:rFonts w:cs="Arial"/>
          </w:rPr>
          <w:t>http://hopl.info/showlanguage.prx?exp=5256&amp;language=Whirlwind</w:t>
        </w:r>
      </w:hyperlink>
    </w:p>
    <w:p w14:paraId="79282E44" w14:textId="29999A3D" w:rsidR="00AA4C97" w:rsidRDefault="00AA4C97" w:rsidP="001D61BC">
      <w:pPr>
        <w:rPr>
          <w:rFonts w:cs="Arial"/>
        </w:rPr>
      </w:pPr>
    </w:p>
    <w:p w14:paraId="04BED8B3" w14:textId="089C737F" w:rsidR="00AA4C97" w:rsidRDefault="00AA4C97" w:rsidP="001D61BC">
      <w:pPr>
        <w:rPr>
          <w:rFonts w:cs="Arial"/>
        </w:rPr>
      </w:pPr>
    </w:p>
    <w:p w14:paraId="75078C0D" w14:textId="77777777" w:rsidR="007053D7" w:rsidRDefault="007053D7" w:rsidP="001D61BC">
      <w:pPr>
        <w:rPr>
          <w:rFonts w:cs="Arial"/>
        </w:rPr>
      </w:pPr>
    </w:p>
    <w:p w14:paraId="36DC42BB" w14:textId="43B02F61" w:rsidR="007053D7" w:rsidRDefault="007053D7" w:rsidP="001D61BC">
      <w:pPr>
        <w:rPr>
          <w:rFonts w:cs="Arial"/>
        </w:rPr>
      </w:pPr>
      <w:r>
        <w:rPr>
          <w:rFonts w:cs="Arial"/>
        </w:rPr>
        <w:t xml:space="preserve">Looks like there was an Office of Naval Research newsletter that gave status of the various computing projects under way at that time, Whirlwind being just one.  From </w:t>
      </w:r>
      <w:hyperlink r:id="rId702" w:history="1">
        <w:r w:rsidRPr="007B3BF4">
          <w:rPr>
            <w:rStyle w:val="Hyperlink"/>
            <w:rFonts w:cs="Arial"/>
          </w:rPr>
          <w:t>https://en.wikipedia.org/wiki/Talk:Whirlwind_I</w:t>
        </w:r>
      </w:hyperlink>
    </w:p>
    <w:p w14:paraId="270FF987" w14:textId="77777777" w:rsidR="007053D7" w:rsidRDefault="007053D7" w:rsidP="001D61BC">
      <w:pPr>
        <w:rPr>
          <w:rFonts w:cs="Arial"/>
        </w:rPr>
      </w:pPr>
    </w:p>
    <w:p w14:paraId="175AF235" w14:textId="77777777" w:rsidR="007053D7" w:rsidRDefault="007053D7" w:rsidP="007053D7">
      <w:pPr>
        <w:spacing w:before="0" w:after="0"/>
        <w:ind w:left="720"/>
      </w:pPr>
      <w:r>
        <w:rPr>
          <w:rFonts w:hAnsi="Symbol"/>
        </w:rPr>
        <w:t></w:t>
      </w:r>
      <w:r>
        <w:t xml:space="preserve">  </w:t>
      </w:r>
      <w:hyperlink r:id="rId703" w:history="1">
        <w:r>
          <w:rPr>
            <w:rStyle w:val="Hyperlink"/>
            <w:i/>
            <w:iCs/>
          </w:rPr>
          <w:t>"2. Whirlwind I"</w:t>
        </w:r>
      </w:hyperlink>
      <w:r>
        <w:rPr>
          <w:rStyle w:val="HTMLCite"/>
        </w:rPr>
        <w:t xml:space="preserve">. DIGITAL COMPUTER NEWSLETTER. </w:t>
      </w:r>
      <w:r>
        <w:rPr>
          <w:rStyle w:val="HTMLCite"/>
          <w:b/>
          <w:bCs/>
        </w:rPr>
        <w:t>2</w:t>
      </w:r>
      <w:r>
        <w:rPr>
          <w:rStyle w:val="HTMLCite"/>
        </w:rPr>
        <w:t xml:space="preserve"> (1): 1–2. 1950-01-01.</w:t>
      </w:r>
      <w:r>
        <w:t xml:space="preserve"> </w:t>
      </w:r>
    </w:p>
    <w:p w14:paraId="170AA8CF" w14:textId="77777777" w:rsidR="007053D7" w:rsidRDefault="007053D7" w:rsidP="007053D7">
      <w:pPr>
        <w:ind w:left="720"/>
      </w:pPr>
      <w:proofErr w:type="gramStart"/>
      <w:r>
        <w:rPr>
          <w:rFonts w:hAnsi="Symbol"/>
        </w:rPr>
        <w:t></w:t>
      </w:r>
      <w:r>
        <w:t xml:space="preserve">  </w:t>
      </w:r>
      <w:r>
        <w:rPr>
          <w:rFonts w:hAnsi="Symbol"/>
        </w:rPr>
        <w:t></w:t>
      </w:r>
      <w:proofErr w:type="gramEnd"/>
      <w:r>
        <w:t xml:space="preserve">  </w:t>
      </w:r>
      <w:hyperlink r:id="rId704" w:history="1">
        <w:r>
          <w:rPr>
            <w:rStyle w:val="Hyperlink"/>
            <w:i/>
            <w:iCs/>
          </w:rPr>
          <w:t>"5. Project Whirlwind"</w:t>
        </w:r>
      </w:hyperlink>
      <w:r>
        <w:rPr>
          <w:rStyle w:val="HTMLCite"/>
        </w:rPr>
        <w:t xml:space="preserve">. DIGITAL COMPUTER NEWSLETTER. </w:t>
      </w:r>
      <w:r>
        <w:rPr>
          <w:rStyle w:val="HTMLCite"/>
          <w:b/>
          <w:bCs/>
        </w:rPr>
        <w:t>2</w:t>
      </w:r>
      <w:r>
        <w:rPr>
          <w:rStyle w:val="HTMLCite"/>
        </w:rPr>
        <w:t xml:space="preserve"> (3): 2. 1950-08-01.</w:t>
      </w:r>
      <w:r>
        <w:t xml:space="preserve"> </w:t>
      </w:r>
    </w:p>
    <w:p w14:paraId="0EFAC09A" w14:textId="77777777" w:rsidR="007053D7" w:rsidRDefault="007053D7" w:rsidP="007053D7">
      <w:pPr>
        <w:ind w:left="720"/>
      </w:pPr>
      <w:proofErr w:type="gramStart"/>
      <w:r>
        <w:rPr>
          <w:rFonts w:hAnsi="Symbol"/>
        </w:rPr>
        <w:t></w:t>
      </w:r>
      <w:r>
        <w:t xml:space="preserve">  </w:t>
      </w:r>
      <w:r>
        <w:rPr>
          <w:rFonts w:hAnsi="Symbol"/>
        </w:rPr>
        <w:t></w:t>
      </w:r>
      <w:proofErr w:type="gramEnd"/>
      <w:r>
        <w:t xml:space="preserve">  </w:t>
      </w:r>
      <w:hyperlink r:id="rId705" w:history="1">
        <w:r>
          <w:rPr>
            <w:rStyle w:val="Hyperlink"/>
            <w:i/>
            <w:iCs/>
          </w:rPr>
          <w:t>"PROJECT WHIRLWIND"</w:t>
        </w:r>
      </w:hyperlink>
      <w:r>
        <w:rPr>
          <w:rStyle w:val="HTMLCite"/>
        </w:rPr>
        <w:t xml:space="preserve">. DIGITAL COMPUTER NEWSLETTER. </w:t>
      </w:r>
      <w:r>
        <w:rPr>
          <w:rStyle w:val="HTMLCite"/>
          <w:b/>
          <w:bCs/>
        </w:rPr>
        <w:t>3</w:t>
      </w:r>
      <w:r>
        <w:rPr>
          <w:rStyle w:val="HTMLCite"/>
        </w:rPr>
        <w:t xml:space="preserve"> (1): 4. April 1951.</w:t>
      </w:r>
      <w:r>
        <w:t xml:space="preserve"> </w:t>
      </w:r>
    </w:p>
    <w:p w14:paraId="44BB9EA6" w14:textId="77777777" w:rsidR="007053D7" w:rsidRDefault="007053D7" w:rsidP="007053D7">
      <w:pPr>
        <w:ind w:left="720"/>
      </w:pPr>
      <w:proofErr w:type="gramStart"/>
      <w:r>
        <w:rPr>
          <w:rFonts w:hAnsi="Symbol"/>
        </w:rPr>
        <w:t></w:t>
      </w:r>
      <w:r>
        <w:t xml:space="preserve">  </w:t>
      </w:r>
      <w:r>
        <w:rPr>
          <w:rFonts w:hAnsi="Symbol"/>
        </w:rPr>
        <w:t></w:t>
      </w:r>
      <w:proofErr w:type="gramEnd"/>
      <w:r>
        <w:t xml:space="preserve">  </w:t>
      </w:r>
      <w:hyperlink r:id="rId706" w:history="1">
        <w:r>
          <w:rPr>
            <w:rStyle w:val="Hyperlink"/>
            <w:i/>
            <w:iCs/>
          </w:rPr>
          <w:t>"5. Whirlwind I (M.I.T.)"</w:t>
        </w:r>
      </w:hyperlink>
      <w:r>
        <w:rPr>
          <w:rStyle w:val="HTMLCite"/>
        </w:rPr>
        <w:t xml:space="preserve">. DIGITAL COMPUTER NEWSLETTER. </w:t>
      </w:r>
      <w:r>
        <w:rPr>
          <w:rStyle w:val="HTMLCite"/>
          <w:b/>
          <w:bCs/>
        </w:rPr>
        <w:t>3</w:t>
      </w:r>
      <w:r>
        <w:rPr>
          <w:rStyle w:val="HTMLCite"/>
        </w:rPr>
        <w:t xml:space="preserve"> (2): 3. July 1951.</w:t>
      </w:r>
      <w:r>
        <w:t xml:space="preserve"> </w:t>
      </w:r>
    </w:p>
    <w:p w14:paraId="6CC223D0" w14:textId="77777777" w:rsidR="007053D7" w:rsidRDefault="007053D7" w:rsidP="007053D7">
      <w:pPr>
        <w:ind w:left="720"/>
      </w:pPr>
      <w:r>
        <w:rPr>
          <w:rFonts w:hAnsi="Symbol"/>
        </w:rPr>
        <w:t></w:t>
      </w:r>
      <w:r>
        <w:t xml:space="preserve">  </w:t>
      </w:r>
      <w:r>
        <w:rPr>
          <w:rFonts w:hAnsi="Symbol"/>
        </w:rPr>
        <w:t></w:t>
      </w:r>
      <w:r>
        <w:t xml:space="preserve">  </w:t>
      </w:r>
      <w:r>
        <w:rPr>
          <w:rStyle w:val="HTMLCite"/>
        </w:rPr>
        <w:t xml:space="preserve">. Digital_Computer_Newsletter_V04N01_Jan52.pdf. </w:t>
      </w:r>
      <w:hyperlink r:id="rId707" w:history="1">
        <w:r>
          <w:rPr>
            <w:rStyle w:val="Hyperlink"/>
            <w:i/>
            <w:iCs/>
          </w:rPr>
          <w:t>"5. Whirlwind I"</w:t>
        </w:r>
      </w:hyperlink>
      <w:r>
        <w:rPr>
          <w:rStyle w:val="HTMLCite"/>
        </w:rPr>
        <w:t xml:space="preserve">. DIGITAL COMPUTER NEWSLETTER. </w:t>
      </w:r>
      <w:r>
        <w:rPr>
          <w:rStyle w:val="HTMLCite"/>
          <w:b/>
          <w:bCs/>
        </w:rPr>
        <w:t>4</w:t>
      </w:r>
      <w:r>
        <w:rPr>
          <w:rStyle w:val="HTMLCite"/>
        </w:rPr>
        <w:t xml:space="preserve"> (1): 3. January 1952. Archived from </w:t>
      </w:r>
      <w:hyperlink r:id="rId708" w:history="1">
        <w:r>
          <w:rPr>
            <w:rStyle w:val="Hyperlink"/>
            <w:i/>
            <w:iCs/>
          </w:rPr>
          <w:t>the original</w:t>
        </w:r>
      </w:hyperlink>
      <w:r>
        <w:rPr>
          <w:rStyle w:val="HTMLCite"/>
        </w:rPr>
        <w:t xml:space="preserve"> on 1952.</w:t>
      </w:r>
      <w:r>
        <w:t xml:space="preserve"> </w:t>
      </w:r>
    </w:p>
    <w:p w14:paraId="6EE4D6C6" w14:textId="77777777" w:rsidR="007053D7" w:rsidRDefault="007053D7" w:rsidP="007053D7">
      <w:pPr>
        <w:ind w:left="720"/>
      </w:pPr>
      <w:proofErr w:type="gramStart"/>
      <w:r>
        <w:rPr>
          <w:rFonts w:hAnsi="Symbol"/>
        </w:rPr>
        <w:t></w:t>
      </w:r>
      <w:r>
        <w:t xml:space="preserve">  </w:t>
      </w:r>
      <w:r>
        <w:rPr>
          <w:rFonts w:hAnsi="Symbol"/>
        </w:rPr>
        <w:t></w:t>
      </w:r>
      <w:proofErr w:type="gramEnd"/>
      <w:r>
        <w:t xml:space="preserve">  </w:t>
      </w:r>
      <w:hyperlink r:id="rId709" w:history="1">
        <w:r>
          <w:rPr>
            <w:rStyle w:val="Hyperlink"/>
            <w:i/>
            <w:iCs/>
          </w:rPr>
          <w:t>"1. Whirlwind I"</w:t>
        </w:r>
      </w:hyperlink>
      <w:r>
        <w:rPr>
          <w:rStyle w:val="HTMLCite"/>
        </w:rPr>
        <w:t xml:space="preserve">. DIGITAL COMPUTER NEWSLETTER. </w:t>
      </w:r>
      <w:r>
        <w:rPr>
          <w:rStyle w:val="HTMLCite"/>
          <w:b/>
          <w:bCs/>
        </w:rPr>
        <w:t>4</w:t>
      </w:r>
      <w:r>
        <w:rPr>
          <w:rStyle w:val="HTMLCite"/>
        </w:rPr>
        <w:t xml:space="preserve"> (2): 1–2. April 1952.</w:t>
      </w:r>
      <w:r>
        <w:t xml:space="preserve"> </w:t>
      </w:r>
    </w:p>
    <w:p w14:paraId="5C105FA4" w14:textId="77777777" w:rsidR="007053D7" w:rsidRDefault="007053D7" w:rsidP="007053D7">
      <w:pPr>
        <w:ind w:left="720"/>
      </w:pPr>
      <w:proofErr w:type="gramStart"/>
      <w:r>
        <w:rPr>
          <w:rFonts w:hAnsi="Symbol"/>
        </w:rPr>
        <w:t></w:t>
      </w:r>
      <w:r>
        <w:t xml:space="preserve">  </w:t>
      </w:r>
      <w:r>
        <w:rPr>
          <w:rFonts w:hAnsi="Symbol"/>
        </w:rPr>
        <w:t></w:t>
      </w:r>
      <w:proofErr w:type="gramEnd"/>
      <w:r>
        <w:t xml:space="preserve">  </w:t>
      </w:r>
      <w:hyperlink r:id="rId710" w:history="1">
        <w:r>
          <w:rPr>
            <w:rStyle w:val="Hyperlink"/>
            <w:i/>
            <w:iCs/>
          </w:rPr>
          <w:t>"WHIRLWIND I"</w:t>
        </w:r>
      </w:hyperlink>
      <w:r>
        <w:rPr>
          <w:rStyle w:val="HTMLCite"/>
        </w:rPr>
        <w:t xml:space="preserve">. DIGITAL COMPUTER NEWSLETTER. </w:t>
      </w:r>
      <w:r>
        <w:rPr>
          <w:rStyle w:val="HTMLCite"/>
          <w:b/>
          <w:bCs/>
        </w:rPr>
        <w:t>4</w:t>
      </w:r>
      <w:r>
        <w:rPr>
          <w:rStyle w:val="HTMLCite"/>
        </w:rPr>
        <w:t xml:space="preserve"> (3): 1–2. July 1952.</w:t>
      </w:r>
      <w:r>
        <w:t xml:space="preserve"> </w:t>
      </w:r>
    </w:p>
    <w:p w14:paraId="4F7296ED" w14:textId="539ADAAB" w:rsidR="007053D7" w:rsidRDefault="007053D7" w:rsidP="007053D7">
      <w:pPr>
        <w:ind w:left="720"/>
        <w:rPr>
          <w:rStyle w:val="HTMLCite"/>
        </w:rPr>
      </w:pPr>
      <w:r>
        <w:rPr>
          <w:rFonts w:hAnsi="Symbol"/>
        </w:rPr>
        <w:t></w:t>
      </w:r>
      <w:r>
        <w:t xml:space="preserve">  </w:t>
      </w:r>
      <w:hyperlink r:id="rId711" w:history="1">
        <w:r>
          <w:rPr>
            <w:rStyle w:val="Hyperlink"/>
            <w:i/>
            <w:iCs/>
          </w:rPr>
          <w:t>"3. Whirlwind I"</w:t>
        </w:r>
      </w:hyperlink>
      <w:r>
        <w:rPr>
          <w:rStyle w:val="HTMLCite"/>
        </w:rPr>
        <w:t xml:space="preserve">. DIGITAL COMPUTER NEWSLETTER. </w:t>
      </w:r>
      <w:r>
        <w:rPr>
          <w:rStyle w:val="HTMLCite"/>
          <w:b/>
          <w:bCs/>
        </w:rPr>
        <w:t>4</w:t>
      </w:r>
      <w:r>
        <w:rPr>
          <w:rStyle w:val="HTMLCite"/>
        </w:rPr>
        <w:t xml:space="preserve"> (4): 2–3. Oct 1952.</w:t>
      </w:r>
    </w:p>
    <w:p w14:paraId="48AE1190" w14:textId="77777777" w:rsidR="003E35DB" w:rsidRDefault="003E35DB" w:rsidP="003E35DB">
      <w:pPr>
        <w:rPr>
          <w:rFonts w:cs="Arial"/>
        </w:rPr>
      </w:pPr>
    </w:p>
    <w:p w14:paraId="55B6721D" w14:textId="77777777" w:rsidR="003E35DB" w:rsidRDefault="003E35DB" w:rsidP="003E35DB">
      <w:pPr>
        <w:rPr>
          <w:rFonts w:cs="Arial"/>
        </w:rPr>
      </w:pPr>
    </w:p>
    <w:p w14:paraId="0DEA003F" w14:textId="77777777" w:rsidR="003E35DB" w:rsidRPr="003E35DB" w:rsidRDefault="003E35DB" w:rsidP="003E35DB">
      <w:pPr>
        <w:rPr>
          <w:rFonts w:cs="Arial"/>
        </w:rPr>
      </w:pPr>
    </w:p>
    <w:p w14:paraId="6518269C" w14:textId="71B55FF5" w:rsidR="003E35DB" w:rsidRPr="003E35DB" w:rsidRDefault="003E35DB" w:rsidP="003E35DB">
      <w:pPr>
        <w:rPr>
          <w:rFonts w:cs="Arial"/>
        </w:rPr>
      </w:pPr>
      <w:r w:rsidRPr="003E35DB">
        <w:rPr>
          <w:rFonts w:cs="Arial"/>
          <w:i/>
          <w:iCs/>
        </w:rPr>
        <w:t>Man-computer problem solving: Experimental evaluation of time-sharing and batch processing</w:t>
      </w:r>
      <w:r w:rsidRPr="003E35DB">
        <w:rPr>
          <w:rFonts w:cs="Arial"/>
        </w:rPr>
        <w:t xml:space="preserve"> Hardcover – January 1, 1970</w:t>
      </w:r>
    </w:p>
    <w:p w14:paraId="0C8005E9" w14:textId="6A8E1193" w:rsidR="003E35DB" w:rsidRDefault="003E35DB" w:rsidP="003E35DB">
      <w:pPr>
        <w:rPr>
          <w:rFonts w:cs="Arial"/>
        </w:rPr>
      </w:pPr>
      <w:r w:rsidRPr="003E35DB">
        <w:rPr>
          <w:rFonts w:cs="Arial"/>
        </w:rPr>
        <w:t>by Harold Sackman (Author)</w:t>
      </w:r>
    </w:p>
    <w:p w14:paraId="7C8F1C8B" w14:textId="19470C04" w:rsidR="00BF68FF" w:rsidRDefault="00BF68FF" w:rsidP="0020075F">
      <w:pPr>
        <w:rPr>
          <w:rFonts w:cs="Arial"/>
        </w:rPr>
      </w:pPr>
    </w:p>
    <w:p w14:paraId="2269DB7E" w14:textId="77777777" w:rsidR="0020075F" w:rsidRDefault="0020075F" w:rsidP="0020075F">
      <w:r>
        <w:t xml:space="preserve">See also </w:t>
      </w:r>
      <w:proofErr w:type="gramStart"/>
      <w:r w:rsidRPr="0020075F">
        <w:rPr>
          <w:i/>
          <w:iCs/>
        </w:rPr>
        <w:t>First Generation</w:t>
      </w:r>
      <w:proofErr w:type="gramEnd"/>
      <w:r w:rsidRPr="0020075F">
        <w:rPr>
          <w:i/>
          <w:iCs/>
        </w:rPr>
        <w:t xml:space="preserve"> Mainframes: The IBM 700 Series</w:t>
      </w:r>
      <w:r>
        <w:t xml:space="preserve">   by Stephen H. Kaisler</w:t>
      </w:r>
    </w:p>
    <w:p w14:paraId="134262B7" w14:textId="77777777" w:rsidR="0020075F" w:rsidRDefault="0020075F" w:rsidP="0020075F">
      <w:pPr>
        <w:rPr>
          <w:rFonts w:cs="Arial"/>
        </w:rPr>
      </w:pPr>
    </w:p>
    <w:p w14:paraId="70DF3BF2" w14:textId="77777777" w:rsidR="002D4343" w:rsidRDefault="002D4343" w:rsidP="002D4343">
      <w:pPr>
        <w:rPr>
          <w:rFonts w:cs="Arial"/>
        </w:rPr>
      </w:pPr>
      <w:r>
        <w:rPr>
          <w:rFonts w:cs="Arial"/>
        </w:rPr>
        <w:t xml:space="preserve">See also </w:t>
      </w:r>
    </w:p>
    <w:p w14:paraId="550A2982" w14:textId="74CCD39E" w:rsidR="002D4343" w:rsidRPr="002D4343" w:rsidRDefault="002D4343" w:rsidP="002D4343">
      <w:pPr>
        <w:ind w:left="720"/>
        <w:rPr>
          <w:rFonts w:cs="Arial"/>
        </w:rPr>
      </w:pPr>
      <w:r w:rsidRPr="002D4343">
        <w:rPr>
          <w:rFonts w:cs="Arial"/>
        </w:rPr>
        <w:t>Review of Electronic</w:t>
      </w:r>
      <w:r>
        <w:rPr>
          <w:rFonts w:cs="Arial"/>
        </w:rPr>
        <w:t xml:space="preserve"> </w:t>
      </w:r>
      <w:r w:rsidRPr="002D4343">
        <w:rPr>
          <w:rFonts w:cs="Arial"/>
        </w:rPr>
        <w:t>Digital Computers·</w:t>
      </w:r>
    </w:p>
    <w:p w14:paraId="01E734AD" w14:textId="4818A709" w:rsidR="002D4343" w:rsidRPr="002D4343" w:rsidRDefault="002D4343" w:rsidP="002D4343">
      <w:pPr>
        <w:ind w:left="720"/>
        <w:rPr>
          <w:rFonts w:cs="Arial"/>
        </w:rPr>
      </w:pPr>
      <w:r w:rsidRPr="002D4343">
        <w:rPr>
          <w:rFonts w:cs="Arial"/>
        </w:rPr>
        <w:t>Joint AIEE.IRE Comput</w:t>
      </w:r>
      <w:r>
        <w:rPr>
          <w:rFonts w:cs="Arial"/>
        </w:rPr>
        <w:t>e</w:t>
      </w:r>
      <w:r w:rsidRPr="002D4343">
        <w:rPr>
          <w:rFonts w:cs="Arial"/>
        </w:rPr>
        <w:t>r Conference</w:t>
      </w:r>
    </w:p>
    <w:p w14:paraId="5A3E60C1" w14:textId="1DDC7929" w:rsidR="002D4343" w:rsidRDefault="002D4343" w:rsidP="002D4343">
      <w:pPr>
        <w:ind w:left="720"/>
        <w:rPr>
          <w:rFonts w:cs="Arial"/>
        </w:rPr>
      </w:pPr>
      <w:r w:rsidRPr="002D4343">
        <w:rPr>
          <w:rFonts w:cs="Arial"/>
        </w:rPr>
        <w:t>FEBRUARY 1952</w:t>
      </w:r>
    </w:p>
    <w:p w14:paraId="3A492B37" w14:textId="46E7F171" w:rsidR="002D4343" w:rsidRDefault="002D4343" w:rsidP="0020075F">
      <w:pPr>
        <w:rPr>
          <w:rFonts w:cs="Arial"/>
        </w:rPr>
      </w:pPr>
      <w:hyperlink r:id="rId712" w:history="1">
        <w:r w:rsidRPr="00D50467">
          <w:rPr>
            <w:rStyle w:val="Hyperlink"/>
            <w:rFonts w:cs="Arial"/>
          </w:rPr>
          <w:t>https://bitsavers.org/pdf/afips/1952-02_%2302.pdf</w:t>
        </w:r>
      </w:hyperlink>
    </w:p>
    <w:p w14:paraId="32957701" w14:textId="77777777" w:rsidR="002D4343" w:rsidRDefault="002D4343" w:rsidP="0020075F">
      <w:pPr>
        <w:rPr>
          <w:rFonts w:cs="Arial"/>
        </w:rPr>
      </w:pPr>
      <w:r>
        <w:rPr>
          <w:rFonts w:cs="Arial"/>
        </w:rPr>
        <w:t>… with papers by Everett, Norm Taylor and Maurice Wilkes</w:t>
      </w:r>
    </w:p>
    <w:p w14:paraId="55D71D29" w14:textId="71FDD9B2" w:rsidR="002D4343" w:rsidRDefault="002D4343" w:rsidP="0020075F">
      <w:pPr>
        <w:rPr>
          <w:rFonts w:cs="Arial"/>
        </w:rPr>
      </w:pPr>
      <w:r>
        <w:rPr>
          <w:rFonts w:cs="Arial"/>
        </w:rPr>
        <w:t xml:space="preserve"> </w:t>
      </w:r>
    </w:p>
    <w:p w14:paraId="5AA25AF5" w14:textId="77777777" w:rsidR="00E76A02" w:rsidRDefault="00E76A02" w:rsidP="0020075F">
      <w:pPr>
        <w:rPr>
          <w:rFonts w:cs="Arial"/>
        </w:rPr>
      </w:pPr>
    </w:p>
    <w:p w14:paraId="05171786" w14:textId="4133A9E8" w:rsidR="00E76A02" w:rsidRDefault="00E76A02" w:rsidP="00E76A02">
      <w:pPr>
        <w:pStyle w:val="Heading3"/>
      </w:pPr>
      <w:bookmarkStart w:id="238" w:name="_Toc193914494"/>
      <w:r>
        <w:lastRenderedPageBreak/>
        <w:t>Books on History of Technology (not computers)</w:t>
      </w:r>
      <w:bookmarkEnd w:id="238"/>
    </w:p>
    <w:p w14:paraId="7A5462C6" w14:textId="5A636423" w:rsidR="00E76A02" w:rsidRPr="00E76A02" w:rsidRDefault="00E76A02" w:rsidP="00E76A02">
      <w:r>
        <w:t>[from Debbie]</w:t>
      </w:r>
    </w:p>
    <w:p w14:paraId="7363606D" w14:textId="1D3CD068" w:rsidR="00E76A02" w:rsidRDefault="00E76A02" w:rsidP="0020075F">
      <w:pPr>
        <w:rPr>
          <w:rFonts w:cs="Arial"/>
        </w:rPr>
      </w:pPr>
      <w:r w:rsidRPr="00E76A02">
        <w:rPr>
          <w:rFonts w:cs="Arial"/>
          <w:i/>
          <w:iCs/>
        </w:rPr>
        <w:t>American Genesis: A Century of Invention and Technological Enthusiasm</w:t>
      </w:r>
      <w:r>
        <w:rPr>
          <w:rFonts w:cs="Arial"/>
        </w:rPr>
        <w:t>, Thomas P. Hughes</w:t>
      </w:r>
    </w:p>
    <w:p w14:paraId="3639D455" w14:textId="598369F9" w:rsidR="00E76A02" w:rsidRDefault="00E76A02" w:rsidP="0020075F">
      <w:pPr>
        <w:rPr>
          <w:rFonts w:cs="Arial"/>
        </w:rPr>
      </w:pPr>
      <w:r w:rsidRPr="00E76A02">
        <w:rPr>
          <w:rFonts w:cs="Arial"/>
          <w:i/>
          <w:iCs/>
        </w:rPr>
        <w:t>America by Design: Science, Technology and the Rise of Corporate Capitalism</w:t>
      </w:r>
      <w:r>
        <w:rPr>
          <w:rFonts w:cs="Arial"/>
        </w:rPr>
        <w:t>, David F. Noble</w:t>
      </w:r>
    </w:p>
    <w:p w14:paraId="14B28C17" w14:textId="56A1BF35" w:rsidR="00E76A02" w:rsidRDefault="00E76A02" w:rsidP="0020075F">
      <w:pPr>
        <w:rPr>
          <w:rFonts w:cs="Arial"/>
        </w:rPr>
      </w:pPr>
      <w:r w:rsidRPr="00E76A02">
        <w:rPr>
          <w:rFonts w:cs="Arial"/>
          <w:i/>
          <w:iCs/>
        </w:rPr>
        <w:t>A Social History of American Technology</w:t>
      </w:r>
      <w:r>
        <w:rPr>
          <w:rFonts w:cs="Arial"/>
        </w:rPr>
        <w:t>, Ruth Schwartz Cowan</w:t>
      </w:r>
    </w:p>
    <w:p w14:paraId="16DD0158" w14:textId="2FBB5A4B" w:rsidR="00E76A02" w:rsidRDefault="00E76A02" w:rsidP="00E76A02">
      <w:pPr>
        <w:ind w:left="720"/>
        <w:rPr>
          <w:rFonts w:cs="Arial"/>
        </w:rPr>
      </w:pPr>
      <w:r>
        <w:rPr>
          <w:rFonts w:cs="Arial"/>
        </w:rPr>
        <w:t>(I read the chapter Taxpayers, Generals and Aviation and the start of the military-industrial complex)</w:t>
      </w:r>
    </w:p>
    <w:p w14:paraId="07CA48E1" w14:textId="77777777" w:rsidR="00E76A02" w:rsidRDefault="00E76A02" w:rsidP="0020075F">
      <w:pPr>
        <w:rPr>
          <w:rFonts w:cs="Arial"/>
        </w:rPr>
      </w:pPr>
    </w:p>
    <w:p w14:paraId="55A4B152" w14:textId="21144355" w:rsidR="00BF68FF" w:rsidRDefault="00BF68FF" w:rsidP="00BF68FF">
      <w:pPr>
        <w:pStyle w:val="Heading2"/>
      </w:pPr>
      <w:bookmarkStart w:id="239" w:name="_Toc193914495"/>
      <w:r>
        <w:t>Places to Look</w:t>
      </w:r>
      <w:bookmarkEnd w:id="239"/>
    </w:p>
    <w:p w14:paraId="2167D97D" w14:textId="39B38CF1" w:rsidR="00BF68FF" w:rsidRDefault="00BF68FF" w:rsidP="00BF68FF">
      <w:proofErr w:type="spellStart"/>
      <w:r>
        <w:t>Burndey</w:t>
      </w:r>
      <w:proofErr w:type="spellEnd"/>
      <w:r>
        <w:t xml:space="preserve"> Library(?)</w:t>
      </w:r>
    </w:p>
    <w:p w14:paraId="3832D231" w14:textId="77777777" w:rsidR="00BF68FF" w:rsidRDefault="00BF68FF" w:rsidP="00BF68FF"/>
    <w:p w14:paraId="1F56ECB1" w14:textId="13F69550" w:rsidR="00BF68FF" w:rsidRDefault="00BF68FF" w:rsidP="00BF68FF">
      <w:r>
        <w:t xml:space="preserve">Hagley Library - </w:t>
      </w:r>
      <w:hyperlink r:id="rId713" w:history="1">
        <w:r w:rsidRPr="00230B5E">
          <w:rPr>
            <w:rStyle w:val="Hyperlink"/>
          </w:rPr>
          <w:t>https://www.hagley.org/research</w:t>
        </w:r>
      </w:hyperlink>
      <w:r>
        <w:t xml:space="preserve"> - “</w:t>
      </w:r>
      <w:r w:rsidRPr="00BF68FF">
        <w:t>Hagley Museum and Library collects, preserves, and interprets the unfolding history of American enterprise.</w:t>
      </w:r>
      <w:r>
        <w:t>”</w:t>
      </w:r>
    </w:p>
    <w:p w14:paraId="75CACE63" w14:textId="5C3D60B3" w:rsidR="00BF68FF" w:rsidRDefault="00BF68FF" w:rsidP="00BF68FF">
      <w:hyperlink r:id="rId714" w:history="1">
        <w:r w:rsidRPr="00230B5E">
          <w:rPr>
            <w:rStyle w:val="Hyperlink"/>
          </w:rPr>
          <w:t>http://h92010.eos-intl.net/H92010/OPAC/Details/Record.aspx?IndexCode=-1&amp;TaskCode=3409311&amp;HitCount=16&amp;CollectionCode=2&amp;SortDirection=Descending&amp;CurrentPage=1&amp;CurrentLinkCode=MH92010|2610055|1|20154895&amp;SelectionType=0&amp;SearchType=1&amp;BibCode=MH92010|2716116|13|20154907</w:t>
        </w:r>
      </w:hyperlink>
    </w:p>
    <w:p w14:paraId="4EFB833E" w14:textId="77777777" w:rsidR="00BF68FF" w:rsidRDefault="00BF68FF" w:rsidP="00BF68FF"/>
    <w:p w14:paraId="7E34889A" w14:textId="13EA9674" w:rsidR="00BF68FF" w:rsidRDefault="00BF68FF" w:rsidP="00BF68FF">
      <w:r>
        <w:t>Huntington Library</w:t>
      </w:r>
    </w:p>
    <w:p w14:paraId="299AA693" w14:textId="0871C587" w:rsidR="00BF68FF" w:rsidRDefault="00BF68FF" w:rsidP="00BF68FF">
      <w:r>
        <w:t>Professor Les Ernest</w:t>
      </w:r>
    </w:p>
    <w:p w14:paraId="0FB3945A" w14:textId="761B114D" w:rsidR="00BF68FF" w:rsidRDefault="00BF68FF" w:rsidP="00BF68FF"/>
    <w:p w14:paraId="0773BF92" w14:textId="0AC05901" w:rsidR="004728DD" w:rsidRDefault="004728DD" w:rsidP="004728DD">
      <w:pPr>
        <w:pStyle w:val="Heading1"/>
      </w:pPr>
      <w:bookmarkStart w:id="240" w:name="_Toc193914496"/>
      <w:r>
        <w:t>Appendix</w:t>
      </w:r>
      <w:bookmarkEnd w:id="240"/>
    </w:p>
    <w:p w14:paraId="4904978C" w14:textId="77777777" w:rsidR="004728DD" w:rsidRDefault="004728DD" w:rsidP="004728DD">
      <w:pPr>
        <w:pStyle w:val="Heading2"/>
      </w:pPr>
      <w:bookmarkStart w:id="241" w:name="_Ref97271365"/>
      <w:bookmarkStart w:id="242" w:name="_Toc193914497"/>
      <w:r>
        <w:t>Partial Listing of MIT Archives Holdings</w:t>
      </w:r>
      <w:bookmarkEnd w:id="241"/>
      <w:bookmarkEnd w:id="242"/>
    </w:p>
    <w:p w14:paraId="5036AAAD" w14:textId="77777777" w:rsidR="004728DD" w:rsidRDefault="004728DD" w:rsidP="004728DD"/>
    <w:p w14:paraId="5C3EA05D" w14:textId="77777777" w:rsidR="004728DD" w:rsidRPr="00775E2D" w:rsidRDefault="004728DD" w:rsidP="004728DD">
      <w:pPr>
        <w:spacing w:after="0"/>
        <w:rPr>
          <w:rFonts w:ascii="Times New Roman" w:hAnsi="Times New Roman"/>
          <w:sz w:val="24"/>
        </w:rPr>
      </w:pPr>
      <w:hyperlink r:id="rId715" w:anchor="maincontent" w:history="1">
        <w:r w:rsidRPr="00775E2D">
          <w:rPr>
            <w:rFonts w:ascii="Times New Roman" w:hAnsi="Times New Roman"/>
            <w:color w:val="0000FF"/>
            <w:sz w:val="24"/>
            <w:u w:val="single"/>
          </w:rPr>
          <w:t>Skip to main content</w:t>
        </w:r>
      </w:hyperlink>
      <w:r w:rsidRPr="00775E2D">
        <w:rPr>
          <w:rFonts w:ascii="Times New Roman" w:hAnsi="Times New Roman"/>
          <w:sz w:val="24"/>
        </w:rPr>
        <w:t xml:space="preserve"> </w:t>
      </w:r>
    </w:p>
    <w:p w14:paraId="699AF0BD" w14:textId="77777777" w:rsidR="004728DD" w:rsidRPr="00775E2D" w:rsidRDefault="004728DD" w:rsidP="004728DD">
      <w:pPr>
        <w:spacing w:after="0"/>
        <w:rPr>
          <w:rFonts w:ascii="Times New Roman" w:hAnsi="Times New Roman"/>
          <w:sz w:val="24"/>
        </w:rPr>
      </w:pPr>
      <w:r w:rsidRPr="00775E2D">
        <w:rPr>
          <w:rFonts w:ascii="Times New Roman" w:hAnsi="Times New Roman"/>
          <w:noProof/>
          <w:color w:val="0000FF"/>
          <w:sz w:val="24"/>
        </w:rPr>
        <w:drawing>
          <wp:inline distT="0" distB="0" distL="0" distR="0" wp14:anchorId="6CB83DA3" wp14:editId="7321924B">
            <wp:extent cx="1657350" cy="819150"/>
            <wp:effectExtent l="0" t="0" r="0" b="0"/>
            <wp:docPr id="55" name="Picture 55" descr="A picture containing radar chart&#10;&#10;Description automatically generated">
              <a:hlinkClick xmlns:a="http://schemas.openxmlformats.org/drawingml/2006/main" r:id="rId7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radar chart&#10;&#10;Description automatically generated">
                      <a:hlinkClick r:id="rId716"/>
                    </pic:cNvPr>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1657350" cy="819150"/>
                    </a:xfrm>
                    <a:prstGeom prst="rect">
                      <a:avLst/>
                    </a:prstGeom>
                    <a:noFill/>
                    <a:ln>
                      <a:noFill/>
                    </a:ln>
                  </pic:spPr>
                </pic:pic>
              </a:graphicData>
            </a:graphic>
          </wp:inline>
        </w:drawing>
      </w:r>
      <w:r w:rsidRPr="00775E2D">
        <w:rPr>
          <w:rFonts w:ascii="Times New Roman" w:hAnsi="Times New Roman"/>
          <w:noProof/>
          <w:color w:val="0000FF"/>
          <w:sz w:val="24"/>
        </w:rPr>
        <w:drawing>
          <wp:inline distT="0" distB="0" distL="0" distR="0" wp14:anchorId="69F63FA7" wp14:editId="26F4E5FA">
            <wp:extent cx="2019300" cy="838200"/>
            <wp:effectExtent l="0" t="0" r="0" b="0"/>
            <wp:docPr id="56" name="Picture 56" descr="MIT ArchivesSpace">
              <a:hlinkClick xmlns:a="http://schemas.openxmlformats.org/drawingml/2006/main" r:id="rId7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T ArchivesSpace">
                      <a:hlinkClick r:id="rId718"/>
                    </pic:cNvPr>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019300" cy="838200"/>
                    </a:xfrm>
                    <a:prstGeom prst="rect">
                      <a:avLst/>
                    </a:prstGeom>
                    <a:noFill/>
                    <a:ln>
                      <a:noFill/>
                    </a:ln>
                  </pic:spPr>
                </pic:pic>
              </a:graphicData>
            </a:graphic>
          </wp:inline>
        </w:drawing>
      </w:r>
    </w:p>
    <w:p w14:paraId="5712C533" w14:textId="77777777" w:rsidR="004728DD" w:rsidRPr="00775E2D" w:rsidRDefault="004728DD" w:rsidP="004728DD">
      <w:pPr>
        <w:spacing w:before="100" w:beforeAutospacing="1" w:after="100" w:afterAutospacing="1"/>
        <w:outlineLvl w:val="0"/>
        <w:rPr>
          <w:rFonts w:ascii="Times New Roman" w:hAnsi="Times New Roman"/>
          <w:b/>
          <w:bCs/>
          <w:kern w:val="36"/>
          <w:sz w:val="36"/>
          <w:szCs w:val="36"/>
        </w:rPr>
      </w:pPr>
      <w:bookmarkStart w:id="243" w:name="maincontent"/>
      <w:bookmarkStart w:id="244" w:name="main"/>
      <w:bookmarkStart w:id="245" w:name="_Toc193914498"/>
      <w:bookmarkEnd w:id="243"/>
      <w:bookmarkEnd w:id="244"/>
      <w:r w:rsidRPr="00775E2D">
        <w:rPr>
          <w:rFonts w:ascii="Times New Roman" w:hAnsi="Times New Roman"/>
          <w:b/>
          <w:bCs/>
          <w:kern w:val="36"/>
          <w:sz w:val="36"/>
          <w:szCs w:val="36"/>
        </w:rPr>
        <w:t>Microfilm of MITRE Collection, AC 6, Whirlwind I Computer Records</w:t>
      </w:r>
      <w:bookmarkEnd w:id="245"/>
      <w:r w:rsidRPr="00775E2D">
        <w:rPr>
          <w:rFonts w:ascii="Times New Roman" w:hAnsi="Times New Roman"/>
          <w:b/>
          <w:bCs/>
          <w:kern w:val="36"/>
          <w:sz w:val="36"/>
          <w:szCs w:val="36"/>
        </w:rPr>
        <w:t xml:space="preserve"> </w:t>
      </w:r>
    </w:p>
    <w:p w14:paraId="6704ACE7" w14:textId="77777777" w:rsidR="004728DD" w:rsidRPr="00775E2D" w:rsidRDefault="004728DD" w:rsidP="004728DD">
      <w:pPr>
        <w:pBdr>
          <w:bottom w:val="single" w:sz="6" w:space="1" w:color="auto"/>
        </w:pBdr>
        <w:spacing w:after="0"/>
        <w:jc w:val="center"/>
        <w:rPr>
          <w:rFonts w:cs="Arial"/>
          <w:vanish/>
          <w:sz w:val="16"/>
          <w:szCs w:val="16"/>
        </w:rPr>
      </w:pPr>
      <w:r w:rsidRPr="00775E2D">
        <w:rPr>
          <w:rFonts w:cs="Arial"/>
          <w:vanish/>
          <w:sz w:val="16"/>
          <w:szCs w:val="16"/>
        </w:rPr>
        <w:t>Top of Form</w:t>
      </w:r>
    </w:p>
    <w:p w14:paraId="396A08E3" w14:textId="77777777" w:rsidR="004728DD" w:rsidRPr="00775E2D" w:rsidRDefault="004728DD" w:rsidP="004728DD">
      <w:pPr>
        <w:pBdr>
          <w:top w:val="single" w:sz="6" w:space="1" w:color="auto"/>
        </w:pBdr>
        <w:spacing w:after="0"/>
        <w:jc w:val="center"/>
        <w:rPr>
          <w:rFonts w:cs="Arial"/>
          <w:vanish/>
          <w:sz w:val="16"/>
          <w:szCs w:val="16"/>
        </w:rPr>
      </w:pPr>
      <w:r w:rsidRPr="00775E2D">
        <w:rPr>
          <w:rFonts w:cs="Arial"/>
          <w:vanish/>
          <w:sz w:val="16"/>
          <w:szCs w:val="16"/>
        </w:rPr>
        <w:t>Bottom of Form</w:t>
      </w:r>
    </w:p>
    <w:p w14:paraId="33E3C6AE" w14:textId="77777777" w:rsidR="004728DD" w:rsidRPr="00775E2D" w:rsidRDefault="004728DD" w:rsidP="001411E6">
      <w:pPr>
        <w:numPr>
          <w:ilvl w:val="0"/>
          <w:numId w:val="40"/>
        </w:numPr>
        <w:spacing w:before="100" w:beforeAutospacing="1" w:after="100" w:afterAutospacing="1"/>
        <w:rPr>
          <w:rFonts w:ascii="Times New Roman" w:hAnsi="Times New Roman"/>
          <w:sz w:val="24"/>
        </w:rPr>
      </w:pPr>
      <w:hyperlink r:id="rId720" w:history="1">
        <w:r w:rsidRPr="00775E2D">
          <w:rPr>
            <w:rFonts w:ascii="Times New Roman" w:hAnsi="Times New Roman"/>
            <w:color w:val="0000FF"/>
            <w:sz w:val="24"/>
            <w:u w:val="single"/>
          </w:rPr>
          <w:t xml:space="preserve">Massachusetts Institute of Technology. Libraries. Department of Distinctive Collections </w:t>
        </w:r>
      </w:hyperlink>
    </w:p>
    <w:p w14:paraId="4449CF5C" w14:textId="77777777" w:rsidR="004728DD" w:rsidRPr="00775E2D" w:rsidRDefault="004728DD" w:rsidP="001411E6">
      <w:pPr>
        <w:numPr>
          <w:ilvl w:val="0"/>
          <w:numId w:val="40"/>
        </w:numPr>
        <w:spacing w:before="100" w:beforeAutospacing="1" w:after="100" w:afterAutospacing="1"/>
        <w:rPr>
          <w:rFonts w:ascii="Times New Roman" w:hAnsi="Times New Roman"/>
          <w:sz w:val="24"/>
        </w:rPr>
      </w:pPr>
      <w:hyperlink r:id="rId721" w:history="1">
        <w:r w:rsidRPr="00775E2D">
          <w:rPr>
            <w:rFonts w:ascii="Times New Roman" w:hAnsi="Times New Roman"/>
            <w:color w:val="0000FF"/>
            <w:sz w:val="24"/>
            <w:u w:val="single"/>
          </w:rPr>
          <w:t xml:space="preserve">Project Whirlwind Collection (MC) </w:t>
        </w:r>
      </w:hyperlink>
    </w:p>
    <w:p w14:paraId="5EA4E791" w14:textId="77777777" w:rsidR="004728DD" w:rsidRPr="00775E2D" w:rsidRDefault="004728DD" w:rsidP="001411E6">
      <w:pPr>
        <w:numPr>
          <w:ilvl w:val="0"/>
          <w:numId w:val="40"/>
        </w:numPr>
        <w:spacing w:before="100" w:beforeAutospacing="1" w:after="100" w:afterAutospacing="1"/>
        <w:rPr>
          <w:rFonts w:ascii="Times New Roman" w:hAnsi="Times New Roman"/>
          <w:sz w:val="24"/>
        </w:rPr>
      </w:pPr>
      <w:r w:rsidRPr="00775E2D">
        <w:rPr>
          <w:rFonts w:ascii="Times New Roman" w:hAnsi="Times New Roman"/>
          <w:sz w:val="24"/>
        </w:rPr>
        <w:t xml:space="preserve">Microfilm of MITRE Collection, AC 6, Whirlwind I Computer Records </w:t>
      </w:r>
    </w:p>
    <w:p w14:paraId="77549C22" w14:textId="77777777" w:rsidR="004728DD" w:rsidRPr="00775E2D" w:rsidRDefault="004728DD" w:rsidP="004728DD">
      <w:pPr>
        <w:spacing w:before="100" w:beforeAutospacing="1" w:after="100" w:afterAutospacing="1"/>
        <w:outlineLvl w:val="1"/>
        <w:rPr>
          <w:rFonts w:ascii="Times New Roman" w:hAnsi="Times New Roman"/>
          <w:b/>
          <w:bCs/>
          <w:sz w:val="36"/>
          <w:szCs w:val="36"/>
        </w:rPr>
      </w:pPr>
      <w:bookmarkStart w:id="246" w:name="_Toc193914499"/>
      <w:r w:rsidRPr="00775E2D">
        <w:rPr>
          <w:rFonts w:ascii="Times New Roman" w:hAnsi="Times New Roman"/>
          <w:b/>
          <w:bCs/>
          <w:sz w:val="36"/>
          <w:szCs w:val="36"/>
        </w:rPr>
        <w:t>Scope and Contents note</w:t>
      </w:r>
      <w:bookmarkEnd w:id="246"/>
    </w:p>
    <w:p w14:paraId="03F6CB3A" w14:textId="77777777" w:rsidR="004728DD" w:rsidRPr="00775E2D" w:rsidRDefault="004728DD" w:rsidP="004728DD">
      <w:pPr>
        <w:spacing w:before="100" w:beforeAutospacing="1" w:after="100" w:afterAutospacing="1"/>
        <w:rPr>
          <w:rFonts w:ascii="Times New Roman" w:hAnsi="Times New Roman"/>
          <w:sz w:val="24"/>
        </w:rPr>
      </w:pPr>
      <w:r w:rsidRPr="00775E2D">
        <w:rPr>
          <w:rFonts w:ascii="Times New Roman" w:hAnsi="Times New Roman"/>
          <w:sz w:val="24"/>
        </w:rPr>
        <w:lastRenderedPageBreak/>
        <w:t xml:space="preserve">This series consists of 35 reels of microfilm copies of Whirlwind Computer records, reports, and correspondence. Originals of records on the microfilm were donated by MITRE to the National Museum of American History, Archives Center. Prior to transfer by MITRE, the collection of materials was designated as MITRE collection AC 6. Digital </w:t>
      </w:r>
      <w:proofErr w:type="gramStart"/>
      <w:r w:rsidRPr="00775E2D">
        <w:rPr>
          <w:rFonts w:ascii="Times New Roman" w:hAnsi="Times New Roman"/>
          <w:sz w:val="24"/>
        </w:rPr>
        <w:t>copies(</w:t>
      </w:r>
      <w:proofErr w:type="gramEnd"/>
      <w:r w:rsidRPr="00775E2D">
        <w:rPr>
          <w:rFonts w:ascii="Times New Roman" w:hAnsi="Times New Roman"/>
          <w:sz w:val="24"/>
        </w:rPr>
        <w:t xml:space="preserve">PDFs) were made by MITRE Corporation of items on the first 30 reels of the microfilm, and are stored in the MIT Libraries digital repository, DOME. Hard copies of some of the reports represented on the microfilm and by digital copies were also part of the technical </w:t>
      </w:r>
      <w:proofErr w:type="gramStart"/>
      <w:r w:rsidRPr="00775E2D">
        <w:rPr>
          <w:rFonts w:ascii="Times New Roman" w:hAnsi="Times New Roman"/>
          <w:sz w:val="24"/>
        </w:rPr>
        <w:t>reports</w:t>
      </w:r>
      <w:proofErr w:type="gramEnd"/>
      <w:r w:rsidRPr="00775E2D">
        <w:rPr>
          <w:rFonts w:ascii="Times New Roman" w:hAnsi="Times New Roman"/>
          <w:sz w:val="24"/>
        </w:rPr>
        <w:t xml:space="preserve"> holdings of the MIT Institute Archives and constitute series 17 to 24 of this collection.</w:t>
      </w:r>
      <w:r w:rsidRPr="00775E2D">
        <w:rPr>
          <w:rFonts w:ascii="Times New Roman" w:hAnsi="Times New Roman"/>
          <w:sz w:val="24"/>
        </w:rPr>
        <w:br/>
      </w:r>
      <w:r w:rsidRPr="00775E2D">
        <w:rPr>
          <w:rFonts w:ascii="Times New Roman" w:hAnsi="Times New Roman"/>
          <w:sz w:val="24"/>
        </w:rPr>
        <w:br/>
        <w:t>This series was MITRE collection AC 136.</w:t>
      </w:r>
    </w:p>
    <w:p w14:paraId="641E86A2" w14:textId="77777777" w:rsidR="004728DD" w:rsidRPr="00775E2D" w:rsidRDefault="004728DD" w:rsidP="004728DD">
      <w:pPr>
        <w:spacing w:before="100" w:beforeAutospacing="1" w:after="100" w:afterAutospacing="1"/>
        <w:outlineLvl w:val="1"/>
        <w:rPr>
          <w:rFonts w:ascii="Times New Roman" w:hAnsi="Times New Roman"/>
          <w:b/>
          <w:bCs/>
          <w:sz w:val="36"/>
          <w:szCs w:val="36"/>
        </w:rPr>
      </w:pPr>
      <w:bookmarkStart w:id="247" w:name="_Toc193914500"/>
      <w:r w:rsidRPr="00775E2D">
        <w:rPr>
          <w:rFonts w:ascii="Times New Roman" w:hAnsi="Times New Roman"/>
          <w:b/>
          <w:bCs/>
          <w:sz w:val="36"/>
          <w:szCs w:val="36"/>
        </w:rPr>
        <w:t>Dates</w:t>
      </w:r>
      <w:bookmarkEnd w:id="247"/>
    </w:p>
    <w:p w14:paraId="021FE46D" w14:textId="77777777" w:rsidR="004728DD" w:rsidRPr="00775E2D" w:rsidRDefault="004728DD" w:rsidP="001411E6">
      <w:pPr>
        <w:numPr>
          <w:ilvl w:val="0"/>
          <w:numId w:val="41"/>
        </w:numPr>
        <w:spacing w:before="100" w:beforeAutospacing="1" w:after="100" w:afterAutospacing="1"/>
        <w:rPr>
          <w:rFonts w:ascii="Times New Roman" w:hAnsi="Times New Roman"/>
          <w:sz w:val="24"/>
        </w:rPr>
      </w:pPr>
      <w:r w:rsidRPr="00775E2D">
        <w:rPr>
          <w:rFonts w:ascii="Times New Roman" w:hAnsi="Times New Roman"/>
          <w:sz w:val="24"/>
        </w:rPr>
        <w:t xml:space="preserve">1944 - 1959 </w:t>
      </w:r>
    </w:p>
    <w:p w14:paraId="3F1F1148" w14:textId="77777777" w:rsidR="004728DD" w:rsidRPr="00775E2D" w:rsidRDefault="004728DD" w:rsidP="004728DD">
      <w:pPr>
        <w:spacing w:before="100" w:beforeAutospacing="1" w:after="100" w:afterAutospacing="1"/>
        <w:outlineLvl w:val="1"/>
        <w:rPr>
          <w:rFonts w:ascii="Times New Roman" w:hAnsi="Times New Roman"/>
          <w:b/>
          <w:bCs/>
          <w:sz w:val="36"/>
          <w:szCs w:val="36"/>
        </w:rPr>
      </w:pPr>
      <w:hyperlink r:id="rId722" w:anchor="agent_list" w:history="1">
        <w:bookmarkStart w:id="248" w:name="_Toc193914501"/>
        <w:r w:rsidRPr="00775E2D">
          <w:rPr>
            <w:rFonts w:ascii="Times New Roman" w:hAnsi="Times New Roman"/>
            <w:b/>
            <w:bCs/>
            <w:color w:val="0000FF"/>
            <w:sz w:val="36"/>
            <w:szCs w:val="36"/>
            <w:u w:val="single"/>
          </w:rPr>
          <w:t>Related Names</w:t>
        </w:r>
        <w:bookmarkEnd w:id="248"/>
        <w:r w:rsidRPr="00775E2D">
          <w:rPr>
            <w:rFonts w:ascii="Times New Roman" w:hAnsi="Times New Roman"/>
            <w:b/>
            <w:bCs/>
            <w:color w:val="0000FF"/>
            <w:sz w:val="36"/>
            <w:szCs w:val="36"/>
            <w:u w:val="single"/>
          </w:rPr>
          <w:t xml:space="preserve"> </w:t>
        </w:r>
      </w:hyperlink>
    </w:p>
    <w:p w14:paraId="25E6BA98" w14:textId="77777777" w:rsidR="004728DD" w:rsidRPr="00775E2D" w:rsidRDefault="004728DD" w:rsidP="004728DD">
      <w:pPr>
        <w:spacing w:before="100" w:beforeAutospacing="1" w:after="100" w:afterAutospacing="1"/>
        <w:outlineLvl w:val="2"/>
        <w:rPr>
          <w:rFonts w:ascii="Times New Roman" w:hAnsi="Times New Roman"/>
          <w:b/>
          <w:bCs/>
          <w:sz w:val="27"/>
          <w:szCs w:val="27"/>
        </w:rPr>
      </w:pPr>
      <w:bookmarkStart w:id="249" w:name="_Toc193914502"/>
      <w:r w:rsidRPr="00775E2D">
        <w:rPr>
          <w:rFonts w:ascii="Times New Roman" w:hAnsi="Times New Roman"/>
          <w:b/>
          <w:bCs/>
          <w:sz w:val="27"/>
          <w:szCs w:val="27"/>
        </w:rPr>
        <w:t>Creator</w:t>
      </w:r>
      <w:bookmarkEnd w:id="249"/>
    </w:p>
    <w:p w14:paraId="1F911EFB" w14:textId="77777777" w:rsidR="004728DD" w:rsidRPr="00775E2D" w:rsidRDefault="004728DD" w:rsidP="001411E6">
      <w:pPr>
        <w:numPr>
          <w:ilvl w:val="0"/>
          <w:numId w:val="42"/>
        </w:numPr>
        <w:spacing w:before="100" w:beforeAutospacing="1" w:after="100" w:afterAutospacing="1"/>
        <w:rPr>
          <w:rFonts w:ascii="Times New Roman" w:hAnsi="Times New Roman"/>
          <w:sz w:val="24"/>
        </w:rPr>
      </w:pPr>
      <w:r w:rsidRPr="00775E2D">
        <w:rPr>
          <w:rFonts w:ascii="Times New Roman" w:hAnsi="Times New Roman"/>
          <w:sz w:val="24"/>
        </w:rPr>
        <w:t xml:space="preserve">From the Collection: </w:t>
      </w:r>
      <w:hyperlink r:id="rId723" w:history="1">
        <w:r w:rsidRPr="00775E2D">
          <w:rPr>
            <w:rFonts w:ascii="Times New Roman" w:hAnsi="Times New Roman"/>
            <w:color w:val="0000FF"/>
            <w:sz w:val="24"/>
            <w:u w:val="single"/>
          </w:rPr>
          <w:t>Forrester, Jay W.</w:t>
        </w:r>
      </w:hyperlink>
      <w:r w:rsidRPr="00775E2D">
        <w:rPr>
          <w:rFonts w:ascii="Times New Roman" w:hAnsi="Times New Roman"/>
          <w:sz w:val="24"/>
        </w:rPr>
        <w:t xml:space="preserve"> (Person) </w:t>
      </w:r>
    </w:p>
    <w:p w14:paraId="1D5E3AC8" w14:textId="77777777" w:rsidR="004728DD" w:rsidRPr="00775E2D" w:rsidRDefault="004728DD" w:rsidP="001411E6">
      <w:pPr>
        <w:numPr>
          <w:ilvl w:val="0"/>
          <w:numId w:val="42"/>
        </w:numPr>
        <w:spacing w:before="100" w:beforeAutospacing="1" w:after="100" w:afterAutospacing="1"/>
        <w:rPr>
          <w:rFonts w:ascii="Times New Roman" w:hAnsi="Times New Roman"/>
          <w:sz w:val="24"/>
        </w:rPr>
      </w:pPr>
      <w:r w:rsidRPr="00775E2D">
        <w:rPr>
          <w:rFonts w:ascii="Times New Roman" w:hAnsi="Times New Roman"/>
          <w:sz w:val="24"/>
        </w:rPr>
        <w:t xml:space="preserve">From the Collection: </w:t>
      </w:r>
      <w:hyperlink r:id="rId724" w:history="1">
        <w:r w:rsidRPr="00775E2D">
          <w:rPr>
            <w:rFonts w:ascii="Times New Roman" w:hAnsi="Times New Roman"/>
            <w:color w:val="0000FF"/>
            <w:sz w:val="24"/>
            <w:u w:val="single"/>
          </w:rPr>
          <w:t>Everett, Robert R.</w:t>
        </w:r>
      </w:hyperlink>
      <w:r w:rsidRPr="00775E2D">
        <w:rPr>
          <w:rFonts w:ascii="Times New Roman" w:hAnsi="Times New Roman"/>
          <w:sz w:val="24"/>
        </w:rPr>
        <w:t xml:space="preserve"> (Person) </w:t>
      </w:r>
    </w:p>
    <w:p w14:paraId="5B8F0B51" w14:textId="77777777" w:rsidR="004728DD" w:rsidRPr="00775E2D" w:rsidRDefault="004728DD" w:rsidP="004728DD">
      <w:pPr>
        <w:spacing w:before="100" w:beforeAutospacing="1" w:after="100" w:afterAutospacing="1"/>
        <w:outlineLvl w:val="1"/>
        <w:rPr>
          <w:rFonts w:ascii="Times New Roman" w:hAnsi="Times New Roman"/>
          <w:b/>
          <w:bCs/>
          <w:sz w:val="36"/>
          <w:szCs w:val="36"/>
        </w:rPr>
      </w:pPr>
      <w:hyperlink r:id="rId725" w:anchor="repo_deets" w:history="1">
        <w:bookmarkStart w:id="250" w:name="_Toc193914503"/>
        <w:r w:rsidRPr="00775E2D">
          <w:rPr>
            <w:rFonts w:ascii="Times New Roman" w:hAnsi="Times New Roman"/>
            <w:b/>
            <w:bCs/>
            <w:color w:val="0000FF"/>
            <w:sz w:val="36"/>
            <w:szCs w:val="36"/>
            <w:u w:val="single"/>
          </w:rPr>
          <w:t>Repository Details</w:t>
        </w:r>
        <w:bookmarkEnd w:id="250"/>
        <w:r w:rsidRPr="00775E2D">
          <w:rPr>
            <w:rFonts w:ascii="Times New Roman" w:hAnsi="Times New Roman"/>
            <w:b/>
            <w:bCs/>
            <w:color w:val="0000FF"/>
            <w:sz w:val="36"/>
            <w:szCs w:val="36"/>
            <w:u w:val="single"/>
          </w:rPr>
          <w:t xml:space="preserve"> </w:t>
        </w:r>
      </w:hyperlink>
    </w:p>
    <w:p w14:paraId="19B1F752" w14:textId="77777777" w:rsidR="004728DD" w:rsidRPr="00775E2D" w:rsidRDefault="004728DD" w:rsidP="004728DD">
      <w:pPr>
        <w:spacing w:before="100" w:beforeAutospacing="1" w:after="100" w:afterAutospacing="1"/>
        <w:outlineLvl w:val="2"/>
        <w:rPr>
          <w:rFonts w:ascii="Times New Roman" w:hAnsi="Times New Roman"/>
          <w:b/>
          <w:bCs/>
          <w:sz w:val="27"/>
          <w:szCs w:val="27"/>
        </w:rPr>
      </w:pPr>
      <w:bookmarkStart w:id="251" w:name="_Toc193914504"/>
      <w:r w:rsidRPr="00775E2D">
        <w:rPr>
          <w:rFonts w:ascii="Times New Roman" w:hAnsi="Times New Roman"/>
          <w:b/>
          <w:bCs/>
          <w:sz w:val="27"/>
          <w:szCs w:val="27"/>
        </w:rPr>
        <w:t>Repository Details</w:t>
      </w:r>
      <w:bookmarkEnd w:id="251"/>
    </w:p>
    <w:p w14:paraId="5B69D6E9" w14:textId="77777777" w:rsidR="004728DD" w:rsidRPr="00775E2D" w:rsidRDefault="004728DD" w:rsidP="004728DD">
      <w:pPr>
        <w:spacing w:before="100" w:beforeAutospacing="1" w:after="100" w:afterAutospacing="1"/>
        <w:rPr>
          <w:rFonts w:ascii="Times New Roman" w:hAnsi="Times New Roman"/>
          <w:sz w:val="24"/>
        </w:rPr>
      </w:pPr>
      <w:r w:rsidRPr="00775E2D">
        <w:rPr>
          <w:rFonts w:ascii="Times New Roman" w:hAnsi="Times New Roman"/>
          <w:sz w:val="24"/>
        </w:rPr>
        <w:t>Part of the Massachusetts Institute of Technology. Libraries. Department of Distinctive Collections Repository</w:t>
      </w:r>
    </w:p>
    <w:p w14:paraId="0666857C" w14:textId="77777777" w:rsidR="004728DD" w:rsidRPr="00775E2D" w:rsidRDefault="004728DD" w:rsidP="004728DD">
      <w:pPr>
        <w:spacing w:after="0"/>
        <w:rPr>
          <w:rFonts w:ascii="Times New Roman" w:hAnsi="Times New Roman"/>
          <w:sz w:val="24"/>
        </w:rPr>
      </w:pPr>
      <w:hyperlink r:id="rId726" w:history="1">
        <w:r w:rsidRPr="00775E2D">
          <w:rPr>
            <w:rFonts w:ascii="Times New Roman" w:hAnsi="Times New Roman"/>
            <w:color w:val="0000FF"/>
            <w:sz w:val="24"/>
            <w:u w:val="single"/>
          </w:rPr>
          <w:t>https://libraries.mit.edu/distinctive-collections/</w:t>
        </w:r>
      </w:hyperlink>
      <w:r w:rsidRPr="00775E2D">
        <w:rPr>
          <w:rFonts w:ascii="Times New Roman" w:hAnsi="Times New Roman"/>
          <w:sz w:val="24"/>
        </w:rPr>
        <w:t xml:space="preserve"> </w:t>
      </w:r>
    </w:p>
    <w:p w14:paraId="261B9B8C" w14:textId="77777777" w:rsidR="004728DD" w:rsidRPr="00775E2D" w:rsidRDefault="004728DD" w:rsidP="004728DD">
      <w:pPr>
        <w:spacing w:after="0"/>
        <w:rPr>
          <w:rFonts w:ascii="Times New Roman" w:hAnsi="Times New Roman"/>
          <w:sz w:val="24"/>
        </w:rPr>
      </w:pPr>
      <w:r w:rsidRPr="00775E2D">
        <w:rPr>
          <w:rFonts w:ascii="Times New Roman" w:hAnsi="Times New Roman"/>
          <w:b/>
          <w:bCs/>
          <w:sz w:val="24"/>
        </w:rPr>
        <w:t>Contact:</w:t>
      </w:r>
      <w:r w:rsidRPr="00775E2D">
        <w:rPr>
          <w:rFonts w:ascii="Times New Roman" w:hAnsi="Times New Roman"/>
          <w:sz w:val="24"/>
        </w:rPr>
        <w:t xml:space="preserve"> </w:t>
      </w:r>
      <w:r w:rsidRPr="00775E2D">
        <w:rPr>
          <w:rFonts w:ascii="Times New Roman" w:hAnsi="Times New Roman"/>
          <w:sz w:val="24"/>
        </w:rPr>
        <w:br/>
        <w:t xml:space="preserve">Massachusetts Institute of Technology Libraries </w:t>
      </w:r>
      <w:r w:rsidRPr="00775E2D">
        <w:rPr>
          <w:rFonts w:ascii="Times New Roman" w:hAnsi="Times New Roman"/>
          <w:sz w:val="24"/>
        </w:rPr>
        <w:br/>
        <w:t xml:space="preserve">Building 14N-118 </w:t>
      </w:r>
      <w:r w:rsidRPr="00775E2D">
        <w:rPr>
          <w:rFonts w:ascii="Times New Roman" w:hAnsi="Times New Roman"/>
          <w:sz w:val="24"/>
        </w:rPr>
        <w:br/>
        <w:t xml:space="preserve">77 Massachusetts Avenue </w:t>
      </w:r>
      <w:r w:rsidRPr="00775E2D">
        <w:rPr>
          <w:rFonts w:ascii="Times New Roman" w:hAnsi="Times New Roman"/>
          <w:sz w:val="24"/>
        </w:rPr>
        <w:br/>
        <w:t xml:space="preserve">Cambridge MA 02139-4307 US </w:t>
      </w:r>
      <w:r w:rsidRPr="00775E2D">
        <w:rPr>
          <w:rFonts w:ascii="Times New Roman" w:hAnsi="Times New Roman"/>
          <w:sz w:val="24"/>
        </w:rPr>
        <w:br/>
      </w:r>
      <w:hyperlink r:id="rId727" w:tooltip="Send email" w:history="1">
        <w:r w:rsidRPr="00775E2D">
          <w:rPr>
            <w:rFonts w:ascii="Times New Roman" w:hAnsi="Times New Roman"/>
            <w:color w:val="0000FF"/>
            <w:sz w:val="24"/>
            <w:u w:val="single"/>
          </w:rPr>
          <w:t>distinctive-collections@mit.edu</w:t>
        </w:r>
      </w:hyperlink>
      <w:r w:rsidRPr="00775E2D">
        <w:rPr>
          <w:rFonts w:ascii="Times New Roman" w:hAnsi="Times New Roman"/>
          <w:sz w:val="24"/>
        </w:rPr>
        <w:t xml:space="preserve"> </w:t>
      </w:r>
    </w:p>
    <w:p w14:paraId="0C2B17DD" w14:textId="77777777" w:rsidR="004728DD" w:rsidRPr="00775E2D" w:rsidRDefault="004728DD" w:rsidP="004728DD">
      <w:pPr>
        <w:spacing w:before="100" w:beforeAutospacing="1" w:after="100" w:afterAutospacing="1"/>
        <w:outlineLvl w:val="1"/>
        <w:rPr>
          <w:rFonts w:ascii="Times New Roman" w:hAnsi="Times New Roman"/>
          <w:b/>
          <w:bCs/>
          <w:sz w:val="36"/>
          <w:szCs w:val="36"/>
        </w:rPr>
      </w:pPr>
      <w:bookmarkStart w:id="252" w:name="_Toc193914505"/>
      <w:r w:rsidRPr="00775E2D">
        <w:rPr>
          <w:rFonts w:ascii="Times New Roman" w:hAnsi="Times New Roman"/>
          <w:b/>
          <w:bCs/>
          <w:sz w:val="36"/>
          <w:szCs w:val="36"/>
        </w:rPr>
        <w:t>Collection organization</w:t>
      </w:r>
      <w:bookmarkEnd w:id="252"/>
    </w:p>
    <w:p w14:paraId="6C3F3021" w14:textId="77777777" w:rsidR="004728DD" w:rsidRPr="00775E2D" w:rsidRDefault="004728DD" w:rsidP="004728DD">
      <w:pPr>
        <w:spacing w:after="0"/>
        <w:rPr>
          <w:rFonts w:ascii="Times New Roman" w:hAnsi="Times New Roman"/>
          <w:sz w:val="24"/>
        </w:rPr>
      </w:pPr>
      <w:hyperlink r:id="rId728" w:history="1">
        <w:r w:rsidRPr="00775E2D">
          <w:rPr>
            <w:rFonts w:ascii="Times New Roman" w:hAnsi="Times New Roman"/>
            <w:color w:val="0000FF"/>
            <w:sz w:val="24"/>
            <w:u w:val="single"/>
          </w:rPr>
          <w:t>Project Whirlwind Collection</w:t>
        </w:r>
      </w:hyperlink>
    </w:p>
    <w:p w14:paraId="4F2660B1" w14:textId="77777777" w:rsidR="004728DD" w:rsidRPr="00775E2D" w:rsidRDefault="004728DD" w:rsidP="004728DD">
      <w:pPr>
        <w:spacing w:after="0"/>
        <w:rPr>
          <w:rFonts w:ascii="Times New Roman" w:hAnsi="Times New Roman"/>
          <w:sz w:val="24"/>
        </w:rPr>
      </w:pPr>
      <w:hyperlink r:id="rId729" w:history="1">
        <w:r w:rsidRPr="00775E2D">
          <w:rPr>
            <w:rFonts w:ascii="Times New Roman" w:hAnsi="Times New Roman"/>
            <w:color w:val="0000FF"/>
            <w:sz w:val="24"/>
            <w:u w:val="single"/>
          </w:rPr>
          <w:t>Laboratory Computation Notebooks, 1944-1958</w:t>
        </w:r>
      </w:hyperlink>
    </w:p>
    <w:p w14:paraId="0E584623" w14:textId="77777777" w:rsidR="004728DD" w:rsidRPr="00775E2D" w:rsidRDefault="004728DD" w:rsidP="004728DD">
      <w:pPr>
        <w:spacing w:after="0"/>
        <w:rPr>
          <w:rFonts w:ascii="Times New Roman" w:hAnsi="Times New Roman"/>
          <w:sz w:val="24"/>
        </w:rPr>
      </w:pPr>
      <w:hyperlink r:id="rId730" w:history="1">
        <w:r w:rsidRPr="00775E2D">
          <w:rPr>
            <w:rFonts w:ascii="Times New Roman" w:hAnsi="Times New Roman"/>
            <w:color w:val="0000FF"/>
            <w:sz w:val="24"/>
            <w:u w:val="single"/>
          </w:rPr>
          <w:t>Whirlwind I Computer Logbook Photocopies, 1948-1952</w:t>
        </w:r>
      </w:hyperlink>
    </w:p>
    <w:p w14:paraId="6B876C67" w14:textId="77777777" w:rsidR="004728DD" w:rsidRPr="00775E2D" w:rsidRDefault="004728DD" w:rsidP="004728DD">
      <w:pPr>
        <w:spacing w:after="0"/>
        <w:rPr>
          <w:rFonts w:ascii="Times New Roman" w:hAnsi="Times New Roman"/>
          <w:sz w:val="24"/>
        </w:rPr>
      </w:pPr>
      <w:hyperlink r:id="rId731" w:history="1">
        <w:r w:rsidRPr="00775E2D">
          <w:rPr>
            <w:rFonts w:ascii="Times New Roman" w:hAnsi="Times New Roman"/>
            <w:color w:val="0000FF"/>
            <w:sz w:val="24"/>
            <w:u w:val="single"/>
          </w:rPr>
          <w:t>Aircraft Stability and Control Analyzer Memoranda and Reports, 1944 August-1945 December</w:t>
        </w:r>
      </w:hyperlink>
    </w:p>
    <w:p w14:paraId="45569464" w14:textId="77777777" w:rsidR="004728DD" w:rsidRPr="00775E2D" w:rsidRDefault="004728DD" w:rsidP="004728DD">
      <w:pPr>
        <w:spacing w:after="0"/>
        <w:rPr>
          <w:rFonts w:ascii="Times New Roman" w:hAnsi="Times New Roman"/>
          <w:sz w:val="24"/>
        </w:rPr>
      </w:pPr>
      <w:hyperlink r:id="rId732" w:history="1">
        <w:r w:rsidRPr="00775E2D">
          <w:rPr>
            <w:rFonts w:ascii="Times New Roman" w:hAnsi="Times New Roman"/>
            <w:color w:val="0000FF"/>
            <w:sz w:val="24"/>
            <w:u w:val="single"/>
          </w:rPr>
          <w:t>Naval Fire Control Project Memoranda and Reports, 1950-1953</w:t>
        </w:r>
      </w:hyperlink>
    </w:p>
    <w:p w14:paraId="2587AC9A" w14:textId="77777777" w:rsidR="004728DD" w:rsidRPr="00775E2D" w:rsidRDefault="004728DD" w:rsidP="004728DD">
      <w:pPr>
        <w:spacing w:after="0"/>
        <w:rPr>
          <w:rFonts w:ascii="Times New Roman" w:hAnsi="Times New Roman"/>
          <w:sz w:val="24"/>
        </w:rPr>
      </w:pPr>
      <w:hyperlink r:id="rId733" w:history="1">
        <w:r w:rsidRPr="00775E2D">
          <w:rPr>
            <w:rFonts w:ascii="Times New Roman" w:hAnsi="Times New Roman"/>
            <w:color w:val="0000FF"/>
            <w:sz w:val="24"/>
            <w:u w:val="single"/>
          </w:rPr>
          <w:t>Magnetic Materials Studies Memoranda and Reports, 1951-1958</w:t>
        </w:r>
      </w:hyperlink>
    </w:p>
    <w:p w14:paraId="60F5557A" w14:textId="77777777" w:rsidR="004728DD" w:rsidRPr="00775E2D" w:rsidRDefault="004728DD" w:rsidP="004728DD">
      <w:pPr>
        <w:spacing w:after="0"/>
        <w:rPr>
          <w:rFonts w:ascii="Times New Roman" w:hAnsi="Times New Roman"/>
          <w:sz w:val="24"/>
        </w:rPr>
      </w:pPr>
      <w:hyperlink r:id="rId734" w:history="1">
        <w:r w:rsidRPr="00775E2D">
          <w:rPr>
            <w:rFonts w:ascii="Times New Roman" w:hAnsi="Times New Roman"/>
            <w:color w:val="0000FF"/>
            <w:sz w:val="24"/>
            <w:u w:val="single"/>
          </w:rPr>
          <w:t>Transistor Studies Memoranda and Notes, 1951-1958</w:t>
        </w:r>
      </w:hyperlink>
    </w:p>
    <w:p w14:paraId="3EDD18BD" w14:textId="77777777" w:rsidR="004728DD" w:rsidRPr="00775E2D" w:rsidRDefault="004728DD" w:rsidP="004728DD">
      <w:pPr>
        <w:spacing w:after="0"/>
        <w:rPr>
          <w:rFonts w:ascii="Times New Roman" w:hAnsi="Times New Roman"/>
          <w:sz w:val="24"/>
        </w:rPr>
      </w:pPr>
      <w:hyperlink r:id="rId735" w:history="1">
        <w:r w:rsidRPr="00775E2D">
          <w:rPr>
            <w:rFonts w:ascii="Times New Roman" w:hAnsi="Times New Roman"/>
            <w:color w:val="0000FF"/>
            <w:sz w:val="24"/>
            <w:u w:val="single"/>
          </w:rPr>
          <w:t>Group 63 Seminar on Magnetism Memoranda, 1952-1955</w:t>
        </w:r>
      </w:hyperlink>
    </w:p>
    <w:p w14:paraId="430AE852" w14:textId="77777777" w:rsidR="004728DD" w:rsidRPr="00775E2D" w:rsidRDefault="004728DD" w:rsidP="004728DD">
      <w:pPr>
        <w:spacing w:after="0"/>
        <w:rPr>
          <w:rFonts w:ascii="Times New Roman" w:hAnsi="Times New Roman"/>
          <w:sz w:val="24"/>
        </w:rPr>
      </w:pPr>
      <w:hyperlink r:id="rId736" w:history="1">
        <w:r w:rsidRPr="00775E2D">
          <w:rPr>
            <w:rFonts w:ascii="Times New Roman" w:hAnsi="Times New Roman"/>
            <w:color w:val="0000FF"/>
            <w:sz w:val="24"/>
            <w:u w:val="single"/>
          </w:rPr>
          <w:t>Group Leaders' Meetings Minutes, 1952-1958</w:t>
        </w:r>
      </w:hyperlink>
    </w:p>
    <w:p w14:paraId="147F6D94" w14:textId="77777777" w:rsidR="004728DD" w:rsidRPr="00775E2D" w:rsidRDefault="004728DD" w:rsidP="004728DD">
      <w:pPr>
        <w:spacing w:after="0"/>
        <w:rPr>
          <w:rFonts w:ascii="Times New Roman" w:hAnsi="Times New Roman"/>
          <w:sz w:val="24"/>
        </w:rPr>
      </w:pPr>
      <w:hyperlink r:id="rId737" w:history="1">
        <w:r w:rsidRPr="00775E2D">
          <w:rPr>
            <w:rFonts w:ascii="Times New Roman" w:hAnsi="Times New Roman"/>
            <w:color w:val="0000FF"/>
            <w:sz w:val="24"/>
            <w:u w:val="single"/>
          </w:rPr>
          <w:t>Test Equipment Committee Meeting Minutes, 1952-1958</w:t>
        </w:r>
      </w:hyperlink>
    </w:p>
    <w:p w14:paraId="779B8DCB" w14:textId="77777777" w:rsidR="004728DD" w:rsidRPr="00775E2D" w:rsidRDefault="004728DD" w:rsidP="004728DD">
      <w:pPr>
        <w:spacing w:after="0"/>
        <w:rPr>
          <w:rFonts w:ascii="Times New Roman" w:hAnsi="Times New Roman"/>
          <w:sz w:val="24"/>
        </w:rPr>
      </w:pPr>
      <w:hyperlink r:id="rId738" w:history="1">
        <w:r w:rsidRPr="00775E2D">
          <w:rPr>
            <w:rFonts w:ascii="Times New Roman" w:hAnsi="Times New Roman"/>
            <w:color w:val="0000FF"/>
            <w:sz w:val="24"/>
            <w:u w:val="single"/>
          </w:rPr>
          <w:t>Memory Test Computer Memoranda, 1952-1958</w:t>
        </w:r>
      </w:hyperlink>
    </w:p>
    <w:p w14:paraId="259BAC71" w14:textId="77777777" w:rsidR="004728DD" w:rsidRPr="00775E2D" w:rsidRDefault="004728DD" w:rsidP="004728DD">
      <w:pPr>
        <w:spacing w:after="0"/>
        <w:rPr>
          <w:rFonts w:ascii="Times New Roman" w:hAnsi="Times New Roman"/>
          <w:sz w:val="24"/>
        </w:rPr>
      </w:pPr>
      <w:hyperlink r:id="rId739" w:history="1">
        <w:r w:rsidRPr="00775E2D">
          <w:rPr>
            <w:rFonts w:ascii="Times New Roman" w:hAnsi="Times New Roman"/>
            <w:color w:val="0000FF"/>
            <w:sz w:val="24"/>
            <w:u w:val="single"/>
          </w:rPr>
          <w:t>Lincoln Laboratory, Division 6, Quarterly Progress Reports, 1952-1958</w:t>
        </w:r>
      </w:hyperlink>
    </w:p>
    <w:p w14:paraId="60334317" w14:textId="77777777" w:rsidR="004728DD" w:rsidRPr="00775E2D" w:rsidRDefault="004728DD" w:rsidP="004728DD">
      <w:pPr>
        <w:spacing w:after="0"/>
        <w:rPr>
          <w:rFonts w:ascii="Times New Roman" w:hAnsi="Times New Roman"/>
          <w:sz w:val="24"/>
        </w:rPr>
      </w:pPr>
      <w:hyperlink r:id="rId740" w:history="1">
        <w:r w:rsidRPr="00775E2D">
          <w:rPr>
            <w:rFonts w:ascii="Times New Roman" w:hAnsi="Times New Roman"/>
            <w:color w:val="0000FF"/>
            <w:sz w:val="24"/>
            <w:u w:val="single"/>
          </w:rPr>
          <w:t>Lincoln Laboratory, Division 6, Biweekly Reports, 1953-1957</w:t>
        </w:r>
      </w:hyperlink>
    </w:p>
    <w:p w14:paraId="29A1B39B" w14:textId="77777777" w:rsidR="004728DD" w:rsidRPr="00775E2D" w:rsidRDefault="004728DD" w:rsidP="004728DD">
      <w:pPr>
        <w:spacing w:after="0"/>
        <w:rPr>
          <w:rFonts w:ascii="Times New Roman" w:hAnsi="Times New Roman"/>
          <w:sz w:val="24"/>
        </w:rPr>
      </w:pPr>
      <w:hyperlink r:id="rId741" w:history="1">
        <w:r w:rsidRPr="00775E2D">
          <w:rPr>
            <w:rFonts w:ascii="Times New Roman" w:hAnsi="Times New Roman"/>
            <w:color w:val="0000FF"/>
            <w:sz w:val="24"/>
            <w:u w:val="single"/>
          </w:rPr>
          <w:t>Scientific and Engineering Computation Group Biweekly Reports, 1953-1957</w:t>
        </w:r>
      </w:hyperlink>
    </w:p>
    <w:p w14:paraId="3B740A84" w14:textId="77777777" w:rsidR="004728DD" w:rsidRPr="00775E2D" w:rsidRDefault="004728DD" w:rsidP="004728DD">
      <w:pPr>
        <w:spacing w:after="0"/>
        <w:rPr>
          <w:rFonts w:ascii="Times New Roman" w:hAnsi="Times New Roman"/>
          <w:sz w:val="24"/>
        </w:rPr>
      </w:pPr>
      <w:hyperlink r:id="rId742" w:history="1">
        <w:r w:rsidRPr="00775E2D">
          <w:rPr>
            <w:rFonts w:ascii="Times New Roman" w:hAnsi="Times New Roman"/>
            <w:color w:val="0000FF"/>
            <w:sz w:val="24"/>
            <w:u w:val="single"/>
          </w:rPr>
          <w:t>TX-0 and TX-2 Computer Memoranda, 1955-1958</w:t>
        </w:r>
      </w:hyperlink>
    </w:p>
    <w:p w14:paraId="6DC42F2F" w14:textId="77777777" w:rsidR="004728DD" w:rsidRPr="00775E2D" w:rsidRDefault="004728DD" w:rsidP="004728DD">
      <w:pPr>
        <w:spacing w:after="0"/>
        <w:rPr>
          <w:rFonts w:ascii="Times New Roman" w:hAnsi="Times New Roman"/>
          <w:sz w:val="24"/>
        </w:rPr>
      </w:pPr>
      <w:hyperlink r:id="rId743" w:history="1">
        <w:r w:rsidRPr="00775E2D">
          <w:rPr>
            <w:rFonts w:ascii="Times New Roman" w:hAnsi="Times New Roman"/>
            <w:color w:val="0000FF"/>
            <w:sz w:val="24"/>
            <w:u w:val="single"/>
          </w:rPr>
          <w:t>Microfilm of MITRE collection AC 133, Division 6 Engineering Drawings and Drawing Logbooks</w:t>
        </w:r>
      </w:hyperlink>
    </w:p>
    <w:p w14:paraId="1A5317FC" w14:textId="77777777" w:rsidR="004728DD" w:rsidRPr="00775E2D" w:rsidRDefault="004728DD" w:rsidP="004728DD">
      <w:pPr>
        <w:spacing w:after="0"/>
        <w:rPr>
          <w:rFonts w:ascii="Times New Roman" w:hAnsi="Times New Roman"/>
          <w:sz w:val="24"/>
        </w:rPr>
      </w:pPr>
      <w:hyperlink r:id="rId744" w:history="1">
        <w:r w:rsidRPr="00775E2D">
          <w:rPr>
            <w:rFonts w:ascii="Times New Roman" w:hAnsi="Times New Roman"/>
            <w:color w:val="0000FF"/>
            <w:sz w:val="24"/>
            <w:u w:val="single"/>
          </w:rPr>
          <w:t>Reels 1 – 5</w:t>
        </w:r>
      </w:hyperlink>
    </w:p>
    <w:p w14:paraId="00CBE668" w14:textId="77777777" w:rsidR="004728DD" w:rsidRPr="00775E2D" w:rsidRDefault="004728DD" w:rsidP="004728DD">
      <w:pPr>
        <w:spacing w:after="0"/>
        <w:rPr>
          <w:rFonts w:ascii="Times New Roman" w:hAnsi="Times New Roman"/>
          <w:sz w:val="24"/>
        </w:rPr>
      </w:pPr>
      <w:hyperlink r:id="rId745" w:history="1">
        <w:r w:rsidRPr="00775E2D">
          <w:rPr>
            <w:rFonts w:ascii="Times New Roman" w:hAnsi="Times New Roman"/>
            <w:color w:val="0000FF"/>
            <w:sz w:val="24"/>
            <w:u w:val="single"/>
          </w:rPr>
          <w:t>Reels 6 – 11</w:t>
        </w:r>
      </w:hyperlink>
    </w:p>
    <w:p w14:paraId="2952DEAD" w14:textId="77777777" w:rsidR="004728DD" w:rsidRPr="00775E2D" w:rsidRDefault="004728DD" w:rsidP="004728DD">
      <w:pPr>
        <w:spacing w:after="0"/>
        <w:rPr>
          <w:rFonts w:ascii="Times New Roman" w:hAnsi="Times New Roman"/>
          <w:sz w:val="24"/>
        </w:rPr>
      </w:pPr>
      <w:hyperlink r:id="rId746" w:history="1">
        <w:r w:rsidRPr="00775E2D">
          <w:rPr>
            <w:rFonts w:ascii="Times New Roman" w:hAnsi="Times New Roman"/>
            <w:color w:val="0000FF"/>
            <w:sz w:val="24"/>
            <w:u w:val="single"/>
          </w:rPr>
          <w:t>Reels 12 – 16</w:t>
        </w:r>
      </w:hyperlink>
    </w:p>
    <w:p w14:paraId="6B3563D8" w14:textId="77777777" w:rsidR="004728DD" w:rsidRPr="00775E2D" w:rsidRDefault="004728DD" w:rsidP="004728DD">
      <w:pPr>
        <w:spacing w:after="0"/>
        <w:rPr>
          <w:rFonts w:ascii="Times New Roman" w:hAnsi="Times New Roman"/>
          <w:sz w:val="24"/>
        </w:rPr>
      </w:pPr>
      <w:hyperlink r:id="rId747" w:history="1">
        <w:r w:rsidRPr="00775E2D">
          <w:rPr>
            <w:rFonts w:ascii="Times New Roman" w:hAnsi="Times New Roman"/>
            <w:color w:val="0000FF"/>
            <w:sz w:val="24"/>
            <w:u w:val="single"/>
          </w:rPr>
          <w:t>Reels 17 – 22</w:t>
        </w:r>
      </w:hyperlink>
    </w:p>
    <w:p w14:paraId="7A44485E" w14:textId="77777777" w:rsidR="004728DD" w:rsidRPr="00775E2D" w:rsidRDefault="004728DD" w:rsidP="004728DD">
      <w:pPr>
        <w:spacing w:after="0"/>
        <w:rPr>
          <w:rFonts w:ascii="Times New Roman" w:hAnsi="Times New Roman"/>
          <w:sz w:val="24"/>
        </w:rPr>
      </w:pPr>
      <w:hyperlink r:id="rId748" w:history="1">
        <w:r w:rsidRPr="00775E2D">
          <w:rPr>
            <w:rFonts w:ascii="Times New Roman" w:hAnsi="Times New Roman"/>
            <w:color w:val="0000FF"/>
            <w:sz w:val="24"/>
            <w:u w:val="single"/>
          </w:rPr>
          <w:t>Reels 23 – 28</w:t>
        </w:r>
      </w:hyperlink>
    </w:p>
    <w:p w14:paraId="28994027" w14:textId="77777777" w:rsidR="004728DD" w:rsidRPr="00775E2D" w:rsidRDefault="004728DD" w:rsidP="004728DD">
      <w:pPr>
        <w:spacing w:after="0"/>
        <w:rPr>
          <w:rFonts w:ascii="Times New Roman" w:hAnsi="Times New Roman"/>
          <w:sz w:val="24"/>
        </w:rPr>
      </w:pPr>
      <w:hyperlink r:id="rId749" w:history="1">
        <w:r w:rsidRPr="00775E2D">
          <w:rPr>
            <w:rFonts w:ascii="Times New Roman" w:hAnsi="Times New Roman"/>
            <w:color w:val="0000FF"/>
            <w:sz w:val="24"/>
            <w:u w:val="single"/>
          </w:rPr>
          <w:t>Reels 29 – 34</w:t>
        </w:r>
      </w:hyperlink>
    </w:p>
    <w:p w14:paraId="1A3ED157" w14:textId="77777777" w:rsidR="004728DD" w:rsidRPr="00775E2D" w:rsidRDefault="004728DD" w:rsidP="004728DD">
      <w:pPr>
        <w:spacing w:after="0"/>
        <w:rPr>
          <w:rFonts w:ascii="Times New Roman" w:hAnsi="Times New Roman"/>
          <w:sz w:val="24"/>
        </w:rPr>
      </w:pPr>
      <w:hyperlink r:id="rId750" w:history="1">
        <w:r w:rsidRPr="00775E2D">
          <w:rPr>
            <w:rFonts w:ascii="Times New Roman" w:hAnsi="Times New Roman"/>
            <w:color w:val="0000FF"/>
            <w:sz w:val="24"/>
            <w:u w:val="single"/>
          </w:rPr>
          <w:t>Reels 35 – 40</w:t>
        </w:r>
      </w:hyperlink>
    </w:p>
    <w:p w14:paraId="76F1C0C8" w14:textId="77777777" w:rsidR="004728DD" w:rsidRPr="00775E2D" w:rsidRDefault="004728DD" w:rsidP="004728DD">
      <w:pPr>
        <w:spacing w:after="0"/>
        <w:rPr>
          <w:rFonts w:ascii="Times New Roman" w:hAnsi="Times New Roman"/>
          <w:sz w:val="24"/>
        </w:rPr>
      </w:pPr>
      <w:hyperlink r:id="rId751" w:history="1">
        <w:r w:rsidRPr="00775E2D">
          <w:rPr>
            <w:rFonts w:ascii="Times New Roman" w:hAnsi="Times New Roman"/>
            <w:color w:val="0000FF"/>
            <w:sz w:val="24"/>
            <w:u w:val="single"/>
          </w:rPr>
          <w:t>Reels 41 – 46</w:t>
        </w:r>
      </w:hyperlink>
    </w:p>
    <w:p w14:paraId="337DB21E" w14:textId="77777777" w:rsidR="004728DD" w:rsidRPr="00775E2D" w:rsidRDefault="004728DD" w:rsidP="004728DD">
      <w:pPr>
        <w:spacing w:after="0"/>
        <w:rPr>
          <w:rFonts w:ascii="Times New Roman" w:hAnsi="Times New Roman"/>
          <w:sz w:val="24"/>
        </w:rPr>
      </w:pPr>
      <w:hyperlink r:id="rId752" w:history="1">
        <w:r w:rsidRPr="00775E2D">
          <w:rPr>
            <w:rFonts w:ascii="Times New Roman" w:hAnsi="Times New Roman"/>
            <w:color w:val="0000FF"/>
            <w:sz w:val="24"/>
            <w:u w:val="single"/>
          </w:rPr>
          <w:t>Reels 47 – 52</w:t>
        </w:r>
      </w:hyperlink>
    </w:p>
    <w:p w14:paraId="7826ED4E" w14:textId="77777777" w:rsidR="004728DD" w:rsidRPr="00775E2D" w:rsidRDefault="004728DD" w:rsidP="004728DD">
      <w:pPr>
        <w:spacing w:after="0"/>
        <w:rPr>
          <w:rFonts w:ascii="Times New Roman" w:hAnsi="Times New Roman"/>
          <w:sz w:val="24"/>
        </w:rPr>
      </w:pPr>
      <w:hyperlink r:id="rId753" w:history="1">
        <w:r w:rsidRPr="00775E2D">
          <w:rPr>
            <w:rFonts w:ascii="Times New Roman" w:hAnsi="Times New Roman"/>
            <w:color w:val="0000FF"/>
            <w:sz w:val="24"/>
            <w:u w:val="single"/>
          </w:rPr>
          <w:t>Reels 53 – 58</w:t>
        </w:r>
      </w:hyperlink>
    </w:p>
    <w:p w14:paraId="086AC353" w14:textId="77777777" w:rsidR="004728DD" w:rsidRPr="00775E2D" w:rsidRDefault="004728DD" w:rsidP="004728DD">
      <w:pPr>
        <w:spacing w:after="0"/>
        <w:rPr>
          <w:rFonts w:ascii="Times New Roman" w:hAnsi="Times New Roman"/>
          <w:sz w:val="24"/>
        </w:rPr>
      </w:pPr>
      <w:hyperlink r:id="rId754" w:history="1">
        <w:r w:rsidRPr="00775E2D">
          <w:rPr>
            <w:rFonts w:ascii="Times New Roman" w:hAnsi="Times New Roman"/>
            <w:color w:val="0000FF"/>
            <w:sz w:val="24"/>
            <w:u w:val="single"/>
          </w:rPr>
          <w:t>Reels 59 – 64</w:t>
        </w:r>
      </w:hyperlink>
    </w:p>
    <w:p w14:paraId="02D3EF8B" w14:textId="77777777" w:rsidR="004728DD" w:rsidRPr="00775E2D" w:rsidRDefault="004728DD" w:rsidP="004728DD">
      <w:pPr>
        <w:spacing w:after="0"/>
        <w:rPr>
          <w:rFonts w:ascii="Times New Roman" w:hAnsi="Times New Roman"/>
          <w:sz w:val="24"/>
        </w:rPr>
      </w:pPr>
      <w:hyperlink r:id="rId755" w:history="1">
        <w:r w:rsidRPr="00775E2D">
          <w:rPr>
            <w:rFonts w:ascii="Times New Roman" w:hAnsi="Times New Roman"/>
            <w:color w:val="0000FF"/>
            <w:sz w:val="24"/>
            <w:u w:val="single"/>
          </w:rPr>
          <w:t>Reels 65 – 70</w:t>
        </w:r>
      </w:hyperlink>
    </w:p>
    <w:p w14:paraId="1799574E" w14:textId="77777777" w:rsidR="004728DD" w:rsidRPr="00775E2D" w:rsidRDefault="004728DD" w:rsidP="004728DD">
      <w:pPr>
        <w:spacing w:after="0"/>
        <w:rPr>
          <w:rFonts w:ascii="Times New Roman" w:hAnsi="Times New Roman"/>
          <w:sz w:val="24"/>
        </w:rPr>
      </w:pPr>
      <w:hyperlink r:id="rId756" w:history="1">
        <w:r w:rsidRPr="00775E2D">
          <w:rPr>
            <w:rFonts w:ascii="Times New Roman" w:hAnsi="Times New Roman"/>
            <w:color w:val="0000FF"/>
            <w:sz w:val="24"/>
            <w:u w:val="single"/>
          </w:rPr>
          <w:t>Reels 71 – 73</w:t>
        </w:r>
      </w:hyperlink>
    </w:p>
    <w:p w14:paraId="70B6FA77" w14:textId="77777777" w:rsidR="004728DD" w:rsidRPr="00775E2D" w:rsidRDefault="004728DD" w:rsidP="004728DD">
      <w:pPr>
        <w:spacing w:after="0"/>
        <w:rPr>
          <w:rFonts w:ascii="Times New Roman" w:hAnsi="Times New Roman"/>
          <w:sz w:val="24"/>
        </w:rPr>
      </w:pPr>
      <w:hyperlink r:id="rId757" w:history="1">
        <w:r w:rsidRPr="00775E2D">
          <w:rPr>
            <w:rFonts w:ascii="Times New Roman" w:hAnsi="Times New Roman"/>
            <w:color w:val="0000FF"/>
            <w:sz w:val="24"/>
            <w:u w:val="single"/>
          </w:rPr>
          <w:t>Drawing Logbook for 30000 to 37999</w:t>
        </w:r>
      </w:hyperlink>
    </w:p>
    <w:p w14:paraId="36B3A1BD" w14:textId="77777777" w:rsidR="004728DD" w:rsidRPr="00775E2D" w:rsidRDefault="004728DD" w:rsidP="004728DD">
      <w:pPr>
        <w:spacing w:after="0"/>
        <w:rPr>
          <w:rFonts w:ascii="Times New Roman" w:hAnsi="Times New Roman"/>
          <w:sz w:val="24"/>
        </w:rPr>
      </w:pPr>
      <w:hyperlink r:id="rId758" w:history="1">
        <w:r w:rsidRPr="00775E2D">
          <w:rPr>
            <w:rFonts w:ascii="Times New Roman" w:hAnsi="Times New Roman"/>
            <w:color w:val="0000FF"/>
            <w:sz w:val="24"/>
            <w:u w:val="single"/>
          </w:rPr>
          <w:t>Drawing Logbook for 38000 to 48878</w:t>
        </w:r>
      </w:hyperlink>
    </w:p>
    <w:p w14:paraId="2450A8E7" w14:textId="77777777" w:rsidR="004728DD" w:rsidRPr="00775E2D" w:rsidRDefault="004728DD" w:rsidP="004728DD">
      <w:pPr>
        <w:spacing w:after="0"/>
        <w:rPr>
          <w:rFonts w:ascii="Times New Roman" w:hAnsi="Times New Roman"/>
          <w:sz w:val="24"/>
        </w:rPr>
      </w:pPr>
      <w:hyperlink r:id="rId759" w:history="1">
        <w:r w:rsidRPr="00775E2D">
          <w:rPr>
            <w:rFonts w:ascii="Times New Roman" w:hAnsi="Times New Roman"/>
            <w:color w:val="0000FF"/>
            <w:sz w:val="24"/>
            <w:u w:val="single"/>
          </w:rPr>
          <w:t>Drawing Logbook for 50000 to 55001</w:t>
        </w:r>
      </w:hyperlink>
    </w:p>
    <w:p w14:paraId="456C6635" w14:textId="77777777" w:rsidR="004728DD" w:rsidRPr="00775E2D" w:rsidRDefault="004728DD" w:rsidP="004728DD">
      <w:pPr>
        <w:spacing w:after="0"/>
        <w:rPr>
          <w:rFonts w:ascii="Times New Roman" w:hAnsi="Times New Roman"/>
          <w:sz w:val="24"/>
        </w:rPr>
      </w:pPr>
      <w:hyperlink r:id="rId760" w:history="1">
        <w:r w:rsidRPr="00775E2D">
          <w:rPr>
            <w:rFonts w:ascii="Times New Roman" w:hAnsi="Times New Roman"/>
            <w:color w:val="0000FF"/>
            <w:sz w:val="24"/>
            <w:u w:val="single"/>
          </w:rPr>
          <w:t>Drawing Logbook for 55002 to 62099</w:t>
        </w:r>
      </w:hyperlink>
    </w:p>
    <w:p w14:paraId="6A99D33F" w14:textId="77777777" w:rsidR="004728DD" w:rsidRPr="00775E2D" w:rsidRDefault="004728DD" w:rsidP="004728DD">
      <w:pPr>
        <w:spacing w:after="0"/>
        <w:rPr>
          <w:rFonts w:ascii="Times New Roman" w:hAnsi="Times New Roman"/>
          <w:sz w:val="24"/>
        </w:rPr>
      </w:pPr>
      <w:hyperlink r:id="rId761" w:history="1">
        <w:r w:rsidRPr="00775E2D">
          <w:rPr>
            <w:rFonts w:ascii="Times New Roman" w:hAnsi="Times New Roman"/>
            <w:color w:val="0000FF"/>
            <w:sz w:val="24"/>
            <w:u w:val="single"/>
          </w:rPr>
          <w:t>Drawing Logbook for 62100 to 78000</w:t>
        </w:r>
      </w:hyperlink>
    </w:p>
    <w:p w14:paraId="2A4A097B" w14:textId="77777777" w:rsidR="004728DD" w:rsidRPr="00775E2D" w:rsidRDefault="004728DD" w:rsidP="004728DD">
      <w:pPr>
        <w:spacing w:after="0"/>
        <w:rPr>
          <w:rFonts w:ascii="Times New Roman" w:hAnsi="Times New Roman"/>
          <w:sz w:val="24"/>
        </w:rPr>
      </w:pPr>
      <w:hyperlink r:id="rId762" w:history="1">
        <w:r w:rsidRPr="00775E2D">
          <w:rPr>
            <w:rFonts w:ascii="Times New Roman" w:hAnsi="Times New Roman"/>
            <w:color w:val="0000FF"/>
            <w:sz w:val="24"/>
            <w:u w:val="single"/>
          </w:rPr>
          <w:t>Drawing Logbook for 80000 to 89318</w:t>
        </w:r>
      </w:hyperlink>
    </w:p>
    <w:p w14:paraId="755A753E" w14:textId="77777777" w:rsidR="004728DD" w:rsidRPr="00775E2D" w:rsidRDefault="004728DD" w:rsidP="004728DD">
      <w:pPr>
        <w:spacing w:after="0"/>
        <w:rPr>
          <w:rFonts w:ascii="Times New Roman" w:hAnsi="Times New Roman"/>
          <w:sz w:val="24"/>
        </w:rPr>
      </w:pPr>
      <w:hyperlink r:id="rId763" w:history="1">
        <w:r w:rsidRPr="00775E2D">
          <w:rPr>
            <w:rFonts w:ascii="Times New Roman" w:hAnsi="Times New Roman"/>
            <w:color w:val="0000FF"/>
            <w:sz w:val="24"/>
            <w:u w:val="single"/>
          </w:rPr>
          <w:t>Contains boxes 1 – 6 of this series</w:t>
        </w:r>
      </w:hyperlink>
    </w:p>
    <w:p w14:paraId="2A50C941" w14:textId="77777777" w:rsidR="004728DD" w:rsidRPr="00775E2D" w:rsidRDefault="004728DD" w:rsidP="004728DD">
      <w:pPr>
        <w:spacing w:after="0"/>
        <w:rPr>
          <w:rFonts w:ascii="Times New Roman" w:hAnsi="Times New Roman"/>
          <w:sz w:val="24"/>
        </w:rPr>
      </w:pPr>
      <w:hyperlink r:id="rId764" w:history="1">
        <w:r w:rsidRPr="00775E2D">
          <w:rPr>
            <w:rFonts w:ascii="Times New Roman" w:hAnsi="Times New Roman"/>
            <w:color w:val="0000FF"/>
            <w:sz w:val="24"/>
            <w:u w:val="single"/>
          </w:rPr>
          <w:t>Contains boxes 7 -12 of this series</w:t>
        </w:r>
      </w:hyperlink>
    </w:p>
    <w:p w14:paraId="784594A8" w14:textId="77777777" w:rsidR="004728DD" w:rsidRPr="00775E2D" w:rsidRDefault="004728DD" w:rsidP="004728DD">
      <w:pPr>
        <w:spacing w:after="0"/>
        <w:rPr>
          <w:rFonts w:ascii="Times New Roman" w:hAnsi="Times New Roman"/>
          <w:sz w:val="24"/>
        </w:rPr>
      </w:pPr>
      <w:hyperlink r:id="rId765" w:history="1">
        <w:r w:rsidRPr="00775E2D">
          <w:rPr>
            <w:rFonts w:ascii="Times New Roman" w:hAnsi="Times New Roman"/>
            <w:color w:val="0000FF"/>
            <w:sz w:val="24"/>
            <w:u w:val="single"/>
          </w:rPr>
          <w:t>Contains box 13 of this series</w:t>
        </w:r>
      </w:hyperlink>
    </w:p>
    <w:p w14:paraId="2064ED44" w14:textId="77777777" w:rsidR="004728DD" w:rsidRPr="00775E2D" w:rsidRDefault="004728DD" w:rsidP="004728DD">
      <w:pPr>
        <w:spacing w:after="0"/>
        <w:rPr>
          <w:rFonts w:ascii="Times New Roman" w:hAnsi="Times New Roman"/>
          <w:sz w:val="24"/>
        </w:rPr>
      </w:pPr>
      <w:hyperlink r:id="rId766" w:history="1">
        <w:r w:rsidRPr="00775E2D">
          <w:rPr>
            <w:rFonts w:ascii="Times New Roman" w:hAnsi="Times New Roman"/>
            <w:color w:val="0000FF"/>
            <w:sz w:val="24"/>
            <w:u w:val="single"/>
          </w:rPr>
          <w:t>Lists of drawings on reels 1-54</w:t>
        </w:r>
      </w:hyperlink>
    </w:p>
    <w:p w14:paraId="5AEF0379" w14:textId="77777777" w:rsidR="004728DD" w:rsidRPr="00775E2D" w:rsidRDefault="004728DD" w:rsidP="004728DD">
      <w:pPr>
        <w:spacing w:after="0"/>
        <w:rPr>
          <w:rFonts w:ascii="Times New Roman" w:hAnsi="Times New Roman"/>
          <w:sz w:val="24"/>
        </w:rPr>
      </w:pPr>
      <w:hyperlink r:id="rId767" w:history="1">
        <w:r w:rsidRPr="00775E2D">
          <w:rPr>
            <w:rFonts w:ascii="Times New Roman" w:hAnsi="Times New Roman"/>
            <w:color w:val="0000FF"/>
            <w:sz w:val="24"/>
            <w:u w:val="single"/>
          </w:rPr>
          <w:t>Lists of drawings on reels 55-69</w:t>
        </w:r>
      </w:hyperlink>
    </w:p>
    <w:p w14:paraId="1E651486" w14:textId="77777777" w:rsidR="004728DD" w:rsidRPr="00775E2D" w:rsidRDefault="004728DD" w:rsidP="004728DD">
      <w:pPr>
        <w:spacing w:after="0"/>
        <w:rPr>
          <w:rFonts w:ascii="Times New Roman" w:hAnsi="Times New Roman"/>
          <w:sz w:val="24"/>
        </w:rPr>
      </w:pPr>
      <w:hyperlink r:id="rId768" w:history="1">
        <w:r w:rsidRPr="00775E2D">
          <w:rPr>
            <w:rFonts w:ascii="Times New Roman" w:hAnsi="Times New Roman"/>
            <w:color w:val="0000FF"/>
            <w:sz w:val="24"/>
            <w:u w:val="single"/>
          </w:rPr>
          <w:t>Microfilm of MITRE Collection, AC 6, Whirlwind I Computer Records</w:t>
        </w:r>
      </w:hyperlink>
    </w:p>
    <w:p w14:paraId="26D10ACF" w14:textId="77777777" w:rsidR="004728DD" w:rsidRPr="00775E2D" w:rsidRDefault="004728DD" w:rsidP="004728DD">
      <w:pPr>
        <w:spacing w:after="0"/>
        <w:rPr>
          <w:rFonts w:ascii="Times New Roman" w:hAnsi="Times New Roman"/>
          <w:sz w:val="24"/>
        </w:rPr>
      </w:pPr>
      <w:hyperlink r:id="rId769" w:history="1">
        <w:r w:rsidRPr="00775E2D">
          <w:rPr>
            <w:rFonts w:ascii="Times New Roman" w:hAnsi="Times New Roman"/>
            <w:color w:val="0000FF"/>
            <w:sz w:val="24"/>
            <w:u w:val="single"/>
          </w:rPr>
          <w:t>Bi-weekly Report, Part I, February 20, 1948, 1948 February 20</w:t>
        </w:r>
      </w:hyperlink>
    </w:p>
    <w:p w14:paraId="3C986E88" w14:textId="77777777" w:rsidR="004728DD" w:rsidRPr="00775E2D" w:rsidRDefault="004728DD" w:rsidP="004728DD">
      <w:pPr>
        <w:spacing w:after="0"/>
        <w:rPr>
          <w:rFonts w:ascii="Times New Roman" w:hAnsi="Times New Roman"/>
          <w:sz w:val="24"/>
        </w:rPr>
      </w:pPr>
      <w:hyperlink r:id="rId770" w:history="1">
        <w:r w:rsidRPr="00775E2D">
          <w:rPr>
            <w:rFonts w:ascii="Times New Roman" w:hAnsi="Times New Roman"/>
            <w:color w:val="0000FF"/>
            <w:sz w:val="24"/>
            <w:u w:val="single"/>
          </w:rPr>
          <w:t>Bi-weekly Report, Part I, February 6, 1948, 1948 January 02</w:t>
        </w:r>
      </w:hyperlink>
    </w:p>
    <w:p w14:paraId="3ED52E40" w14:textId="77777777" w:rsidR="004728DD" w:rsidRPr="00775E2D" w:rsidRDefault="004728DD" w:rsidP="004728DD">
      <w:pPr>
        <w:spacing w:after="0"/>
        <w:rPr>
          <w:rFonts w:ascii="Times New Roman" w:hAnsi="Times New Roman"/>
          <w:sz w:val="24"/>
        </w:rPr>
      </w:pPr>
      <w:hyperlink r:id="rId771" w:history="1">
        <w:r w:rsidRPr="00775E2D">
          <w:rPr>
            <w:rFonts w:ascii="Times New Roman" w:hAnsi="Times New Roman"/>
            <w:color w:val="0000FF"/>
            <w:sz w:val="24"/>
            <w:u w:val="single"/>
          </w:rPr>
          <w:t>Bi-weekly Report, Part II, August 6, 1948, 1948 August 06</w:t>
        </w:r>
      </w:hyperlink>
    </w:p>
    <w:p w14:paraId="135C14BC" w14:textId="77777777" w:rsidR="004728DD" w:rsidRPr="00775E2D" w:rsidRDefault="004728DD" w:rsidP="004728DD">
      <w:pPr>
        <w:spacing w:after="0"/>
        <w:rPr>
          <w:rFonts w:ascii="Times New Roman" w:hAnsi="Times New Roman"/>
          <w:sz w:val="24"/>
        </w:rPr>
      </w:pPr>
      <w:hyperlink r:id="rId772" w:history="1">
        <w:r w:rsidRPr="00775E2D">
          <w:rPr>
            <w:rFonts w:ascii="Times New Roman" w:hAnsi="Times New Roman"/>
            <w:color w:val="0000FF"/>
            <w:sz w:val="24"/>
            <w:u w:val="single"/>
          </w:rPr>
          <w:t>Bi-weekly Report, Part I, December 26, 1948, 1948 January 02</w:t>
        </w:r>
      </w:hyperlink>
    </w:p>
    <w:p w14:paraId="4E942EB6" w14:textId="77777777" w:rsidR="004728DD" w:rsidRPr="00775E2D" w:rsidRDefault="004728DD" w:rsidP="004728DD">
      <w:pPr>
        <w:spacing w:after="0"/>
        <w:rPr>
          <w:rFonts w:ascii="Times New Roman" w:hAnsi="Times New Roman"/>
          <w:sz w:val="24"/>
        </w:rPr>
      </w:pPr>
      <w:hyperlink r:id="rId773" w:history="1">
        <w:r w:rsidRPr="00775E2D">
          <w:rPr>
            <w:rFonts w:ascii="Times New Roman" w:hAnsi="Times New Roman"/>
            <w:color w:val="0000FF"/>
            <w:sz w:val="24"/>
            <w:u w:val="single"/>
          </w:rPr>
          <w:t>Bi-weekly Report, Part II, October 29, 1948, 1948 October 29</w:t>
        </w:r>
      </w:hyperlink>
    </w:p>
    <w:p w14:paraId="25D0E1B9" w14:textId="77777777" w:rsidR="004728DD" w:rsidRPr="00775E2D" w:rsidRDefault="004728DD" w:rsidP="004728DD">
      <w:pPr>
        <w:spacing w:after="0"/>
        <w:rPr>
          <w:rFonts w:ascii="Times New Roman" w:hAnsi="Times New Roman"/>
          <w:sz w:val="24"/>
        </w:rPr>
      </w:pPr>
      <w:hyperlink r:id="rId774" w:history="1">
        <w:r w:rsidRPr="00775E2D">
          <w:rPr>
            <w:rFonts w:ascii="Times New Roman" w:hAnsi="Times New Roman"/>
            <w:color w:val="0000FF"/>
            <w:sz w:val="24"/>
            <w:u w:val="single"/>
          </w:rPr>
          <w:t>Bi-weekly Report, Part I, January 9, 1948, 1948 January 12</w:t>
        </w:r>
      </w:hyperlink>
    </w:p>
    <w:p w14:paraId="5970355F" w14:textId="77777777" w:rsidR="004728DD" w:rsidRPr="00775E2D" w:rsidRDefault="004728DD" w:rsidP="004728DD">
      <w:pPr>
        <w:spacing w:after="0"/>
        <w:rPr>
          <w:rFonts w:ascii="Times New Roman" w:hAnsi="Times New Roman"/>
          <w:sz w:val="24"/>
        </w:rPr>
      </w:pPr>
      <w:hyperlink r:id="rId775" w:history="1">
        <w:r w:rsidRPr="00775E2D">
          <w:rPr>
            <w:rFonts w:ascii="Times New Roman" w:hAnsi="Times New Roman"/>
            <w:color w:val="0000FF"/>
            <w:sz w:val="24"/>
            <w:u w:val="single"/>
          </w:rPr>
          <w:t>Bi-weekly Report, Part II, April 2, 1948, 1948 April 02</w:t>
        </w:r>
      </w:hyperlink>
    </w:p>
    <w:p w14:paraId="40BC5C12" w14:textId="77777777" w:rsidR="004728DD" w:rsidRPr="00775E2D" w:rsidRDefault="004728DD" w:rsidP="004728DD">
      <w:pPr>
        <w:spacing w:after="0"/>
        <w:rPr>
          <w:rFonts w:ascii="Times New Roman" w:hAnsi="Times New Roman"/>
          <w:sz w:val="24"/>
        </w:rPr>
      </w:pPr>
      <w:hyperlink r:id="rId776" w:history="1">
        <w:r w:rsidRPr="00775E2D">
          <w:rPr>
            <w:rFonts w:ascii="Times New Roman" w:hAnsi="Times New Roman"/>
            <w:color w:val="0000FF"/>
            <w:sz w:val="24"/>
            <w:u w:val="single"/>
          </w:rPr>
          <w:t>Bi-weekly Report, Part I, January 21, 1949, 1949 January 21</w:t>
        </w:r>
      </w:hyperlink>
    </w:p>
    <w:p w14:paraId="15250139" w14:textId="77777777" w:rsidR="004728DD" w:rsidRPr="00775E2D" w:rsidRDefault="004728DD" w:rsidP="004728DD">
      <w:pPr>
        <w:spacing w:after="0"/>
        <w:rPr>
          <w:rFonts w:ascii="Times New Roman" w:hAnsi="Times New Roman"/>
          <w:sz w:val="24"/>
        </w:rPr>
      </w:pPr>
      <w:hyperlink r:id="rId777" w:history="1">
        <w:r w:rsidRPr="00775E2D">
          <w:rPr>
            <w:rFonts w:ascii="Times New Roman" w:hAnsi="Times New Roman"/>
            <w:color w:val="0000FF"/>
            <w:sz w:val="24"/>
            <w:u w:val="single"/>
          </w:rPr>
          <w:t>Bi-weekly Report, Part II, December 10, 1948, 1948 December 10</w:t>
        </w:r>
      </w:hyperlink>
    </w:p>
    <w:p w14:paraId="47ACA3A6" w14:textId="77777777" w:rsidR="004728DD" w:rsidRPr="00775E2D" w:rsidRDefault="004728DD" w:rsidP="004728DD">
      <w:pPr>
        <w:spacing w:after="0"/>
        <w:rPr>
          <w:rFonts w:ascii="Times New Roman" w:hAnsi="Times New Roman"/>
          <w:sz w:val="24"/>
        </w:rPr>
      </w:pPr>
      <w:hyperlink r:id="rId778" w:history="1">
        <w:r w:rsidRPr="00775E2D">
          <w:rPr>
            <w:rFonts w:ascii="Times New Roman" w:hAnsi="Times New Roman"/>
            <w:color w:val="0000FF"/>
            <w:sz w:val="24"/>
            <w:u w:val="single"/>
          </w:rPr>
          <w:t>Bi-weekly Report, Part II, November 12, 1948, 1948 November 12</w:t>
        </w:r>
      </w:hyperlink>
    </w:p>
    <w:p w14:paraId="450EFD22" w14:textId="77777777" w:rsidR="004728DD" w:rsidRPr="00775E2D" w:rsidRDefault="004728DD" w:rsidP="004728DD">
      <w:pPr>
        <w:spacing w:after="0"/>
        <w:rPr>
          <w:rFonts w:ascii="Times New Roman" w:hAnsi="Times New Roman"/>
          <w:sz w:val="24"/>
        </w:rPr>
      </w:pPr>
      <w:hyperlink r:id="rId779" w:history="1">
        <w:r w:rsidRPr="00775E2D">
          <w:rPr>
            <w:rFonts w:ascii="Times New Roman" w:hAnsi="Times New Roman"/>
            <w:color w:val="0000FF"/>
            <w:sz w:val="24"/>
            <w:u w:val="single"/>
          </w:rPr>
          <w:t>Bi-weekly Report, Part II, December 26, 1947, 1948 January 02</w:t>
        </w:r>
      </w:hyperlink>
    </w:p>
    <w:p w14:paraId="6B11D56B" w14:textId="77777777" w:rsidR="004728DD" w:rsidRPr="00775E2D" w:rsidRDefault="004728DD" w:rsidP="004728DD">
      <w:pPr>
        <w:spacing w:after="0"/>
        <w:rPr>
          <w:rFonts w:ascii="Times New Roman" w:hAnsi="Times New Roman"/>
          <w:sz w:val="24"/>
        </w:rPr>
      </w:pPr>
      <w:hyperlink r:id="rId780" w:history="1">
        <w:r w:rsidRPr="00775E2D">
          <w:rPr>
            <w:rFonts w:ascii="Times New Roman" w:hAnsi="Times New Roman"/>
            <w:color w:val="0000FF"/>
            <w:sz w:val="24"/>
            <w:u w:val="single"/>
          </w:rPr>
          <w:t>Bi-weekly Report, Part II, November 26, 1948, 1948 November 26</w:t>
        </w:r>
      </w:hyperlink>
    </w:p>
    <w:p w14:paraId="2635626F" w14:textId="77777777" w:rsidR="004728DD" w:rsidRPr="00775E2D" w:rsidRDefault="004728DD" w:rsidP="004728DD">
      <w:pPr>
        <w:spacing w:after="0"/>
        <w:rPr>
          <w:rFonts w:ascii="Times New Roman" w:hAnsi="Times New Roman"/>
          <w:sz w:val="24"/>
        </w:rPr>
      </w:pPr>
      <w:hyperlink r:id="rId781" w:history="1">
        <w:r w:rsidRPr="00775E2D">
          <w:rPr>
            <w:rFonts w:ascii="Times New Roman" w:hAnsi="Times New Roman"/>
            <w:color w:val="0000FF"/>
            <w:sz w:val="24"/>
            <w:u w:val="single"/>
          </w:rPr>
          <w:t>Bi-weekly Report, Part I, April 16, 1948, 1948 April 16</w:t>
        </w:r>
      </w:hyperlink>
    </w:p>
    <w:p w14:paraId="690DF9D7" w14:textId="77777777" w:rsidR="004728DD" w:rsidRPr="00775E2D" w:rsidRDefault="004728DD" w:rsidP="004728DD">
      <w:pPr>
        <w:spacing w:after="0"/>
        <w:rPr>
          <w:rFonts w:ascii="Times New Roman" w:hAnsi="Times New Roman"/>
          <w:sz w:val="24"/>
        </w:rPr>
      </w:pPr>
      <w:hyperlink r:id="rId782" w:history="1">
        <w:r w:rsidRPr="00775E2D">
          <w:rPr>
            <w:rFonts w:ascii="Times New Roman" w:hAnsi="Times New Roman"/>
            <w:color w:val="0000FF"/>
            <w:sz w:val="24"/>
            <w:u w:val="single"/>
          </w:rPr>
          <w:t>Bi-weekly Report, Part II, April 16, 1948, 1948 April 16</w:t>
        </w:r>
      </w:hyperlink>
    </w:p>
    <w:p w14:paraId="58368BD0" w14:textId="77777777" w:rsidR="004728DD" w:rsidRPr="00775E2D" w:rsidRDefault="004728DD" w:rsidP="004728DD">
      <w:pPr>
        <w:spacing w:after="0"/>
        <w:rPr>
          <w:rFonts w:ascii="Times New Roman" w:hAnsi="Times New Roman"/>
          <w:sz w:val="24"/>
        </w:rPr>
      </w:pPr>
      <w:hyperlink r:id="rId783" w:history="1">
        <w:r w:rsidRPr="00775E2D">
          <w:rPr>
            <w:rFonts w:ascii="Times New Roman" w:hAnsi="Times New Roman"/>
            <w:color w:val="0000FF"/>
            <w:sz w:val="24"/>
            <w:u w:val="single"/>
          </w:rPr>
          <w:t>Bi-weekly Report, Part II, June 25, 1948, 1948 June 25</w:t>
        </w:r>
      </w:hyperlink>
    </w:p>
    <w:p w14:paraId="3F9E9B2E" w14:textId="77777777" w:rsidR="004728DD" w:rsidRPr="00775E2D" w:rsidRDefault="004728DD" w:rsidP="004728DD">
      <w:pPr>
        <w:spacing w:after="0"/>
        <w:rPr>
          <w:rFonts w:ascii="Times New Roman" w:hAnsi="Times New Roman"/>
          <w:sz w:val="24"/>
        </w:rPr>
      </w:pPr>
      <w:hyperlink r:id="rId784" w:history="1">
        <w:r w:rsidRPr="00775E2D">
          <w:rPr>
            <w:rFonts w:ascii="Times New Roman" w:hAnsi="Times New Roman"/>
            <w:color w:val="0000FF"/>
            <w:sz w:val="24"/>
            <w:u w:val="single"/>
          </w:rPr>
          <w:t xml:space="preserve">Bi-weekly Report, Part II, </w:t>
        </w:r>
        <w:proofErr w:type="spellStart"/>
        <w:r w:rsidRPr="00775E2D">
          <w:rPr>
            <w:rFonts w:ascii="Times New Roman" w:hAnsi="Times New Roman"/>
            <w:color w:val="0000FF"/>
            <w:sz w:val="24"/>
            <w:u w:val="single"/>
          </w:rPr>
          <w:t>Febraury</w:t>
        </w:r>
        <w:proofErr w:type="spellEnd"/>
        <w:r w:rsidRPr="00775E2D">
          <w:rPr>
            <w:rFonts w:ascii="Times New Roman" w:hAnsi="Times New Roman"/>
            <w:color w:val="0000FF"/>
            <w:sz w:val="24"/>
            <w:u w:val="single"/>
          </w:rPr>
          <w:t xml:space="preserve"> 6, 1948, 1948 February 09</w:t>
        </w:r>
      </w:hyperlink>
    </w:p>
    <w:p w14:paraId="42B40DC6" w14:textId="77777777" w:rsidR="004728DD" w:rsidRPr="00775E2D" w:rsidRDefault="004728DD" w:rsidP="004728DD">
      <w:pPr>
        <w:spacing w:after="0"/>
        <w:rPr>
          <w:rFonts w:ascii="Times New Roman" w:hAnsi="Times New Roman"/>
          <w:sz w:val="24"/>
        </w:rPr>
      </w:pPr>
      <w:hyperlink r:id="rId785" w:history="1">
        <w:r w:rsidRPr="00775E2D">
          <w:rPr>
            <w:rFonts w:ascii="Times New Roman" w:hAnsi="Times New Roman"/>
            <w:color w:val="0000FF"/>
            <w:sz w:val="24"/>
            <w:u w:val="single"/>
          </w:rPr>
          <w:t>Bi-weekly Report, Part II, September 17, 1948, 1948 September 17</w:t>
        </w:r>
      </w:hyperlink>
    </w:p>
    <w:p w14:paraId="10814B82" w14:textId="77777777" w:rsidR="004728DD" w:rsidRPr="00775E2D" w:rsidRDefault="004728DD" w:rsidP="004728DD">
      <w:pPr>
        <w:spacing w:after="0"/>
        <w:rPr>
          <w:rFonts w:ascii="Times New Roman" w:hAnsi="Times New Roman"/>
          <w:sz w:val="24"/>
        </w:rPr>
      </w:pPr>
      <w:hyperlink r:id="rId786" w:history="1">
        <w:r w:rsidRPr="00775E2D">
          <w:rPr>
            <w:rFonts w:ascii="Times New Roman" w:hAnsi="Times New Roman"/>
            <w:color w:val="0000FF"/>
            <w:sz w:val="24"/>
            <w:u w:val="single"/>
          </w:rPr>
          <w:t>Bi-weekly Report, Part II, January 7, 1949, 1949 January 07</w:t>
        </w:r>
      </w:hyperlink>
    </w:p>
    <w:p w14:paraId="4B3A8741" w14:textId="77777777" w:rsidR="004728DD" w:rsidRPr="00775E2D" w:rsidRDefault="004728DD" w:rsidP="004728DD">
      <w:pPr>
        <w:spacing w:after="0"/>
        <w:rPr>
          <w:rFonts w:ascii="Times New Roman" w:hAnsi="Times New Roman"/>
          <w:sz w:val="24"/>
        </w:rPr>
      </w:pPr>
      <w:hyperlink r:id="rId787" w:history="1">
        <w:r w:rsidRPr="00775E2D">
          <w:rPr>
            <w:rFonts w:ascii="Times New Roman" w:hAnsi="Times New Roman"/>
            <w:color w:val="0000FF"/>
            <w:sz w:val="24"/>
            <w:u w:val="single"/>
          </w:rPr>
          <w:t>Bi-weekly Report, Part II, August 20, 1948, 1948 August 20</w:t>
        </w:r>
      </w:hyperlink>
    </w:p>
    <w:p w14:paraId="1F6397F7" w14:textId="77777777" w:rsidR="004728DD" w:rsidRPr="00775E2D" w:rsidRDefault="004728DD" w:rsidP="004728DD">
      <w:pPr>
        <w:spacing w:after="0"/>
        <w:rPr>
          <w:rFonts w:ascii="Times New Roman" w:hAnsi="Times New Roman"/>
          <w:sz w:val="24"/>
        </w:rPr>
      </w:pPr>
      <w:hyperlink r:id="rId788" w:history="1">
        <w:r w:rsidRPr="00775E2D">
          <w:rPr>
            <w:rFonts w:ascii="Times New Roman" w:hAnsi="Times New Roman"/>
            <w:color w:val="0000FF"/>
            <w:sz w:val="24"/>
            <w:u w:val="single"/>
          </w:rPr>
          <w:t>Bi-weekly Report, Part II, July 23, 1948, 1948 July 23</w:t>
        </w:r>
      </w:hyperlink>
    </w:p>
    <w:p w14:paraId="4AC99FEB" w14:textId="77777777" w:rsidR="004728DD" w:rsidRPr="00775E2D" w:rsidRDefault="004728DD" w:rsidP="004728DD">
      <w:pPr>
        <w:spacing w:after="0"/>
        <w:rPr>
          <w:rFonts w:ascii="Times New Roman" w:hAnsi="Times New Roman"/>
          <w:sz w:val="24"/>
        </w:rPr>
      </w:pPr>
      <w:hyperlink r:id="rId789" w:history="1">
        <w:r w:rsidRPr="00775E2D">
          <w:rPr>
            <w:rFonts w:ascii="Times New Roman" w:hAnsi="Times New Roman"/>
            <w:color w:val="0000FF"/>
            <w:sz w:val="24"/>
            <w:u w:val="single"/>
          </w:rPr>
          <w:t>Bi-weekly Report, Part I, December 10, 1948, 1948 December 10</w:t>
        </w:r>
      </w:hyperlink>
    </w:p>
    <w:p w14:paraId="3408D543" w14:textId="77777777" w:rsidR="004728DD" w:rsidRPr="00775E2D" w:rsidRDefault="004728DD" w:rsidP="004728DD">
      <w:pPr>
        <w:spacing w:after="0"/>
        <w:rPr>
          <w:rFonts w:ascii="Times New Roman" w:hAnsi="Times New Roman"/>
          <w:sz w:val="24"/>
        </w:rPr>
      </w:pPr>
      <w:hyperlink r:id="rId790" w:history="1">
        <w:r w:rsidRPr="00775E2D">
          <w:rPr>
            <w:rFonts w:ascii="Times New Roman" w:hAnsi="Times New Roman"/>
            <w:color w:val="0000FF"/>
            <w:sz w:val="24"/>
            <w:u w:val="single"/>
          </w:rPr>
          <w:t>Bi-weekly Report, Part I, October 29, 1948, 1948 October 29</w:t>
        </w:r>
      </w:hyperlink>
    </w:p>
    <w:p w14:paraId="51EA2B7A" w14:textId="77777777" w:rsidR="004728DD" w:rsidRPr="00775E2D" w:rsidRDefault="004728DD" w:rsidP="004728DD">
      <w:pPr>
        <w:spacing w:after="0"/>
        <w:rPr>
          <w:rFonts w:ascii="Times New Roman" w:hAnsi="Times New Roman"/>
          <w:sz w:val="24"/>
        </w:rPr>
      </w:pPr>
      <w:hyperlink r:id="rId791" w:history="1">
        <w:r w:rsidRPr="00775E2D">
          <w:rPr>
            <w:rFonts w:ascii="Times New Roman" w:hAnsi="Times New Roman"/>
            <w:color w:val="0000FF"/>
            <w:sz w:val="24"/>
            <w:u w:val="single"/>
          </w:rPr>
          <w:t>Bi-weekly Report, Part I, April 30, 1948, 1948 April 30</w:t>
        </w:r>
      </w:hyperlink>
    </w:p>
    <w:p w14:paraId="1F92D3BE" w14:textId="77777777" w:rsidR="004728DD" w:rsidRPr="00775E2D" w:rsidRDefault="004728DD" w:rsidP="004728DD">
      <w:pPr>
        <w:spacing w:after="0"/>
        <w:rPr>
          <w:rFonts w:ascii="Times New Roman" w:hAnsi="Times New Roman"/>
          <w:sz w:val="24"/>
        </w:rPr>
      </w:pPr>
      <w:hyperlink r:id="rId792" w:history="1">
        <w:r w:rsidRPr="00775E2D">
          <w:rPr>
            <w:rFonts w:ascii="Times New Roman" w:hAnsi="Times New Roman"/>
            <w:color w:val="0000FF"/>
            <w:sz w:val="24"/>
            <w:u w:val="single"/>
          </w:rPr>
          <w:t>Bi-weekly Report, Part II, December 24, 1948, 1948 December 24</w:t>
        </w:r>
      </w:hyperlink>
    </w:p>
    <w:p w14:paraId="5ED1F37E" w14:textId="77777777" w:rsidR="004728DD" w:rsidRPr="00775E2D" w:rsidRDefault="004728DD" w:rsidP="004728DD">
      <w:pPr>
        <w:spacing w:after="0"/>
        <w:rPr>
          <w:rFonts w:ascii="Times New Roman" w:hAnsi="Times New Roman"/>
          <w:sz w:val="24"/>
        </w:rPr>
      </w:pPr>
      <w:hyperlink r:id="rId793" w:history="1">
        <w:r w:rsidRPr="00775E2D">
          <w:rPr>
            <w:rFonts w:ascii="Times New Roman" w:hAnsi="Times New Roman"/>
            <w:color w:val="0000FF"/>
            <w:sz w:val="24"/>
            <w:u w:val="single"/>
          </w:rPr>
          <w:t>Bi-weekly Report, Part II, December 15, 1947, 1947 December 15</w:t>
        </w:r>
      </w:hyperlink>
    </w:p>
    <w:p w14:paraId="37770FF3" w14:textId="77777777" w:rsidR="004728DD" w:rsidRPr="00775E2D" w:rsidRDefault="004728DD" w:rsidP="004728DD">
      <w:pPr>
        <w:spacing w:after="0"/>
        <w:rPr>
          <w:rFonts w:ascii="Times New Roman" w:hAnsi="Times New Roman"/>
          <w:sz w:val="24"/>
        </w:rPr>
      </w:pPr>
      <w:hyperlink r:id="rId794" w:history="1">
        <w:r w:rsidRPr="00775E2D">
          <w:rPr>
            <w:rFonts w:ascii="Times New Roman" w:hAnsi="Times New Roman"/>
            <w:color w:val="0000FF"/>
            <w:sz w:val="24"/>
            <w:u w:val="single"/>
          </w:rPr>
          <w:t>Bi-weekly Report, Part I, December 24, 1948, 1948 December 24</w:t>
        </w:r>
      </w:hyperlink>
    </w:p>
    <w:p w14:paraId="6DABBBAF" w14:textId="77777777" w:rsidR="004728DD" w:rsidRPr="00775E2D" w:rsidRDefault="004728DD" w:rsidP="004728DD">
      <w:pPr>
        <w:spacing w:after="0"/>
        <w:rPr>
          <w:rFonts w:ascii="Times New Roman" w:hAnsi="Times New Roman"/>
          <w:sz w:val="24"/>
        </w:rPr>
      </w:pPr>
      <w:hyperlink r:id="rId795" w:history="1">
        <w:r w:rsidRPr="00775E2D">
          <w:rPr>
            <w:rFonts w:ascii="Times New Roman" w:hAnsi="Times New Roman"/>
            <w:color w:val="0000FF"/>
            <w:sz w:val="24"/>
            <w:u w:val="single"/>
          </w:rPr>
          <w:t>Bi-weekly Report, Part I, May 28, 1948, 1948 May 28</w:t>
        </w:r>
      </w:hyperlink>
    </w:p>
    <w:p w14:paraId="704C23AE" w14:textId="77777777" w:rsidR="004728DD" w:rsidRPr="00775E2D" w:rsidRDefault="004728DD" w:rsidP="004728DD">
      <w:pPr>
        <w:spacing w:after="0"/>
        <w:rPr>
          <w:rFonts w:ascii="Times New Roman" w:hAnsi="Times New Roman"/>
          <w:sz w:val="24"/>
        </w:rPr>
      </w:pPr>
      <w:hyperlink r:id="rId796" w:history="1">
        <w:r w:rsidRPr="00775E2D">
          <w:rPr>
            <w:rFonts w:ascii="Times New Roman" w:hAnsi="Times New Roman"/>
            <w:color w:val="0000FF"/>
            <w:sz w:val="24"/>
            <w:u w:val="single"/>
          </w:rPr>
          <w:t>Bi-weekly Report, Part I, May 14, 1948, 1948 May 14</w:t>
        </w:r>
      </w:hyperlink>
    </w:p>
    <w:p w14:paraId="3401B4D6" w14:textId="77777777" w:rsidR="004728DD" w:rsidRPr="00775E2D" w:rsidRDefault="004728DD" w:rsidP="004728DD">
      <w:pPr>
        <w:spacing w:after="0"/>
        <w:rPr>
          <w:rFonts w:ascii="Times New Roman" w:hAnsi="Times New Roman"/>
          <w:sz w:val="24"/>
        </w:rPr>
      </w:pPr>
      <w:hyperlink r:id="rId797" w:history="1">
        <w:r w:rsidRPr="00775E2D">
          <w:rPr>
            <w:rFonts w:ascii="Times New Roman" w:hAnsi="Times New Roman"/>
            <w:color w:val="0000FF"/>
            <w:sz w:val="24"/>
            <w:u w:val="single"/>
          </w:rPr>
          <w:t>Bi-weekly Report, Part I, October 15, 1948, 1948 October 15</w:t>
        </w:r>
      </w:hyperlink>
    </w:p>
    <w:p w14:paraId="40833B80" w14:textId="77777777" w:rsidR="004728DD" w:rsidRPr="00775E2D" w:rsidRDefault="004728DD" w:rsidP="004728DD">
      <w:pPr>
        <w:spacing w:after="0"/>
        <w:rPr>
          <w:rFonts w:ascii="Times New Roman" w:hAnsi="Times New Roman"/>
          <w:sz w:val="24"/>
        </w:rPr>
      </w:pPr>
      <w:hyperlink r:id="rId798" w:history="1">
        <w:r w:rsidRPr="00775E2D">
          <w:rPr>
            <w:rFonts w:ascii="Times New Roman" w:hAnsi="Times New Roman"/>
            <w:color w:val="0000FF"/>
            <w:sz w:val="24"/>
            <w:u w:val="single"/>
          </w:rPr>
          <w:t>Bi-weekly Report, Part I, January 7, 1949, 1949 January 07</w:t>
        </w:r>
      </w:hyperlink>
    </w:p>
    <w:p w14:paraId="058E7B77" w14:textId="77777777" w:rsidR="004728DD" w:rsidRPr="00775E2D" w:rsidRDefault="004728DD" w:rsidP="004728DD">
      <w:pPr>
        <w:spacing w:after="0"/>
        <w:rPr>
          <w:rFonts w:ascii="Times New Roman" w:hAnsi="Times New Roman"/>
          <w:sz w:val="24"/>
        </w:rPr>
      </w:pPr>
      <w:hyperlink r:id="rId799" w:history="1">
        <w:r w:rsidRPr="00775E2D">
          <w:rPr>
            <w:rFonts w:ascii="Times New Roman" w:hAnsi="Times New Roman"/>
            <w:color w:val="0000FF"/>
            <w:sz w:val="24"/>
            <w:u w:val="single"/>
          </w:rPr>
          <w:t>Bi-weekly Report, Part I, September 17, 1948, 1948 September 17</w:t>
        </w:r>
      </w:hyperlink>
    </w:p>
    <w:p w14:paraId="46232F2A" w14:textId="77777777" w:rsidR="004728DD" w:rsidRPr="00775E2D" w:rsidRDefault="004728DD" w:rsidP="004728DD">
      <w:pPr>
        <w:spacing w:after="0"/>
        <w:rPr>
          <w:rFonts w:ascii="Times New Roman" w:hAnsi="Times New Roman"/>
          <w:sz w:val="24"/>
        </w:rPr>
      </w:pPr>
      <w:hyperlink r:id="rId800" w:history="1">
        <w:r w:rsidRPr="00775E2D">
          <w:rPr>
            <w:rFonts w:ascii="Times New Roman" w:hAnsi="Times New Roman"/>
            <w:color w:val="0000FF"/>
            <w:sz w:val="24"/>
            <w:u w:val="single"/>
          </w:rPr>
          <w:t>Bi-weekly Report, Part II, September 3, 1948, 1948 September 03</w:t>
        </w:r>
      </w:hyperlink>
    </w:p>
    <w:p w14:paraId="4ED53B2B" w14:textId="77777777" w:rsidR="004728DD" w:rsidRPr="00775E2D" w:rsidRDefault="004728DD" w:rsidP="004728DD">
      <w:pPr>
        <w:spacing w:after="0"/>
        <w:rPr>
          <w:rFonts w:ascii="Times New Roman" w:hAnsi="Times New Roman"/>
          <w:sz w:val="24"/>
        </w:rPr>
      </w:pPr>
      <w:hyperlink r:id="rId801" w:history="1">
        <w:r w:rsidRPr="00775E2D">
          <w:rPr>
            <w:rFonts w:ascii="Times New Roman" w:hAnsi="Times New Roman"/>
            <w:color w:val="0000FF"/>
            <w:sz w:val="24"/>
            <w:u w:val="single"/>
          </w:rPr>
          <w:t>Bi-weekly Report, Part II, October 1, 1948, 1948 October 01</w:t>
        </w:r>
      </w:hyperlink>
    </w:p>
    <w:p w14:paraId="654BC373" w14:textId="77777777" w:rsidR="004728DD" w:rsidRPr="00775E2D" w:rsidRDefault="004728DD" w:rsidP="004728DD">
      <w:pPr>
        <w:spacing w:after="0"/>
        <w:rPr>
          <w:rFonts w:ascii="Times New Roman" w:hAnsi="Times New Roman"/>
          <w:sz w:val="24"/>
        </w:rPr>
      </w:pPr>
      <w:hyperlink r:id="rId802" w:history="1">
        <w:r w:rsidRPr="00775E2D">
          <w:rPr>
            <w:rFonts w:ascii="Times New Roman" w:hAnsi="Times New Roman"/>
            <w:color w:val="0000FF"/>
            <w:sz w:val="24"/>
            <w:u w:val="single"/>
          </w:rPr>
          <w:t>Bi-weekly Report, Part I, August 6, 1948, 1948 August 06</w:t>
        </w:r>
      </w:hyperlink>
    </w:p>
    <w:p w14:paraId="26960306" w14:textId="77777777" w:rsidR="004728DD" w:rsidRPr="00775E2D" w:rsidRDefault="004728DD" w:rsidP="004728DD">
      <w:pPr>
        <w:spacing w:after="0"/>
        <w:rPr>
          <w:rFonts w:ascii="Times New Roman" w:hAnsi="Times New Roman"/>
          <w:sz w:val="24"/>
        </w:rPr>
      </w:pPr>
      <w:hyperlink r:id="rId803" w:history="1">
        <w:r w:rsidRPr="00775E2D">
          <w:rPr>
            <w:rFonts w:ascii="Times New Roman" w:hAnsi="Times New Roman"/>
            <w:color w:val="0000FF"/>
            <w:sz w:val="24"/>
            <w:u w:val="single"/>
          </w:rPr>
          <w:t xml:space="preserve">Bi-weekly Report, Part II, </w:t>
        </w:r>
        <w:proofErr w:type="spellStart"/>
        <w:r w:rsidRPr="00775E2D">
          <w:rPr>
            <w:rFonts w:ascii="Times New Roman" w:hAnsi="Times New Roman"/>
            <w:color w:val="0000FF"/>
            <w:sz w:val="24"/>
            <w:u w:val="single"/>
          </w:rPr>
          <w:t>Febraury</w:t>
        </w:r>
        <w:proofErr w:type="spellEnd"/>
        <w:r w:rsidRPr="00775E2D">
          <w:rPr>
            <w:rFonts w:ascii="Times New Roman" w:hAnsi="Times New Roman"/>
            <w:color w:val="0000FF"/>
            <w:sz w:val="24"/>
            <w:u w:val="single"/>
          </w:rPr>
          <w:t xml:space="preserve"> 20, 1948, 1948 February 20</w:t>
        </w:r>
      </w:hyperlink>
    </w:p>
    <w:p w14:paraId="63FEB466" w14:textId="77777777" w:rsidR="004728DD" w:rsidRPr="00775E2D" w:rsidRDefault="004728DD" w:rsidP="004728DD">
      <w:pPr>
        <w:spacing w:after="0"/>
        <w:rPr>
          <w:rFonts w:ascii="Times New Roman" w:hAnsi="Times New Roman"/>
          <w:sz w:val="24"/>
        </w:rPr>
      </w:pPr>
      <w:hyperlink r:id="rId804" w:history="1">
        <w:r w:rsidRPr="00775E2D">
          <w:rPr>
            <w:rFonts w:ascii="Times New Roman" w:hAnsi="Times New Roman"/>
            <w:color w:val="0000FF"/>
            <w:sz w:val="24"/>
            <w:u w:val="single"/>
          </w:rPr>
          <w:t>Bi-weekly Report, Part II, January 23, 1948, 1948 January 27</w:t>
        </w:r>
      </w:hyperlink>
    </w:p>
    <w:p w14:paraId="3D5BA83D" w14:textId="77777777" w:rsidR="004728DD" w:rsidRPr="00775E2D" w:rsidRDefault="004728DD" w:rsidP="004728DD">
      <w:pPr>
        <w:spacing w:after="0"/>
        <w:rPr>
          <w:rFonts w:ascii="Times New Roman" w:hAnsi="Times New Roman"/>
          <w:sz w:val="24"/>
        </w:rPr>
      </w:pPr>
      <w:hyperlink r:id="rId805" w:history="1">
        <w:r w:rsidRPr="00775E2D">
          <w:rPr>
            <w:rFonts w:ascii="Times New Roman" w:hAnsi="Times New Roman"/>
            <w:color w:val="0000FF"/>
            <w:sz w:val="24"/>
            <w:u w:val="single"/>
          </w:rPr>
          <w:t>Bi-weekly Report, Part II, April 30, 1948, 1948 April 30</w:t>
        </w:r>
      </w:hyperlink>
    </w:p>
    <w:p w14:paraId="0051F751" w14:textId="77777777" w:rsidR="004728DD" w:rsidRPr="00775E2D" w:rsidRDefault="004728DD" w:rsidP="004728DD">
      <w:pPr>
        <w:spacing w:after="0"/>
        <w:rPr>
          <w:rFonts w:ascii="Times New Roman" w:hAnsi="Times New Roman"/>
          <w:sz w:val="24"/>
        </w:rPr>
      </w:pPr>
      <w:hyperlink r:id="rId806" w:history="1">
        <w:r w:rsidRPr="00775E2D">
          <w:rPr>
            <w:rFonts w:ascii="Times New Roman" w:hAnsi="Times New Roman"/>
            <w:color w:val="0000FF"/>
            <w:sz w:val="24"/>
            <w:u w:val="single"/>
          </w:rPr>
          <w:t>Bi-weekly Report, Part II, 1948 October 15</w:t>
        </w:r>
      </w:hyperlink>
    </w:p>
    <w:p w14:paraId="63899905" w14:textId="77777777" w:rsidR="004728DD" w:rsidRPr="00775E2D" w:rsidRDefault="004728DD" w:rsidP="004728DD">
      <w:pPr>
        <w:spacing w:after="0"/>
        <w:rPr>
          <w:rFonts w:ascii="Times New Roman" w:hAnsi="Times New Roman"/>
          <w:sz w:val="24"/>
        </w:rPr>
      </w:pPr>
      <w:hyperlink r:id="rId807" w:history="1">
        <w:r w:rsidRPr="00775E2D">
          <w:rPr>
            <w:rFonts w:ascii="Times New Roman" w:hAnsi="Times New Roman"/>
            <w:color w:val="0000FF"/>
            <w:sz w:val="24"/>
            <w:u w:val="single"/>
          </w:rPr>
          <w:t>Bi-weekly Report, Part I, September 3, 1948, 1948 September 03</w:t>
        </w:r>
      </w:hyperlink>
    </w:p>
    <w:p w14:paraId="30C0304E" w14:textId="77777777" w:rsidR="004728DD" w:rsidRPr="00775E2D" w:rsidRDefault="004728DD" w:rsidP="004728DD">
      <w:pPr>
        <w:spacing w:after="0"/>
        <w:rPr>
          <w:rFonts w:ascii="Times New Roman" w:hAnsi="Times New Roman"/>
          <w:sz w:val="24"/>
        </w:rPr>
      </w:pPr>
      <w:hyperlink r:id="rId808" w:history="1">
        <w:r w:rsidRPr="00775E2D">
          <w:rPr>
            <w:rFonts w:ascii="Times New Roman" w:hAnsi="Times New Roman"/>
            <w:color w:val="0000FF"/>
            <w:sz w:val="24"/>
            <w:u w:val="single"/>
          </w:rPr>
          <w:t>Bi-weekly Report, Part II, July 9, 1948, 1948 July 09</w:t>
        </w:r>
      </w:hyperlink>
    </w:p>
    <w:p w14:paraId="580A003E" w14:textId="77777777" w:rsidR="004728DD" w:rsidRPr="00775E2D" w:rsidRDefault="004728DD" w:rsidP="004728DD">
      <w:pPr>
        <w:spacing w:after="0"/>
        <w:rPr>
          <w:rFonts w:ascii="Times New Roman" w:hAnsi="Times New Roman"/>
          <w:sz w:val="24"/>
        </w:rPr>
      </w:pPr>
      <w:hyperlink r:id="rId809" w:history="1">
        <w:r w:rsidRPr="00775E2D">
          <w:rPr>
            <w:rFonts w:ascii="Times New Roman" w:hAnsi="Times New Roman"/>
            <w:color w:val="0000FF"/>
            <w:sz w:val="24"/>
            <w:u w:val="single"/>
          </w:rPr>
          <w:t>Bi-weekly Report, Part I, July 9, 1948, 1948 July 09</w:t>
        </w:r>
      </w:hyperlink>
    </w:p>
    <w:p w14:paraId="12B8378C" w14:textId="77777777" w:rsidR="004728DD" w:rsidRPr="00775E2D" w:rsidRDefault="004728DD" w:rsidP="004728DD">
      <w:pPr>
        <w:spacing w:after="0"/>
        <w:rPr>
          <w:rFonts w:ascii="Times New Roman" w:hAnsi="Times New Roman"/>
          <w:sz w:val="24"/>
        </w:rPr>
      </w:pPr>
      <w:hyperlink r:id="rId810" w:history="1">
        <w:r w:rsidRPr="00775E2D">
          <w:rPr>
            <w:rFonts w:ascii="Times New Roman" w:hAnsi="Times New Roman"/>
            <w:color w:val="0000FF"/>
            <w:sz w:val="24"/>
            <w:u w:val="single"/>
          </w:rPr>
          <w:t>Bi-weekly Report, Part Two, February 4, 1949, 1949 February 04</w:t>
        </w:r>
      </w:hyperlink>
    </w:p>
    <w:p w14:paraId="4037B45A" w14:textId="77777777" w:rsidR="004728DD" w:rsidRPr="00775E2D" w:rsidRDefault="004728DD" w:rsidP="004728DD">
      <w:pPr>
        <w:spacing w:after="0"/>
        <w:rPr>
          <w:rFonts w:ascii="Times New Roman" w:hAnsi="Times New Roman"/>
          <w:sz w:val="24"/>
        </w:rPr>
      </w:pPr>
      <w:hyperlink r:id="rId811" w:history="1">
        <w:r w:rsidRPr="00775E2D">
          <w:rPr>
            <w:rFonts w:ascii="Times New Roman" w:hAnsi="Times New Roman"/>
            <w:color w:val="0000FF"/>
            <w:sz w:val="24"/>
            <w:u w:val="single"/>
          </w:rPr>
          <w:t>Bi-weekly Report, Part I, February 4, 1949, 1949 February 04</w:t>
        </w:r>
      </w:hyperlink>
    </w:p>
    <w:p w14:paraId="340EA6E7" w14:textId="77777777" w:rsidR="004728DD" w:rsidRPr="00775E2D" w:rsidRDefault="004728DD" w:rsidP="004728DD">
      <w:pPr>
        <w:spacing w:after="0"/>
        <w:rPr>
          <w:rFonts w:ascii="Times New Roman" w:hAnsi="Times New Roman"/>
          <w:sz w:val="24"/>
        </w:rPr>
      </w:pPr>
      <w:hyperlink r:id="rId812" w:history="1">
        <w:r w:rsidRPr="00775E2D">
          <w:rPr>
            <w:rFonts w:ascii="Times New Roman" w:hAnsi="Times New Roman"/>
            <w:color w:val="0000FF"/>
            <w:sz w:val="24"/>
            <w:u w:val="single"/>
          </w:rPr>
          <w:t>Bi-weekly Report, Part I, April 2, 1948, 1948 April 02</w:t>
        </w:r>
      </w:hyperlink>
    </w:p>
    <w:p w14:paraId="3125CD53" w14:textId="77777777" w:rsidR="004728DD" w:rsidRPr="00775E2D" w:rsidRDefault="004728DD" w:rsidP="004728DD">
      <w:pPr>
        <w:spacing w:after="0"/>
        <w:rPr>
          <w:rFonts w:ascii="Times New Roman" w:hAnsi="Times New Roman"/>
          <w:sz w:val="24"/>
        </w:rPr>
      </w:pPr>
      <w:hyperlink r:id="rId813" w:history="1">
        <w:r w:rsidRPr="00775E2D">
          <w:rPr>
            <w:rFonts w:ascii="Times New Roman" w:hAnsi="Times New Roman"/>
            <w:color w:val="0000FF"/>
            <w:sz w:val="24"/>
            <w:u w:val="single"/>
          </w:rPr>
          <w:t>Bi-weekly Report, Part I, February 18, 1949, 1949 February 18</w:t>
        </w:r>
      </w:hyperlink>
    </w:p>
    <w:p w14:paraId="1242C817" w14:textId="77777777" w:rsidR="004728DD" w:rsidRPr="00775E2D" w:rsidRDefault="004728DD" w:rsidP="004728DD">
      <w:pPr>
        <w:spacing w:after="0"/>
        <w:rPr>
          <w:rFonts w:ascii="Times New Roman" w:hAnsi="Times New Roman"/>
          <w:sz w:val="24"/>
        </w:rPr>
      </w:pPr>
      <w:hyperlink r:id="rId814" w:history="1">
        <w:r w:rsidRPr="00775E2D">
          <w:rPr>
            <w:rFonts w:ascii="Times New Roman" w:hAnsi="Times New Roman"/>
            <w:color w:val="0000FF"/>
            <w:sz w:val="24"/>
            <w:u w:val="single"/>
          </w:rPr>
          <w:t>Bi-weekly Report, Part II, May 14, 1948, 1948 May 14</w:t>
        </w:r>
      </w:hyperlink>
    </w:p>
    <w:p w14:paraId="2702D327" w14:textId="77777777" w:rsidR="004728DD" w:rsidRPr="00775E2D" w:rsidRDefault="004728DD" w:rsidP="004728DD">
      <w:pPr>
        <w:spacing w:after="0"/>
        <w:rPr>
          <w:rFonts w:ascii="Times New Roman" w:hAnsi="Times New Roman"/>
          <w:sz w:val="24"/>
        </w:rPr>
      </w:pPr>
      <w:hyperlink r:id="rId815" w:history="1">
        <w:r w:rsidRPr="00775E2D">
          <w:rPr>
            <w:rFonts w:ascii="Times New Roman" w:hAnsi="Times New Roman"/>
            <w:color w:val="0000FF"/>
            <w:sz w:val="24"/>
            <w:u w:val="single"/>
          </w:rPr>
          <w:t>Bi-weekly Report, Part II, June 11, 1948, 1948 June 11</w:t>
        </w:r>
      </w:hyperlink>
    </w:p>
    <w:p w14:paraId="326B4CDF" w14:textId="77777777" w:rsidR="004728DD" w:rsidRPr="00775E2D" w:rsidRDefault="004728DD" w:rsidP="004728DD">
      <w:pPr>
        <w:spacing w:after="0"/>
        <w:rPr>
          <w:rFonts w:ascii="Times New Roman" w:hAnsi="Times New Roman"/>
          <w:sz w:val="24"/>
        </w:rPr>
      </w:pPr>
      <w:hyperlink r:id="rId816" w:history="1">
        <w:r w:rsidRPr="00775E2D">
          <w:rPr>
            <w:rFonts w:ascii="Times New Roman" w:hAnsi="Times New Roman"/>
            <w:color w:val="0000FF"/>
            <w:sz w:val="24"/>
            <w:u w:val="single"/>
          </w:rPr>
          <w:t>Bi-weekly Report, Part I, March 19, 1948, 1948 March 19</w:t>
        </w:r>
      </w:hyperlink>
    </w:p>
    <w:p w14:paraId="5970C859" w14:textId="77777777" w:rsidR="004728DD" w:rsidRPr="00775E2D" w:rsidRDefault="004728DD" w:rsidP="004728DD">
      <w:pPr>
        <w:spacing w:after="0"/>
        <w:rPr>
          <w:rFonts w:ascii="Times New Roman" w:hAnsi="Times New Roman"/>
          <w:sz w:val="24"/>
        </w:rPr>
      </w:pPr>
      <w:hyperlink r:id="rId817" w:history="1">
        <w:r w:rsidRPr="00775E2D">
          <w:rPr>
            <w:rFonts w:ascii="Times New Roman" w:hAnsi="Times New Roman"/>
            <w:color w:val="0000FF"/>
            <w:sz w:val="24"/>
            <w:u w:val="single"/>
          </w:rPr>
          <w:t>Bi-weekly Report, Part II, March 5, 1948, 1948 March 05</w:t>
        </w:r>
      </w:hyperlink>
    </w:p>
    <w:p w14:paraId="56C2E728" w14:textId="77777777" w:rsidR="004728DD" w:rsidRPr="00775E2D" w:rsidRDefault="004728DD" w:rsidP="004728DD">
      <w:pPr>
        <w:spacing w:after="0"/>
        <w:rPr>
          <w:rFonts w:ascii="Times New Roman" w:hAnsi="Times New Roman"/>
          <w:sz w:val="24"/>
        </w:rPr>
      </w:pPr>
      <w:hyperlink r:id="rId818" w:history="1">
        <w:r w:rsidRPr="00775E2D">
          <w:rPr>
            <w:rFonts w:ascii="Times New Roman" w:hAnsi="Times New Roman"/>
            <w:color w:val="0000FF"/>
            <w:sz w:val="24"/>
            <w:u w:val="single"/>
          </w:rPr>
          <w:t>Bi-weekly Report, Part II, March 19, 1948, 1948 March 19</w:t>
        </w:r>
      </w:hyperlink>
    </w:p>
    <w:p w14:paraId="0E2AC7CB" w14:textId="77777777" w:rsidR="004728DD" w:rsidRPr="00775E2D" w:rsidRDefault="004728DD" w:rsidP="004728DD">
      <w:pPr>
        <w:spacing w:after="0"/>
        <w:rPr>
          <w:rFonts w:ascii="Times New Roman" w:hAnsi="Times New Roman"/>
          <w:sz w:val="24"/>
        </w:rPr>
      </w:pPr>
      <w:hyperlink r:id="rId819" w:history="1">
        <w:r w:rsidRPr="00775E2D">
          <w:rPr>
            <w:rFonts w:ascii="Times New Roman" w:hAnsi="Times New Roman"/>
            <w:color w:val="0000FF"/>
            <w:sz w:val="24"/>
            <w:u w:val="single"/>
          </w:rPr>
          <w:t>Bi-weekly Report, Part I, December 15, 1947, 1947 December 15</w:t>
        </w:r>
      </w:hyperlink>
    </w:p>
    <w:p w14:paraId="1A3F7D8E" w14:textId="77777777" w:rsidR="004728DD" w:rsidRPr="00775E2D" w:rsidRDefault="004728DD" w:rsidP="004728DD">
      <w:pPr>
        <w:spacing w:after="0"/>
        <w:rPr>
          <w:rFonts w:ascii="Times New Roman" w:hAnsi="Times New Roman"/>
          <w:sz w:val="24"/>
        </w:rPr>
      </w:pPr>
      <w:hyperlink r:id="rId820" w:history="1">
        <w:r w:rsidRPr="00775E2D">
          <w:rPr>
            <w:rFonts w:ascii="Times New Roman" w:hAnsi="Times New Roman"/>
            <w:color w:val="0000FF"/>
            <w:sz w:val="24"/>
            <w:u w:val="single"/>
          </w:rPr>
          <w:t>Bi-weekly Report, Part I, June 25, 1948, 1948 June 25</w:t>
        </w:r>
      </w:hyperlink>
    </w:p>
    <w:p w14:paraId="10C07D04" w14:textId="77777777" w:rsidR="004728DD" w:rsidRPr="00775E2D" w:rsidRDefault="004728DD" w:rsidP="004728DD">
      <w:pPr>
        <w:spacing w:after="0"/>
        <w:rPr>
          <w:rFonts w:ascii="Times New Roman" w:hAnsi="Times New Roman"/>
          <w:sz w:val="24"/>
        </w:rPr>
      </w:pPr>
      <w:hyperlink r:id="rId821" w:history="1">
        <w:r w:rsidRPr="00775E2D">
          <w:rPr>
            <w:rFonts w:ascii="Times New Roman" w:hAnsi="Times New Roman"/>
            <w:color w:val="0000FF"/>
            <w:sz w:val="24"/>
            <w:u w:val="single"/>
          </w:rPr>
          <w:t>Bi-weekly Report, Part II, January 9, 1948, 1948 January 12</w:t>
        </w:r>
      </w:hyperlink>
    </w:p>
    <w:p w14:paraId="4388C06B" w14:textId="77777777" w:rsidR="004728DD" w:rsidRPr="00775E2D" w:rsidRDefault="004728DD" w:rsidP="004728DD">
      <w:pPr>
        <w:spacing w:after="0"/>
        <w:rPr>
          <w:rFonts w:ascii="Times New Roman" w:hAnsi="Times New Roman"/>
          <w:sz w:val="24"/>
        </w:rPr>
      </w:pPr>
      <w:hyperlink r:id="rId822" w:history="1">
        <w:r w:rsidRPr="00775E2D">
          <w:rPr>
            <w:rFonts w:ascii="Times New Roman" w:hAnsi="Times New Roman"/>
            <w:color w:val="0000FF"/>
            <w:sz w:val="24"/>
            <w:u w:val="single"/>
          </w:rPr>
          <w:t>Bi-weekly Report, Part I, November 12, 1948, 1948 November 12</w:t>
        </w:r>
      </w:hyperlink>
    </w:p>
    <w:p w14:paraId="704AAB06" w14:textId="77777777" w:rsidR="004728DD" w:rsidRPr="00775E2D" w:rsidRDefault="004728DD" w:rsidP="004728DD">
      <w:pPr>
        <w:spacing w:after="0"/>
        <w:rPr>
          <w:rFonts w:ascii="Times New Roman" w:hAnsi="Times New Roman"/>
          <w:sz w:val="24"/>
        </w:rPr>
      </w:pPr>
      <w:hyperlink r:id="rId823" w:history="1">
        <w:r w:rsidRPr="00775E2D">
          <w:rPr>
            <w:rFonts w:ascii="Times New Roman" w:hAnsi="Times New Roman"/>
            <w:color w:val="0000FF"/>
            <w:sz w:val="24"/>
            <w:u w:val="single"/>
          </w:rPr>
          <w:t>Bi-weekly Report, Part I, July 23, 1948, 1948 July 23</w:t>
        </w:r>
      </w:hyperlink>
    </w:p>
    <w:p w14:paraId="7B90036E" w14:textId="77777777" w:rsidR="004728DD" w:rsidRPr="00775E2D" w:rsidRDefault="004728DD" w:rsidP="004728DD">
      <w:pPr>
        <w:spacing w:after="0"/>
        <w:rPr>
          <w:rFonts w:ascii="Times New Roman" w:hAnsi="Times New Roman"/>
          <w:sz w:val="24"/>
        </w:rPr>
      </w:pPr>
      <w:hyperlink r:id="rId824" w:history="1">
        <w:r w:rsidRPr="00775E2D">
          <w:rPr>
            <w:rFonts w:ascii="Times New Roman" w:hAnsi="Times New Roman"/>
            <w:color w:val="0000FF"/>
            <w:sz w:val="24"/>
            <w:u w:val="single"/>
          </w:rPr>
          <w:t>Bi-weekly Report, Part I, August 20, 1948, 1948 August 20</w:t>
        </w:r>
      </w:hyperlink>
    </w:p>
    <w:p w14:paraId="5EE095B6" w14:textId="77777777" w:rsidR="004728DD" w:rsidRPr="00775E2D" w:rsidRDefault="004728DD" w:rsidP="004728DD">
      <w:pPr>
        <w:spacing w:after="0"/>
        <w:rPr>
          <w:rFonts w:ascii="Times New Roman" w:hAnsi="Times New Roman"/>
          <w:sz w:val="24"/>
        </w:rPr>
      </w:pPr>
      <w:hyperlink r:id="rId825" w:history="1">
        <w:r w:rsidRPr="00775E2D">
          <w:rPr>
            <w:rFonts w:ascii="Times New Roman" w:hAnsi="Times New Roman"/>
            <w:color w:val="0000FF"/>
            <w:sz w:val="24"/>
            <w:u w:val="single"/>
          </w:rPr>
          <w:t>Bi-weekly Report, Part I, March 5, 1948, 1948 March 05</w:t>
        </w:r>
      </w:hyperlink>
    </w:p>
    <w:p w14:paraId="68DC3F9B" w14:textId="77777777" w:rsidR="004728DD" w:rsidRPr="00775E2D" w:rsidRDefault="004728DD" w:rsidP="004728DD">
      <w:pPr>
        <w:spacing w:after="0"/>
        <w:rPr>
          <w:rFonts w:ascii="Times New Roman" w:hAnsi="Times New Roman"/>
          <w:sz w:val="24"/>
        </w:rPr>
      </w:pPr>
      <w:hyperlink r:id="rId826" w:history="1">
        <w:r w:rsidRPr="00775E2D">
          <w:rPr>
            <w:rFonts w:ascii="Times New Roman" w:hAnsi="Times New Roman"/>
            <w:color w:val="0000FF"/>
            <w:sz w:val="24"/>
            <w:u w:val="single"/>
          </w:rPr>
          <w:t>Bi-weekly Report, Part I, January 23, 1948, 1948 January 27</w:t>
        </w:r>
      </w:hyperlink>
    </w:p>
    <w:p w14:paraId="64810B00" w14:textId="77777777" w:rsidR="004728DD" w:rsidRPr="00775E2D" w:rsidRDefault="004728DD" w:rsidP="004728DD">
      <w:pPr>
        <w:spacing w:after="0"/>
        <w:rPr>
          <w:rFonts w:ascii="Times New Roman" w:hAnsi="Times New Roman"/>
          <w:sz w:val="24"/>
        </w:rPr>
      </w:pPr>
      <w:hyperlink r:id="rId827" w:history="1">
        <w:r w:rsidRPr="00775E2D">
          <w:rPr>
            <w:rFonts w:ascii="Times New Roman" w:hAnsi="Times New Roman"/>
            <w:color w:val="0000FF"/>
            <w:sz w:val="24"/>
            <w:u w:val="single"/>
          </w:rPr>
          <w:t>Bi-weekly Report, Part I, June 11, 1948, 1948 June 11</w:t>
        </w:r>
      </w:hyperlink>
    </w:p>
    <w:p w14:paraId="458FFC35" w14:textId="77777777" w:rsidR="004728DD" w:rsidRPr="00775E2D" w:rsidRDefault="004728DD" w:rsidP="004728DD">
      <w:pPr>
        <w:spacing w:after="0"/>
        <w:rPr>
          <w:rFonts w:ascii="Times New Roman" w:hAnsi="Times New Roman"/>
          <w:sz w:val="24"/>
        </w:rPr>
      </w:pPr>
      <w:hyperlink r:id="rId828" w:history="1">
        <w:r w:rsidRPr="00775E2D">
          <w:rPr>
            <w:rFonts w:ascii="Times New Roman" w:hAnsi="Times New Roman"/>
            <w:color w:val="0000FF"/>
            <w:sz w:val="24"/>
            <w:u w:val="single"/>
          </w:rPr>
          <w:t>Bi-weekly Report, Part I, November 26, 1948, 1948 November 26</w:t>
        </w:r>
      </w:hyperlink>
    </w:p>
    <w:p w14:paraId="3FCB44BC" w14:textId="77777777" w:rsidR="004728DD" w:rsidRPr="00775E2D" w:rsidRDefault="004728DD" w:rsidP="004728DD">
      <w:pPr>
        <w:spacing w:after="0"/>
        <w:rPr>
          <w:rFonts w:ascii="Times New Roman" w:hAnsi="Times New Roman"/>
          <w:sz w:val="24"/>
        </w:rPr>
      </w:pPr>
      <w:hyperlink r:id="rId829" w:history="1">
        <w:r w:rsidRPr="00775E2D">
          <w:rPr>
            <w:rFonts w:ascii="Times New Roman" w:hAnsi="Times New Roman"/>
            <w:color w:val="0000FF"/>
            <w:sz w:val="24"/>
            <w:u w:val="single"/>
          </w:rPr>
          <w:t>Bi-weekly Report, Part I, October 1, 1948, 1948 October 01</w:t>
        </w:r>
      </w:hyperlink>
    </w:p>
    <w:p w14:paraId="7418C513" w14:textId="77777777" w:rsidR="004728DD" w:rsidRPr="00775E2D" w:rsidRDefault="004728DD" w:rsidP="004728DD">
      <w:pPr>
        <w:spacing w:after="0"/>
        <w:rPr>
          <w:rFonts w:ascii="Times New Roman" w:hAnsi="Times New Roman"/>
          <w:sz w:val="24"/>
        </w:rPr>
      </w:pPr>
      <w:hyperlink r:id="rId830" w:history="1">
        <w:r w:rsidRPr="00775E2D">
          <w:rPr>
            <w:rFonts w:ascii="Times New Roman" w:hAnsi="Times New Roman"/>
            <w:color w:val="0000FF"/>
            <w:sz w:val="24"/>
            <w:u w:val="single"/>
          </w:rPr>
          <w:t>Bi-weekly Report, Part II, May 28, 1948, 1948 May 28</w:t>
        </w:r>
      </w:hyperlink>
    </w:p>
    <w:p w14:paraId="754D4F81" w14:textId="77777777" w:rsidR="004728DD" w:rsidRPr="00775E2D" w:rsidRDefault="004728DD" w:rsidP="004728DD">
      <w:pPr>
        <w:spacing w:after="0"/>
        <w:rPr>
          <w:rFonts w:ascii="Times New Roman" w:hAnsi="Times New Roman"/>
          <w:sz w:val="24"/>
        </w:rPr>
      </w:pPr>
      <w:hyperlink r:id="rId831" w:history="1">
        <w:r w:rsidRPr="00775E2D">
          <w:rPr>
            <w:rFonts w:ascii="Times New Roman" w:hAnsi="Times New Roman"/>
            <w:color w:val="0000FF"/>
            <w:sz w:val="24"/>
            <w:u w:val="single"/>
          </w:rPr>
          <w:t>Bi-weekly Report, Part Two, February 18, 1949, 1949 February 18</w:t>
        </w:r>
      </w:hyperlink>
    </w:p>
    <w:p w14:paraId="31EFED64" w14:textId="77777777" w:rsidR="004728DD" w:rsidRPr="00775E2D" w:rsidRDefault="004728DD" w:rsidP="004728DD">
      <w:pPr>
        <w:spacing w:after="0"/>
        <w:rPr>
          <w:rFonts w:ascii="Times New Roman" w:hAnsi="Times New Roman"/>
          <w:sz w:val="24"/>
        </w:rPr>
      </w:pPr>
      <w:hyperlink r:id="rId832" w:history="1">
        <w:r w:rsidRPr="00775E2D">
          <w:rPr>
            <w:rFonts w:ascii="Times New Roman" w:hAnsi="Times New Roman"/>
            <w:color w:val="0000FF"/>
            <w:sz w:val="24"/>
            <w:u w:val="single"/>
          </w:rPr>
          <w:t>Bi-weekly Report, Part II, January 21, 1949, 1949 January 21</w:t>
        </w:r>
      </w:hyperlink>
    </w:p>
    <w:p w14:paraId="5C72F3F6" w14:textId="77777777" w:rsidR="004728DD" w:rsidRPr="00775E2D" w:rsidRDefault="004728DD" w:rsidP="004728DD">
      <w:pPr>
        <w:spacing w:after="0"/>
        <w:rPr>
          <w:rFonts w:ascii="Times New Roman" w:hAnsi="Times New Roman"/>
          <w:sz w:val="24"/>
        </w:rPr>
      </w:pPr>
      <w:hyperlink r:id="rId833" w:history="1">
        <w:r w:rsidRPr="00775E2D">
          <w:rPr>
            <w:rFonts w:ascii="Times New Roman" w:hAnsi="Times New Roman"/>
            <w:color w:val="0000FF"/>
            <w:sz w:val="24"/>
            <w:u w:val="single"/>
          </w:rPr>
          <w:t>Bi-weekly Report, March 3, 1950, 1950 March 03</w:t>
        </w:r>
      </w:hyperlink>
    </w:p>
    <w:p w14:paraId="41060E04" w14:textId="77777777" w:rsidR="004728DD" w:rsidRPr="00775E2D" w:rsidRDefault="004728DD" w:rsidP="004728DD">
      <w:pPr>
        <w:spacing w:after="0"/>
        <w:rPr>
          <w:rFonts w:ascii="Times New Roman" w:hAnsi="Times New Roman"/>
          <w:sz w:val="24"/>
        </w:rPr>
      </w:pPr>
      <w:hyperlink r:id="rId834" w:history="1">
        <w:r w:rsidRPr="00775E2D">
          <w:rPr>
            <w:rFonts w:ascii="Times New Roman" w:hAnsi="Times New Roman"/>
            <w:color w:val="0000FF"/>
            <w:sz w:val="24"/>
            <w:u w:val="single"/>
          </w:rPr>
          <w:t>Bi-weekly Report, January 6, 1950, 1950 January 06</w:t>
        </w:r>
      </w:hyperlink>
    </w:p>
    <w:p w14:paraId="20548DA4" w14:textId="77777777" w:rsidR="004728DD" w:rsidRPr="00775E2D" w:rsidRDefault="004728DD" w:rsidP="004728DD">
      <w:pPr>
        <w:spacing w:after="0"/>
        <w:rPr>
          <w:rFonts w:ascii="Times New Roman" w:hAnsi="Times New Roman"/>
          <w:sz w:val="24"/>
        </w:rPr>
      </w:pPr>
      <w:hyperlink r:id="rId835" w:history="1">
        <w:r w:rsidRPr="00775E2D">
          <w:rPr>
            <w:rFonts w:ascii="Times New Roman" w:hAnsi="Times New Roman"/>
            <w:color w:val="0000FF"/>
            <w:sz w:val="24"/>
            <w:u w:val="single"/>
          </w:rPr>
          <w:t>Bi-weekly Report, Project 6345, September 15, 1950, 1950 September 15</w:t>
        </w:r>
      </w:hyperlink>
    </w:p>
    <w:p w14:paraId="66CA8C6A" w14:textId="77777777" w:rsidR="004728DD" w:rsidRPr="00775E2D" w:rsidRDefault="004728DD" w:rsidP="004728DD">
      <w:pPr>
        <w:spacing w:after="0"/>
        <w:rPr>
          <w:rFonts w:ascii="Times New Roman" w:hAnsi="Times New Roman"/>
          <w:sz w:val="24"/>
        </w:rPr>
      </w:pPr>
      <w:hyperlink r:id="rId836" w:history="1">
        <w:r w:rsidRPr="00775E2D">
          <w:rPr>
            <w:rFonts w:ascii="Times New Roman" w:hAnsi="Times New Roman"/>
            <w:color w:val="0000FF"/>
            <w:sz w:val="24"/>
            <w:u w:val="single"/>
          </w:rPr>
          <w:t>Bi-weekly Report, Project 6782, February 2, 1951, 1951 February 02</w:t>
        </w:r>
      </w:hyperlink>
    </w:p>
    <w:p w14:paraId="0379B56C" w14:textId="77777777" w:rsidR="004728DD" w:rsidRPr="00775E2D" w:rsidRDefault="004728DD" w:rsidP="004728DD">
      <w:pPr>
        <w:spacing w:after="0"/>
        <w:rPr>
          <w:rFonts w:ascii="Times New Roman" w:hAnsi="Times New Roman"/>
          <w:sz w:val="24"/>
        </w:rPr>
      </w:pPr>
      <w:hyperlink r:id="rId837" w:history="1">
        <w:r w:rsidRPr="00775E2D">
          <w:rPr>
            <w:rFonts w:ascii="Times New Roman" w:hAnsi="Times New Roman"/>
            <w:color w:val="0000FF"/>
            <w:sz w:val="24"/>
            <w:u w:val="single"/>
          </w:rPr>
          <w:t>Bi-weekly Report, September 16, 1949, 1949 September 16</w:t>
        </w:r>
      </w:hyperlink>
    </w:p>
    <w:p w14:paraId="6F31ADD3" w14:textId="77777777" w:rsidR="004728DD" w:rsidRPr="00775E2D" w:rsidRDefault="004728DD" w:rsidP="004728DD">
      <w:pPr>
        <w:spacing w:after="0"/>
        <w:rPr>
          <w:rFonts w:ascii="Times New Roman" w:hAnsi="Times New Roman"/>
          <w:sz w:val="24"/>
        </w:rPr>
      </w:pPr>
      <w:hyperlink r:id="rId838" w:history="1">
        <w:r w:rsidRPr="00775E2D">
          <w:rPr>
            <w:rFonts w:ascii="Times New Roman" w:hAnsi="Times New Roman"/>
            <w:color w:val="0000FF"/>
            <w:sz w:val="24"/>
            <w:u w:val="single"/>
          </w:rPr>
          <w:t>Bi-weekly Report, July 7, 1950, 1950 July 07</w:t>
        </w:r>
      </w:hyperlink>
    </w:p>
    <w:p w14:paraId="5FE65D54" w14:textId="77777777" w:rsidR="004728DD" w:rsidRPr="00775E2D" w:rsidRDefault="004728DD" w:rsidP="004728DD">
      <w:pPr>
        <w:spacing w:after="0"/>
        <w:rPr>
          <w:rFonts w:ascii="Times New Roman" w:hAnsi="Times New Roman"/>
          <w:sz w:val="24"/>
        </w:rPr>
      </w:pPr>
      <w:hyperlink r:id="rId839" w:history="1">
        <w:r w:rsidRPr="00775E2D">
          <w:rPr>
            <w:rFonts w:ascii="Times New Roman" w:hAnsi="Times New Roman"/>
            <w:color w:val="0000FF"/>
            <w:sz w:val="24"/>
            <w:u w:val="single"/>
          </w:rPr>
          <w:t>Bi-weekly Report, Project 6345, August 4, 1950, 1950 August 04</w:t>
        </w:r>
      </w:hyperlink>
    </w:p>
    <w:p w14:paraId="23974C17" w14:textId="77777777" w:rsidR="004728DD" w:rsidRPr="00775E2D" w:rsidRDefault="004728DD" w:rsidP="004728DD">
      <w:pPr>
        <w:spacing w:after="0"/>
        <w:rPr>
          <w:rFonts w:ascii="Times New Roman" w:hAnsi="Times New Roman"/>
          <w:sz w:val="24"/>
        </w:rPr>
      </w:pPr>
      <w:hyperlink r:id="rId840" w:history="1">
        <w:r w:rsidRPr="00775E2D">
          <w:rPr>
            <w:rFonts w:ascii="Times New Roman" w:hAnsi="Times New Roman"/>
            <w:color w:val="0000FF"/>
            <w:sz w:val="24"/>
            <w:u w:val="single"/>
          </w:rPr>
          <w:t>Bi-weekly Report, June 10, 1949, 1949 June 10</w:t>
        </w:r>
      </w:hyperlink>
    </w:p>
    <w:p w14:paraId="7E4EC965" w14:textId="77777777" w:rsidR="004728DD" w:rsidRPr="00775E2D" w:rsidRDefault="004728DD" w:rsidP="004728DD">
      <w:pPr>
        <w:spacing w:after="0"/>
        <w:rPr>
          <w:rFonts w:ascii="Times New Roman" w:hAnsi="Times New Roman"/>
          <w:sz w:val="24"/>
        </w:rPr>
      </w:pPr>
      <w:hyperlink r:id="rId841" w:history="1">
        <w:r w:rsidRPr="00775E2D">
          <w:rPr>
            <w:rFonts w:ascii="Times New Roman" w:hAnsi="Times New Roman"/>
            <w:color w:val="0000FF"/>
            <w:sz w:val="24"/>
            <w:u w:val="single"/>
          </w:rPr>
          <w:t>Bi-weekly Report, Part I, April 29, 1949, 1949 April 29</w:t>
        </w:r>
      </w:hyperlink>
    </w:p>
    <w:p w14:paraId="2F912CFD" w14:textId="77777777" w:rsidR="004728DD" w:rsidRPr="00775E2D" w:rsidRDefault="004728DD" w:rsidP="004728DD">
      <w:pPr>
        <w:spacing w:after="0"/>
        <w:rPr>
          <w:rFonts w:ascii="Times New Roman" w:hAnsi="Times New Roman"/>
          <w:sz w:val="24"/>
        </w:rPr>
      </w:pPr>
      <w:hyperlink r:id="rId842" w:history="1">
        <w:r w:rsidRPr="00775E2D">
          <w:rPr>
            <w:rFonts w:ascii="Times New Roman" w:hAnsi="Times New Roman"/>
            <w:color w:val="0000FF"/>
            <w:sz w:val="24"/>
            <w:u w:val="single"/>
          </w:rPr>
          <w:t>Bi-weekly Report, March 31, 1950, 1950 March 31</w:t>
        </w:r>
      </w:hyperlink>
    </w:p>
    <w:p w14:paraId="6F77C524" w14:textId="77777777" w:rsidR="004728DD" w:rsidRPr="00775E2D" w:rsidRDefault="004728DD" w:rsidP="004728DD">
      <w:pPr>
        <w:spacing w:after="0"/>
        <w:rPr>
          <w:rFonts w:ascii="Times New Roman" w:hAnsi="Times New Roman"/>
          <w:sz w:val="24"/>
        </w:rPr>
      </w:pPr>
      <w:hyperlink r:id="rId843" w:history="1">
        <w:r w:rsidRPr="00775E2D">
          <w:rPr>
            <w:rFonts w:ascii="Times New Roman" w:hAnsi="Times New Roman"/>
            <w:color w:val="0000FF"/>
            <w:sz w:val="24"/>
            <w:u w:val="single"/>
          </w:rPr>
          <w:t>Bi-weekly Report, Part II, April 29, 1949, 1949 April 29</w:t>
        </w:r>
      </w:hyperlink>
    </w:p>
    <w:p w14:paraId="60D2F11C" w14:textId="77777777" w:rsidR="004728DD" w:rsidRPr="00775E2D" w:rsidRDefault="004728DD" w:rsidP="004728DD">
      <w:pPr>
        <w:spacing w:after="0"/>
        <w:rPr>
          <w:rFonts w:ascii="Times New Roman" w:hAnsi="Times New Roman"/>
          <w:sz w:val="24"/>
        </w:rPr>
      </w:pPr>
      <w:hyperlink r:id="rId844" w:history="1">
        <w:r w:rsidRPr="00775E2D">
          <w:rPr>
            <w:rFonts w:ascii="Times New Roman" w:hAnsi="Times New Roman"/>
            <w:color w:val="0000FF"/>
            <w:sz w:val="24"/>
            <w:u w:val="single"/>
          </w:rPr>
          <w:t>Bi-weekly Report, Project 6345, January 5, 1951, 1951 January 05</w:t>
        </w:r>
      </w:hyperlink>
    </w:p>
    <w:p w14:paraId="1778A2E7" w14:textId="77777777" w:rsidR="004728DD" w:rsidRPr="00775E2D" w:rsidRDefault="004728DD" w:rsidP="004728DD">
      <w:pPr>
        <w:spacing w:after="0"/>
        <w:rPr>
          <w:rFonts w:ascii="Times New Roman" w:hAnsi="Times New Roman"/>
          <w:sz w:val="24"/>
        </w:rPr>
      </w:pPr>
      <w:hyperlink r:id="rId845" w:history="1">
        <w:r w:rsidRPr="00775E2D">
          <w:rPr>
            <w:rFonts w:ascii="Times New Roman" w:hAnsi="Times New Roman"/>
            <w:color w:val="0000FF"/>
            <w:sz w:val="24"/>
            <w:u w:val="single"/>
          </w:rPr>
          <w:t>Bi-weekly Report, Project 6345, July 21, 1950, 1950 July 21</w:t>
        </w:r>
      </w:hyperlink>
    </w:p>
    <w:p w14:paraId="0A0E48B2" w14:textId="77777777" w:rsidR="004728DD" w:rsidRPr="00775E2D" w:rsidRDefault="004728DD" w:rsidP="004728DD">
      <w:pPr>
        <w:spacing w:after="0"/>
        <w:rPr>
          <w:rFonts w:ascii="Times New Roman" w:hAnsi="Times New Roman"/>
          <w:sz w:val="24"/>
        </w:rPr>
      </w:pPr>
      <w:hyperlink r:id="rId846" w:history="1">
        <w:r w:rsidRPr="00775E2D">
          <w:rPr>
            <w:rFonts w:ascii="Times New Roman" w:hAnsi="Times New Roman"/>
            <w:color w:val="0000FF"/>
            <w:sz w:val="24"/>
            <w:u w:val="single"/>
          </w:rPr>
          <w:t>Bi-weekly Report, Part II, March 4, 1949, 1949 March 04</w:t>
        </w:r>
      </w:hyperlink>
    </w:p>
    <w:p w14:paraId="610780CC" w14:textId="77777777" w:rsidR="004728DD" w:rsidRPr="00775E2D" w:rsidRDefault="004728DD" w:rsidP="004728DD">
      <w:pPr>
        <w:spacing w:after="0"/>
        <w:rPr>
          <w:rFonts w:ascii="Times New Roman" w:hAnsi="Times New Roman"/>
          <w:sz w:val="24"/>
        </w:rPr>
      </w:pPr>
      <w:hyperlink r:id="rId847" w:history="1">
        <w:r w:rsidRPr="00775E2D">
          <w:rPr>
            <w:rFonts w:ascii="Times New Roman" w:hAnsi="Times New Roman"/>
            <w:color w:val="0000FF"/>
            <w:sz w:val="24"/>
            <w:u w:val="single"/>
          </w:rPr>
          <w:t>Bi-weekly Report, Project 6345, February 2, 1951, 1951 February 02</w:t>
        </w:r>
      </w:hyperlink>
    </w:p>
    <w:p w14:paraId="77E4EB6C" w14:textId="77777777" w:rsidR="004728DD" w:rsidRPr="00775E2D" w:rsidRDefault="004728DD" w:rsidP="004728DD">
      <w:pPr>
        <w:spacing w:after="0"/>
        <w:rPr>
          <w:rFonts w:ascii="Times New Roman" w:hAnsi="Times New Roman"/>
          <w:sz w:val="24"/>
        </w:rPr>
      </w:pPr>
      <w:hyperlink r:id="rId848" w:history="1">
        <w:r w:rsidRPr="00775E2D">
          <w:rPr>
            <w:rFonts w:ascii="Times New Roman" w:hAnsi="Times New Roman"/>
            <w:color w:val="0000FF"/>
            <w:sz w:val="24"/>
            <w:u w:val="single"/>
          </w:rPr>
          <w:t>Bi-weekly Report, August 19, 1949, 1949 August 19</w:t>
        </w:r>
      </w:hyperlink>
    </w:p>
    <w:p w14:paraId="24287BDB" w14:textId="77777777" w:rsidR="004728DD" w:rsidRPr="00775E2D" w:rsidRDefault="004728DD" w:rsidP="004728DD">
      <w:pPr>
        <w:spacing w:after="0"/>
        <w:rPr>
          <w:rFonts w:ascii="Times New Roman" w:hAnsi="Times New Roman"/>
          <w:sz w:val="24"/>
        </w:rPr>
      </w:pPr>
      <w:hyperlink r:id="rId849" w:history="1">
        <w:r w:rsidRPr="00775E2D">
          <w:rPr>
            <w:rFonts w:ascii="Times New Roman" w:hAnsi="Times New Roman"/>
            <w:color w:val="0000FF"/>
            <w:sz w:val="24"/>
            <w:u w:val="single"/>
          </w:rPr>
          <w:t>Bi-weekly Report, July 8, 1949, 1949 July 08</w:t>
        </w:r>
      </w:hyperlink>
    </w:p>
    <w:p w14:paraId="40245082" w14:textId="77777777" w:rsidR="004728DD" w:rsidRPr="00775E2D" w:rsidRDefault="004728DD" w:rsidP="004728DD">
      <w:pPr>
        <w:spacing w:after="0"/>
        <w:rPr>
          <w:rFonts w:ascii="Times New Roman" w:hAnsi="Times New Roman"/>
          <w:sz w:val="24"/>
        </w:rPr>
      </w:pPr>
      <w:hyperlink r:id="rId850" w:history="1">
        <w:r w:rsidRPr="00775E2D">
          <w:rPr>
            <w:rFonts w:ascii="Times New Roman" w:hAnsi="Times New Roman"/>
            <w:color w:val="0000FF"/>
            <w:sz w:val="24"/>
            <w:u w:val="single"/>
          </w:rPr>
          <w:t>Bi-weekly Report, Part I, March 4, 1949, 1949 March 04</w:t>
        </w:r>
      </w:hyperlink>
    </w:p>
    <w:p w14:paraId="4C315DCC" w14:textId="77777777" w:rsidR="004728DD" w:rsidRPr="00775E2D" w:rsidRDefault="004728DD" w:rsidP="004728DD">
      <w:pPr>
        <w:spacing w:after="0"/>
        <w:rPr>
          <w:rFonts w:ascii="Times New Roman" w:hAnsi="Times New Roman"/>
          <w:sz w:val="24"/>
        </w:rPr>
      </w:pPr>
      <w:hyperlink r:id="rId851" w:history="1">
        <w:r w:rsidRPr="00775E2D">
          <w:rPr>
            <w:rFonts w:ascii="Times New Roman" w:hAnsi="Times New Roman"/>
            <w:color w:val="0000FF"/>
            <w:sz w:val="24"/>
            <w:u w:val="single"/>
          </w:rPr>
          <w:t>Bi-weekly Report, Project 6782, November 24, 1950, 1950 November 24</w:t>
        </w:r>
      </w:hyperlink>
    </w:p>
    <w:p w14:paraId="1CE83B65" w14:textId="77777777" w:rsidR="004728DD" w:rsidRPr="00775E2D" w:rsidRDefault="004728DD" w:rsidP="004728DD">
      <w:pPr>
        <w:spacing w:after="0"/>
        <w:rPr>
          <w:rFonts w:ascii="Times New Roman" w:hAnsi="Times New Roman"/>
          <w:sz w:val="24"/>
        </w:rPr>
      </w:pPr>
      <w:hyperlink r:id="rId852" w:history="1">
        <w:r w:rsidRPr="00775E2D">
          <w:rPr>
            <w:rFonts w:ascii="Times New Roman" w:hAnsi="Times New Roman"/>
            <w:color w:val="0000FF"/>
            <w:sz w:val="24"/>
            <w:u w:val="single"/>
          </w:rPr>
          <w:t>Bi-weekly Report, March 17, 1950, 1950 March 17</w:t>
        </w:r>
      </w:hyperlink>
    </w:p>
    <w:p w14:paraId="143B54D5" w14:textId="77777777" w:rsidR="004728DD" w:rsidRPr="00775E2D" w:rsidRDefault="004728DD" w:rsidP="004728DD">
      <w:pPr>
        <w:spacing w:after="0"/>
        <w:rPr>
          <w:rFonts w:ascii="Times New Roman" w:hAnsi="Times New Roman"/>
          <w:sz w:val="24"/>
        </w:rPr>
      </w:pPr>
      <w:hyperlink r:id="rId853" w:history="1">
        <w:r w:rsidRPr="00775E2D">
          <w:rPr>
            <w:rFonts w:ascii="Times New Roman" w:hAnsi="Times New Roman"/>
            <w:color w:val="0000FF"/>
            <w:sz w:val="24"/>
            <w:u w:val="single"/>
          </w:rPr>
          <w:t>Bi-weekly Report, Part I, April 15, 1949, 1949 April 15</w:t>
        </w:r>
      </w:hyperlink>
    </w:p>
    <w:p w14:paraId="43321944" w14:textId="77777777" w:rsidR="004728DD" w:rsidRPr="00775E2D" w:rsidRDefault="004728DD" w:rsidP="004728DD">
      <w:pPr>
        <w:spacing w:after="0"/>
        <w:rPr>
          <w:rFonts w:ascii="Times New Roman" w:hAnsi="Times New Roman"/>
          <w:sz w:val="24"/>
        </w:rPr>
      </w:pPr>
      <w:hyperlink r:id="rId854" w:history="1">
        <w:r w:rsidRPr="00775E2D">
          <w:rPr>
            <w:rFonts w:ascii="Times New Roman" w:hAnsi="Times New Roman"/>
            <w:color w:val="0000FF"/>
            <w:sz w:val="24"/>
            <w:u w:val="single"/>
          </w:rPr>
          <w:t>Bi-weekly Report, Project 6751, October 16, 1950, 1950 October 16</w:t>
        </w:r>
      </w:hyperlink>
    </w:p>
    <w:p w14:paraId="74000DC8" w14:textId="77777777" w:rsidR="004728DD" w:rsidRPr="00775E2D" w:rsidRDefault="004728DD" w:rsidP="004728DD">
      <w:pPr>
        <w:spacing w:after="0"/>
        <w:rPr>
          <w:rFonts w:ascii="Times New Roman" w:hAnsi="Times New Roman"/>
          <w:sz w:val="24"/>
        </w:rPr>
      </w:pPr>
      <w:hyperlink r:id="rId855" w:history="1">
        <w:r w:rsidRPr="00775E2D">
          <w:rPr>
            <w:rFonts w:ascii="Times New Roman" w:hAnsi="Times New Roman"/>
            <w:color w:val="0000FF"/>
            <w:sz w:val="24"/>
            <w:u w:val="single"/>
          </w:rPr>
          <w:t>Bi-weekly Report, June 9, 1950, 1950 June 09</w:t>
        </w:r>
      </w:hyperlink>
    </w:p>
    <w:p w14:paraId="411DA7D2" w14:textId="77777777" w:rsidR="004728DD" w:rsidRPr="00775E2D" w:rsidRDefault="004728DD" w:rsidP="004728DD">
      <w:pPr>
        <w:spacing w:after="0"/>
        <w:rPr>
          <w:rFonts w:ascii="Times New Roman" w:hAnsi="Times New Roman"/>
          <w:sz w:val="24"/>
        </w:rPr>
      </w:pPr>
      <w:hyperlink r:id="rId856" w:history="1">
        <w:r w:rsidRPr="00775E2D">
          <w:rPr>
            <w:rFonts w:ascii="Times New Roman" w:hAnsi="Times New Roman"/>
            <w:color w:val="0000FF"/>
            <w:sz w:val="24"/>
            <w:u w:val="single"/>
          </w:rPr>
          <w:t>Bi-weekly Report, Project 6782, January 19, 1951, 1951 January 19</w:t>
        </w:r>
      </w:hyperlink>
    </w:p>
    <w:p w14:paraId="29BBE800" w14:textId="77777777" w:rsidR="004728DD" w:rsidRPr="00775E2D" w:rsidRDefault="004728DD" w:rsidP="004728DD">
      <w:pPr>
        <w:spacing w:after="0"/>
        <w:rPr>
          <w:rFonts w:ascii="Times New Roman" w:hAnsi="Times New Roman"/>
          <w:sz w:val="24"/>
        </w:rPr>
      </w:pPr>
      <w:hyperlink r:id="rId857" w:history="1">
        <w:r w:rsidRPr="00775E2D">
          <w:rPr>
            <w:rFonts w:ascii="Times New Roman" w:hAnsi="Times New Roman"/>
            <w:color w:val="0000FF"/>
            <w:sz w:val="24"/>
            <w:u w:val="single"/>
          </w:rPr>
          <w:t>Bi-weekly Report, Project 6782, January 5, 1951, 1951 January 05</w:t>
        </w:r>
      </w:hyperlink>
    </w:p>
    <w:p w14:paraId="28C01122" w14:textId="77777777" w:rsidR="004728DD" w:rsidRPr="00775E2D" w:rsidRDefault="004728DD" w:rsidP="004728DD">
      <w:pPr>
        <w:spacing w:after="0"/>
        <w:rPr>
          <w:rFonts w:ascii="Times New Roman" w:hAnsi="Times New Roman"/>
          <w:sz w:val="24"/>
        </w:rPr>
      </w:pPr>
      <w:hyperlink r:id="rId858" w:history="1">
        <w:r w:rsidRPr="00775E2D">
          <w:rPr>
            <w:rFonts w:ascii="Times New Roman" w:hAnsi="Times New Roman"/>
            <w:color w:val="0000FF"/>
            <w:sz w:val="24"/>
            <w:u w:val="single"/>
          </w:rPr>
          <w:t>Bi-weekly Report, Project 6782, August 18, 1950, 1950 August 18</w:t>
        </w:r>
      </w:hyperlink>
    </w:p>
    <w:p w14:paraId="6B5E039D" w14:textId="77777777" w:rsidR="004728DD" w:rsidRPr="00775E2D" w:rsidRDefault="004728DD" w:rsidP="004728DD">
      <w:pPr>
        <w:spacing w:after="0"/>
        <w:rPr>
          <w:rFonts w:ascii="Times New Roman" w:hAnsi="Times New Roman"/>
          <w:sz w:val="24"/>
        </w:rPr>
      </w:pPr>
      <w:hyperlink r:id="rId859" w:history="1">
        <w:r w:rsidRPr="00775E2D">
          <w:rPr>
            <w:rFonts w:ascii="Times New Roman" w:hAnsi="Times New Roman"/>
            <w:color w:val="0000FF"/>
            <w:sz w:val="24"/>
            <w:u w:val="single"/>
          </w:rPr>
          <w:t>Bi-weekly Report, May 27, 1949, 1949 May 27</w:t>
        </w:r>
      </w:hyperlink>
    </w:p>
    <w:p w14:paraId="10BD9C11" w14:textId="77777777" w:rsidR="004728DD" w:rsidRPr="00775E2D" w:rsidRDefault="004728DD" w:rsidP="004728DD">
      <w:pPr>
        <w:spacing w:after="0"/>
        <w:rPr>
          <w:rFonts w:ascii="Times New Roman" w:hAnsi="Times New Roman"/>
          <w:sz w:val="24"/>
        </w:rPr>
      </w:pPr>
      <w:hyperlink r:id="rId860" w:history="1">
        <w:r w:rsidRPr="00775E2D">
          <w:rPr>
            <w:rFonts w:ascii="Times New Roman" w:hAnsi="Times New Roman"/>
            <w:color w:val="0000FF"/>
            <w:sz w:val="24"/>
            <w:u w:val="single"/>
          </w:rPr>
          <w:t>Bi-weekly Report, Project 6345, December 8, 1950, 1950 December 08</w:t>
        </w:r>
      </w:hyperlink>
    </w:p>
    <w:p w14:paraId="5518FFBB" w14:textId="77777777" w:rsidR="004728DD" w:rsidRPr="00775E2D" w:rsidRDefault="004728DD" w:rsidP="004728DD">
      <w:pPr>
        <w:spacing w:after="0"/>
        <w:rPr>
          <w:rFonts w:ascii="Times New Roman" w:hAnsi="Times New Roman"/>
          <w:sz w:val="24"/>
        </w:rPr>
      </w:pPr>
      <w:hyperlink r:id="rId861" w:history="1">
        <w:r w:rsidRPr="00775E2D">
          <w:rPr>
            <w:rFonts w:ascii="Times New Roman" w:hAnsi="Times New Roman"/>
            <w:color w:val="0000FF"/>
            <w:sz w:val="24"/>
            <w:u w:val="single"/>
          </w:rPr>
          <w:t>Bi-weekly Report, Project 6782, November 10, 1950, 1950 November 10</w:t>
        </w:r>
      </w:hyperlink>
    </w:p>
    <w:p w14:paraId="3B1794AE" w14:textId="77777777" w:rsidR="004728DD" w:rsidRPr="00775E2D" w:rsidRDefault="004728DD" w:rsidP="004728DD">
      <w:pPr>
        <w:spacing w:after="0"/>
        <w:rPr>
          <w:rFonts w:ascii="Times New Roman" w:hAnsi="Times New Roman"/>
          <w:sz w:val="24"/>
        </w:rPr>
      </w:pPr>
      <w:hyperlink r:id="rId862" w:history="1">
        <w:r w:rsidRPr="00775E2D">
          <w:rPr>
            <w:rFonts w:ascii="Times New Roman" w:hAnsi="Times New Roman"/>
            <w:color w:val="0000FF"/>
            <w:sz w:val="24"/>
            <w:u w:val="single"/>
          </w:rPr>
          <w:t>Bi-weekly Report, Project 6345, November 27, 1950, 1950 November 27</w:t>
        </w:r>
      </w:hyperlink>
    </w:p>
    <w:p w14:paraId="12AFB8B2" w14:textId="77777777" w:rsidR="004728DD" w:rsidRPr="00775E2D" w:rsidRDefault="004728DD" w:rsidP="004728DD">
      <w:pPr>
        <w:spacing w:after="0"/>
        <w:rPr>
          <w:rFonts w:ascii="Times New Roman" w:hAnsi="Times New Roman"/>
          <w:sz w:val="24"/>
        </w:rPr>
      </w:pPr>
      <w:hyperlink r:id="rId863" w:history="1">
        <w:r w:rsidRPr="00775E2D">
          <w:rPr>
            <w:rFonts w:ascii="Times New Roman" w:hAnsi="Times New Roman"/>
            <w:color w:val="0000FF"/>
            <w:sz w:val="24"/>
            <w:u w:val="single"/>
          </w:rPr>
          <w:t>Bi-weekly Report, Part II, May 13, 1949, 1949 May 13</w:t>
        </w:r>
      </w:hyperlink>
    </w:p>
    <w:p w14:paraId="7A4D4433" w14:textId="77777777" w:rsidR="004728DD" w:rsidRPr="00775E2D" w:rsidRDefault="004728DD" w:rsidP="004728DD">
      <w:pPr>
        <w:spacing w:after="0"/>
        <w:rPr>
          <w:rFonts w:ascii="Times New Roman" w:hAnsi="Times New Roman"/>
          <w:sz w:val="24"/>
        </w:rPr>
      </w:pPr>
      <w:hyperlink r:id="rId864" w:history="1">
        <w:r w:rsidRPr="00775E2D">
          <w:rPr>
            <w:rFonts w:ascii="Times New Roman" w:hAnsi="Times New Roman"/>
            <w:color w:val="0000FF"/>
            <w:sz w:val="24"/>
            <w:u w:val="single"/>
          </w:rPr>
          <w:t>Bi-weekly Report, Project 6345, October 13, 1950, 1950 October 13</w:t>
        </w:r>
      </w:hyperlink>
    </w:p>
    <w:p w14:paraId="013E59EF" w14:textId="77777777" w:rsidR="004728DD" w:rsidRPr="00775E2D" w:rsidRDefault="004728DD" w:rsidP="004728DD">
      <w:pPr>
        <w:spacing w:after="0"/>
        <w:rPr>
          <w:rFonts w:ascii="Times New Roman" w:hAnsi="Times New Roman"/>
          <w:sz w:val="24"/>
        </w:rPr>
      </w:pPr>
      <w:hyperlink r:id="rId865" w:history="1">
        <w:r w:rsidRPr="00775E2D">
          <w:rPr>
            <w:rFonts w:ascii="Times New Roman" w:hAnsi="Times New Roman"/>
            <w:color w:val="0000FF"/>
            <w:sz w:val="24"/>
            <w:u w:val="single"/>
          </w:rPr>
          <w:t>Bi-weekly Report, Project 6782, December 8, 1950, 1950 December 08</w:t>
        </w:r>
      </w:hyperlink>
    </w:p>
    <w:p w14:paraId="500CCD9C" w14:textId="77777777" w:rsidR="004728DD" w:rsidRPr="00775E2D" w:rsidRDefault="004728DD" w:rsidP="004728DD">
      <w:pPr>
        <w:spacing w:after="0"/>
        <w:rPr>
          <w:rFonts w:ascii="Times New Roman" w:hAnsi="Times New Roman"/>
          <w:sz w:val="24"/>
        </w:rPr>
      </w:pPr>
      <w:hyperlink r:id="rId866" w:history="1">
        <w:r w:rsidRPr="00775E2D">
          <w:rPr>
            <w:rFonts w:ascii="Times New Roman" w:hAnsi="Times New Roman"/>
            <w:color w:val="0000FF"/>
            <w:sz w:val="24"/>
            <w:u w:val="single"/>
          </w:rPr>
          <w:t>Bi-weekly Report, January 20, 1950, 1950 January 20</w:t>
        </w:r>
      </w:hyperlink>
    </w:p>
    <w:p w14:paraId="1638C4D3" w14:textId="77777777" w:rsidR="004728DD" w:rsidRPr="00775E2D" w:rsidRDefault="004728DD" w:rsidP="004728DD">
      <w:pPr>
        <w:spacing w:after="0"/>
        <w:rPr>
          <w:rFonts w:ascii="Times New Roman" w:hAnsi="Times New Roman"/>
          <w:sz w:val="24"/>
        </w:rPr>
      </w:pPr>
      <w:hyperlink r:id="rId867" w:history="1">
        <w:r w:rsidRPr="00775E2D">
          <w:rPr>
            <w:rFonts w:ascii="Times New Roman" w:hAnsi="Times New Roman"/>
            <w:color w:val="0000FF"/>
            <w:sz w:val="24"/>
            <w:u w:val="single"/>
          </w:rPr>
          <w:t>Bi-weekly Report, Project 6345, September 1, 1950, 1950 September 01</w:t>
        </w:r>
      </w:hyperlink>
    </w:p>
    <w:p w14:paraId="1AE387DB" w14:textId="77777777" w:rsidR="004728DD" w:rsidRPr="00775E2D" w:rsidRDefault="004728DD" w:rsidP="004728DD">
      <w:pPr>
        <w:spacing w:after="0"/>
        <w:rPr>
          <w:rFonts w:ascii="Times New Roman" w:hAnsi="Times New Roman"/>
          <w:sz w:val="24"/>
        </w:rPr>
      </w:pPr>
      <w:hyperlink r:id="rId868" w:history="1">
        <w:r w:rsidRPr="00775E2D">
          <w:rPr>
            <w:rFonts w:ascii="Times New Roman" w:hAnsi="Times New Roman"/>
            <w:color w:val="0000FF"/>
            <w:sz w:val="24"/>
            <w:u w:val="single"/>
          </w:rPr>
          <w:t>Bi-weekly Report, August 5, 1949, 1949 August 05</w:t>
        </w:r>
      </w:hyperlink>
    </w:p>
    <w:p w14:paraId="25DF8EB0" w14:textId="77777777" w:rsidR="004728DD" w:rsidRPr="00775E2D" w:rsidRDefault="004728DD" w:rsidP="004728DD">
      <w:pPr>
        <w:spacing w:after="0"/>
        <w:rPr>
          <w:rFonts w:ascii="Times New Roman" w:hAnsi="Times New Roman"/>
          <w:sz w:val="24"/>
        </w:rPr>
      </w:pPr>
      <w:hyperlink r:id="rId869" w:history="1">
        <w:r w:rsidRPr="00775E2D">
          <w:rPr>
            <w:rFonts w:ascii="Times New Roman" w:hAnsi="Times New Roman"/>
            <w:color w:val="0000FF"/>
            <w:sz w:val="24"/>
            <w:u w:val="single"/>
          </w:rPr>
          <w:t>Bi-weekly Report, Project 6782, August 4, 1950, 1950 August 04</w:t>
        </w:r>
      </w:hyperlink>
    </w:p>
    <w:p w14:paraId="0C71BD46" w14:textId="77777777" w:rsidR="004728DD" w:rsidRPr="00775E2D" w:rsidRDefault="004728DD" w:rsidP="004728DD">
      <w:pPr>
        <w:spacing w:after="0"/>
        <w:rPr>
          <w:rFonts w:ascii="Times New Roman" w:hAnsi="Times New Roman"/>
          <w:sz w:val="24"/>
        </w:rPr>
      </w:pPr>
      <w:hyperlink r:id="rId870" w:history="1">
        <w:r w:rsidRPr="00775E2D">
          <w:rPr>
            <w:rFonts w:ascii="Times New Roman" w:hAnsi="Times New Roman"/>
            <w:color w:val="0000FF"/>
            <w:sz w:val="24"/>
            <w:u w:val="single"/>
          </w:rPr>
          <w:t>Bi-weekly Report, April 28, 1950, 1950 April 28</w:t>
        </w:r>
      </w:hyperlink>
    </w:p>
    <w:p w14:paraId="0276D6EA" w14:textId="77777777" w:rsidR="004728DD" w:rsidRPr="00775E2D" w:rsidRDefault="004728DD" w:rsidP="004728DD">
      <w:pPr>
        <w:spacing w:after="0"/>
        <w:rPr>
          <w:rFonts w:ascii="Times New Roman" w:hAnsi="Times New Roman"/>
          <w:sz w:val="24"/>
        </w:rPr>
      </w:pPr>
      <w:hyperlink r:id="rId871" w:history="1">
        <w:r w:rsidRPr="00775E2D">
          <w:rPr>
            <w:rFonts w:ascii="Times New Roman" w:hAnsi="Times New Roman"/>
            <w:color w:val="0000FF"/>
            <w:sz w:val="24"/>
            <w:u w:val="single"/>
          </w:rPr>
          <w:t>Bi-weekly Report, April 14, 1950, 1950 April 14</w:t>
        </w:r>
      </w:hyperlink>
    </w:p>
    <w:p w14:paraId="241F7021" w14:textId="77777777" w:rsidR="004728DD" w:rsidRPr="00775E2D" w:rsidRDefault="004728DD" w:rsidP="004728DD">
      <w:pPr>
        <w:spacing w:after="0"/>
        <w:rPr>
          <w:rFonts w:ascii="Times New Roman" w:hAnsi="Times New Roman"/>
          <w:sz w:val="24"/>
        </w:rPr>
      </w:pPr>
      <w:hyperlink r:id="rId872" w:history="1">
        <w:r w:rsidRPr="00775E2D">
          <w:rPr>
            <w:rFonts w:ascii="Times New Roman" w:hAnsi="Times New Roman"/>
            <w:color w:val="0000FF"/>
            <w:sz w:val="24"/>
            <w:u w:val="single"/>
          </w:rPr>
          <w:t>Bi-weekly Report, February 17, 1950, 1950 February 17</w:t>
        </w:r>
      </w:hyperlink>
    </w:p>
    <w:p w14:paraId="651D6067" w14:textId="77777777" w:rsidR="004728DD" w:rsidRPr="00775E2D" w:rsidRDefault="004728DD" w:rsidP="004728DD">
      <w:pPr>
        <w:spacing w:after="0"/>
        <w:rPr>
          <w:rFonts w:ascii="Times New Roman" w:hAnsi="Times New Roman"/>
          <w:sz w:val="24"/>
        </w:rPr>
      </w:pPr>
      <w:hyperlink r:id="rId873" w:history="1">
        <w:r w:rsidRPr="00775E2D">
          <w:rPr>
            <w:rFonts w:ascii="Times New Roman" w:hAnsi="Times New Roman"/>
            <w:color w:val="0000FF"/>
            <w:sz w:val="24"/>
            <w:u w:val="single"/>
          </w:rPr>
          <w:t>Bi-weekly Report, Project 6345, September 29, 1950, 1950 September 29</w:t>
        </w:r>
      </w:hyperlink>
    </w:p>
    <w:p w14:paraId="33084C06" w14:textId="77777777" w:rsidR="004728DD" w:rsidRPr="00775E2D" w:rsidRDefault="004728DD" w:rsidP="004728DD">
      <w:pPr>
        <w:spacing w:after="0"/>
        <w:rPr>
          <w:rFonts w:ascii="Times New Roman" w:hAnsi="Times New Roman"/>
          <w:sz w:val="24"/>
        </w:rPr>
      </w:pPr>
      <w:hyperlink r:id="rId874" w:history="1">
        <w:r w:rsidRPr="00775E2D">
          <w:rPr>
            <w:rFonts w:ascii="Times New Roman" w:hAnsi="Times New Roman"/>
            <w:color w:val="0000FF"/>
            <w:sz w:val="24"/>
            <w:u w:val="single"/>
          </w:rPr>
          <w:t>Bi-weekly Report, Part II, March 18, 1949, 1949 March 18</w:t>
        </w:r>
      </w:hyperlink>
    </w:p>
    <w:p w14:paraId="60595EA4" w14:textId="77777777" w:rsidR="004728DD" w:rsidRPr="00775E2D" w:rsidRDefault="004728DD" w:rsidP="004728DD">
      <w:pPr>
        <w:spacing w:after="0"/>
        <w:rPr>
          <w:rFonts w:ascii="Times New Roman" w:hAnsi="Times New Roman"/>
          <w:sz w:val="24"/>
        </w:rPr>
      </w:pPr>
      <w:hyperlink r:id="rId875" w:history="1">
        <w:r w:rsidRPr="00775E2D">
          <w:rPr>
            <w:rFonts w:ascii="Times New Roman" w:hAnsi="Times New Roman"/>
            <w:color w:val="0000FF"/>
            <w:sz w:val="24"/>
            <w:u w:val="single"/>
          </w:rPr>
          <w:t>Bi-weekly Report, Project 6782, October 27, 1950, 1950 October 27</w:t>
        </w:r>
      </w:hyperlink>
    </w:p>
    <w:p w14:paraId="5F9098F6" w14:textId="77777777" w:rsidR="004728DD" w:rsidRPr="00775E2D" w:rsidRDefault="004728DD" w:rsidP="004728DD">
      <w:pPr>
        <w:spacing w:after="0"/>
        <w:rPr>
          <w:rFonts w:ascii="Times New Roman" w:hAnsi="Times New Roman"/>
          <w:sz w:val="24"/>
        </w:rPr>
      </w:pPr>
      <w:hyperlink r:id="rId876" w:history="1">
        <w:r w:rsidRPr="00775E2D">
          <w:rPr>
            <w:rFonts w:ascii="Times New Roman" w:hAnsi="Times New Roman"/>
            <w:color w:val="0000FF"/>
            <w:sz w:val="24"/>
            <w:u w:val="single"/>
          </w:rPr>
          <w:t>Bi-weekly Report, Project 6782, September 29, 1950, 1950 September 29</w:t>
        </w:r>
      </w:hyperlink>
    </w:p>
    <w:p w14:paraId="4948F7F9" w14:textId="77777777" w:rsidR="004728DD" w:rsidRPr="00775E2D" w:rsidRDefault="004728DD" w:rsidP="004728DD">
      <w:pPr>
        <w:spacing w:after="0"/>
        <w:rPr>
          <w:rFonts w:ascii="Times New Roman" w:hAnsi="Times New Roman"/>
          <w:sz w:val="24"/>
        </w:rPr>
      </w:pPr>
      <w:hyperlink r:id="rId877" w:history="1">
        <w:r w:rsidRPr="00775E2D">
          <w:rPr>
            <w:rFonts w:ascii="Times New Roman" w:hAnsi="Times New Roman"/>
            <w:color w:val="0000FF"/>
            <w:sz w:val="24"/>
            <w:u w:val="single"/>
          </w:rPr>
          <w:t>Bi-weekly Report, Part II, April 1, 1949, 1949 April 01</w:t>
        </w:r>
      </w:hyperlink>
    </w:p>
    <w:p w14:paraId="0F5DE6CC" w14:textId="77777777" w:rsidR="004728DD" w:rsidRPr="00775E2D" w:rsidRDefault="004728DD" w:rsidP="004728DD">
      <w:pPr>
        <w:spacing w:after="0"/>
        <w:rPr>
          <w:rFonts w:ascii="Times New Roman" w:hAnsi="Times New Roman"/>
          <w:sz w:val="24"/>
        </w:rPr>
      </w:pPr>
      <w:hyperlink r:id="rId878" w:history="1">
        <w:r w:rsidRPr="00775E2D">
          <w:rPr>
            <w:rFonts w:ascii="Times New Roman" w:hAnsi="Times New Roman"/>
            <w:color w:val="0000FF"/>
            <w:sz w:val="24"/>
            <w:u w:val="single"/>
          </w:rPr>
          <w:t>Bi-weekly Report, September 2, 1949, 1949 September 02</w:t>
        </w:r>
      </w:hyperlink>
    </w:p>
    <w:p w14:paraId="206BE3B2" w14:textId="77777777" w:rsidR="004728DD" w:rsidRPr="00775E2D" w:rsidRDefault="004728DD" w:rsidP="004728DD">
      <w:pPr>
        <w:spacing w:after="0"/>
        <w:rPr>
          <w:rFonts w:ascii="Times New Roman" w:hAnsi="Times New Roman"/>
          <w:sz w:val="24"/>
        </w:rPr>
      </w:pPr>
      <w:hyperlink r:id="rId879" w:history="1">
        <w:r w:rsidRPr="00775E2D">
          <w:rPr>
            <w:rFonts w:ascii="Times New Roman" w:hAnsi="Times New Roman"/>
            <w:color w:val="0000FF"/>
            <w:sz w:val="24"/>
            <w:u w:val="single"/>
          </w:rPr>
          <w:t>Bi-weekly Report, Project 6751, October 30, 1950, 1950 October 30</w:t>
        </w:r>
      </w:hyperlink>
    </w:p>
    <w:p w14:paraId="660AF75B" w14:textId="77777777" w:rsidR="004728DD" w:rsidRPr="00775E2D" w:rsidRDefault="004728DD" w:rsidP="004728DD">
      <w:pPr>
        <w:spacing w:after="0"/>
        <w:rPr>
          <w:rFonts w:ascii="Times New Roman" w:hAnsi="Times New Roman"/>
          <w:sz w:val="24"/>
        </w:rPr>
      </w:pPr>
      <w:hyperlink r:id="rId880" w:history="1">
        <w:r w:rsidRPr="00775E2D">
          <w:rPr>
            <w:rFonts w:ascii="Times New Roman" w:hAnsi="Times New Roman"/>
            <w:color w:val="0000FF"/>
            <w:sz w:val="24"/>
            <w:u w:val="single"/>
          </w:rPr>
          <w:t>Bi-weekly Report, Part II, April 15, 1949, 1949 April 15</w:t>
        </w:r>
      </w:hyperlink>
    </w:p>
    <w:p w14:paraId="4DC05A24" w14:textId="77777777" w:rsidR="004728DD" w:rsidRPr="00775E2D" w:rsidRDefault="004728DD" w:rsidP="004728DD">
      <w:pPr>
        <w:spacing w:after="0"/>
        <w:rPr>
          <w:rFonts w:ascii="Times New Roman" w:hAnsi="Times New Roman"/>
          <w:sz w:val="24"/>
        </w:rPr>
      </w:pPr>
      <w:hyperlink r:id="rId881" w:history="1">
        <w:r w:rsidRPr="00775E2D">
          <w:rPr>
            <w:rFonts w:ascii="Times New Roman" w:hAnsi="Times New Roman"/>
            <w:color w:val="0000FF"/>
            <w:sz w:val="24"/>
            <w:u w:val="single"/>
          </w:rPr>
          <w:t>Bi-weekly Report, Project 6345, December 22, 1950, 1950 December 22</w:t>
        </w:r>
      </w:hyperlink>
    </w:p>
    <w:p w14:paraId="674EE91F" w14:textId="77777777" w:rsidR="004728DD" w:rsidRPr="00775E2D" w:rsidRDefault="004728DD" w:rsidP="004728DD">
      <w:pPr>
        <w:spacing w:after="0"/>
        <w:rPr>
          <w:rFonts w:ascii="Times New Roman" w:hAnsi="Times New Roman"/>
          <w:sz w:val="24"/>
        </w:rPr>
      </w:pPr>
      <w:hyperlink r:id="rId882" w:history="1">
        <w:r w:rsidRPr="00775E2D">
          <w:rPr>
            <w:rFonts w:ascii="Times New Roman" w:hAnsi="Times New Roman"/>
            <w:color w:val="0000FF"/>
            <w:sz w:val="24"/>
            <w:u w:val="single"/>
          </w:rPr>
          <w:t>Bi-weekly Report, Project 6782, December 22, 1950, 1950 December 22</w:t>
        </w:r>
      </w:hyperlink>
    </w:p>
    <w:p w14:paraId="5952467E" w14:textId="77777777" w:rsidR="004728DD" w:rsidRPr="00775E2D" w:rsidRDefault="004728DD" w:rsidP="004728DD">
      <w:pPr>
        <w:spacing w:after="0"/>
        <w:rPr>
          <w:rFonts w:ascii="Times New Roman" w:hAnsi="Times New Roman"/>
          <w:sz w:val="24"/>
        </w:rPr>
      </w:pPr>
      <w:hyperlink r:id="rId883" w:history="1">
        <w:r w:rsidRPr="00775E2D">
          <w:rPr>
            <w:rFonts w:ascii="Times New Roman" w:hAnsi="Times New Roman"/>
            <w:color w:val="0000FF"/>
            <w:sz w:val="24"/>
            <w:u w:val="single"/>
          </w:rPr>
          <w:t>Bi-weekly Report, Part I, March 18, 1949, 1949 March 18</w:t>
        </w:r>
      </w:hyperlink>
    </w:p>
    <w:p w14:paraId="44672FC2" w14:textId="77777777" w:rsidR="004728DD" w:rsidRPr="00775E2D" w:rsidRDefault="004728DD" w:rsidP="004728DD">
      <w:pPr>
        <w:spacing w:after="0"/>
        <w:rPr>
          <w:rFonts w:ascii="Times New Roman" w:hAnsi="Times New Roman"/>
          <w:sz w:val="24"/>
        </w:rPr>
      </w:pPr>
      <w:hyperlink r:id="rId884" w:history="1">
        <w:r w:rsidRPr="00775E2D">
          <w:rPr>
            <w:rFonts w:ascii="Times New Roman" w:hAnsi="Times New Roman"/>
            <w:color w:val="0000FF"/>
            <w:sz w:val="24"/>
            <w:u w:val="single"/>
          </w:rPr>
          <w:t>Bi-weekly Report, February 3, 1950, 1950 February 03</w:t>
        </w:r>
      </w:hyperlink>
    </w:p>
    <w:p w14:paraId="459FF31A" w14:textId="77777777" w:rsidR="004728DD" w:rsidRPr="00775E2D" w:rsidRDefault="004728DD" w:rsidP="004728DD">
      <w:pPr>
        <w:spacing w:after="0"/>
        <w:rPr>
          <w:rFonts w:ascii="Times New Roman" w:hAnsi="Times New Roman"/>
          <w:sz w:val="24"/>
        </w:rPr>
      </w:pPr>
      <w:hyperlink r:id="rId885" w:history="1">
        <w:r w:rsidRPr="00775E2D">
          <w:rPr>
            <w:rFonts w:ascii="Times New Roman" w:hAnsi="Times New Roman"/>
            <w:color w:val="0000FF"/>
            <w:sz w:val="24"/>
            <w:u w:val="single"/>
          </w:rPr>
          <w:t>Bi-weekly Report, Project 6782, September 15, 1950, 1950 September 15</w:t>
        </w:r>
      </w:hyperlink>
    </w:p>
    <w:p w14:paraId="243E0D2E" w14:textId="77777777" w:rsidR="004728DD" w:rsidRPr="00775E2D" w:rsidRDefault="004728DD" w:rsidP="004728DD">
      <w:pPr>
        <w:spacing w:after="0"/>
        <w:rPr>
          <w:rFonts w:ascii="Times New Roman" w:hAnsi="Times New Roman"/>
          <w:sz w:val="24"/>
        </w:rPr>
      </w:pPr>
      <w:hyperlink r:id="rId886" w:history="1">
        <w:r w:rsidRPr="00775E2D">
          <w:rPr>
            <w:rFonts w:ascii="Times New Roman" w:hAnsi="Times New Roman"/>
            <w:color w:val="0000FF"/>
            <w:sz w:val="24"/>
            <w:u w:val="single"/>
          </w:rPr>
          <w:t>Bi-weekly Report, December 9, 1949, 1949 December 09</w:t>
        </w:r>
      </w:hyperlink>
    </w:p>
    <w:p w14:paraId="7B8C644A" w14:textId="77777777" w:rsidR="004728DD" w:rsidRPr="00775E2D" w:rsidRDefault="004728DD" w:rsidP="004728DD">
      <w:pPr>
        <w:spacing w:after="0"/>
        <w:rPr>
          <w:rFonts w:ascii="Times New Roman" w:hAnsi="Times New Roman"/>
          <w:sz w:val="24"/>
        </w:rPr>
      </w:pPr>
      <w:hyperlink r:id="rId887" w:history="1">
        <w:r w:rsidRPr="00775E2D">
          <w:rPr>
            <w:rFonts w:ascii="Times New Roman" w:hAnsi="Times New Roman"/>
            <w:color w:val="0000FF"/>
            <w:sz w:val="24"/>
            <w:u w:val="single"/>
          </w:rPr>
          <w:t>Bi-weekly Report, June 23, 1950, 1950 June 23</w:t>
        </w:r>
      </w:hyperlink>
    </w:p>
    <w:p w14:paraId="53F06F21" w14:textId="77777777" w:rsidR="004728DD" w:rsidRPr="00775E2D" w:rsidRDefault="004728DD" w:rsidP="004728DD">
      <w:pPr>
        <w:spacing w:after="0"/>
        <w:rPr>
          <w:rFonts w:ascii="Times New Roman" w:hAnsi="Times New Roman"/>
          <w:sz w:val="24"/>
        </w:rPr>
      </w:pPr>
      <w:hyperlink r:id="rId888" w:history="1">
        <w:r w:rsidRPr="00775E2D">
          <w:rPr>
            <w:rFonts w:ascii="Times New Roman" w:hAnsi="Times New Roman"/>
            <w:color w:val="0000FF"/>
            <w:sz w:val="24"/>
            <w:u w:val="single"/>
          </w:rPr>
          <w:t>Bi-weekly Report, Part I, May 13, 1949, 1949 May 13</w:t>
        </w:r>
      </w:hyperlink>
    </w:p>
    <w:p w14:paraId="49E435C1" w14:textId="77777777" w:rsidR="004728DD" w:rsidRPr="00775E2D" w:rsidRDefault="004728DD" w:rsidP="004728DD">
      <w:pPr>
        <w:spacing w:after="0"/>
        <w:rPr>
          <w:rFonts w:ascii="Times New Roman" w:hAnsi="Times New Roman"/>
          <w:sz w:val="24"/>
        </w:rPr>
      </w:pPr>
      <w:hyperlink r:id="rId889" w:history="1">
        <w:r w:rsidRPr="00775E2D">
          <w:rPr>
            <w:rFonts w:ascii="Times New Roman" w:hAnsi="Times New Roman"/>
            <w:color w:val="0000FF"/>
            <w:sz w:val="24"/>
            <w:u w:val="single"/>
          </w:rPr>
          <w:t>Bi-weekly Report, November 25, 1949, 1949 November 25</w:t>
        </w:r>
      </w:hyperlink>
    </w:p>
    <w:p w14:paraId="52EF151D" w14:textId="77777777" w:rsidR="004728DD" w:rsidRPr="00775E2D" w:rsidRDefault="004728DD" w:rsidP="004728DD">
      <w:pPr>
        <w:spacing w:after="0"/>
        <w:rPr>
          <w:rFonts w:ascii="Times New Roman" w:hAnsi="Times New Roman"/>
          <w:sz w:val="24"/>
        </w:rPr>
      </w:pPr>
      <w:hyperlink r:id="rId890" w:history="1">
        <w:r w:rsidRPr="00775E2D">
          <w:rPr>
            <w:rFonts w:ascii="Times New Roman" w:hAnsi="Times New Roman"/>
            <w:color w:val="0000FF"/>
            <w:sz w:val="24"/>
            <w:u w:val="single"/>
          </w:rPr>
          <w:t>Bi-weekly Report, Project 6782, July 21, 1950, 1950 July 21</w:t>
        </w:r>
      </w:hyperlink>
    </w:p>
    <w:p w14:paraId="3909D7DF" w14:textId="77777777" w:rsidR="004728DD" w:rsidRPr="00775E2D" w:rsidRDefault="004728DD" w:rsidP="004728DD">
      <w:pPr>
        <w:spacing w:after="0"/>
        <w:rPr>
          <w:rFonts w:ascii="Times New Roman" w:hAnsi="Times New Roman"/>
          <w:sz w:val="24"/>
        </w:rPr>
      </w:pPr>
      <w:hyperlink r:id="rId891" w:history="1">
        <w:r w:rsidRPr="00775E2D">
          <w:rPr>
            <w:rFonts w:ascii="Times New Roman" w:hAnsi="Times New Roman"/>
            <w:color w:val="0000FF"/>
            <w:sz w:val="24"/>
            <w:u w:val="single"/>
          </w:rPr>
          <w:t>Bi-weekly Report, October 14, 1949, 1949 October 14</w:t>
        </w:r>
      </w:hyperlink>
    </w:p>
    <w:p w14:paraId="49AB53C9" w14:textId="77777777" w:rsidR="004728DD" w:rsidRPr="00775E2D" w:rsidRDefault="004728DD" w:rsidP="004728DD">
      <w:pPr>
        <w:spacing w:after="0"/>
        <w:rPr>
          <w:rFonts w:ascii="Times New Roman" w:hAnsi="Times New Roman"/>
          <w:sz w:val="24"/>
        </w:rPr>
      </w:pPr>
      <w:hyperlink r:id="rId892" w:history="1">
        <w:r w:rsidRPr="00775E2D">
          <w:rPr>
            <w:rFonts w:ascii="Times New Roman" w:hAnsi="Times New Roman"/>
            <w:color w:val="0000FF"/>
            <w:sz w:val="24"/>
            <w:u w:val="single"/>
          </w:rPr>
          <w:t>Bi-weekly Report, Project 6782, September 1, 1950, 1950 September 01</w:t>
        </w:r>
      </w:hyperlink>
    </w:p>
    <w:p w14:paraId="4CBA34B0" w14:textId="77777777" w:rsidR="004728DD" w:rsidRPr="00775E2D" w:rsidRDefault="004728DD" w:rsidP="004728DD">
      <w:pPr>
        <w:spacing w:after="0"/>
        <w:rPr>
          <w:rFonts w:ascii="Times New Roman" w:hAnsi="Times New Roman"/>
          <w:sz w:val="24"/>
        </w:rPr>
      </w:pPr>
      <w:hyperlink r:id="rId893" w:history="1">
        <w:r w:rsidRPr="00775E2D">
          <w:rPr>
            <w:rFonts w:ascii="Times New Roman" w:hAnsi="Times New Roman"/>
            <w:color w:val="0000FF"/>
            <w:sz w:val="24"/>
            <w:u w:val="single"/>
          </w:rPr>
          <w:t>Bi-weekly Report, June 24, 1949, 1949 June 24</w:t>
        </w:r>
      </w:hyperlink>
    </w:p>
    <w:p w14:paraId="1E8428A5" w14:textId="77777777" w:rsidR="004728DD" w:rsidRPr="00775E2D" w:rsidRDefault="004728DD" w:rsidP="004728DD">
      <w:pPr>
        <w:spacing w:after="0"/>
        <w:rPr>
          <w:rFonts w:ascii="Times New Roman" w:hAnsi="Times New Roman"/>
          <w:sz w:val="24"/>
        </w:rPr>
      </w:pPr>
      <w:hyperlink r:id="rId894" w:history="1">
        <w:r w:rsidRPr="00775E2D">
          <w:rPr>
            <w:rFonts w:ascii="Times New Roman" w:hAnsi="Times New Roman"/>
            <w:color w:val="0000FF"/>
            <w:sz w:val="24"/>
            <w:u w:val="single"/>
          </w:rPr>
          <w:t>Bi-weekly Report, October 28, 1949, 1949 October 28</w:t>
        </w:r>
      </w:hyperlink>
    </w:p>
    <w:p w14:paraId="4F17FA36" w14:textId="77777777" w:rsidR="004728DD" w:rsidRPr="00775E2D" w:rsidRDefault="004728DD" w:rsidP="004728DD">
      <w:pPr>
        <w:spacing w:after="0"/>
        <w:rPr>
          <w:rFonts w:ascii="Times New Roman" w:hAnsi="Times New Roman"/>
          <w:sz w:val="24"/>
        </w:rPr>
      </w:pPr>
      <w:hyperlink r:id="rId895" w:history="1">
        <w:r w:rsidRPr="00775E2D">
          <w:rPr>
            <w:rFonts w:ascii="Times New Roman" w:hAnsi="Times New Roman"/>
            <w:color w:val="0000FF"/>
            <w:sz w:val="24"/>
            <w:u w:val="single"/>
          </w:rPr>
          <w:t>Bi-weekly Report, Project 6751, November 10, 1950, 1950 November 10</w:t>
        </w:r>
      </w:hyperlink>
    </w:p>
    <w:p w14:paraId="65E6D344" w14:textId="77777777" w:rsidR="004728DD" w:rsidRPr="00775E2D" w:rsidRDefault="004728DD" w:rsidP="004728DD">
      <w:pPr>
        <w:spacing w:after="0"/>
        <w:rPr>
          <w:rFonts w:ascii="Times New Roman" w:hAnsi="Times New Roman"/>
          <w:sz w:val="24"/>
        </w:rPr>
      </w:pPr>
      <w:hyperlink r:id="rId896" w:history="1">
        <w:r w:rsidRPr="00775E2D">
          <w:rPr>
            <w:rFonts w:ascii="Times New Roman" w:hAnsi="Times New Roman"/>
            <w:color w:val="0000FF"/>
            <w:sz w:val="24"/>
            <w:u w:val="single"/>
          </w:rPr>
          <w:t>Bi-weekly Report, Project 6345, August 18, 1950, 1950 August 18</w:t>
        </w:r>
      </w:hyperlink>
    </w:p>
    <w:p w14:paraId="6343B5E3" w14:textId="77777777" w:rsidR="004728DD" w:rsidRPr="00775E2D" w:rsidRDefault="004728DD" w:rsidP="004728DD">
      <w:pPr>
        <w:spacing w:after="0"/>
        <w:rPr>
          <w:rFonts w:ascii="Times New Roman" w:hAnsi="Times New Roman"/>
          <w:sz w:val="24"/>
        </w:rPr>
      </w:pPr>
      <w:hyperlink r:id="rId897" w:history="1">
        <w:r w:rsidRPr="00775E2D">
          <w:rPr>
            <w:rFonts w:ascii="Times New Roman" w:hAnsi="Times New Roman"/>
            <w:color w:val="0000FF"/>
            <w:sz w:val="24"/>
            <w:u w:val="single"/>
          </w:rPr>
          <w:t>Bi-weekly Report, Project 6782, October 13, 1950, 1950 October 13</w:t>
        </w:r>
      </w:hyperlink>
    </w:p>
    <w:p w14:paraId="37A5ABAB" w14:textId="77777777" w:rsidR="004728DD" w:rsidRPr="00775E2D" w:rsidRDefault="004728DD" w:rsidP="004728DD">
      <w:pPr>
        <w:spacing w:after="0"/>
        <w:rPr>
          <w:rFonts w:ascii="Times New Roman" w:hAnsi="Times New Roman"/>
          <w:sz w:val="24"/>
        </w:rPr>
      </w:pPr>
      <w:hyperlink r:id="rId898" w:history="1">
        <w:r w:rsidRPr="00775E2D">
          <w:rPr>
            <w:rFonts w:ascii="Times New Roman" w:hAnsi="Times New Roman"/>
            <w:color w:val="0000FF"/>
            <w:sz w:val="24"/>
            <w:u w:val="single"/>
          </w:rPr>
          <w:t>Bi-weekly Report, Part I, April 1, 1949, 1949 April 01</w:t>
        </w:r>
      </w:hyperlink>
    </w:p>
    <w:p w14:paraId="69B78FAB" w14:textId="77777777" w:rsidR="004728DD" w:rsidRPr="00775E2D" w:rsidRDefault="004728DD" w:rsidP="004728DD">
      <w:pPr>
        <w:spacing w:after="0"/>
        <w:rPr>
          <w:rFonts w:ascii="Times New Roman" w:hAnsi="Times New Roman"/>
          <w:sz w:val="24"/>
        </w:rPr>
      </w:pPr>
      <w:hyperlink r:id="rId899" w:history="1">
        <w:r w:rsidRPr="00775E2D">
          <w:rPr>
            <w:rFonts w:ascii="Times New Roman" w:hAnsi="Times New Roman"/>
            <w:color w:val="0000FF"/>
            <w:sz w:val="24"/>
            <w:u w:val="single"/>
          </w:rPr>
          <w:t>Bi-weekly Report, July 22, 1949, 1949 July 22</w:t>
        </w:r>
      </w:hyperlink>
    </w:p>
    <w:p w14:paraId="420F7713" w14:textId="77777777" w:rsidR="004728DD" w:rsidRPr="00775E2D" w:rsidRDefault="004728DD" w:rsidP="004728DD">
      <w:pPr>
        <w:spacing w:after="0"/>
        <w:rPr>
          <w:rFonts w:ascii="Times New Roman" w:hAnsi="Times New Roman"/>
          <w:sz w:val="24"/>
        </w:rPr>
      </w:pPr>
      <w:hyperlink r:id="rId900" w:history="1">
        <w:r w:rsidRPr="00775E2D">
          <w:rPr>
            <w:rFonts w:ascii="Times New Roman" w:hAnsi="Times New Roman"/>
            <w:color w:val="0000FF"/>
            <w:sz w:val="24"/>
            <w:u w:val="single"/>
          </w:rPr>
          <w:t>Bi-weekly Report, Project 6345, October 27, 1950, 1950 October 27</w:t>
        </w:r>
      </w:hyperlink>
    </w:p>
    <w:p w14:paraId="6657F994" w14:textId="77777777" w:rsidR="004728DD" w:rsidRPr="00775E2D" w:rsidRDefault="004728DD" w:rsidP="004728DD">
      <w:pPr>
        <w:spacing w:after="0"/>
        <w:rPr>
          <w:rFonts w:ascii="Times New Roman" w:hAnsi="Times New Roman"/>
          <w:sz w:val="24"/>
        </w:rPr>
      </w:pPr>
      <w:hyperlink r:id="rId901" w:history="1">
        <w:r w:rsidRPr="00775E2D">
          <w:rPr>
            <w:rFonts w:ascii="Times New Roman" w:hAnsi="Times New Roman"/>
            <w:color w:val="0000FF"/>
            <w:sz w:val="24"/>
            <w:u w:val="single"/>
          </w:rPr>
          <w:t>Bi-weekly Report, July 7, 1950, 1950 July 07</w:t>
        </w:r>
      </w:hyperlink>
    </w:p>
    <w:p w14:paraId="580E8F43" w14:textId="77777777" w:rsidR="004728DD" w:rsidRPr="00775E2D" w:rsidRDefault="004728DD" w:rsidP="004728DD">
      <w:pPr>
        <w:spacing w:after="0"/>
        <w:rPr>
          <w:rFonts w:ascii="Times New Roman" w:hAnsi="Times New Roman"/>
          <w:sz w:val="24"/>
        </w:rPr>
      </w:pPr>
      <w:hyperlink r:id="rId902" w:history="1">
        <w:r w:rsidRPr="00775E2D">
          <w:rPr>
            <w:rFonts w:ascii="Times New Roman" w:hAnsi="Times New Roman"/>
            <w:color w:val="0000FF"/>
            <w:sz w:val="24"/>
            <w:u w:val="single"/>
          </w:rPr>
          <w:t>Bi-weekly Report, May 12, 1950, 1950 May 12</w:t>
        </w:r>
      </w:hyperlink>
    </w:p>
    <w:p w14:paraId="419AD7C7" w14:textId="77777777" w:rsidR="004728DD" w:rsidRPr="00775E2D" w:rsidRDefault="004728DD" w:rsidP="004728DD">
      <w:pPr>
        <w:spacing w:after="0"/>
        <w:rPr>
          <w:rFonts w:ascii="Times New Roman" w:hAnsi="Times New Roman"/>
          <w:sz w:val="24"/>
        </w:rPr>
      </w:pPr>
      <w:hyperlink r:id="rId903" w:history="1">
        <w:r w:rsidRPr="00775E2D">
          <w:rPr>
            <w:rFonts w:ascii="Times New Roman" w:hAnsi="Times New Roman"/>
            <w:color w:val="0000FF"/>
            <w:sz w:val="24"/>
            <w:u w:val="single"/>
          </w:rPr>
          <w:t>Bi-weekly Report, December 23, 1949, 1949 December 23</w:t>
        </w:r>
      </w:hyperlink>
    </w:p>
    <w:p w14:paraId="6C54D059" w14:textId="77777777" w:rsidR="004728DD" w:rsidRPr="00775E2D" w:rsidRDefault="004728DD" w:rsidP="004728DD">
      <w:pPr>
        <w:spacing w:after="0"/>
        <w:rPr>
          <w:rFonts w:ascii="Times New Roman" w:hAnsi="Times New Roman"/>
          <w:sz w:val="24"/>
        </w:rPr>
      </w:pPr>
      <w:hyperlink r:id="rId904" w:history="1">
        <w:r w:rsidRPr="00775E2D">
          <w:rPr>
            <w:rFonts w:ascii="Times New Roman" w:hAnsi="Times New Roman"/>
            <w:color w:val="0000FF"/>
            <w:sz w:val="24"/>
            <w:u w:val="single"/>
          </w:rPr>
          <w:t>Bi-weekly Report, Project 6345, November 10, 1950, 1950 November 10</w:t>
        </w:r>
      </w:hyperlink>
    </w:p>
    <w:p w14:paraId="0CC9C51F" w14:textId="77777777" w:rsidR="004728DD" w:rsidRPr="00775E2D" w:rsidRDefault="004728DD" w:rsidP="004728DD">
      <w:pPr>
        <w:spacing w:after="0"/>
        <w:rPr>
          <w:rFonts w:ascii="Times New Roman" w:hAnsi="Times New Roman"/>
          <w:sz w:val="24"/>
        </w:rPr>
      </w:pPr>
      <w:hyperlink r:id="rId905" w:history="1">
        <w:r w:rsidRPr="00775E2D">
          <w:rPr>
            <w:rFonts w:ascii="Times New Roman" w:hAnsi="Times New Roman"/>
            <w:color w:val="0000FF"/>
            <w:sz w:val="24"/>
            <w:u w:val="single"/>
          </w:rPr>
          <w:t>Bi-weekly Report, September 30, 1949, 1949 September 30</w:t>
        </w:r>
      </w:hyperlink>
    </w:p>
    <w:p w14:paraId="339BE132" w14:textId="77777777" w:rsidR="004728DD" w:rsidRPr="00775E2D" w:rsidRDefault="004728DD" w:rsidP="004728DD">
      <w:pPr>
        <w:spacing w:after="0"/>
        <w:rPr>
          <w:rFonts w:ascii="Times New Roman" w:hAnsi="Times New Roman"/>
          <w:sz w:val="24"/>
        </w:rPr>
      </w:pPr>
      <w:hyperlink r:id="rId906" w:history="1">
        <w:r w:rsidRPr="00775E2D">
          <w:rPr>
            <w:rFonts w:ascii="Times New Roman" w:hAnsi="Times New Roman"/>
            <w:color w:val="0000FF"/>
            <w:sz w:val="24"/>
            <w:u w:val="single"/>
          </w:rPr>
          <w:t>Bi-weekly Report, May 26, 1950, 1950 May 26</w:t>
        </w:r>
      </w:hyperlink>
    </w:p>
    <w:p w14:paraId="7E1B1812" w14:textId="77777777" w:rsidR="004728DD" w:rsidRPr="00775E2D" w:rsidRDefault="004728DD" w:rsidP="004728DD">
      <w:pPr>
        <w:spacing w:after="0"/>
        <w:rPr>
          <w:rFonts w:ascii="Times New Roman" w:hAnsi="Times New Roman"/>
          <w:sz w:val="24"/>
        </w:rPr>
      </w:pPr>
      <w:hyperlink r:id="rId907" w:history="1">
        <w:r w:rsidRPr="00775E2D">
          <w:rPr>
            <w:rFonts w:ascii="Times New Roman" w:hAnsi="Times New Roman"/>
            <w:color w:val="0000FF"/>
            <w:sz w:val="24"/>
            <w:u w:val="single"/>
          </w:rPr>
          <w:t>Bi-weekly Report, November 10, 1949, 1949 November 10</w:t>
        </w:r>
      </w:hyperlink>
    </w:p>
    <w:p w14:paraId="707773BB" w14:textId="77777777" w:rsidR="004728DD" w:rsidRPr="00775E2D" w:rsidRDefault="004728DD" w:rsidP="004728DD">
      <w:pPr>
        <w:spacing w:after="0"/>
        <w:rPr>
          <w:rFonts w:ascii="Times New Roman" w:hAnsi="Times New Roman"/>
          <w:sz w:val="24"/>
        </w:rPr>
      </w:pPr>
      <w:hyperlink r:id="rId908" w:history="1">
        <w:r w:rsidRPr="00775E2D">
          <w:rPr>
            <w:rFonts w:ascii="Times New Roman" w:hAnsi="Times New Roman"/>
            <w:color w:val="0000FF"/>
            <w:sz w:val="24"/>
            <w:u w:val="single"/>
          </w:rPr>
          <w:t>Bi-weekly Report, Project 6345, January 19, 1951, 1951 January 19</w:t>
        </w:r>
      </w:hyperlink>
    </w:p>
    <w:p w14:paraId="319FBD41" w14:textId="77777777" w:rsidR="004728DD" w:rsidRPr="00775E2D" w:rsidRDefault="004728DD" w:rsidP="004728DD">
      <w:pPr>
        <w:spacing w:after="0"/>
        <w:rPr>
          <w:rFonts w:ascii="Times New Roman" w:hAnsi="Times New Roman"/>
          <w:sz w:val="24"/>
        </w:rPr>
      </w:pPr>
      <w:hyperlink r:id="rId909" w:history="1">
        <w:r w:rsidRPr="00775E2D">
          <w:rPr>
            <w:rFonts w:ascii="Times New Roman" w:hAnsi="Times New Roman"/>
            <w:color w:val="0000FF"/>
            <w:sz w:val="24"/>
            <w:u w:val="single"/>
          </w:rPr>
          <w:t>Division 6 Document Room, 1954 July 07</w:t>
        </w:r>
      </w:hyperlink>
    </w:p>
    <w:p w14:paraId="582C24E1" w14:textId="77777777" w:rsidR="004728DD" w:rsidRPr="00775E2D" w:rsidRDefault="004728DD" w:rsidP="004728DD">
      <w:pPr>
        <w:spacing w:after="0"/>
        <w:rPr>
          <w:rFonts w:ascii="Times New Roman" w:hAnsi="Times New Roman"/>
          <w:sz w:val="24"/>
        </w:rPr>
      </w:pPr>
      <w:hyperlink r:id="rId910" w:history="1">
        <w:r w:rsidRPr="00775E2D">
          <w:rPr>
            <w:rFonts w:ascii="Times New Roman" w:hAnsi="Times New Roman"/>
            <w:color w:val="0000FF"/>
            <w:sz w:val="24"/>
            <w:u w:val="single"/>
          </w:rPr>
          <w:t>Digital Computers in Science, 1947 April 09</w:t>
        </w:r>
      </w:hyperlink>
    </w:p>
    <w:p w14:paraId="308FA368" w14:textId="77777777" w:rsidR="004728DD" w:rsidRPr="00775E2D" w:rsidRDefault="004728DD" w:rsidP="004728DD">
      <w:pPr>
        <w:spacing w:after="0"/>
        <w:rPr>
          <w:rFonts w:ascii="Times New Roman" w:hAnsi="Times New Roman"/>
          <w:sz w:val="24"/>
        </w:rPr>
      </w:pPr>
      <w:hyperlink r:id="rId911" w:history="1">
        <w:r w:rsidRPr="00775E2D">
          <w:rPr>
            <w:rFonts w:ascii="Times New Roman" w:hAnsi="Times New Roman"/>
            <w:color w:val="0000FF"/>
            <w:sz w:val="24"/>
            <w:u w:val="single"/>
          </w:rPr>
          <w:t>Progress Report, Project 6751, March 1 to October 1, 1951, 1951 October 02</w:t>
        </w:r>
      </w:hyperlink>
    </w:p>
    <w:p w14:paraId="117C9431" w14:textId="77777777" w:rsidR="004728DD" w:rsidRPr="00775E2D" w:rsidRDefault="004728DD" w:rsidP="004728DD">
      <w:pPr>
        <w:spacing w:after="0"/>
        <w:rPr>
          <w:rFonts w:ascii="Times New Roman" w:hAnsi="Times New Roman"/>
          <w:sz w:val="24"/>
        </w:rPr>
      </w:pPr>
      <w:hyperlink r:id="rId912" w:history="1">
        <w:r w:rsidRPr="00775E2D">
          <w:rPr>
            <w:rFonts w:ascii="Times New Roman" w:hAnsi="Times New Roman"/>
            <w:color w:val="0000FF"/>
            <w:sz w:val="24"/>
            <w:u w:val="single"/>
          </w:rPr>
          <w:t>Bi-weekly Reports, 1951 January 31</w:t>
        </w:r>
      </w:hyperlink>
    </w:p>
    <w:p w14:paraId="734DD33F" w14:textId="77777777" w:rsidR="004728DD" w:rsidRPr="00775E2D" w:rsidRDefault="004728DD" w:rsidP="004728DD">
      <w:pPr>
        <w:spacing w:after="0"/>
        <w:rPr>
          <w:rFonts w:ascii="Times New Roman" w:hAnsi="Times New Roman"/>
          <w:sz w:val="24"/>
        </w:rPr>
      </w:pPr>
      <w:hyperlink r:id="rId913" w:history="1">
        <w:r w:rsidRPr="00775E2D">
          <w:rPr>
            <w:rFonts w:ascii="Times New Roman" w:hAnsi="Times New Roman"/>
            <w:color w:val="0000FF"/>
            <w:sz w:val="24"/>
            <w:u w:val="single"/>
          </w:rPr>
          <w:t>Non-Staff Organization Chart, 1948 October 20</w:t>
        </w:r>
      </w:hyperlink>
    </w:p>
    <w:p w14:paraId="0BAE019D" w14:textId="77777777" w:rsidR="004728DD" w:rsidRPr="00775E2D" w:rsidRDefault="004728DD" w:rsidP="004728DD">
      <w:pPr>
        <w:spacing w:after="0"/>
        <w:rPr>
          <w:rFonts w:ascii="Times New Roman" w:hAnsi="Times New Roman"/>
          <w:sz w:val="24"/>
        </w:rPr>
      </w:pPr>
      <w:hyperlink r:id="rId914" w:history="1">
        <w:r w:rsidRPr="00775E2D">
          <w:rPr>
            <w:rFonts w:ascii="Times New Roman" w:hAnsi="Times New Roman"/>
            <w:color w:val="0000FF"/>
            <w:sz w:val="24"/>
            <w:u w:val="single"/>
          </w:rPr>
          <w:t>Progress Report to the Department Committee on Graduate Study and Research, 1950 May 18</w:t>
        </w:r>
      </w:hyperlink>
    </w:p>
    <w:p w14:paraId="2D80A2E7" w14:textId="77777777" w:rsidR="004728DD" w:rsidRPr="00775E2D" w:rsidRDefault="004728DD" w:rsidP="004728DD">
      <w:pPr>
        <w:spacing w:after="0"/>
        <w:rPr>
          <w:rFonts w:ascii="Times New Roman" w:hAnsi="Times New Roman"/>
          <w:sz w:val="24"/>
        </w:rPr>
      </w:pPr>
      <w:hyperlink r:id="rId915" w:history="1">
        <w:r w:rsidRPr="00775E2D">
          <w:rPr>
            <w:rFonts w:ascii="Times New Roman" w:hAnsi="Times New Roman"/>
            <w:color w:val="0000FF"/>
            <w:sz w:val="24"/>
            <w:u w:val="single"/>
          </w:rPr>
          <w:t>Electronic Computer Division Personnel, 1951 March 01</w:t>
        </w:r>
      </w:hyperlink>
    </w:p>
    <w:p w14:paraId="3AF63A9B" w14:textId="77777777" w:rsidR="004728DD" w:rsidRPr="00775E2D" w:rsidRDefault="004728DD" w:rsidP="004728DD">
      <w:pPr>
        <w:spacing w:after="0"/>
        <w:rPr>
          <w:rFonts w:ascii="Times New Roman" w:hAnsi="Times New Roman"/>
          <w:sz w:val="24"/>
        </w:rPr>
      </w:pPr>
      <w:hyperlink r:id="rId916" w:history="1">
        <w:r w:rsidRPr="00775E2D">
          <w:rPr>
            <w:rFonts w:ascii="Times New Roman" w:hAnsi="Times New Roman"/>
            <w:color w:val="0000FF"/>
            <w:sz w:val="24"/>
            <w:u w:val="single"/>
          </w:rPr>
          <w:t>Electronic Computer Division Personnel, 1949 December 01</w:t>
        </w:r>
      </w:hyperlink>
    </w:p>
    <w:p w14:paraId="1333191D" w14:textId="77777777" w:rsidR="004728DD" w:rsidRPr="00775E2D" w:rsidRDefault="004728DD" w:rsidP="004728DD">
      <w:pPr>
        <w:spacing w:after="0"/>
        <w:rPr>
          <w:rFonts w:ascii="Times New Roman" w:hAnsi="Times New Roman"/>
          <w:sz w:val="24"/>
        </w:rPr>
      </w:pPr>
      <w:hyperlink r:id="rId917" w:history="1">
        <w:r w:rsidRPr="00775E2D">
          <w:rPr>
            <w:rFonts w:ascii="Times New Roman" w:hAnsi="Times New Roman"/>
            <w:color w:val="0000FF"/>
            <w:sz w:val="24"/>
            <w:u w:val="single"/>
          </w:rPr>
          <w:t>Bi-weekly Reports, 1953 May 19</w:t>
        </w:r>
      </w:hyperlink>
    </w:p>
    <w:p w14:paraId="2A5727FB" w14:textId="77777777" w:rsidR="004728DD" w:rsidRPr="00775E2D" w:rsidRDefault="004728DD" w:rsidP="004728DD">
      <w:pPr>
        <w:spacing w:after="0"/>
        <w:rPr>
          <w:rFonts w:ascii="Times New Roman" w:hAnsi="Times New Roman"/>
          <w:sz w:val="24"/>
        </w:rPr>
      </w:pPr>
      <w:hyperlink r:id="rId918" w:history="1">
        <w:r w:rsidRPr="00775E2D">
          <w:rPr>
            <w:rFonts w:ascii="Times New Roman" w:hAnsi="Times New Roman"/>
            <w:color w:val="0000FF"/>
            <w:sz w:val="24"/>
            <w:u w:val="single"/>
          </w:rPr>
          <w:t>Gas-Discharge Gaps for Data Storage in Electronic Computers, 1948 July 21</w:t>
        </w:r>
      </w:hyperlink>
    </w:p>
    <w:p w14:paraId="6CA595BB" w14:textId="77777777" w:rsidR="004728DD" w:rsidRPr="00775E2D" w:rsidRDefault="004728DD" w:rsidP="004728DD">
      <w:pPr>
        <w:spacing w:after="0"/>
        <w:rPr>
          <w:rFonts w:ascii="Times New Roman" w:hAnsi="Times New Roman"/>
          <w:sz w:val="24"/>
        </w:rPr>
      </w:pPr>
      <w:hyperlink r:id="rId919" w:history="1">
        <w:r w:rsidRPr="00775E2D">
          <w:rPr>
            <w:rFonts w:ascii="Times New Roman" w:hAnsi="Times New Roman"/>
            <w:color w:val="0000FF"/>
            <w:sz w:val="24"/>
            <w:u w:val="single"/>
          </w:rPr>
          <w:t>Electronic Computer Division Personnel, 1949 October 01</w:t>
        </w:r>
      </w:hyperlink>
    </w:p>
    <w:p w14:paraId="276E2710" w14:textId="77777777" w:rsidR="004728DD" w:rsidRPr="00775E2D" w:rsidRDefault="004728DD" w:rsidP="004728DD">
      <w:pPr>
        <w:spacing w:after="0"/>
        <w:rPr>
          <w:rFonts w:ascii="Times New Roman" w:hAnsi="Times New Roman"/>
          <w:sz w:val="24"/>
        </w:rPr>
      </w:pPr>
      <w:hyperlink r:id="rId920" w:history="1">
        <w:r w:rsidRPr="00775E2D">
          <w:rPr>
            <w:rFonts w:ascii="Times New Roman" w:hAnsi="Times New Roman"/>
            <w:color w:val="0000FF"/>
            <w:sz w:val="24"/>
            <w:u w:val="single"/>
          </w:rPr>
          <w:t>Fifth Meeting on Air Defense Computer, 1951 November 09</w:t>
        </w:r>
      </w:hyperlink>
    </w:p>
    <w:p w14:paraId="47DD5BAA" w14:textId="77777777" w:rsidR="004728DD" w:rsidRPr="00775E2D" w:rsidRDefault="004728DD" w:rsidP="004728DD">
      <w:pPr>
        <w:spacing w:after="0"/>
        <w:rPr>
          <w:rFonts w:ascii="Times New Roman" w:hAnsi="Times New Roman"/>
          <w:sz w:val="24"/>
        </w:rPr>
      </w:pPr>
      <w:hyperlink r:id="rId921" w:history="1">
        <w:r w:rsidRPr="00775E2D">
          <w:rPr>
            <w:rFonts w:ascii="Times New Roman" w:hAnsi="Times New Roman"/>
            <w:color w:val="0000FF"/>
            <w:sz w:val="24"/>
            <w:u w:val="single"/>
          </w:rPr>
          <w:t>Meeting on Air Defense Computer, 1951 November 05</w:t>
        </w:r>
      </w:hyperlink>
    </w:p>
    <w:p w14:paraId="12127435" w14:textId="77777777" w:rsidR="004728DD" w:rsidRPr="00775E2D" w:rsidRDefault="004728DD" w:rsidP="004728DD">
      <w:pPr>
        <w:spacing w:after="0"/>
        <w:rPr>
          <w:rFonts w:ascii="Times New Roman" w:hAnsi="Times New Roman"/>
          <w:sz w:val="24"/>
        </w:rPr>
      </w:pPr>
      <w:hyperlink r:id="rId922" w:history="1">
        <w:r w:rsidRPr="00775E2D">
          <w:rPr>
            <w:rFonts w:ascii="Times New Roman" w:hAnsi="Times New Roman"/>
            <w:color w:val="0000FF"/>
            <w:sz w:val="24"/>
            <w:u w:val="single"/>
          </w:rPr>
          <w:t>Ferroelectrics for Digital Information Storage and Switching (Abstract of R-212, a Master's Thesis), 1952 November 20</w:t>
        </w:r>
      </w:hyperlink>
    </w:p>
    <w:p w14:paraId="6900DADC" w14:textId="77777777" w:rsidR="004728DD" w:rsidRPr="00775E2D" w:rsidRDefault="004728DD" w:rsidP="004728DD">
      <w:pPr>
        <w:spacing w:after="0"/>
        <w:rPr>
          <w:rFonts w:ascii="Times New Roman" w:hAnsi="Times New Roman"/>
          <w:sz w:val="24"/>
        </w:rPr>
      </w:pPr>
      <w:hyperlink r:id="rId923" w:history="1">
        <w:r w:rsidRPr="00775E2D">
          <w:rPr>
            <w:rFonts w:ascii="Times New Roman" w:hAnsi="Times New Roman"/>
            <w:color w:val="0000FF"/>
            <w:sz w:val="24"/>
            <w:u w:val="single"/>
          </w:rPr>
          <w:t>Rectangular-loop Magnetic Core Materials, 1951 September 04</w:t>
        </w:r>
      </w:hyperlink>
    </w:p>
    <w:p w14:paraId="60D9204F" w14:textId="77777777" w:rsidR="004728DD" w:rsidRPr="00775E2D" w:rsidRDefault="004728DD" w:rsidP="004728DD">
      <w:pPr>
        <w:spacing w:after="0"/>
        <w:rPr>
          <w:rFonts w:ascii="Times New Roman" w:hAnsi="Times New Roman"/>
          <w:sz w:val="24"/>
        </w:rPr>
      </w:pPr>
      <w:hyperlink r:id="rId924" w:history="1">
        <w:r w:rsidRPr="00775E2D">
          <w:rPr>
            <w:rFonts w:ascii="Times New Roman" w:hAnsi="Times New Roman"/>
            <w:color w:val="0000FF"/>
            <w:sz w:val="24"/>
            <w:u w:val="single"/>
          </w:rPr>
          <w:t>Electronic Computer Division Personnel, 1949 November 01</w:t>
        </w:r>
      </w:hyperlink>
    </w:p>
    <w:p w14:paraId="04B9503E" w14:textId="77777777" w:rsidR="004728DD" w:rsidRPr="00775E2D" w:rsidRDefault="004728DD" w:rsidP="004728DD">
      <w:pPr>
        <w:spacing w:after="0"/>
        <w:rPr>
          <w:rFonts w:ascii="Times New Roman" w:hAnsi="Times New Roman"/>
          <w:sz w:val="24"/>
        </w:rPr>
      </w:pPr>
      <w:hyperlink r:id="rId925" w:history="1">
        <w:r w:rsidRPr="00775E2D">
          <w:rPr>
            <w:rFonts w:ascii="Times New Roman" w:hAnsi="Times New Roman"/>
            <w:color w:val="0000FF"/>
            <w:sz w:val="24"/>
            <w:u w:val="single"/>
          </w:rPr>
          <w:t>Block Diagram Work, 1947 October 06</w:t>
        </w:r>
      </w:hyperlink>
    </w:p>
    <w:p w14:paraId="54481052" w14:textId="77777777" w:rsidR="004728DD" w:rsidRPr="00775E2D" w:rsidRDefault="004728DD" w:rsidP="004728DD">
      <w:pPr>
        <w:spacing w:after="0"/>
        <w:rPr>
          <w:rFonts w:ascii="Times New Roman" w:hAnsi="Times New Roman"/>
          <w:sz w:val="24"/>
        </w:rPr>
      </w:pPr>
      <w:hyperlink r:id="rId926" w:history="1">
        <w:r w:rsidRPr="00775E2D">
          <w:rPr>
            <w:rFonts w:ascii="Times New Roman" w:hAnsi="Times New Roman"/>
            <w:color w:val="0000FF"/>
            <w:sz w:val="24"/>
            <w:u w:val="single"/>
          </w:rPr>
          <w:t>6345 Personnel, Barta Building, 1949 April 01</w:t>
        </w:r>
      </w:hyperlink>
    </w:p>
    <w:p w14:paraId="6BA703A9" w14:textId="77777777" w:rsidR="004728DD" w:rsidRPr="00775E2D" w:rsidRDefault="004728DD" w:rsidP="004728DD">
      <w:pPr>
        <w:spacing w:after="0"/>
        <w:rPr>
          <w:rFonts w:ascii="Times New Roman" w:hAnsi="Times New Roman"/>
          <w:sz w:val="24"/>
        </w:rPr>
      </w:pPr>
      <w:hyperlink r:id="rId927" w:history="1">
        <w:r w:rsidRPr="00775E2D">
          <w:rPr>
            <w:rFonts w:ascii="Times New Roman" w:hAnsi="Times New Roman"/>
            <w:color w:val="0000FF"/>
            <w:sz w:val="24"/>
            <w:u w:val="single"/>
          </w:rPr>
          <w:t>6345 Personnel, Barta Building, 1949 February 01</w:t>
        </w:r>
      </w:hyperlink>
    </w:p>
    <w:p w14:paraId="01445D7D" w14:textId="77777777" w:rsidR="004728DD" w:rsidRPr="00775E2D" w:rsidRDefault="004728DD" w:rsidP="004728DD">
      <w:pPr>
        <w:spacing w:after="0"/>
        <w:rPr>
          <w:rFonts w:ascii="Times New Roman" w:hAnsi="Times New Roman"/>
          <w:sz w:val="24"/>
        </w:rPr>
      </w:pPr>
      <w:hyperlink r:id="rId928" w:history="1">
        <w:r w:rsidRPr="00775E2D">
          <w:rPr>
            <w:rFonts w:ascii="Times New Roman" w:hAnsi="Times New Roman"/>
            <w:color w:val="0000FF"/>
            <w:sz w:val="24"/>
            <w:u w:val="single"/>
          </w:rPr>
          <w:t>Hysteresis Loop Characteristics of MF-1118 for Different Temperatures, 1952 October 16</w:t>
        </w:r>
      </w:hyperlink>
    </w:p>
    <w:p w14:paraId="36C337E3" w14:textId="77777777" w:rsidR="004728DD" w:rsidRPr="00775E2D" w:rsidRDefault="004728DD" w:rsidP="004728DD">
      <w:pPr>
        <w:spacing w:after="0"/>
        <w:rPr>
          <w:rFonts w:ascii="Times New Roman" w:hAnsi="Times New Roman"/>
          <w:sz w:val="24"/>
        </w:rPr>
      </w:pPr>
      <w:hyperlink r:id="rId929" w:history="1">
        <w:r w:rsidRPr="00775E2D">
          <w:rPr>
            <w:rFonts w:ascii="Times New Roman" w:hAnsi="Times New Roman"/>
            <w:color w:val="0000FF"/>
            <w:sz w:val="24"/>
            <w:u w:val="single"/>
          </w:rPr>
          <w:t>Magnetic Material Charges, 1951 December 28</w:t>
        </w:r>
      </w:hyperlink>
    </w:p>
    <w:p w14:paraId="7A43D122" w14:textId="77777777" w:rsidR="004728DD" w:rsidRPr="00775E2D" w:rsidRDefault="004728DD" w:rsidP="004728DD">
      <w:pPr>
        <w:spacing w:after="0"/>
        <w:rPr>
          <w:rFonts w:ascii="Times New Roman" w:hAnsi="Times New Roman"/>
          <w:sz w:val="24"/>
        </w:rPr>
      </w:pPr>
      <w:hyperlink r:id="rId930" w:history="1">
        <w:r w:rsidRPr="00775E2D">
          <w:rPr>
            <w:rFonts w:ascii="Times New Roman" w:hAnsi="Times New Roman"/>
            <w:color w:val="0000FF"/>
            <w:sz w:val="24"/>
            <w:u w:val="single"/>
          </w:rPr>
          <w:t>Storage Tube Program, Project Whirlwind, 1947 September 15</w:t>
        </w:r>
      </w:hyperlink>
    </w:p>
    <w:p w14:paraId="16BB1092" w14:textId="77777777" w:rsidR="004728DD" w:rsidRPr="00775E2D" w:rsidRDefault="004728DD" w:rsidP="004728DD">
      <w:pPr>
        <w:spacing w:after="0"/>
        <w:rPr>
          <w:rFonts w:ascii="Times New Roman" w:hAnsi="Times New Roman"/>
          <w:sz w:val="24"/>
        </w:rPr>
      </w:pPr>
      <w:hyperlink r:id="rId931" w:history="1">
        <w:r w:rsidRPr="00775E2D">
          <w:rPr>
            <w:rFonts w:ascii="Times New Roman" w:hAnsi="Times New Roman"/>
            <w:color w:val="0000FF"/>
            <w:sz w:val="24"/>
            <w:u w:val="single"/>
          </w:rPr>
          <w:t>Second Meeting on Air Defense Computer, Nov. 6, 1951, 1951 November 07</w:t>
        </w:r>
      </w:hyperlink>
    </w:p>
    <w:p w14:paraId="21777766" w14:textId="77777777" w:rsidR="004728DD" w:rsidRPr="00775E2D" w:rsidRDefault="004728DD" w:rsidP="004728DD">
      <w:pPr>
        <w:spacing w:after="0"/>
        <w:rPr>
          <w:rFonts w:ascii="Times New Roman" w:hAnsi="Times New Roman"/>
          <w:sz w:val="24"/>
        </w:rPr>
      </w:pPr>
      <w:hyperlink r:id="rId932" w:history="1">
        <w:r w:rsidRPr="00775E2D">
          <w:rPr>
            <w:rFonts w:ascii="Times New Roman" w:hAnsi="Times New Roman"/>
            <w:color w:val="0000FF"/>
            <w:sz w:val="24"/>
            <w:u w:val="single"/>
          </w:rPr>
          <w:t xml:space="preserve">A Free Energy Model </w:t>
        </w:r>
        <w:proofErr w:type="gramStart"/>
        <w:r w:rsidRPr="00775E2D">
          <w:rPr>
            <w:rFonts w:ascii="Times New Roman" w:hAnsi="Times New Roman"/>
            <w:color w:val="0000FF"/>
            <w:sz w:val="24"/>
            <w:u w:val="single"/>
          </w:rPr>
          <w:t>For</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Hysteresis Loop, 1953 June 16</w:t>
        </w:r>
      </w:hyperlink>
    </w:p>
    <w:p w14:paraId="7F2C4D08" w14:textId="77777777" w:rsidR="004728DD" w:rsidRPr="00775E2D" w:rsidRDefault="004728DD" w:rsidP="004728DD">
      <w:pPr>
        <w:spacing w:after="0"/>
        <w:rPr>
          <w:rFonts w:ascii="Times New Roman" w:hAnsi="Times New Roman"/>
          <w:sz w:val="24"/>
        </w:rPr>
      </w:pPr>
      <w:hyperlink r:id="rId933" w:history="1">
        <w:r w:rsidRPr="00775E2D">
          <w:rPr>
            <w:rFonts w:ascii="Times New Roman" w:hAnsi="Times New Roman"/>
            <w:color w:val="0000FF"/>
            <w:sz w:val="24"/>
            <w:u w:val="single"/>
          </w:rPr>
          <w:t>Proposed Five-Digit Multiplier Marginal-Checking Installation, 1948 September 09</w:t>
        </w:r>
      </w:hyperlink>
    </w:p>
    <w:p w14:paraId="619428F6" w14:textId="77777777" w:rsidR="004728DD" w:rsidRPr="00775E2D" w:rsidRDefault="004728DD" w:rsidP="004728DD">
      <w:pPr>
        <w:spacing w:after="0"/>
        <w:rPr>
          <w:rFonts w:ascii="Times New Roman" w:hAnsi="Times New Roman"/>
          <w:sz w:val="24"/>
        </w:rPr>
      </w:pPr>
      <w:hyperlink r:id="rId934" w:history="1">
        <w:r w:rsidRPr="00775E2D">
          <w:rPr>
            <w:rFonts w:ascii="Times New Roman" w:hAnsi="Times New Roman"/>
            <w:color w:val="0000FF"/>
            <w:sz w:val="24"/>
            <w:u w:val="single"/>
          </w:rPr>
          <w:t>Data Storage in Three Dimensions, 1947 April 29</w:t>
        </w:r>
      </w:hyperlink>
    </w:p>
    <w:p w14:paraId="0BF4455B" w14:textId="77777777" w:rsidR="004728DD" w:rsidRPr="00775E2D" w:rsidRDefault="004728DD" w:rsidP="004728DD">
      <w:pPr>
        <w:spacing w:after="0"/>
        <w:rPr>
          <w:rFonts w:ascii="Times New Roman" w:hAnsi="Times New Roman"/>
          <w:sz w:val="24"/>
        </w:rPr>
      </w:pPr>
      <w:hyperlink r:id="rId935" w:history="1">
        <w:r w:rsidRPr="00775E2D">
          <w:rPr>
            <w:rFonts w:ascii="Times New Roman" w:hAnsi="Times New Roman"/>
            <w:color w:val="0000FF"/>
            <w:sz w:val="24"/>
            <w:u w:val="single"/>
          </w:rPr>
          <w:t>Progress Report to the Department Committee on Graduate Study and Research, 1950 April 24</w:t>
        </w:r>
      </w:hyperlink>
    </w:p>
    <w:p w14:paraId="35155B52" w14:textId="77777777" w:rsidR="004728DD" w:rsidRPr="00775E2D" w:rsidRDefault="004728DD" w:rsidP="004728DD">
      <w:pPr>
        <w:spacing w:after="0"/>
        <w:rPr>
          <w:rFonts w:ascii="Times New Roman" w:hAnsi="Times New Roman"/>
          <w:sz w:val="24"/>
        </w:rPr>
      </w:pPr>
      <w:hyperlink r:id="rId936" w:history="1">
        <w:r w:rsidRPr="00775E2D">
          <w:rPr>
            <w:rFonts w:ascii="Times New Roman" w:hAnsi="Times New Roman"/>
            <w:color w:val="0000FF"/>
            <w:sz w:val="24"/>
            <w:u w:val="single"/>
          </w:rPr>
          <w:t>General Ceramics Materials, MF-1348B and MF-1359B, 1953 January 05</w:t>
        </w:r>
      </w:hyperlink>
    </w:p>
    <w:p w14:paraId="0F5D3986" w14:textId="77777777" w:rsidR="004728DD" w:rsidRPr="00775E2D" w:rsidRDefault="004728DD" w:rsidP="004728DD">
      <w:pPr>
        <w:spacing w:after="0"/>
        <w:rPr>
          <w:rFonts w:ascii="Times New Roman" w:hAnsi="Times New Roman"/>
          <w:sz w:val="24"/>
        </w:rPr>
      </w:pPr>
      <w:hyperlink r:id="rId937" w:history="1">
        <w:r w:rsidRPr="00775E2D">
          <w:rPr>
            <w:rFonts w:ascii="Times New Roman" w:hAnsi="Times New Roman"/>
            <w:color w:val="0000FF"/>
            <w:sz w:val="24"/>
            <w:u w:val="single"/>
          </w:rPr>
          <w:t>Electronic Computer Division Personnel, 1949 May 01</w:t>
        </w:r>
      </w:hyperlink>
    </w:p>
    <w:p w14:paraId="06749044" w14:textId="77777777" w:rsidR="004728DD" w:rsidRPr="00775E2D" w:rsidRDefault="004728DD" w:rsidP="004728DD">
      <w:pPr>
        <w:spacing w:after="0"/>
        <w:rPr>
          <w:rFonts w:ascii="Times New Roman" w:hAnsi="Times New Roman"/>
          <w:sz w:val="24"/>
        </w:rPr>
      </w:pPr>
      <w:hyperlink r:id="rId938" w:history="1">
        <w:r w:rsidRPr="00775E2D">
          <w:rPr>
            <w:rFonts w:ascii="Times New Roman" w:hAnsi="Times New Roman"/>
            <w:color w:val="0000FF"/>
            <w:sz w:val="24"/>
            <w:u w:val="single"/>
          </w:rPr>
          <w:t>Electronic Computer Division Personnel, 1951 May 01</w:t>
        </w:r>
      </w:hyperlink>
    </w:p>
    <w:p w14:paraId="40CF383A" w14:textId="77777777" w:rsidR="004728DD" w:rsidRPr="00775E2D" w:rsidRDefault="004728DD" w:rsidP="004728DD">
      <w:pPr>
        <w:spacing w:after="0"/>
        <w:rPr>
          <w:rFonts w:ascii="Times New Roman" w:hAnsi="Times New Roman"/>
          <w:sz w:val="24"/>
        </w:rPr>
      </w:pPr>
      <w:hyperlink r:id="rId939" w:history="1">
        <w:r w:rsidRPr="00775E2D">
          <w:rPr>
            <w:rFonts w:ascii="Times New Roman" w:hAnsi="Times New Roman"/>
            <w:color w:val="0000FF"/>
            <w:sz w:val="24"/>
            <w:u w:val="single"/>
          </w:rPr>
          <w:t>Visit of Mr. R. L. Snyder, 1948 February 09</w:t>
        </w:r>
      </w:hyperlink>
    </w:p>
    <w:p w14:paraId="68ACD366" w14:textId="77777777" w:rsidR="004728DD" w:rsidRPr="00775E2D" w:rsidRDefault="004728DD" w:rsidP="004728DD">
      <w:pPr>
        <w:spacing w:after="0"/>
        <w:rPr>
          <w:rFonts w:ascii="Times New Roman" w:hAnsi="Times New Roman"/>
          <w:sz w:val="24"/>
        </w:rPr>
      </w:pPr>
      <w:hyperlink r:id="rId940" w:history="1">
        <w:r w:rsidRPr="00775E2D">
          <w:rPr>
            <w:rFonts w:ascii="Times New Roman" w:hAnsi="Times New Roman"/>
            <w:color w:val="0000FF"/>
            <w:sz w:val="24"/>
            <w:u w:val="single"/>
          </w:rPr>
          <w:t>Non-Staff Organization Chart, 1948 June 16</w:t>
        </w:r>
      </w:hyperlink>
    </w:p>
    <w:p w14:paraId="4936D116" w14:textId="77777777" w:rsidR="004728DD" w:rsidRPr="00775E2D" w:rsidRDefault="004728DD" w:rsidP="004728DD">
      <w:pPr>
        <w:spacing w:after="0"/>
        <w:rPr>
          <w:rFonts w:ascii="Times New Roman" w:hAnsi="Times New Roman"/>
          <w:sz w:val="24"/>
        </w:rPr>
      </w:pPr>
      <w:hyperlink r:id="rId941" w:history="1">
        <w:r w:rsidRPr="00775E2D">
          <w:rPr>
            <w:rFonts w:ascii="Times New Roman" w:hAnsi="Times New Roman"/>
            <w:color w:val="0000FF"/>
            <w:sz w:val="24"/>
            <w:u w:val="single"/>
          </w:rPr>
          <w:t>Publication Series, 1948 December 22</w:t>
        </w:r>
      </w:hyperlink>
    </w:p>
    <w:p w14:paraId="57001B72" w14:textId="77777777" w:rsidR="004728DD" w:rsidRPr="00775E2D" w:rsidRDefault="004728DD" w:rsidP="004728DD">
      <w:pPr>
        <w:spacing w:after="0"/>
        <w:rPr>
          <w:rFonts w:ascii="Times New Roman" w:hAnsi="Times New Roman"/>
          <w:sz w:val="24"/>
        </w:rPr>
      </w:pPr>
      <w:hyperlink r:id="rId942" w:history="1">
        <w:r w:rsidRPr="00775E2D">
          <w:rPr>
            <w:rFonts w:ascii="Times New Roman" w:hAnsi="Times New Roman"/>
            <w:color w:val="0000FF"/>
            <w:sz w:val="24"/>
            <w:u w:val="single"/>
          </w:rPr>
          <w:t>Laboratory Personnel, 1951 October 01</w:t>
        </w:r>
      </w:hyperlink>
    </w:p>
    <w:p w14:paraId="3A29D82E" w14:textId="77777777" w:rsidR="004728DD" w:rsidRPr="00775E2D" w:rsidRDefault="004728DD" w:rsidP="004728DD">
      <w:pPr>
        <w:spacing w:after="0"/>
        <w:rPr>
          <w:rFonts w:ascii="Times New Roman" w:hAnsi="Times New Roman"/>
          <w:sz w:val="24"/>
        </w:rPr>
      </w:pPr>
      <w:hyperlink r:id="rId943" w:history="1">
        <w:r w:rsidRPr="00775E2D">
          <w:rPr>
            <w:rFonts w:ascii="Times New Roman" w:hAnsi="Times New Roman"/>
            <w:color w:val="0000FF"/>
            <w:sz w:val="24"/>
            <w:u w:val="single"/>
          </w:rPr>
          <w:t>Electronic Computer Division Personnel, 1950 December 01</w:t>
        </w:r>
      </w:hyperlink>
    </w:p>
    <w:p w14:paraId="72572889" w14:textId="77777777" w:rsidR="004728DD" w:rsidRPr="00775E2D" w:rsidRDefault="004728DD" w:rsidP="004728DD">
      <w:pPr>
        <w:spacing w:after="0"/>
        <w:rPr>
          <w:rFonts w:ascii="Times New Roman" w:hAnsi="Times New Roman"/>
          <w:sz w:val="24"/>
        </w:rPr>
      </w:pPr>
      <w:hyperlink r:id="rId944" w:history="1">
        <w:r w:rsidRPr="00775E2D">
          <w:rPr>
            <w:rFonts w:ascii="Times New Roman" w:hAnsi="Times New Roman"/>
            <w:color w:val="0000FF"/>
            <w:sz w:val="24"/>
            <w:u w:val="single"/>
          </w:rPr>
          <w:t>Notes on Visit to Moore School, University of Pennsylvania on September 9, 1947, 1947 September 09</w:t>
        </w:r>
      </w:hyperlink>
    </w:p>
    <w:p w14:paraId="14BB0915" w14:textId="77777777" w:rsidR="004728DD" w:rsidRPr="00775E2D" w:rsidRDefault="004728DD" w:rsidP="004728DD">
      <w:pPr>
        <w:spacing w:after="0"/>
        <w:rPr>
          <w:rFonts w:ascii="Times New Roman" w:hAnsi="Times New Roman"/>
          <w:sz w:val="24"/>
        </w:rPr>
      </w:pPr>
      <w:hyperlink r:id="rId945" w:history="1">
        <w:r w:rsidRPr="00775E2D">
          <w:rPr>
            <w:rFonts w:ascii="Times New Roman" w:hAnsi="Times New Roman"/>
            <w:color w:val="0000FF"/>
            <w:sz w:val="24"/>
            <w:u w:val="single"/>
          </w:rPr>
          <w:t>Progress Report to the Department Committee on Graduate Study and Research, 1950</w:t>
        </w:r>
      </w:hyperlink>
    </w:p>
    <w:p w14:paraId="6658211A" w14:textId="77777777" w:rsidR="004728DD" w:rsidRPr="00775E2D" w:rsidRDefault="004728DD" w:rsidP="004728DD">
      <w:pPr>
        <w:spacing w:after="0"/>
        <w:rPr>
          <w:rFonts w:ascii="Times New Roman" w:hAnsi="Times New Roman"/>
          <w:sz w:val="24"/>
        </w:rPr>
      </w:pPr>
      <w:hyperlink r:id="rId946" w:history="1">
        <w:r w:rsidRPr="00775E2D">
          <w:rPr>
            <w:rFonts w:ascii="Times New Roman" w:hAnsi="Times New Roman"/>
            <w:color w:val="0000FF"/>
            <w:sz w:val="24"/>
            <w:u w:val="single"/>
          </w:rPr>
          <w:t>Storage Devices in Computing Systems, Text of an MIT E. E. Department, Colloquium Talk, 1950 May 30</w:t>
        </w:r>
      </w:hyperlink>
    </w:p>
    <w:p w14:paraId="5DFABE4E" w14:textId="77777777" w:rsidR="004728DD" w:rsidRPr="00775E2D" w:rsidRDefault="004728DD" w:rsidP="004728DD">
      <w:pPr>
        <w:spacing w:after="0"/>
        <w:rPr>
          <w:rFonts w:ascii="Times New Roman" w:hAnsi="Times New Roman"/>
          <w:sz w:val="24"/>
        </w:rPr>
      </w:pPr>
      <w:hyperlink r:id="rId947" w:history="1">
        <w:r w:rsidRPr="00775E2D">
          <w:rPr>
            <w:rFonts w:ascii="Times New Roman" w:hAnsi="Times New Roman"/>
            <w:color w:val="0000FF"/>
            <w:sz w:val="24"/>
            <w:u w:val="single"/>
          </w:rPr>
          <w:t>Electronic Staff, 1946 March 05</w:t>
        </w:r>
      </w:hyperlink>
    </w:p>
    <w:p w14:paraId="7763AAB2" w14:textId="77777777" w:rsidR="004728DD" w:rsidRPr="00775E2D" w:rsidRDefault="004728DD" w:rsidP="004728DD">
      <w:pPr>
        <w:spacing w:after="0"/>
        <w:rPr>
          <w:rFonts w:ascii="Times New Roman" w:hAnsi="Times New Roman"/>
          <w:sz w:val="24"/>
        </w:rPr>
      </w:pPr>
      <w:hyperlink r:id="rId948" w:history="1">
        <w:r w:rsidRPr="00775E2D">
          <w:rPr>
            <w:rFonts w:ascii="Times New Roman" w:hAnsi="Times New Roman"/>
            <w:color w:val="0000FF"/>
            <w:sz w:val="24"/>
            <w:u w:val="single"/>
          </w:rPr>
          <w:t>A Magnetic Matrix Switch and its Incorporation into a Coincident-Current Memory (Abstract of R-211, an M.S. Thesis), 1952 November 20</w:t>
        </w:r>
      </w:hyperlink>
    </w:p>
    <w:p w14:paraId="4598723D" w14:textId="77777777" w:rsidR="004728DD" w:rsidRPr="00775E2D" w:rsidRDefault="004728DD" w:rsidP="004728DD">
      <w:pPr>
        <w:spacing w:after="0"/>
        <w:rPr>
          <w:rFonts w:ascii="Times New Roman" w:hAnsi="Times New Roman"/>
          <w:sz w:val="24"/>
        </w:rPr>
      </w:pPr>
      <w:hyperlink r:id="rId949" w:history="1">
        <w:r w:rsidRPr="00775E2D">
          <w:rPr>
            <w:rFonts w:ascii="Times New Roman" w:hAnsi="Times New Roman"/>
            <w:color w:val="0000FF"/>
            <w:sz w:val="24"/>
            <w:u w:val="single"/>
          </w:rPr>
          <w:t>Trip To Bell Laboratories, Whippany, 1951 October 13</w:t>
        </w:r>
      </w:hyperlink>
    </w:p>
    <w:p w14:paraId="04636681" w14:textId="77777777" w:rsidR="004728DD" w:rsidRPr="00775E2D" w:rsidRDefault="004728DD" w:rsidP="004728DD">
      <w:pPr>
        <w:spacing w:after="0"/>
        <w:rPr>
          <w:rFonts w:ascii="Times New Roman" w:hAnsi="Times New Roman"/>
          <w:sz w:val="24"/>
        </w:rPr>
      </w:pPr>
      <w:hyperlink r:id="rId950" w:history="1">
        <w:r w:rsidRPr="00775E2D">
          <w:rPr>
            <w:rFonts w:ascii="Times New Roman" w:hAnsi="Times New Roman"/>
            <w:color w:val="0000FF"/>
            <w:sz w:val="24"/>
            <w:u w:val="single"/>
          </w:rPr>
          <w:t>Driving Current Margins on Memory Test Setup I, 1953 March 06</w:t>
        </w:r>
      </w:hyperlink>
    </w:p>
    <w:p w14:paraId="74601C41" w14:textId="77777777" w:rsidR="004728DD" w:rsidRPr="00775E2D" w:rsidRDefault="004728DD" w:rsidP="004728DD">
      <w:pPr>
        <w:spacing w:after="0"/>
        <w:rPr>
          <w:rFonts w:ascii="Times New Roman" w:hAnsi="Times New Roman"/>
          <w:sz w:val="24"/>
        </w:rPr>
      </w:pPr>
      <w:hyperlink r:id="rId951" w:history="1">
        <w:r w:rsidRPr="00775E2D">
          <w:rPr>
            <w:rFonts w:ascii="Times New Roman" w:hAnsi="Times New Roman"/>
            <w:color w:val="0000FF"/>
            <w:sz w:val="24"/>
            <w:u w:val="single"/>
          </w:rPr>
          <w:t>Additions to Project Reports of Current Interest, Report R-173-1, 1951 June 08</w:t>
        </w:r>
      </w:hyperlink>
    </w:p>
    <w:p w14:paraId="2628EF10" w14:textId="77777777" w:rsidR="004728DD" w:rsidRPr="00775E2D" w:rsidRDefault="004728DD" w:rsidP="004728DD">
      <w:pPr>
        <w:spacing w:after="0"/>
        <w:rPr>
          <w:rFonts w:ascii="Times New Roman" w:hAnsi="Times New Roman"/>
          <w:sz w:val="24"/>
        </w:rPr>
      </w:pPr>
      <w:hyperlink r:id="rId952" w:history="1">
        <w:r w:rsidRPr="00775E2D">
          <w:rPr>
            <w:rFonts w:ascii="Times New Roman" w:hAnsi="Times New Roman"/>
            <w:color w:val="0000FF"/>
            <w:sz w:val="24"/>
            <w:u w:val="single"/>
          </w:rPr>
          <w:t>Bi-weekly Reports, 1953 January 20</w:t>
        </w:r>
      </w:hyperlink>
    </w:p>
    <w:p w14:paraId="0B67FFA0" w14:textId="77777777" w:rsidR="004728DD" w:rsidRPr="00775E2D" w:rsidRDefault="004728DD" w:rsidP="004728DD">
      <w:pPr>
        <w:spacing w:after="0"/>
        <w:rPr>
          <w:rFonts w:ascii="Times New Roman" w:hAnsi="Times New Roman"/>
          <w:sz w:val="24"/>
        </w:rPr>
      </w:pPr>
      <w:hyperlink r:id="rId953" w:history="1">
        <w:r w:rsidRPr="00775E2D">
          <w:rPr>
            <w:rFonts w:ascii="Times New Roman" w:hAnsi="Times New Roman"/>
            <w:color w:val="0000FF"/>
            <w:sz w:val="24"/>
            <w:u w:val="single"/>
          </w:rPr>
          <w:t>Study of Checking and Trouble Location Methods, 1949 February 10</w:t>
        </w:r>
      </w:hyperlink>
    </w:p>
    <w:p w14:paraId="2FC64331" w14:textId="77777777" w:rsidR="004728DD" w:rsidRPr="00775E2D" w:rsidRDefault="004728DD" w:rsidP="004728DD">
      <w:pPr>
        <w:spacing w:after="0"/>
        <w:rPr>
          <w:rFonts w:ascii="Times New Roman" w:hAnsi="Times New Roman"/>
          <w:sz w:val="24"/>
        </w:rPr>
      </w:pPr>
      <w:hyperlink r:id="rId954" w:history="1">
        <w:r w:rsidRPr="00775E2D">
          <w:rPr>
            <w:rFonts w:ascii="Times New Roman" w:hAnsi="Times New Roman"/>
            <w:color w:val="0000FF"/>
            <w:sz w:val="24"/>
            <w:u w:val="single"/>
          </w:rPr>
          <w:t>Electronic Computer Division Personnel, 1950 October 01</w:t>
        </w:r>
      </w:hyperlink>
    </w:p>
    <w:p w14:paraId="640C6CC4" w14:textId="77777777" w:rsidR="004728DD" w:rsidRPr="00775E2D" w:rsidRDefault="004728DD" w:rsidP="004728DD">
      <w:pPr>
        <w:spacing w:after="0"/>
        <w:rPr>
          <w:rFonts w:ascii="Times New Roman" w:hAnsi="Times New Roman"/>
          <w:sz w:val="24"/>
        </w:rPr>
      </w:pPr>
      <w:hyperlink r:id="rId955" w:history="1">
        <w:r w:rsidRPr="00775E2D">
          <w:rPr>
            <w:rFonts w:ascii="Times New Roman" w:hAnsi="Times New Roman"/>
            <w:color w:val="0000FF"/>
            <w:sz w:val="24"/>
            <w:u w:val="single"/>
          </w:rPr>
          <w:t>Conference on Automatic Computing Machinery, Rutgers University, March 28-29, 1950, 1950 April 06</w:t>
        </w:r>
      </w:hyperlink>
    </w:p>
    <w:p w14:paraId="4BB57D5C" w14:textId="77777777" w:rsidR="004728DD" w:rsidRPr="00775E2D" w:rsidRDefault="004728DD" w:rsidP="004728DD">
      <w:pPr>
        <w:spacing w:after="0"/>
        <w:rPr>
          <w:rFonts w:ascii="Times New Roman" w:hAnsi="Times New Roman"/>
          <w:sz w:val="24"/>
        </w:rPr>
      </w:pPr>
      <w:hyperlink r:id="rId956" w:history="1">
        <w:r w:rsidRPr="00775E2D">
          <w:rPr>
            <w:rFonts w:ascii="Times New Roman" w:hAnsi="Times New Roman"/>
            <w:color w:val="0000FF"/>
            <w:sz w:val="24"/>
            <w:u w:val="single"/>
          </w:rPr>
          <w:t>Delta ns In Ceramic Array #1, 1952 October 14</w:t>
        </w:r>
      </w:hyperlink>
    </w:p>
    <w:p w14:paraId="0C970A51" w14:textId="77777777" w:rsidR="004728DD" w:rsidRPr="00775E2D" w:rsidRDefault="004728DD" w:rsidP="004728DD">
      <w:pPr>
        <w:spacing w:after="0"/>
        <w:rPr>
          <w:rFonts w:ascii="Times New Roman" w:hAnsi="Times New Roman"/>
          <w:sz w:val="24"/>
        </w:rPr>
      </w:pPr>
      <w:hyperlink r:id="rId957" w:history="1">
        <w:r w:rsidRPr="00775E2D">
          <w:rPr>
            <w:rFonts w:ascii="Times New Roman" w:hAnsi="Times New Roman"/>
            <w:color w:val="0000FF"/>
            <w:sz w:val="24"/>
            <w:u w:val="single"/>
          </w:rPr>
          <w:t>6345 Personnel, Barta Building, 1949 January 03</w:t>
        </w:r>
      </w:hyperlink>
    </w:p>
    <w:p w14:paraId="19737B60" w14:textId="77777777" w:rsidR="004728DD" w:rsidRPr="00775E2D" w:rsidRDefault="004728DD" w:rsidP="004728DD">
      <w:pPr>
        <w:spacing w:after="0"/>
        <w:rPr>
          <w:rFonts w:ascii="Times New Roman" w:hAnsi="Times New Roman"/>
          <w:sz w:val="24"/>
        </w:rPr>
      </w:pPr>
      <w:hyperlink r:id="rId958" w:history="1">
        <w:r w:rsidRPr="00775E2D">
          <w:rPr>
            <w:rFonts w:ascii="Times New Roman" w:hAnsi="Times New Roman"/>
            <w:color w:val="0000FF"/>
            <w:sz w:val="24"/>
            <w:u w:val="single"/>
          </w:rPr>
          <w:t>Nucleation of Domains of Reverse Magnetization and Switching Characteristics of Magnetic Materials, 1953 March 09</w:t>
        </w:r>
      </w:hyperlink>
    </w:p>
    <w:p w14:paraId="7E50E352" w14:textId="77777777" w:rsidR="004728DD" w:rsidRPr="00775E2D" w:rsidRDefault="004728DD" w:rsidP="004728DD">
      <w:pPr>
        <w:spacing w:after="0"/>
        <w:rPr>
          <w:rFonts w:ascii="Times New Roman" w:hAnsi="Times New Roman"/>
          <w:sz w:val="24"/>
        </w:rPr>
      </w:pPr>
      <w:hyperlink r:id="rId959" w:history="1">
        <w:r w:rsidRPr="00775E2D">
          <w:rPr>
            <w:rFonts w:ascii="Times New Roman" w:hAnsi="Times New Roman"/>
            <w:color w:val="0000FF"/>
            <w:sz w:val="24"/>
            <w:u w:val="single"/>
          </w:rPr>
          <w:t>A Coincident-Current Magnetic Memory Unit, 1950 January 24</w:t>
        </w:r>
      </w:hyperlink>
    </w:p>
    <w:p w14:paraId="002DABA4" w14:textId="77777777" w:rsidR="004728DD" w:rsidRPr="00775E2D" w:rsidRDefault="004728DD" w:rsidP="004728DD">
      <w:pPr>
        <w:spacing w:after="0"/>
        <w:rPr>
          <w:rFonts w:ascii="Times New Roman" w:hAnsi="Times New Roman"/>
          <w:sz w:val="24"/>
        </w:rPr>
      </w:pPr>
      <w:hyperlink r:id="rId960" w:history="1">
        <w:r w:rsidRPr="00775E2D">
          <w:rPr>
            <w:rFonts w:ascii="Times New Roman" w:hAnsi="Times New Roman"/>
            <w:color w:val="0000FF"/>
            <w:sz w:val="24"/>
            <w:u w:val="single"/>
          </w:rPr>
          <w:t>Magnetic Materials for High-Speed Pulse Circuits, 1953 February 27</w:t>
        </w:r>
      </w:hyperlink>
    </w:p>
    <w:p w14:paraId="731E66F3" w14:textId="77777777" w:rsidR="004728DD" w:rsidRPr="00775E2D" w:rsidRDefault="004728DD" w:rsidP="004728DD">
      <w:pPr>
        <w:spacing w:after="0"/>
        <w:rPr>
          <w:rFonts w:ascii="Times New Roman" w:hAnsi="Times New Roman"/>
          <w:sz w:val="24"/>
        </w:rPr>
      </w:pPr>
      <w:hyperlink r:id="rId961" w:history="1">
        <w:r w:rsidRPr="00775E2D">
          <w:rPr>
            <w:rFonts w:ascii="Times New Roman" w:hAnsi="Times New Roman"/>
            <w:color w:val="0000FF"/>
            <w:sz w:val="24"/>
            <w:u w:val="single"/>
          </w:rPr>
          <w:t>Second Trip to Emporium, 1947 October 20</w:t>
        </w:r>
      </w:hyperlink>
    </w:p>
    <w:p w14:paraId="70607734" w14:textId="77777777" w:rsidR="004728DD" w:rsidRPr="00775E2D" w:rsidRDefault="004728DD" w:rsidP="004728DD">
      <w:pPr>
        <w:spacing w:after="0"/>
        <w:rPr>
          <w:rFonts w:ascii="Times New Roman" w:hAnsi="Times New Roman"/>
          <w:sz w:val="24"/>
        </w:rPr>
      </w:pPr>
      <w:hyperlink r:id="rId962" w:history="1">
        <w:r w:rsidRPr="00775E2D">
          <w:rPr>
            <w:rFonts w:ascii="Times New Roman" w:hAnsi="Times New Roman"/>
            <w:color w:val="0000FF"/>
            <w:sz w:val="24"/>
            <w:u w:val="single"/>
          </w:rPr>
          <w:t>Staff Organization, 1951 January 26</w:t>
        </w:r>
      </w:hyperlink>
    </w:p>
    <w:p w14:paraId="3FCA08F1" w14:textId="77777777" w:rsidR="004728DD" w:rsidRPr="00775E2D" w:rsidRDefault="004728DD" w:rsidP="004728DD">
      <w:pPr>
        <w:spacing w:after="0"/>
        <w:rPr>
          <w:rFonts w:ascii="Times New Roman" w:hAnsi="Times New Roman"/>
          <w:sz w:val="24"/>
        </w:rPr>
      </w:pPr>
      <w:hyperlink r:id="rId963" w:history="1">
        <w:r w:rsidRPr="00775E2D">
          <w:rPr>
            <w:rFonts w:ascii="Times New Roman" w:hAnsi="Times New Roman"/>
            <w:color w:val="0000FF"/>
            <w:sz w:val="24"/>
            <w:u w:val="single"/>
          </w:rPr>
          <w:t xml:space="preserve">Selection Systems </w:t>
        </w:r>
        <w:proofErr w:type="gramStart"/>
        <w:r w:rsidRPr="00775E2D">
          <w:rPr>
            <w:rFonts w:ascii="Times New Roman" w:hAnsi="Times New Roman"/>
            <w:color w:val="0000FF"/>
            <w:sz w:val="24"/>
            <w:u w:val="single"/>
          </w:rPr>
          <w:t>For</w:t>
        </w:r>
        <w:proofErr w:type="gramEnd"/>
        <w:r w:rsidRPr="00775E2D">
          <w:rPr>
            <w:rFonts w:ascii="Times New Roman" w:hAnsi="Times New Roman"/>
            <w:color w:val="0000FF"/>
            <w:sz w:val="24"/>
            <w:u w:val="single"/>
          </w:rPr>
          <w:t xml:space="preserve"> Magnetic Core Storage, 1951 August 07</w:t>
        </w:r>
      </w:hyperlink>
    </w:p>
    <w:p w14:paraId="44C5D38D" w14:textId="77777777" w:rsidR="004728DD" w:rsidRPr="00775E2D" w:rsidRDefault="004728DD" w:rsidP="004728DD">
      <w:pPr>
        <w:spacing w:after="0"/>
        <w:rPr>
          <w:rFonts w:ascii="Times New Roman" w:hAnsi="Times New Roman"/>
          <w:sz w:val="24"/>
        </w:rPr>
      </w:pPr>
      <w:hyperlink r:id="rId964" w:history="1">
        <w:r w:rsidRPr="00775E2D">
          <w:rPr>
            <w:rFonts w:ascii="Times New Roman" w:hAnsi="Times New Roman"/>
            <w:color w:val="0000FF"/>
            <w:sz w:val="24"/>
            <w:u w:val="single"/>
          </w:rPr>
          <w:t>Personnel Relations, 1951 November 16</w:t>
        </w:r>
      </w:hyperlink>
    </w:p>
    <w:p w14:paraId="7451A56E" w14:textId="77777777" w:rsidR="004728DD" w:rsidRPr="00775E2D" w:rsidRDefault="004728DD" w:rsidP="004728DD">
      <w:pPr>
        <w:spacing w:after="0"/>
        <w:rPr>
          <w:rFonts w:ascii="Times New Roman" w:hAnsi="Times New Roman"/>
          <w:sz w:val="24"/>
        </w:rPr>
      </w:pPr>
      <w:hyperlink r:id="rId965" w:history="1">
        <w:r w:rsidRPr="00775E2D">
          <w:rPr>
            <w:rFonts w:ascii="Times New Roman" w:hAnsi="Times New Roman"/>
            <w:color w:val="0000FF"/>
            <w:sz w:val="24"/>
            <w:u w:val="single"/>
          </w:rPr>
          <w:t>Electronic Computer Division Personnel, 1949 July 01</w:t>
        </w:r>
      </w:hyperlink>
    </w:p>
    <w:p w14:paraId="7B446BA9" w14:textId="77777777" w:rsidR="004728DD" w:rsidRPr="00775E2D" w:rsidRDefault="004728DD" w:rsidP="004728DD">
      <w:pPr>
        <w:spacing w:after="0"/>
        <w:rPr>
          <w:rFonts w:ascii="Times New Roman" w:hAnsi="Times New Roman"/>
          <w:sz w:val="24"/>
        </w:rPr>
      </w:pPr>
      <w:hyperlink r:id="rId966" w:history="1">
        <w:r w:rsidRPr="00775E2D">
          <w:rPr>
            <w:rFonts w:ascii="Times New Roman" w:hAnsi="Times New Roman"/>
            <w:color w:val="0000FF"/>
            <w:sz w:val="24"/>
            <w:u w:val="single"/>
          </w:rPr>
          <w:t>A Magnetic-core Gate and its Application in a Stepping Register, 1952 October 30</w:t>
        </w:r>
      </w:hyperlink>
    </w:p>
    <w:p w14:paraId="0AE33898" w14:textId="77777777" w:rsidR="004728DD" w:rsidRPr="00775E2D" w:rsidRDefault="004728DD" w:rsidP="004728DD">
      <w:pPr>
        <w:spacing w:after="0"/>
        <w:rPr>
          <w:rFonts w:ascii="Times New Roman" w:hAnsi="Times New Roman"/>
          <w:sz w:val="24"/>
        </w:rPr>
      </w:pPr>
      <w:hyperlink r:id="rId967" w:history="1">
        <w:r w:rsidRPr="00775E2D">
          <w:rPr>
            <w:rFonts w:ascii="Times New Roman" w:hAnsi="Times New Roman"/>
            <w:color w:val="0000FF"/>
            <w:sz w:val="24"/>
            <w:u w:val="single"/>
          </w:rPr>
          <w:t>Publication Series, 1947 October 03</w:t>
        </w:r>
      </w:hyperlink>
    </w:p>
    <w:p w14:paraId="49FEDEFC" w14:textId="77777777" w:rsidR="004728DD" w:rsidRPr="00775E2D" w:rsidRDefault="004728DD" w:rsidP="004728DD">
      <w:pPr>
        <w:spacing w:after="0"/>
        <w:rPr>
          <w:rFonts w:ascii="Times New Roman" w:hAnsi="Times New Roman"/>
          <w:sz w:val="24"/>
        </w:rPr>
      </w:pPr>
      <w:hyperlink r:id="rId968" w:history="1">
        <w:r w:rsidRPr="00775E2D">
          <w:rPr>
            <w:rFonts w:ascii="Times New Roman" w:hAnsi="Times New Roman"/>
            <w:color w:val="0000FF"/>
            <w:sz w:val="24"/>
            <w:u w:val="single"/>
          </w:rPr>
          <w:t>6345 Personnel, Barta Building, 1948 November 01</w:t>
        </w:r>
      </w:hyperlink>
    </w:p>
    <w:p w14:paraId="51BD3320" w14:textId="77777777" w:rsidR="004728DD" w:rsidRPr="00775E2D" w:rsidRDefault="004728DD" w:rsidP="004728DD">
      <w:pPr>
        <w:spacing w:after="0"/>
        <w:rPr>
          <w:rFonts w:ascii="Times New Roman" w:hAnsi="Times New Roman"/>
          <w:sz w:val="24"/>
        </w:rPr>
      </w:pPr>
      <w:hyperlink r:id="rId969" w:history="1">
        <w:r w:rsidRPr="00775E2D">
          <w:rPr>
            <w:rFonts w:ascii="Times New Roman" w:hAnsi="Times New Roman"/>
            <w:color w:val="0000FF"/>
            <w:sz w:val="24"/>
            <w:u w:val="single"/>
          </w:rPr>
          <w:t>Project Organization, 1948 January 21</w:t>
        </w:r>
      </w:hyperlink>
    </w:p>
    <w:p w14:paraId="625F3AB3" w14:textId="77777777" w:rsidR="004728DD" w:rsidRPr="00775E2D" w:rsidRDefault="004728DD" w:rsidP="004728DD">
      <w:pPr>
        <w:spacing w:after="0"/>
        <w:rPr>
          <w:rFonts w:ascii="Times New Roman" w:hAnsi="Times New Roman"/>
          <w:sz w:val="24"/>
        </w:rPr>
      </w:pPr>
      <w:hyperlink r:id="rId970" w:history="1">
        <w:r w:rsidRPr="00775E2D">
          <w:rPr>
            <w:rFonts w:ascii="Times New Roman" w:hAnsi="Times New Roman"/>
            <w:color w:val="0000FF"/>
            <w:sz w:val="24"/>
            <w:u w:val="single"/>
          </w:rPr>
          <w:t>An Investigation of Ferroelectrics for Digital Information Storage, 1951 November 23</w:t>
        </w:r>
      </w:hyperlink>
    </w:p>
    <w:p w14:paraId="7A5BCA54" w14:textId="77777777" w:rsidR="004728DD" w:rsidRPr="00775E2D" w:rsidRDefault="004728DD" w:rsidP="004728DD">
      <w:pPr>
        <w:spacing w:after="0"/>
        <w:rPr>
          <w:rFonts w:ascii="Times New Roman" w:hAnsi="Times New Roman"/>
          <w:sz w:val="24"/>
        </w:rPr>
      </w:pPr>
      <w:hyperlink r:id="rId971" w:history="1">
        <w:r w:rsidRPr="00775E2D">
          <w:rPr>
            <w:rFonts w:ascii="Times New Roman" w:hAnsi="Times New Roman"/>
            <w:color w:val="0000FF"/>
            <w:sz w:val="24"/>
            <w:u w:val="single"/>
          </w:rPr>
          <w:t>Preliminary Tests on the Four-core Magnetic-memory Array, 1951 June 18</w:t>
        </w:r>
      </w:hyperlink>
    </w:p>
    <w:p w14:paraId="2E6DE889" w14:textId="77777777" w:rsidR="004728DD" w:rsidRPr="00775E2D" w:rsidRDefault="004728DD" w:rsidP="004728DD">
      <w:pPr>
        <w:spacing w:after="0"/>
        <w:rPr>
          <w:rFonts w:ascii="Times New Roman" w:hAnsi="Times New Roman"/>
          <w:sz w:val="24"/>
        </w:rPr>
      </w:pPr>
      <w:hyperlink r:id="rId972" w:history="1">
        <w:r w:rsidRPr="00775E2D">
          <w:rPr>
            <w:rFonts w:ascii="Times New Roman" w:hAnsi="Times New Roman"/>
            <w:color w:val="0000FF"/>
            <w:sz w:val="24"/>
            <w:u w:val="single"/>
          </w:rPr>
          <w:t>6345 Personnel, Barta Building, 1948 September 01</w:t>
        </w:r>
      </w:hyperlink>
    </w:p>
    <w:p w14:paraId="497E9886" w14:textId="77777777" w:rsidR="004728DD" w:rsidRPr="00775E2D" w:rsidRDefault="004728DD" w:rsidP="004728DD">
      <w:pPr>
        <w:spacing w:after="0"/>
        <w:rPr>
          <w:rFonts w:ascii="Times New Roman" w:hAnsi="Times New Roman"/>
          <w:sz w:val="24"/>
        </w:rPr>
      </w:pPr>
      <w:hyperlink r:id="rId973" w:history="1">
        <w:r w:rsidRPr="00775E2D">
          <w:rPr>
            <w:rFonts w:ascii="Times New Roman" w:hAnsi="Times New Roman"/>
            <w:color w:val="0000FF"/>
            <w:sz w:val="24"/>
            <w:u w:val="single"/>
          </w:rPr>
          <w:t xml:space="preserve">A Multi-position Magnetic Switch and its Incorporation </w:t>
        </w:r>
        <w:proofErr w:type="gramStart"/>
        <w:r w:rsidRPr="00775E2D">
          <w:rPr>
            <w:rFonts w:ascii="Times New Roman" w:hAnsi="Times New Roman"/>
            <w:color w:val="0000FF"/>
            <w:sz w:val="24"/>
            <w:u w:val="single"/>
          </w:rPr>
          <w:t>Into</w:t>
        </w:r>
        <w:proofErr w:type="gramEnd"/>
        <w:r w:rsidRPr="00775E2D">
          <w:rPr>
            <w:rFonts w:ascii="Times New Roman" w:hAnsi="Times New Roman"/>
            <w:color w:val="0000FF"/>
            <w:sz w:val="24"/>
            <w:u w:val="single"/>
          </w:rPr>
          <w:t xml:space="preserve"> a Magnetic Memory, 1951 September 21</w:t>
        </w:r>
      </w:hyperlink>
    </w:p>
    <w:p w14:paraId="18AE34D5" w14:textId="77777777" w:rsidR="004728DD" w:rsidRPr="00775E2D" w:rsidRDefault="004728DD" w:rsidP="004728DD">
      <w:pPr>
        <w:spacing w:after="0"/>
        <w:rPr>
          <w:rFonts w:ascii="Times New Roman" w:hAnsi="Times New Roman"/>
          <w:sz w:val="24"/>
        </w:rPr>
      </w:pPr>
      <w:hyperlink r:id="rId974" w:history="1">
        <w:r w:rsidRPr="00775E2D">
          <w:rPr>
            <w:rFonts w:ascii="Times New Roman" w:hAnsi="Times New Roman"/>
            <w:color w:val="0000FF"/>
            <w:sz w:val="24"/>
            <w:u w:val="single"/>
          </w:rPr>
          <w:t>Whittemore Building Guard Instruction, 1953 April 01</w:t>
        </w:r>
      </w:hyperlink>
    </w:p>
    <w:p w14:paraId="6E2D9549" w14:textId="77777777" w:rsidR="004728DD" w:rsidRPr="00775E2D" w:rsidRDefault="004728DD" w:rsidP="004728DD">
      <w:pPr>
        <w:spacing w:after="0"/>
        <w:rPr>
          <w:rFonts w:ascii="Times New Roman" w:hAnsi="Times New Roman"/>
          <w:sz w:val="24"/>
        </w:rPr>
      </w:pPr>
      <w:hyperlink r:id="rId975" w:history="1">
        <w:r w:rsidRPr="00775E2D">
          <w:rPr>
            <w:rFonts w:ascii="Times New Roman" w:hAnsi="Times New Roman"/>
            <w:color w:val="0000FF"/>
            <w:sz w:val="24"/>
            <w:u w:val="single"/>
          </w:rPr>
          <w:t>A Fast Core-Tube Register, 1953 April 27</w:t>
        </w:r>
      </w:hyperlink>
    </w:p>
    <w:p w14:paraId="65C4FD6A" w14:textId="77777777" w:rsidR="004728DD" w:rsidRPr="00775E2D" w:rsidRDefault="004728DD" w:rsidP="004728DD">
      <w:pPr>
        <w:spacing w:after="0"/>
        <w:rPr>
          <w:rFonts w:ascii="Times New Roman" w:hAnsi="Times New Roman"/>
          <w:sz w:val="24"/>
        </w:rPr>
      </w:pPr>
      <w:hyperlink r:id="rId976" w:history="1">
        <w:r w:rsidRPr="00775E2D">
          <w:rPr>
            <w:rFonts w:ascii="Times New Roman" w:hAnsi="Times New Roman"/>
            <w:color w:val="0000FF"/>
            <w:sz w:val="24"/>
            <w:u w:val="single"/>
          </w:rPr>
          <w:t>Electronic Computer Division Personnel, 1949 August 01</w:t>
        </w:r>
      </w:hyperlink>
    </w:p>
    <w:p w14:paraId="513ABAED" w14:textId="77777777" w:rsidR="004728DD" w:rsidRPr="00775E2D" w:rsidRDefault="004728DD" w:rsidP="004728DD">
      <w:pPr>
        <w:spacing w:after="0"/>
        <w:rPr>
          <w:rFonts w:ascii="Times New Roman" w:hAnsi="Times New Roman"/>
          <w:sz w:val="24"/>
        </w:rPr>
      </w:pPr>
      <w:hyperlink r:id="rId977" w:history="1">
        <w:r w:rsidRPr="00775E2D">
          <w:rPr>
            <w:rFonts w:ascii="Times New Roman" w:hAnsi="Times New Roman"/>
            <w:color w:val="0000FF"/>
            <w:sz w:val="24"/>
            <w:u w:val="single"/>
          </w:rPr>
          <w:t>6345 Personnel, Barta Building, 1948 June 15</w:t>
        </w:r>
      </w:hyperlink>
    </w:p>
    <w:p w14:paraId="5521F3C2" w14:textId="77777777" w:rsidR="004728DD" w:rsidRPr="00775E2D" w:rsidRDefault="004728DD" w:rsidP="004728DD">
      <w:pPr>
        <w:spacing w:after="0"/>
        <w:rPr>
          <w:rFonts w:ascii="Times New Roman" w:hAnsi="Times New Roman"/>
          <w:sz w:val="24"/>
        </w:rPr>
      </w:pPr>
      <w:hyperlink r:id="rId978" w:history="1">
        <w:r w:rsidRPr="00775E2D">
          <w:rPr>
            <w:rFonts w:ascii="Times New Roman" w:hAnsi="Times New Roman"/>
            <w:color w:val="0000FF"/>
            <w:sz w:val="24"/>
            <w:u w:val="single"/>
          </w:rPr>
          <w:t>Electronic Computer Division Personnel, 1950 March 01</w:t>
        </w:r>
      </w:hyperlink>
    </w:p>
    <w:p w14:paraId="12913544" w14:textId="77777777" w:rsidR="004728DD" w:rsidRPr="00775E2D" w:rsidRDefault="004728DD" w:rsidP="004728DD">
      <w:pPr>
        <w:spacing w:after="0"/>
        <w:rPr>
          <w:rFonts w:ascii="Times New Roman" w:hAnsi="Times New Roman"/>
          <w:sz w:val="24"/>
        </w:rPr>
      </w:pPr>
      <w:hyperlink r:id="rId979" w:history="1">
        <w:r w:rsidRPr="00775E2D">
          <w:rPr>
            <w:rFonts w:ascii="Times New Roman" w:hAnsi="Times New Roman"/>
            <w:color w:val="0000FF"/>
            <w:sz w:val="24"/>
            <w:u w:val="single"/>
          </w:rPr>
          <w:t>Core Drivers — Model V and Model VI, 1953 February 10</w:t>
        </w:r>
      </w:hyperlink>
    </w:p>
    <w:p w14:paraId="67B538BC" w14:textId="77777777" w:rsidR="004728DD" w:rsidRPr="00775E2D" w:rsidRDefault="004728DD" w:rsidP="004728DD">
      <w:pPr>
        <w:spacing w:after="0"/>
        <w:rPr>
          <w:rFonts w:ascii="Times New Roman" w:hAnsi="Times New Roman"/>
          <w:sz w:val="24"/>
        </w:rPr>
      </w:pPr>
      <w:hyperlink r:id="rId980" w:history="1">
        <w:r w:rsidRPr="00775E2D">
          <w:rPr>
            <w:rFonts w:ascii="Times New Roman" w:hAnsi="Times New Roman"/>
            <w:color w:val="0000FF"/>
            <w:sz w:val="24"/>
            <w:u w:val="single"/>
          </w:rPr>
          <w:t>High-Speed Gas Discharge Gaps for Data Storage in Electronic Computers, 1947 May 13</w:t>
        </w:r>
      </w:hyperlink>
    </w:p>
    <w:p w14:paraId="2E4E65A1" w14:textId="77777777" w:rsidR="004728DD" w:rsidRPr="00775E2D" w:rsidRDefault="004728DD" w:rsidP="004728DD">
      <w:pPr>
        <w:spacing w:after="0"/>
        <w:rPr>
          <w:rFonts w:ascii="Times New Roman" w:hAnsi="Times New Roman"/>
          <w:sz w:val="24"/>
        </w:rPr>
      </w:pPr>
      <w:hyperlink r:id="rId981" w:history="1">
        <w:r w:rsidRPr="00775E2D">
          <w:rPr>
            <w:rFonts w:ascii="Times New Roman" w:hAnsi="Times New Roman"/>
            <w:color w:val="0000FF"/>
            <w:sz w:val="24"/>
            <w:u w:val="single"/>
          </w:rPr>
          <w:t>Electronic Computer Division Personnel, 1950 July 01</w:t>
        </w:r>
      </w:hyperlink>
    </w:p>
    <w:p w14:paraId="109DA975" w14:textId="77777777" w:rsidR="004728DD" w:rsidRPr="00775E2D" w:rsidRDefault="004728DD" w:rsidP="004728DD">
      <w:pPr>
        <w:spacing w:after="0"/>
        <w:rPr>
          <w:rFonts w:ascii="Times New Roman" w:hAnsi="Times New Roman"/>
          <w:sz w:val="24"/>
        </w:rPr>
      </w:pPr>
      <w:hyperlink r:id="rId982" w:history="1">
        <w:r w:rsidRPr="00775E2D">
          <w:rPr>
            <w:rFonts w:ascii="Times New Roman" w:hAnsi="Times New Roman"/>
            <w:color w:val="0000FF"/>
            <w:sz w:val="24"/>
            <w:u w:val="single"/>
          </w:rPr>
          <w:t xml:space="preserve">Progress Report, Project 6751, November 13, 1950 </w:t>
        </w:r>
        <w:proofErr w:type="gramStart"/>
        <w:r w:rsidRPr="00775E2D">
          <w:rPr>
            <w:rFonts w:ascii="Times New Roman" w:hAnsi="Times New Roman"/>
            <w:color w:val="0000FF"/>
            <w:sz w:val="24"/>
            <w:u w:val="single"/>
          </w:rPr>
          <w:t>To</w:t>
        </w:r>
        <w:proofErr w:type="gramEnd"/>
        <w:r w:rsidRPr="00775E2D">
          <w:rPr>
            <w:rFonts w:ascii="Times New Roman" w:hAnsi="Times New Roman"/>
            <w:color w:val="0000FF"/>
            <w:sz w:val="24"/>
            <w:u w:val="single"/>
          </w:rPr>
          <w:t xml:space="preserve"> March 2, 1951, 1951 March 14</w:t>
        </w:r>
      </w:hyperlink>
    </w:p>
    <w:p w14:paraId="0B7AAA6D" w14:textId="77777777" w:rsidR="004728DD" w:rsidRPr="00775E2D" w:rsidRDefault="004728DD" w:rsidP="004728DD">
      <w:pPr>
        <w:spacing w:after="0"/>
        <w:rPr>
          <w:rFonts w:ascii="Times New Roman" w:hAnsi="Times New Roman"/>
          <w:sz w:val="24"/>
        </w:rPr>
      </w:pPr>
      <w:hyperlink r:id="rId983" w:history="1">
        <w:r w:rsidRPr="00775E2D">
          <w:rPr>
            <w:rFonts w:ascii="Times New Roman" w:hAnsi="Times New Roman"/>
            <w:color w:val="0000FF"/>
            <w:sz w:val="24"/>
            <w:u w:val="single"/>
          </w:rPr>
          <w:t xml:space="preserve">Binary Counting </w:t>
        </w:r>
        <w:proofErr w:type="gramStart"/>
        <w:r w:rsidRPr="00775E2D">
          <w:rPr>
            <w:rFonts w:ascii="Times New Roman" w:hAnsi="Times New Roman"/>
            <w:color w:val="0000FF"/>
            <w:sz w:val="24"/>
            <w:u w:val="single"/>
          </w:rPr>
          <w:t>With</w:t>
        </w:r>
        <w:proofErr w:type="gramEnd"/>
        <w:r w:rsidRPr="00775E2D">
          <w:rPr>
            <w:rFonts w:ascii="Times New Roman" w:hAnsi="Times New Roman"/>
            <w:color w:val="0000FF"/>
            <w:sz w:val="24"/>
            <w:u w:val="single"/>
          </w:rPr>
          <w:t xml:space="preserve"> Magnetic Cores, 1951 December 06</w:t>
        </w:r>
      </w:hyperlink>
    </w:p>
    <w:p w14:paraId="7BE8BE8F" w14:textId="77777777" w:rsidR="004728DD" w:rsidRPr="00775E2D" w:rsidRDefault="004728DD" w:rsidP="004728DD">
      <w:pPr>
        <w:spacing w:after="0"/>
        <w:rPr>
          <w:rFonts w:ascii="Times New Roman" w:hAnsi="Times New Roman"/>
          <w:sz w:val="24"/>
        </w:rPr>
      </w:pPr>
      <w:hyperlink r:id="rId984" w:history="1">
        <w:r w:rsidRPr="00775E2D">
          <w:rPr>
            <w:rFonts w:ascii="Times New Roman" w:hAnsi="Times New Roman"/>
            <w:color w:val="0000FF"/>
            <w:sz w:val="24"/>
            <w:u w:val="single"/>
          </w:rPr>
          <w:t>A Squareness Ratio for Coincident-current Memory Cores, 1952 July 17</w:t>
        </w:r>
      </w:hyperlink>
    </w:p>
    <w:p w14:paraId="2AE35F2C" w14:textId="77777777" w:rsidR="004728DD" w:rsidRPr="00775E2D" w:rsidRDefault="004728DD" w:rsidP="004728DD">
      <w:pPr>
        <w:spacing w:after="0"/>
        <w:rPr>
          <w:rFonts w:ascii="Times New Roman" w:hAnsi="Times New Roman"/>
          <w:sz w:val="24"/>
        </w:rPr>
      </w:pPr>
      <w:hyperlink r:id="rId985" w:history="1">
        <w:r w:rsidRPr="00775E2D">
          <w:rPr>
            <w:rFonts w:ascii="Times New Roman" w:hAnsi="Times New Roman"/>
            <w:color w:val="0000FF"/>
            <w:sz w:val="24"/>
            <w:u w:val="single"/>
          </w:rPr>
          <w:t>Electronic Computer Division Personnel, 1949 June 01</w:t>
        </w:r>
      </w:hyperlink>
    </w:p>
    <w:p w14:paraId="6FC6F220" w14:textId="77777777" w:rsidR="004728DD" w:rsidRPr="00775E2D" w:rsidRDefault="004728DD" w:rsidP="004728DD">
      <w:pPr>
        <w:spacing w:after="0"/>
        <w:rPr>
          <w:rFonts w:ascii="Times New Roman" w:hAnsi="Times New Roman"/>
          <w:sz w:val="24"/>
        </w:rPr>
      </w:pPr>
      <w:hyperlink r:id="rId986" w:history="1">
        <w:r w:rsidRPr="00775E2D">
          <w:rPr>
            <w:rFonts w:ascii="Times New Roman" w:hAnsi="Times New Roman"/>
            <w:color w:val="0000FF"/>
            <w:sz w:val="24"/>
            <w:u w:val="single"/>
          </w:rPr>
          <w:t>Electronic Computer Division Personnel, 1950 September 01</w:t>
        </w:r>
      </w:hyperlink>
    </w:p>
    <w:p w14:paraId="3E4398FB" w14:textId="77777777" w:rsidR="004728DD" w:rsidRPr="00775E2D" w:rsidRDefault="004728DD" w:rsidP="004728DD">
      <w:pPr>
        <w:spacing w:after="0"/>
        <w:rPr>
          <w:rFonts w:ascii="Times New Roman" w:hAnsi="Times New Roman"/>
          <w:sz w:val="24"/>
        </w:rPr>
      </w:pPr>
      <w:hyperlink r:id="rId987" w:history="1">
        <w:r w:rsidRPr="00775E2D">
          <w:rPr>
            <w:rFonts w:ascii="Times New Roman" w:hAnsi="Times New Roman"/>
            <w:color w:val="0000FF"/>
            <w:sz w:val="24"/>
            <w:u w:val="single"/>
          </w:rPr>
          <w:t>Electronic Computer Division Personnel, 1951 July 01</w:t>
        </w:r>
      </w:hyperlink>
    </w:p>
    <w:p w14:paraId="4250A9A1" w14:textId="77777777" w:rsidR="004728DD" w:rsidRPr="00775E2D" w:rsidRDefault="004728DD" w:rsidP="004728DD">
      <w:pPr>
        <w:spacing w:after="0"/>
        <w:rPr>
          <w:rFonts w:ascii="Times New Roman" w:hAnsi="Times New Roman"/>
          <w:sz w:val="24"/>
        </w:rPr>
      </w:pPr>
      <w:hyperlink r:id="rId988" w:history="1">
        <w:r w:rsidRPr="00775E2D">
          <w:rPr>
            <w:rFonts w:ascii="Times New Roman" w:hAnsi="Times New Roman"/>
            <w:color w:val="0000FF"/>
            <w:sz w:val="24"/>
            <w:u w:val="single"/>
          </w:rPr>
          <w:t>Progress Report to the Department Committee on Graduate Study and Research, 1947 April 18</w:t>
        </w:r>
      </w:hyperlink>
    </w:p>
    <w:p w14:paraId="2B88542A" w14:textId="77777777" w:rsidR="004728DD" w:rsidRPr="00775E2D" w:rsidRDefault="004728DD" w:rsidP="004728DD">
      <w:pPr>
        <w:spacing w:after="0"/>
        <w:rPr>
          <w:rFonts w:ascii="Times New Roman" w:hAnsi="Times New Roman"/>
          <w:sz w:val="24"/>
        </w:rPr>
      </w:pPr>
      <w:hyperlink r:id="rId989" w:history="1">
        <w:r w:rsidRPr="00775E2D">
          <w:rPr>
            <w:rFonts w:ascii="Times New Roman" w:hAnsi="Times New Roman"/>
            <w:color w:val="0000FF"/>
            <w:sz w:val="24"/>
            <w:u w:val="single"/>
          </w:rPr>
          <w:t>Electronic Computer Division Personnel, 1951 August 01</w:t>
        </w:r>
      </w:hyperlink>
    </w:p>
    <w:p w14:paraId="28119E75" w14:textId="77777777" w:rsidR="004728DD" w:rsidRPr="00775E2D" w:rsidRDefault="004728DD" w:rsidP="004728DD">
      <w:pPr>
        <w:spacing w:after="0"/>
        <w:rPr>
          <w:rFonts w:ascii="Times New Roman" w:hAnsi="Times New Roman"/>
          <w:sz w:val="24"/>
        </w:rPr>
      </w:pPr>
      <w:hyperlink r:id="rId990" w:history="1">
        <w:r w:rsidRPr="00775E2D">
          <w:rPr>
            <w:rFonts w:ascii="Times New Roman" w:hAnsi="Times New Roman"/>
            <w:color w:val="0000FF"/>
            <w:sz w:val="24"/>
            <w:u w:val="single"/>
          </w:rPr>
          <w:t>Division 6 Official Documents, 1955 March 10</w:t>
        </w:r>
      </w:hyperlink>
    </w:p>
    <w:p w14:paraId="46F8C81E" w14:textId="77777777" w:rsidR="004728DD" w:rsidRPr="00775E2D" w:rsidRDefault="004728DD" w:rsidP="004728DD">
      <w:pPr>
        <w:spacing w:after="0"/>
        <w:rPr>
          <w:rFonts w:ascii="Times New Roman" w:hAnsi="Times New Roman"/>
          <w:sz w:val="24"/>
        </w:rPr>
      </w:pPr>
      <w:hyperlink r:id="rId991" w:history="1">
        <w:r w:rsidRPr="00775E2D">
          <w:rPr>
            <w:rFonts w:ascii="Times New Roman" w:hAnsi="Times New Roman"/>
            <w:color w:val="0000FF"/>
            <w:sz w:val="24"/>
            <w:u w:val="single"/>
          </w:rPr>
          <w:t>Special Display, 1950 October 04</w:t>
        </w:r>
      </w:hyperlink>
    </w:p>
    <w:p w14:paraId="51220A07" w14:textId="77777777" w:rsidR="004728DD" w:rsidRPr="00775E2D" w:rsidRDefault="004728DD" w:rsidP="004728DD">
      <w:pPr>
        <w:spacing w:after="0"/>
        <w:rPr>
          <w:rFonts w:ascii="Times New Roman" w:hAnsi="Times New Roman"/>
          <w:sz w:val="24"/>
        </w:rPr>
      </w:pPr>
      <w:hyperlink r:id="rId992" w:history="1">
        <w:r w:rsidRPr="00775E2D">
          <w:rPr>
            <w:rFonts w:ascii="Times New Roman" w:hAnsi="Times New Roman"/>
            <w:color w:val="0000FF"/>
            <w:sz w:val="24"/>
            <w:u w:val="single"/>
          </w:rPr>
          <w:t>Laboratory Personnel, 1952 January 01</w:t>
        </w:r>
      </w:hyperlink>
    </w:p>
    <w:p w14:paraId="21E7944C" w14:textId="77777777" w:rsidR="004728DD" w:rsidRPr="00775E2D" w:rsidRDefault="004728DD" w:rsidP="004728DD">
      <w:pPr>
        <w:spacing w:after="0"/>
        <w:rPr>
          <w:rFonts w:ascii="Times New Roman" w:hAnsi="Times New Roman"/>
          <w:sz w:val="24"/>
        </w:rPr>
      </w:pPr>
      <w:hyperlink r:id="rId993" w:history="1">
        <w:r w:rsidRPr="00775E2D">
          <w:rPr>
            <w:rFonts w:ascii="Times New Roman" w:hAnsi="Times New Roman"/>
            <w:color w:val="0000FF"/>
            <w:sz w:val="24"/>
            <w:u w:val="single"/>
          </w:rPr>
          <w:t>Electronic Computer Division Personnel, 1950 June 01</w:t>
        </w:r>
      </w:hyperlink>
    </w:p>
    <w:p w14:paraId="4C30F4B6" w14:textId="77777777" w:rsidR="004728DD" w:rsidRPr="00775E2D" w:rsidRDefault="004728DD" w:rsidP="004728DD">
      <w:pPr>
        <w:spacing w:after="0"/>
        <w:rPr>
          <w:rFonts w:ascii="Times New Roman" w:hAnsi="Times New Roman"/>
          <w:sz w:val="24"/>
        </w:rPr>
      </w:pPr>
      <w:hyperlink r:id="rId994" w:history="1">
        <w:r w:rsidRPr="00775E2D">
          <w:rPr>
            <w:rFonts w:ascii="Times New Roman" w:hAnsi="Times New Roman"/>
            <w:color w:val="0000FF"/>
            <w:sz w:val="24"/>
            <w:u w:val="single"/>
          </w:rPr>
          <w:t>Electronic Computer Division Personnel, 1950 August 01</w:t>
        </w:r>
      </w:hyperlink>
    </w:p>
    <w:p w14:paraId="0D28C070" w14:textId="77777777" w:rsidR="004728DD" w:rsidRPr="00775E2D" w:rsidRDefault="004728DD" w:rsidP="004728DD">
      <w:pPr>
        <w:spacing w:after="0"/>
        <w:rPr>
          <w:rFonts w:ascii="Times New Roman" w:hAnsi="Times New Roman"/>
          <w:sz w:val="24"/>
        </w:rPr>
      </w:pPr>
      <w:hyperlink r:id="rId995" w:history="1">
        <w:r w:rsidRPr="00775E2D">
          <w:rPr>
            <w:rFonts w:ascii="Times New Roman" w:hAnsi="Times New Roman"/>
            <w:color w:val="0000FF"/>
            <w:sz w:val="24"/>
            <w:u w:val="single"/>
          </w:rPr>
          <w:t xml:space="preserve">Effect Of Current Pulse Duration </w:t>
        </w:r>
        <w:proofErr w:type="gramStart"/>
        <w:r w:rsidRPr="00775E2D">
          <w:rPr>
            <w:rFonts w:ascii="Times New Roman" w:hAnsi="Times New Roman"/>
            <w:color w:val="0000FF"/>
            <w:sz w:val="24"/>
            <w:u w:val="single"/>
          </w:rPr>
          <w:t>On</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Pulse Response </w:t>
        </w:r>
        <w:proofErr w:type="gramStart"/>
        <w:r w:rsidRPr="00775E2D">
          <w:rPr>
            <w:rFonts w:ascii="Times New Roman" w:hAnsi="Times New Roman"/>
            <w:color w:val="0000FF"/>
            <w:sz w:val="24"/>
            <w:u w:val="single"/>
          </w:rPr>
          <w:t>Of</w:t>
        </w:r>
        <w:proofErr w:type="gramEnd"/>
        <w:r w:rsidRPr="00775E2D">
          <w:rPr>
            <w:rFonts w:ascii="Times New Roman" w:hAnsi="Times New Roman"/>
            <w:color w:val="0000FF"/>
            <w:sz w:val="24"/>
            <w:u w:val="single"/>
          </w:rPr>
          <w:t xml:space="preserve"> MTC Memory Cores, 1953 March 10</w:t>
        </w:r>
      </w:hyperlink>
    </w:p>
    <w:p w14:paraId="6F6B45C0" w14:textId="77777777" w:rsidR="004728DD" w:rsidRPr="00775E2D" w:rsidRDefault="004728DD" w:rsidP="004728DD">
      <w:pPr>
        <w:spacing w:after="0"/>
        <w:rPr>
          <w:rFonts w:ascii="Times New Roman" w:hAnsi="Times New Roman"/>
          <w:sz w:val="24"/>
        </w:rPr>
      </w:pPr>
      <w:hyperlink r:id="rId996" w:history="1">
        <w:r w:rsidRPr="00775E2D">
          <w:rPr>
            <w:rFonts w:ascii="Times New Roman" w:hAnsi="Times New Roman"/>
            <w:color w:val="0000FF"/>
            <w:sz w:val="24"/>
            <w:u w:val="single"/>
          </w:rPr>
          <w:t>First Meeting of the Planning Committee for the IRE-AIEE Conference on Electron Tubes for Computers, 1950 August 18</w:t>
        </w:r>
      </w:hyperlink>
    </w:p>
    <w:p w14:paraId="015FD861" w14:textId="77777777" w:rsidR="004728DD" w:rsidRPr="00775E2D" w:rsidRDefault="004728DD" w:rsidP="004728DD">
      <w:pPr>
        <w:spacing w:after="0"/>
        <w:rPr>
          <w:rFonts w:ascii="Times New Roman" w:hAnsi="Times New Roman"/>
          <w:sz w:val="24"/>
        </w:rPr>
      </w:pPr>
      <w:hyperlink r:id="rId997" w:history="1">
        <w:r w:rsidRPr="00775E2D">
          <w:rPr>
            <w:rFonts w:ascii="Times New Roman" w:hAnsi="Times New Roman"/>
            <w:color w:val="0000FF"/>
            <w:sz w:val="24"/>
            <w:u w:val="single"/>
          </w:rPr>
          <w:t>Matrix Driving with Unidirectional Pulses, 1953 February 25</w:t>
        </w:r>
      </w:hyperlink>
    </w:p>
    <w:p w14:paraId="54FCBE01" w14:textId="77777777" w:rsidR="004728DD" w:rsidRPr="00775E2D" w:rsidRDefault="004728DD" w:rsidP="004728DD">
      <w:pPr>
        <w:spacing w:after="0"/>
        <w:rPr>
          <w:rFonts w:ascii="Times New Roman" w:hAnsi="Times New Roman"/>
          <w:sz w:val="24"/>
        </w:rPr>
      </w:pPr>
      <w:hyperlink r:id="rId998" w:history="1">
        <w:r w:rsidRPr="00775E2D">
          <w:rPr>
            <w:rFonts w:ascii="Times New Roman" w:hAnsi="Times New Roman"/>
            <w:color w:val="0000FF"/>
            <w:sz w:val="24"/>
            <w:u w:val="single"/>
          </w:rPr>
          <w:t>A Method for Acceptance Testing of Ferrite Core Production Lots, 1952 December 04</w:t>
        </w:r>
      </w:hyperlink>
    </w:p>
    <w:p w14:paraId="7F12121D" w14:textId="77777777" w:rsidR="004728DD" w:rsidRPr="00775E2D" w:rsidRDefault="004728DD" w:rsidP="004728DD">
      <w:pPr>
        <w:spacing w:after="0"/>
        <w:rPr>
          <w:rFonts w:ascii="Times New Roman" w:hAnsi="Times New Roman"/>
          <w:sz w:val="24"/>
        </w:rPr>
      </w:pPr>
      <w:hyperlink r:id="rId999" w:history="1">
        <w:r w:rsidRPr="00775E2D">
          <w:rPr>
            <w:rFonts w:ascii="Times New Roman" w:hAnsi="Times New Roman"/>
            <w:color w:val="0000FF"/>
            <w:sz w:val="24"/>
            <w:u w:val="single"/>
          </w:rPr>
          <w:t>Bi-weekly Reports, 1955 September 09</w:t>
        </w:r>
      </w:hyperlink>
    </w:p>
    <w:p w14:paraId="734DE176" w14:textId="77777777" w:rsidR="004728DD" w:rsidRPr="00775E2D" w:rsidRDefault="004728DD" w:rsidP="004728DD">
      <w:pPr>
        <w:spacing w:after="0"/>
        <w:rPr>
          <w:rFonts w:ascii="Times New Roman" w:hAnsi="Times New Roman"/>
          <w:sz w:val="24"/>
        </w:rPr>
      </w:pPr>
      <w:hyperlink r:id="rId1000" w:history="1">
        <w:r w:rsidRPr="00775E2D">
          <w:rPr>
            <w:rFonts w:ascii="Times New Roman" w:hAnsi="Times New Roman"/>
            <w:color w:val="0000FF"/>
            <w:sz w:val="24"/>
            <w:u w:val="single"/>
          </w:rPr>
          <w:t>Investigation of 7AK7 Processing, Emporium, Pa., March 2, 1948, 1948 March 16</w:t>
        </w:r>
      </w:hyperlink>
    </w:p>
    <w:p w14:paraId="0DCF60AF" w14:textId="77777777" w:rsidR="004728DD" w:rsidRPr="00775E2D" w:rsidRDefault="004728DD" w:rsidP="004728DD">
      <w:pPr>
        <w:spacing w:after="0"/>
        <w:rPr>
          <w:rFonts w:ascii="Times New Roman" w:hAnsi="Times New Roman"/>
          <w:sz w:val="24"/>
        </w:rPr>
      </w:pPr>
      <w:hyperlink r:id="rId1001" w:history="1">
        <w:r w:rsidRPr="00775E2D">
          <w:rPr>
            <w:rFonts w:ascii="Times New Roman" w:hAnsi="Times New Roman"/>
            <w:color w:val="0000FF"/>
            <w:sz w:val="24"/>
            <w:u w:val="single"/>
          </w:rPr>
          <w:t>6345 Personnel, Barta Building, 1949 March 02</w:t>
        </w:r>
      </w:hyperlink>
    </w:p>
    <w:p w14:paraId="67BCD3F1" w14:textId="77777777" w:rsidR="004728DD" w:rsidRPr="00775E2D" w:rsidRDefault="004728DD" w:rsidP="004728DD">
      <w:pPr>
        <w:spacing w:after="0"/>
        <w:rPr>
          <w:rFonts w:ascii="Times New Roman" w:hAnsi="Times New Roman"/>
          <w:sz w:val="24"/>
        </w:rPr>
      </w:pPr>
      <w:hyperlink r:id="rId1002" w:history="1">
        <w:r w:rsidRPr="00775E2D">
          <w:rPr>
            <w:rFonts w:ascii="Times New Roman" w:hAnsi="Times New Roman"/>
            <w:color w:val="0000FF"/>
            <w:sz w:val="24"/>
            <w:u w:val="single"/>
          </w:rPr>
          <w:t>Laboratory Personnel, 1951 December 01</w:t>
        </w:r>
      </w:hyperlink>
    </w:p>
    <w:p w14:paraId="521BB17F" w14:textId="77777777" w:rsidR="004728DD" w:rsidRPr="00775E2D" w:rsidRDefault="004728DD" w:rsidP="004728DD">
      <w:pPr>
        <w:spacing w:after="0"/>
        <w:rPr>
          <w:rFonts w:ascii="Times New Roman" w:hAnsi="Times New Roman"/>
          <w:sz w:val="24"/>
        </w:rPr>
      </w:pPr>
      <w:hyperlink r:id="rId1003" w:history="1">
        <w:r w:rsidRPr="00775E2D">
          <w:rPr>
            <w:rFonts w:ascii="Times New Roman" w:hAnsi="Times New Roman"/>
            <w:color w:val="0000FF"/>
            <w:sz w:val="24"/>
            <w:u w:val="single"/>
          </w:rPr>
          <w:t>Staff Organization, 1950 December 11</w:t>
        </w:r>
      </w:hyperlink>
    </w:p>
    <w:p w14:paraId="0B753307" w14:textId="77777777" w:rsidR="004728DD" w:rsidRPr="00775E2D" w:rsidRDefault="004728DD" w:rsidP="004728DD">
      <w:pPr>
        <w:spacing w:after="0"/>
        <w:rPr>
          <w:rFonts w:ascii="Times New Roman" w:hAnsi="Times New Roman"/>
          <w:sz w:val="24"/>
        </w:rPr>
      </w:pPr>
      <w:hyperlink r:id="rId1004" w:history="1">
        <w:r w:rsidRPr="00775E2D">
          <w:rPr>
            <w:rFonts w:ascii="Times New Roman" w:hAnsi="Times New Roman"/>
            <w:color w:val="0000FF"/>
            <w:sz w:val="24"/>
            <w:u w:val="single"/>
          </w:rPr>
          <w:t>Electronic Computer Division Personnel, 1950 May 01</w:t>
        </w:r>
      </w:hyperlink>
    </w:p>
    <w:p w14:paraId="2A333783" w14:textId="77777777" w:rsidR="004728DD" w:rsidRPr="00775E2D" w:rsidRDefault="004728DD" w:rsidP="004728DD">
      <w:pPr>
        <w:spacing w:after="0"/>
        <w:rPr>
          <w:rFonts w:ascii="Times New Roman" w:hAnsi="Times New Roman"/>
          <w:sz w:val="24"/>
        </w:rPr>
      </w:pPr>
      <w:hyperlink r:id="rId1005" w:history="1">
        <w:r w:rsidRPr="00775E2D">
          <w:rPr>
            <w:rFonts w:ascii="Times New Roman" w:hAnsi="Times New Roman"/>
            <w:color w:val="0000FF"/>
            <w:sz w:val="24"/>
            <w:u w:val="single"/>
          </w:rPr>
          <w:t>Circuits for Marginal Checking, 1947 December 31</w:t>
        </w:r>
      </w:hyperlink>
    </w:p>
    <w:p w14:paraId="09E55743" w14:textId="77777777" w:rsidR="004728DD" w:rsidRPr="00775E2D" w:rsidRDefault="004728DD" w:rsidP="004728DD">
      <w:pPr>
        <w:spacing w:after="0"/>
        <w:rPr>
          <w:rFonts w:ascii="Times New Roman" w:hAnsi="Times New Roman"/>
          <w:sz w:val="24"/>
        </w:rPr>
      </w:pPr>
      <w:hyperlink r:id="rId1006" w:history="1">
        <w:r w:rsidRPr="00775E2D">
          <w:rPr>
            <w:rFonts w:ascii="Times New Roman" w:hAnsi="Times New Roman"/>
            <w:color w:val="0000FF"/>
            <w:sz w:val="24"/>
            <w:u w:val="single"/>
          </w:rPr>
          <w:t>Inspection Trip of Computers on the Atlantic Seaboard, 1953 May 25</w:t>
        </w:r>
      </w:hyperlink>
    </w:p>
    <w:p w14:paraId="3E51616F" w14:textId="77777777" w:rsidR="004728DD" w:rsidRPr="00775E2D" w:rsidRDefault="004728DD" w:rsidP="004728DD">
      <w:pPr>
        <w:spacing w:after="0"/>
        <w:rPr>
          <w:rFonts w:ascii="Times New Roman" w:hAnsi="Times New Roman"/>
          <w:sz w:val="24"/>
        </w:rPr>
      </w:pPr>
      <w:hyperlink r:id="rId1007" w:history="1">
        <w:r w:rsidRPr="00775E2D">
          <w:rPr>
            <w:rFonts w:ascii="Times New Roman" w:hAnsi="Times New Roman"/>
            <w:color w:val="0000FF"/>
            <w:sz w:val="24"/>
            <w:u w:val="single"/>
          </w:rPr>
          <w:t>Electronic Computer Division Personnel, 1949 September 01</w:t>
        </w:r>
      </w:hyperlink>
    </w:p>
    <w:p w14:paraId="5313ACB9" w14:textId="77777777" w:rsidR="004728DD" w:rsidRPr="00775E2D" w:rsidRDefault="004728DD" w:rsidP="004728DD">
      <w:pPr>
        <w:spacing w:after="0"/>
        <w:rPr>
          <w:rFonts w:ascii="Times New Roman" w:hAnsi="Times New Roman"/>
          <w:sz w:val="24"/>
        </w:rPr>
      </w:pPr>
      <w:hyperlink r:id="rId1008" w:history="1">
        <w:r w:rsidRPr="00775E2D">
          <w:rPr>
            <w:rFonts w:ascii="Times New Roman" w:hAnsi="Times New Roman"/>
            <w:color w:val="0000FF"/>
            <w:sz w:val="24"/>
            <w:u w:val="single"/>
          </w:rPr>
          <w:t>Electronic Computer Division Personnel, 1951 April 01</w:t>
        </w:r>
      </w:hyperlink>
    </w:p>
    <w:p w14:paraId="34D62766" w14:textId="77777777" w:rsidR="004728DD" w:rsidRPr="00775E2D" w:rsidRDefault="004728DD" w:rsidP="004728DD">
      <w:pPr>
        <w:spacing w:after="0"/>
        <w:rPr>
          <w:rFonts w:ascii="Times New Roman" w:hAnsi="Times New Roman"/>
          <w:sz w:val="24"/>
        </w:rPr>
      </w:pPr>
      <w:hyperlink r:id="rId1009" w:history="1">
        <w:r w:rsidRPr="00775E2D">
          <w:rPr>
            <w:rFonts w:ascii="Times New Roman" w:hAnsi="Times New Roman"/>
            <w:color w:val="0000FF"/>
            <w:sz w:val="24"/>
            <w:u w:val="single"/>
          </w:rPr>
          <w:t>Electronic Computer Division Personnel, 1951 June 01</w:t>
        </w:r>
      </w:hyperlink>
    </w:p>
    <w:p w14:paraId="16B24701" w14:textId="77777777" w:rsidR="004728DD" w:rsidRPr="00775E2D" w:rsidRDefault="004728DD" w:rsidP="004728DD">
      <w:pPr>
        <w:spacing w:after="0"/>
        <w:rPr>
          <w:rFonts w:ascii="Times New Roman" w:hAnsi="Times New Roman"/>
          <w:sz w:val="24"/>
        </w:rPr>
      </w:pPr>
      <w:hyperlink r:id="rId1010" w:history="1">
        <w:r w:rsidRPr="00775E2D">
          <w:rPr>
            <w:rFonts w:ascii="Times New Roman" w:hAnsi="Times New Roman"/>
            <w:color w:val="0000FF"/>
            <w:sz w:val="24"/>
            <w:u w:val="single"/>
          </w:rPr>
          <w:t xml:space="preserve">A Non-destructive Read System </w:t>
        </w:r>
        <w:proofErr w:type="gramStart"/>
        <w:r w:rsidRPr="00775E2D">
          <w:rPr>
            <w:rFonts w:ascii="Times New Roman" w:hAnsi="Times New Roman"/>
            <w:color w:val="0000FF"/>
            <w:sz w:val="24"/>
            <w:u w:val="single"/>
          </w:rPr>
          <w:t>For</w:t>
        </w:r>
        <w:proofErr w:type="gramEnd"/>
        <w:r w:rsidRPr="00775E2D">
          <w:rPr>
            <w:rFonts w:ascii="Times New Roman" w:hAnsi="Times New Roman"/>
            <w:color w:val="0000FF"/>
            <w:sz w:val="24"/>
            <w:u w:val="single"/>
          </w:rPr>
          <w:t xml:space="preserve"> Magnetic Cores, 1952 March 24</w:t>
        </w:r>
      </w:hyperlink>
    </w:p>
    <w:p w14:paraId="505AA7C3" w14:textId="77777777" w:rsidR="004728DD" w:rsidRPr="00775E2D" w:rsidRDefault="004728DD" w:rsidP="004728DD">
      <w:pPr>
        <w:spacing w:after="0"/>
        <w:rPr>
          <w:rFonts w:ascii="Times New Roman" w:hAnsi="Times New Roman"/>
          <w:sz w:val="24"/>
        </w:rPr>
      </w:pPr>
      <w:hyperlink r:id="rId1011" w:history="1">
        <w:r w:rsidRPr="00775E2D">
          <w:rPr>
            <w:rFonts w:ascii="Times New Roman" w:hAnsi="Times New Roman"/>
            <w:color w:val="0000FF"/>
            <w:sz w:val="24"/>
            <w:u w:val="single"/>
          </w:rPr>
          <w:t>Sylvania - M.I.T. Meeting, 25 Aug 1948, 1948 August 26</w:t>
        </w:r>
      </w:hyperlink>
    </w:p>
    <w:p w14:paraId="40E2B8BC" w14:textId="77777777" w:rsidR="004728DD" w:rsidRPr="00775E2D" w:rsidRDefault="004728DD" w:rsidP="004728DD">
      <w:pPr>
        <w:spacing w:after="0"/>
        <w:rPr>
          <w:rFonts w:ascii="Times New Roman" w:hAnsi="Times New Roman"/>
          <w:sz w:val="24"/>
        </w:rPr>
      </w:pPr>
      <w:hyperlink r:id="rId1012" w:history="1">
        <w:r w:rsidRPr="00775E2D">
          <w:rPr>
            <w:rFonts w:ascii="Times New Roman" w:hAnsi="Times New Roman"/>
            <w:color w:val="0000FF"/>
            <w:sz w:val="24"/>
            <w:u w:val="single"/>
          </w:rPr>
          <w:t>Conference at Eastman-Kodak on October 26, 1949, 1949 October 31</w:t>
        </w:r>
      </w:hyperlink>
    </w:p>
    <w:p w14:paraId="54D5D66B" w14:textId="77777777" w:rsidR="004728DD" w:rsidRPr="00775E2D" w:rsidRDefault="004728DD" w:rsidP="004728DD">
      <w:pPr>
        <w:spacing w:after="0"/>
        <w:rPr>
          <w:rFonts w:ascii="Times New Roman" w:hAnsi="Times New Roman"/>
          <w:sz w:val="24"/>
        </w:rPr>
      </w:pPr>
      <w:hyperlink r:id="rId1013" w:history="1">
        <w:r w:rsidRPr="00775E2D">
          <w:rPr>
            <w:rFonts w:ascii="Times New Roman" w:hAnsi="Times New Roman"/>
            <w:color w:val="0000FF"/>
            <w:sz w:val="24"/>
            <w:u w:val="single"/>
          </w:rPr>
          <w:t>Electronic Computer Division Personnel, 1950 January 01</w:t>
        </w:r>
      </w:hyperlink>
    </w:p>
    <w:p w14:paraId="2A8FA3B5" w14:textId="77777777" w:rsidR="004728DD" w:rsidRPr="00775E2D" w:rsidRDefault="004728DD" w:rsidP="004728DD">
      <w:pPr>
        <w:spacing w:after="0"/>
        <w:rPr>
          <w:rFonts w:ascii="Times New Roman" w:hAnsi="Times New Roman"/>
          <w:sz w:val="24"/>
        </w:rPr>
      </w:pPr>
      <w:hyperlink r:id="rId1014" w:history="1">
        <w:r w:rsidRPr="00775E2D">
          <w:rPr>
            <w:rFonts w:ascii="Times New Roman" w:hAnsi="Times New Roman"/>
            <w:color w:val="0000FF"/>
            <w:sz w:val="24"/>
            <w:u w:val="single"/>
          </w:rPr>
          <w:t>Publication Series, 1952 October 03</w:t>
        </w:r>
      </w:hyperlink>
    </w:p>
    <w:p w14:paraId="6388329D" w14:textId="77777777" w:rsidR="004728DD" w:rsidRPr="00775E2D" w:rsidRDefault="004728DD" w:rsidP="004728DD">
      <w:pPr>
        <w:spacing w:after="0"/>
        <w:rPr>
          <w:rFonts w:ascii="Times New Roman" w:hAnsi="Times New Roman"/>
          <w:sz w:val="24"/>
        </w:rPr>
      </w:pPr>
      <w:hyperlink r:id="rId1015" w:history="1">
        <w:r w:rsidRPr="00775E2D">
          <w:rPr>
            <w:rFonts w:ascii="Times New Roman" w:hAnsi="Times New Roman"/>
            <w:color w:val="0000FF"/>
            <w:sz w:val="24"/>
            <w:u w:val="single"/>
          </w:rPr>
          <w:t>Electronic Computer Division Personnel, 1950 April 01</w:t>
        </w:r>
      </w:hyperlink>
    </w:p>
    <w:p w14:paraId="7B0AA565" w14:textId="77777777" w:rsidR="004728DD" w:rsidRPr="00775E2D" w:rsidRDefault="004728DD" w:rsidP="004728DD">
      <w:pPr>
        <w:spacing w:after="0"/>
        <w:rPr>
          <w:rFonts w:ascii="Times New Roman" w:hAnsi="Times New Roman"/>
          <w:sz w:val="24"/>
        </w:rPr>
      </w:pPr>
      <w:hyperlink r:id="rId1016" w:history="1">
        <w:r w:rsidRPr="00775E2D">
          <w:rPr>
            <w:rFonts w:ascii="Times New Roman" w:hAnsi="Times New Roman"/>
            <w:color w:val="0000FF"/>
            <w:sz w:val="24"/>
            <w:u w:val="single"/>
          </w:rPr>
          <w:t>Progress Report to the Department Committee on Graduate Study and Research, 1950 March 02</w:t>
        </w:r>
      </w:hyperlink>
    </w:p>
    <w:p w14:paraId="62781744" w14:textId="77777777" w:rsidR="004728DD" w:rsidRPr="00775E2D" w:rsidRDefault="004728DD" w:rsidP="004728DD">
      <w:pPr>
        <w:spacing w:after="0"/>
        <w:rPr>
          <w:rFonts w:ascii="Times New Roman" w:hAnsi="Times New Roman"/>
          <w:sz w:val="24"/>
        </w:rPr>
      </w:pPr>
      <w:hyperlink r:id="rId1017" w:history="1">
        <w:r w:rsidRPr="00775E2D">
          <w:rPr>
            <w:rFonts w:ascii="Times New Roman" w:hAnsi="Times New Roman"/>
            <w:color w:val="0000FF"/>
            <w:sz w:val="24"/>
            <w:u w:val="single"/>
          </w:rPr>
          <w:t>Quarterly Report, Contract N5ori-06002, October through December 1950, 1951</w:t>
        </w:r>
      </w:hyperlink>
    </w:p>
    <w:p w14:paraId="3421640B" w14:textId="77777777" w:rsidR="004728DD" w:rsidRPr="00775E2D" w:rsidRDefault="004728DD" w:rsidP="004728DD">
      <w:pPr>
        <w:spacing w:after="0"/>
        <w:rPr>
          <w:rFonts w:ascii="Times New Roman" w:hAnsi="Times New Roman"/>
          <w:sz w:val="24"/>
        </w:rPr>
      </w:pPr>
      <w:hyperlink r:id="rId1018" w:history="1">
        <w:r w:rsidRPr="00775E2D">
          <w:rPr>
            <w:rFonts w:ascii="Times New Roman" w:hAnsi="Times New Roman"/>
            <w:color w:val="0000FF"/>
            <w:sz w:val="24"/>
            <w:u w:val="single"/>
          </w:rPr>
          <w:t>Computation Notebooks, 1953 August 03</w:t>
        </w:r>
      </w:hyperlink>
    </w:p>
    <w:p w14:paraId="0007D9C2" w14:textId="77777777" w:rsidR="004728DD" w:rsidRPr="00775E2D" w:rsidRDefault="004728DD" w:rsidP="004728DD">
      <w:pPr>
        <w:spacing w:after="0"/>
        <w:rPr>
          <w:rFonts w:ascii="Times New Roman" w:hAnsi="Times New Roman"/>
          <w:sz w:val="24"/>
        </w:rPr>
      </w:pPr>
      <w:hyperlink r:id="rId1019" w:history="1">
        <w:r w:rsidRPr="00775E2D">
          <w:rPr>
            <w:rFonts w:ascii="Times New Roman" w:hAnsi="Times New Roman"/>
            <w:color w:val="0000FF"/>
            <w:sz w:val="24"/>
            <w:u w:val="single"/>
          </w:rPr>
          <w:t>Bi-weekly Reports, 1948 March 03</w:t>
        </w:r>
      </w:hyperlink>
    </w:p>
    <w:p w14:paraId="4839A032" w14:textId="77777777" w:rsidR="004728DD" w:rsidRPr="00775E2D" w:rsidRDefault="004728DD" w:rsidP="004728DD">
      <w:pPr>
        <w:spacing w:after="0"/>
        <w:rPr>
          <w:rFonts w:ascii="Times New Roman" w:hAnsi="Times New Roman"/>
          <w:sz w:val="24"/>
        </w:rPr>
      </w:pPr>
      <w:hyperlink r:id="rId1020" w:history="1">
        <w:r w:rsidRPr="00775E2D">
          <w:rPr>
            <w:rFonts w:ascii="Times New Roman" w:hAnsi="Times New Roman"/>
            <w:color w:val="0000FF"/>
            <w:sz w:val="24"/>
            <w:u w:val="single"/>
          </w:rPr>
          <w:t>Progress Report to the Department Committee on Graduate Study and Research, 1947 October 25</w:t>
        </w:r>
      </w:hyperlink>
    </w:p>
    <w:p w14:paraId="65C38B42" w14:textId="77777777" w:rsidR="004728DD" w:rsidRPr="00775E2D" w:rsidRDefault="004728DD" w:rsidP="004728DD">
      <w:pPr>
        <w:spacing w:after="0"/>
        <w:rPr>
          <w:rFonts w:ascii="Times New Roman" w:hAnsi="Times New Roman"/>
          <w:sz w:val="24"/>
        </w:rPr>
      </w:pPr>
      <w:hyperlink r:id="rId1021" w:history="1">
        <w:r w:rsidRPr="00775E2D">
          <w:rPr>
            <w:rFonts w:ascii="Times New Roman" w:hAnsi="Times New Roman"/>
            <w:color w:val="0000FF"/>
            <w:sz w:val="24"/>
            <w:u w:val="single"/>
          </w:rPr>
          <w:t>6345 Personnel, Barta Building, 1948 June 15</w:t>
        </w:r>
      </w:hyperlink>
    </w:p>
    <w:p w14:paraId="19C25C70" w14:textId="77777777" w:rsidR="004728DD" w:rsidRPr="00775E2D" w:rsidRDefault="004728DD" w:rsidP="004728DD">
      <w:pPr>
        <w:spacing w:after="0"/>
        <w:rPr>
          <w:rFonts w:ascii="Times New Roman" w:hAnsi="Times New Roman"/>
          <w:sz w:val="24"/>
        </w:rPr>
      </w:pPr>
      <w:hyperlink r:id="rId1022" w:history="1">
        <w:r w:rsidRPr="00775E2D">
          <w:rPr>
            <w:rFonts w:ascii="Times New Roman" w:hAnsi="Times New Roman"/>
            <w:color w:val="0000FF"/>
            <w:sz w:val="24"/>
            <w:u w:val="single"/>
          </w:rPr>
          <w:t>Progress Report to the Department Committee on Graduate Study and Research, 1948 March 18</w:t>
        </w:r>
      </w:hyperlink>
    </w:p>
    <w:p w14:paraId="5060F905" w14:textId="77777777" w:rsidR="004728DD" w:rsidRPr="00775E2D" w:rsidRDefault="004728DD" w:rsidP="004728DD">
      <w:pPr>
        <w:spacing w:after="0"/>
        <w:rPr>
          <w:rFonts w:ascii="Times New Roman" w:hAnsi="Times New Roman"/>
          <w:sz w:val="24"/>
        </w:rPr>
      </w:pPr>
      <w:hyperlink r:id="rId1023" w:history="1">
        <w:r w:rsidRPr="00775E2D">
          <w:rPr>
            <w:rFonts w:ascii="Times New Roman" w:hAnsi="Times New Roman"/>
            <w:color w:val="0000FF"/>
            <w:sz w:val="24"/>
            <w:u w:val="single"/>
          </w:rPr>
          <w:t>Thesis Proposals and Progress Reports, 1948 March 08</w:t>
        </w:r>
      </w:hyperlink>
    </w:p>
    <w:p w14:paraId="333E27D5" w14:textId="77777777" w:rsidR="004728DD" w:rsidRPr="00775E2D" w:rsidRDefault="004728DD" w:rsidP="004728DD">
      <w:pPr>
        <w:spacing w:after="0"/>
        <w:rPr>
          <w:rFonts w:ascii="Times New Roman" w:hAnsi="Times New Roman"/>
          <w:sz w:val="24"/>
        </w:rPr>
      </w:pPr>
      <w:hyperlink r:id="rId1024" w:history="1">
        <w:r w:rsidRPr="00775E2D">
          <w:rPr>
            <w:rFonts w:ascii="Times New Roman" w:hAnsi="Times New Roman"/>
            <w:color w:val="0000FF"/>
            <w:sz w:val="24"/>
            <w:u w:val="single"/>
          </w:rPr>
          <w:t xml:space="preserve">An Approach </w:t>
        </w:r>
        <w:proofErr w:type="gramStart"/>
        <w:r w:rsidRPr="00775E2D">
          <w:rPr>
            <w:rFonts w:ascii="Times New Roman" w:hAnsi="Times New Roman"/>
            <w:color w:val="0000FF"/>
            <w:sz w:val="24"/>
            <w:u w:val="single"/>
          </w:rPr>
          <w:t>To</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A</w:t>
        </w:r>
        <w:proofErr w:type="gramEnd"/>
        <w:r w:rsidRPr="00775E2D">
          <w:rPr>
            <w:rFonts w:ascii="Times New Roman" w:hAnsi="Times New Roman"/>
            <w:color w:val="0000FF"/>
            <w:sz w:val="24"/>
            <w:u w:val="single"/>
          </w:rPr>
          <w:t xml:space="preserve"> Rationale </w:t>
        </w:r>
        <w:proofErr w:type="gramStart"/>
        <w:r w:rsidRPr="00775E2D">
          <w:rPr>
            <w:rFonts w:ascii="Times New Roman" w:hAnsi="Times New Roman"/>
            <w:color w:val="0000FF"/>
            <w:sz w:val="24"/>
            <w:u w:val="single"/>
          </w:rPr>
          <w:t>In</w:t>
        </w:r>
        <w:proofErr w:type="gramEnd"/>
        <w:r w:rsidRPr="00775E2D">
          <w:rPr>
            <w:rFonts w:ascii="Times New Roman" w:hAnsi="Times New Roman"/>
            <w:color w:val="0000FF"/>
            <w:sz w:val="24"/>
            <w:u w:val="single"/>
          </w:rPr>
          <w:t xml:space="preserve"> Ferrite Synthesis: Evaluation </w:t>
        </w:r>
        <w:proofErr w:type="gramStart"/>
        <w:r w:rsidRPr="00775E2D">
          <w:rPr>
            <w:rFonts w:ascii="Times New Roman" w:hAnsi="Times New Roman"/>
            <w:color w:val="0000FF"/>
            <w:sz w:val="24"/>
            <w:u w:val="single"/>
          </w:rPr>
          <w:t>Of</w:t>
        </w:r>
        <w:proofErr w:type="gramEnd"/>
        <w:r w:rsidRPr="00775E2D">
          <w:rPr>
            <w:rFonts w:ascii="Times New Roman" w:hAnsi="Times New Roman"/>
            <w:color w:val="0000FF"/>
            <w:sz w:val="24"/>
            <w:u w:val="single"/>
          </w:rPr>
          <w:t xml:space="preserve"> Magnetic Moments, 1953 April 28</w:t>
        </w:r>
      </w:hyperlink>
    </w:p>
    <w:p w14:paraId="728AE93F" w14:textId="77777777" w:rsidR="004728DD" w:rsidRPr="00775E2D" w:rsidRDefault="004728DD" w:rsidP="004728DD">
      <w:pPr>
        <w:spacing w:after="0"/>
        <w:rPr>
          <w:rFonts w:ascii="Times New Roman" w:hAnsi="Times New Roman"/>
          <w:sz w:val="24"/>
        </w:rPr>
      </w:pPr>
      <w:hyperlink r:id="rId1025" w:history="1">
        <w:r w:rsidRPr="00775E2D">
          <w:rPr>
            <w:rFonts w:ascii="Times New Roman" w:hAnsi="Times New Roman"/>
            <w:color w:val="0000FF"/>
            <w:sz w:val="24"/>
            <w:u w:val="single"/>
          </w:rPr>
          <w:t>Bi-weekly Reports, 1948 March 03</w:t>
        </w:r>
      </w:hyperlink>
    </w:p>
    <w:p w14:paraId="5623120B" w14:textId="77777777" w:rsidR="004728DD" w:rsidRPr="00775E2D" w:rsidRDefault="004728DD" w:rsidP="004728DD">
      <w:pPr>
        <w:spacing w:after="0"/>
        <w:rPr>
          <w:rFonts w:ascii="Times New Roman" w:hAnsi="Times New Roman"/>
          <w:sz w:val="24"/>
        </w:rPr>
      </w:pPr>
      <w:hyperlink r:id="rId1026" w:history="1">
        <w:r w:rsidRPr="00775E2D">
          <w:rPr>
            <w:rFonts w:ascii="Times New Roman" w:hAnsi="Times New Roman"/>
            <w:color w:val="0000FF"/>
            <w:sz w:val="24"/>
            <w:u w:val="single"/>
          </w:rPr>
          <w:t>The Ferroelectric Switch, 1952 April 16</w:t>
        </w:r>
      </w:hyperlink>
    </w:p>
    <w:p w14:paraId="1A780917" w14:textId="77777777" w:rsidR="004728DD" w:rsidRPr="00775E2D" w:rsidRDefault="004728DD" w:rsidP="004728DD">
      <w:pPr>
        <w:spacing w:after="0"/>
        <w:rPr>
          <w:rFonts w:ascii="Times New Roman" w:hAnsi="Times New Roman"/>
          <w:sz w:val="24"/>
        </w:rPr>
      </w:pPr>
      <w:hyperlink r:id="rId1027" w:history="1">
        <w:r w:rsidRPr="00775E2D">
          <w:rPr>
            <w:rFonts w:ascii="Times New Roman" w:hAnsi="Times New Roman"/>
            <w:color w:val="0000FF"/>
            <w:sz w:val="24"/>
            <w:u w:val="single"/>
          </w:rPr>
          <w:t>Third Meeting on Air Defense Computer, Nov. 7, 1951, 1951 November 07</w:t>
        </w:r>
      </w:hyperlink>
    </w:p>
    <w:p w14:paraId="0A0169B6" w14:textId="77777777" w:rsidR="004728DD" w:rsidRPr="00775E2D" w:rsidRDefault="004728DD" w:rsidP="004728DD">
      <w:pPr>
        <w:spacing w:after="0"/>
        <w:rPr>
          <w:rFonts w:ascii="Times New Roman" w:hAnsi="Times New Roman"/>
          <w:sz w:val="24"/>
        </w:rPr>
      </w:pPr>
      <w:hyperlink r:id="rId1028" w:history="1">
        <w:r w:rsidRPr="00775E2D">
          <w:rPr>
            <w:rFonts w:ascii="Times New Roman" w:hAnsi="Times New Roman"/>
            <w:color w:val="0000FF"/>
            <w:sz w:val="24"/>
            <w:u w:val="single"/>
          </w:rPr>
          <w:t>Visitors, 1948 December 21</w:t>
        </w:r>
      </w:hyperlink>
    </w:p>
    <w:p w14:paraId="734120FD" w14:textId="77777777" w:rsidR="004728DD" w:rsidRPr="00775E2D" w:rsidRDefault="004728DD" w:rsidP="004728DD">
      <w:pPr>
        <w:spacing w:after="0"/>
        <w:rPr>
          <w:rFonts w:ascii="Times New Roman" w:hAnsi="Times New Roman"/>
          <w:sz w:val="24"/>
        </w:rPr>
      </w:pPr>
      <w:hyperlink r:id="rId1029" w:history="1">
        <w:r w:rsidRPr="00775E2D">
          <w:rPr>
            <w:rFonts w:ascii="Times New Roman" w:hAnsi="Times New Roman"/>
            <w:color w:val="0000FF"/>
            <w:sz w:val="24"/>
            <w:u w:val="single"/>
          </w:rPr>
          <w:t>Bi-weekly Reports, 1947 December 11</w:t>
        </w:r>
      </w:hyperlink>
    </w:p>
    <w:p w14:paraId="249B7AC1" w14:textId="77777777" w:rsidR="004728DD" w:rsidRPr="00775E2D" w:rsidRDefault="004728DD" w:rsidP="004728DD">
      <w:pPr>
        <w:spacing w:after="0"/>
        <w:rPr>
          <w:rFonts w:ascii="Times New Roman" w:hAnsi="Times New Roman"/>
          <w:sz w:val="24"/>
        </w:rPr>
      </w:pPr>
      <w:hyperlink r:id="rId1030" w:history="1">
        <w:r w:rsidRPr="00775E2D">
          <w:rPr>
            <w:rFonts w:ascii="Times New Roman" w:hAnsi="Times New Roman"/>
            <w:color w:val="0000FF"/>
            <w:sz w:val="24"/>
            <w:u w:val="single"/>
          </w:rPr>
          <w:t>6345 Personnel, Barta Building, 1948 May 02</w:t>
        </w:r>
      </w:hyperlink>
    </w:p>
    <w:p w14:paraId="7BC106DE" w14:textId="77777777" w:rsidR="004728DD" w:rsidRPr="00775E2D" w:rsidRDefault="004728DD" w:rsidP="004728DD">
      <w:pPr>
        <w:spacing w:after="0"/>
        <w:rPr>
          <w:rFonts w:ascii="Times New Roman" w:hAnsi="Times New Roman"/>
          <w:sz w:val="24"/>
        </w:rPr>
      </w:pPr>
      <w:hyperlink r:id="rId1031" w:history="1">
        <w:r w:rsidRPr="00775E2D">
          <w:rPr>
            <w:rFonts w:ascii="Times New Roman" w:hAnsi="Times New Roman"/>
            <w:color w:val="0000FF"/>
            <w:sz w:val="24"/>
            <w:u w:val="single"/>
          </w:rPr>
          <w:t>Visit to University of Illinois and Engineering Research Associates, 1951 January 22</w:t>
        </w:r>
      </w:hyperlink>
    </w:p>
    <w:p w14:paraId="37315ACD" w14:textId="77777777" w:rsidR="004728DD" w:rsidRPr="00775E2D" w:rsidRDefault="004728DD" w:rsidP="004728DD">
      <w:pPr>
        <w:spacing w:after="0"/>
        <w:rPr>
          <w:rFonts w:ascii="Times New Roman" w:hAnsi="Times New Roman"/>
          <w:sz w:val="24"/>
        </w:rPr>
      </w:pPr>
      <w:hyperlink r:id="rId1032" w:history="1">
        <w:r w:rsidRPr="00775E2D">
          <w:rPr>
            <w:rFonts w:ascii="Times New Roman" w:hAnsi="Times New Roman"/>
            <w:color w:val="0000FF"/>
            <w:sz w:val="24"/>
            <w:u w:val="single"/>
          </w:rPr>
          <w:t>Electronic Computer Division Personnel, 1950 November 01</w:t>
        </w:r>
      </w:hyperlink>
    </w:p>
    <w:p w14:paraId="7B753087" w14:textId="77777777" w:rsidR="004728DD" w:rsidRPr="00775E2D" w:rsidRDefault="004728DD" w:rsidP="004728DD">
      <w:pPr>
        <w:spacing w:after="0"/>
        <w:rPr>
          <w:rFonts w:ascii="Times New Roman" w:hAnsi="Times New Roman"/>
          <w:sz w:val="24"/>
        </w:rPr>
      </w:pPr>
      <w:hyperlink r:id="rId1033" w:history="1">
        <w:r w:rsidRPr="00775E2D">
          <w:rPr>
            <w:rFonts w:ascii="Times New Roman" w:hAnsi="Times New Roman"/>
            <w:color w:val="0000FF"/>
            <w:sz w:val="24"/>
            <w:u w:val="single"/>
          </w:rPr>
          <w:t>Whirlwind I Trouble Shooting, Comments on Memorandum M-123, 1947 October 28</w:t>
        </w:r>
      </w:hyperlink>
    </w:p>
    <w:p w14:paraId="59D3A4E0" w14:textId="77777777" w:rsidR="004728DD" w:rsidRPr="00775E2D" w:rsidRDefault="004728DD" w:rsidP="004728DD">
      <w:pPr>
        <w:spacing w:after="0"/>
        <w:rPr>
          <w:rFonts w:ascii="Times New Roman" w:hAnsi="Times New Roman"/>
          <w:sz w:val="24"/>
        </w:rPr>
      </w:pPr>
      <w:hyperlink r:id="rId1034" w:history="1">
        <w:r w:rsidRPr="00775E2D">
          <w:rPr>
            <w:rFonts w:ascii="Times New Roman" w:hAnsi="Times New Roman"/>
            <w:color w:val="0000FF"/>
            <w:sz w:val="24"/>
            <w:u w:val="single"/>
          </w:rPr>
          <w:t>Electronic Computer Division Personnel, 1951 February 01</w:t>
        </w:r>
      </w:hyperlink>
    </w:p>
    <w:p w14:paraId="27690CB4" w14:textId="77777777" w:rsidR="004728DD" w:rsidRPr="00775E2D" w:rsidRDefault="004728DD" w:rsidP="004728DD">
      <w:pPr>
        <w:spacing w:after="0"/>
        <w:rPr>
          <w:rFonts w:ascii="Times New Roman" w:hAnsi="Times New Roman"/>
          <w:sz w:val="24"/>
        </w:rPr>
      </w:pPr>
      <w:hyperlink r:id="rId1035" w:history="1">
        <w:r w:rsidRPr="00775E2D">
          <w:rPr>
            <w:rFonts w:ascii="Times New Roman" w:hAnsi="Times New Roman"/>
            <w:color w:val="0000FF"/>
            <w:sz w:val="24"/>
            <w:u w:val="single"/>
          </w:rPr>
          <w:t>6345 Personnel, Barta Building, 1948 October 01</w:t>
        </w:r>
      </w:hyperlink>
    </w:p>
    <w:p w14:paraId="04191B61" w14:textId="77777777" w:rsidR="004728DD" w:rsidRPr="00775E2D" w:rsidRDefault="004728DD" w:rsidP="004728DD">
      <w:pPr>
        <w:spacing w:after="0"/>
        <w:rPr>
          <w:rFonts w:ascii="Times New Roman" w:hAnsi="Times New Roman"/>
          <w:sz w:val="24"/>
        </w:rPr>
      </w:pPr>
      <w:hyperlink r:id="rId1036" w:history="1">
        <w:r w:rsidRPr="00775E2D">
          <w:rPr>
            <w:rFonts w:ascii="Times New Roman" w:hAnsi="Times New Roman"/>
            <w:color w:val="0000FF"/>
            <w:sz w:val="24"/>
            <w:u w:val="single"/>
          </w:rPr>
          <w:t>Laboratory Personnel, 1951 November 01</w:t>
        </w:r>
      </w:hyperlink>
    </w:p>
    <w:p w14:paraId="523BFE60" w14:textId="77777777" w:rsidR="004728DD" w:rsidRPr="00775E2D" w:rsidRDefault="004728DD" w:rsidP="004728DD">
      <w:pPr>
        <w:spacing w:after="0"/>
        <w:rPr>
          <w:rFonts w:ascii="Times New Roman" w:hAnsi="Times New Roman"/>
          <w:sz w:val="24"/>
        </w:rPr>
      </w:pPr>
      <w:hyperlink r:id="rId1037" w:history="1">
        <w:r w:rsidRPr="00775E2D">
          <w:rPr>
            <w:rFonts w:ascii="Times New Roman" w:hAnsi="Times New Roman"/>
            <w:color w:val="0000FF"/>
            <w:sz w:val="24"/>
            <w:u w:val="single"/>
          </w:rPr>
          <w:t>Storage Tubes, Phone Discussion with Dr. Rajchman, R.C.A., 1946 November 06</w:t>
        </w:r>
      </w:hyperlink>
    </w:p>
    <w:p w14:paraId="629A942C" w14:textId="77777777" w:rsidR="004728DD" w:rsidRPr="00775E2D" w:rsidRDefault="004728DD" w:rsidP="004728DD">
      <w:pPr>
        <w:spacing w:after="0"/>
        <w:rPr>
          <w:rFonts w:ascii="Times New Roman" w:hAnsi="Times New Roman"/>
          <w:sz w:val="24"/>
        </w:rPr>
      </w:pPr>
      <w:hyperlink r:id="rId1038" w:history="1">
        <w:r w:rsidRPr="00775E2D">
          <w:rPr>
            <w:rFonts w:ascii="Times New Roman" w:hAnsi="Times New Roman"/>
            <w:color w:val="0000FF"/>
            <w:sz w:val="24"/>
            <w:u w:val="single"/>
          </w:rPr>
          <w:t>Laboratory Contracts, Accounts and Bi-weekly Reports, 1951</w:t>
        </w:r>
      </w:hyperlink>
    </w:p>
    <w:p w14:paraId="5F333A05" w14:textId="77777777" w:rsidR="004728DD" w:rsidRPr="00775E2D" w:rsidRDefault="004728DD" w:rsidP="004728DD">
      <w:pPr>
        <w:spacing w:after="0"/>
        <w:rPr>
          <w:rFonts w:ascii="Times New Roman" w:hAnsi="Times New Roman"/>
          <w:sz w:val="24"/>
        </w:rPr>
      </w:pPr>
      <w:hyperlink r:id="rId1039" w:history="1">
        <w:r w:rsidRPr="00775E2D">
          <w:rPr>
            <w:rFonts w:ascii="Times New Roman" w:hAnsi="Times New Roman"/>
            <w:color w:val="0000FF"/>
            <w:sz w:val="24"/>
            <w:u w:val="single"/>
          </w:rPr>
          <w:t>Distribution of Internal Memorandums, 1949 November 25</w:t>
        </w:r>
      </w:hyperlink>
    </w:p>
    <w:p w14:paraId="4B45AA15" w14:textId="77777777" w:rsidR="004728DD" w:rsidRPr="00775E2D" w:rsidRDefault="004728DD" w:rsidP="004728DD">
      <w:pPr>
        <w:spacing w:after="0"/>
        <w:rPr>
          <w:rFonts w:ascii="Times New Roman" w:hAnsi="Times New Roman"/>
          <w:sz w:val="24"/>
        </w:rPr>
      </w:pPr>
      <w:hyperlink r:id="rId1040" w:history="1">
        <w:r w:rsidRPr="00775E2D">
          <w:rPr>
            <w:rFonts w:ascii="Times New Roman" w:hAnsi="Times New Roman"/>
            <w:color w:val="0000FF"/>
            <w:sz w:val="24"/>
            <w:u w:val="single"/>
          </w:rPr>
          <w:t>Nondestructive Sensing of Magnetic Cores, 1952 March 24</w:t>
        </w:r>
      </w:hyperlink>
    </w:p>
    <w:p w14:paraId="4A9AC06B" w14:textId="77777777" w:rsidR="004728DD" w:rsidRPr="00775E2D" w:rsidRDefault="004728DD" w:rsidP="004728DD">
      <w:pPr>
        <w:spacing w:after="0"/>
        <w:rPr>
          <w:rFonts w:ascii="Times New Roman" w:hAnsi="Times New Roman"/>
          <w:sz w:val="24"/>
        </w:rPr>
      </w:pPr>
      <w:hyperlink r:id="rId1041" w:history="1">
        <w:r w:rsidRPr="00775E2D">
          <w:rPr>
            <w:rFonts w:ascii="Times New Roman" w:hAnsi="Times New Roman"/>
            <w:color w:val="0000FF"/>
            <w:sz w:val="24"/>
            <w:u w:val="single"/>
          </w:rPr>
          <w:t>Index to Project Whirlwind Publications, 1947 October 26</w:t>
        </w:r>
      </w:hyperlink>
    </w:p>
    <w:p w14:paraId="2DD4AC14" w14:textId="77777777" w:rsidR="004728DD" w:rsidRPr="00775E2D" w:rsidRDefault="004728DD" w:rsidP="004728DD">
      <w:pPr>
        <w:spacing w:after="0"/>
        <w:rPr>
          <w:rFonts w:ascii="Times New Roman" w:hAnsi="Times New Roman"/>
          <w:sz w:val="24"/>
        </w:rPr>
      </w:pPr>
      <w:hyperlink r:id="rId1042" w:history="1">
        <w:r w:rsidRPr="00775E2D">
          <w:rPr>
            <w:rFonts w:ascii="Times New Roman" w:hAnsi="Times New Roman"/>
            <w:color w:val="0000FF"/>
            <w:sz w:val="24"/>
            <w:u w:val="single"/>
          </w:rPr>
          <w:t>Distribution Procedure for Division 6 Memoranda, 1955 March 31</w:t>
        </w:r>
      </w:hyperlink>
    </w:p>
    <w:p w14:paraId="52DA419F" w14:textId="77777777" w:rsidR="004728DD" w:rsidRPr="00775E2D" w:rsidRDefault="004728DD" w:rsidP="004728DD">
      <w:pPr>
        <w:spacing w:after="0"/>
        <w:rPr>
          <w:rFonts w:ascii="Times New Roman" w:hAnsi="Times New Roman"/>
          <w:sz w:val="24"/>
        </w:rPr>
      </w:pPr>
      <w:hyperlink r:id="rId1043" w:history="1">
        <w:r w:rsidRPr="00775E2D">
          <w:rPr>
            <w:rFonts w:ascii="Times New Roman" w:hAnsi="Times New Roman"/>
            <w:color w:val="0000FF"/>
            <w:sz w:val="24"/>
            <w:u w:val="single"/>
          </w:rPr>
          <w:t>New Metallic Cores from Magnetic Metals, 1953 January 02</w:t>
        </w:r>
      </w:hyperlink>
    </w:p>
    <w:p w14:paraId="1A14601C" w14:textId="77777777" w:rsidR="004728DD" w:rsidRPr="00775E2D" w:rsidRDefault="004728DD" w:rsidP="004728DD">
      <w:pPr>
        <w:spacing w:after="0"/>
        <w:rPr>
          <w:rFonts w:ascii="Times New Roman" w:hAnsi="Times New Roman"/>
          <w:sz w:val="24"/>
        </w:rPr>
      </w:pPr>
      <w:hyperlink r:id="rId1044" w:history="1">
        <w:r w:rsidRPr="00775E2D">
          <w:rPr>
            <w:rFonts w:ascii="Times New Roman" w:hAnsi="Times New Roman"/>
            <w:color w:val="0000FF"/>
            <w:sz w:val="24"/>
            <w:u w:val="single"/>
          </w:rPr>
          <w:t>Discussion of 7AK7 Processing, Emporium, Pa., June 15, 1948, 1948 June 18</w:t>
        </w:r>
      </w:hyperlink>
    </w:p>
    <w:p w14:paraId="1AB7C281" w14:textId="77777777" w:rsidR="004728DD" w:rsidRPr="00775E2D" w:rsidRDefault="004728DD" w:rsidP="004728DD">
      <w:pPr>
        <w:spacing w:after="0"/>
        <w:rPr>
          <w:rFonts w:ascii="Times New Roman" w:hAnsi="Times New Roman"/>
          <w:sz w:val="24"/>
        </w:rPr>
      </w:pPr>
      <w:hyperlink r:id="rId1045" w:history="1">
        <w:r w:rsidRPr="00775E2D">
          <w:rPr>
            <w:rFonts w:ascii="Times New Roman" w:hAnsi="Times New Roman"/>
            <w:color w:val="0000FF"/>
            <w:sz w:val="24"/>
            <w:u w:val="single"/>
          </w:rPr>
          <w:t>Correspondence; MIT and Sylvania on WWI Design, 1948 October 01</w:t>
        </w:r>
      </w:hyperlink>
    </w:p>
    <w:p w14:paraId="16AD8869" w14:textId="77777777" w:rsidR="004728DD" w:rsidRPr="00775E2D" w:rsidRDefault="004728DD" w:rsidP="004728DD">
      <w:pPr>
        <w:spacing w:after="0"/>
        <w:rPr>
          <w:rFonts w:ascii="Times New Roman" w:hAnsi="Times New Roman"/>
          <w:sz w:val="24"/>
        </w:rPr>
      </w:pPr>
      <w:hyperlink r:id="rId1046" w:history="1">
        <w:r w:rsidRPr="00775E2D">
          <w:rPr>
            <w:rFonts w:ascii="Times New Roman" w:hAnsi="Times New Roman"/>
            <w:color w:val="0000FF"/>
            <w:sz w:val="24"/>
            <w:u w:val="single"/>
          </w:rPr>
          <w:t>Progress Report to the Department Committee on Graduate Study and Research, 1950 July 05</w:t>
        </w:r>
      </w:hyperlink>
    </w:p>
    <w:p w14:paraId="1A56EACE" w14:textId="77777777" w:rsidR="004728DD" w:rsidRPr="00775E2D" w:rsidRDefault="004728DD" w:rsidP="004728DD">
      <w:pPr>
        <w:spacing w:after="0"/>
        <w:rPr>
          <w:rFonts w:ascii="Times New Roman" w:hAnsi="Times New Roman"/>
          <w:sz w:val="24"/>
        </w:rPr>
      </w:pPr>
      <w:hyperlink r:id="rId1047" w:history="1">
        <w:r w:rsidRPr="00775E2D">
          <w:rPr>
            <w:rFonts w:ascii="Times New Roman" w:hAnsi="Times New Roman"/>
            <w:color w:val="0000FF"/>
            <w:sz w:val="24"/>
            <w:u w:val="single"/>
          </w:rPr>
          <w:t>New Funds Under Contract AF 19(122)-458, DIC 6889, 1951 May 07</w:t>
        </w:r>
      </w:hyperlink>
    </w:p>
    <w:p w14:paraId="137A9F54" w14:textId="77777777" w:rsidR="004728DD" w:rsidRPr="00775E2D" w:rsidRDefault="004728DD" w:rsidP="004728DD">
      <w:pPr>
        <w:spacing w:after="0"/>
        <w:rPr>
          <w:rFonts w:ascii="Times New Roman" w:hAnsi="Times New Roman"/>
          <w:sz w:val="24"/>
        </w:rPr>
      </w:pPr>
      <w:hyperlink r:id="rId1048" w:history="1">
        <w:r w:rsidRPr="00775E2D">
          <w:rPr>
            <w:rFonts w:ascii="Times New Roman" w:hAnsi="Times New Roman"/>
            <w:color w:val="0000FF"/>
            <w:sz w:val="24"/>
            <w:u w:val="single"/>
          </w:rPr>
          <w:t>Division Organization, 1950 June 30</w:t>
        </w:r>
      </w:hyperlink>
    </w:p>
    <w:p w14:paraId="623F1FB9" w14:textId="77777777" w:rsidR="004728DD" w:rsidRPr="00775E2D" w:rsidRDefault="004728DD" w:rsidP="004728DD">
      <w:pPr>
        <w:spacing w:after="0"/>
        <w:rPr>
          <w:rFonts w:ascii="Times New Roman" w:hAnsi="Times New Roman"/>
          <w:sz w:val="24"/>
        </w:rPr>
      </w:pPr>
      <w:hyperlink r:id="rId1049" w:history="1">
        <w:r w:rsidRPr="00775E2D">
          <w:rPr>
            <w:rFonts w:ascii="Times New Roman" w:hAnsi="Times New Roman"/>
            <w:color w:val="0000FF"/>
            <w:sz w:val="24"/>
            <w:u w:val="single"/>
          </w:rPr>
          <w:t>Electronic Computer Division Personnel, 1950 February 01</w:t>
        </w:r>
      </w:hyperlink>
    </w:p>
    <w:p w14:paraId="2AB0DD9E" w14:textId="77777777" w:rsidR="004728DD" w:rsidRPr="00775E2D" w:rsidRDefault="004728DD" w:rsidP="004728DD">
      <w:pPr>
        <w:spacing w:after="0"/>
        <w:rPr>
          <w:rFonts w:ascii="Times New Roman" w:hAnsi="Times New Roman"/>
          <w:sz w:val="24"/>
        </w:rPr>
      </w:pPr>
      <w:hyperlink r:id="rId1050" w:history="1">
        <w:r w:rsidRPr="00775E2D">
          <w:rPr>
            <w:rFonts w:ascii="Times New Roman" w:hAnsi="Times New Roman"/>
            <w:color w:val="0000FF"/>
            <w:sz w:val="24"/>
            <w:u w:val="single"/>
          </w:rPr>
          <w:t xml:space="preserve">RCA </w:t>
        </w:r>
        <w:proofErr w:type="spellStart"/>
        <w:r w:rsidRPr="00775E2D">
          <w:rPr>
            <w:rFonts w:ascii="Times New Roman" w:hAnsi="Times New Roman"/>
            <w:color w:val="0000FF"/>
            <w:sz w:val="24"/>
            <w:u w:val="single"/>
          </w:rPr>
          <w:t>Selectron</w:t>
        </w:r>
        <w:proofErr w:type="spellEnd"/>
        <w:r w:rsidRPr="00775E2D">
          <w:rPr>
            <w:rFonts w:ascii="Times New Roman" w:hAnsi="Times New Roman"/>
            <w:color w:val="0000FF"/>
            <w:sz w:val="24"/>
            <w:u w:val="single"/>
          </w:rPr>
          <w:t xml:space="preserve"> Storage Tube, 1946 June 18</w:t>
        </w:r>
      </w:hyperlink>
    </w:p>
    <w:p w14:paraId="5E32AEF8" w14:textId="77777777" w:rsidR="004728DD" w:rsidRPr="00775E2D" w:rsidRDefault="004728DD" w:rsidP="004728DD">
      <w:pPr>
        <w:spacing w:after="0"/>
        <w:rPr>
          <w:rFonts w:ascii="Times New Roman" w:hAnsi="Times New Roman"/>
          <w:sz w:val="24"/>
        </w:rPr>
      </w:pPr>
      <w:hyperlink r:id="rId1051" w:history="1">
        <w:r w:rsidRPr="00775E2D">
          <w:rPr>
            <w:rFonts w:ascii="Times New Roman" w:hAnsi="Times New Roman"/>
            <w:color w:val="0000FF"/>
            <w:sz w:val="24"/>
            <w:u w:val="single"/>
          </w:rPr>
          <w:t>Conference at Eastman Kodak Co., August 1, 1949, 1949 August 04</w:t>
        </w:r>
      </w:hyperlink>
    </w:p>
    <w:p w14:paraId="596F3F40" w14:textId="77777777" w:rsidR="004728DD" w:rsidRPr="00775E2D" w:rsidRDefault="004728DD" w:rsidP="004728DD">
      <w:pPr>
        <w:spacing w:after="0"/>
        <w:rPr>
          <w:rFonts w:ascii="Times New Roman" w:hAnsi="Times New Roman"/>
          <w:sz w:val="24"/>
        </w:rPr>
      </w:pPr>
      <w:hyperlink r:id="rId1052" w:history="1">
        <w:r w:rsidRPr="00775E2D">
          <w:rPr>
            <w:rFonts w:ascii="Times New Roman" w:hAnsi="Times New Roman"/>
            <w:color w:val="0000FF"/>
            <w:sz w:val="24"/>
            <w:u w:val="single"/>
          </w:rPr>
          <w:t>The Mirror: A Proposed Simplified Symbol for Magnetic Circuits, 1952 August 14</w:t>
        </w:r>
      </w:hyperlink>
    </w:p>
    <w:p w14:paraId="1BDA6E51" w14:textId="77777777" w:rsidR="004728DD" w:rsidRPr="00775E2D" w:rsidRDefault="004728DD" w:rsidP="004728DD">
      <w:pPr>
        <w:spacing w:after="0"/>
        <w:rPr>
          <w:rFonts w:ascii="Times New Roman" w:hAnsi="Times New Roman"/>
          <w:sz w:val="24"/>
        </w:rPr>
      </w:pPr>
      <w:hyperlink r:id="rId1053" w:history="1">
        <w:r w:rsidRPr="00775E2D">
          <w:rPr>
            <w:rFonts w:ascii="Times New Roman" w:hAnsi="Times New Roman"/>
            <w:color w:val="0000FF"/>
            <w:sz w:val="24"/>
            <w:u w:val="single"/>
          </w:rPr>
          <w:t>Visit to the 1101 Computer, 1951 July 11</w:t>
        </w:r>
      </w:hyperlink>
    </w:p>
    <w:p w14:paraId="25C6DAC4" w14:textId="77777777" w:rsidR="004728DD" w:rsidRPr="00775E2D" w:rsidRDefault="004728DD" w:rsidP="004728DD">
      <w:pPr>
        <w:spacing w:after="0"/>
        <w:rPr>
          <w:rFonts w:ascii="Times New Roman" w:hAnsi="Times New Roman"/>
          <w:sz w:val="24"/>
        </w:rPr>
      </w:pPr>
      <w:hyperlink r:id="rId1054" w:history="1">
        <w:r w:rsidRPr="00775E2D">
          <w:rPr>
            <w:rFonts w:ascii="Times New Roman" w:hAnsi="Times New Roman"/>
            <w:color w:val="0000FF"/>
            <w:sz w:val="24"/>
            <w:u w:val="single"/>
          </w:rPr>
          <w:t>Paper on Ferromagnetic and Ferroelectric Memory Devices, 1952 August 06</w:t>
        </w:r>
      </w:hyperlink>
    </w:p>
    <w:p w14:paraId="58C353AA" w14:textId="77777777" w:rsidR="004728DD" w:rsidRPr="00775E2D" w:rsidRDefault="004728DD" w:rsidP="004728DD">
      <w:pPr>
        <w:spacing w:after="0"/>
        <w:rPr>
          <w:rFonts w:ascii="Times New Roman" w:hAnsi="Times New Roman"/>
          <w:sz w:val="24"/>
        </w:rPr>
      </w:pPr>
      <w:hyperlink r:id="rId1055" w:history="1">
        <w:r w:rsidRPr="00775E2D">
          <w:rPr>
            <w:rFonts w:ascii="Times New Roman" w:hAnsi="Times New Roman"/>
            <w:color w:val="0000FF"/>
            <w:sz w:val="24"/>
            <w:u w:val="single"/>
          </w:rPr>
          <w:t>6345 Personnel, Barta Building, 1948 December 01</w:t>
        </w:r>
      </w:hyperlink>
    </w:p>
    <w:p w14:paraId="586D7F04" w14:textId="77777777" w:rsidR="004728DD" w:rsidRPr="00775E2D" w:rsidRDefault="004728DD" w:rsidP="004728DD">
      <w:pPr>
        <w:spacing w:after="0"/>
        <w:rPr>
          <w:rFonts w:ascii="Times New Roman" w:hAnsi="Times New Roman"/>
          <w:sz w:val="24"/>
        </w:rPr>
      </w:pPr>
      <w:hyperlink r:id="rId1056" w:history="1">
        <w:r w:rsidRPr="00775E2D">
          <w:rPr>
            <w:rFonts w:ascii="Times New Roman" w:hAnsi="Times New Roman"/>
            <w:color w:val="0000FF"/>
            <w:sz w:val="24"/>
            <w:u w:val="single"/>
          </w:rPr>
          <w:t>Meeting of the Mathematical Computing Advisory Panel, June 8, 1950, 1950 June 15</w:t>
        </w:r>
      </w:hyperlink>
    </w:p>
    <w:p w14:paraId="7BAEA99F" w14:textId="77777777" w:rsidR="004728DD" w:rsidRPr="00775E2D" w:rsidRDefault="004728DD" w:rsidP="004728DD">
      <w:pPr>
        <w:spacing w:after="0"/>
        <w:rPr>
          <w:rFonts w:ascii="Times New Roman" w:hAnsi="Times New Roman"/>
          <w:sz w:val="24"/>
        </w:rPr>
      </w:pPr>
      <w:hyperlink r:id="rId1057" w:history="1">
        <w:r w:rsidRPr="00775E2D">
          <w:rPr>
            <w:rFonts w:ascii="Times New Roman" w:hAnsi="Times New Roman"/>
            <w:color w:val="0000FF"/>
            <w:sz w:val="24"/>
            <w:u w:val="single"/>
          </w:rPr>
          <w:t>Moving to Barta Building, 1947 September 08</w:t>
        </w:r>
      </w:hyperlink>
    </w:p>
    <w:p w14:paraId="76AE2B8D" w14:textId="77777777" w:rsidR="004728DD" w:rsidRPr="00775E2D" w:rsidRDefault="004728DD" w:rsidP="004728DD">
      <w:pPr>
        <w:spacing w:after="0"/>
        <w:rPr>
          <w:rFonts w:ascii="Times New Roman" w:hAnsi="Times New Roman"/>
          <w:sz w:val="24"/>
        </w:rPr>
      </w:pPr>
      <w:hyperlink r:id="rId1058" w:history="1">
        <w:r w:rsidRPr="00775E2D">
          <w:rPr>
            <w:rFonts w:ascii="Times New Roman" w:hAnsi="Times New Roman"/>
            <w:color w:val="0000FF"/>
            <w:sz w:val="24"/>
            <w:u w:val="single"/>
          </w:rPr>
          <w:t>Electronic Computer Division Personnel, 1951 September 01</w:t>
        </w:r>
      </w:hyperlink>
    </w:p>
    <w:p w14:paraId="12C9A48E" w14:textId="77777777" w:rsidR="004728DD" w:rsidRPr="00775E2D" w:rsidRDefault="004728DD" w:rsidP="004728DD">
      <w:pPr>
        <w:spacing w:after="0"/>
        <w:rPr>
          <w:rFonts w:ascii="Times New Roman" w:hAnsi="Times New Roman"/>
          <w:sz w:val="24"/>
        </w:rPr>
      </w:pPr>
      <w:hyperlink r:id="rId1059" w:history="1">
        <w:r w:rsidRPr="00775E2D">
          <w:rPr>
            <w:rFonts w:ascii="Times New Roman" w:hAnsi="Times New Roman"/>
            <w:color w:val="0000FF"/>
            <w:sz w:val="24"/>
            <w:u w:val="single"/>
          </w:rPr>
          <w:t>Barta Building Guard Instruction, 1953 April 01</w:t>
        </w:r>
      </w:hyperlink>
    </w:p>
    <w:p w14:paraId="5CBA9774" w14:textId="77777777" w:rsidR="004728DD" w:rsidRPr="00775E2D" w:rsidRDefault="004728DD" w:rsidP="004728DD">
      <w:pPr>
        <w:spacing w:after="0"/>
        <w:rPr>
          <w:rFonts w:ascii="Times New Roman" w:hAnsi="Times New Roman"/>
          <w:sz w:val="24"/>
        </w:rPr>
      </w:pPr>
      <w:hyperlink r:id="rId1060" w:history="1">
        <w:r w:rsidRPr="00775E2D">
          <w:rPr>
            <w:rFonts w:ascii="Times New Roman" w:hAnsi="Times New Roman"/>
            <w:color w:val="0000FF"/>
            <w:sz w:val="24"/>
            <w:u w:val="single"/>
          </w:rPr>
          <w:t>Bi-weekly Reports, 1952 October 06</w:t>
        </w:r>
      </w:hyperlink>
    </w:p>
    <w:p w14:paraId="7D511BFF" w14:textId="77777777" w:rsidR="004728DD" w:rsidRPr="00775E2D" w:rsidRDefault="004728DD" w:rsidP="004728DD">
      <w:pPr>
        <w:spacing w:after="0"/>
        <w:rPr>
          <w:rFonts w:ascii="Times New Roman" w:hAnsi="Times New Roman"/>
          <w:sz w:val="24"/>
        </w:rPr>
      </w:pPr>
      <w:hyperlink r:id="rId1061" w:history="1">
        <w:r w:rsidRPr="00775E2D">
          <w:rPr>
            <w:rFonts w:ascii="Times New Roman" w:hAnsi="Times New Roman"/>
            <w:color w:val="0000FF"/>
            <w:sz w:val="24"/>
            <w:u w:val="single"/>
          </w:rPr>
          <w:t>WW1 Operating Speed, 1951 December 21</w:t>
        </w:r>
      </w:hyperlink>
    </w:p>
    <w:p w14:paraId="2BAC0431" w14:textId="77777777" w:rsidR="004728DD" w:rsidRPr="00775E2D" w:rsidRDefault="004728DD" w:rsidP="004728DD">
      <w:pPr>
        <w:spacing w:after="0"/>
        <w:rPr>
          <w:rFonts w:ascii="Times New Roman" w:hAnsi="Times New Roman"/>
          <w:sz w:val="24"/>
        </w:rPr>
      </w:pPr>
      <w:hyperlink r:id="rId1062" w:history="1">
        <w:r w:rsidRPr="00775E2D">
          <w:rPr>
            <w:rFonts w:ascii="Times New Roman" w:hAnsi="Times New Roman"/>
            <w:color w:val="0000FF"/>
            <w:sz w:val="24"/>
            <w:u w:val="single"/>
          </w:rPr>
          <w:t>Quarterly Report, Contract N5ori-06002, October through December 1950, 1951</w:t>
        </w:r>
      </w:hyperlink>
    </w:p>
    <w:p w14:paraId="01299DB4" w14:textId="77777777" w:rsidR="004728DD" w:rsidRPr="00775E2D" w:rsidRDefault="004728DD" w:rsidP="004728DD">
      <w:pPr>
        <w:spacing w:after="0"/>
        <w:rPr>
          <w:rFonts w:ascii="Times New Roman" w:hAnsi="Times New Roman"/>
          <w:sz w:val="24"/>
        </w:rPr>
      </w:pPr>
      <w:hyperlink r:id="rId1063" w:history="1">
        <w:r w:rsidRPr="00775E2D">
          <w:rPr>
            <w:rFonts w:ascii="Times New Roman" w:hAnsi="Times New Roman"/>
            <w:color w:val="0000FF"/>
            <w:sz w:val="24"/>
            <w:u w:val="single"/>
          </w:rPr>
          <w:t xml:space="preserve">Division 6 Move </w:t>
        </w:r>
        <w:proofErr w:type="gramStart"/>
        <w:r w:rsidRPr="00775E2D">
          <w:rPr>
            <w:rFonts w:ascii="Times New Roman" w:hAnsi="Times New Roman"/>
            <w:color w:val="0000FF"/>
            <w:sz w:val="24"/>
            <w:u w:val="single"/>
          </w:rPr>
          <w:t>To</w:t>
        </w:r>
        <w:proofErr w:type="gramEnd"/>
        <w:r w:rsidRPr="00775E2D">
          <w:rPr>
            <w:rFonts w:ascii="Times New Roman" w:hAnsi="Times New Roman"/>
            <w:color w:val="0000FF"/>
            <w:sz w:val="24"/>
            <w:u w:val="single"/>
          </w:rPr>
          <w:t xml:space="preserve"> Lexington, 1953 May 26</w:t>
        </w:r>
      </w:hyperlink>
    </w:p>
    <w:p w14:paraId="3493A3F6" w14:textId="77777777" w:rsidR="004728DD" w:rsidRPr="00775E2D" w:rsidRDefault="004728DD" w:rsidP="004728DD">
      <w:pPr>
        <w:spacing w:after="0"/>
        <w:rPr>
          <w:rFonts w:ascii="Times New Roman" w:hAnsi="Times New Roman"/>
          <w:sz w:val="24"/>
        </w:rPr>
      </w:pPr>
      <w:hyperlink r:id="rId1064" w:history="1">
        <w:r w:rsidRPr="00775E2D">
          <w:rPr>
            <w:rFonts w:ascii="Times New Roman" w:hAnsi="Times New Roman"/>
            <w:color w:val="0000FF"/>
            <w:sz w:val="24"/>
            <w:u w:val="single"/>
          </w:rPr>
          <w:t>Visitors, 1953 July 15</w:t>
        </w:r>
      </w:hyperlink>
    </w:p>
    <w:p w14:paraId="1F05D63C" w14:textId="77777777" w:rsidR="004728DD" w:rsidRPr="00775E2D" w:rsidRDefault="004728DD" w:rsidP="004728DD">
      <w:pPr>
        <w:spacing w:after="0"/>
        <w:rPr>
          <w:rFonts w:ascii="Times New Roman" w:hAnsi="Times New Roman"/>
          <w:sz w:val="24"/>
        </w:rPr>
      </w:pPr>
      <w:hyperlink r:id="rId1065" w:history="1">
        <w:r w:rsidRPr="00775E2D">
          <w:rPr>
            <w:rFonts w:ascii="Times New Roman" w:hAnsi="Times New Roman"/>
            <w:color w:val="0000FF"/>
            <w:sz w:val="24"/>
            <w:u w:val="single"/>
          </w:rPr>
          <w:t>Preliminary Report - Temperature Effects In MTC-Type Ferrite Cores, 1953 June 26</w:t>
        </w:r>
      </w:hyperlink>
    </w:p>
    <w:p w14:paraId="3DF86DD0" w14:textId="77777777" w:rsidR="004728DD" w:rsidRPr="00775E2D" w:rsidRDefault="004728DD" w:rsidP="004728DD">
      <w:pPr>
        <w:spacing w:after="0"/>
        <w:rPr>
          <w:rFonts w:ascii="Times New Roman" w:hAnsi="Times New Roman"/>
          <w:sz w:val="24"/>
        </w:rPr>
      </w:pPr>
      <w:hyperlink r:id="rId1066" w:history="1">
        <w:r w:rsidRPr="00775E2D">
          <w:rPr>
            <w:rFonts w:ascii="Times New Roman" w:hAnsi="Times New Roman"/>
            <w:color w:val="0000FF"/>
            <w:sz w:val="24"/>
            <w:u w:val="single"/>
          </w:rPr>
          <w:t>Quarterly Report, Contract N5ori-06002 July to September 1950, 1950</w:t>
        </w:r>
      </w:hyperlink>
    </w:p>
    <w:p w14:paraId="7E99949F" w14:textId="77777777" w:rsidR="004728DD" w:rsidRPr="00775E2D" w:rsidRDefault="004728DD" w:rsidP="004728DD">
      <w:pPr>
        <w:spacing w:after="0"/>
        <w:rPr>
          <w:rFonts w:ascii="Times New Roman" w:hAnsi="Times New Roman"/>
          <w:sz w:val="24"/>
        </w:rPr>
      </w:pPr>
      <w:hyperlink r:id="rId1067" w:history="1">
        <w:r w:rsidRPr="00775E2D">
          <w:rPr>
            <w:rFonts w:ascii="Times New Roman" w:hAnsi="Times New Roman"/>
            <w:color w:val="0000FF"/>
            <w:sz w:val="24"/>
            <w:u w:val="single"/>
          </w:rPr>
          <w:t>Fourth Meeting on Air Defense Computer, 1951 November 08</w:t>
        </w:r>
      </w:hyperlink>
    </w:p>
    <w:p w14:paraId="64E78801" w14:textId="77777777" w:rsidR="004728DD" w:rsidRPr="00775E2D" w:rsidRDefault="004728DD" w:rsidP="004728DD">
      <w:pPr>
        <w:spacing w:after="0"/>
        <w:rPr>
          <w:rFonts w:ascii="Times New Roman" w:hAnsi="Times New Roman"/>
          <w:sz w:val="24"/>
        </w:rPr>
      </w:pPr>
      <w:hyperlink r:id="rId1068" w:history="1">
        <w:r w:rsidRPr="00775E2D">
          <w:rPr>
            <w:rFonts w:ascii="Times New Roman" w:hAnsi="Times New Roman"/>
            <w:color w:val="0000FF"/>
            <w:sz w:val="24"/>
            <w:u w:val="single"/>
          </w:rPr>
          <w:t xml:space="preserve">Conference On Vacuum-tube Problems </w:t>
        </w:r>
        <w:proofErr w:type="gramStart"/>
        <w:r w:rsidRPr="00775E2D">
          <w:rPr>
            <w:rFonts w:ascii="Times New Roman" w:hAnsi="Times New Roman"/>
            <w:color w:val="0000FF"/>
            <w:sz w:val="24"/>
            <w:u w:val="single"/>
          </w:rPr>
          <w:t>At</w:t>
        </w:r>
        <w:proofErr w:type="gramEnd"/>
        <w:r w:rsidRPr="00775E2D">
          <w:rPr>
            <w:rFonts w:ascii="Times New Roman" w:hAnsi="Times New Roman"/>
            <w:color w:val="0000FF"/>
            <w:sz w:val="24"/>
            <w:u w:val="single"/>
          </w:rPr>
          <w:t xml:space="preserve"> Sylvania - Emporium, 1949 October 20</w:t>
        </w:r>
      </w:hyperlink>
    </w:p>
    <w:p w14:paraId="21596C1A" w14:textId="77777777" w:rsidR="004728DD" w:rsidRPr="00775E2D" w:rsidRDefault="004728DD" w:rsidP="004728DD">
      <w:pPr>
        <w:spacing w:after="0"/>
        <w:rPr>
          <w:rFonts w:ascii="Times New Roman" w:hAnsi="Times New Roman"/>
          <w:sz w:val="24"/>
        </w:rPr>
      </w:pPr>
      <w:hyperlink r:id="rId1069" w:history="1">
        <w:r w:rsidRPr="00775E2D">
          <w:rPr>
            <w:rFonts w:ascii="Times New Roman" w:hAnsi="Times New Roman"/>
            <w:color w:val="0000FF"/>
            <w:sz w:val="24"/>
            <w:u w:val="single"/>
          </w:rPr>
          <w:t>A Coincident-Current Magnetic Memory Unit, 1950 September 11</w:t>
        </w:r>
      </w:hyperlink>
    </w:p>
    <w:p w14:paraId="7E94DDD6" w14:textId="77777777" w:rsidR="004728DD" w:rsidRPr="00775E2D" w:rsidRDefault="004728DD" w:rsidP="004728DD">
      <w:pPr>
        <w:spacing w:after="0"/>
        <w:rPr>
          <w:rFonts w:ascii="Times New Roman" w:hAnsi="Times New Roman"/>
          <w:sz w:val="24"/>
        </w:rPr>
      </w:pPr>
      <w:hyperlink r:id="rId1070" w:history="1">
        <w:r w:rsidRPr="00775E2D">
          <w:rPr>
            <w:rFonts w:ascii="Times New Roman" w:hAnsi="Times New Roman"/>
            <w:color w:val="0000FF"/>
            <w:sz w:val="24"/>
            <w:u w:val="single"/>
          </w:rPr>
          <w:t>Change In Laboratory Name, 1951 September 20</w:t>
        </w:r>
      </w:hyperlink>
    </w:p>
    <w:p w14:paraId="300F4405" w14:textId="77777777" w:rsidR="004728DD" w:rsidRPr="00775E2D" w:rsidRDefault="004728DD" w:rsidP="004728DD">
      <w:pPr>
        <w:spacing w:after="0"/>
        <w:rPr>
          <w:rFonts w:ascii="Times New Roman" w:hAnsi="Times New Roman"/>
          <w:sz w:val="24"/>
        </w:rPr>
      </w:pPr>
      <w:hyperlink r:id="rId1071" w:history="1">
        <w:r w:rsidRPr="00775E2D">
          <w:rPr>
            <w:rFonts w:ascii="Times New Roman" w:hAnsi="Times New Roman"/>
            <w:color w:val="0000FF"/>
            <w:sz w:val="24"/>
            <w:u w:val="single"/>
          </w:rPr>
          <w:t>Electronic Computer Division Personnel, 1951 January 01</w:t>
        </w:r>
      </w:hyperlink>
    </w:p>
    <w:p w14:paraId="54B12F3C" w14:textId="77777777" w:rsidR="004728DD" w:rsidRPr="00775E2D" w:rsidRDefault="004728DD" w:rsidP="004728DD">
      <w:pPr>
        <w:spacing w:after="0"/>
        <w:rPr>
          <w:rFonts w:ascii="Times New Roman" w:hAnsi="Times New Roman"/>
          <w:sz w:val="24"/>
        </w:rPr>
      </w:pPr>
      <w:hyperlink r:id="rId1072" w:history="1">
        <w:r w:rsidRPr="00775E2D">
          <w:rPr>
            <w:rFonts w:ascii="Times New Roman" w:hAnsi="Times New Roman"/>
            <w:color w:val="0000FF"/>
            <w:sz w:val="24"/>
            <w:u w:val="single"/>
          </w:rPr>
          <w:t>Library Organization, 1949 April 28</w:t>
        </w:r>
      </w:hyperlink>
    </w:p>
    <w:p w14:paraId="2C6DEC36" w14:textId="77777777" w:rsidR="004728DD" w:rsidRPr="00775E2D" w:rsidRDefault="004728DD" w:rsidP="004728DD">
      <w:pPr>
        <w:spacing w:after="0"/>
        <w:rPr>
          <w:rFonts w:ascii="Times New Roman" w:hAnsi="Times New Roman"/>
          <w:sz w:val="24"/>
        </w:rPr>
      </w:pPr>
      <w:hyperlink r:id="rId1073" w:history="1">
        <w:r w:rsidRPr="00775E2D">
          <w:rPr>
            <w:rFonts w:ascii="Times New Roman" w:hAnsi="Times New Roman"/>
            <w:color w:val="0000FF"/>
            <w:sz w:val="24"/>
            <w:u w:val="single"/>
          </w:rPr>
          <w:t>Magnetic and Dielectric Amplifiers, 1952 August 28</w:t>
        </w:r>
      </w:hyperlink>
    </w:p>
    <w:p w14:paraId="100B9E2D" w14:textId="77777777" w:rsidR="004728DD" w:rsidRPr="00775E2D" w:rsidRDefault="004728DD" w:rsidP="004728DD">
      <w:pPr>
        <w:spacing w:after="0"/>
        <w:rPr>
          <w:rFonts w:ascii="Times New Roman" w:hAnsi="Times New Roman"/>
          <w:sz w:val="24"/>
        </w:rPr>
      </w:pPr>
      <w:hyperlink r:id="rId1074" w:history="1">
        <w:r w:rsidRPr="00775E2D">
          <w:rPr>
            <w:rFonts w:ascii="Times New Roman" w:hAnsi="Times New Roman"/>
            <w:color w:val="0000FF"/>
            <w:sz w:val="24"/>
            <w:u w:val="single"/>
          </w:rPr>
          <w:t>Group 63 Seminar on Magnetism, XV, 1952 December 09</w:t>
        </w:r>
      </w:hyperlink>
    </w:p>
    <w:p w14:paraId="28BFCD8F" w14:textId="77777777" w:rsidR="004728DD" w:rsidRPr="00775E2D" w:rsidRDefault="004728DD" w:rsidP="004728DD">
      <w:pPr>
        <w:spacing w:after="0"/>
        <w:rPr>
          <w:rFonts w:ascii="Times New Roman" w:hAnsi="Times New Roman"/>
          <w:sz w:val="24"/>
        </w:rPr>
      </w:pPr>
      <w:hyperlink r:id="rId1075" w:history="1">
        <w:r w:rsidRPr="00775E2D">
          <w:rPr>
            <w:rFonts w:ascii="Times New Roman" w:hAnsi="Times New Roman"/>
            <w:color w:val="0000FF"/>
            <w:sz w:val="24"/>
            <w:u w:val="single"/>
          </w:rPr>
          <w:t>Group 63 Seminar on Magnetism VII, 1952 October 27</w:t>
        </w:r>
      </w:hyperlink>
    </w:p>
    <w:p w14:paraId="613DBD0A" w14:textId="77777777" w:rsidR="004728DD" w:rsidRPr="00775E2D" w:rsidRDefault="004728DD" w:rsidP="004728DD">
      <w:pPr>
        <w:spacing w:after="0"/>
        <w:rPr>
          <w:rFonts w:ascii="Times New Roman" w:hAnsi="Times New Roman"/>
          <w:sz w:val="24"/>
        </w:rPr>
      </w:pPr>
      <w:hyperlink r:id="rId1076" w:history="1">
        <w:r w:rsidRPr="00775E2D">
          <w:rPr>
            <w:rFonts w:ascii="Times New Roman" w:hAnsi="Times New Roman"/>
            <w:color w:val="0000FF"/>
            <w:sz w:val="24"/>
            <w:u w:val="single"/>
          </w:rPr>
          <w:t>Procedure for Preparing and Stripping Wires for MTC Memory Planes, 1953 April 06</w:t>
        </w:r>
      </w:hyperlink>
    </w:p>
    <w:p w14:paraId="188A1D86" w14:textId="77777777" w:rsidR="004728DD" w:rsidRPr="00775E2D" w:rsidRDefault="004728DD" w:rsidP="004728DD">
      <w:pPr>
        <w:spacing w:after="0"/>
        <w:rPr>
          <w:rFonts w:ascii="Times New Roman" w:hAnsi="Times New Roman"/>
          <w:sz w:val="24"/>
        </w:rPr>
      </w:pPr>
      <w:hyperlink r:id="rId1077" w:history="1">
        <w:r w:rsidRPr="00775E2D">
          <w:rPr>
            <w:rFonts w:ascii="Times New Roman" w:hAnsi="Times New Roman"/>
            <w:color w:val="0000FF"/>
            <w:sz w:val="24"/>
            <w:u w:val="single"/>
          </w:rPr>
          <w:t>Internal Reports of the Transistor Group, 1952 April 24</w:t>
        </w:r>
      </w:hyperlink>
    </w:p>
    <w:p w14:paraId="059B5EF2" w14:textId="77777777" w:rsidR="004728DD" w:rsidRPr="00775E2D" w:rsidRDefault="004728DD" w:rsidP="004728DD">
      <w:pPr>
        <w:spacing w:after="0"/>
        <w:rPr>
          <w:rFonts w:ascii="Times New Roman" w:hAnsi="Times New Roman"/>
          <w:sz w:val="24"/>
        </w:rPr>
      </w:pPr>
      <w:hyperlink r:id="rId1078" w:history="1">
        <w:r w:rsidRPr="00775E2D">
          <w:rPr>
            <w:rFonts w:ascii="Times New Roman" w:hAnsi="Times New Roman"/>
            <w:color w:val="0000FF"/>
            <w:sz w:val="24"/>
            <w:u w:val="single"/>
          </w:rPr>
          <w:t>Whirlwind II Meeting of May 23, 1952, 1952 June 10</w:t>
        </w:r>
      </w:hyperlink>
    </w:p>
    <w:p w14:paraId="34962568" w14:textId="77777777" w:rsidR="004728DD" w:rsidRPr="00775E2D" w:rsidRDefault="004728DD" w:rsidP="004728DD">
      <w:pPr>
        <w:spacing w:after="0"/>
        <w:rPr>
          <w:rFonts w:ascii="Times New Roman" w:hAnsi="Times New Roman"/>
          <w:sz w:val="24"/>
        </w:rPr>
      </w:pPr>
      <w:hyperlink r:id="rId1079" w:history="1">
        <w:r w:rsidRPr="00775E2D">
          <w:rPr>
            <w:rFonts w:ascii="Times New Roman" w:hAnsi="Times New Roman"/>
            <w:color w:val="0000FF"/>
            <w:sz w:val="24"/>
            <w:u w:val="single"/>
          </w:rPr>
          <w:t>Whirlwind II Meeting of March 28, 1952, 1952 April 01</w:t>
        </w:r>
      </w:hyperlink>
    </w:p>
    <w:p w14:paraId="7F25E929" w14:textId="77777777" w:rsidR="004728DD" w:rsidRPr="00775E2D" w:rsidRDefault="004728DD" w:rsidP="004728DD">
      <w:pPr>
        <w:spacing w:after="0"/>
        <w:rPr>
          <w:rFonts w:ascii="Times New Roman" w:hAnsi="Times New Roman"/>
          <w:sz w:val="24"/>
        </w:rPr>
      </w:pPr>
      <w:hyperlink r:id="rId1080" w:history="1">
        <w:r w:rsidRPr="00775E2D">
          <w:rPr>
            <w:rFonts w:ascii="Times New Roman" w:hAnsi="Times New Roman"/>
            <w:color w:val="0000FF"/>
            <w:sz w:val="24"/>
            <w:u w:val="single"/>
          </w:rPr>
          <w:t>Dissemination of Information on IBM 701, 1952 October 16</w:t>
        </w:r>
      </w:hyperlink>
    </w:p>
    <w:p w14:paraId="6C6EB6B0" w14:textId="77777777" w:rsidR="004728DD" w:rsidRPr="00775E2D" w:rsidRDefault="004728DD" w:rsidP="004728DD">
      <w:pPr>
        <w:spacing w:after="0"/>
        <w:rPr>
          <w:rFonts w:ascii="Times New Roman" w:hAnsi="Times New Roman"/>
          <w:sz w:val="24"/>
        </w:rPr>
      </w:pPr>
      <w:hyperlink r:id="rId1081" w:history="1">
        <w:r w:rsidRPr="00775E2D">
          <w:rPr>
            <w:rFonts w:ascii="Times New Roman" w:hAnsi="Times New Roman"/>
            <w:color w:val="0000FF"/>
            <w:sz w:val="24"/>
            <w:u w:val="single"/>
          </w:rPr>
          <w:t>Group 63 Seminar on Magnetism, XVII, 1952 December 11</w:t>
        </w:r>
      </w:hyperlink>
    </w:p>
    <w:p w14:paraId="6E63743F" w14:textId="77777777" w:rsidR="004728DD" w:rsidRPr="00775E2D" w:rsidRDefault="004728DD" w:rsidP="004728DD">
      <w:pPr>
        <w:spacing w:after="0"/>
        <w:rPr>
          <w:rFonts w:ascii="Times New Roman" w:hAnsi="Times New Roman"/>
          <w:sz w:val="24"/>
        </w:rPr>
      </w:pPr>
      <w:hyperlink r:id="rId1082" w:history="1">
        <w:r w:rsidRPr="00775E2D">
          <w:rPr>
            <w:rFonts w:ascii="Times New Roman" w:hAnsi="Times New Roman"/>
            <w:color w:val="0000FF"/>
            <w:sz w:val="24"/>
            <w:u w:val="single"/>
          </w:rPr>
          <w:t>Laboratory Personnel, 1953 February 01</w:t>
        </w:r>
      </w:hyperlink>
    </w:p>
    <w:p w14:paraId="786F8DE5" w14:textId="77777777" w:rsidR="004728DD" w:rsidRPr="00775E2D" w:rsidRDefault="004728DD" w:rsidP="004728DD">
      <w:pPr>
        <w:spacing w:after="0"/>
        <w:rPr>
          <w:rFonts w:ascii="Times New Roman" w:hAnsi="Times New Roman"/>
          <w:sz w:val="24"/>
        </w:rPr>
      </w:pPr>
      <w:hyperlink r:id="rId1083" w:history="1">
        <w:r w:rsidRPr="00775E2D">
          <w:rPr>
            <w:rFonts w:ascii="Times New Roman" w:hAnsi="Times New Roman"/>
            <w:color w:val="0000FF"/>
            <w:sz w:val="24"/>
            <w:u w:val="single"/>
          </w:rPr>
          <w:t>Group 63 Seminar on Magnetism XXVII, 1953 February 04</w:t>
        </w:r>
      </w:hyperlink>
    </w:p>
    <w:p w14:paraId="6AA37184" w14:textId="77777777" w:rsidR="004728DD" w:rsidRPr="00775E2D" w:rsidRDefault="004728DD" w:rsidP="004728DD">
      <w:pPr>
        <w:spacing w:after="0"/>
        <w:rPr>
          <w:rFonts w:ascii="Times New Roman" w:hAnsi="Times New Roman"/>
          <w:sz w:val="24"/>
        </w:rPr>
      </w:pPr>
      <w:hyperlink r:id="rId1084" w:history="1">
        <w:r w:rsidRPr="00775E2D">
          <w:rPr>
            <w:rFonts w:ascii="Times New Roman" w:hAnsi="Times New Roman"/>
            <w:color w:val="0000FF"/>
            <w:sz w:val="24"/>
            <w:u w:val="single"/>
          </w:rPr>
          <w:t>Lincoln Division 6 Group Organization List, 1952 November 12</w:t>
        </w:r>
      </w:hyperlink>
    </w:p>
    <w:p w14:paraId="1B46C160" w14:textId="77777777" w:rsidR="004728DD" w:rsidRPr="00775E2D" w:rsidRDefault="004728DD" w:rsidP="004728DD">
      <w:pPr>
        <w:spacing w:after="0"/>
        <w:rPr>
          <w:rFonts w:ascii="Times New Roman" w:hAnsi="Times New Roman"/>
          <w:sz w:val="24"/>
        </w:rPr>
      </w:pPr>
      <w:hyperlink r:id="rId1085" w:history="1">
        <w:r w:rsidRPr="00775E2D">
          <w:rPr>
            <w:rFonts w:ascii="Times New Roman" w:hAnsi="Times New Roman"/>
            <w:color w:val="0000FF"/>
            <w:sz w:val="24"/>
            <w:u w:val="single"/>
          </w:rPr>
          <w:t>WWII Block Diagrams Meeting of May 1, 1952, 1952 May 08</w:t>
        </w:r>
      </w:hyperlink>
    </w:p>
    <w:p w14:paraId="04755359" w14:textId="77777777" w:rsidR="004728DD" w:rsidRPr="00775E2D" w:rsidRDefault="004728DD" w:rsidP="004728DD">
      <w:pPr>
        <w:spacing w:after="0"/>
        <w:rPr>
          <w:rFonts w:ascii="Times New Roman" w:hAnsi="Times New Roman"/>
          <w:sz w:val="24"/>
        </w:rPr>
      </w:pPr>
      <w:hyperlink r:id="rId1086" w:history="1">
        <w:r w:rsidRPr="00775E2D">
          <w:rPr>
            <w:rFonts w:ascii="Times New Roman" w:hAnsi="Times New Roman"/>
            <w:color w:val="0000FF"/>
            <w:sz w:val="24"/>
            <w:u w:val="single"/>
          </w:rPr>
          <w:t>Group 63 Seminar on Magnetism, XXIII, 1953 January 16</w:t>
        </w:r>
      </w:hyperlink>
    </w:p>
    <w:p w14:paraId="240B3E26" w14:textId="77777777" w:rsidR="004728DD" w:rsidRPr="00775E2D" w:rsidRDefault="004728DD" w:rsidP="004728DD">
      <w:pPr>
        <w:spacing w:after="0"/>
        <w:rPr>
          <w:rFonts w:ascii="Times New Roman" w:hAnsi="Times New Roman"/>
          <w:sz w:val="24"/>
        </w:rPr>
      </w:pPr>
      <w:hyperlink r:id="rId1087" w:history="1">
        <w:r w:rsidRPr="00775E2D">
          <w:rPr>
            <w:rFonts w:ascii="Times New Roman" w:hAnsi="Times New Roman"/>
            <w:color w:val="0000FF"/>
            <w:sz w:val="24"/>
            <w:u w:val="single"/>
          </w:rPr>
          <w:t>Pulse Tests of the RCA Victor Ferrite, XF-96, 1953 January 22</w:t>
        </w:r>
      </w:hyperlink>
    </w:p>
    <w:p w14:paraId="5E5BEFD9" w14:textId="77777777" w:rsidR="004728DD" w:rsidRPr="00775E2D" w:rsidRDefault="004728DD" w:rsidP="004728DD">
      <w:pPr>
        <w:spacing w:after="0"/>
        <w:rPr>
          <w:rFonts w:ascii="Times New Roman" w:hAnsi="Times New Roman"/>
          <w:sz w:val="24"/>
        </w:rPr>
      </w:pPr>
      <w:hyperlink r:id="rId1088" w:history="1">
        <w:r w:rsidRPr="00775E2D">
          <w:rPr>
            <w:rFonts w:ascii="Times New Roman" w:hAnsi="Times New Roman"/>
            <w:color w:val="0000FF"/>
            <w:sz w:val="24"/>
            <w:u w:val="single"/>
          </w:rPr>
          <w:t>Group 63 Seminar on Magnetism, Appendix V, Analogy Between a Set of Eigenfunctions and Coordinate Systems, 1953 January 21</w:t>
        </w:r>
      </w:hyperlink>
    </w:p>
    <w:p w14:paraId="080D52F1" w14:textId="77777777" w:rsidR="004728DD" w:rsidRPr="00775E2D" w:rsidRDefault="004728DD" w:rsidP="004728DD">
      <w:pPr>
        <w:spacing w:after="0"/>
        <w:rPr>
          <w:rFonts w:ascii="Times New Roman" w:hAnsi="Times New Roman"/>
          <w:sz w:val="24"/>
        </w:rPr>
      </w:pPr>
      <w:hyperlink r:id="rId1089" w:history="1">
        <w:r w:rsidRPr="00775E2D">
          <w:rPr>
            <w:rFonts w:ascii="Times New Roman" w:hAnsi="Times New Roman"/>
            <w:color w:val="0000FF"/>
            <w:sz w:val="24"/>
            <w:u w:val="single"/>
          </w:rPr>
          <w:t>Laboratory Personnel, 1952 March 06</w:t>
        </w:r>
      </w:hyperlink>
    </w:p>
    <w:p w14:paraId="0233ABBD" w14:textId="77777777" w:rsidR="004728DD" w:rsidRPr="00775E2D" w:rsidRDefault="004728DD" w:rsidP="004728DD">
      <w:pPr>
        <w:spacing w:after="0"/>
        <w:rPr>
          <w:rFonts w:ascii="Times New Roman" w:hAnsi="Times New Roman"/>
          <w:sz w:val="24"/>
        </w:rPr>
      </w:pPr>
      <w:hyperlink r:id="rId1090" w:history="1">
        <w:r w:rsidRPr="00775E2D">
          <w:rPr>
            <w:rFonts w:ascii="Times New Roman" w:hAnsi="Times New Roman"/>
            <w:color w:val="0000FF"/>
            <w:sz w:val="24"/>
            <w:u w:val="single"/>
          </w:rPr>
          <w:t>Group 63 Seminar on Magnetism, XIV, 1952 December 09</w:t>
        </w:r>
      </w:hyperlink>
    </w:p>
    <w:p w14:paraId="13503061" w14:textId="77777777" w:rsidR="004728DD" w:rsidRPr="00775E2D" w:rsidRDefault="004728DD" w:rsidP="004728DD">
      <w:pPr>
        <w:spacing w:after="0"/>
        <w:rPr>
          <w:rFonts w:ascii="Times New Roman" w:hAnsi="Times New Roman"/>
          <w:sz w:val="24"/>
        </w:rPr>
      </w:pPr>
      <w:hyperlink r:id="rId1091" w:history="1">
        <w:r w:rsidRPr="00775E2D">
          <w:rPr>
            <w:rFonts w:ascii="Times New Roman" w:hAnsi="Times New Roman"/>
            <w:color w:val="0000FF"/>
            <w:sz w:val="24"/>
            <w:u w:val="single"/>
          </w:rPr>
          <w:t xml:space="preserve">Magnetic-Core Memory Matrix Analysis (Effect </w:t>
        </w:r>
        <w:proofErr w:type="gramStart"/>
        <w:r w:rsidRPr="00775E2D">
          <w:rPr>
            <w:rFonts w:ascii="Times New Roman" w:hAnsi="Times New Roman"/>
            <w:color w:val="0000FF"/>
            <w:sz w:val="24"/>
            <w:u w:val="single"/>
          </w:rPr>
          <w:t>Of</w:t>
        </w:r>
        <w:proofErr w:type="gramEnd"/>
        <w:r w:rsidRPr="00775E2D">
          <w:rPr>
            <w:rFonts w:ascii="Times New Roman" w:hAnsi="Times New Roman"/>
            <w:color w:val="0000FF"/>
            <w:sz w:val="24"/>
            <w:u w:val="single"/>
          </w:rPr>
          <w:t xml:space="preserve"> Driver Impedance), 1952 January 24</w:t>
        </w:r>
      </w:hyperlink>
    </w:p>
    <w:p w14:paraId="065CADFE" w14:textId="77777777" w:rsidR="004728DD" w:rsidRPr="00775E2D" w:rsidRDefault="004728DD" w:rsidP="004728DD">
      <w:pPr>
        <w:spacing w:after="0"/>
        <w:rPr>
          <w:rFonts w:ascii="Times New Roman" w:hAnsi="Times New Roman"/>
          <w:sz w:val="24"/>
        </w:rPr>
      </w:pPr>
      <w:hyperlink r:id="rId1092" w:history="1">
        <w:r w:rsidRPr="00775E2D">
          <w:rPr>
            <w:rFonts w:ascii="Times New Roman" w:hAnsi="Times New Roman"/>
            <w:color w:val="0000FF"/>
            <w:sz w:val="24"/>
            <w:u w:val="single"/>
          </w:rPr>
          <w:t>Liaison with IBM Corporation, 1952 October 27</w:t>
        </w:r>
      </w:hyperlink>
    </w:p>
    <w:p w14:paraId="2C8BAEF5" w14:textId="77777777" w:rsidR="004728DD" w:rsidRPr="00775E2D" w:rsidRDefault="004728DD" w:rsidP="004728DD">
      <w:pPr>
        <w:spacing w:after="0"/>
        <w:rPr>
          <w:rFonts w:ascii="Times New Roman" w:hAnsi="Times New Roman"/>
          <w:sz w:val="24"/>
        </w:rPr>
      </w:pPr>
      <w:hyperlink r:id="rId1093" w:history="1">
        <w:r w:rsidRPr="00775E2D">
          <w:rPr>
            <w:rFonts w:ascii="Times New Roman" w:hAnsi="Times New Roman"/>
            <w:color w:val="0000FF"/>
            <w:sz w:val="24"/>
            <w:u w:val="single"/>
          </w:rPr>
          <w:t>Whirlwind II Meeting of June 13th, 1952, 1952 August 08</w:t>
        </w:r>
      </w:hyperlink>
    </w:p>
    <w:p w14:paraId="05C3C400" w14:textId="77777777" w:rsidR="004728DD" w:rsidRPr="00775E2D" w:rsidRDefault="004728DD" w:rsidP="004728DD">
      <w:pPr>
        <w:spacing w:after="0"/>
        <w:rPr>
          <w:rFonts w:ascii="Times New Roman" w:hAnsi="Times New Roman"/>
          <w:sz w:val="24"/>
        </w:rPr>
      </w:pPr>
      <w:hyperlink r:id="rId1094" w:history="1">
        <w:r w:rsidRPr="00775E2D">
          <w:rPr>
            <w:rFonts w:ascii="Times New Roman" w:hAnsi="Times New Roman"/>
            <w:color w:val="0000FF"/>
            <w:sz w:val="24"/>
            <w:u w:val="single"/>
          </w:rPr>
          <w:t>Group 63 Seminar on Magnetism, Appendix IV, A Theory of Contact Potential Measurements, 1953 January 14</w:t>
        </w:r>
      </w:hyperlink>
    </w:p>
    <w:p w14:paraId="4242E30E" w14:textId="77777777" w:rsidR="004728DD" w:rsidRPr="00775E2D" w:rsidRDefault="004728DD" w:rsidP="004728DD">
      <w:pPr>
        <w:spacing w:after="0"/>
        <w:rPr>
          <w:rFonts w:ascii="Times New Roman" w:hAnsi="Times New Roman"/>
          <w:sz w:val="24"/>
        </w:rPr>
      </w:pPr>
      <w:hyperlink r:id="rId1095" w:history="1">
        <w:r w:rsidRPr="00775E2D">
          <w:rPr>
            <w:rFonts w:ascii="Times New Roman" w:hAnsi="Times New Roman"/>
            <w:color w:val="0000FF"/>
            <w:sz w:val="24"/>
            <w:u w:val="single"/>
          </w:rPr>
          <w:t>Whirlwind II Meeting of April 11, 1952, 1952 April 21</w:t>
        </w:r>
      </w:hyperlink>
    </w:p>
    <w:p w14:paraId="1B0D6CA0" w14:textId="77777777" w:rsidR="004728DD" w:rsidRPr="00775E2D" w:rsidRDefault="004728DD" w:rsidP="004728DD">
      <w:pPr>
        <w:spacing w:after="0"/>
        <w:rPr>
          <w:rFonts w:ascii="Times New Roman" w:hAnsi="Times New Roman"/>
          <w:sz w:val="24"/>
        </w:rPr>
      </w:pPr>
      <w:hyperlink r:id="rId1096" w:history="1">
        <w:r w:rsidRPr="00775E2D">
          <w:rPr>
            <w:rFonts w:ascii="Times New Roman" w:hAnsi="Times New Roman"/>
            <w:color w:val="0000FF"/>
            <w:sz w:val="24"/>
            <w:u w:val="single"/>
          </w:rPr>
          <w:t>WWII Block Diagrams Meeting of May 20 &amp; 22, 1952, 1952 May 29</w:t>
        </w:r>
      </w:hyperlink>
    </w:p>
    <w:p w14:paraId="6D0CF61D" w14:textId="77777777" w:rsidR="004728DD" w:rsidRPr="00775E2D" w:rsidRDefault="004728DD" w:rsidP="004728DD">
      <w:pPr>
        <w:spacing w:after="0"/>
        <w:rPr>
          <w:rFonts w:ascii="Times New Roman" w:hAnsi="Times New Roman"/>
          <w:sz w:val="24"/>
        </w:rPr>
      </w:pPr>
      <w:hyperlink r:id="rId1097" w:history="1">
        <w:r w:rsidRPr="00775E2D">
          <w:rPr>
            <w:rFonts w:ascii="Times New Roman" w:hAnsi="Times New Roman"/>
            <w:color w:val="0000FF"/>
            <w:sz w:val="24"/>
            <w:u w:val="single"/>
          </w:rPr>
          <w:t>Visit to Burroughs, Philadelphia, on December 18, 1952, 1952 December 24</w:t>
        </w:r>
      </w:hyperlink>
    </w:p>
    <w:p w14:paraId="254A9506" w14:textId="77777777" w:rsidR="004728DD" w:rsidRPr="00775E2D" w:rsidRDefault="004728DD" w:rsidP="004728DD">
      <w:pPr>
        <w:spacing w:after="0"/>
        <w:rPr>
          <w:rFonts w:ascii="Times New Roman" w:hAnsi="Times New Roman"/>
          <w:sz w:val="24"/>
        </w:rPr>
      </w:pPr>
      <w:hyperlink r:id="rId1098" w:history="1">
        <w:r w:rsidRPr="00775E2D">
          <w:rPr>
            <w:rFonts w:ascii="Times New Roman" w:hAnsi="Times New Roman"/>
            <w:color w:val="0000FF"/>
            <w:sz w:val="24"/>
            <w:u w:val="single"/>
          </w:rPr>
          <w:t>Group 63 Seminar on Magnetism, Appendix II, 1952 October 28</w:t>
        </w:r>
      </w:hyperlink>
    </w:p>
    <w:p w14:paraId="3943BC9B" w14:textId="77777777" w:rsidR="004728DD" w:rsidRPr="00775E2D" w:rsidRDefault="004728DD" w:rsidP="004728DD">
      <w:pPr>
        <w:spacing w:after="0"/>
        <w:rPr>
          <w:rFonts w:ascii="Times New Roman" w:hAnsi="Times New Roman"/>
          <w:sz w:val="24"/>
        </w:rPr>
      </w:pPr>
      <w:hyperlink r:id="rId1099" w:history="1">
        <w:r w:rsidRPr="00775E2D">
          <w:rPr>
            <w:rFonts w:ascii="Times New Roman" w:hAnsi="Times New Roman"/>
            <w:color w:val="0000FF"/>
            <w:sz w:val="24"/>
            <w:u w:val="single"/>
          </w:rPr>
          <w:t>Group 63 Seminar on Magnetism VI, 1952 October 27</w:t>
        </w:r>
      </w:hyperlink>
    </w:p>
    <w:p w14:paraId="76A74D56" w14:textId="77777777" w:rsidR="004728DD" w:rsidRPr="00775E2D" w:rsidRDefault="004728DD" w:rsidP="004728DD">
      <w:pPr>
        <w:spacing w:after="0"/>
        <w:rPr>
          <w:rFonts w:ascii="Times New Roman" w:hAnsi="Times New Roman"/>
          <w:sz w:val="24"/>
        </w:rPr>
      </w:pPr>
      <w:hyperlink r:id="rId1100" w:history="1">
        <w:r w:rsidRPr="00775E2D">
          <w:rPr>
            <w:rFonts w:ascii="Times New Roman" w:hAnsi="Times New Roman"/>
            <w:color w:val="0000FF"/>
            <w:sz w:val="24"/>
            <w:u w:val="single"/>
          </w:rPr>
          <w:t>Laboratory Personnel, 1952 December 01</w:t>
        </w:r>
      </w:hyperlink>
    </w:p>
    <w:p w14:paraId="0B4EE3F1" w14:textId="77777777" w:rsidR="004728DD" w:rsidRPr="00775E2D" w:rsidRDefault="004728DD" w:rsidP="004728DD">
      <w:pPr>
        <w:spacing w:after="0"/>
        <w:rPr>
          <w:rFonts w:ascii="Times New Roman" w:hAnsi="Times New Roman"/>
          <w:sz w:val="24"/>
        </w:rPr>
      </w:pPr>
      <w:hyperlink r:id="rId1101" w:history="1">
        <w:r w:rsidRPr="00775E2D">
          <w:rPr>
            <w:rFonts w:ascii="Times New Roman" w:hAnsi="Times New Roman"/>
            <w:color w:val="0000FF"/>
            <w:sz w:val="24"/>
            <w:u w:val="single"/>
          </w:rPr>
          <w:t>Design and Tests of Electronic Circuits for Operating Safety Margins, 1953 January 27</w:t>
        </w:r>
      </w:hyperlink>
    </w:p>
    <w:p w14:paraId="6C8B463A" w14:textId="77777777" w:rsidR="004728DD" w:rsidRPr="00775E2D" w:rsidRDefault="004728DD" w:rsidP="004728DD">
      <w:pPr>
        <w:spacing w:after="0"/>
        <w:rPr>
          <w:rFonts w:ascii="Times New Roman" w:hAnsi="Times New Roman"/>
          <w:sz w:val="24"/>
        </w:rPr>
      </w:pPr>
      <w:hyperlink r:id="rId1102" w:history="1">
        <w:r w:rsidRPr="00775E2D">
          <w:rPr>
            <w:rFonts w:ascii="Times New Roman" w:hAnsi="Times New Roman"/>
            <w:color w:val="0000FF"/>
            <w:sz w:val="24"/>
            <w:u w:val="single"/>
          </w:rPr>
          <w:t>Symposium on Williams'-Tube Storage, 1952 January 22</w:t>
        </w:r>
      </w:hyperlink>
    </w:p>
    <w:p w14:paraId="36120952" w14:textId="77777777" w:rsidR="004728DD" w:rsidRPr="00775E2D" w:rsidRDefault="004728DD" w:rsidP="004728DD">
      <w:pPr>
        <w:spacing w:after="0"/>
        <w:rPr>
          <w:rFonts w:ascii="Times New Roman" w:hAnsi="Times New Roman"/>
          <w:sz w:val="24"/>
        </w:rPr>
      </w:pPr>
      <w:hyperlink r:id="rId1103" w:history="1">
        <w:r w:rsidRPr="00775E2D">
          <w:rPr>
            <w:rFonts w:ascii="Times New Roman" w:hAnsi="Times New Roman"/>
            <w:color w:val="0000FF"/>
            <w:sz w:val="24"/>
            <w:u w:val="single"/>
          </w:rPr>
          <w:t>Group 63 Seminar on Magnetism, Appendix I, 1952 November 12</w:t>
        </w:r>
      </w:hyperlink>
    </w:p>
    <w:p w14:paraId="6CFC5824" w14:textId="77777777" w:rsidR="004728DD" w:rsidRPr="00775E2D" w:rsidRDefault="004728DD" w:rsidP="004728DD">
      <w:pPr>
        <w:spacing w:after="0"/>
        <w:rPr>
          <w:rFonts w:ascii="Times New Roman" w:hAnsi="Times New Roman"/>
          <w:sz w:val="24"/>
        </w:rPr>
      </w:pPr>
      <w:hyperlink r:id="rId1104" w:history="1">
        <w:r w:rsidRPr="00775E2D">
          <w:rPr>
            <w:rFonts w:ascii="Times New Roman" w:hAnsi="Times New Roman"/>
            <w:color w:val="0000FF"/>
            <w:sz w:val="24"/>
            <w:u w:val="single"/>
          </w:rPr>
          <w:t>Group 63 Seminar on Magnetism, XLI, 1953 March 24</w:t>
        </w:r>
      </w:hyperlink>
    </w:p>
    <w:p w14:paraId="27CE569D" w14:textId="77777777" w:rsidR="004728DD" w:rsidRPr="00775E2D" w:rsidRDefault="004728DD" w:rsidP="004728DD">
      <w:pPr>
        <w:spacing w:after="0"/>
        <w:rPr>
          <w:rFonts w:ascii="Times New Roman" w:hAnsi="Times New Roman"/>
          <w:sz w:val="24"/>
        </w:rPr>
      </w:pPr>
      <w:hyperlink r:id="rId1105" w:history="1">
        <w:r w:rsidRPr="00775E2D">
          <w:rPr>
            <w:rFonts w:ascii="Times New Roman" w:hAnsi="Times New Roman"/>
            <w:color w:val="0000FF"/>
            <w:sz w:val="24"/>
            <w:u w:val="single"/>
          </w:rPr>
          <w:t>Group 63 Seminar on Magnetism, XXXVII, 1953 March 13</w:t>
        </w:r>
      </w:hyperlink>
    </w:p>
    <w:p w14:paraId="31DD907D" w14:textId="77777777" w:rsidR="004728DD" w:rsidRPr="00775E2D" w:rsidRDefault="004728DD" w:rsidP="004728DD">
      <w:pPr>
        <w:spacing w:after="0"/>
        <w:rPr>
          <w:rFonts w:ascii="Times New Roman" w:hAnsi="Times New Roman"/>
          <w:sz w:val="24"/>
        </w:rPr>
      </w:pPr>
      <w:hyperlink r:id="rId1106" w:history="1">
        <w:r w:rsidRPr="00775E2D">
          <w:rPr>
            <w:rFonts w:ascii="Times New Roman" w:hAnsi="Times New Roman"/>
            <w:color w:val="0000FF"/>
            <w:sz w:val="24"/>
            <w:u w:val="single"/>
          </w:rPr>
          <w:t>Group 63 Seminar on Magnetism, XLIX, 1953 April 13</w:t>
        </w:r>
      </w:hyperlink>
    </w:p>
    <w:p w14:paraId="1BFCE1E1" w14:textId="77777777" w:rsidR="004728DD" w:rsidRPr="00775E2D" w:rsidRDefault="004728DD" w:rsidP="004728DD">
      <w:pPr>
        <w:spacing w:after="0"/>
        <w:rPr>
          <w:rFonts w:ascii="Times New Roman" w:hAnsi="Times New Roman"/>
          <w:sz w:val="24"/>
        </w:rPr>
      </w:pPr>
      <w:hyperlink r:id="rId1107" w:history="1">
        <w:r w:rsidRPr="00775E2D">
          <w:rPr>
            <w:rFonts w:ascii="Times New Roman" w:hAnsi="Times New Roman"/>
            <w:color w:val="0000FF"/>
            <w:sz w:val="24"/>
            <w:u w:val="single"/>
          </w:rPr>
          <w:t>Division VI Organization List, 1952 January 10</w:t>
        </w:r>
      </w:hyperlink>
    </w:p>
    <w:p w14:paraId="4F723FBE" w14:textId="77777777" w:rsidR="004728DD" w:rsidRPr="00775E2D" w:rsidRDefault="004728DD" w:rsidP="004728DD">
      <w:pPr>
        <w:spacing w:after="0"/>
        <w:rPr>
          <w:rFonts w:ascii="Times New Roman" w:hAnsi="Times New Roman"/>
          <w:sz w:val="24"/>
        </w:rPr>
      </w:pPr>
      <w:hyperlink r:id="rId1108" w:history="1">
        <w:r w:rsidRPr="00775E2D">
          <w:rPr>
            <w:rFonts w:ascii="Times New Roman" w:hAnsi="Times New Roman"/>
            <w:color w:val="0000FF"/>
            <w:sz w:val="24"/>
            <w:u w:val="single"/>
          </w:rPr>
          <w:t>Magnetic Core Activity, 1952 January 15</w:t>
        </w:r>
      </w:hyperlink>
    </w:p>
    <w:p w14:paraId="6D042F0B" w14:textId="77777777" w:rsidR="004728DD" w:rsidRPr="00775E2D" w:rsidRDefault="004728DD" w:rsidP="004728DD">
      <w:pPr>
        <w:spacing w:after="0"/>
        <w:rPr>
          <w:rFonts w:ascii="Times New Roman" w:hAnsi="Times New Roman"/>
          <w:sz w:val="24"/>
        </w:rPr>
      </w:pPr>
      <w:hyperlink r:id="rId1109" w:history="1">
        <w:r w:rsidRPr="00775E2D">
          <w:rPr>
            <w:rFonts w:ascii="Times New Roman" w:hAnsi="Times New Roman"/>
            <w:color w:val="0000FF"/>
            <w:sz w:val="24"/>
            <w:u w:val="single"/>
          </w:rPr>
          <w:t>Group 63 Seminar on Magnetism XIII, 1952 November 17</w:t>
        </w:r>
      </w:hyperlink>
    </w:p>
    <w:p w14:paraId="548D9CBA" w14:textId="77777777" w:rsidR="004728DD" w:rsidRPr="00775E2D" w:rsidRDefault="004728DD" w:rsidP="004728DD">
      <w:pPr>
        <w:spacing w:after="0"/>
        <w:rPr>
          <w:rFonts w:ascii="Times New Roman" w:hAnsi="Times New Roman"/>
          <w:sz w:val="24"/>
        </w:rPr>
      </w:pPr>
      <w:hyperlink r:id="rId1110" w:history="1">
        <w:r w:rsidRPr="00775E2D">
          <w:rPr>
            <w:rFonts w:ascii="Times New Roman" w:hAnsi="Times New Roman"/>
            <w:color w:val="0000FF"/>
            <w:sz w:val="24"/>
            <w:u w:val="single"/>
          </w:rPr>
          <w:t>Initial Discussions on WWIA Block Diagrams, 1952 July 07</w:t>
        </w:r>
      </w:hyperlink>
    </w:p>
    <w:p w14:paraId="57C25C6B" w14:textId="77777777" w:rsidR="004728DD" w:rsidRPr="00775E2D" w:rsidRDefault="004728DD" w:rsidP="004728DD">
      <w:pPr>
        <w:spacing w:after="0"/>
        <w:rPr>
          <w:rFonts w:ascii="Times New Roman" w:hAnsi="Times New Roman"/>
          <w:sz w:val="24"/>
        </w:rPr>
      </w:pPr>
      <w:hyperlink r:id="rId1111" w:history="1">
        <w:r w:rsidRPr="00775E2D">
          <w:rPr>
            <w:rFonts w:ascii="Times New Roman" w:hAnsi="Times New Roman"/>
            <w:color w:val="0000FF"/>
            <w:sz w:val="24"/>
            <w:u w:val="single"/>
          </w:rPr>
          <w:t>High-Speed Magnetic Pulse Control Circuits for Computers, 1952 August 06</w:t>
        </w:r>
      </w:hyperlink>
    </w:p>
    <w:p w14:paraId="56604E56" w14:textId="77777777" w:rsidR="004728DD" w:rsidRPr="00775E2D" w:rsidRDefault="004728DD" w:rsidP="004728DD">
      <w:pPr>
        <w:spacing w:after="0"/>
        <w:rPr>
          <w:rFonts w:ascii="Times New Roman" w:hAnsi="Times New Roman"/>
          <w:sz w:val="24"/>
        </w:rPr>
      </w:pPr>
      <w:hyperlink r:id="rId1112" w:history="1">
        <w:r w:rsidRPr="00775E2D">
          <w:rPr>
            <w:rFonts w:ascii="Times New Roman" w:hAnsi="Times New Roman"/>
            <w:color w:val="0000FF"/>
            <w:sz w:val="24"/>
            <w:u w:val="single"/>
          </w:rPr>
          <w:t>Utilization of Magnetic Drum and High-Speed Random-Access Storage, 1952 May 02</w:t>
        </w:r>
      </w:hyperlink>
    </w:p>
    <w:p w14:paraId="47AA0E6F" w14:textId="77777777" w:rsidR="004728DD" w:rsidRPr="00775E2D" w:rsidRDefault="004728DD" w:rsidP="004728DD">
      <w:pPr>
        <w:spacing w:after="0"/>
        <w:rPr>
          <w:rFonts w:ascii="Times New Roman" w:hAnsi="Times New Roman"/>
          <w:sz w:val="24"/>
        </w:rPr>
      </w:pPr>
      <w:hyperlink r:id="rId1113" w:history="1">
        <w:r w:rsidRPr="00775E2D">
          <w:rPr>
            <w:rFonts w:ascii="Times New Roman" w:hAnsi="Times New Roman"/>
            <w:color w:val="0000FF"/>
            <w:sz w:val="24"/>
            <w:u w:val="single"/>
          </w:rPr>
          <w:t>Laboratory Personnel, 1953 March 01</w:t>
        </w:r>
      </w:hyperlink>
    </w:p>
    <w:p w14:paraId="61F8A651" w14:textId="77777777" w:rsidR="004728DD" w:rsidRPr="00775E2D" w:rsidRDefault="004728DD" w:rsidP="004728DD">
      <w:pPr>
        <w:spacing w:after="0"/>
        <w:rPr>
          <w:rFonts w:ascii="Times New Roman" w:hAnsi="Times New Roman"/>
          <w:sz w:val="24"/>
        </w:rPr>
      </w:pPr>
      <w:hyperlink r:id="rId1114" w:history="1">
        <w:r w:rsidRPr="00775E2D">
          <w:rPr>
            <w:rFonts w:ascii="Times New Roman" w:hAnsi="Times New Roman"/>
            <w:color w:val="0000FF"/>
            <w:sz w:val="24"/>
            <w:u w:val="single"/>
          </w:rPr>
          <w:t>Quarterly Status Report, Contract N5ori-06002 October through December, 1951, 1952 August 04</w:t>
        </w:r>
      </w:hyperlink>
    </w:p>
    <w:p w14:paraId="1B116425" w14:textId="77777777" w:rsidR="004728DD" w:rsidRPr="00775E2D" w:rsidRDefault="004728DD" w:rsidP="004728DD">
      <w:pPr>
        <w:spacing w:after="0"/>
        <w:rPr>
          <w:rFonts w:ascii="Times New Roman" w:hAnsi="Times New Roman"/>
          <w:sz w:val="24"/>
        </w:rPr>
      </w:pPr>
      <w:hyperlink r:id="rId1115" w:history="1">
        <w:r w:rsidRPr="00775E2D">
          <w:rPr>
            <w:rFonts w:ascii="Times New Roman" w:hAnsi="Times New Roman"/>
            <w:color w:val="0000FF"/>
            <w:sz w:val="24"/>
            <w:u w:val="single"/>
          </w:rPr>
          <w:t>Group 63 Seminar on Magnetism, XL, 1953 March 18</w:t>
        </w:r>
      </w:hyperlink>
    </w:p>
    <w:p w14:paraId="053B9671" w14:textId="77777777" w:rsidR="004728DD" w:rsidRPr="00775E2D" w:rsidRDefault="004728DD" w:rsidP="004728DD">
      <w:pPr>
        <w:spacing w:after="0"/>
        <w:rPr>
          <w:rFonts w:ascii="Times New Roman" w:hAnsi="Times New Roman"/>
          <w:sz w:val="24"/>
        </w:rPr>
      </w:pPr>
      <w:hyperlink r:id="rId1116" w:history="1">
        <w:r w:rsidRPr="00775E2D">
          <w:rPr>
            <w:rFonts w:ascii="Times New Roman" w:hAnsi="Times New Roman"/>
            <w:color w:val="0000FF"/>
            <w:sz w:val="24"/>
            <w:u w:val="single"/>
          </w:rPr>
          <w:t>Group 63 Seminar on Magnetism, XLVIII, 1953 April 07</w:t>
        </w:r>
      </w:hyperlink>
    </w:p>
    <w:p w14:paraId="5A072CF7" w14:textId="77777777" w:rsidR="004728DD" w:rsidRPr="00775E2D" w:rsidRDefault="004728DD" w:rsidP="004728DD">
      <w:pPr>
        <w:spacing w:after="0"/>
        <w:rPr>
          <w:rFonts w:ascii="Times New Roman" w:hAnsi="Times New Roman"/>
          <w:sz w:val="24"/>
        </w:rPr>
      </w:pPr>
      <w:hyperlink r:id="rId1117" w:history="1">
        <w:r w:rsidRPr="00775E2D">
          <w:rPr>
            <w:rFonts w:ascii="Times New Roman" w:hAnsi="Times New Roman"/>
            <w:color w:val="0000FF"/>
            <w:sz w:val="24"/>
            <w:u w:val="single"/>
          </w:rPr>
          <w:t>Visit to Control Instrument Company and Subsequent Telephone Conversations, 1952 August 04</w:t>
        </w:r>
      </w:hyperlink>
    </w:p>
    <w:p w14:paraId="6054D73F" w14:textId="77777777" w:rsidR="004728DD" w:rsidRPr="00775E2D" w:rsidRDefault="004728DD" w:rsidP="004728DD">
      <w:pPr>
        <w:spacing w:after="0"/>
        <w:rPr>
          <w:rFonts w:ascii="Times New Roman" w:hAnsi="Times New Roman"/>
          <w:sz w:val="24"/>
        </w:rPr>
      </w:pPr>
      <w:hyperlink r:id="rId1118" w:history="1">
        <w:r w:rsidRPr="00775E2D">
          <w:rPr>
            <w:rFonts w:ascii="Times New Roman" w:hAnsi="Times New Roman"/>
            <w:color w:val="0000FF"/>
            <w:sz w:val="24"/>
            <w:u w:val="single"/>
          </w:rPr>
          <w:t>Whirlwind II Meeting of June 18, 1952, 1952 July 24</w:t>
        </w:r>
      </w:hyperlink>
    </w:p>
    <w:p w14:paraId="31D26BB9" w14:textId="77777777" w:rsidR="004728DD" w:rsidRPr="00775E2D" w:rsidRDefault="004728DD" w:rsidP="004728DD">
      <w:pPr>
        <w:spacing w:after="0"/>
        <w:rPr>
          <w:rFonts w:ascii="Times New Roman" w:hAnsi="Times New Roman"/>
          <w:sz w:val="24"/>
        </w:rPr>
      </w:pPr>
      <w:hyperlink r:id="rId1119" w:history="1">
        <w:r w:rsidRPr="00775E2D">
          <w:rPr>
            <w:rFonts w:ascii="Times New Roman" w:hAnsi="Times New Roman"/>
            <w:color w:val="0000FF"/>
            <w:sz w:val="24"/>
            <w:u w:val="single"/>
          </w:rPr>
          <w:t>Whirlwind II Block Diagrams Meeting of April 8, 1952, 1952 April 08</w:t>
        </w:r>
      </w:hyperlink>
    </w:p>
    <w:p w14:paraId="707B57E5" w14:textId="77777777" w:rsidR="004728DD" w:rsidRPr="00775E2D" w:rsidRDefault="004728DD" w:rsidP="004728DD">
      <w:pPr>
        <w:spacing w:after="0"/>
        <w:rPr>
          <w:rFonts w:ascii="Times New Roman" w:hAnsi="Times New Roman"/>
          <w:sz w:val="24"/>
        </w:rPr>
      </w:pPr>
      <w:hyperlink r:id="rId1120" w:history="1">
        <w:r w:rsidRPr="00775E2D">
          <w:rPr>
            <w:rFonts w:ascii="Times New Roman" w:hAnsi="Times New Roman"/>
            <w:color w:val="0000FF"/>
            <w:sz w:val="24"/>
            <w:u w:val="single"/>
          </w:rPr>
          <w:t>Laboratory Personnel, 1952 May 01</w:t>
        </w:r>
      </w:hyperlink>
    </w:p>
    <w:p w14:paraId="46E7D52A" w14:textId="77777777" w:rsidR="004728DD" w:rsidRPr="00775E2D" w:rsidRDefault="004728DD" w:rsidP="004728DD">
      <w:pPr>
        <w:spacing w:after="0"/>
        <w:rPr>
          <w:rFonts w:ascii="Times New Roman" w:hAnsi="Times New Roman"/>
          <w:sz w:val="24"/>
        </w:rPr>
      </w:pPr>
      <w:hyperlink r:id="rId1121" w:history="1">
        <w:r w:rsidRPr="00775E2D">
          <w:rPr>
            <w:rFonts w:ascii="Times New Roman" w:hAnsi="Times New Roman"/>
            <w:color w:val="0000FF"/>
            <w:sz w:val="24"/>
            <w:u w:val="single"/>
          </w:rPr>
          <w:t>Tripe to ERA and University of Illinois, 1952 January 21</w:t>
        </w:r>
      </w:hyperlink>
    </w:p>
    <w:p w14:paraId="46E99887" w14:textId="77777777" w:rsidR="004728DD" w:rsidRPr="00775E2D" w:rsidRDefault="004728DD" w:rsidP="004728DD">
      <w:pPr>
        <w:spacing w:after="0"/>
        <w:rPr>
          <w:rFonts w:ascii="Times New Roman" w:hAnsi="Times New Roman"/>
          <w:sz w:val="24"/>
        </w:rPr>
      </w:pPr>
      <w:hyperlink r:id="rId1122" w:history="1">
        <w:r w:rsidRPr="00775E2D">
          <w:rPr>
            <w:rFonts w:ascii="Times New Roman" w:hAnsi="Times New Roman"/>
            <w:color w:val="0000FF"/>
            <w:sz w:val="24"/>
            <w:u w:val="single"/>
          </w:rPr>
          <w:t xml:space="preserve">Group 63 Seminar on Magnetism, Appendix VI, Derivation of the Law of </w:t>
        </w:r>
        <w:proofErr w:type="spellStart"/>
        <w:r w:rsidRPr="00775E2D">
          <w:rPr>
            <w:rFonts w:ascii="Times New Roman" w:hAnsi="Times New Roman"/>
            <w:color w:val="0000FF"/>
            <w:sz w:val="24"/>
            <w:u w:val="single"/>
          </w:rPr>
          <w:t>Paramagnetism</w:t>
        </w:r>
        <w:proofErr w:type="spellEnd"/>
        <w:r w:rsidRPr="00775E2D">
          <w:rPr>
            <w:rFonts w:ascii="Times New Roman" w:hAnsi="Times New Roman"/>
            <w:color w:val="0000FF"/>
            <w:sz w:val="24"/>
            <w:u w:val="single"/>
          </w:rPr>
          <w:t xml:space="preserve"> in Ferrites Assuming Negative Interaction Between Sublattices, 1953 April 09</w:t>
        </w:r>
      </w:hyperlink>
    </w:p>
    <w:p w14:paraId="0A8D5EF1" w14:textId="77777777" w:rsidR="004728DD" w:rsidRPr="00775E2D" w:rsidRDefault="004728DD" w:rsidP="004728DD">
      <w:pPr>
        <w:spacing w:after="0"/>
        <w:rPr>
          <w:rFonts w:ascii="Times New Roman" w:hAnsi="Times New Roman"/>
          <w:sz w:val="24"/>
        </w:rPr>
      </w:pPr>
      <w:hyperlink r:id="rId1123" w:history="1">
        <w:r w:rsidRPr="00775E2D">
          <w:rPr>
            <w:rFonts w:ascii="Times New Roman" w:hAnsi="Times New Roman"/>
            <w:color w:val="0000FF"/>
            <w:sz w:val="24"/>
            <w:u w:val="single"/>
          </w:rPr>
          <w:t>Group 63 Seminar on Magnetism XXVIII, 1953 February 05</w:t>
        </w:r>
      </w:hyperlink>
    </w:p>
    <w:p w14:paraId="6C800C9A" w14:textId="77777777" w:rsidR="004728DD" w:rsidRPr="00775E2D" w:rsidRDefault="004728DD" w:rsidP="004728DD">
      <w:pPr>
        <w:spacing w:after="0"/>
        <w:rPr>
          <w:rFonts w:ascii="Times New Roman" w:hAnsi="Times New Roman"/>
          <w:sz w:val="24"/>
        </w:rPr>
      </w:pPr>
      <w:hyperlink r:id="rId1124" w:history="1">
        <w:r w:rsidRPr="00775E2D">
          <w:rPr>
            <w:rFonts w:ascii="Times New Roman" w:hAnsi="Times New Roman"/>
            <w:color w:val="0000FF"/>
            <w:sz w:val="24"/>
            <w:u w:val="single"/>
          </w:rPr>
          <w:t>Internal Documents on Ferromagnetic and Ferroelectric Cores, 1952 November 26</w:t>
        </w:r>
      </w:hyperlink>
    </w:p>
    <w:p w14:paraId="077073F9" w14:textId="77777777" w:rsidR="004728DD" w:rsidRPr="00775E2D" w:rsidRDefault="004728DD" w:rsidP="004728DD">
      <w:pPr>
        <w:spacing w:after="0"/>
        <w:rPr>
          <w:rFonts w:ascii="Times New Roman" w:hAnsi="Times New Roman"/>
          <w:sz w:val="24"/>
        </w:rPr>
      </w:pPr>
      <w:hyperlink r:id="rId1125" w:history="1">
        <w:r w:rsidRPr="00775E2D">
          <w:rPr>
            <w:rFonts w:ascii="Times New Roman" w:hAnsi="Times New Roman"/>
            <w:color w:val="0000FF"/>
            <w:sz w:val="24"/>
            <w:u w:val="single"/>
          </w:rPr>
          <w:t>Internal Documents on Ferromagnetic and Ferroelectric Cores, 1952 January 18</w:t>
        </w:r>
      </w:hyperlink>
    </w:p>
    <w:p w14:paraId="001DCD09" w14:textId="77777777" w:rsidR="004728DD" w:rsidRPr="00775E2D" w:rsidRDefault="004728DD" w:rsidP="004728DD">
      <w:pPr>
        <w:spacing w:after="0"/>
        <w:rPr>
          <w:rFonts w:ascii="Times New Roman" w:hAnsi="Times New Roman"/>
          <w:sz w:val="24"/>
        </w:rPr>
      </w:pPr>
      <w:hyperlink r:id="rId1126" w:history="1">
        <w:r w:rsidRPr="00775E2D">
          <w:rPr>
            <w:rFonts w:ascii="Times New Roman" w:hAnsi="Times New Roman"/>
            <w:color w:val="0000FF"/>
            <w:sz w:val="24"/>
            <w:u w:val="single"/>
          </w:rPr>
          <w:t>Minutes of the MIT-IBM Components Subcommittee Meeting, March 30 and 31, 1953, 1953 April 02</w:t>
        </w:r>
      </w:hyperlink>
    </w:p>
    <w:p w14:paraId="124F80E1" w14:textId="77777777" w:rsidR="004728DD" w:rsidRPr="00775E2D" w:rsidRDefault="004728DD" w:rsidP="004728DD">
      <w:pPr>
        <w:spacing w:after="0"/>
        <w:rPr>
          <w:rFonts w:ascii="Times New Roman" w:hAnsi="Times New Roman"/>
          <w:sz w:val="24"/>
        </w:rPr>
      </w:pPr>
      <w:hyperlink r:id="rId1127" w:history="1">
        <w:r w:rsidRPr="00775E2D">
          <w:rPr>
            <w:rFonts w:ascii="Times New Roman" w:hAnsi="Times New Roman"/>
            <w:color w:val="0000FF"/>
            <w:sz w:val="24"/>
            <w:u w:val="single"/>
          </w:rPr>
          <w:t>Laboratory Personnel, 1953 February 13</w:t>
        </w:r>
      </w:hyperlink>
    </w:p>
    <w:p w14:paraId="0F0FEA78" w14:textId="77777777" w:rsidR="004728DD" w:rsidRPr="00775E2D" w:rsidRDefault="004728DD" w:rsidP="004728DD">
      <w:pPr>
        <w:spacing w:after="0"/>
        <w:rPr>
          <w:rFonts w:ascii="Times New Roman" w:hAnsi="Times New Roman"/>
          <w:sz w:val="24"/>
        </w:rPr>
      </w:pPr>
      <w:hyperlink r:id="rId1128" w:history="1">
        <w:r w:rsidRPr="00775E2D">
          <w:rPr>
            <w:rFonts w:ascii="Times New Roman" w:hAnsi="Times New Roman"/>
            <w:color w:val="0000FF"/>
            <w:sz w:val="24"/>
            <w:u w:val="single"/>
          </w:rPr>
          <w:t>Whirlwind II Meeting of February 15, 1952, 1952 February 26</w:t>
        </w:r>
      </w:hyperlink>
    </w:p>
    <w:p w14:paraId="70A2BE4F" w14:textId="77777777" w:rsidR="004728DD" w:rsidRPr="00775E2D" w:rsidRDefault="004728DD" w:rsidP="004728DD">
      <w:pPr>
        <w:spacing w:after="0"/>
        <w:rPr>
          <w:rFonts w:ascii="Times New Roman" w:hAnsi="Times New Roman"/>
          <w:sz w:val="24"/>
        </w:rPr>
      </w:pPr>
      <w:hyperlink r:id="rId1129" w:history="1">
        <w:r w:rsidRPr="00775E2D">
          <w:rPr>
            <w:rFonts w:ascii="Times New Roman" w:hAnsi="Times New Roman"/>
            <w:color w:val="0000FF"/>
            <w:sz w:val="24"/>
            <w:u w:val="single"/>
          </w:rPr>
          <w:t>Whirlwind II Meeting of May 16, 1952, 1952 May 23</w:t>
        </w:r>
      </w:hyperlink>
    </w:p>
    <w:p w14:paraId="2E6BE25B" w14:textId="77777777" w:rsidR="004728DD" w:rsidRPr="00775E2D" w:rsidRDefault="004728DD" w:rsidP="004728DD">
      <w:pPr>
        <w:spacing w:after="0"/>
        <w:rPr>
          <w:rFonts w:ascii="Times New Roman" w:hAnsi="Times New Roman"/>
          <w:sz w:val="24"/>
        </w:rPr>
      </w:pPr>
      <w:hyperlink r:id="rId1130" w:history="1">
        <w:r w:rsidRPr="00775E2D">
          <w:rPr>
            <w:rFonts w:ascii="Times New Roman" w:hAnsi="Times New Roman"/>
            <w:color w:val="0000FF"/>
            <w:sz w:val="24"/>
            <w:u w:val="single"/>
          </w:rPr>
          <w:t>Quarterly Status Report, Contract N5ori-06002 July through September, 1951, 1952 January 21</w:t>
        </w:r>
      </w:hyperlink>
    </w:p>
    <w:p w14:paraId="7BD77A46" w14:textId="77777777" w:rsidR="004728DD" w:rsidRPr="00775E2D" w:rsidRDefault="004728DD" w:rsidP="004728DD">
      <w:pPr>
        <w:spacing w:after="0"/>
        <w:rPr>
          <w:rFonts w:ascii="Times New Roman" w:hAnsi="Times New Roman"/>
          <w:sz w:val="24"/>
        </w:rPr>
      </w:pPr>
      <w:hyperlink r:id="rId1131" w:history="1">
        <w:r w:rsidRPr="00775E2D">
          <w:rPr>
            <w:rFonts w:ascii="Times New Roman" w:hAnsi="Times New Roman"/>
            <w:color w:val="0000FF"/>
            <w:sz w:val="24"/>
            <w:u w:val="single"/>
          </w:rPr>
          <w:t>Trip to Control Instrument Co., August 27, 28, 29 and September 3, 1952, 1952 September 09</w:t>
        </w:r>
      </w:hyperlink>
    </w:p>
    <w:p w14:paraId="147AB8A2" w14:textId="77777777" w:rsidR="004728DD" w:rsidRPr="00775E2D" w:rsidRDefault="004728DD" w:rsidP="004728DD">
      <w:pPr>
        <w:spacing w:after="0"/>
        <w:rPr>
          <w:rFonts w:ascii="Times New Roman" w:hAnsi="Times New Roman"/>
          <w:sz w:val="24"/>
        </w:rPr>
      </w:pPr>
      <w:hyperlink r:id="rId1132" w:history="1">
        <w:r w:rsidRPr="00775E2D">
          <w:rPr>
            <w:rFonts w:ascii="Times New Roman" w:hAnsi="Times New Roman"/>
            <w:color w:val="0000FF"/>
            <w:sz w:val="24"/>
            <w:u w:val="single"/>
          </w:rPr>
          <w:t>Internal Publications of the Arithmetic Element Section, 1952 October 07</w:t>
        </w:r>
      </w:hyperlink>
    </w:p>
    <w:p w14:paraId="4309D33A" w14:textId="77777777" w:rsidR="004728DD" w:rsidRPr="00775E2D" w:rsidRDefault="004728DD" w:rsidP="004728DD">
      <w:pPr>
        <w:spacing w:after="0"/>
        <w:rPr>
          <w:rFonts w:ascii="Times New Roman" w:hAnsi="Times New Roman"/>
          <w:sz w:val="24"/>
        </w:rPr>
      </w:pPr>
      <w:hyperlink r:id="rId1133" w:history="1">
        <w:r w:rsidRPr="00775E2D">
          <w:rPr>
            <w:rFonts w:ascii="Times New Roman" w:hAnsi="Times New Roman"/>
            <w:color w:val="0000FF"/>
            <w:sz w:val="24"/>
            <w:u w:val="single"/>
          </w:rPr>
          <w:t>Magnetic Core Matrix Switch Adder, 1953 March 09</w:t>
        </w:r>
      </w:hyperlink>
    </w:p>
    <w:p w14:paraId="6AF930A2" w14:textId="77777777" w:rsidR="004728DD" w:rsidRPr="00775E2D" w:rsidRDefault="004728DD" w:rsidP="004728DD">
      <w:pPr>
        <w:spacing w:after="0"/>
        <w:rPr>
          <w:rFonts w:ascii="Times New Roman" w:hAnsi="Times New Roman"/>
          <w:sz w:val="24"/>
        </w:rPr>
      </w:pPr>
      <w:hyperlink r:id="rId1134" w:history="1">
        <w:r w:rsidRPr="00775E2D">
          <w:rPr>
            <w:rFonts w:ascii="Times New Roman" w:hAnsi="Times New Roman"/>
            <w:color w:val="0000FF"/>
            <w:sz w:val="24"/>
            <w:u w:val="single"/>
          </w:rPr>
          <w:t>The Effect of Size of Metal cores on Pulse and Hysteresis Measurements, 1952 September 25</w:t>
        </w:r>
      </w:hyperlink>
    </w:p>
    <w:p w14:paraId="74CBAB83" w14:textId="77777777" w:rsidR="004728DD" w:rsidRPr="00775E2D" w:rsidRDefault="004728DD" w:rsidP="004728DD">
      <w:pPr>
        <w:spacing w:after="0"/>
        <w:rPr>
          <w:rFonts w:ascii="Times New Roman" w:hAnsi="Times New Roman"/>
          <w:sz w:val="24"/>
        </w:rPr>
      </w:pPr>
      <w:hyperlink r:id="rId1135" w:history="1">
        <w:r w:rsidRPr="00775E2D">
          <w:rPr>
            <w:rFonts w:ascii="Times New Roman" w:hAnsi="Times New Roman"/>
            <w:color w:val="0000FF"/>
            <w:sz w:val="24"/>
            <w:u w:val="single"/>
          </w:rPr>
          <w:t>Progress Report to the Department Committee on Graduate Study and Research, 1952 January</w:t>
        </w:r>
      </w:hyperlink>
    </w:p>
    <w:p w14:paraId="447FB9C0" w14:textId="77777777" w:rsidR="004728DD" w:rsidRPr="00775E2D" w:rsidRDefault="004728DD" w:rsidP="004728DD">
      <w:pPr>
        <w:spacing w:after="0"/>
        <w:rPr>
          <w:rFonts w:ascii="Times New Roman" w:hAnsi="Times New Roman"/>
          <w:sz w:val="24"/>
        </w:rPr>
      </w:pPr>
      <w:hyperlink r:id="rId1136" w:history="1">
        <w:r w:rsidRPr="00775E2D">
          <w:rPr>
            <w:rFonts w:ascii="Times New Roman" w:hAnsi="Times New Roman"/>
            <w:color w:val="0000FF"/>
            <w:sz w:val="24"/>
            <w:u w:val="single"/>
          </w:rPr>
          <w:t>Boundary Conditions for Whirlwind II Design, 1952 April 24</w:t>
        </w:r>
      </w:hyperlink>
    </w:p>
    <w:p w14:paraId="7305C9A6" w14:textId="77777777" w:rsidR="004728DD" w:rsidRPr="00775E2D" w:rsidRDefault="004728DD" w:rsidP="004728DD">
      <w:pPr>
        <w:spacing w:after="0"/>
        <w:rPr>
          <w:rFonts w:ascii="Times New Roman" w:hAnsi="Times New Roman"/>
          <w:sz w:val="24"/>
        </w:rPr>
      </w:pPr>
      <w:hyperlink r:id="rId1137" w:history="1">
        <w:r w:rsidRPr="00775E2D">
          <w:rPr>
            <w:rFonts w:ascii="Times New Roman" w:hAnsi="Times New Roman"/>
            <w:color w:val="0000FF"/>
            <w:sz w:val="24"/>
            <w:u w:val="single"/>
          </w:rPr>
          <w:t>Progress Report to the Department Committee on Graduate Study and Research, 1952 April</w:t>
        </w:r>
      </w:hyperlink>
    </w:p>
    <w:p w14:paraId="4015C969" w14:textId="77777777" w:rsidR="004728DD" w:rsidRPr="00775E2D" w:rsidRDefault="004728DD" w:rsidP="004728DD">
      <w:pPr>
        <w:spacing w:after="0"/>
        <w:rPr>
          <w:rFonts w:ascii="Times New Roman" w:hAnsi="Times New Roman"/>
          <w:sz w:val="24"/>
        </w:rPr>
      </w:pPr>
      <w:hyperlink r:id="rId1138" w:history="1">
        <w:r w:rsidRPr="00775E2D">
          <w:rPr>
            <w:rFonts w:ascii="Times New Roman" w:hAnsi="Times New Roman"/>
            <w:color w:val="0000FF"/>
            <w:sz w:val="24"/>
            <w:u w:val="single"/>
          </w:rPr>
          <w:t>Ad Hoc Conference on FeNi₃, 1953 March 25</w:t>
        </w:r>
      </w:hyperlink>
    </w:p>
    <w:p w14:paraId="1EDC8E66" w14:textId="77777777" w:rsidR="004728DD" w:rsidRPr="00775E2D" w:rsidRDefault="004728DD" w:rsidP="004728DD">
      <w:pPr>
        <w:spacing w:after="0"/>
        <w:rPr>
          <w:rFonts w:ascii="Times New Roman" w:hAnsi="Times New Roman"/>
          <w:sz w:val="24"/>
        </w:rPr>
      </w:pPr>
      <w:hyperlink r:id="rId1139" w:history="1">
        <w:r w:rsidRPr="00775E2D">
          <w:rPr>
            <w:rFonts w:ascii="Times New Roman" w:hAnsi="Times New Roman"/>
            <w:color w:val="0000FF"/>
            <w:sz w:val="24"/>
            <w:u w:val="single"/>
          </w:rPr>
          <w:t>WWII Block Diagrams Meeting of April 24, 1952, 1952 May 05</w:t>
        </w:r>
      </w:hyperlink>
    </w:p>
    <w:p w14:paraId="0E4F9CF3" w14:textId="77777777" w:rsidR="004728DD" w:rsidRPr="00775E2D" w:rsidRDefault="004728DD" w:rsidP="004728DD">
      <w:pPr>
        <w:spacing w:after="0"/>
        <w:rPr>
          <w:rFonts w:ascii="Times New Roman" w:hAnsi="Times New Roman"/>
          <w:sz w:val="24"/>
        </w:rPr>
      </w:pPr>
      <w:hyperlink r:id="rId1140" w:history="1">
        <w:r w:rsidRPr="00775E2D">
          <w:rPr>
            <w:rFonts w:ascii="Times New Roman" w:hAnsi="Times New Roman"/>
            <w:color w:val="0000FF"/>
            <w:sz w:val="24"/>
            <w:u w:val="single"/>
          </w:rPr>
          <w:t>MTC Accumulator Test, 1953 March 10</w:t>
        </w:r>
      </w:hyperlink>
    </w:p>
    <w:p w14:paraId="1F44CB1B" w14:textId="77777777" w:rsidR="004728DD" w:rsidRPr="00775E2D" w:rsidRDefault="004728DD" w:rsidP="004728DD">
      <w:pPr>
        <w:spacing w:after="0"/>
        <w:rPr>
          <w:rFonts w:ascii="Times New Roman" w:hAnsi="Times New Roman"/>
          <w:sz w:val="24"/>
        </w:rPr>
      </w:pPr>
      <w:hyperlink r:id="rId1141" w:history="1">
        <w:r w:rsidRPr="00775E2D">
          <w:rPr>
            <w:rFonts w:ascii="Times New Roman" w:hAnsi="Times New Roman"/>
            <w:color w:val="0000FF"/>
            <w:sz w:val="24"/>
            <w:u w:val="single"/>
          </w:rPr>
          <w:t>Laboratory Personnel, 1953 April 01</w:t>
        </w:r>
      </w:hyperlink>
    </w:p>
    <w:p w14:paraId="2D308075" w14:textId="77777777" w:rsidR="004728DD" w:rsidRPr="00775E2D" w:rsidRDefault="004728DD" w:rsidP="004728DD">
      <w:pPr>
        <w:spacing w:after="0"/>
        <w:rPr>
          <w:rFonts w:ascii="Times New Roman" w:hAnsi="Times New Roman"/>
          <w:sz w:val="24"/>
        </w:rPr>
      </w:pPr>
      <w:hyperlink r:id="rId1142" w:history="1">
        <w:r w:rsidRPr="00775E2D">
          <w:rPr>
            <w:rFonts w:ascii="Times New Roman" w:hAnsi="Times New Roman"/>
            <w:color w:val="0000FF"/>
            <w:sz w:val="24"/>
            <w:u w:val="single"/>
          </w:rPr>
          <w:t>Group 63 Seminar on Magnetism, Appendix III, 1952 December 11</w:t>
        </w:r>
      </w:hyperlink>
    </w:p>
    <w:p w14:paraId="38BCE471" w14:textId="77777777" w:rsidR="004728DD" w:rsidRPr="00775E2D" w:rsidRDefault="004728DD" w:rsidP="004728DD">
      <w:pPr>
        <w:spacing w:after="0"/>
        <w:rPr>
          <w:rFonts w:ascii="Times New Roman" w:hAnsi="Times New Roman"/>
          <w:sz w:val="24"/>
        </w:rPr>
      </w:pPr>
      <w:hyperlink r:id="rId1143" w:history="1">
        <w:r w:rsidRPr="00775E2D">
          <w:rPr>
            <w:rFonts w:ascii="Times New Roman" w:hAnsi="Times New Roman"/>
            <w:color w:val="0000FF"/>
            <w:sz w:val="24"/>
            <w:u w:val="single"/>
          </w:rPr>
          <w:t>WWII Block Diagrams Meeting of May 27 &amp; 29, 1952, 1952 June 04</w:t>
        </w:r>
      </w:hyperlink>
    </w:p>
    <w:p w14:paraId="41949805" w14:textId="77777777" w:rsidR="004728DD" w:rsidRPr="00775E2D" w:rsidRDefault="004728DD" w:rsidP="004728DD">
      <w:pPr>
        <w:spacing w:after="0"/>
        <w:rPr>
          <w:rFonts w:ascii="Times New Roman" w:hAnsi="Times New Roman"/>
          <w:sz w:val="24"/>
        </w:rPr>
      </w:pPr>
      <w:hyperlink r:id="rId1144" w:history="1">
        <w:r w:rsidRPr="00775E2D">
          <w:rPr>
            <w:rFonts w:ascii="Times New Roman" w:hAnsi="Times New Roman"/>
            <w:color w:val="0000FF"/>
            <w:sz w:val="24"/>
            <w:u w:val="single"/>
          </w:rPr>
          <w:t>Group 63 Seminar on Magnetism XVIII, 1952 December 24</w:t>
        </w:r>
      </w:hyperlink>
    </w:p>
    <w:p w14:paraId="7C98D0E7" w14:textId="77777777" w:rsidR="004728DD" w:rsidRPr="00775E2D" w:rsidRDefault="004728DD" w:rsidP="004728DD">
      <w:pPr>
        <w:spacing w:after="0"/>
        <w:rPr>
          <w:rFonts w:ascii="Times New Roman" w:hAnsi="Times New Roman"/>
          <w:sz w:val="24"/>
        </w:rPr>
      </w:pPr>
      <w:hyperlink r:id="rId1145" w:history="1">
        <w:r w:rsidRPr="00775E2D">
          <w:rPr>
            <w:rFonts w:ascii="Times New Roman" w:hAnsi="Times New Roman"/>
            <w:color w:val="0000FF"/>
            <w:sz w:val="24"/>
            <w:u w:val="single"/>
          </w:rPr>
          <w:t>WWII Block Diagrams Meeting of April 16-17, 1952, 1952 April 28</w:t>
        </w:r>
      </w:hyperlink>
    </w:p>
    <w:p w14:paraId="0D932D00" w14:textId="77777777" w:rsidR="004728DD" w:rsidRPr="00775E2D" w:rsidRDefault="004728DD" w:rsidP="004728DD">
      <w:pPr>
        <w:spacing w:after="0"/>
        <w:rPr>
          <w:rFonts w:ascii="Times New Roman" w:hAnsi="Times New Roman"/>
          <w:sz w:val="24"/>
        </w:rPr>
      </w:pPr>
      <w:hyperlink r:id="rId1146" w:history="1">
        <w:r w:rsidRPr="00775E2D">
          <w:rPr>
            <w:rFonts w:ascii="Times New Roman" w:hAnsi="Times New Roman"/>
            <w:color w:val="0000FF"/>
            <w:sz w:val="24"/>
            <w:u w:val="single"/>
          </w:rPr>
          <w:t>IBM Relations, 1953 March 11</w:t>
        </w:r>
      </w:hyperlink>
    </w:p>
    <w:p w14:paraId="62320EDF" w14:textId="77777777" w:rsidR="004728DD" w:rsidRPr="00775E2D" w:rsidRDefault="004728DD" w:rsidP="004728DD">
      <w:pPr>
        <w:spacing w:after="0"/>
        <w:rPr>
          <w:rFonts w:ascii="Times New Roman" w:hAnsi="Times New Roman"/>
          <w:sz w:val="24"/>
        </w:rPr>
      </w:pPr>
      <w:hyperlink r:id="rId1147" w:history="1">
        <w:r w:rsidRPr="00775E2D">
          <w:rPr>
            <w:rFonts w:ascii="Times New Roman" w:hAnsi="Times New Roman"/>
            <w:color w:val="0000FF"/>
            <w:sz w:val="24"/>
            <w:u w:val="single"/>
          </w:rPr>
          <w:t>Group 63 Seminar on Magnetism, XIX, 1952 December 17</w:t>
        </w:r>
      </w:hyperlink>
    </w:p>
    <w:p w14:paraId="357171DB" w14:textId="77777777" w:rsidR="004728DD" w:rsidRPr="00775E2D" w:rsidRDefault="004728DD" w:rsidP="004728DD">
      <w:pPr>
        <w:spacing w:after="0"/>
        <w:rPr>
          <w:rFonts w:ascii="Times New Roman" w:hAnsi="Times New Roman"/>
          <w:sz w:val="24"/>
        </w:rPr>
      </w:pPr>
      <w:hyperlink r:id="rId1148" w:history="1">
        <w:r w:rsidRPr="00775E2D">
          <w:rPr>
            <w:rFonts w:ascii="Times New Roman" w:hAnsi="Times New Roman"/>
            <w:color w:val="0000FF"/>
            <w:sz w:val="24"/>
            <w:u w:val="single"/>
          </w:rPr>
          <w:t>MTC Meeting of August 4, 1952, 1952 August 14</w:t>
        </w:r>
      </w:hyperlink>
    </w:p>
    <w:p w14:paraId="5C29A72A" w14:textId="77777777" w:rsidR="004728DD" w:rsidRPr="00775E2D" w:rsidRDefault="004728DD" w:rsidP="004728DD">
      <w:pPr>
        <w:spacing w:after="0"/>
        <w:rPr>
          <w:rFonts w:ascii="Times New Roman" w:hAnsi="Times New Roman"/>
          <w:sz w:val="24"/>
        </w:rPr>
      </w:pPr>
      <w:hyperlink r:id="rId1149" w:history="1">
        <w:r w:rsidRPr="00775E2D">
          <w:rPr>
            <w:rFonts w:ascii="Times New Roman" w:hAnsi="Times New Roman"/>
            <w:color w:val="0000FF"/>
            <w:sz w:val="24"/>
            <w:u w:val="single"/>
          </w:rPr>
          <w:t>Summary of IBM - MIT Collaboration, October 27, 1952 to November 30, 1952 inclusive, 1952 December 03</w:t>
        </w:r>
      </w:hyperlink>
    </w:p>
    <w:p w14:paraId="44FED079" w14:textId="77777777" w:rsidR="004728DD" w:rsidRPr="00775E2D" w:rsidRDefault="004728DD" w:rsidP="004728DD">
      <w:pPr>
        <w:spacing w:after="0"/>
        <w:rPr>
          <w:rFonts w:ascii="Times New Roman" w:hAnsi="Times New Roman"/>
          <w:sz w:val="24"/>
        </w:rPr>
      </w:pPr>
      <w:hyperlink r:id="rId1150" w:history="1">
        <w:r w:rsidRPr="00775E2D">
          <w:rPr>
            <w:rFonts w:ascii="Times New Roman" w:hAnsi="Times New Roman"/>
            <w:color w:val="0000FF"/>
            <w:sz w:val="24"/>
            <w:u w:val="single"/>
          </w:rPr>
          <w:t>WWII Block Diagrams Meeting of April 10, 1952, 1952 April 10</w:t>
        </w:r>
      </w:hyperlink>
    </w:p>
    <w:p w14:paraId="7E90801B" w14:textId="77777777" w:rsidR="004728DD" w:rsidRPr="00775E2D" w:rsidRDefault="004728DD" w:rsidP="004728DD">
      <w:pPr>
        <w:spacing w:after="0"/>
        <w:rPr>
          <w:rFonts w:ascii="Times New Roman" w:hAnsi="Times New Roman"/>
          <w:sz w:val="24"/>
        </w:rPr>
      </w:pPr>
      <w:hyperlink r:id="rId1151" w:history="1">
        <w:r w:rsidRPr="00775E2D">
          <w:rPr>
            <w:rFonts w:ascii="Times New Roman" w:hAnsi="Times New Roman"/>
            <w:color w:val="0000FF"/>
            <w:sz w:val="24"/>
            <w:u w:val="single"/>
          </w:rPr>
          <w:t>Design and Tests of Electronic Circuits for Operating Safety Margins, 1953 September 21</w:t>
        </w:r>
      </w:hyperlink>
    </w:p>
    <w:p w14:paraId="088F76F6" w14:textId="77777777" w:rsidR="004728DD" w:rsidRPr="00775E2D" w:rsidRDefault="004728DD" w:rsidP="004728DD">
      <w:pPr>
        <w:spacing w:after="0"/>
        <w:rPr>
          <w:rFonts w:ascii="Times New Roman" w:hAnsi="Times New Roman"/>
          <w:sz w:val="24"/>
        </w:rPr>
      </w:pPr>
      <w:hyperlink r:id="rId1152" w:history="1">
        <w:r w:rsidRPr="00775E2D">
          <w:rPr>
            <w:rFonts w:ascii="Times New Roman" w:hAnsi="Times New Roman"/>
            <w:color w:val="0000FF"/>
            <w:sz w:val="24"/>
            <w:u w:val="single"/>
          </w:rPr>
          <w:t>Trip to General Ceramics, Jan. 9, 1952, 1952 January 10</w:t>
        </w:r>
      </w:hyperlink>
    </w:p>
    <w:p w14:paraId="02D36542" w14:textId="77777777" w:rsidR="004728DD" w:rsidRPr="00775E2D" w:rsidRDefault="004728DD" w:rsidP="004728DD">
      <w:pPr>
        <w:spacing w:after="0"/>
        <w:rPr>
          <w:rFonts w:ascii="Times New Roman" w:hAnsi="Times New Roman"/>
          <w:sz w:val="24"/>
        </w:rPr>
      </w:pPr>
      <w:hyperlink r:id="rId1153" w:history="1">
        <w:r w:rsidRPr="00775E2D">
          <w:rPr>
            <w:rFonts w:ascii="Times New Roman" w:hAnsi="Times New Roman"/>
            <w:color w:val="0000FF"/>
            <w:sz w:val="24"/>
            <w:u w:val="single"/>
          </w:rPr>
          <w:t>Metallographic Studies of Ferrites, 1952 December 04</w:t>
        </w:r>
      </w:hyperlink>
    </w:p>
    <w:p w14:paraId="02E036B3" w14:textId="77777777" w:rsidR="004728DD" w:rsidRPr="00775E2D" w:rsidRDefault="004728DD" w:rsidP="004728DD">
      <w:pPr>
        <w:spacing w:after="0"/>
        <w:rPr>
          <w:rFonts w:ascii="Times New Roman" w:hAnsi="Times New Roman"/>
          <w:sz w:val="24"/>
        </w:rPr>
      </w:pPr>
      <w:hyperlink r:id="rId1154" w:history="1">
        <w:r w:rsidRPr="00775E2D">
          <w:rPr>
            <w:rFonts w:ascii="Times New Roman" w:hAnsi="Times New Roman"/>
            <w:color w:val="0000FF"/>
            <w:sz w:val="24"/>
            <w:u w:val="single"/>
          </w:rPr>
          <w:t>Whirlwind II Meeting of March 21, 1952, 1952 March 25</w:t>
        </w:r>
      </w:hyperlink>
    </w:p>
    <w:p w14:paraId="6E9F1A76" w14:textId="77777777" w:rsidR="004728DD" w:rsidRPr="00775E2D" w:rsidRDefault="004728DD" w:rsidP="004728DD">
      <w:pPr>
        <w:spacing w:after="0"/>
        <w:rPr>
          <w:rFonts w:ascii="Times New Roman" w:hAnsi="Times New Roman"/>
          <w:sz w:val="24"/>
        </w:rPr>
      </w:pPr>
      <w:hyperlink r:id="rId1155" w:history="1">
        <w:r w:rsidRPr="00775E2D">
          <w:rPr>
            <w:rFonts w:ascii="Times New Roman" w:hAnsi="Times New Roman"/>
            <w:color w:val="0000FF"/>
            <w:sz w:val="24"/>
            <w:u w:val="single"/>
          </w:rPr>
          <w:t>Whirlwind II Meeting of February 1, 1952, 1952 February 06</w:t>
        </w:r>
      </w:hyperlink>
    </w:p>
    <w:p w14:paraId="68C722DC" w14:textId="77777777" w:rsidR="004728DD" w:rsidRPr="00775E2D" w:rsidRDefault="004728DD" w:rsidP="004728DD">
      <w:pPr>
        <w:spacing w:after="0"/>
        <w:rPr>
          <w:rFonts w:ascii="Times New Roman" w:hAnsi="Times New Roman"/>
          <w:sz w:val="24"/>
        </w:rPr>
      </w:pPr>
      <w:hyperlink r:id="rId1156" w:history="1">
        <w:r w:rsidRPr="00775E2D">
          <w:rPr>
            <w:rFonts w:ascii="Times New Roman" w:hAnsi="Times New Roman"/>
            <w:color w:val="0000FF"/>
            <w:sz w:val="24"/>
            <w:u w:val="single"/>
          </w:rPr>
          <w:t>Conference on Magnetic-core Switching Phenomena, 1952 June 16</w:t>
        </w:r>
      </w:hyperlink>
    </w:p>
    <w:p w14:paraId="3A91502D" w14:textId="77777777" w:rsidR="004728DD" w:rsidRPr="00775E2D" w:rsidRDefault="004728DD" w:rsidP="004728DD">
      <w:pPr>
        <w:spacing w:after="0"/>
        <w:rPr>
          <w:rFonts w:ascii="Times New Roman" w:hAnsi="Times New Roman"/>
          <w:sz w:val="24"/>
        </w:rPr>
      </w:pPr>
      <w:hyperlink r:id="rId1157" w:history="1">
        <w:r w:rsidRPr="00775E2D">
          <w:rPr>
            <w:rFonts w:ascii="Times New Roman" w:hAnsi="Times New Roman"/>
            <w:color w:val="0000FF"/>
            <w:sz w:val="24"/>
            <w:u w:val="single"/>
          </w:rPr>
          <w:t>Minutes of Joint MIT - IBM Conference Held at Hartford Connecticut January 20, 1953, 1953 January 26</w:t>
        </w:r>
      </w:hyperlink>
    </w:p>
    <w:p w14:paraId="73BDAAA8" w14:textId="77777777" w:rsidR="004728DD" w:rsidRPr="00775E2D" w:rsidRDefault="004728DD" w:rsidP="004728DD">
      <w:pPr>
        <w:spacing w:after="0"/>
        <w:rPr>
          <w:rFonts w:ascii="Times New Roman" w:hAnsi="Times New Roman"/>
          <w:sz w:val="24"/>
        </w:rPr>
      </w:pPr>
      <w:hyperlink r:id="rId1158" w:history="1">
        <w:r w:rsidRPr="00775E2D">
          <w:rPr>
            <w:rFonts w:ascii="Times New Roman" w:hAnsi="Times New Roman"/>
            <w:color w:val="0000FF"/>
            <w:sz w:val="24"/>
            <w:u w:val="single"/>
          </w:rPr>
          <w:t>WWII Memory Address Selection System, PB No. 61, 1953 April 08</w:t>
        </w:r>
      </w:hyperlink>
    </w:p>
    <w:p w14:paraId="4E48E6D7" w14:textId="77777777" w:rsidR="004728DD" w:rsidRPr="00775E2D" w:rsidRDefault="004728DD" w:rsidP="004728DD">
      <w:pPr>
        <w:spacing w:after="0"/>
        <w:rPr>
          <w:rFonts w:ascii="Times New Roman" w:hAnsi="Times New Roman"/>
          <w:sz w:val="24"/>
        </w:rPr>
      </w:pPr>
      <w:hyperlink r:id="rId1159" w:history="1">
        <w:r w:rsidRPr="00775E2D">
          <w:rPr>
            <w:rFonts w:ascii="Times New Roman" w:hAnsi="Times New Roman"/>
            <w:color w:val="0000FF"/>
            <w:sz w:val="24"/>
            <w:u w:val="single"/>
          </w:rPr>
          <w:t>Whirlwind II Meeting of July 25, 1952, 1952 July 28</w:t>
        </w:r>
      </w:hyperlink>
    </w:p>
    <w:p w14:paraId="5DCCB107" w14:textId="77777777" w:rsidR="004728DD" w:rsidRPr="00775E2D" w:rsidRDefault="004728DD" w:rsidP="004728DD">
      <w:pPr>
        <w:spacing w:after="0"/>
        <w:rPr>
          <w:rFonts w:ascii="Times New Roman" w:hAnsi="Times New Roman"/>
          <w:sz w:val="24"/>
        </w:rPr>
      </w:pPr>
      <w:hyperlink r:id="rId1160" w:history="1">
        <w:r w:rsidRPr="00775E2D">
          <w:rPr>
            <w:rFonts w:ascii="Times New Roman" w:hAnsi="Times New Roman"/>
            <w:color w:val="0000FF"/>
            <w:sz w:val="24"/>
            <w:u w:val="single"/>
          </w:rPr>
          <w:t>Quarterly Status Report, Contract N5ori-06002 January through March, 1952, 1952 March</w:t>
        </w:r>
      </w:hyperlink>
    </w:p>
    <w:p w14:paraId="10B03B1A" w14:textId="77777777" w:rsidR="004728DD" w:rsidRPr="00775E2D" w:rsidRDefault="004728DD" w:rsidP="004728DD">
      <w:pPr>
        <w:spacing w:after="0"/>
        <w:rPr>
          <w:rFonts w:ascii="Times New Roman" w:hAnsi="Times New Roman"/>
          <w:sz w:val="24"/>
        </w:rPr>
      </w:pPr>
      <w:hyperlink r:id="rId1161" w:history="1">
        <w:r w:rsidRPr="00775E2D">
          <w:rPr>
            <w:rFonts w:ascii="Times New Roman" w:hAnsi="Times New Roman"/>
            <w:color w:val="0000FF"/>
            <w:sz w:val="24"/>
            <w:u w:val="single"/>
          </w:rPr>
          <w:t>Laboratory Personnel, 1953 April 06</w:t>
        </w:r>
      </w:hyperlink>
    </w:p>
    <w:p w14:paraId="53D81AF4" w14:textId="77777777" w:rsidR="004728DD" w:rsidRPr="00775E2D" w:rsidRDefault="004728DD" w:rsidP="004728DD">
      <w:pPr>
        <w:spacing w:after="0"/>
        <w:rPr>
          <w:rFonts w:ascii="Times New Roman" w:hAnsi="Times New Roman"/>
          <w:sz w:val="24"/>
        </w:rPr>
      </w:pPr>
      <w:hyperlink r:id="rId1162" w:history="1">
        <w:r w:rsidRPr="00775E2D">
          <w:rPr>
            <w:rFonts w:ascii="Times New Roman" w:hAnsi="Times New Roman"/>
            <w:color w:val="0000FF"/>
            <w:sz w:val="24"/>
            <w:u w:val="single"/>
          </w:rPr>
          <w:t>Group 63 Seminar on Magnetism XII, 1952 November 14</w:t>
        </w:r>
      </w:hyperlink>
    </w:p>
    <w:p w14:paraId="248ED98F" w14:textId="77777777" w:rsidR="004728DD" w:rsidRPr="00775E2D" w:rsidRDefault="004728DD" w:rsidP="004728DD">
      <w:pPr>
        <w:spacing w:after="0"/>
        <w:rPr>
          <w:rFonts w:ascii="Times New Roman" w:hAnsi="Times New Roman"/>
          <w:sz w:val="24"/>
        </w:rPr>
      </w:pPr>
      <w:hyperlink r:id="rId1163" w:history="1">
        <w:r w:rsidRPr="00775E2D">
          <w:rPr>
            <w:rFonts w:ascii="Times New Roman" w:hAnsi="Times New Roman"/>
            <w:color w:val="0000FF"/>
            <w:sz w:val="24"/>
            <w:u w:val="single"/>
          </w:rPr>
          <w:t>Group 63 Seminar on Magnetism, XLV, 1953 March 31</w:t>
        </w:r>
      </w:hyperlink>
    </w:p>
    <w:p w14:paraId="173D1167" w14:textId="77777777" w:rsidR="004728DD" w:rsidRPr="00775E2D" w:rsidRDefault="004728DD" w:rsidP="004728DD">
      <w:pPr>
        <w:spacing w:after="0"/>
        <w:rPr>
          <w:rFonts w:ascii="Times New Roman" w:hAnsi="Times New Roman"/>
          <w:sz w:val="24"/>
        </w:rPr>
      </w:pPr>
      <w:hyperlink r:id="rId1164" w:history="1">
        <w:r w:rsidRPr="00775E2D">
          <w:rPr>
            <w:rFonts w:ascii="Times New Roman" w:hAnsi="Times New Roman"/>
            <w:color w:val="0000FF"/>
            <w:sz w:val="24"/>
            <w:u w:val="single"/>
          </w:rPr>
          <w:t>Internal Documents on Ferromagnetic and Ferroelectric Cores, 1952 January 18</w:t>
        </w:r>
      </w:hyperlink>
    </w:p>
    <w:p w14:paraId="1CD156B7" w14:textId="77777777" w:rsidR="004728DD" w:rsidRPr="00775E2D" w:rsidRDefault="004728DD" w:rsidP="004728DD">
      <w:pPr>
        <w:spacing w:after="0"/>
        <w:rPr>
          <w:rFonts w:ascii="Times New Roman" w:hAnsi="Times New Roman"/>
          <w:sz w:val="24"/>
        </w:rPr>
      </w:pPr>
      <w:hyperlink r:id="rId1165" w:history="1">
        <w:r w:rsidRPr="00775E2D">
          <w:rPr>
            <w:rFonts w:ascii="Times New Roman" w:hAnsi="Times New Roman"/>
            <w:color w:val="0000FF"/>
            <w:sz w:val="24"/>
            <w:u w:val="single"/>
          </w:rPr>
          <w:t>MTC Meeting of August 15, 1952, 1952 August 20</w:t>
        </w:r>
      </w:hyperlink>
    </w:p>
    <w:p w14:paraId="25F86A19" w14:textId="77777777" w:rsidR="004728DD" w:rsidRPr="00775E2D" w:rsidRDefault="004728DD" w:rsidP="004728DD">
      <w:pPr>
        <w:spacing w:after="0"/>
        <w:rPr>
          <w:rFonts w:ascii="Times New Roman" w:hAnsi="Times New Roman"/>
          <w:sz w:val="24"/>
        </w:rPr>
      </w:pPr>
      <w:hyperlink r:id="rId1166" w:history="1">
        <w:r w:rsidRPr="00775E2D">
          <w:rPr>
            <w:rFonts w:ascii="Times New Roman" w:hAnsi="Times New Roman"/>
            <w:color w:val="0000FF"/>
            <w:sz w:val="24"/>
            <w:u w:val="single"/>
          </w:rPr>
          <w:t>Changes in Internal Storage and Computing Time Allocation Given in M-1913 (Supplement to M-1815: 1953 Cape Cod System), 1953 May 07</w:t>
        </w:r>
      </w:hyperlink>
    </w:p>
    <w:p w14:paraId="460AFCBA" w14:textId="77777777" w:rsidR="004728DD" w:rsidRPr="00775E2D" w:rsidRDefault="004728DD" w:rsidP="004728DD">
      <w:pPr>
        <w:spacing w:after="0"/>
        <w:rPr>
          <w:rFonts w:ascii="Times New Roman" w:hAnsi="Times New Roman"/>
          <w:sz w:val="24"/>
        </w:rPr>
      </w:pPr>
      <w:hyperlink r:id="rId1167" w:history="1">
        <w:r w:rsidRPr="00775E2D">
          <w:rPr>
            <w:rFonts w:ascii="Times New Roman" w:hAnsi="Times New Roman"/>
            <w:color w:val="0000FF"/>
            <w:sz w:val="24"/>
            <w:u w:val="single"/>
          </w:rPr>
          <w:t>Laboratory Personnel, 1952 August 01</w:t>
        </w:r>
      </w:hyperlink>
    </w:p>
    <w:p w14:paraId="2E8E3587" w14:textId="77777777" w:rsidR="004728DD" w:rsidRPr="00775E2D" w:rsidRDefault="004728DD" w:rsidP="004728DD">
      <w:pPr>
        <w:spacing w:after="0"/>
        <w:rPr>
          <w:rFonts w:ascii="Times New Roman" w:hAnsi="Times New Roman"/>
          <w:sz w:val="24"/>
        </w:rPr>
      </w:pPr>
      <w:hyperlink r:id="rId1168" w:history="1">
        <w:r w:rsidRPr="00775E2D">
          <w:rPr>
            <w:rFonts w:ascii="Times New Roman" w:hAnsi="Times New Roman"/>
            <w:color w:val="0000FF"/>
            <w:sz w:val="24"/>
            <w:u w:val="single"/>
          </w:rPr>
          <w:t>Group 63 Seminar on Magnetism, XXXV, 1953 March 12</w:t>
        </w:r>
      </w:hyperlink>
    </w:p>
    <w:p w14:paraId="20A83A3C" w14:textId="77777777" w:rsidR="004728DD" w:rsidRPr="00775E2D" w:rsidRDefault="004728DD" w:rsidP="004728DD">
      <w:pPr>
        <w:spacing w:after="0"/>
        <w:rPr>
          <w:rFonts w:ascii="Times New Roman" w:hAnsi="Times New Roman"/>
          <w:sz w:val="24"/>
        </w:rPr>
      </w:pPr>
      <w:hyperlink r:id="rId1169" w:history="1">
        <w:r w:rsidRPr="00775E2D">
          <w:rPr>
            <w:rFonts w:ascii="Times New Roman" w:hAnsi="Times New Roman"/>
            <w:color w:val="0000FF"/>
            <w:sz w:val="24"/>
            <w:u w:val="single"/>
          </w:rPr>
          <w:t>Minutes of the Meeting of August 1, 1952, 1952 August 06</w:t>
        </w:r>
      </w:hyperlink>
    </w:p>
    <w:p w14:paraId="70CEE07E" w14:textId="77777777" w:rsidR="004728DD" w:rsidRPr="00775E2D" w:rsidRDefault="004728DD" w:rsidP="004728DD">
      <w:pPr>
        <w:spacing w:after="0"/>
        <w:rPr>
          <w:rFonts w:ascii="Times New Roman" w:hAnsi="Times New Roman"/>
          <w:sz w:val="24"/>
        </w:rPr>
      </w:pPr>
      <w:hyperlink r:id="rId1170" w:history="1">
        <w:r w:rsidRPr="00775E2D">
          <w:rPr>
            <w:rFonts w:ascii="Times New Roman" w:hAnsi="Times New Roman"/>
            <w:color w:val="0000FF"/>
            <w:sz w:val="24"/>
            <w:u w:val="single"/>
          </w:rPr>
          <w:t>Laboratory Personnel, 1953 January 15</w:t>
        </w:r>
      </w:hyperlink>
    </w:p>
    <w:p w14:paraId="4B8733AA" w14:textId="77777777" w:rsidR="004728DD" w:rsidRPr="00775E2D" w:rsidRDefault="004728DD" w:rsidP="004728DD">
      <w:pPr>
        <w:spacing w:after="0"/>
        <w:rPr>
          <w:rFonts w:ascii="Times New Roman" w:hAnsi="Times New Roman"/>
          <w:sz w:val="24"/>
        </w:rPr>
      </w:pPr>
      <w:hyperlink r:id="rId1171" w:history="1">
        <w:r w:rsidRPr="00775E2D">
          <w:rPr>
            <w:rFonts w:ascii="Times New Roman" w:hAnsi="Times New Roman"/>
            <w:color w:val="0000FF"/>
            <w:sz w:val="24"/>
            <w:u w:val="single"/>
          </w:rPr>
          <w:t>MTC Meeting of August 4, 1952, 1952 August 20</w:t>
        </w:r>
      </w:hyperlink>
    </w:p>
    <w:p w14:paraId="1CD5DE32" w14:textId="77777777" w:rsidR="004728DD" w:rsidRPr="00775E2D" w:rsidRDefault="004728DD" w:rsidP="004728DD">
      <w:pPr>
        <w:spacing w:after="0"/>
        <w:rPr>
          <w:rFonts w:ascii="Times New Roman" w:hAnsi="Times New Roman"/>
          <w:sz w:val="24"/>
        </w:rPr>
      </w:pPr>
      <w:hyperlink r:id="rId1172" w:history="1">
        <w:r w:rsidRPr="00775E2D">
          <w:rPr>
            <w:rFonts w:ascii="Times New Roman" w:hAnsi="Times New Roman"/>
            <w:color w:val="0000FF"/>
            <w:sz w:val="24"/>
            <w:u w:val="single"/>
          </w:rPr>
          <w:t>First Note on Pulse Transformers for Memory Drivers, 1953 May 27</w:t>
        </w:r>
      </w:hyperlink>
    </w:p>
    <w:p w14:paraId="53B9EB0C" w14:textId="77777777" w:rsidR="004728DD" w:rsidRPr="00775E2D" w:rsidRDefault="004728DD" w:rsidP="004728DD">
      <w:pPr>
        <w:spacing w:after="0"/>
        <w:rPr>
          <w:rFonts w:ascii="Times New Roman" w:hAnsi="Times New Roman"/>
          <w:sz w:val="24"/>
        </w:rPr>
      </w:pPr>
      <w:hyperlink r:id="rId1173" w:history="1">
        <w:r w:rsidRPr="00775E2D">
          <w:rPr>
            <w:rFonts w:ascii="Times New Roman" w:hAnsi="Times New Roman"/>
            <w:color w:val="0000FF"/>
            <w:sz w:val="24"/>
            <w:u w:val="single"/>
          </w:rPr>
          <w:t>Visit to Federal Telecommunication Laboratories, January 23, 1950, 1950 February 02</w:t>
        </w:r>
      </w:hyperlink>
    </w:p>
    <w:p w14:paraId="1E7AFEC2" w14:textId="77777777" w:rsidR="004728DD" w:rsidRPr="00775E2D" w:rsidRDefault="004728DD" w:rsidP="004728DD">
      <w:pPr>
        <w:spacing w:after="0"/>
        <w:rPr>
          <w:rFonts w:ascii="Times New Roman" w:hAnsi="Times New Roman"/>
          <w:sz w:val="24"/>
        </w:rPr>
      </w:pPr>
      <w:hyperlink r:id="rId1174" w:history="1">
        <w:r w:rsidRPr="00775E2D">
          <w:rPr>
            <w:rFonts w:ascii="Times New Roman" w:hAnsi="Times New Roman"/>
            <w:color w:val="0000FF"/>
            <w:sz w:val="24"/>
            <w:u w:val="single"/>
          </w:rPr>
          <w:t>Internal Documents on Ferromagnetic and Ferroelectric Cores, 1952 June 10</w:t>
        </w:r>
      </w:hyperlink>
    </w:p>
    <w:p w14:paraId="6F8C1252" w14:textId="77777777" w:rsidR="004728DD" w:rsidRPr="00775E2D" w:rsidRDefault="004728DD" w:rsidP="004728DD">
      <w:pPr>
        <w:spacing w:after="0"/>
        <w:rPr>
          <w:rFonts w:ascii="Times New Roman" w:hAnsi="Times New Roman"/>
          <w:sz w:val="24"/>
        </w:rPr>
      </w:pPr>
      <w:hyperlink r:id="rId1175" w:history="1">
        <w:r w:rsidRPr="00775E2D">
          <w:rPr>
            <w:rFonts w:ascii="Times New Roman" w:hAnsi="Times New Roman"/>
            <w:color w:val="0000FF"/>
            <w:sz w:val="24"/>
            <w:u w:val="single"/>
          </w:rPr>
          <w:t>Design and Construction Schedule, WWII Prototype, 1952 December 11</w:t>
        </w:r>
      </w:hyperlink>
    </w:p>
    <w:p w14:paraId="6BA7B651" w14:textId="77777777" w:rsidR="004728DD" w:rsidRPr="00775E2D" w:rsidRDefault="004728DD" w:rsidP="004728DD">
      <w:pPr>
        <w:spacing w:after="0"/>
        <w:rPr>
          <w:rFonts w:ascii="Times New Roman" w:hAnsi="Times New Roman"/>
          <w:sz w:val="24"/>
        </w:rPr>
      </w:pPr>
      <w:hyperlink r:id="rId1176" w:history="1">
        <w:r w:rsidRPr="00775E2D">
          <w:rPr>
            <w:rFonts w:ascii="Times New Roman" w:hAnsi="Times New Roman"/>
            <w:color w:val="0000FF"/>
            <w:sz w:val="24"/>
            <w:u w:val="single"/>
          </w:rPr>
          <w:t>Meetings at Project High on March 3 and 4, 1953 March 18</w:t>
        </w:r>
      </w:hyperlink>
    </w:p>
    <w:p w14:paraId="1C0A3C3C" w14:textId="77777777" w:rsidR="004728DD" w:rsidRPr="00775E2D" w:rsidRDefault="004728DD" w:rsidP="004728DD">
      <w:pPr>
        <w:spacing w:after="0"/>
        <w:rPr>
          <w:rFonts w:ascii="Times New Roman" w:hAnsi="Times New Roman"/>
          <w:sz w:val="24"/>
        </w:rPr>
      </w:pPr>
      <w:hyperlink r:id="rId1177" w:history="1">
        <w:r w:rsidRPr="00775E2D">
          <w:rPr>
            <w:rFonts w:ascii="Times New Roman" w:hAnsi="Times New Roman"/>
            <w:color w:val="0000FF"/>
            <w:sz w:val="24"/>
            <w:u w:val="single"/>
          </w:rPr>
          <w:t>Group 63 Seminar on Magnetism XI, 1952 November 13</w:t>
        </w:r>
      </w:hyperlink>
    </w:p>
    <w:p w14:paraId="4FB5988C" w14:textId="77777777" w:rsidR="004728DD" w:rsidRPr="00775E2D" w:rsidRDefault="004728DD" w:rsidP="004728DD">
      <w:pPr>
        <w:spacing w:after="0"/>
        <w:rPr>
          <w:rFonts w:ascii="Times New Roman" w:hAnsi="Times New Roman"/>
          <w:sz w:val="24"/>
        </w:rPr>
      </w:pPr>
      <w:hyperlink r:id="rId1178" w:history="1">
        <w:r w:rsidRPr="00775E2D">
          <w:rPr>
            <w:rFonts w:ascii="Times New Roman" w:hAnsi="Times New Roman"/>
            <w:color w:val="0000FF"/>
            <w:sz w:val="24"/>
            <w:u w:val="single"/>
          </w:rPr>
          <w:t>An RF Readout System for a Coincident-Current Magnetic-Core Memory, 1952 December 19</w:t>
        </w:r>
      </w:hyperlink>
    </w:p>
    <w:p w14:paraId="04AA0908" w14:textId="77777777" w:rsidR="004728DD" w:rsidRPr="00775E2D" w:rsidRDefault="004728DD" w:rsidP="004728DD">
      <w:pPr>
        <w:spacing w:after="0"/>
        <w:rPr>
          <w:rFonts w:ascii="Times New Roman" w:hAnsi="Times New Roman"/>
          <w:sz w:val="24"/>
        </w:rPr>
      </w:pPr>
      <w:hyperlink r:id="rId1179" w:history="1">
        <w:r w:rsidRPr="00775E2D">
          <w:rPr>
            <w:rFonts w:ascii="Times New Roman" w:hAnsi="Times New Roman"/>
            <w:color w:val="0000FF"/>
            <w:sz w:val="24"/>
            <w:u w:val="single"/>
          </w:rPr>
          <w:t>Laboratory Personnel, 1952 April 01</w:t>
        </w:r>
      </w:hyperlink>
    </w:p>
    <w:p w14:paraId="0A29270A" w14:textId="77777777" w:rsidR="004728DD" w:rsidRPr="00775E2D" w:rsidRDefault="004728DD" w:rsidP="004728DD">
      <w:pPr>
        <w:spacing w:after="0"/>
        <w:rPr>
          <w:rFonts w:ascii="Times New Roman" w:hAnsi="Times New Roman"/>
          <w:sz w:val="24"/>
        </w:rPr>
      </w:pPr>
      <w:hyperlink r:id="rId1180" w:history="1">
        <w:r w:rsidRPr="00775E2D">
          <w:rPr>
            <w:rFonts w:ascii="Times New Roman" w:hAnsi="Times New Roman"/>
            <w:color w:val="0000FF"/>
            <w:sz w:val="24"/>
            <w:u w:val="single"/>
          </w:rPr>
          <w:t>Laboratory Telephones, 1952 March 05</w:t>
        </w:r>
      </w:hyperlink>
    </w:p>
    <w:p w14:paraId="67CB67C6" w14:textId="77777777" w:rsidR="004728DD" w:rsidRPr="00775E2D" w:rsidRDefault="004728DD" w:rsidP="004728DD">
      <w:pPr>
        <w:spacing w:after="0"/>
        <w:rPr>
          <w:rFonts w:ascii="Times New Roman" w:hAnsi="Times New Roman"/>
          <w:sz w:val="24"/>
        </w:rPr>
      </w:pPr>
      <w:hyperlink r:id="rId1181" w:history="1">
        <w:r w:rsidRPr="00775E2D">
          <w:rPr>
            <w:rFonts w:ascii="Times New Roman" w:hAnsi="Times New Roman"/>
            <w:color w:val="0000FF"/>
            <w:sz w:val="24"/>
            <w:u w:val="single"/>
          </w:rPr>
          <w:t>Group 63 Seminar on Magnetism, II, 1952 October 09</w:t>
        </w:r>
      </w:hyperlink>
    </w:p>
    <w:p w14:paraId="0158F92A" w14:textId="77777777" w:rsidR="004728DD" w:rsidRPr="00775E2D" w:rsidRDefault="004728DD" w:rsidP="004728DD">
      <w:pPr>
        <w:spacing w:after="0"/>
        <w:rPr>
          <w:rFonts w:ascii="Times New Roman" w:hAnsi="Times New Roman"/>
          <w:sz w:val="24"/>
        </w:rPr>
      </w:pPr>
      <w:hyperlink r:id="rId1182" w:history="1">
        <w:r w:rsidRPr="00775E2D">
          <w:rPr>
            <w:rFonts w:ascii="Times New Roman" w:hAnsi="Times New Roman"/>
            <w:color w:val="0000FF"/>
            <w:sz w:val="24"/>
            <w:u w:val="single"/>
          </w:rPr>
          <w:t>Engineering Relationships with IBM, 1952 September 30</w:t>
        </w:r>
      </w:hyperlink>
    </w:p>
    <w:p w14:paraId="4D5B78C1" w14:textId="77777777" w:rsidR="004728DD" w:rsidRPr="00775E2D" w:rsidRDefault="004728DD" w:rsidP="004728DD">
      <w:pPr>
        <w:spacing w:after="0"/>
        <w:rPr>
          <w:rFonts w:ascii="Times New Roman" w:hAnsi="Times New Roman"/>
          <w:sz w:val="24"/>
        </w:rPr>
      </w:pPr>
      <w:hyperlink r:id="rId1183" w:history="1">
        <w:r w:rsidRPr="00775E2D">
          <w:rPr>
            <w:rFonts w:ascii="Times New Roman" w:hAnsi="Times New Roman"/>
            <w:color w:val="0000FF"/>
            <w:sz w:val="24"/>
            <w:u w:val="single"/>
          </w:rPr>
          <w:t>WWII Meeting of September 12, 1952, 1952 November 18</w:t>
        </w:r>
      </w:hyperlink>
    </w:p>
    <w:p w14:paraId="49345C4E" w14:textId="77777777" w:rsidR="004728DD" w:rsidRPr="00775E2D" w:rsidRDefault="004728DD" w:rsidP="004728DD">
      <w:pPr>
        <w:spacing w:after="0"/>
        <w:rPr>
          <w:rFonts w:ascii="Times New Roman" w:hAnsi="Times New Roman"/>
          <w:sz w:val="24"/>
        </w:rPr>
      </w:pPr>
      <w:hyperlink r:id="rId1184" w:history="1">
        <w:r w:rsidRPr="00775E2D">
          <w:rPr>
            <w:rFonts w:ascii="Times New Roman" w:hAnsi="Times New Roman"/>
            <w:color w:val="0000FF"/>
            <w:sz w:val="24"/>
            <w:u w:val="single"/>
          </w:rPr>
          <w:t>Rudiments of Good Circuit Design, 1952 December 22</w:t>
        </w:r>
      </w:hyperlink>
    </w:p>
    <w:p w14:paraId="78C5F99E" w14:textId="77777777" w:rsidR="004728DD" w:rsidRPr="00775E2D" w:rsidRDefault="004728DD" w:rsidP="004728DD">
      <w:pPr>
        <w:spacing w:after="0"/>
        <w:rPr>
          <w:rFonts w:ascii="Times New Roman" w:hAnsi="Times New Roman"/>
          <w:sz w:val="24"/>
        </w:rPr>
      </w:pPr>
      <w:hyperlink r:id="rId1185" w:history="1">
        <w:r w:rsidRPr="00775E2D">
          <w:rPr>
            <w:rFonts w:ascii="Times New Roman" w:hAnsi="Times New Roman"/>
            <w:color w:val="0000FF"/>
            <w:sz w:val="24"/>
            <w:u w:val="single"/>
          </w:rPr>
          <w:t xml:space="preserve">Hysteresis Test Results </w:t>
        </w:r>
        <w:proofErr w:type="gramStart"/>
        <w:r w:rsidRPr="00775E2D">
          <w:rPr>
            <w:rFonts w:ascii="Times New Roman" w:hAnsi="Times New Roman"/>
            <w:color w:val="0000FF"/>
            <w:sz w:val="24"/>
            <w:u w:val="single"/>
          </w:rPr>
          <w:t>From</w:t>
        </w:r>
        <w:proofErr w:type="gramEnd"/>
        <w:r w:rsidRPr="00775E2D">
          <w:rPr>
            <w:rFonts w:ascii="Times New Roman" w:hAnsi="Times New Roman"/>
            <w:color w:val="0000FF"/>
            <w:sz w:val="24"/>
            <w:u w:val="single"/>
          </w:rPr>
          <w:t xml:space="preserve"> Five New </w:t>
        </w:r>
        <w:proofErr w:type="spellStart"/>
        <w:r w:rsidRPr="00775E2D">
          <w:rPr>
            <w:rFonts w:ascii="Times New Roman" w:hAnsi="Times New Roman"/>
            <w:color w:val="0000FF"/>
            <w:sz w:val="24"/>
            <w:u w:val="single"/>
          </w:rPr>
          <w:t>Glenco</w:t>
        </w:r>
        <w:proofErr w:type="spellEnd"/>
        <w:r w:rsidRPr="00775E2D">
          <w:rPr>
            <w:rFonts w:ascii="Times New Roman" w:hAnsi="Times New Roman"/>
            <w:color w:val="0000FF"/>
            <w:sz w:val="24"/>
            <w:u w:val="single"/>
          </w:rPr>
          <w:t xml:space="preserve"> Ferroelectric Materials, 1953 March 10</w:t>
        </w:r>
      </w:hyperlink>
    </w:p>
    <w:p w14:paraId="5E062812" w14:textId="77777777" w:rsidR="004728DD" w:rsidRPr="00775E2D" w:rsidRDefault="004728DD" w:rsidP="004728DD">
      <w:pPr>
        <w:spacing w:after="0"/>
        <w:rPr>
          <w:rFonts w:ascii="Times New Roman" w:hAnsi="Times New Roman"/>
          <w:sz w:val="24"/>
        </w:rPr>
      </w:pPr>
      <w:hyperlink r:id="rId1186" w:history="1">
        <w:r w:rsidRPr="00775E2D">
          <w:rPr>
            <w:rFonts w:ascii="Times New Roman" w:hAnsi="Times New Roman"/>
            <w:color w:val="0000FF"/>
            <w:sz w:val="24"/>
            <w:u w:val="single"/>
          </w:rPr>
          <w:t>Group 63 Seminar on Magnetism, XLVI, March 26, 1953, 1953 April 02</w:t>
        </w:r>
      </w:hyperlink>
    </w:p>
    <w:p w14:paraId="2D3C162E" w14:textId="77777777" w:rsidR="004728DD" w:rsidRPr="00775E2D" w:rsidRDefault="004728DD" w:rsidP="004728DD">
      <w:pPr>
        <w:spacing w:after="0"/>
        <w:rPr>
          <w:rFonts w:ascii="Times New Roman" w:hAnsi="Times New Roman"/>
          <w:sz w:val="24"/>
        </w:rPr>
      </w:pPr>
      <w:hyperlink r:id="rId1187" w:history="1">
        <w:r w:rsidRPr="00775E2D">
          <w:rPr>
            <w:rFonts w:ascii="Times New Roman" w:hAnsi="Times New Roman"/>
            <w:color w:val="0000FF"/>
            <w:sz w:val="24"/>
            <w:u w:val="single"/>
          </w:rPr>
          <w:t>Group 63 Seminar on Magnetism, XXX, 1953 February 10</w:t>
        </w:r>
      </w:hyperlink>
    </w:p>
    <w:p w14:paraId="752B9BCE" w14:textId="77777777" w:rsidR="004728DD" w:rsidRPr="00775E2D" w:rsidRDefault="004728DD" w:rsidP="004728DD">
      <w:pPr>
        <w:spacing w:after="0"/>
        <w:rPr>
          <w:rFonts w:ascii="Times New Roman" w:hAnsi="Times New Roman"/>
          <w:sz w:val="24"/>
        </w:rPr>
      </w:pPr>
      <w:hyperlink r:id="rId1188" w:history="1">
        <w:r w:rsidRPr="00775E2D">
          <w:rPr>
            <w:rFonts w:ascii="Times New Roman" w:hAnsi="Times New Roman"/>
            <w:color w:val="0000FF"/>
            <w:sz w:val="24"/>
            <w:u w:val="single"/>
          </w:rPr>
          <w:t>Z-Plane Driver (WWII Memory Digit Plane), 1953 March 27</w:t>
        </w:r>
      </w:hyperlink>
    </w:p>
    <w:p w14:paraId="25051769" w14:textId="77777777" w:rsidR="004728DD" w:rsidRPr="00775E2D" w:rsidRDefault="004728DD" w:rsidP="004728DD">
      <w:pPr>
        <w:spacing w:after="0"/>
        <w:rPr>
          <w:rFonts w:ascii="Times New Roman" w:hAnsi="Times New Roman"/>
          <w:sz w:val="24"/>
        </w:rPr>
      </w:pPr>
      <w:hyperlink r:id="rId1189" w:history="1">
        <w:r w:rsidRPr="00775E2D">
          <w:rPr>
            <w:rFonts w:ascii="Times New Roman" w:hAnsi="Times New Roman"/>
            <w:color w:val="0000FF"/>
            <w:sz w:val="24"/>
            <w:u w:val="single"/>
          </w:rPr>
          <w:t>Whirlwind II Meeting of March 7, 1952, 1952 March 10</w:t>
        </w:r>
      </w:hyperlink>
    </w:p>
    <w:p w14:paraId="4F5FEE6F" w14:textId="77777777" w:rsidR="004728DD" w:rsidRPr="00775E2D" w:rsidRDefault="004728DD" w:rsidP="004728DD">
      <w:pPr>
        <w:spacing w:after="0"/>
        <w:rPr>
          <w:rFonts w:ascii="Times New Roman" w:hAnsi="Times New Roman"/>
          <w:sz w:val="24"/>
        </w:rPr>
      </w:pPr>
      <w:hyperlink r:id="rId1190" w:history="1">
        <w:r w:rsidRPr="00775E2D">
          <w:rPr>
            <w:rFonts w:ascii="Times New Roman" w:hAnsi="Times New Roman"/>
            <w:color w:val="0000FF"/>
            <w:sz w:val="24"/>
            <w:u w:val="single"/>
          </w:rPr>
          <w:t>X and Y Plane Drivers for WWII Memory, 1953 February 26</w:t>
        </w:r>
      </w:hyperlink>
    </w:p>
    <w:p w14:paraId="2E4B099E" w14:textId="77777777" w:rsidR="004728DD" w:rsidRPr="00775E2D" w:rsidRDefault="004728DD" w:rsidP="004728DD">
      <w:pPr>
        <w:spacing w:after="0"/>
        <w:rPr>
          <w:rFonts w:ascii="Times New Roman" w:hAnsi="Times New Roman"/>
          <w:sz w:val="24"/>
        </w:rPr>
      </w:pPr>
      <w:hyperlink r:id="rId1191" w:history="1">
        <w:r w:rsidRPr="00775E2D">
          <w:rPr>
            <w:rFonts w:ascii="Times New Roman" w:hAnsi="Times New Roman"/>
            <w:color w:val="0000FF"/>
            <w:sz w:val="24"/>
            <w:u w:val="single"/>
          </w:rPr>
          <w:t>Whirlwind II Meeting of March 14, 1952, 1952 March 18</w:t>
        </w:r>
      </w:hyperlink>
    </w:p>
    <w:p w14:paraId="0FBCBE74" w14:textId="77777777" w:rsidR="004728DD" w:rsidRPr="00775E2D" w:rsidRDefault="004728DD" w:rsidP="004728DD">
      <w:pPr>
        <w:spacing w:after="0"/>
        <w:rPr>
          <w:rFonts w:ascii="Times New Roman" w:hAnsi="Times New Roman"/>
          <w:sz w:val="24"/>
        </w:rPr>
      </w:pPr>
      <w:hyperlink r:id="rId1192" w:history="1">
        <w:r w:rsidRPr="00775E2D">
          <w:rPr>
            <w:rFonts w:ascii="Times New Roman" w:hAnsi="Times New Roman"/>
            <w:color w:val="0000FF"/>
            <w:sz w:val="24"/>
            <w:u w:val="single"/>
          </w:rPr>
          <w:t>Summary of IBM - MIT Collaboration, January 1, 1953 to January 31, 1953 inclusive, 1953 February 03</w:t>
        </w:r>
      </w:hyperlink>
    </w:p>
    <w:p w14:paraId="56E329A0" w14:textId="77777777" w:rsidR="004728DD" w:rsidRPr="00775E2D" w:rsidRDefault="004728DD" w:rsidP="004728DD">
      <w:pPr>
        <w:spacing w:after="0"/>
        <w:rPr>
          <w:rFonts w:ascii="Times New Roman" w:hAnsi="Times New Roman"/>
          <w:sz w:val="24"/>
        </w:rPr>
      </w:pPr>
      <w:hyperlink r:id="rId1193" w:history="1">
        <w:r w:rsidRPr="00775E2D">
          <w:rPr>
            <w:rFonts w:ascii="Times New Roman" w:hAnsi="Times New Roman"/>
            <w:color w:val="0000FF"/>
            <w:sz w:val="24"/>
            <w:u w:val="single"/>
          </w:rPr>
          <w:t>Laboratory Personnel, 1952 June 01</w:t>
        </w:r>
      </w:hyperlink>
    </w:p>
    <w:p w14:paraId="63C0D5E2" w14:textId="77777777" w:rsidR="004728DD" w:rsidRPr="00775E2D" w:rsidRDefault="004728DD" w:rsidP="004728DD">
      <w:pPr>
        <w:spacing w:after="0"/>
        <w:rPr>
          <w:rFonts w:ascii="Times New Roman" w:hAnsi="Times New Roman"/>
          <w:sz w:val="24"/>
        </w:rPr>
      </w:pPr>
      <w:hyperlink r:id="rId1194" w:history="1">
        <w:r w:rsidRPr="00775E2D">
          <w:rPr>
            <w:rFonts w:ascii="Times New Roman" w:hAnsi="Times New Roman"/>
            <w:color w:val="0000FF"/>
            <w:sz w:val="24"/>
            <w:u w:val="single"/>
          </w:rPr>
          <w:t>WWII Block Diagrams Meeting of May 13 &amp; 15, 1952, 1952 May 27</w:t>
        </w:r>
      </w:hyperlink>
    </w:p>
    <w:p w14:paraId="77DA3B7B" w14:textId="77777777" w:rsidR="004728DD" w:rsidRPr="00775E2D" w:rsidRDefault="004728DD" w:rsidP="004728DD">
      <w:pPr>
        <w:spacing w:after="0"/>
        <w:rPr>
          <w:rFonts w:ascii="Times New Roman" w:hAnsi="Times New Roman"/>
          <w:sz w:val="24"/>
        </w:rPr>
      </w:pPr>
      <w:hyperlink r:id="rId1195" w:history="1">
        <w:r w:rsidRPr="00775E2D">
          <w:rPr>
            <w:rFonts w:ascii="Times New Roman" w:hAnsi="Times New Roman"/>
            <w:color w:val="0000FF"/>
            <w:sz w:val="24"/>
            <w:u w:val="single"/>
          </w:rPr>
          <w:t>Group 63 Seminar on Magnetism, XLII, 1953 March 23</w:t>
        </w:r>
      </w:hyperlink>
    </w:p>
    <w:p w14:paraId="0A28CB9B" w14:textId="77777777" w:rsidR="004728DD" w:rsidRPr="00775E2D" w:rsidRDefault="004728DD" w:rsidP="004728DD">
      <w:pPr>
        <w:spacing w:after="0"/>
        <w:rPr>
          <w:rFonts w:ascii="Times New Roman" w:hAnsi="Times New Roman"/>
          <w:sz w:val="24"/>
        </w:rPr>
      </w:pPr>
      <w:hyperlink r:id="rId1196" w:history="1">
        <w:r w:rsidRPr="00775E2D">
          <w:rPr>
            <w:rFonts w:ascii="Times New Roman" w:hAnsi="Times New Roman"/>
            <w:color w:val="0000FF"/>
            <w:sz w:val="24"/>
            <w:u w:val="single"/>
          </w:rPr>
          <w:t>Group 63 Seminar on Magnetism, XLVII, 1953 April 07</w:t>
        </w:r>
      </w:hyperlink>
    </w:p>
    <w:p w14:paraId="5A17BEC4" w14:textId="77777777" w:rsidR="004728DD" w:rsidRPr="00775E2D" w:rsidRDefault="004728DD" w:rsidP="004728DD">
      <w:pPr>
        <w:spacing w:after="0"/>
        <w:rPr>
          <w:rFonts w:ascii="Times New Roman" w:hAnsi="Times New Roman"/>
          <w:sz w:val="24"/>
        </w:rPr>
      </w:pPr>
      <w:hyperlink r:id="rId1197" w:history="1">
        <w:r w:rsidRPr="00775E2D">
          <w:rPr>
            <w:rFonts w:ascii="Times New Roman" w:hAnsi="Times New Roman"/>
            <w:color w:val="0000FF"/>
            <w:sz w:val="24"/>
            <w:u w:val="single"/>
          </w:rPr>
          <w:t>Laboratory Personnel, 1952 November 01</w:t>
        </w:r>
      </w:hyperlink>
    </w:p>
    <w:p w14:paraId="5BFE4DA7" w14:textId="77777777" w:rsidR="004728DD" w:rsidRPr="00775E2D" w:rsidRDefault="004728DD" w:rsidP="004728DD">
      <w:pPr>
        <w:spacing w:after="0"/>
        <w:rPr>
          <w:rFonts w:ascii="Times New Roman" w:hAnsi="Times New Roman"/>
          <w:sz w:val="24"/>
        </w:rPr>
      </w:pPr>
      <w:hyperlink r:id="rId1198" w:history="1">
        <w:r w:rsidRPr="00775E2D">
          <w:rPr>
            <w:rFonts w:ascii="Times New Roman" w:hAnsi="Times New Roman"/>
            <w:color w:val="0000FF"/>
            <w:sz w:val="24"/>
            <w:u w:val="single"/>
          </w:rPr>
          <w:t>Visit of October 28, 1952, to Bell Telephone Laboratories, Murray Hill, New Jersey, 1952 October 31</w:t>
        </w:r>
      </w:hyperlink>
    </w:p>
    <w:p w14:paraId="45F5E173" w14:textId="77777777" w:rsidR="004728DD" w:rsidRPr="00775E2D" w:rsidRDefault="004728DD" w:rsidP="004728DD">
      <w:pPr>
        <w:spacing w:after="0"/>
        <w:rPr>
          <w:rFonts w:ascii="Times New Roman" w:hAnsi="Times New Roman"/>
          <w:sz w:val="24"/>
        </w:rPr>
      </w:pPr>
      <w:hyperlink r:id="rId1199" w:history="1">
        <w:r w:rsidRPr="00775E2D">
          <w:rPr>
            <w:rFonts w:ascii="Times New Roman" w:hAnsi="Times New Roman"/>
            <w:color w:val="0000FF"/>
            <w:sz w:val="24"/>
            <w:u w:val="single"/>
          </w:rPr>
          <w:t>Whirlwind II Meeting of April 25, 1952, 1952 May 21</w:t>
        </w:r>
      </w:hyperlink>
    </w:p>
    <w:p w14:paraId="04D6D432" w14:textId="77777777" w:rsidR="004728DD" w:rsidRPr="00775E2D" w:rsidRDefault="004728DD" w:rsidP="004728DD">
      <w:pPr>
        <w:spacing w:after="0"/>
        <w:rPr>
          <w:rFonts w:ascii="Times New Roman" w:hAnsi="Times New Roman"/>
          <w:sz w:val="24"/>
        </w:rPr>
      </w:pPr>
      <w:hyperlink r:id="rId1200" w:history="1">
        <w:r w:rsidRPr="00775E2D">
          <w:rPr>
            <w:rFonts w:ascii="Times New Roman" w:hAnsi="Times New Roman"/>
            <w:color w:val="0000FF"/>
            <w:sz w:val="24"/>
            <w:u w:val="single"/>
          </w:rPr>
          <w:t>Symposium on Progress in Quality Electronic Components, Washington D.C., May 5, 6, 7, 1952., 1952 May 13</w:t>
        </w:r>
      </w:hyperlink>
    </w:p>
    <w:p w14:paraId="4097265B" w14:textId="77777777" w:rsidR="004728DD" w:rsidRPr="00775E2D" w:rsidRDefault="004728DD" w:rsidP="004728DD">
      <w:pPr>
        <w:spacing w:after="0"/>
        <w:rPr>
          <w:rFonts w:ascii="Times New Roman" w:hAnsi="Times New Roman"/>
          <w:sz w:val="24"/>
        </w:rPr>
      </w:pPr>
      <w:hyperlink r:id="rId1201" w:history="1">
        <w:r w:rsidRPr="00775E2D">
          <w:rPr>
            <w:rFonts w:ascii="Times New Roman" w:hAnsi="Times New Roman"/>
            <w:color w:val="0000FF"/>
            <w:sz w:val="24"/>
            <w:u w:val="single"/>
          </w:rPr>
          <w:t>Group 63 Seminar on Magnetism, XXXI, 1953 February 11</w:t>
        </w:r>
      </w:hyperlink>
    </w:p>
    <w:p w14:paraId="01A740A3" w14:textId="77777777" w:rsidR="004728DD" w:rsidRPr="00775E2D" w:rsidRDefault="004728DD" w:rsidP="004728DD">
      <w:pPr>
        <w:spacing w:after="0"/>
        <w:rPr>
          <w:rFonts w:ascii="Times New Roman" w:hAnsi="Times New Roman"/>
          <w:sz w:val="24"/>
        </w:rPr>
      </w:pPr>
      <w:hyperlink r:id="rId1202" w:history="1">
        <w:r w:rsidRPr="00775E2D">
          <w:rPr>
            <w:rFonts w:ascii="Times New Roman" w:hAnsi="Times New Roman"/>
            <w:color w:val="0000FF"/>
            <w:sz w:val="24"/>
            <w:u w:val="single"/>
          </w:rPr>
          <w:t>Field of Work, 1953 March 09</w:t>
        </w:r>
      </w:hyperlink>
    </w:p>
    <w:p w14:paraId="08675CF3" w14:textId="77777777" w:rsidR="004728DD" w:rsidRPr="00775E2D" w:rsidRDefault="004728DD" w:rsidP="004728DD">
      <w:pPr>
        <w:spacing w:after="0"/>
        <w:rPr>
          <w:rFonts w:ascii="Times New Roman" w:hAnsi="Times New Roman"/>
          <w:sz w:val="24"/>
        </w:rPr>
      </w:pPr>
      <w:hyperlink r:id="rId1203" w:history="1">
        <w:r w:rsidRPr="00775E2D">
          <w:rPr>
            <w:rFonts w:ascii="Times New Roman" w:hAnsi="Times New Roman"/>
            <w:color w:val="0000FF"/>
            <w:sz w:val="24"/>
            <w:u w:val="single"/>
          </w:rPr>
          <w:t>Polishing Specimens of Ferrites, 1952 October 14</w:t>
        </w:r>
      </w:hyperlink>
    </w:p>
    <w:p w14:paraId="00657E72" w14:textId="77777777" w:rsidR="004728DD" w:rsidRPr="00775E2D" w:rsidRDefault="004728DD" w:rsidP="004728DD">
      <w:pPr>
        <w:spacing w:after="0"/>
        <w:rPr>
          <w:rFonts w:ascii="Times New Roman" w:hAnsi="Times New Roman"/>
          <w:sz w:val="24"/>
        </w:rPr>
      </w:pPr>
      <w:hyperlink r:id="rId1204" w:history="1">
        <w:r w:rsidRPr="00775E2D">
          <w:rPr>
            <w:rFonts w:ascii="Times New Roman" w:hAnsi="Times New Roman"/>
            <w:color w:val="0000FF"/>
            <w:sz w:val="24"/>
            <w:u w:val="single"/>
          </w:rPr>
          <w:t>Minutes of Joint MIT - IBM Conference Held at Hartford Connecticut April 21, 1953, 1953 April 23</w:t>
        </w:r>
      </w:hyperlink>
    </w:p>
    <w:p w14:paraId="50B081D0" w14:textId="77777777" w:rsidR="004728DD" w:rsidRPr="00775E2D" w:rsidRDefault="004728DD" w:rsidP="004728DD">
      <w:pPr>
        <w:spacing w:after="0"/>
        <w:rPr>
          <w:rFonts w:ascii="Times New Roman" w:hAnsi="Times New Roman"/>
          <w:sz w:val="24"/>
        </w:rPr>
      </w:pPr>
      <w:hyperlink r:id="rId1205" w:history="1">
        <w:r w:rsidRPr="00775E2D">
          <w:rPr>
            <w:rFonts w:ascii="Times New Roman" w:hAnsi="Times New Roman"/>
            <w:color w:val="0000FF"/>
            <w:sz w:val="24"/>
            <w:u w:val="single"/>
          </w:rPr>
          <w:t>Group 63 Seminar on Magnetism, XXXIX, 1953 March 17</w:t>
        </w:r>
      </w:hyperlink>
    </w:p>
    <w:p w14:paraId="1E70F912" w14:textId="77777777" w:rsidR="004728DD" w:rsidRPr="00775E2D" w:rsidRDefault="004728DD" w:rsidP="004728DD">
      <w:pPr>
        <w:spacing w:after="0"/>
        <w:rPr>
          <w:rFonts w:ascii="Times New Roman" w:hAnsi="Times New Roman"/>
          <w:sz w:val="24"/>
        </w:rPr>
      </w:pPr>
      <w:hyperlink r:id="rId1206" w:history="1">
        <w:r w:rsidRPr="00775E2D">
          <w:rPr>
            <w:rFonts w:ascii="Times New Roman" w:hAnsi="Times New Roman"/>
            <w:color w:val="0000FF"/>
            <w:sz w:val="24"/>
            <w:u w:val="single"/>
          </w:rPr>
          <w:t>Summary of IBM - MIT Collaboration, February 1, 1953 to February 28, 1953 inclusive, 1953 March 09</w:t>
        </w:r>
      </w:hyperlink>
    </w:p>
    <w:p w14:paraId="6F0FF251" w14:textId="77777777" w:rsidR="004728DD" w:rsidRPr="00775E2D" w:rsidRDefault="004728DD" w:rsidP="004728DD">
      <w:pPr>
        <w:spacing w:after="0"/>
        <w:rPr>
          <w:rFonts w:ascii="Times New Roman" w:hAnsi="Times New Roman"/>
          <w:sz w:val="24"/>
        </w:rPr>
      </w:pPr>
      <w:hyperlink r:id="rId1207" w:history="1">
        <w:r w:rsidRPr="00775E2D">
          <w:rPr>
            <w:rFonts w:ascii="Times New Roman" w:hAnsi="Times New Roman"/>
            <w:color w:val="0000FF"/>
            <w:sz w:val="24"/>
            <w:u w:val="single"/>
          </w:rPr>
          <w:t>Group 63 Seminar on Magnetism, XXXVI, 1953 March 12</w:t>
        </w:r>
      </w:hyperlink>
    </w:p>
    <w:p w14:paraId="51CFF1E7" w14:textId="77777777" w:rsidR="004728DD" w:rsidRPr="00775E2D" w:rsidRDefault="004728DD" w:rsidP="004728DD">
      <w:pPr>
        <w:spacing w:after="0"/>
        <w:rPr>
          <w:rFonts w:ascii="Times New Roman" w:hAnsi="Times New Roman"/>
          <w:sz w:val="24"/>
        </w:rPr>
      </w:pPr>
      <w:hyperlink r:id="rId1208" w:history="1">
        <w:r w:rsidRPr="00775E2D">
          <w:rPr>
            <w:rFonts w:ascii="Times New Roman" w:hAnsi="Times New Roman"/>
            <w:color w:val="0000FF"/>
            <w:sz w:val="24"/>
            <w:u w:val="single"/>
          </w:rPr>
          <w:t>Group 63 Seminar on Magnetism, I, 1952 October 08</w:t>
        </w:r>
      </w:hyperlink>
    </w:p>
    <w:p w14:paraId="31801B16" w14:textId="77777777" w:rsidR="004728DD" w:rsidRPr="00775E2D" w:rsidRDefault="004728DD" w:rsidP="004728DD">
      <w:pPr>
        <w:spacing w:after="0"/>
        <w:rPr>
          <w:rFonts w:ascii="Times New Roman" w:hAnsi="Times New Roman"/>
          <w:sz w:val="24"/>
        </w:rPr>
      </w:pPr>
      <w:hyperlink r:id="rId1209" w:history="1">
        <w:r w:rsidRPr="00775E2D">
          <w:rPr>
            <w:rFonts w:ascii="Times New Roman" w:hAnsi="Times New Roman"/>
            <w:color w:val="0000FF"/>
            <w:sz w:val="24"/>
            <w:u w:val="single"/>
          </w:rPr>
          <w:t>Memory Digits and Read-Write System, PB No. 62, 1953 April 08</w:t>
        </w:r>
      </w:hyperlink>
    </w:p>
    <w:p w14:paraId="1A9BF19D" w14:textId="77777777" w:rsidR="004728DD" w:rsidRPr="00775E2D" w:rsidRDefault="004728DD" w:rsidP="004728DD">
      <w:pPr>
        <w:spacing w:after="0"/>
        <w:rPr>
          <w:rFonts w:ascii="Times New Roman" w:hAnsi="Times New Roman"/>
          <w:sz w:val="24"/>
        </w:rPr>
      </w:pPr>
      <w:hyperlink r:id="rId1210" w:history="1">
        <w:r w:rsidRPr="00775E2D">
          <w:rPr>
            <w:rFonts w:ascii="Times New Roman" w:hAnsi="Times New Roman"/>
            <w:color w:val="0000FF"/>
            <w:sz w:val="24"/>
            <w:u w:val="single"/>
          </w:rPr>
          <w:t>Laboratory Personnel, 1952 February 01</w:t>
        </w:r>
      </w:hyperlink>
    </w:p>
    <w:p w14:paraId="6B90C69C" w14:textId="77777777" w:rsidR="004728DD" w:rsidRPr="00775E2D" w:rsidRDefault="004728DD" w:rsidP="004728DD">
      <w:pPr>
        <w:spacing w:after="0"/>
        <w:rPr>
          <w:rFonts w:ascii="Times New Roman" w:hAnsi="Times New Roman"/>
          <w:sz w:val="24"/>
        </w:rPr>
      </w:pPr>
      <w:hyperlink r:id="rId1211" w:history="1">
        <w:r w:rsidRPr="00775E2D">
          <w:rPr>
            <w:rFonts w:ascii="Times New Roman" w:hAnsi="Times New Roman"/>
            <w:color w:val="0000FF"/>
            <w:sz w:val="24"/>
            <w:u w:val="single"/>
          </w:rPr>
          <w:t>Group 63 Seminar on Magnetism V, 1952 October 28</w:t>
        </w:r>
      </w:hyperlink>
    </w:p>
    <w:p w14:paraId="2C203FD1" w14:textId="77777777" w:rsidR="004728DD" w:rsidRPr="00775E2D" w:rsidRDefault="004728DD" w:rsidP="004728DD">
      <w:pPr>
        <w:spacing w:after="0"/>
        <w:rPr>
          <w:rFonts w:ascii="Times New Roman" w:hAnsi="Times New Roman"/>
          <w:sz w:val="24"/>
        </w:rPr>
      </w:pPr>
      <w:hyperlink r:id="rId1212" w:history="1">
        <w:r w:rsidRPr="00775E2D">
          <w:rPr>
            <w:rFonts w:ascii="Times New Roman" w:hAnsi="Times New Roman"/>
            <w:color w:val="0000FF"/>
            <w:sz w:val="24"/>
            <w:u w:val="single"/>
          </w:rPr>
          <w:t>Group 63 Seminar on Magnetism, XXXIII, 1953 February 19</w:t>
        </w:r>
      </w:hyperlink>
    </w:p>
    <w:p w14:paraId="6C3CF330" w14:textId="77777777" w:rsidR="004728DD" w:rsidRPr="00775E2D" w:rsidRDefault="004728DD" w:rsidP="004728DD">
      <w:pPr>
        <w:spacing w:after="0"/>
        <w:rPr>
          <w:rFonts w:ascii="Times New Roman" w:hAnsi="Times New Roman"/>
          <w:sz w:val="24"/>
        </w:rPr>
      </w:pPr>
      <w:hyperlink r:id="rId1213" w:history="1">
        <w:r w:rsidRPr="00775E2D">
          <w:rPr>
            <w:rFonts w:ascii="Times New Roman" w:hAnsi="Times New Roman"/>
            <w:color w:val="0000FF"/>
            <w:sz w:val="24"/>
            <w:u w:val="single"/>
          </w:rPr>
          <w:t>Internal Documents on Ferromagnetic and Ferroelectric Cores, 1953 June 01</w:t>
        </w:r>
      </w:hyperlink>
    </w:p>
    <w:p w14:paraId="794A7677" w14:textId="77777777" w:rsidR="004728DD" w:rsidRPr="00775E2D" w:rsidRDefault="004728DD" w:rsidP="004728DD">
      <w:pPr>
        <w:spacing w:after="0"/>
        <w:rPr>
          <w:rFonts w:ascii="Times New Roman" w:hAnsi="Times New Roman"/>
          <w:sz w:val="24"/>
        </w:rPr>
      </w:pPr>
      <w:hyperlink r:id="rId1214" w:history="1">
        <w:r w:rsidRPr="00775E2D">
          <w:rPr>
            <w:rFonts w:ascii="Times New Roman" w:hAnsi="Times New Roman"/>
            <w:color w:val="0000FF"/>
            <w:sz w:val="24"/>
            <w:u w:val="single"/>
          </w:rPr>
          <w:t>Visit to IBM, Poughkeepsie, New York, 1952 December 03</w:t>
        </w:r>
      </w:hyperlink>
    </w:p>
    <w:p w14:paraId="38AFA127" w14:textId="77777777" w:rsidR="004728DD" w:rsidRPr="00775E2D" w:rsidRDefault="004728DD" w:rsidP="004728DD">
      <w:pPr>
        <w:spacing w:after="0"/>
        <w:rPr>
          <w:rFonts w:ascii="Times New Roman" w:hAnsi="Times New Roman"/>
          <w:sz w:val="24"/>
        </w:rPr>
      </w:pPr>
      <w:hyperlink r:id="rId1215" w:history="1">
        <w:r w:rsidRPr="00775E2D">
          <w:rPr>
            <w:rFonts w:ascii="Times New Roman" w:hAnsi="Times New Roman"/>
            <w:color w:val="0000FF"/>
            <w:sz w:val="24"/>
            <w:u w:val="single"/>
          </w:rPr>
          <w:t>Group 63 Seminar on Magnetism, XXXVIII, 1953 March 16</w:t>
        </w:r>
      </w:hyperlink>
    </w:p>
    <w:p w14:paraId="44C61AA0" w14:textId="77777777" w:rsidR="004728DD" w:rsidRPr="00775E2D" w:rsidRDefault="004728DD" w:rsidP="004728DD">
      <w:pPr>
        <w:spacing w:after="0"/>
        <w:rPr>
          <w:rFonts w:ascii="Times New Roman" w:hAnsi="Times New Roman"/>
          <w:sz w:val="24"/>
        </w:rPr>
      </w:pPr>
      <w:hyperlink r:id="rId1216" w:history="1">
        <w:r w:rsidRPr="00775E2D">
          <w:rPr>
            <w:rFonts w:ascii="Times New Roman" w:hAnsi="Times New Roman"/>
            <w:color w:val="0000FF"/>
            <w:sz w:val="24"/>
            <w:u w:val="single"/>
          </w:rPr>
          <w:t>Summary of IBM - MIT Collaboration, December 1, 1952 to December 31, 1952 inclusive, 1953 January 05</w:t>
        </w:r>
      </w:hyperlink>
    </w:p>
    <w:p w14:paraId="7EF85492" w14:textId="77777777" w:rsidR="004728DD" w:rsidRPr="00775E2D" w:rsidRDefault="004728DD" w:rsidP="004728DD">
      <w:pPr>
        <w:spacing w:after="0"/>
        <w:rPr>
          <w:rFonts w:ascii="Times New Roman" w:hAnsi="Times New Roman"/>
          <w:sz w:val="24"/>
        </w:rPr>
      </w:pPr>
      <w:hyperlink r:id="rId1217" w:history="1">
        <w:r w:rsidRPr="00775E2D">
          <w:rPr>
            <w:rFonts w:ascii="Times New Roman" w:hAnsi="Times New Roman"/>
            <w:color w:val="0000FF"/>
            <w:sz w:val="24"/>
            <w:u w:val="single"/>
          </w:rPr>
          <w:t>Laboratory Personnel, 1952 September 15</w:t>
        </w:r>
      </w:hyperlink>
    </w:p>
    <w:p w14:paraId="17D16D30" w14:textId="77777777" w:rsidR="004728DD" w:rsidRPr="00775E2D" w:rsidRDefault="004728DD" w:rsidP="004728DD">
      <w:pPr>
        <w:spacing w:after="0"/>
        <w:rPr>
          <w:rFonts w:ascii="Times New Roman" w:hAnsi="Times New Roman"/>
          <w:sz w:val="24"/>
        </w:rPr>
      </w:pPr>
      <w:hyperlink r:id="rId1218" w:history="1">
        <w:r w:rsidRPr="00775E2D">
          <w:rPr>
            <w:rFonts w:ascii="Times New Roman" w:hAnsi="Times New Roman"/>
            <w:color w:val="0000FF"/>
            <w:sz w:val="24"/>
            <w:u w:val="single"/>
          </w:rPr>
          <w:t>Association of Computing Machinery Convention, September 1952, 1952 October 27</w:t>
        </w:r>
      </w:hyperlink>
    </w:p>
    <w:p w14:paraId="58567F8F" w14:textId="77777777" w:rsidR="004728DD" w:rsidRPr="00775E2D" w:rsidRDefault="004728DD" w:rsidP="004728DD">
      <w:pPr>
        <w:spacing w:after="0"/>
        <w:rPr>
          <w:rFonts w:ascii="Times New Roman" w:hAnsi="Times New Roman"/>
          <w:sz w:val="24"/>
        </w:rPr>
      </w:pPr>
      <w:hyperlink r:id="rId1219" w:history="1">
        <w:r w:rsidRPr="00775E2D">
          <w:rPr>
            <w:rFonts w:ascii="Times New Roman" w:hAnsi="Times New Roman"/>
            <w:color w:val="0000FF"/>
            <w:sz w:val="24"/>
            <w:u w:val="single"/>
          </w:rPr>
          <w:t>Procedure for Receiving Magnetic Cores, 1952 May 16</w:t>
        </w:r>
      </w:hyperlink>
    </w:p>
    <w:p w14:paraId="096888D7" w14:textId="77777777" w:rsidR="004728DD" w:rsidRPr="00775E2D" w:rsidRDefault="004728DD" w:rsidP="004728DD">
      <w:pPr>
        <w:spacing w:after="0"/>
        <w:rPr>
          <w:rFonts w:ascii="Times New Roman" w:hAnsi="Times New Roman"/>
          <w:sz w:val="24"/>
        </w:rPr>
      </w:pPr>
      <w:hyperlink r:id="rId1220" w:history="1">
        <w:r w:rsidRPr="00775E2D">
          <w:rPr>
            <w:rFonts w:ascii="Times New Roman" w:hAnsi="Times New Roman"/>
            <w:color w:val="0000FF"/>
            <w:sz w:val="24"/>
            <w:u w:val="single"/>
          </w:rPr>
          <w:t>Whirlwind II Meeting of April 4, 1952, 1952 April 09</w:t>
        </w:r>
      </w:hyperlink>
    </w:p>
    <w:p w14:paraId="0A564533" w14:textId="77777777" w:rsidR="004728DD" w:rsidRPr="00775E2D" w:rsidRDefault="004728DD" w:rsidP="004728DD">
      <w:pPr>
        <w:spacing w:after="0"/>
        <w:rPr>
          <w:rFonts w:ascii="Times New Roman" w:hAnsi="Times New Roman"/>
          <w:sz w:val="24"/>
        </w:rPr>
      </w:pPr>
      <w:hyperlink r:id="rId1221" w:history="1">
        <w:r w:rsidRPr="00775E2D">
          <w:rPr>
            <w:rFonts w:ascii="Times New Roman" w:hAnsi="Times New Roman"/>
            <w:color w:val="0000FF"/>
            <w:sz w:val="24"/>
            <w:u w:val="single"/>
          </w:rPr>
          <w:t>MF-1326B, F-291, Life Test No. 1 -- Initial Tests, 1953 February 06</w:t>
        </w:r>
      </w:hyperlink>
    </w:p>
    <w:p w14:paraId="2AA965A2" w14:textId="77777777" w:rsidR="004728DD" w:rsidRPr="00775E2D" w:rsidRDefault="004728DD" w:rsidP="004728DD">
      <w:pPr>
        <w:spacing w:after="0"/>
        <w:rPr>
          <w:rFonts w:ascii="Times New Roman" w:hAnsi="Times New Roman"/>
          <w:sz w:val="24"/>
        </w:rPr>
      </w:pPr>
      <w:hyperlink r:id="rId1222" w:history="1">
        <w:r w:rsidRPr="00775E2D">
          <w:rPr>
            <w:rFonts w:ascii="Times New Roman" w:hAnsi="Times New Roman"/>
            <w:color w:val="0000FF"/>
            <w:sz w:val="24"/>
            <w:u w:val="single"/>
          </w:rPr>
          <w:t>MTC Meeting of July 25, 1952, 1952 July 28</w:t>
        </w:r>
      </w:hyperlink>
    </w:p>
    <w:p w14:paraId="3FACC2DB" w14:textId="77777777" w:rsidR="004728DD" w:rsidRPr="00775E2D" w:rsidRDefault="004728DD" w:rsidP="004728DD">
      <w:pPr>
        <w:spacing w:after="0"/>
        <w:rPr>
          <w:rFonts w:ascii="Times New Roman" w:hAnsi="Times New Roman"/>
          <w:sz w:val="24"/>
        </w:rPr>
      </w:pPr>
      <w:hyperlink r:id="rId1223" w:history="1">
        <w:r w:rsidRPr="00775E2D">
          <w:rPr>
            <w:rFonts w:ascii="Times New Roman" w:hAnsi="Times New Roman"/>
            <w:color w:val="0000FF"/>
            <w:sz w:val="24"/>
            <w:u w:val="single"/>
          </w:rPr>
          <w:t>Rectangular Hysteresis Loop Materials in a Non-Destructive Read System, 1952 October</w:t>
        </w:r>
      </w:hyperlink>
    </w:p>
    <w:p w14:paraId="61BC1E94" w14:textId="77777777" w:rsidR="004728DD" w:rsidRPr="00775E2D" w:rsidRDefault="004728DD" w:rsidP="004728DD">
      <w:pPr>
        <w:spacing w:after="0"/>
        <w:rPr>
          <w:rFonts w:ascii="Times New Roman" w:hAnsi="Times New Roman"/>
          <w:sz w:val="24"/>
        </w:rPr>
      </w:pPr>
      <w:hyperlink r:id="rId1224" w:history="1">
        <w:r w:rsidRPr="00775E2D">
          <w:rPr>
            <w:rFonts w:ascii="Times New Roman" w:hAnsi="Times New Roman"/>
            <w:color w:val="0000FF"/>
            <w:sz w:val="24"/>
            <w:u w:val="single"/>
          </w:rPr>
          <w:t>WWII Block Diagrams Meeting of May 6 &amp; 8, 1952, 1952 May 13</w:t>
        </w:r>
      </w:hyperlink>
    </w:p>
    <w:p w14:paraId="08EDF780" w14:textId="77777777" w:rsidR="004728DD" w:rsidRPr="00775E2D" w:rsidRDefault="004728DD" w:rsidP="004728DD">
      <w:pPr>
        <w:spacing w:after="0"/>
        <w:rPr>
          <w:rFonts w:ascii="Times New Roman" w:hAnsi="Times New Roman"/>
          <w:sz w:val="24"/>
        </w:rPr>
      </w:pPr>
      <w:hyperlink r:id="rId1225" w:history="1">
        <w:r w:rsidRPr="00775E2D">
          <w:rPr>
            <w:rFonts w:ascii="Times New Roman" w:hAnsi="Times New Roman"/>
            <w:color w:val="0000FF"/>
            <w:sz w:val="24"/>
            <w:u w:val="single"/>
          </w:rPr>
          <w:t>Group 63 Seminar on Magnetism, X, 1952 November 19</w:t>
        </w:r>
      </w:hyperlink>
    </w:p>
    <w:p w14:paraId="2C3C93E9" w14:textId="77777777" w:rsidR="004728DD" w:rsidRPr="00775E2D" w:rsidRDefault="004728DD" w:rsidP="004728DD">
      <w:pPr>
        <w:spacing w:after="0"/>
        <w:rPr>
          <w:rFonts w:ascii="Times New Roman" w:hAnsi="Times New Roman"/>
          <w:sz w:val="24"/>
        </w:rPr>
      </w:pPr>
      <w:hyperlink r:id="rId1226" w:history="1">
        <w:r w:rsidRPr="00775E2D">
          <w:rPr>
            <w:rFonts w:ascii="Times New Roman" w:hAnsi="Times New Roman"/>
            <w:color w:val="0000FF"/>
            <w:sz w:val="24"/>
            <w:u w:val="single"/>
          </w:rPr>
          <w:t>Group 63 Seminar on Magnetism, XXII, 1953 January 08</w:t>
        </w:r>
      </w:hyperlink>
    </w:p>
    <w:p w14:paraId="2B032424" w14:textId="77777777" w:rsidR="004728DD" w:rsidRPr="00775E2D" w:rsidRDefault="004728DD" w:rsidP="004728DD">
      <w:pPr>
        <w:spacing w:after="0"/>
        <w:rPr>
          <w:rFonts w:ascii="Times New Roman" w:hAnsi="Times New Roman"/>
          <w:sz w:val="24"/>
        </w:rPr>
      </w:pPr>
      <w:hyperlink r:id="rId1227" w:history="1">
        <w:r w:rsidRPr="00775E2D">
          <w:rPr>
            <w:rFonts w:ascii="Times New Roman" w:hAnsi="Times New Roman"/>
            <w:color w:val="0000FF"/>
            <w:sz w:val="24"/>
            <w:u w:val="single"/>
          </w:rPr>
          <w:t>Group 63 Seminar on Magnetism, XXXII, 1953 February 16</w:t>
        </w:r>
      </w:hyperlink>
    </w:p>
    <w:p w14:paraId="328E5265" w14:textId="77777777" w:rsidR="004728DD" w:rsidRPr="00775E2D" w:rsidRDefault="004728DD" w:rsidP="004728DD">
      <w:pPr>
        <w:spacing w:after="0"/>
        <w:rPr>
          <w:rFonts w:ascii="Times New Roman" w:hAnsi="Times New Roman"/>
          <w:sz w:val="24"/>
        </w:rPr>
      </w:pPr>
      <w:hyperlink r:id="rId1228" w:history="1">
        <w:r w:rsidRPr="00775E2D">
          <w:rPr>
            <w:rFonts w:ascii="Times New Roman" w:hAnsi="Times New Roman"/>
            <w:color w:val="0000FF"/>
            <w:sz w:val="24"/>
            <w:u w:val="single"/>
          </w:rPr>
          <w:t>Testing Cores for WWII, 1953 March 30</w:t>
        </w:r>
      </w:hyperlink>
    </w:p>
    <w:p w14:paraId="18FBB3F3" w14:textId="77777777" w:rsidR="004728DD" w:rsidRPr="00775E2D" w:rsidRDefault="004728DD" w:rsidP="004728DD">
      <w:pPr>
        <w:spacing w:after="0"/>
        <w:rPr>
          <w:rFonts w:ascii="Times New Roman" w:hAnsi="Times New Roman"/>
          <w:sz w:val="24"/>
        </w:rPr>
      </w:pPr>
      <w:hyperlink r:id="rId1229" w:history="1">
        <w:r w:rsidRPr="00775E2D">
          <w:rPr>
            <w:rFonts w:ascii="Times New Roman" w:hAnsi="Times New Roman"/>
            <w:color w:val="0000FF"/>
            <w:sz w:val="24"/>
            <w:u w:val="single"/>
          </w:rPr>
          <w:t>Group 63 Seminar on Magnetism, XLIII, 1953 March 25</w:t>
        </w:r>
      </w:hyperlink>
    </w:p>
    <w:p w14:paraId="0B334128" w14:textId="77777777" w:rsidR="004728DD" w:rsidRPr="00775E2D" w:rsidRDefault="004728DD" w:rsidP="004728DD">
      <w:pPr>
        <w:spacing w:after="0"/>
        <w:rPr>
          <w:rFonts w:ascii="Times New Roman" w:hAnsi="Times New Roman"/>
          <w:sz w:val="24"/>
        </w:rPr>
      </w:pPr>
      <w:hyperlink r:id="rId1230" w:history="1">
        <w:r w:rsidRPr="00775E2D">
          <w:rPr>
            <w:rFonts w:ascii="Times New Roman" w:hAnsi="Times New Roman"/>
            <w:color w:val="0000FF"/>
            <w:sz w:val="24"/>
            <w:u w:val="single"/>
          </w:rPr>
          <w:t>Trip to Magnetics, Inc., August 5, 1952, 1952 August 08</w:t>
        </w:r>
      </w:hyperlink>
    </w:p>
    <w:p w14:paraId="485740C5" w14:textId="77777777" w:rsidR="004728DD" w:rsidRPr="00775E2D" w:rsidRDefault="004728DD" w:rsidP="004728DD">
      <w:pPr>
        <w:spacing w:after="0"/>
        <w:rPr>
          <w:rFonts w:ascii="Times New Roman" w:hAnsi="Times New Roman"/>
          <w:sz w:val="24"/>
        </w:rPr>
      </w:pPr>
      <w:hyperlink r:id="rId1231" w:history="1">
        <w:r w:rsidRPr="00775E2D">
          <w:rPr>
            <w:rFonts w:ascii="Times New Roman" w:hAnsi="Times New Roman"/>
            <w:color w:val="0000FF"/>
            <w:sz w:val="24"/>
            <w:u w:val="single"/>
          </w:rPr>
          <w:t>Group 63 Seminar on Magnetism, XXV, 1953 January 26</w:t>
        </w:r>
      </w:hyperlink>
    </w:p>
    <w:p w14:paraId="565CA9F8" w14:textId="77777777" w:rsidR="004728DD" w:rsidRPr="00775E2D" w:rsidRDefault="004728DD" w:rsidP="004728DD">
      <w:pPr>
        <w:spacing w:after="0"/>
        <w:rPr>
          <w:rFonts w:ascii="Times New Roman" w:hAnsi="Times New Roman"/>
          <w:sz w:val="24"/>
        </w:rPr>
      </w:pPr>
      <w:hyperlink r:id="rId1232" w:history="1">
        <w:r w:rsidRPr="00775E2D">
          <w:rPr>
            <w:rFonts w:ascii="Times New Roman" w:hAnsi="Times New Roman"/>
            <w:color w:val="0000FF"/>
            <w:sz w:val="24"/>
            <w:u w:val="single"/>
          </w:rPr>
          <w:t>Whirlwind II Meeting of February 29, 1952, 1952 March 03</w:t>
        </w:r>
      </w:hyperlink>
    </w:p>
    <w:p w14:paraId="3BF17838" w14:textId="77777777" w:rsidR="004728DD" w:rsidRPr="00775E2D" w:rsidRDefault="004728DD" w:rsidP="004728DD">
      <w:pPr>
        <w:spacing w:after="0"/>
        <w:rPr>
          <w:rFonts w:ascii="Times New Roman" w:hAnsi="Times New Roman"/>
          <w:sz w:val="24"/>
        </w:rPr>
      </w:pPr>
      <w:hyperlink r:id="rId1233" w:history="1">
        <w:r w:rsidRPr="00775E2D">
          <w:rPr>
            <w:rFonts w:ascii="Times New Roman" w:hAnsi="Times New Roman"/>
            <w:color w:val="0000FF"/>
            <w:sz w:val="24"/>
            <w:u w:val="single"/>
          </w:rPr>
          <w:t>Laboratory Personnel, 1952 May 15</w:t>
        </w:r>
      </w:hyperlink>
    </w:p>
    <w:p w14:paraId="399DD01D" w14:textId="77777777" w:rsidR="004728DD" w:rsidRPr="00775E2D" w:rsidRDefault="004728DD" w:rsidP="004728DD">
      <w:pPr>
        <w:spacing w:after="0"/>
        <w:rPr>
          <w:rFonts w:ascii="Times New Roman" w:hAnsi="Times New Roman"/>
          <w:sz w:val="24"/>
        </w:rPr>
      </w:pPr>
      <w:hyperlink r:id="rId1234" w:history="1">
        <w:r w:rsidRPr="00775E2D">
          <w:rPr>
            <w:rFonts w:ascii="Times New Roman" w:hAnsi="Times New Roman"/>
            <w:color w:val="0000FF"/>
            <w:sz w:val="24"/>
            <w:u w:val="single"/>
          </w:rPr>
          <w:t>Lincoln Division 6 Group Organization List, 1953 February 09</w:t>
        </w:r>
      </w:hyperlink>
    </w:p>
    <w:p w14:paraId="7645C538" w14:textId="77777777" w:rsidR="004728DD" w:rsidRPr="00775E2D" w:rsidRDefault="004728DD" w:rsidP="004728DD">
      <w:pPr>
        <w:spacing w:after="0"/>
        <w:rPr>
          <w:rFonts w:ascii="Times New Roman" w:hAnsi="Times New Roman"/>
          <w:sz w:val="24"/>
        </w:rPr>
      </w:pPr>
      <w:hyperlink r:id="rId1235" w:history="1">
        <w:r w:rsidRPr="00775E2D">
          <w:rPr>
            <w:rFonts w:ascii="Times New Roman" w:hAnsi="Times New Roman"/>
            <w:color w:val="0000FF"/>
            <w:sz w:val="24"/>
            <w:u w:val="single"/>
          </w:rPr>
          <w:t>Group 63 Seminar on Magnetism, XX, 1952 December 18</w:t>
        </w:r>
      </w:hyperlink>
    </w:p>
    <w:p w14:paraId="6DABE9A1" w14:textId="77777777" w:rsidR="004728DD" w:rsidRPr="00775E2D" w:rsidRDefault="004728DD" w:rsidP="004728DD">
      <w:pPr>
        <w:spacing w:after="0"/>
        <w:rPr>
          <w:rFonts w:ascii="Times New Roman" w:hAnsi="Times New Roman"/>
          <w:sz w:val="24"/>
        </w:rPr>
      </w:pPr>
      <w:hyperlink r:id="rId1236" w:history="1">
        <w:r w:rsidRPr="00775E2D">
          <w:rPr>
            <w:rFonts w:ascii="Times New Roman" w:hAnsi="Times New Roman"/>
            <w:color w:val="0000FF"/>
            <w:sz w:val="24"/>
            <w:u w:val="single"/>
          </w:rPr>
          <w:t>MTC Meeting of August 22, 1952, 1952 August 22</w:t>
        </w:r>
      </w:hyperlink>
    </w:p>
    <w:p w14:paraId="772EC217" w14:textId="77777777" w:rsidR="004728DD" w:rsidRPr="00775E2D" w:rsidRDefault="004728DD" w:rsidP="004728DD">
      <w:pPr>
        <w:spacing w:after="0"/>
        <w:rPr>
          <w:rFonts w:ascii="Times New Roman" w:hAnsi="Times New Roman"/>
          <w:sz w:val="24"/>
        </w:rPr>
      </w:pPr>
      <w:hyperlink r:id="rId1237" w:history="1">
        <w:r w:rsidRPr="00775E2D">
          <w:rPr>
            <w:rFonts w:ascii="Times New Roman" w:hAnsi="Times New Roman"/>
            <w:color w:val="0000FF"/>
            <w:sz w:val="24"/>
            <w:u w:val="single"/>
          </w:rPr>
          <w:t>Group 63 Seminar on Magnetism, IX, 1952 November 10</w:t>
        </w:r>
      </w:hyperlink>
    </w:p>
    <w:p w14:paraId="57D8EF41" w14:textId="77777777" w:rsidR="004728DD" w:rsidRPr="00775E2D" w:rsidRDefault="004728DD" w:rsidP="004728DD">
      <w:pPr>
        <w:spacing w:after="0"/>
        <w:rPr>
          <w:rFonts w:ascii="Times New Roman" w:hAnsi="Times New Roman"/>
          <w:sz w:val="24"/>
        </w:rPr>
      </w:pPr>
      <w:hyperlink r:id="rId1238" w:history="1">
        <w:r w:rsidRPr="00775E2D">
          <w:rPr>
            <w:rFonts w:ascii="Times New Roman" w:hAnsi="Times New Roman"/>
            <w:color w:val="0000FF"/>
            <w:sz w:val="24"/>
            <w:u w:val="single"/>
          </w:rPr>
          <w:t>Visit to Sperry Gyroscope Co. (C. R. Wieser, W. K. Linvill), 1950 February 02</w:t>
        </w:r>
      </w:hyperlink>
    </w:p>
    <w:p w14:paraId="385F770B" w14:textId="77777777" w:rsidR="004728DD" w:rsidRPr="00775E2D" w:rsidRDefault="004728DD" w:rsidP="004728DD">
      <w:pPr>
        <w:spacing w:after="0"/>
        <w:rPr>
          <w:rFonts w:ascii="Times New Roman" w:hAnsi="Times New Roman"/>
          <w:sz w:val="24"/>
        </w:rPr>
      </w:pPr>
      <w:hyperlink r:id="rId1239" w:history="1">
        <w:r w:rsidRPr="00775E2D">
          <w:rPr>
            <w:rFonts w:ascii="Times New Roman" w:hAnsi="Times New Roman"/>
            <w:color w:val="0000FF"/>
            <w:sz w:val="24"/>
            <w:u w:val="single"/>
          </w:rPr>
          <w:t>Trip to General Ceramics, November 19-20, 1952, 1952 December 02</w:t>
        </w:r>
      </w:hyperlink>
    </w:p>
    <w:p w14:paraId="4166A016" w14:textId="77777777" w:rsidR="004728DD" w:rsidRPr="00775E2D" w:rsidRDefault="004728DD" w:rsidP="004728DD">
      <w:pPr>
        <w:spacing w:after="0"/>
        <w:rPr>
          <w:rFonts w:ascii="Times New Roman" w:hAnsi="Times New Roman"/>
          <w:sz w:val="24"/>
        </w:rPr>
      </w:pPr>
      <w:hyperlink r:id="rId1240" w:history="1">
        <w:r w:rsidRPr="00775E2D">
          <w:rPr>
            <w:rFonts w:ascii="Times New Roman" w:hAnsi="Times New Roman"/>
            <w:color w:val="0000FF"/>
            <w:sz w:val="24"/>
            <w:u w:val="single"/>
          </w:rPr>
          <w:t>Group 63 Seminar on Magnetism VIII, 1952 November 03</w:t>
        </w:r>
      </w:hyperlink>
    </w:p>
    <w:p w14:paraId="19184396" w14:textId="77777777" w:rsidR="004728DD" w:rsidRPr="00775E2D" w:rsidRDefault="004728DD" w:rsidP="004728DD">
      <w:pPr>
        <w:spacing w:after="0"/>
        <w:rPr>
          <w:rFonts w:ascii="Times New Roman" w:hAnsi="Times New Roman"/>
          <w:sz w:val="24"/>
        </w:rPr>
      </w:pPr>
      <w:hyperlink r:id="rId1241" w:history="1">
        <w:r w:rsidRPr="00775E2D">
          <w:rPr>
            <w:rFonts w:ascii="Times New Roman" w:hAnsi="Times New Roman"/>
            <w:color w:val="0000FF"/>
            <w:sz w:val="24"/>
            <w:u w:val="single"/>
          </w:rPr>
          <w:t>Testing of Metallic Cores, 1953 January 07</w:t>
        </w:r>
      </w:hyperlink>
    </w:p>
    <w:p w14:paraId="52E591EE" w14:textId="77777777" w:rsidR="004728DD" w:rsidRPr="00775E2D" w:rsidRDefault="004728DD" w:rsidP="004728DD">
      <w:pPr>
        <w:spacing w:after="0"/>
        <w:rPr>
          <w:rFonts w:ascii="Times New Roman" w:hAnsi="Times New Roman"/>
          <w:sz w:val="24"/>
        </w:rPr>
      </w:pPr>
      <w:hyperlink r:id="rId1242" w:history="1">
        <w:r w:rsidRPr="00775E2D">
          <w:rPr>
            <w:rFonts w:ascii="Times New Roman" w:hAnsi="Times New Roman"/>
            <w:color w:val="0000FF"/>
            <w:sz w:val="24"/>
            <w:u w:val="single"/>
          </w:rPr>
          <w:t>Visit to RCA Victor in Camden, January 14, 1953, 1953 January 22</w:t>
        </w:r>
      </w:hyperlink>
    </w:p>
    <w:p w14:paraId="4C1C3964" w14:textId="77777777" w:rsidR="004728DD" w:rsidRPr="00775E2D" w:rsidRDefault="004728DD" w:rsidP="004728DD">
      <w:pPr>
        <w:spacing w:after="0"/>
        <w:rPr>
          <w:rFonts w:ascii="Times New Roman" w:hAnsi="Times New Roman"/>
          <w:sz w:val="24"/>
        </w:rPr>
      </w:pPr>
      <w:hyperlink r:id="rId1243" w:history="1">
        <w:r w:rsidRPr="00775E2D">
          <w:rPr>
            <w:rFonts w:ascii="Times New Roman" w:hAnsi="Times New Roman"/>
            <w:color w:val="0000FF"/>
            <w:sz w:val="24"/>
            <w:u w:val="single"/>
          </w:rPr>
          <w:t>MTC Meeting of August 18, 1952, 1952 August 20</w:t>
        </w:r>
      </w:hyperlink>
    </w:p>
    <w:p w14:paraId="71D29AAD" w14:textId="77777777" w:rsidR="004728DD" w:rsidRPr="00775E2D" w:rsidRDefault="004728DD" w:rsidP="004728DD">
      <w:pPr>
        <w:spacing w:after="0"/>
        <w:rPr>
          <w:rFonts w:ascii="Times New Roman" w:hAnsi="Times New Roman"/>
          <w:sz w:val="24"/>
        </w:rPr>
      </w:pPr>
      <w:hyperlink r:id="rId1244" w:history="1">
        <w:r w:rsidRPr="00775E2D">
          <w:rPr>
            <w:rFonts w:ascii="Times New Roman" w:hAnsi="Times New Roman"/>
            <w:color w:val="0000FF"/>
            <w:sz w:val="24"/>
            <w:u w:val="single"/>
          </w:rPr>
          <w:t>Preliminary MTC System Test, 1953 March 06</w:t>
        </w:r>
      </w:hyperlink>
    </w:p>
    <w:p w14:paraId="3784C786" w14:textId="77777777" w:rsidR="004728DD" w:rsidRPr="00775E2D" w:rsidRDefault="004728DD" w:rsidP="004728DD">
      <w:pPr>
        <w:spacing w:after="0"/>
        <w:rPr>
          <w:rFonts w:ascii="Times New Roman" w:hAnsi="Times New Roman"/>
          <w:sz w:val="24"/>
        </w:rPr>
      </w:pPr>
      <w:hyperlink r:id="rId1245" w:history="1">
        <w:r w:rsidRPr="00775E2D">
          <w:rPr>
            <w:rFonts w:ascii="Times New Roman" w:hAnsi="Times New Roman"/>
            <w:color w:val="0000FF"/>
            <w:sz w:val="24"/>
            <w:u w:val="single"/>
          </w:rPr>
          <w:t>Rectangular Hysteresis Loop Materials in a Non-Destructive Read System, 1952 October 20</w:t>
        </w:r>
      </w:hyperlink>
    </w:p>
    <w:p w14:paraId="7BE73013" w14:textId="77777777" w:rsidR="004728DD" w:rsidRPr="00775E2D" w:rsidRDefault="004728DD" w:rsidP="004728DD">
      <w:pPr>
        <w:spacing w:after="0"/>
        <w:rPr>
          <w:rFonts w:ascii="Times New Roman" w:hAnsi="Times New Roman"/>
          <w:sz w:val="24"/>
        </w:rPr>
      </w:pPr>
      <w:hyperlink r:id="rId1246" w:history="1">
        <w:r w:rsidRPr="00775E2D">
          <w:rPr>
            <w:rFonts w:ascii="Times New Roman" w:hAnsi="Times New Roman"/>
            <w:color w:val="0000FF"/>
            <w:sz w:val="24"/>
            <w:u w:val="single"/>
          </w:rPr>
          <w:t>Time Schedule for WWII Computer, 1952 March 25</w:t>
        </w:r>
      </w:hyperlink>
    </w:p>
    <w:p w14:paraId="6F2C4548" w14:textId="77777777" w:rsidR="004728DD" w:rsidRPr="00775E2D" w:rsidRDefault="004728DD" w:rsidP="004728DD">
      <w:pPr>
        <w:spacing w:after="0"/>
        <w:rPr>
          <w:rFonts w:ascii="Times New Roman" w:hAnsi="Times New Roman"/>
          <w:sz w:val="24"/>
        </w:rPr>
      </w:pPr>
      <w:hyperlink r:id="rId1247" w:history="1">
        <w:r w:rsidRPr="00775E2D">
          <w:rPr>
            <w:rFonts w:ascii="Times New Roman" w:hAnsi="Times New Roman"/>
            <w:color w:val="0000FF"/>
            <w:sz w:val="24"/>
            <w:u w:val="single"/>
          </w:rPr>
          <w:t>Group 63 Seminar on Magnetism, IV, 1952 October 27</w:t>
        </w:r>
      </w:hyperlink>
    </w:p>
    <w:p w14:paraId="106AC914" w14:textId="77777777" w:rsidR="004728DD" w:rsidRPr="00775E2D" w:rsidRDefault="004728DD" w:rsidP="004728DD">
      <w:pPr>
        <w:spacing w:after="0"/>
        <w:rPr>
          <w:rFonts w:ascii="Times New Roman" w:hAnsi="Times New Roman"/>
          <w:sz w:val="24"/>
        </w:rPr>
      </w:pPr>
      <w:hyperlink r:id="rId1248" w:history="1">
        <w:r w:rsidRPr="00775E2D">
          <w:rPr>
            <w:rFonts w:ascii="Times New Roman" w:hAnsi="Times New Roman"/>
            <w:color w:val="0000FF"/>
            <w:sz w:val="24"/>
            <w:u w:val="single"/>
          </w:rPr>
          <w:t>WWII Block Diagrams Meeting of April 22, 1952, 1952 April 30</w:t>
        </w:r>
      </w:hyperlink>
    </w:p>
    <w:p w14:paraId="6BB0C9B9" w14:textId="77777777" w:rsidR="004728DD" w:rsidRPr="00775E2D" w:rsidRDefault="004728DD" w:rsidP="004728DD">
      <w:pPr>
        <w:spacing w:after="0"/>
        <w:rPr>
          <w:rFonts w:ascii="Times New Roman" w:hAnsi="Times New Roman"/>
          <w:sz w:val="24"/>
        </w:rPr>
      </w:pPr>
      <w:hyperlink r:id="rId1249" w:history="1">
        <w:r w:rsidRPr="00775E2D">
          <w:rPr>
            <w:rFonts w:ascii="Times New Roman" w:hAnsi="Times New Roman"/>
            <w:color w:val="0000FF"/>
            <w:sz w:val="24"/>
            <w:u w:val="single"/>
          </w:rPr>
          <w:t>Group 63 Seminar on Magnetism XXIV, 1953 January 19</w:t>
        </w:r>
      </w:hyperlink>
    </w:p>
    <w:p w14:paraId="7837A6A7" w14:textId="77777777" w:rsidR="004728DD" w:rsidRPr="00775E2D" w:rsidRDefault="004728DD" w:rsidP="004728DD">
      <w:pPr>
        <w:spacing w:after="0"/>
        <w:rPr>
          <w:rFonts w:ascii="Times New Roman" w:hAnsi="Times New Roman"/>
          <w:sz w:val="24"/>
        </w:rPr>
      </w:pPr>
      <w:hyperlink r:id="rId1250" w:history="1">
        <w:r w:rsidRPr="00775E2D">
          <w:rPr>
            <w:rFonts w:ascii="Times New Roman" w:hAnsi="Times New Roman"/>
            <w:color w:val="0000FF"/>
            <w:sz w:val="24"/>
            <w:u w:val="single"/>
          </w:rPr>
          <w:t>MTC Meeting of September 9, 1952, 1952 September 10</w:t>
        </w:r>
      </w:hyperlink>
    </w:p>
    <w:p w14:paraId="0A015CF7" w14:textId="77777777" w:rsidR="004728DD" w:rsidRPr="00775E2D" w:rsidRDefault="004728DD" w:rsidP="004728DD">
      <w:pPr>
        <w:spacing w:after="0"/>
        <w:rPr>
          <w:rFonts w:ascii="Times New Roman" w:hAnsi="Times New Roman"/>
          <w:sz w:val="24"/>
        </w:rPr>
      </w:pPr>
      <w:hyperlink r:id="rId1251" w:history="1">
        <w:r w:rsidRPr="00775E2D">
          <w:rPr>
            <w:rFonts w:ascii="Times New Roman" w:hAnsi="Times New Roman"/>
            <w:color w:val="0000FF"/>
            <w:sz w:val="24"/>
            <w:u w:val="single"/>
          </w:rPr>
          <w:t>Laboratory Personnel, 1952 October 01</w:t>
        </w:r>
      </w:hyperlink>
    </w:p>
    <w:p w14:paraId="715832CA" w14:textId="77777777" w:rsidR="004728DD" w:rsidRPr="00775E2D" w:rsidRDefault="004728DD" w:rsidP="004728DD">
      <w:pPr>
        <w:spacing w:after="0"/>
        <w:rPr>
          <w:rFonts w:ascii="Times New Roman" w:hAnsi="Times New Roman"/>
          <w:sz w:val="24"/>
        </w:rPr>
      </w:pPr>
      <w:hyperlink r:id="rId1252" w:history="1">
        <w:r w:rsidRPr="00775E2D">
          <w:rPr>
            <w:rFonts w:ascii="Times New Roman" w:hAnsi="Times New Roman"/>
            <w:color w:val="0000FF"/>
            <w:sz w:val="24"/>
            <w:u w:val="single"/>
          </w:rPr>
          <w:t>Uniformity Tests on Ferrite Cores, 1952 October 21</w:t>
        </w:r>
      </w:hyperlink>
    </w:p>
    <w:p w14:paraId="5FA15F06" w14:textId="77777777" w:rsidR="004728DD" w:rsidRPr="00775E2D" w:rsidRDefault="004728DD" w:rsidP="004728DD">
      <w:pPr>
        <w:spacing w:after="0"/>
        <w:rPr>
          <w:rFonts w:ascii="Times New Roman" w:hAnsi="Times New Roman"/>
          <w:sz w:val="24"/>
        </w:rPr>
      </w:pPr>
      <w:hyperlink r:id="rId1253" w:history="1">
        <w:r w:rsidRPr="00775E2D">
          <w:rPr>
            <w:rFonts w:ascii="Times New Roman" w:hAnsi="Times New Roman"/>
            <w:color w:val="0000FF"/>
            <w:sz w:val="24"/>
            <w:u w:val="single"/>
          </w:rPr>
          <w:t>A Binary Adder Using Magnetic-Core Flip-Flops, 1952 March 19</w:t>
        </w:r>
      </w:hyperlink>
    </w:p>
    <w:p w14:paraId="4CC75BE5" w14:textId="77777777" w:rsidR="004728DD" w:rsidRPr="00775E2D" w:rsidRDefault="004728DD" w:rsidP="004728DD">
      <w:pPr>
        <w:spacing w:after="0"/>
        <w:rPr>
          <w:rFonts w:ascii="Times New Roman" w:hAnsi="Times New Roman"/>
          <w:sz w:val="24"/>
        </w:rPr>
      </w:pPr>
      <w:hyperlink r:id="rId1254" w:history="1">
        <w:r w:rsidRPr="00775E2D">
          <w:rPr>
            <w:rFonts w:ascii="Times New Roman" w:hAnsi="Times New Roman"/>
            <w:color w:val="0000FF"/>
            <w:sz w:val="24"/>
            <w:u w:val="single"/>
          </w:rPr>
          <w:t>MTC Power Supply Meeting of August 11, 1952, 1952 August 12</w:t>
        </w:r>
      </w:hyperlink>
    </w:p>
    <w:p w14:paraId="171D3D8E" w14:textId="77777777" w:rsidR="004728DD" w:rsidRPr="00775E2D" w:rsidRDefault="004728DD" w:rsidP="004728DD">
      <w:pPr>
        <w:spacing w:after="0"/>
        <w:rPr>
          <w:rFonts w:ascii="Times New Roman" w:hAnsi="Times New Roman"/>
          <w:sz w:val="24"/>
        </w:rPr>
      </w:pPr>
      <w:hyperlink r:id="rId1255" w:history="1">
        <w:r w:rsidRPr="00775E2D">
          <w:rPr>
            <w:rFonts w:ascii="Times New Roman" w:hAnsi="Times New Roman"/>
            <w:color w:val="0000FF"/>
            <w:sz w:val="24"/>
            <w:u w:val="single"/>
          </w:rPr>
          <w:t>Group 63 Seminar on Magnetism, XXVI, 1953 February 04</w:t>
        </w:r>
      </w:hyperlink>
    </w:p>
    <w:p w14:paraId="57CF3080" w14:textId="77777777" w:rsidR="004728DD" w:rsidRPr="00775E2D" w:rsidRDefault="004728DD" w:rsidP="004728DD">
      <w:pPr>
        <w:spacing w:after="0"/>
        <w:rPr>
          <w:rFonts w:ascii="Times New Roman" w:hAnsi="Times New Roman"/>
          <w:sz w:val="24"/>
        </w:rPr>
      </w:pPr>
      <w:hyperlink r:id="rId1256" w:history="1">
        <w:r w:rsidRPr="00775E2D">
          <w:rPr>
            <w:rFonts w:ascii="Times New Roman" w:hAnsi="Times New Roman"/>
            <w:color w:val="0000FF"/>
            <w:sz w:val="24"/>
            <w:u w:val="single"/>
          </w:rPr>
          <w:t>Group 63 Seminar on Magnetism, XXIX, 1953 February 06</w:t>
        </w:r>
      </w:hyperlink>
    </w:p>
    <w:p w14:paraId="42847604" w14:textId="77777777" w:rsidR="004728DD" w:rsidRPr="00775E2D" w:rsidRDefault="004728DD" w:rsidP="004728DD">
      <w:pPr>
        <w:spacing w:after="0"/>
        <w:rPr>
          <w:rFonts w:ascii="Times New Roman" w:hAnsi="Times New Roman"/>
          <w:sz w:val="24"/>
        </w:rPr>
      </w:pPr>
      <w:hyperlink r:id="rId1257" w:history="1">
        <w:r w:rsidRPr="00775E2D">
          <w:rPr>
            <w:rFonts w:ascii="Times New Roman" w:hAnsi="Times New Roman"/>
            <w:color w:val="0000FF"/>
            <w:sz w:val="24"/>
            <w:u w:val="single"/>
          </w:rPr>
          <w:t>Group 63 Seminar on Magnetism, III, 1952 October 17</w:t>
        </w:r>
      </w:hyperlink>
    </w:p>
    <w:p w14:paraId="6EB05749" w14:textId="77777777" w:rsidR="004728DD" w:rsidRPr="00775E2D" w:rsidRDefault="004728DD" w:rsidP="004728DD">
      <w:pPr>
        <w:spacing w:after="0"/>
        <w:rPr>
          <w:rFonts w:ascii="Times New Roman" w:hAnsi="Times New Roman"/>
          <w:sz w:val="24"/>
        </w:rPr>
      </w:pPr>
      <w:hyperlink r:id="rId1258" w:history="1">
        <w:r w:rsidRPr="00775E2D">
          <w:rPr>
            <w:rFonts w:ascii="Times New Roman" w:hAnsi="Times New Roman"/>
            <w:color w:val="0000FF"/>
            <w:sz w:val="24"/>
            <w:u w:val="single"/>
          </w:rPr>
          <w:t>Trip to Magnetics, Inc., June 26, 1952, 1952 July 08</w:t>
        </w:r>
      </w:hyperlink>
    </w:p>
    <w:p w14:paraId="7E117192" w14:textId="77777777" w:rsidR="004728DD" w:rsidRPr="00775E2D" w:rsidRDefault="004728DD" w:rsidP="004728DD">
      <w:pPr>
        <w:spacing w:after="0"/>
        <w:rPr>
          <w:rFonts w:ascii="Times New Roman" w:hAnsi="Times New Roman"/>
          <w:sz w:val="24"/>
        </w:rPr>
      </w:pPr>
      <w:hyperlink r:id="rId1259" w:history="1">
        <w:r w:rsidRPr="00775E2D">
          <w:rPr>
            <w:rFonts w:ascii="Times New Roman" w:hAnsi="Times New Roman"/>
            <w:color w:val="0000FF"/>
            <w:sz w:val="24"/>
            <w:u w:val="single"/>
          </w:rPr>
          <w:t>Group 63 Seminar on Magnetism, XXI, 1952 December 18</w:t>
        </w:r>
      </w:hyperlink>
    </w:p>
    <w:p w14:paraId="7E3ED729" w14:textId="77777777" w:rsidR="004728DD" w:rsidRPr="00775E2D" w:rsidRDefault="004728DD" w:rsidP="004728DD">
      <w:pPr>
        <w:spacing w:after="0"/>
        <w:rPr>
          <w:rFonts w:ascii="Times New Roman" w:hAnsi="Times New Roman"/>
          <w:sz w:val="24"/>
        </w:rPr>
      </w:pPr>
      <w:hyperlink r:id="rId1260" w:history="1">
        <w:r w:rsidRPr="00775E2D">
          <w:rPr>
            <w:rFonts w:ascii="Times New Roman" w:hAnsi="Times New Roman"/>
            <w:color w:val="0000FF"/>
            <w:sz w:val="24"/>
            <w:u w:val="single"/>
          </w:rPr>
          <w:t>A statistical Model for Ferromagnetism, 1953 January 14</w:t>
        </w:r>
      </w:hyperlink>
    </w:p>
    <w:p w14:paraId="4BD13A1A" w14:textId="77777777" w:rsidR="004728DD" w:rsidRPr="00775E2D" w:rsidRDefault="004728DD" w:rsidP="004728DD">
      <w:pPr>
        <w:spacing w:after="0"/>
        <w:rPr>
          <w:rFonts w:ascii="Times New Roman" w:hAnsi="Times New Roman"/>
          <w:sz w:val="24"/>
        </w:rPr>
      </w:pPr>
      <w:hyperlink r:id="rId1261" w:history="1">
        <w:r w:rsidRPr="00775E2D">
          <w:rPr>
            <w:rFonts w:ascii="Times New Roman" w:hAnsi="Times New Roman"/>
            <w:color w:val="0000FF"/>
            <w:sz w:val="24"/>
            <w:u w:val="single"/>
          </w:rPr>
          <w:t>Laboratory Personnel, 1952 July 01</w:t>
        </w:r>
      </w:hyperlink>
    </w:p>
    <w:p w14:paraId="34AEDB2D" w14:textId="77777777" w:rsidR="004728DD" w:rsidRPr="00775E2D" w:rsidRDefault="004728DD" w:rsidP="004728DD">
      <w:pPr>
        <w:spacing w:after="0"/>
        <w:rPr>
          <w:rFonts w:ascii="Times New Roman" w:hAnsi="Times New Roman"/>
          <w:sz w:val="24"/>
        </w:rPr>
      </w:pPr>
      <w:hyperlink r:id="rId1262" w:history="1">
        <w:r w:rsidRPr="00775E2D">
          <w:rPr>
            <w:rFonts w:ascii="Times New Roman" w:hAnsi="Times New Roman"/>
            <w:color w:val="0000FF"/>
            <w:sz w:val="24"/>
            <w:u w:val="single"/>
          </w:rPr>
          <w:t>Whirlwind II Meeting of May 9, 1952, 1952 May 23</w:t>
        </w:r>
      </w:hyperlink>
    </w:p>
    <w:p w14:paraId="331B1E1F" w14:textId="77777777" w:rsidR="004728DD" w:rsidRPr="00775E2D" w:rsidRDefault="004728DD" w:rsidP="004728DD">
      <w:pPr>
        <w:spacing w:after="0"/>
        <w:rPr>
          <w:rFonts w:ascii="Times New Roman" w:hAnsi="Times New Roman"/>
          <w:sz w:val="24"/>
        </w:rPr>
      </w:pPr>
      <w:hyperlink r:id="rId1263" w:history="1">
        <w:r w:rsidRPr="00775E2D">
          <w:rPr>
            <w:rFonts w:ascii="Times New Roman" w:hAnsi="Times New Roman"/>
            <w:color w:val="0000FF"/>
            <w:sz w:val="24"/>
            <w:u w:val="single"/>
          </w:rPr>
          <w:t>Documents on Magnetic Core Work, 1957 July 16</w:t>
        </w:r>
      </w:hyperlink>
    </w:p>
    <w:p w14:paraId="325F5DC2" w14:textId="77777777" w:rsidR="004728DD" w:rsidRPr="00775E2D" w:rsidRDefault="004728DD" w:rsidP="004728DD">
      <w:pPr>
        <w:spacing w:after="0"/>
        <w:rPr>
          <w:rFonts w:ascii="Times New Roman" w:hAnsi="Times New Roman"/>
          <w:sz w:val="24"/>
        </w:rPr>
      </w:pPr>
      <w:hyperlink r:id="rId1264" w:history="1">
        <w:r w:rsidRPr="00775E2D">
          <w:rPr>
            <w:rFonts w:ascii="Times New Roman" w:hAnsi="Times New Roman"/>
            <w:color w:val="0000FF"/>
            <w:sz w:val="24"/>
            <w:u w:val="single"/>
          </w:rPr>
          <w:t>Schedule of Design Objectives, WWII, 1952 October 02</w:t>
        </w:r>
      </w:hyperlink>
    </w:p>
    <w:p w14:paraId="0F9CB4CB" w14:textId="77777777" w:rsidR="004728DD" w:rsidRPr="00775E2D" w:rsidRDefault="004728DD" w:rsidP="004728DD">
      <w:pPr>
        <w:spacing w:after="0"/>
        <w:rPr>
          <w:rFonts w:ascii="Times New Roman" w:hAnsi="Times New Roman"/>
          <w:sz w:val="24"/>
        </w:rPr>
      </w:pPr>
      <w:hyperlink r:id="rId1265" w:history="1">
        <w:r w:rsidRPr="00775E2D">
          <w:rPr>
            <w:rFonts w:ascii="Times New Roman" w:hAnsi="Times New Roman"/>
            <w:color w:val="0000FF"/>
            <w:sz w:val="24"/>
            <w:u w:val="single"/>
          </w:rPr>
          <w:t>IBM Industrially Classified Information, 1952 October 03</w:t>
        </w:r>
      </w:hyperlink>
    </w:p>
    <w:p w14:paraId="09D09702" w14:textId="77777777" w:rsidR="004728DD" w:rsidRPr="00775E2D" w:rsidRDefault="004728DD" w:rsidP="004728DD">
      <w:pPr>
        <w:spacing w:after="0"/>
        <w:rPr>
          <w:rFonts w:ascii="Times New Roman" w:hAnsi="Times New Roman"/>
          <w:sz w:val="24"/>
        </w:rPr>
      </w:pPr>
      <w:hyperlink r:id="rId1266" w:history="1">
        <w:r w:rsidRPr="00775E2D">
          <w:rPr>
            <w:rFonts w:ascii="Times New Roman" w:hAnsi="Times New Roman"/>
            <w:color w:val="0000FF"/>
            <w:sz w:val="24"/>
            <w:u w:val="single"/>
          </w:rPr>
          <w:t>Conference on Thin Evaporated Metal Films, 1952 October 06</w:t>
        </w:r>
      </w:hyperlink>
    </w:p>
    <w:p w14:paraId="223DD13D" w14:textId="77777777" w:rsidR="004728DD" w:rsidRPr="00775E2D" w:rsidRDefault="004728DD" w:rsidP="004728DD">
      <w:pPr>
        <w:spacing w:after="0"/>
        <w:rPr>
          <w:rFonts w:ascii="Times New Roman" w:hAnsi="Times New Roman"/>
          <w:sz w:val="24"/>
        </w:rPr>
      </w:pPr>
      <w:hyperlink r:id="rId1267" w:history="1">
        <w:r w:rsidRPr="00775E2D">
          <w:rPr>
            <w:rFonts w:ascii="Times New Roman" w:hAnsi="Times New Roman"/>
            <w:color w:val="0000FF"/>
            <w:sz w:val="24"/>
            <w:u w:val="single"/>
          </w:rPr>
          <w:t xml:space="preserve">Trip Report of Visit to Bell Telephone Laboratories, IBM, </w:t>
        </w:r>
        <w:proofErr w:type="spellStart"/>
        <w:r w:rsidRPr="00775E2D">
          <w:rPr>
            <w:rFonts w:ascii="Times New Roman" w:hAnsi="Times New Roman"/>
            <w:color w:val="0000FF"/>
            <w:sz w:val="24"/>
            <w:u w:val="single"/>
          </w:rPr>
          <w:t>Glenco</w:t>
        </w:r>
        <w:proofErr w:type="spellEnd"/>
        <w:r w:rsidRPr="00775E2D">
          <w:rPr>
            <w:rFonts w:ascii="Times New Roman" w:hAnsi="Times New Roman"/>
            <w:color w:val="0000FF"/>
            <w:sz w:val="24"/>
            <w:u w:val="single"/>
          </w:rPr>
          <w:t xml:space="preserve"> Naval Research Laboratory and Dr. C. F. </w:t>
        </w:r>
        <w:proofErr w:type="spellStart"/>
        <w:r w:rsidRPr="00775E2D">
          <w:rPr>
            <w:rFonts w:ascii="Times New Roman" w:hAnsi="Times New Roman"/>
            <w:color w:val="0000FF"/>
            <w:sz w:val="24"/>
            <w:u w:val="single"/>
          </w:rPr>
          <w:t>Pulvari</w:t>
        </w:r>
        <w:proofErr w:type="spellEnd"/>
        <w:r w:rsidRPr="00775E2D">
          <w:rPr>
            <w:rFonts w:ascii="Times New Roman" w:hAnsi="Times New Roman"/>
            <w:color w:val="0000FF"/>
            <w:sz w:val="24"/>
            <w:u w:val="single"/>
          </w:rPr>
          <w:t>, 1952 July 17</w:t>
        </w:r>
      </w:hyperlink>
    </w:p>
    <w:p w14:paraId="3890DCC3" w14:textId="77777777" w:rsidR="004728DD" w:rsidRPr="00775E2D" w:rsidRDefault="004728DD" w:rsidP="004728DD">
      <w:pPr>
        <w:spacing w:after="0"/>
        <w:rPr>
          <w:rFonts w:ascii="Times New Roman" w:hAnsi="Times New Roman"/>
          <w:sz w:val="24"/>
        </w:rPr>
      </w:pPr>
      <w:hyperlink r:id="rId1268" w:history="1">
        <w:r w:rsidRPr="00775E2D">
          <w:rPr>
            <w:rFonts w:ascii="Times New Roman" w:hAnsi="Times New Roman"/>
            <w:color w:val="0000FF"/>
            <w:sz w:val="24"/>
            <w:u w:val="single"/>
          </w:rPr>
          <w:t>Whirlwind II Meeting of February 8, 1952, 1952 February 18</w:t>
        </w:r>
      </w:hyperlink>
    </w:p>
    <w:p w14:paraId="2872093F" w14:textId="77777777" w:rsidR="004728DD" w:rsidRPr="00775E2D" w:rsidRDefault="004728DD" w:rsidP="004728DD">
      <w:pPr>
        <w:spacing w:after="0"/>
        <w:rPr>
          <w:rFonts w:ascii="Times New Roman" w:hAnsi="Times New Roman"/>
          <w:sz w:val="24"/>
        </w:rPr>
      </w:pPr>
      <w:hyperlink r:id="rId1269" w:history="1">
        <w:r w:rsidRPr="00775E2D">
          <w:rPr>
            <w:rFonts w:ascii="Times New Roman" w:hAnsi="Times New Roman"/>
            <w:color w:val="0000FF"/>
            <w:sz w:val="24"/>
            <w:u w:val="single"/>
          </w:rPr>
          <w:t>Group 63 Seminar on Magnetism, XLIV, 1953 March 26</w:t>
        </w:r>
      </w:hyperlink>
    </w:p>
    <w:p w14:paraId="39D978A6" w14:textId="77777777" w:rsidR="004728DD" w:rsidRPr="00775E2D" w:rsidRDefault="004728DD" w:rsidP="004728DD">
      <w:pPr>
        <w:spacing w:after="0"/>
        <w:rPr>
          <w:rFonts w:ascii="Times New Roman" w:hAnsi="Times New Roman"/>
          <w:sz w:val="24"/>
        </w:rPr>
      </w:pPr>
      <w:hyperlink r:id="rId1270" w:history="1">
        <w:r w:rsidRPr="00775E2D">
          <w:rPr>
            <w:rFonts w:ascii="Times New Roman" w:hAnsi="Times New Roman"/>
            <w:color w:val="0000FF"/>
            <w:sz w:val="24"/>
            <w:u w:val="single"/>
          </w:rPr>
          <w:t>Group 63 Seminar on Magnetism, XVI, 1952 December 09</w:t>
        </w:r>
      </w:hyperlink>
    </w:p>
    <w:p w14:paraId="66F64C13" w14:textId="77777777" w:rsidR="004728DD" w:rsidRPr="00775E2D" w:rsidRDefault="004728DD" w:rsidP="004728DD">
      <w:pPr>
        <w:spacing w:after="0"/>
        <w:rPr>
          <w:rFonts w:ascii="Times New Roman" w:hAnsi="Times New Roman"/>
          <w:sz w:val="24"/>
        </w:rPr>
      </w:pPr>
      <w:hyperlink r:id="rId1271" w:history="1">
        <w:r w:rsidRPr="00775E2D">
          <w:rPr>
            <w:rFonts w:ascii="Times New Roman" w:hAnsi="Times New Roman"/>
            <w:color w:val="0000FF"/>
            <w:sz w:val="24"/>
            <w:u w:val="single"/>
          </w:rPr>
          <w:t>Proposed Sense Winding for a 64 x 64 Memory Plane, 1953 July 23</w:t>
        </w:r>
      </w:hyperlink>
    </w:p>
    <w:p w14:paraId="11D15197" w14:textId="77777777" w:rsidR="004728DD" w:rsidRPr="00775E2D" w:rsidRDefault="004728DD" w:rsidP="004728DD">
      <w:pPr>
        <w:spacing w:after="0"/>
        <w:rPr>
          <w:rFonts w:ascii="Times New Roman" w:hAnsi="Times New Roman"/>
          <w:sz w:val="24"/>
        </w:rPr>
      </w:pPr>
      <w:hyperlink r:id="rId1272" w:history="1">
        <w:r w:rsidRPr="00775E2D">
          <w:rPr>
            <w:rFonts w:ascii="Times New Roman" w:hAnsi="Times New Roman"/>
            <w:color w:val="0000FF"/>
            <w:sz w:val="24"/>
            <w:u w:val="single"/>
          </w:rPr>
          <w:t>Project Grind Meeting of July 15, 1953 (Seventh Day), 1953 August 13</w:t>
        </w:r>
      </w:hyperlink>
    </w:p>
    <w:p w14:paraId="2633DBC8" w14:textId="77777777" w:rsidR="004728DD" w:rsidRPr="00775E2D" w:rsidRDefault="004728DD" w:rsidP="004728DD">
      <w:pPr>
        <w:spacing w:after="0"/>
        <w:rPr>
          <w:rFonts w:ascii="Times New Roman" w:hAnsi="Times New Roman"/>
          <w:sz w:val="24"/>
        </w:rPr>
      </w:pPr>
      <w:hyperlink r:id="rId1273" w:history="1">
        <w:r w:rsidRPr="00775E2D">
          <w:rPr>
            <w:rFonts w:ascii="Times New Roman" w:hAnsi="Times New Roman"/>
            <w:color w:val="0000FF"/>
            <w:sz w:val="24"/>
            <w:u w:val="single"/>
          </w:rPr>
          <w:t>Summary of MIT-IBM Collaboration, August 1 through August 31, 1953, 1953 September 11</w:t>
        </w:r>
      </w:hyperlink>
    </w:p>
    <w:p w14:paraId="2E835DE6" w14:textId="77777777" w:rsidR="004728DD" w:rsidRPr="00775E2D" w:rsidRDefault="004728DD" w:rsidP="004728DD">
      <w:pPr>
        <w:spacing w:after="0"/>
        <w:rPr>
          <w:rFonts w:ascii="Times New Roman" w:hAnsi="Times New Roman"/>
          <w:sz w:val="24"/>
        </w:rPr>
      </w:pPr>
      <w:hyperlink r:id="rId1274" w:history="1">
        <w:r w:rsidRPr="00775E2D">
          <w:rPr>
            <w:rFonts w:ascii="Times New Roman" w:hAnsi="Times New Roman"/>
            <w:color w:val="0000FF"/>
            <w:sz w:val="24"/>
            <w:u w:val="single"/>
          </w:rPr>
          <w:t>Pulse Response of Ferrite Memory Cores, 1953 December 15</w:t>
        </w:r>
      </w:hyperlink>
    </w:p>
    <w:p w14:paraId="00B61D05" w14:textId="77777777" w:rsidR="004728DD" w:rsidRPr="00775E2D" w:rsidRDefault="004728DD" w:rsidP="004728DD">
      <w:pPr>
        <w:spacing w:after="0"/>
        <w:rPr>
          <w:rFonts w:ascii="Times New Roman" w:hAnsi="Times New Roman"/>
          <w:sz w:val="24"/>
        </w:rPr>
      </w:pPr>
      <w:hyperlink r:id="rId1275" w:history="1">
        <w:r w:rsidRPr="00775E2D">
          <w:rPr>
            <w:rFonts w:ascii="Times New Roman" w:hAnsi="Times New Roman"/>
            <w:color w:val="0000FF"/>
            <w:sz w:val="24"/>
            <w:u w:val="single"/>
          </w:rPr>
          <w:t xml:space="preserve">A Large Planar Switch </w:t>
        </w:r>
        <w:proofErr w:type="gramStart"/>
        <w:r w:rsidRPr="00775E2D">
          <w:rPr>
            <w:rFonts w:ascii="Times New Roman" w:hAnsi="Times New Roman"/>
            <w:color w:val="0000FF"/>
            <w:sz w:val="24"/>
            <w:u w:val="single"/>
          </w:rPr>
          <w:t>For</w:t>
        </w:r>
        <w:proofErr w:type="gramEnd"/>
        <w:r w:rsidRPr="00775E2D">
          <w:rPr>
            <w:rFonts w:ascii="Times New Roman" w:hAnsi="Times New Roman"/>
            <w:color w:val="0000FF"/>
            <w:sz w:val="24"/>
            <w:u w:val="single"/>
          </w:rPr>
          <w:t xml:space="preserve"> Register Selection </w:t>
        </w:r>
        <w:proofErr w:type="gramStart"/>
        <w:r w:rsidRPr="00775E2D">
          <w:rPr>
            <w:rFonts w:ascii="Times New Roman" w:hAnsi="Times New Roman"/>
            <w:color w:val="0000FF"/>
            <w:sz w:val="24"/>
            <w:u w:val="single"/>
          </w:rPr>
          <w:t>In</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A</w:t>
        </w:r>
        <w:proofErr w:type="gramEnd"/>
        <w:r w:rsidRPr="00775E2D">
          <w:rPr>
            <w:rFonts w:ascii="Times New Roman" w:hAnsi="Times New Roman"/>
            <w:color w:val="0000FF"/>
            <w:sz w:val="24"/>
            <w:u w:val="single"/>
          </w:rPr>
          <w:t xml:space="preserve"> Magnetic-core Memory, 1953 August 31</w:t>
        </w:r>
      </w:hyperlink>
    </w:p>
    <w:p w14:paraId="658401D6" w14:textId="77777777" w:rsidR="004728DD" w:rsidRPr="00775E2D" w:rsidRDefault="004728DD" w:rsidP="004728DD">
      <w:pPr>
        <w:spacing w:after="0"/>
        <w:rPr>
          <w:rFonts w:ascii="Times New Roman" w:hAnsi="Times New Roman"/>
          <w:sz w:val="24"/>
        </w:rPr>
      </w:pPr>
      <w:hyperlink r:id="rId1276" w:history="1">
        <w:r w:rsidRPr="00775E2D">
          <w:rPr>
            <w:rFonts w:ascii="Times New Roman" w:hAnsi="Times New Roman"/>
            <w:color w:val="0000FF"/>
            <w:sz w:val="24"/>
            <w:u w:val="single"/>
          </w:rPr>
          <w:t>Planning, Scheduling and Administering the AN/FSQ-7 Program: Progress Reports to the Scheduling Office (Supplement to M-2300), 1953 July 15</w:t>
        </w:r>
      </w:hyperlink>
    </w:p>
    <w:p w14:paraId="1447515A" w14:textId="77777777" w:rsidR="004728DD" w:rsidRPr="00775E2D" w:rsidRDefault="004728DD" w:rsidP="004728DD">
      <w:pPr>
        <w:spacing w:after="0"/>
        <w:rPr>
          <w:rFonts w:ascii="Times New Roman" w:hAnsi="Times New Roman"/>
          <w:sz w:val="24"/>
        </w:rPr>
      </w:pPr>
      <w:hyperlink r:id="rId1277" w:history="1">
        <w:r w:rsidRPr="00775E2D">
          <w:rPr>
            <w:rFonts w:ascii="Times New Roman" w:hAnsi="Times New Roman"/>
            <w:color w:val="0000FF"/>
            <w:sz w:val="24"/>
            <w:u w:val="single"/>
          </w:rPr>
          <w:t>Group 63 Seminar on Magnetism, LI, 1953 May 06</w:t>
        </w:r>
      </w:hyperlink>
    </w:p>
    <w:p w14:paraId="0F08AA23" w14:textId="77777777" w:rsidR="004728DD" w:rsidRPr="00775E2D" w:rsidRDefault="004728DD" w:rsidP="004728DD">
      <w:pPr>
        <w:spacing w:after="0"/>
        <w:rPr>
          <w:rFonts w:ascii="Times New Roman" w:hAnsi="Times New Roman"/>
          <w:sz w:val="24"/>
        </w:rPr>
      </w:pPr>
      <w:hyperlink r:id="rId1278" w:history="1">
        <w:r w:rsidRPr="00775E2D">
          <w:rPr>
            <w:rFonts w:ascii="Times New Roman" w:hAnsi="Times New Roman"/>
            <w:color w:val="0000FF"/>
            <w:sz w:val="24"/>
            <w:u w:val="single"/>
          </w:rPr>
          <w:t>Project Grind Meeting of June 30, 1953 (Fourth Day), 1953 July 06</w:t>
        </w:r>
      </w:hyperlink>
    </w:p>
    <w:p w14:paraId="5A73BC48" w14:textId="77777777" w:rsidR="004728DD" w:rsidRPr="00775E2D" w:rsidRDefault="004728DD" w:rsidP="004728DD">
      <w:pPr>
        <w:spacing w:after="0"/>
        <w:rPr>
          <w:rFonts w:ascii="Times New Roman" w:hAnsi="Times New Roman"/>
          <w:sz w:val="24"/>
        </w:rPr>
      </w:pPr>
      <w:hyperlink r:id="rId1279" w:history="1">
        <w:r w:rsidRPr="00775E2D">
          <w:rPr>
            <w:rFonts w:ascii="Times New Roman" w:hAnsi="Times New Roman"/>
            <w:color w:val="0000FF"/>
            <w:sz w:val="24"/>
            <w:u w:val="single"/>
          </w:rPr>
          <w:t>Joint Group 37 - Group 63 Meeting on Ferrite Research, 1953 October 16</w:t>
        </w:r>
      </w:hyperlink>
    </w:p>
    <w:p w14:paraId="250AFF82" w14:textId="77777777" w:rsidR="004728DD" w:rsidRPr="00775E2D" w:rsidRDefault="004728DD" w:rsidP="004728DD">
      <w:pPr>
        <w:spacing w:after="0"/>
        <w:rPr>
          <w:rFonts w:ascii="Times New Roman" w:hAnsi="Times New Roman"/>
          <w:sz w:val="24"/>
        </w:rPr>
      </w:pPr>
      <w:hyperlink r:id="rId1280" w:history="1">
        <w:r w:rsidRPr="00775E2D">
          <w:rPr>
            <w:rFonts w:ascii="Times New Roman" w:hAnsi="Times New Roman"/>
            <w:color w:val="0000FF"/>
            <w:sz w:val="24"/>
            <w:u w:val="single"/>
          </w:rPr>
          <w:t>Project Grind Meeting of June 24, 1953 (First Day), 1953 June 29</w:t>
        </w:r>
      </w:hyperlink>
    </w:p>
    <w:p w14:paraId="31F8E08A" w14:textId="77777777" w:rsidR="004728DD" w:rsidRPr="00775E2D" w:rsidRDefault="004728DD" w:rsidP="004728DD">
      <w:pPr>
        <w:spacing w:after="0"/>
        <w:rPr>
          <w:rFonts w:ascii="Times New Roman" w:hAnsi="Times New Roman"/>
          <w:sz w:val="24"/>
        </w:rPr>
      </w:pPr>
      <w:hyperlink r:id="rId1281" w:history="1">
        <w:r w:rsidRPr="00775E2D">
          <w:rPr>
            <w:rFonts w:ascii="Times New Roman" w:hAnsi="Times New Roman"/>
            <w:color w:val="0000FF"/>
            <w:sz w:val="24"/>
            <w:u w:val="single"/>
          </w:rPr>
          <w:t>Activities of the Basic Circuit Sub-Committee, 1953 August 03</w:t>
        </w:r>
      </w:hyperlink>
    </w:p>
    <w:p w14:paraId="33CADE75" w14:textId="77777777" w:rsidR="004728DD" w:rsidRPr="00775E2D" w:rsidRDefault="004728DD" w:rsidP="004728DD">
      <w:pPr>
        <w:spacing w:after="0"/>
        <w:rPr>
          <w:rFonts w:ascii="Times New Roman" w:hAnsi="Times New Roman"/>
          <w:sz w:val="24"/>
        </w:rPr>
      </w:pPr>
      <w:hyperlink r:id="rId1282" w:history="1">
        <w:r w:rsidRPr="00775E2D">
          <w:rPr>
            <w:rFonts w:ascii="Times New Roman" w:hAnsi="Times New Roman"/>
            <w:color w:val="0000FF"/>
            <w:sz w:val="24"/>
            <w:u w:val="single"/>
          </w:rPr>
          <w:t>Project Grind Meeting of July 2, 1953 (Sixth Day), 1953 July 08</w:t>
        </w:r>
      </w:hyperlink>
    </w:p>
    <w:p w14:paraId="08C4FD8F" w14:textId="77777777" w:rsidR="004728DD" w:rsidRPr="00775E2D" w:rsidRDefault="004728DD" w:rsidP="004728DD">
      <w:pPr>
        <w:spacing w:after="0"/>
        <w:rPr>
          <w:rFonts w:ascii="Times New Roman" w:hAnsi="Times New Roman"/>
          <w:sz w:val="24"/>
        </w:rPr>
      </w:pPr>
      <w:hyperlink r:id="rId1283" w:history="1">
        <w:r w:rsidRPr="00775E2D">
          <w:rPr>
            <w:rFonts w:ascii="Times New Roman" w:hAnsi="Times New Roman"/>
            <w:color w:val="0000FF"/>
            <w:sz w:val="24"/>
            <w:u w:val="single"/>
          </w:rPr>
          <w:t>B-H Loop Squareness in the Magnesium-Manganese Ferrites, 1953 October 22</w:t>
        </w:r>
      </w:hyperlink>
    </w:p>
    <w:p w14:paraId="083FFC44" w14:textId="77777777" w:rsidR="004728DD" w:rsidRPr="00775E2D" w:rsidRDefault="004728DD" w:rsidP="004728DD">
      <w:pPr>
        <w:spacing w:after="0"/>
        <w:rPr>
          <w:rFonts w:ascii="Times New Roman" w:hAnsi="Times New Roman"/>
          <w:sz w:val="24"/>
        </w:rPr>
      </w:pPr>
      <w:hyperlink r:id="rId1284" w:history="1">
        <w:r w:rsidRPr="00775E2D">
          <w:rPr>
            <w:rFonts w:ascii="Times New Roman" w:hAnsi="Times New Roman"/>
            <w:color w:val="0000FF"/>
            <w:sz w:val="24"/>
            <w:u w:val="single"/>
          </w:rPr>
          <w:t>Group 62 Section Leaders Meeting -- November 23, 1953, 1953 November 23</w:t>
        </w:r>
      </w:hyperlink>
    </w:p>
    <w:p w14:paraId="19BD81B7" w14:textId="77777777" w:rsidR="004728DD" w:rsidRPr="00775E2D" w:rsidRDefault="004728DD" w:rsidP="004728DD">
      <w:pPr>
        <w:spacing w:after="0"/>
        <w:rPr>
          <w:rFonts w:ascii="Times New Roman" w:hAnsi="Times New Roman"/>
          <w:sz w:val="24"/>
        </w:rPr>
      </w:pPr>
      <w:hyperlink r:id="rId1285" w:history="1">
        <w:r w:rsidRPr="00775E2D">
          <w:rPr>
            <w:rFonts w:ascii="Times New Roman" w:hAnsi="Times New Roman"/>
            <w:color w:val="0000FF"/>
            <w:sz w:val="24"/>
            <w:u w:val="single"/>
          </w:rPr>
          <w:t>6889 Air Defense Bi-weekly February 1, 1952, 1952 February 01</w:t>
        </w:r>
      </w:hyperlink>
    </w:p>
    <w:p w14:paraId="16260820" w14:textId="77777777" w:rsidR="004728DD" w:rsidRPr="00775E2D" w:rsidRDefault="004728DD" w:rsidP="004728DD">
      <w:pPr>
        <w:spacing w:after="0"/>
        <w:rPr>
          <w:rFonts w:ascii="Times New Roman" w:hAnsi="Times New Roman"/>
          <w:sz w:val="24"/>
        </w:rPr>
      </w:pPr>
      <w:hyperlink r:id="rId1286" w:history="1">
        <w:r w:rsidRPr="00775E2D">
          <w:rPr>
            <w:rFonts w:ascii="Times New Roman" w:hAnsi="Times New Roman"/>
            <w:color w:val="0000FF"/>
            <w:sz w:val="24"/>
            <w:u w:val="single"/>
          </w:rPr>
          <w:t>Group 63 Seminar on Magnetism, L, 1953 April 28</w:t>
        </w:r>
      </w:hyperlink>
    </w:p>
    <w:p w14:paraId="4C126168" w14:textId="77777777" w:rsidR="004728DD" w:rsidRPr="00775E2D" w:rsidRDefault="004728DD" w:rsidP="004728DD">
      <w:pPr>
        <w:spacing w:after="0"/>
        <w:rPr>
          <w:rFonts w:ascii="Times New Roman" w:hAnsi="Times New Roman"/>
          <w:sz w:val="24"/>
        </w:rPr>
      </w:pPr>
      <w:hyperlink r:id="rId1287" w:history="1">
        <w:r w:rsidRPr="00775E2D">
          <w:rPr>
            <w:rFonts w:ascii="Times New Roman" w:hAnsi="Times New Roman"/>
            <w:color w:val="0000FF"/>
            <w:sz w:val="24"/>
            <w:u w:val="single"/>
          </w:rPr>
          <w:t>Magnetic Devices Inc., a Trip Report, 1953 December 15</w:t>
        </w:r>
      </w:hyperlink>
    </w:p>
    <w:p w14:paraId="782FABF1" w14:textId="77777777" w:rsidR="004728DD" w:rsidRPr="00775E2D" w:rsidRDefault="004728DD" w:rsidP="004728DD">
      <w:pPr>
        <w:spacing w:after="0"/>
        <w:rPr>
          <w:rFonts w:ascii="Times New Roman" w:hAnsi="Times New Roman"/>
          <w:sz w:val="24"/>
        </w:rPr>
      </w:pPr>
      <w:hyperlink r:id="rId1288" w:history="1">
        <w:r w:rsidRPr="00775E2D">
          <w:rPr>
            <w:rFonts w:ascii="Times New Roman" w:hAnsi="Times New Roman"/>
            <w:color w:val="0000FF"/>
            <w:sz w:val="24"/>
            <w:u w:val="single"/>
          </w:rPr>
          <w:t>Proposal for Reducing the Number of Tubes Used in Driving a Magnetic Matrix Switch, 1953 June 17</w:t>
        </w:r>
      </w:hyperlink>
    </w:p>
    <w:p w14:paraId="57E44299" w14:textId="77777777" w:rsidR="004728DD" w:rsidRPr="00775E2D" w:rsidRDefault="004728DD" w:rsidP="004728DD">
      <w:pPr>
        <w:spacing w:after="0"/>
        <w:rPr>
          <w:rFonts w:ascii="Times New Roman" w:hAnsi="Times New Roman"/>
          <w:sz w:val="24"/>
        </w:rPr>
      </w:pPr>
      <w:hyperlink r:id="rId1289" w:history="1">
        <w:r w:rsidRPr="00775E2D">
          <w:rPr>
            <w:rFonts w:ascii="Times New Roman" w:hAnsi="Times New Roman"/>
            <w:color w:val="0000FF"/>
            <w:sz w:val="24"/>
            <w:u w:val="single"/>
          </w:rPr>
          <w:t>Bi-weekly Report, February 15, 1952, 1952 February 15</w:t>
        </w:r>
      </w:hyperlink>
    </w:p>
    <w:p w14:paraId="6ADBBFC5" w14:textId="77777777" w:rsidR="004728DD" w:rsidRPr="00775E2D" w:rsidRDefault="004728DD" w:rsidP="004728DD">
      <w:pPr>
        <w:spacing w:after="0"/>
        <w:rPr>
          <w:rFonts w:ascii="Times New Roman" w:hAnsi="Times New Roman"/>
          <w:sz w:val="24"/>
        </w:rPr>
      </w:pPr>
      <w:hyperlink r:id="rId1290" w:history="1">
        <w:r w:rsidRPr="00775E2D">
          <w:rPr>
            <w:rFonts w:ascii="Times New Roman" w:hAnsi="Times New Roman"/>
            <w:color w:val="0000FF"/>
            <w:sz w:val="24"/>
            <w:u w:val="single"/>
          </w:rPr>
          <w:t>Visit to IBM, October 23, 1953, 1953 October 28</w:t>
        </w:r>
      </w:hyperlink>
    </w:p>
    <w:p w14:paraId="0B58E0C1" w14:textId="77777777" w:rsidR="004728DD" w:rsidRPr="00775E2D" w:rsidRDefault="004728DD" w:rsidP="004728DD">
      <w:pPr>
        <w:spacing w:after="0"/>
        <w:rPr>
          <w:rFonts w:ascii="Times New Roman" w:hAnsi="Times New Roman"/>
          <w:sz w:val="24"/>
        </w:rPr>
      </w:pPr>
      <w:hyperlink r:id="rId1291" w:history="1">
        <w:r w:rsidRPr="00775E2D">
          <w:rPr>
            <w:rFonts w:ascii="Times New Roman" w:hAnsi="Times New Roman"/>
            <w:color w:val="0000FF"/>
            <w:sz w:val="24"/>
            <w:u w:val="single"/>
          </w:rPr>
          <w:t>Group 62 Section Leaders Meeting -- November 9, 1953, 1953 November 09</w:t>
        </w:r>
      </w:hyperlink>
    </w:p>
    <w:p w14:paraId="6BB30D13" w14:textId="77777777" w:rsidR="004728DD" w:rsidRPr="00775E2D" w:rsidRDefault="004728DD" w:rsidP="004728DD">
      <w:pPr>
        <w:spacing w:after="0"/>
        <w:rPr>
          <w:rFonts w:ascii="Times New Roman" w:hAnsi="Times New Roman"/>
          <w:sz w:val="24"/>
        </w:rPr>
      </w:pPr>
      <w:hyperlink r:id="rId1292" w:history="1">
        <w:r w:rsidRPr="00775E2D">
          <w:rPr>
            <w:rFonts w:ascii="Times New Roman" w:hAnsi="Times New Roman"/>
            <w:color w:val="0000FF"/>
            <w:sz w:val="24"/>
            <w:u w:val="single"/>
          </w:rPr>
          <w:t>Group 63 Seminar on Magnetism: Introduction, 1953 June 23</w:t>
        </w:r>
      </w:hyperlink>
    </w:p>
    <w:p w14:paraId="4F097E40" w14:textId="77777777" w:rsidR="004728DD" w:rsidRPr="00775E2D" w:rsidRDefault="004728DD" w:rsidP="004728DD">
      <w:pPr>
        <w:spacing w:after="0"/>
        <w:rPr>
          <w:rFonts w:ascii="Times New Roman" w:hAnsi="Times New Roman"/>
          <w:sz w:val="24"/>
        </w:rPr>
      </w:pPr>
      <w:hyperlink r:id="rId1293" w:history="1">
        <w:r w:rsidRPr="00775E2D">
          <w:rPr>
            <w:rFonts w:ascii="Times New Roman" w:hAnsi="Times New Roman"/>
            <w:color w:val="0000FF"/>
            <w:sz w:val="24"/>
            <w:u w:val="single"/>
          </w:rPr>
          <w:t>First-Order Cancellation Residue in Rectangular Memory Arrays, 1953 May 15</w:t>
        </w:r>
      </w:hyperlink>
    </w:p>
    <w:p w14:paraId="3A3D29E7" w14:textId="77777777" w:rsidR="004728DD" w:rsidRPr="00775E2D" w:rsidRDefault="004728DD" w:rsidP="004728DD">
      <w:pPr>
        <w:spacing w:after="0"/>
        <w:rPr>
          <w:rFonts w:ascii="Times New Roman" w:hAnsi="Times New Roman"/>
          <w:sz w:val="24"/>
        </w:rPr>
      </w:pPr>
      <w:hyperlink r:id="rId1294" w:history="1">
        <w:r w:rsidRPr="00775E2D">
          <w:rPr>
            <w:rFonts w:ascii="Times New Roman" w:hAnsi="Times New Roman"/>
            <w:color w:val="0000FF"/>
            <w:sz w:val="24"/>
            <w:u w:val="single"/>
          </w:rPr>
          <w:t>Transmittal of Publications to IBM, 1953 June 08</w:t>
        </w:r>
      </w:hyperlink>
    </w:p>
    <w:p w14:paraId="577D55CA" w14:textId="77777777" w:rsidR="004728DD" w:rsidRPr="00775E2D" w:rsidRDefault="004728DD" w:rsidP="004728DD">
      <w:pPr>
        <w:spacing w:after="0"/>
        <w:rPr>
          <w:rFonts w:ascii="Times New Roman" w:hAnsi="Times New Roman"/>
          <w:sz w:val="24"/>
        </w:rPr>
      </w:pPr>
      <w:hyperlink r:id="rId1295" w:history="1">
        <w:r w:rsidRPr="00775E2D">
          <w:rPr>
            <w:rFonts w:ascii="Times New Roman" w:hAnsi="Times New Roman"/>
            <w:color w:val="0000FF"/>
            <w:sz w:val="24"/>
            <w:u w:val="single"/>
          </w:rPr>
          <w:t>Proposal: Wiring and Construction Practice Specifications for Joint IBM-MIT Use, 1953 June 05</w:t>
        </w:r>
      </w:hyperlink>
    </w:p>
    <w:p w14:paraId="7E50FC2C" w14:textId="77777777" w:rsidR="004728DD" w:rsidRPr="00775E2D" w:rsidRDefault="004728DD" w:rsidP="004728DD">
      <w:pPr>
        <w:spacing w:after="0"/>
        <w:rPr>
          <w:rFonts w:ascii="Times New Roman" w:hAnsi="Times New Roman"/>
          <w:sz w:val="24"/>
        </w:rPr>
      </w:pPr>
      <w:hyperlink r:id="rId1296" w:history="1">
        <w:r w:rsidRPr="00775E2D">
          <w:rPr>
            <w:rFonts w:ascii="Times New Roman" w:hAnsi="Times New Roman"/>
            <w:color w:val="0000FF"/>
            <w:sz w:val="24"/>
            <w:u w:val="single"/>
          </w:rPr>
          <w:t>Meeting to Decide MTC Memory Selection Scheme, September 16, 1953, 1953 September 18</w:t>
        </w:r>
      </w:hyperlink>
    </w:p>
    <w:p w14:paraId="03E7235E" w14:textId="77777777" w:rsidR="004728DD" w:rsidRPr="00775E2D" w:rsidRDefault="004728DD" w:rsidP="004728DD">
      <w:pPr>
        <w:spacing w:after="0"/>
        <w:rPr>
          <w:rFonts w:ascii="Times New Roman" w:hAnsi="Times New Roman"/>
          <w:sz w:val="24"/>
        </w:rPr>
      </w:pPr>
      <w:hyperlink r:id="rId1297" w:history="1">
        <w:r w:rsidRPr="00775E2D">
          <w:rPr>
            <w:rFonts w:ascii="Times New Roman" w:hAnsi="Times New Roman"/>
            <w:color w:val="0000FF"/>
            <w:sz w:val="24"/>
            <w:u w:val="single"/>
          </w:rPr>
          <w:t>Planning, Scheduling and Administering the AN/FSQ-7 Program: Transfer of Responsibility from MIT to IBM (Supplement to M-2300), 1953 July 15</w:t>
        </w:r>
      </w:hyperlink>
    </w:p>
    <w:p w14:paraId="55447888" w14:textId="77777777" w:rsidR="004728DD" w:rsidRPr="00775E2D" w:rsidRDefault="004728DD" w:rsidP="004728DD">
      <w:pPr>
        <w:spacing w:after="0"/>
        <w:rPr>
          <w:rFonts w:ascii="Times New Roman" w:hAnsi="Times New Roman"/>
          <w:sz w:val="24"/>
        </w:rPr>
      </w:pPr>
      <w:hyperlink r:id="rId1298" w:history="1">
        <w:r w:rsidRPr="00775E2D">
          <w:rPr>
            <w:rFonts w:ascii="Times New Roman" w:hAnsi="Times New Roman"/>
            <w:color w:val="0000FF"/>
            <w:sz w:val="24"/>
            <w:u w:val="single"/>
          </w:rPr>
          <w:t>Planning, Scheduling and Administering the AN/FSQ-7 Program: Scheduling Office (Supplement to M-2300), 1953 July 15</w:t>
        </w:r>
      </w:hyperlink>
    </w:p>
    <w:p w14:paraId="3ED0D9C4" w14:textId="77777777" w:rsidR="004728DD" w:rsidRPr="00775E2D" w:rsidRDefault="004728DD" w:rsidP="004728DD">
      <w:pPr>
        <w:spacing w:after="0"/>
        <w:rPr>
          <w:rFonts w:ascii="Times New Roman" w:hAnsi="Times New Roman"/>
          <w:sz w:val="24"/>
        </w:rPr>
      </w:pPr>
      <w:hyperlink r:id="rId1299" w:history="1">
        <w:r w:rsidRPr="00775E2D">
          <w:rPr>
            <w:rFonts w:ascii="Times New Roman" w:hAnsi="Times New Roman"/>
            <w:color w:val="0000FF"/>
            <w:sz w:val="24"/>
            <w:u w:val="single"/>
          </w:rPr>
          <w:t>Group 63 Seminar on Magnetism, Appendix VII, Calculation of Spontaneous Magnetization in the Region of the Curie Temperature, 1953 May 06</w:t>
        </w:r>
      </w:hyperlink>
    </w:p>
    <w:p w14:paraId="6D3EFE4E" w14:textId="77777777" w:rsidR="004728DD" w:rsidRPr="00775E2D" w:rsidRDefault="004728DD" w:rsidP="004728DD">
      <w:pPr>
        <w:spacing w:after="0"/>
        <w:rPr>
          <w:rFonts w:ascii="Times New Roman" w:hAnsi="Times New Roman"/>
          <w:sz w:val="24"/>
        </w:rPr>
      </w:pPr>
      <w:hyperlink r:id="rId1300" w:history="1">
        <w:r w:rsidRPr="00775E2D">
          <w:rPr>
            <w:rFonts w:ascii="Times New Roman" w:hAnsi="Times New Roman"/>
            <w:color w:val="0000FF"/>
            <w:sz w:val="24"/>
            <w:u w:val="single"/>
          </w:rPr>
          <w:t>Summary of IBM - MIT Collaboration, April 1, 1953 to April 27, 1953 inclusive, 1953 April 30</w:t>
        </w:r>
      </w:hyperlink>
    </w:p>
    <w:p w14:paraId="24AEE8D4" w14:textId="77777777" w:rsidR="004728DD" w:rsidRPr="00775E2D" w:rsidRDefault="004728DD" w:rsidP="004728DD">
      <w:pPr>
        <w:spacing w:after="0"/>
        <w:rPr>
          <w:rFonts w:ascii="Times New Roman" w:hAnsi="Times New Roman"/>
          <w:sz w:val="24"/>
        </w:rPr>
      </w:pPr>
      <w:hyperlink r:id="rId1301" w:history="1">
        <w:r w:rsidRPr="00775E2D">
          <w:rPr>
            <w:rFonts w:ascii="Times New Roman" w:hAnsi="Times New Roman"/>
            <w:color w:val="0000FF"/>
            <w:sz w:val="24"/>
            <w:u w:val="single"/>
          </w:rPr>
          <w:t>Group 62 Section Leaders Meeting, November 30, 1953, 1953 December 07</w:t>
        </w:r>
      </w:hyperlink>
    </w:p>
    <w:p w14:paraId="6526D578" w14:textId="77777777" w:rsidR="004728DD" w:rsidRPr="00775E2D" w:rsidRDefault="004728DD" w:rsidP="004728DD">
      <w:pPr>
        <w:spacing w:after="0"/>
        <w:rPr>
          <w:rFonts w:ascii="Times New Roman" w:hAnsi="Times New Roman"/>
          <w:sz w:val="24"/>
        </w:rPr>
      </w:pPr>
      <w:hyperlink r:id="rId1302" w:history="1">
        <w:r w:rsidRPr="00775E2D">
          <w:rPr>
            <w:rFonts w:ascii="Times New Roman" w:hAnsi="Times New Roman"/>
            <w:color w:val="0000FF"/>
            <w:sz w:val="24"/>
            <w:u w:val="single"/>
          </w:rPr>
          <w:t>An Analytical Review of Neel's Molecular Field Theory of Ferri- and Antiferromagnetism, 1953 September 16</w:t>
        </w:r>
      </w:hyperlink>
    </w:p>
    <w:p w14:paraId="1DD84F3D" w14:textId="77777777" w:rsidR="004728DD" w:rsidRPr="00775E2D" w:rsidRDefault="004728DD" w:rsidP="004728DD">
      <w:pPr>
        <w:spacing w:after="0"/>
        <w:rPr>
          <w:rFonts w:ascii="Times New Roman" w:hAnsi="Times New Roman"/>
          <w:sz w:val="24"/>
        </w:rPr>
      </w:pPr>
      <w:hyperlink r:id="rId1303" w:history="1">
        <w:r w:rsidRPr="00775E2D">
          <w:rPr>
            <w:rFonts w:ascii="Times New Roman" w:hAnsi="Times New Roman"/>
            <w:color w:val="0000FF"/>
            <w:sz w:val="24"/>
            <w:u w:val="single"/>
          </w:rPr>
          <w:t>Sensing the Slope of Magnetic Memory Output, 1953 June 19</w:t>
        </w:r>
      </w:hyperlink>
    </w:p>
    <w:p w14:paraId="0E648731" w14:textId="77777777" w:rsidR="004728DD" w:rsidRPr="00775E2D" w:rsidRDefault="004728DD" w:rsidP="004728DD">
      <w:pPr>
        <w:spacing w:after="0"/>
        <w:rPr>
          <w:rFonts w:ascii="Times New Roman" w:hAnsi="Times New Roman"/>
          <w:sz w:val="24"/>
        </w:rPr>
      </w:pPr>
      <w:hyperlink r:id="rId1304" w:history="1">
        <w:r w:rsidRPr="00775E2D">
          <w:rPr>
            <w:rFonts w:ascii="Times New Roman" w:hAnsi="Times New Roman"/>
            <w:color w:val="0000FF"/>
            <w:sz w:val="24"/>
            <w:u w:val="single"/>
          </w:rPr>
          <w:t>Summary of MIT-IBM Collaboration on Design of AN/FSQ-7 (XD-1), Combat Information Central -- November 1 thru November 30, 1953, 1953 December 07</w:t>
        </w:r>
      </w:hyperlink>
    </w:p>
    <w:p w14:paraId="41A326D6" w14:textId="77777777" w:rsidR="004728DD" w:rsidRPr="00775E2D" w:rsidRDefault="004728DD" w:rsidP="004728DD">
      <w:pPr>
        <w:spacing w:after="0"/>
        <w:rPr>
          <w:rFonts w:ascii="Times New Roman" w:hAnsi="Times New Roman"/>
          <w:sz w:val="24"/>
        </w:rPr>
      </w:pPr>
      <w:hyperlink r:id="rId1305" w:history="1">
        <w:r w:rsidRPr="00775E2D">
          <w:rPr>
            <w:rFonts w:ascii="Times New Roman" w:hAnsi="Times New Roman"/>
            <w:color w:val="0000FF"/>
            <w:sz w:val="24"/>
            <w:u w:val="single"/>
          </w:rPr>
          <w:t>Further Work on Nondestructive Read System, 1953 May 27</w:t>
        </w:r>
      </w:hyperlink>
    </w:p>
    <w:p w14:paraId="2B15B6E3" w14:textId="77777777" w:rsidR="004728DD" w:rsidRPr="00775E2D" w:rsidRDefault="004728DD" w:rsidP="004728DD">
      <w:pPr>
        <w:spacing w:after="0"/>
        <w:rPr>
          <w:rFonts w:ascii="Times New Roman" w:hAnsi="Times New Roman"/>
          <w:sz w:val="24"/>
        </w:rPr>
      </w:pPr>
      <w:hyperlink r:id="rId1306" w:history="1">
        <w:r w:rsidRPr="00775E2D">
          <w:rPr>
            <w:rFonts w:ascii="Times New Roman" w:hAnsi="Times New Roman"/>
            <w:color w:val="0000FF"/>
            <w:sz w:val="24"/>
            <w:u w:val="single"/>
          </w:rPr>
          <w:t>Bi-weekly Report, February 1, 1952, 1952 February 01</w:t>
        </w:r>
      </w:hyperlink>
    </w:p>
    <w:p w14:paraId="7B15DF74" w14:textId="77777777" w:rsidR="004728DD" w:rsidRPr="00775E2D" w:rsidRDefault="004728DD" w:rsidP="004728DD">
      <w:pPr>
        <w:spacing w:after="0"/>
        <w:rPr>
          <w:rFonts w:ascii="Times New Roman" w:hAnsi="Times New Roman"/>
          <w:sz w:val="24"/>
        </w:rPr>
      </w:pPr>
      <w:hyperlink r:id="rId1307" w:history="1">
        <w:r w:rsidRPr="00775E2D">
          <w:rPr>
            <w:rFonts w:ascii="Times New Roman" w:hAnsi="Times New Roman"/>
            <w:color w:val="0000FF"/>
            <w:sz w:val="24"/>
            <w:u w:val="single"/>
          </w:rPr>
          <w:t>Equation of Motion for a Cylindrical 180° Domain Wall, 1953 July 30</w:t>
        </w:r>
      </w:hyperlink>
    </w:p>
    <w:p w14:paraId="112A5FCD" w14:textId="77777777" w:rsidR="004728DD" w:rsidRPr="00775E2D" w:rsidRDefault="004728DD" w:rsidP="004728DD">
      <w:pPr>
        <w:spacing w:after="0"/>
        <w:rPr>
          <w:rFonts w:ascii="Times New Roman" w:hAnsi="Times New Roman"/>
          <w:sz w:val="24"/>
        </w:rPr>
      </w:pPr>
      <w:hyperlink r:id="rId1308" w:history="1">
        <w:r w:rsidRPr="00775E2D">
          <w:rPr>
            <w:rFonts w:ascii="Times New Roman" w:hAnsi="Times New Roman"/>
            <w:color w:val="0000FF"/>
            <w:sz w:val="24"/>
            <w:u w:val="single"/>
          </w:rPr>
          <w:t>Visitors to Group 62, 1953 June 16</w:t>
        </w:r>
      </w:hyperlink>
    </w:p>
    <w:p w14:paraId="21A9FC4A" w14:textId="77777777" w:rsidR="004728DD" w:rsidRPr="00775E2D" w:rsidRDefault="004728DD" w:rsidP="004728DD">
      <w:pPr>
        <w:spacing w:after="0"/>
        <w:rPr>
          <w:rFonts w:ascii="Times New Roman" w:hAnsi="Times New Roman"/>
          <w:sz w:val="24"/>
        </w:rPr>
      </w:pPr>
      <w:hyperlink r:id="rId1309" w:history="1">
        <w:r w:rsidRPr="00775E2D">
          <w:rPr>
            <w:rFonts w:ascii="Times New Roman" w:hAnsi="Times New Roman"/>
            <w:color w:val="0000FF"/>
            <w:sz w:val="24"/>
            <w:u w:val="single"/>
          </w:rPr>
          <w:t>Planning, Scheduling and Administering the AN/FSQ-7 Program: Approval of Basic Circuits for AN/FSQ-7 (Supplement to M-2300), 1953 July 15</w:t>
        </w:r>
      </w:hyperlink>
    </w:p>
    <w:p w14:paraId="11405AEF" w14:textId="77777777" w:rsidR="004728DD" w:rsidRPr="00775E2D" w:rsidRDefault="004728DD" w:rsidP="004728DD">
      <w:pPr>
        <w:spacing w:after="0"/>
        <w:rPr>
          <w:rFonts w:ascii="Times New Roman" w:hAnsi="Times New Roman"/>
          <w:sz w:val="24"/>
        </w:rPr>
      </w:pPr>
      <w:hyperlink r:id="rId1310" w:history="1">
        <w:r w:rsidRPr="00775E2D">
          <w:rPr>
            <w:rFonts w:ascii="Times New Roman" w:hAnsi="Times New Roman"/>
            <w:color w:val="0000FF"/>
            <w:sz w:val="24"/>
            <w:u w:val="single"/>
          </w:rPr>
          <w:t>Group 62 Section Leaders Meeting - October 26, 1953, AN/FSQ-7 Equipment Design Program, 1953 October 26</w:t>
        </w:r>
      </w:hyperlink>
    </w:p>
    <w:p w14:paraId="6CED3134" w14:textId="77777777" w:rsidR="004728DD" w:rsidRPr="00775E2D" w:rsidRDefault="004728DD" w:rsidP="004728DD">
      <w:pPr>
        <w:spacing w:after="0"/>
        <w:rPr>
          <w:rFonts w:ascii="Times New Roman" w:hAnsi="Times New Roman"/>
          <w:sz w:val="24"/>
        </w:rPr>
      </w:pPr>
      <w:hyperlink r:id="rId1311" w:history="1">
        <w:r w:rsidRPr="00775E2D">
          <w:rPr>
            <w:rFonts w:ascii="Times New Roman" w:hAnsi="Times New Roman"/>
            <w:color w:val="0000FF"/>
            <w:sz w:val="24"/>
            <w:u w:val="single"/>
          </w:rPr>
          <w:t>Lincoln Division 6 Group Organization List, 1953 July 15</w:t>
        </w:r>
      </w:hyperlink>
    </w:p>
    <w:p w14:paraId="62858270" w14:textId="77777777" w:rsidR="004728DD" w:rsidRPr="00775E2D" w:rsidRDefault="004728DD" w:rsidP="004728DD">
      <w:pPr>
        <w:spacing w:after="0"/>
        <w:rPr>
          <w:rFonts w:ascii="Times New Roman" w:hAnsi="Times New Roman"/>
          <w:sz w:val="24"/>
        </w:rPr>
      </w:pPr>
      <w:hyperlink r:id="rId1312" w:history="1">
        <w:r w:rsidRPr="00775E2D">
          <w:rPr>
            <w:rFonts w:ascii="Times New Roman" w:hAnsi="Times New Roman"/>
            <w:color w:val="0000FF"/>
            <w:sz w:val="24"/>
            <w:u w:val="single"/>
          </w:rPr>
          <w:t>Bi-weekly Report, March 28, 1952, 1952 March 28</w:t>
        </w:r>
      </w:hyperlink>
    </w:p>
    <w:p w14:paraId="36E9E7EB" w14:textId="77777777" w:rsidR="004728DD" w:rsidRPr="00775E2D" w:rsidRDefault="004728DD" w:rsidP="004728DD">
      <w:pPr>
        <w:spacing w:after="0"/>
        <w:rPr>
          <w:rFonts w:ascii="Times New Roman" w:hAnsi="Times New Roman"/>
          <w:sz w:val="24"/>
        </w:rPr>
      </w:pPr>
      <w:hyperlink r:id="rId1313" w:history="1">
        <w:r w:rsidRPr="00775E2D">
          <w:rPr>
            <w:rFonts w:ascii="Times New Roman" w:hAnsi="Times New Roman"/>
            <w:color w:val="0000FF"/>
            <w:sz w:val="24"/>
            <w:u w:val="single"/>
          </w:rPr>
          <w:t>Transistor Magnetic Core Drivers, 1953 May 18</w:t>
        </w:r>
      </w:hyperlink>
    </w:p>
    <w:p w14:paraId="4672E50F" w14:textId="77777777" w:rsidR="004728DD" w:rsidRPr="00775E2D" w:rsidRDefault="004728DD" w:rsidP="004728DD">
      <w:pPr>
        <w:spacing w:after="0"/>
        <w:rPr>
          <w:rFonts w:ascii="Times New Roman" w:hAnsi="Times New Roman"/>
          <w:sz w:val="24"/>
        </w:rPr>
      </w:pPr>
      <w:hyperlink r:id="rId1314" w:history="1">
        <w:r w:rsidRPr="00775E2D">
          <w:rPr>
            <w:rFonts w:ascii="Times New Roman" w:hAnsi="Times New Roman"/>
            <w:color w:val="0000FF"/>
            <w:sz w:val="24"/>
            <w:u w:val="single"/>
          </w:rPr>
          <w:t>A Proposed Readout Scheme, 1953 May 18</w:t>
        </w:r>
      </w:hyperlink>
    </w:p>
    <w:p w14:paraId="40CA3D40" w14:textId="77777777" w:rsidR="004728DD" w:rsidRPr="00775E2D" w:rsidRDefault="004728DD" w:rsidP="004728DD">
      <w:pPr>
        <w:spacing w:after="0"/>
        <w:rPr>
          <w:rFonts w:ascii="Times New Roman" w:hAnsi="Times New Roman"/>
          <w:sz w:val="24"/>
        </w:rPr>
      </w:pPr>
      <w:hyperlink r:id="rId1315" w:history="1">
        <w:r w:rsidRPr="00775E2D">
          <w:rPr>
            <w:rFonts w:ascii="Times New Roman" w:hAnsi="Times New Roman"/>
            <w:color w:val="0000FF"/>
            <w:sz w:val="24"/>
            <w:u w:val="single"/>
          </w:rPr>
          <w:t>Laboratory Personnel, 1953 September 01</w:t>
        </w:r>
      </w:hyperlink>
    </w:p>
    <w:p w14:paraId="299CA10F" w14:textId="77777777" w:rsidR="004728DD" w:rsidRPr="00775E2D" w:rsidRDefault="004728DD" w:rsidP="004728DD">
      <w:pPr>
        <w:spacing w:after="0"/>
        <w:rPr>
          <w:rFonts w:ascii="Times New Roman" w:hAnsi="Times New Roman"/>
          <w:sz w:val="24"/>
        </w:rPr>
      </w:pPr>
      <w:hyperlink r:id="rId1316" w:history="1">
        <w:r w:rsidRPr="00775E2D">
          <w:rPr>
            <w:rFonts w:ascii="Times New Roman" w:hAnsi="Times New Roman"/>
            <w:color w:val="0000FF"/>
            <w:sz w:val="24"/>
            <w:u w:val="single"/>
          </w:rPr>
          <w:t>MTC Bootstrap Type Programs, 1953 July 06</w:t>
        </w:r>
      </w:hyperlink>
    </w:p>
    <w:p w14:paraId="78DB89FF" w14:textId="77777777" w:rsidR="004728DD" w:rsidRPr="00775E2D" w:rsidRDefault="004728DD" w:rsidP="004728DD">
      <w:pPr>
        <w:spacing w:after="0"/>
        <w:rPr>
          <w:rFonts w:ascii="Times New Roman" w:hAnsi="Times New Roman"/>
          <w:sz w:val="24"/>
        </w:rPr>
      </w:pPr>
      <w:hyperlink r:id="rId1317" w:history="1">
        <w:r w:rsidRPr="00775E2D">
          <w:rPr>
            <w:rFonts w:ascii="Times New Roman" w:hAnsi="Times New Roman"/>
            <w:color w:val="0000FF"/>
            <w:sz w:val="24"/>
            <w:u w:val="single"/>
          </w:rPr>
          <w:t>MIT-IBM Standards Committees, 1953 June 05</w:t>
        </w:r>
      </w:hyperlink>
    </w:p>
    <w:p w14:paraId="1949FBC4" w14:textId="77777777" w:rsidR="004728DD" w:rsidRPr="00775E2D" w:rsidRDefault="004728DD" w:rsidP="004728DD">
      <w:pPr>
        <w:spacing w:after="0"/>
        <w:rPr>
          <w:rFonts w:ascii="Times New Roman" w:hAnsi="Times New Roman"/>
          <w:sz w:val="24"/>
        </w:rPr>
      </w:pPr>
      <w:hyperlink r:id="rId1318" w:history="1">
        <w:r w:rsidRPr="00775E2D">
          <w:rPr>
            <w:rFonts w:ascii="Times New Roman" w:hAnsi="Times New Roman"/>
            <w:color w:val="0000FF"/>
            <w:sz w:val="24"/>
            <w:u w:val="single"/>
          </w:rPr>
          <w:t>Bi-weekly Report, January 4, 1951, 1951 January 04</w:t>
        </w:r>
      </w:hyperlink>
    </w:p>
    <w:p w14:paraId="464C590E" w14:textId="77777777" w:rsidR="004728DD" w:rsidRPr="00775E2D" w:rsidRDefault="004728DD" w:rsidP="004728DD">
      <w:pPr>
        <w:spacing w:after="0"/>
        <w:rPr>
          <w:rFonts w:ascii="Times New Roman" w:hAnsi="Times New Roman"/>
          <w:sz w:val="24"/>
        </w:rPr>
      </w:pPr>
      <w:hyperlink r:id="rId1319" w:history="1">
        <w:r w:rsidRPr="00775E2D">
          <w:rPr>
            <w:rFonts w:ascii="Times New Roman" w:hAnsi="Times New Roman"/>
            <w:color w:val="0000FF"/>
            <w:sz w:val="24"/>
            <w:u w:val="single"/>
          </w:rPr>
          <w:t>IBM Project HIGH Engineering Organization, 1953 August 10</w:t>
        </w:r>
      </w:hyperlink>
    </w:p>
    <w:p w14:paraId="7A015988" w14:textId="77777777" w:rsidR="004728DD" w:rsidRPr="00775E2D" w:rsidRDefault="004728DD" w:rsidP="004728DD">
      <w:pPr>
        <w:spacing w:after="0"/>
        <w:rPr>
          <w:rFonts w:ascii="Times New Roman" w:hAnsi="Times New Roman"/>
          <w:sz w:val="24"/>
        </w:rPr>
      </w:pPr>
      <w:hyperlink r:id="rId1320" w:history="1">
        <w:r w:rsidRPr="00775E2D">
          <w:rPr>
            <w:rFonts w:ascii="Times New Roman" w:hAnsi="Times New Roman"/>
            <w:color w:val="0000FF"/>
            <w:sz w:val="24"/>
            <w:u w:val="single"/>
          </w:rPr>
          <w:t>Laboratory Personnel, 1953 May 01</w:t>
        </w:r>
      </w:hyperlink>
    </w:p>
    <w:p w14:paraId="20D4A261" w14:textId="77777777" w:rsidR="004728DD" w:rsidRPr="00775E2D" w:rsidRDefault="004728DD" w:rsidP="004728DD">
      <w:pPr>
        <w:spacing w:after="0"/>
        <w:rPr>
          <w:rFonts w:ascii="Times New Roman" w:hAnsi="Times New Roman"/>
          <w:sz w:val="24"/>
        </w:rPr>
      </w:pPr>
      <w:hyperlink r:id="rId1321" w:history="1">
        <w:r w:rsidRPr="00775E2D">
          <w:rPr>
            <w:rFonts w:ascii="Times New Roman" w:hAnsi="Times New Roman"/>
            <w:color w:val="0000FF"/>
            <w:sz w:val="24"/>
            <w:u w:val="single"/>
          </w:rPr>
          <w:t>Bi-weekly Report, April 11, 1952, 1952 April 11</w:t>
        </w:r>
      </w:hyperlink>
    </w:p>
    <w:p w14:paraId="18663357" w14:textId="77777777" w:rsidR="004728DD" w:rsidRPr="00775E2D" w:rsidRDefault="004728DD" w:rsidP="004728DD">
      <w:pPr>
        <w:spacing w:after="0"/>
        <w:rPr>
          <w:rFonts w:ascii="Times New Roman" w:hAnsi="Times New Roman"/>
          <w:sz w:val="24"/>
        </w:rPr>
      </w:pPr>
      <w:hyperlink r:id="rId1322" w:history="1">
        <w:r w:rsidRPr="00775E2D">
          <w:rPr>
            <w:rFonts w:ascii="Times New Roman" w:hAnsi="Times New Roman"/>
            <w:color w:val="0000FF"/>
            <w:sz w:val="24"/>
            <w:u w:val="single"/>
          </w:rPr>
          <w:t>Laboratory Personnel, 1953 December 01</w:t>
        </w:r>
      </w:hyperlink>
    </w:p>
    <w:p w14:paraId="23CC4AC0" w14:textId="77777777" w:rsidR="004728DD" w:rsidRPr="00775E2D" w:rsidRDefault="004728DD" w:rsidP="004728DD">
      <w:pPr>
        <w:spacing w:after="0"/>
        <w:rPr>
          <w:rFonts w:ascii="Times New Roman" w:hAnsi="Times New Roman"/>
          <w:sz w:val="24"/>
        </w:rPr>
      </w:pPr>
      <w:hyperlink r:id="rId1323" w:history="1">
        <w:r w:rsidRPr="00775E2D">
          <w:rPr>
            <w:rFonts w:ascii="Times New Roman" w:hAnsi="Times New Roman"/>
            <w:color w:val="0000FF"/>
            <w:sz w:val="24"/>
            <w:u w:val="single"/>
          </w:rPr>
          <w:t>Minutes - MIT - IBM Central Standards Committee, Aug. 14, 1953, 1953 August 19</w:t>
        </w:r>
      </w:hyperlink>
    </w:p>
    <w:p w14:paraId="6F5C7FCA" w14:textId="77777777" w:rsidR="004728DD" w:rsidRPr="00775E2D" w:rsidRDefault="004728DD" w:rsidP="004728DD">
      <w:pPr>
        <w:spacing w:after="0"/>
        <w:rPr>
          <w:rFonts w:ascii="Times New Roman" w:hAnsi="Times New Roman"/>
          <w:sz w:val="24"/>
        </w:rPr>
      </w:pPr>
      <w:hyperlink r:id="rId1324" w:history="1">
        <w:r w:rsidRPr="00775E2D">
          <w:rPr>
            <w:rFonts w:ascii="Times New Roman" w:hAnsi="Times New Roman"/>
            <w:color w:val="0000FF"/>
            <w:sz w:val="24"/>
            <w:u w:val="single"/>
          </w:rPr>
          <w:t>Group 62 Section Leaders Meeting -- October 19, 1953, AN/FSQ-7 Equipment Design Program, 1953 October 20</w:t>
        </w:r>
      </w:hyperlink>
    </w:p>
    <w:p w14:paraId="4A9F52A1" w14:textId="77777777" w:rsidR="004728DD" w:rsidRPr="00775E2D" w:rsidRDefault="004728DD" w:rsidP="004728DD">
      <w:pPr>
        <w:spacing w:after="0"/>
        <w:rPr>
          <w:rFonts w:ascii="Times New Roman" w:hAnsi="Times New Roman"/>
          <w:sz w:val="24"/>
        </w:rPr>
      </w:pPr>
      <w:hyperlink r:id="rId1325" w:history="1">
        <w:r w:rsidRPr="00775E2D">
          <w:rPr>
            <w:rFonts w:ascii="Times New Roman" w:hAnsi="Times New Roman"/>
            <w:color w:val="0000FF"/>
            <w:sz w:val="24"/>
            <w:u w:val="single"/>
          </w:rPr>
          <w:t>Magnetic Memory Plane Insulation Resistance Tests, 1953 September 02</w:t>
        </w:r>
      </w:hyperlink>
    </w:p>
    <w:p w14:paraId="5D31DA34" w14:textId="77777777" w:rsidR="004728DD" w:rsidRPr="00775E2D" w:rsidRDefault="004728DD" w:rsidP="004728DD">
      <w:pPr>
        <w:spacing w:after="0"/>
        <w:rPr>
          <w:rFonts w:ascii="Times New Roman" w:hAnsi="Times New Roman"/>
          <w:sz w:val="24"/>
        </w:rPr>
      </w:pPr>
      <w:hyperlink r:id="rId1326" w:history="1">
        <w:r w:rsidRPr="00775E2D">
          <w:rPr>
            <w:rFonts w:ascii="Times New Roman" w:hAnsi="Times New Roman"/>
            <w:color w:val="0000FF"/>
            <w:sz w:val="24"/>
            <w:u w:val="single"/>
          </w:rPr>
          <w:t>Sensing Winding Geometry, 1953 August 06</w:t>
        </w:r>
      </w:hyperlink>
    </w:p>
    <w:p w14:paraId="5C8CF66C" w14:textId="77777777" w:rsidR="004728DD" w:rsidRPr="00775E2D" w:rsidRDefault="004728DD" w:rsidP="004728DD">
      <w:pPr>
        <w:spacing w:after="0"/>
        <w:rPr>
          <w:rFonts w:ascii="Times New Roman" w:hAnsi="Times New Roman"/>
          <w:sz w:val="24"/>
        </w:rPr>
      </w:pPr>
      <w:hyperlink r:id="rId1327" w:history="1">
        <w:r w:rsidRPr="00775E2D">
          <w:rPr>
            <w:rFonts w:ascii="Times New Roman" w:hAnsi="Times New Roman"/>
            <w:color w:val="0000FF"/>
            <w:sz w:val="24"/>
            <w:u w:val="single"/>
          </w:rPr>
          <w:t>Laboratory Personnel, 1954 January 04</w:t>
        </w:r>
      </w:hyperlink>
    </w:p>
    <w:p w14:paraId="26D67EE7" w14:textId="77777777" w:rsidR="004728DD" w:rsidRPr="00775E2D" w:rsidRDefault="004728DD" w:rsidP="004728DD">
      <w:pPr>
        <w:spacing w:after="0"/>
        <w:rPr>
          <w:rFonts w:ascii="Times New Roman" w:hAnsi="Times New Roman"/>
          <w:sz w:val="24"/>
        </w:rPr>
      </w:pPr>
      <w:hyperlink r:id="rId1328" w:history="1">
        <w:r w:rsidRPr="00775E2D">
          <w:rPr>
            <w:rFonts w:ascii="Times New Roman" w:hAnsi="Times New Roman"/>
            <w:color w:val="0000FF"/>
            <w:sz w:val="24"/>
            <w:u w:val="single"/>
          </w:rPr>
          <w:t>Summary of MIT--IBM Collaboration, July 1 thru July 31, 1953, 1953 August 26</w:t>
        </w:r>
      </w:hyperlink>
    </w:p>
    <w:p w14:paraId="0DCF2C74" w14:textId="77777777" w:rsidR="004728DD" w:rsidRPr="00775E2D" w:rsidRDefault="004728DD" w:rsidP="004728DD">
      <w:pPr>
        <w:spacing w:after="0"/>
        <w:rPr>
          <w:rFonts w:ascii="Times New Roman" w:hAnsi="Times New Roman"/>
          <w:sz w:val="24"/>
        </w:rPr>
      </w:pPr>
      <w:hyperlink r:id="rId1329" w:history="1">
        <w:r w:rsidRPr="00775E2D">
          <w:rPr>
            <w:rFonts w:ascii="Times New Roman" w:hAnsi="Times New Roman"/>
            <w:color w:val="0000FF"/>
            <w:sz w:val="24"/>
            <w:u w:val="single"/>
          </w:rPr>
          <w:t>Memory Test Computer Start-Stop Panel, 1953 May 11</w:t>
        </w:r>
      </w:hyperlink>
    </w:p>
    <w:p w14:paraId="5FE90B05" w14:textId="77777777" w:rsidR="004728DD" w:rsidRPr="00775E2D" w:rsidRDefault="004728DD" w:rsidP="004728DD">
      <w:pPr>
        <w:spacing w:after="0"/>
        <w:rPr>
          <w:rFonts w:ascii="Times New Roman" w:hAnsi="Times New Roman"/>
          <w:sz w:val="24"/>
        </w:rPr>
      </w:pPr>
      <w:hyperlink r:id="rId1330" w:history="1">
        <w:r w:rsidRPr="00775E2D">
          <w:rPr>
            <w:rFonts w:ascii="Times New Roman" w:hAnsi="Times New Roman"/>
            <w:color w:val="0000FF"/>
            <w:sz w:val="24"/>
            <w:u w:val="single"/>
          </w:rPr>
          <w:t>IBM Publications, 1953 August 07</w:t>
        </w:r>
      </w:hyperlink>
    </w:p>
    <w:p w14:paraId="0A58B774" w14:textId="77777777" w:rsidR="004728DD" w:rsidRPr="00775E2D" w:rsidRDefault="004728DD" w:rsidP="004728DD">
      <w:pPr>
        <w:spacing w:after="0"/>
        <w:rPr>
          <w:rFonts w:ascii="Times New Roman" w:hAnsi="Times New Roman"/>
          <w:sz w:val="24"/>
        </w:rPr>
      </w:pPr>
      <w:hyperlink r:id="rId1331" w:history="1">
        <w:r w:rsidRPr="00775E2D">
          <w:rPr>
            <w:rFonts w:ascii="Times New Roman" w:hAnsi="Times New Roman"/>
            <w:color w:val="0000FF"/>
            <w:sz w:val="24"/>
            <w:u w:val="single"/>
          </w:rPr>
          <w:t>The Incorporation of a Magnetic Matrix Switch into a Multiplanar Coincident-Current Magnetic Memory, 1953 November 12</w:t>
        </w:r>
      </w:hyperlink>
    </w:p>
    <w:p w14:paraId="0882A18E" w14:textId="77777777" w:rsidR="004728DD" w:rsidRPr="00775E2D" w:rsidRDefault="004728DD" w:rsidP="004728DD">
      <w:pPr>
        <w:spacing w:after="0"/>
        <w:rPr>
          <w:rFonts w:ascii="Times New Roman" w:hAnsi="Times New Roman"/>
          <w:sz w:val="24"/>
        </w:rPr>
      </w:pPr>
      <w:hyperlink r:id="rId1332" w:history="1">
        <w:r w:rsidRPr="00775E2D">
          <w:rPr>
            <w:rFonts w:ascii="Times New Roman" w:hAnsi="Times New Roman"/>
            <w:color w:val="0000FF"/>
            <w:sz w:val="24"/>
            <w:u w:val="single"/>
          </w:rPr>
          <w:t>West Coast Trip, July, 1953, 1953 July 31</w:t>
        </w:r>
      </w:hyperlink>
    </w:p>
    <w:p w14:paraId="167C71D8" w14:textId="77777777" w:rsidR="004728DD" w:rsidRPr="00775E2D" w:rsidRDefault="004728DD" w:rsidP="004728DD">
      <w:pPr>
        <w:spacing w:after="0"/>
        <w:rPr>
          <w:rFonts w:ascii="Times New Roman" w:hAnsi="Times New Roman"/>
          <w:sz w:val="24"/>
        </w:rPr>
      </w:pPr>
      <w:hyperlink r:id="rId1333" w:history="1">
        <w:r w:rsidRPr="00775E2D">
          <w:rPr>
            <w:rFonts w:ascii="Times New Roman" w:hAnsi="Times New Roman"/>
            <w:color w:val="0000FF"/>
            <w:sz w:val="24"/>
            <w:u w:val="single"/>
          </w:rPr>
          <w:t>Group 62 Section Leaders Meeting, November 30, 1953, 1953 November 30</w:t>
        </w:r>
      </w:hyperlink>
    </w:p>
    <w:p w14:paraId="3F283A38" w14:textId="77777777" w:rsidR="004728DD" w:rsidRPr="00775E2D" w:rsidRDefault="004728DD" w:rsidP="004728DD">
      <w:pPr>
        <w:spacing w:after="0"/>
        <w:rPr>
          <w:rFonts w:ascii="Times New Roman" w:hAnsi="Times New Roman"/>
          <w:sz w:val="24"/>
        </w:rPr>
      </w:pPr>
      <w:hyperlink r:id="rId1334" w:history="1">
        <w:r w:rsidRPr="00775E2D">
          <w:rPr>
            <w:rFonts w:ascii="Times New Roman" w:hAnsi="Times New Roman"/>
            <w:color w:val="0000FF"/>
            <w:sz w:val="24"/>
            <w:u w:val="single"/>
          </w:rPr>
          <w:t>Group 63 Seminar on Magnetism, LIV, 1953 June 11</w:t>
        </w:r>
      </w:hyperlink>
    </w:p>
    <w:p w14:paraId="054E4C84" w14:textId="77777777" w:rsidR="004728DD" w:rsidRPr="00775E2D" w:rsidRDefault="004728DD" w:rsidP="004728DD">
      <w:pPr>
        <w:spacing w:after="0"/>
        <w:rPr>
          <w:rFonts w:ascii="Times New Roman" w:hAnsi="Times New Roman"/>
          <w:sz w:val="24"/>
        </w:rPr>
      </w:pPr>
      <w:hyperlink r:id="rId1335" w:history="1">
        <w:r w:rsidRPr="00775E2D">
          <w:rPr>
            <w:rFonts w:ascii="Times New Roman" w:hAnsi="Times New Roman"/>
            <w:color w:val="0000FF"/>
            <w:sz w:val="24"/>
            <w:u w:val="single"/>
          </w:rPr>
          <w:t>Summary of MIT - IBM Collaboration, June 1 thru June 30, 1953 inclusive, 1953 July 03</w:t>
        </w:r>
      </w:hyperlink>
    </w:p>
    <w:p w14:paraId="27DA1316" w14:textId="77777777" w:rsidR="004728DD" w:rsidRPr="00775E2D" w:rsidRDefault="004728DD" w:rsidP="004728DD">
      <w:pPr>
        <w:spacing w:after="0"/>
        <w:rPr>
          <w:rFonts w:ascii="Times New Roman" w:hAnsi="Times New Roman"/>
          <w:sz w:val="24"/>
        </w:rPr>
      </w:pPr>
      <w:hyperlink r:id="rId1336" w:history="1">
        <w:r w:rsidRPr="00775E2D">
          <w:rPr>
            <w:rFonts w:ascii="Times New Roman" w:hAnsi="Times New Roman"/>
            <w:color w:val="0000FF"/>
            <w:sz w:val="24"/>
            <w:u w:val="single"/>
          </w:rPr>
          <w:t>Termination of E-Series Reports, 1953 July 28</w:t>
        </w:r>
      </w:hyperlink>
    </w:p>
    <w:p w14:paraId="741AF021" w14:textId="77777777" w:rsidR="004728DD" w:rsidRPr="00775E2D" w:rsidRDefault="004728DD" w:rsidP="004728DD">
      <w:pPr>
        <w:spacing w:after="0"/>
        <w:rPr>
          <w:rFonts w:ascii="Times New Roman" w:hAnsi="Times New Roman"/>
          <w:sz w:val="24"/>
        </w:rPr>
      </w:pPr>
      <w:hyperlink r:id="rId1337" w:history="1">
        <w:r w:rsidRPr="00775E2D">
          <w:rPr>
            <w:rFonts w:ascii="Times New Roman" w:hAnsi="Times New Roman"/>
            <w:color w:val="0000FF"/>
            <w:sz w:val="24"/>
            <w:u w:val="single"/>
          </w:rPr>
          <w:t>Proposal for Reducing the Number of Tubes Used in Driving a Magnetic Matrix Switch, 1953 July 09</w:t>
        </w:r>
      </w:hyperlink>
    </w:p>
    <w:p w14:paraId="487B2A95" w14:textId="77777777" w:rsidR="004728DD" w:rsidRPr="00775E2D" w:rsidRDefault="004728DD" w:rsidP="004728DD">
      <w:pPr>
        <w:spacing w:after="0"/>
        <w:rPr>
          <w:rFonts w:ascii="Times New Roman" w:hAnsi="Times New Roman"/>
          <w:sz w:val="24"/>
        </w:rPr>
      </w:pPr>
      <w:hyperlink r:id="rId1338" w:history="1">
        <w:r w:rsidRPr="00775E2D">
          <w:rPr>
            <w:rFonts w:ascii="Times New Roman" w:hAnsi="Times New Roman"/>
            <w:color w:val="0000FF"/>
            <w:sz w:val="24"/>
            <w:u w:val="single"/>
          </w:rPr>
          <w:t>6889 Air Defense Bi-weekly, February 15, 1952, 1952 February 15</w:t>
        </w:r>
      </w:hyperlink>
    </w:p>
    <w:p w14:paraId="381D7510" w14:textId="77777777" w:rsidR="004728DD" w:rsidRPr="00775E2D" w:rsidRDefault="004728DD" w:rsidP="004728DD">
      <w:pPr>
        <w:spacing w:after="0"/>
        <w:rPr>
          <w:rFonts w:ascii="Times New Roman" w:hAnsi="Times New Roman"/>
          <w:sz w:val="24"/>
        </w:rPr>
      </w:pPr>
      <w:hyperlink r:id="rId1339" w:history="1">
        <w:r w:rsidRPr="00775E2D">
          <w:rPr>
            <w:rFonts w:ascii="Times New Roman" w:hAnsi="Times New Roman"/>
            <w:color w:val="0000FF"/>
            <w:sz w:val="24"/>
            <w:u w:val="single"/>
          </w:rPr>
          <w:t>Current Status of Basic Circuit Work, 1953 August 21</w:t>
        </w:r>
      </w:hyperlink>
    </w:p>
    <w:p w14:paraId="5D20C5F8" w14:textId="77777777" w:rsidR="004728DD" w:rsidRPr="00775E2D" w:rsidRDefault="004728DD" w:rsidP="004728DD">
      <w:pPr>
        <w:spacing w:after="0"/>
        <w:rPr>
          <w:rFonts w:ascii="Times New Roman" w:hAnsi="Times New Roman"/>
          <w:sz w:val="24"/>
        </w:rPr>
      </w:pPr>
      <w:hyperlink r:id="rId1340" w:history="1">
        <w:r w:rsidRPr="00775E2D">
          <w:rPr>
            <w:rFonts w:ascii="Times New Roman" w:hAnsi="Times New Roman"/>
            <w:color w:val="0000FF"/>
            <w:sz w:val="24"/>
            <w:u w:val="single"/>
          </w:rPr>
          <w:t>Joint MIT-IBM Meeting on Memory-Core Measurements, September 24, 1953, 1953 October 02</w:t>
        </w:r>
      </w:hyperlink>
    </w:p>
    <w:p w14:paraId="4D57AF28" w14:textId="77777777" w:rsidR="004728DD" w:rsidRPr="00775E2D" w:rsidRDefault="004728DD" w:rsidP="004728DD">
      <w:pPr>
        <w:spacing w:after="0"/>
        <w:rPr>
          <w:rFonts w:ascii="Times New Roman" w:hAnsi="Times New Roman"/>
          <w:sz w:val="24"/>
        </w:rPr>
      </w:pPr>
      <w:hyperlink r:id="rId1341" w:history="1">
        <w:r w:rsidRPr="00775E2D">
          <w:rPr>
            <w:rFonts w:ascii="Times New Roman" w:hAnsi="Times New Roman"/>
            <w:color w:val="0000FF"/>
            <w:sz w:val="24"/>
            <w:u w:val="single"/>
          </w:rPr>
          <w:t>Z Plane Driver, 1953 May 07</w:t>
        </w:r>
      </w:hyperlink>
    </w:p>
    <w:p w14:paraId="37E7793C" w14:textId="77777777" w:rsidR="004728DD" w:rsidRPr="00775E2D" w:rsidRDefault="004728DD" w:rsidP="004728DD">
      <w:pPr>
        <w:spacing w:after="0"/>
        <w:rPr>
          <w:rFonts w:ascii="Times New Roman" w:hAnsi="Times New Roman"/>
          <w:sz w:val="24"/>
        </w:rPr>
      </w:pPr>
      <w:hyperlink r:id="rId1342" w:history="1">
        <w:r w:rsidRPr="00775E2D">
          <w:rPr>
            <w:rFonts w:ascii="Times New Roman" w:hAnsi="Times New Roman"/>
            <w:color w:val="0000FF"/>
            <w:sz w:val="24"/>
            <w:u w:val="single"/>
          </w:rPr>
          <w:t>Group 62 Section Leaders Meeting -- December 14, 1953, 1953 December 14</w:t>
        </w:r>
      </w:hyperlink>
    </w:p>
    <w:p w14:paraId="4622B542" w14:textId="77777777" w:rsidR="004728DD" w:rsidRPr="00775E2D" w:rsidRDefault="004728DD" w:rsidP="004728DD">
      <w:pPr>
        <w:spacing w:after="0"/>
        <w:rPr>
          <w:rFonts w:ascii="Times New Roman" w:hAnsi="Times New Roman"/>
          <w:sz w:val="24"/>
        </w:rPr>
      </w:pPr>
      <w:hyperlink r:id="rId1343" w:history="1">
        <w:r w:rsidRPr="00775E2D">
          <w:rPr>
            <w:rFonts w:ascii="Times New Roman" w:hAnsi="Times New Roman"/>
            <w:color w:val="0000FF"/>
            <w:sz w:val="24"/>
            <w:u w:val="single"/>
          </w:rPr>
          <w:t>Summary of MIT - IBM Collaboration, April 28 through May 30, 1953 inclusive, 1953 June 08</w:t>
        </w:r>
      </w:hyperlink>
    </w:p>
    <w:p w14:paraId="3C90833D" w14:textId="77777777" w:rsidR="004728DD" w:rsidRPr="00775E2D" w:rsidRDefault="004728DD" w:rsidP="004728DD">
      <w:pPr>
        <w:spacing w:after="0"/>
        <w:rPr>
          <w:rFonts w:ascii="Times New Roman" w:hAnsi="Times New Roman"/>
          <w:sz w:val="24"/>
        </w:rPr>
      </w:pPr>
      <w:hyperlink r:id="rId1344" w:history="1">
        <w:r w:rsidRPr="00775E2D">
          <w:rPr>
            <w:rFonts w:ascii="Times New Roman" w:hAnsi="Times New Roman"/>
            <w:color w:val="0000FF"/>
            <w:sz w:val="24"/>
            <w:u w:val="single"/>
          </w:rPr>
          <w:t>Joint MIT-IBM Meeting on Memory-Core Measurements, September 1-2, 1953, 1953 September 04</w:t>
        </w:r>
      </w:hyperlink>
    </w:p>
    <w:p w14:paraId="0F0781F9" w14:textId="77777777" w:rsidR="004728DD" w:rsidRPr="00775E2D" w:rsidRDefault="004728DD" w:rsidP="004728DD">
      <w:pPr>
        <w:spacing w:after="0"/>
        <w:rPr>
          <w:rFonts w:ascii="Times New Roman" w:hAnsi="Times New Roman"/>
          <w:sz w:val="24"/>
        </w:rPr>
      </w:pPr>
      <w:hyperlink r:id="rId1345" w:history="1">
        <w:r w:rsidRPr="00775E2D">
          <w:rPr>
            <w:rFonts w:ascii="Times New Roman" w:hAnsi="Times New Roman"/>
            <w:color w:val="0000FF"/>
            <w:sz w:val="24"/>
            <w:u w:val="single"/>
          </w:rPr>
          <w:t>Bi-weekly Report, January 18, 1952, 1952 January 18</w:t>
        </w:r>
      </w:hyperlink>
    </w:p>
    <w:p w14:paraId="2E11D386" w14:textId="77777777" w:rsidR="004728DD" w:rsidRPr="00775E2D" w:rsidRDefault="004728DD" w:rsidP="004728DD">
      <w:pPr>
        <w:spacing w:after="0"/>
        <w:rPr>
          <w:rFonts w:ascii="Times New Roman" w:hAnsi="Times New Roman"/>
          <w:sz w:val="24"/>
        </w:rPr>
      </w:pPr>
      <w:hyperlink r:id="rId1346" w:history="1">
        <w:r w:rsidRPr="00775E2D">
          <w:rPr>
            <w:rFonts w:ascii="Times New Roman" w:hAnsi="Times New Roman"/>
            <w:color w:val="0000FF"/>
            <w:sz w:val="24"/>
            <w:u w:val="single"/>
          </w:rPr>
          <w:t>6889 Air Defense Bi-weekly, January 4, 1952, 1952 January 04</w:t>
        </w:r>
      </w:hyperlink>
    </w:p>
    <w:p w14:paraId="7CEC79A4" w14:textId="77777777" w:rsidR="004728DD" w:rsidRPr="00775E2D" w:rsidRDefault="004728DD" w:rsidP="004728DD">
      <w:pPr>
        <w:spacing w:after="0"/>
        <w:rPr>
          <w:rFonts w:ascii="Times New Roman" w:hAnsi="Times New Roman"/>
          <w:sz w:val="24"/>
        </w:rPr>
      </w:pPr>
      <w:hyperlink r:id="rId1347" w:history="1">
        <w:r w:rsidRPr="00775E2D">
          <w:rPr>
            <w:rFonts w:ascii="Times New Roman" w:hAnsi="Times New Roman"/>
            <w:color w:val="0000FF"/>
            <w:sz w:val="24"/>
            <w:u w:val="single"/>
          </w:rPr>
          <w:t>Magnetic-Core Matrix Switch Driver (X &amp; Y Plane Driver). PB 18, 1953 June 05</w:t>
        </w:r>
      </w:hyperlink>
    </w:p>
    <w:p w14:paraId="1703911A" w14:textId="77777777" w:rsidR="004728DD" w:rsidRPr="00775E2D" w:rsidRDefault="004728DD" w:rsidP="004728DD">
      <w:pPr>
        <w:spacing w:after="0"/>
        <w:rPr>
          <w:rFonts w:ascii="Times New Roman" w:hAnsi="Times New Roman"/>
          <w:sz w:val="24"/>
        </w:rPr>
      </w:pPr>
      <w:hyperlink r:id="rId1348" w:history="1">
        <w:r w:rsidRPr="00775E2D">
          <w:rPr>
            <w:rFonts w:ascii="Times New Roman" w:hAnsi="Times New Roman"/>
            <w:color w:val="0000FF"/>
            <w:sz w:val="24"/>
            <w:u w:val="single"/>
          </w:rPr>
          <w:t>Trip to RCA Victor, Camden, October 22, 1953, 1953 October 28</w:t>
        </w:r>
      </w:hyperlink>
    </w:p>
    <w:p w14:paraId="7EE2441F" w14:textId="77777777" w:rsidR="004728DD" w:rsidRPr="00775E2D" w:rsidRDefault="004728DD" w:rsidP="004728DD">
      <w:pPr>
        <w:spacing w:after="0"/>
        <w:rPr>
          <w:rFonts w:ascii="Times New Roman" w:hAnsi="Times New Roman"/>
          <w:sz w:val="24"/>
        </w:rPr>
      </w:pPr>
      <w:hyperlink r:id="rId1349" w:history="1">
        <w:r w:rsidRPr="00775E2D">
          <w:rPr>
            <w:rFonts w:ascii="Times New Roman" w:hAnsi="Times New Roman"/>
            <w:color w:val="0000FF"/>
            <w:sz w:val="24"/>
            <w:u w:val="single"/>
          </w:rPr>
          <w:t>WWII Memory Address Selection Systems - P. B. No. 62, 1953 May 06</w:t>
        </w:r>
      </w:hyperlink>
    </w:p>
    <w:p w14:paraId="495C4383" w14:textId="77777777" w:rsidR="004728DD" w:rsidRPr="00775E2D" w:rsidRDefault="004728DD" w:rsidP="004728DD">
      <w:pPr>
        <w:spacing w:after="0"/>
        <w:rPr>
          <w:rFonts w:ascii="Times New Roman" w:hAnsi="Times New Roman"/>
          <w:sz w:val="24"/>
        </w:rPr>
      </w:pPr>
      <w:hyperlink r:id="rId1350" w:history="1">
        <w:r w:rsidRPr="00775E2D">
          <w:rPr>
            <w:rFonts w:ascii="Times New Roman" w:hAnsi="Times New Roman"/>
            <w:color w:val="0000FF"/>
            <w:sz w:val="24"/>
            <w:u w:val="single"/>
          </w:rPr>
          <w:t>Testing the Magnetic-Core Memory System in a Computer, 1953 September 18</w:t>
        </w:r>
      </w:hyperlink>
    </w:p>
    <w:p w14:paraId="7396C1F1" w14:textId="77777777" w:rsidR="004728DD" w:rsidRPr="00775E2D" w:rsidRDefault="004728DD" w:rsidP="004728DD">
      <w:pPr>
        <w:spacing w:after="0"/>
        <w:rPr>
          <w:rFonts w:ascii="Times New Roman" w:hAnsi="Times New Roman"/>
          <w:sz w:val="24"/>
        </w:rPr>
      </w:pPr>
      <w:hyperlink r:id="rId1351" w:history="1">
        <w:r w:rsidRPr="00775E2D">
          <w:rPr>
            <w:rFonts w:ascii="Times New Roman" w:hAnsi="Times New Roman"/>
            <w:color w:val="0000FF"/>
            <w:sz w:val="24"/>
            <w:u w:val="single"/>
          </w:rPr>
          <w:t>Trip to Linde Corporation, Tonawanda, New York, August 17, 1953, to Discuss Growth and Procurement of Ferrite Single Crystals, 1953 September 08</w:t>
        </w:r>
      </w:hyperlink>
    </w:p>
    <w:p w14:paraId="799B3415" w14:textId="77777777" w:rsidR="004728DD" w:rsidRPr="00775E2D" w:rsidRDefault="004728DD" w:rsidP="004728DD">
      <w:pPr>
        <w:spacing w:after="0"/>
        <w:rPr>
          <w:rFonts w:ascii="Times New Roman" w:hAnsi="Times New Roman"/>
          <w:sz w:val="24"/>
        </w:rPr>
      </w:pPr>
      <w:hyperlink r:id="rId1352" w:history="1">
        <w:r w:rsidRPr="00775E2D">
          <w:rPr>
            <w:rFonts w:ascii="Times New Roman" w:hAnsi="Times New Roman"/>
            <w:color w:val="0000FF"/>
            <w:sz w:val="24"/>
            <w:u w:val="single"/>
          </w:rPr>
          <w:t>MIT-IBM Project High Central Standards Committee Activities and Meeting Schedule, 1953 June 15</w:t>
        </w:r>
      </w:hyperlink>
    </w:p>
    <w:p w14:paraId="5229FB72" w14:textId="77777777" w:rsidR="004728DD" w:rsidRPr="00775E2D" w:rsidRDefault="004728DD" w:rsidP="004728DD">
      <w:pPr>
        <w:spacing w:after="0"/>
        <w:rPr>
          <w:rFonts w:ascii="Times New Roman" w:hAnsi="Times New Roman"/>
          <w:sz w:val="24"/>
        </w:rPr>
      </w:pPr>
      <w:hyperlink r:id="rId1353" w:history="1">
        <w:r w:rsidRPr="00775E2D">
          <w:rPr>
            <w:rFonts w:ascii="Times New Roman" w:hAnsi="Times New Roman"/>
            <w:color w:val="0000FF"/>
            <w:sz w:val="24"/>
            <w:u w:val="single"/>
          </w:rPr>
          <w:t>Group 63 Seminar on Magnetism, LII, 1953 May 29</w:t>
        </w:r>
      </w:hyperlink>
    </w:p>
    <w:p w14:paraId="2FA01AF5" w14:textId="77777777" w:rsidR="004728DD" w:rsidRPr="00775E2D" w:rsidRDefault="004728DD" w:rsidP="004728DD">
      <w:pPr>
        <w:spacing w:after="0"/>
        <w:rPr>
          <w:rFonts w:ascii="Times New Roman" w:hAnsi="Times New Roman"/>
          <w:sz w:val="24"/>
        </w:rPr>
      </w:pPr>
      <w:hyperlink r:id="rId1354" w:history="1">
        <w:r w:rsidRPr="00775E2D">
          <w:rPr>
            <w:rFonts w:ascii="Times New Roman" w:hAnsi="Times New Roman"/>
            <w:color w:val="0000FF"/>
            <w:sz w:val="24"/>
            <w:u w:val="single"/>
          </w:rPr>
          <w:t>Group 62 Section Leaders Meeting-- AN/FSQ-7 Equipment Design Program, 1953 October 13</w:t>
        </w:r>
      </w:hyperlink>
    </w:p>
    <w:p w14:paraId="2C36FAFA" w14:textId="77777777" w:rsidR="004728DD" w:rsidRPr="00775E2D" w:rsidRDefault="004728DD" w:rsidP="004728DD">
      <w:pPr>
        <w:spacing w:after="0"/>
        <w:rPr>
          <w:rFonts w:ascii="Times New Roman" w:hAnsi="Times New Roman"/>
          <w:sz w:val="24"/>
        </w:rPr>
      </w:pPr>
      <w:hyperlink r:id="rId1355" w:history="1">
        <w:r w:rsidRPr="00775E2D">
          <w:rPr>
            <w:rFonts w:ascii="Times New Roman" w:hAnsi="Times New Roman"/>
            <w:color w:val="0000FF"/>
            <w:sz w:val="24"/>
            <w:u w:val="single"/>
          </w:rPr>
          <w:t>Group 63 Seminar on Magnetism, LV, 1953 June 24</w:t>
        </w:r>
      </w:hyperlink>
    </w:p>
    <w:p w14:paraId="544717B8" w14:textId="77777777" w:rsidR="004728DD" w:rsidRPr="00775E2D" w:rsidRDefault="004728DD" w:rsidP="004728DD">
      <w:pPr>
        <w:spacing w:after="0"/>
        <w:rPr>
          <w:rFonts w:ascii="Times New Roman" w:hAnsi="Times New Roman"/>
          <w:sz w:val="24"/>
        </w:rPr>
      </w:pPr>
      <w:hyperlink r:id="rId1356" w:history="1">
        <w:r w:rsidRPr="00775E2D">
          <w:rPr>
            <w:rFonts w:ascii="Times New Roman" w:hAnsi="Times New Roman"/>
            <w:color w:val="0000FF"/>
            <w:sz w:val="24"/>
            <w:u w:val="single"/>
          </w:rPr>
          <w:t>Summary of Magnetic-Core Memory Meeting Held April 24th, 1953, 1953 April 29</w:t>
        </w:r>
      </w:hyperlink>
    </w:p>
    <w:p w14:paraId="4665D1F3" w14:textId="77777777" w:rsidR="004728DD" w:rsidRPr="00775E2D" w:rsidRDefault="004728DD" w:rsidP="004728DD">
      <w:pPr>
        <w:spacing w:after="0"/>
        <w:rPr>
          <w:rFonts w:ascii="Times New Roman" w:hAnsi="Times New Roman"/>
          <w:sz w:val="24"/>
        </w:rPr>
      </w:pPr>
      <w:hyperlink r:id="rId1357" w:history="1">
        <w:r w:rsidRPr="00775E2D">
          <w:rPr>
            <w:rFonts w:ascii="Times New Roman" w:hAnsi="Times New Roman"/>
            <w:color w:val="0000FF"/>
            <w:sz w:val="24"/>
            <w:u w:val="single"/>
          </w:rPr>
          <w:t>Meeting on Packaging of Whirlwind II, Hartford, Connecticut, May 21, 1953, 1953 May 27</w:t>
        </w:r>
      </w:hyperlink>
    </w:p>
    <w:p w14:paraId="4B342487" w14:textId="77777777" w:rsidR="004728DD" w:rsidRPr="00775E2D" w:rsidRDefault="004728DD" w:rsidP="004728DD">
      <w:pPr>
        <w:spacing w:after="0"/>
        <w:rPr>
          <w:rFonts w:ascii="Times New Roman" w:hAnsi="Times New Roman"/>
          <w:sz w:val="24"/>
        </w:rPr>
      </w:pPr>
      <w:hyperlink r:id="rId1358" w:history="1">
        <w:r w:rsidRPr="00775E2D">
          <w:rPr>
            <w:rFonts w:ascii="Times New Roman" w:hAnsi="Times New Roman"/>
            <w:color w:val="0000FF"/>
            <w:sz w:val="24"/>
            <w:u w:val="single"/>
          </w:rPr>
          <w:t>Readout-Noise Reduction in a Magnetic-Core Memory, 1953 July 23</w:t>
        </w:r>
      </w:hyperlink>
    </w:p>
    <w:p w14:paraId="2A6A334C" w14:textId="77777777" w:rsidR="004728DD" w:rsidRPr="00775E2D" w:rsidRDefault="004728DD" w:rsidP="004728DD">
      <w:pPr>
        <w:spacing w:after="0"/>
        <w:rPr>
          <w:rFonts w:ascii="Times New Roman" w:hAnsi="Times New Roman"/>
          <w:sz w:val="24"/>
        </w:rPr>
      </w:pPr>
      <w:hyperlink r:id="rId1359" w:history="1">
        <w:r w:rsidRPr="00775E2D">
          <w:rPr>
            <w:rFonts w:ascii="Times New Roman" w:hAnsi="Times New Roman"/>
            <w:color w:val="0000FF"/>
            <w:sz w:val="24"/>
            <w:u w:val="single"/>
          </w:rPr>
          <w:t>Planning, Scheduling and Administering the AN/FSQ-7 Program: Approval of Schedule Changes (Supplement to M-2300), 1953 July 15</w:t>
        </w:r>
      </w:hyperlink>
    </w:p>
    <w:p w14:paraId="473EC5CC" w14:textId="77777777" w:rsidR="004728DD" w:rsidRPr="00775E2D" w:rsidRDefault="004728DD" w:rsidP="004728DD">
      <w:pPr>
        <w:spacing w:after="0"/>
        <w:rPr>
          <w:rFonts w:ascii="Times New Roman" w:hAnsi="Times New Roman"/>
          <w:sz w:val="24"/>
        </w:rPr>
      </w:pPr>
      <w:hyperlink r:id="rId1360" w:history="1">
        <w:r w:rsidRPr="00775E2D">
          <w:rPr>
            <w:rFonts w:ascii="Times New Roman" w:hAnsi="Times New Roman"/>
            <w:color w:val="0000FF"/>
            <w:sz w:val="24"/>
            <w:u w:val="single"/>
          </w:rPr>
          <w:t>Block Diagrams: Memory Address Register and Memory Buffer Register, 1953 April 27</w:t>
        </w:r>
      </w:hyperlink>
    </w:p>
    <w:p w14:paraId="4E36FF1F" w14:textId="77777777" w:rsidR="004728DD" w:rsidRPr="00775E2D" w:rsidRDefault="004728DD" w:rsidP="004728DD">
      <w:pPr>
        <w:spacing w:after="0"/>
        <w:rPr>
          <w:rFonts w:ascii="Times New Roman" w:hAnsi="Times New Roman"/>
          <w:sz w:val="24"/>
        </w:rPr>
      </w:pPr>
      <w:hyperlink r:id="rId1361" w:history="1">
        <w:r w:rsidRPr="00775E2D">
          <w:rPr>
            <w:rFonts w:ascii="Times New Roman" w:hAnsi="Times New Roman"/>
            <w:color w:val="0000FF"/>
            <w:sz w:val="24"/>
            <w:u w:val="single"/>
          </w:rPr>
          <w:t>IBM - MIT Memory Conference of September 9, 1953, 1953 September 11</w:t>
        </w:r>
      </w:hyperlink>
    </w:p>
    <w:p w14:paraId="2EE62433" w14:textId="77777777" w:rsidR="004728DD" w:rsidRPr="00775E2D" w:rsidRDefault="004728DD" w:rsidP="004728DD">
      <w:pPr>
        <w:spacing w:after="0"/>
        <w:rPr>
          <w:rFonts w:ascii="Times New Roman" w:hAnsi="Times New Roman"/>
          <w:sz w:val="24"/>
        </w:rPr>
      </w:pPr>
      <w:hyperlink r:id="rId1362" w:history="1">
        <w:r w:rsidRPr="00775E2D">
          <w:rPr>
            <w:rFonts w:ascii="Times New Roman" w:hAnsi="Times New Roman"/>
            <w:color w:val="0000FF"/>
            <w:sz w:val="24"/>
            <w:u w:val="single"/>
          </w:rPr>
          <w:t>Components for XD-1, 1953 August 11</w:t>
        </w:r>
      </w:hyperlink>
    </w:p>
    <w:p w14:paraId="4E078D7F" w14:textId="77777777" w:rsidR="004728DD" w:rsidRPr="00775E2D" w:rsidRDefault="004728DD" w:rsidP="004728DD">
      <w:pPr>
        <w:spacing w:after="0"/>
        <w:rPr>
          <w:rFonts w:ascii="Times New Roman" w:hAnsi="Times New Roman"/>
          <w:sz w:val="24"/>
        </w:rPr>
      </w:pPr>
      <w:hyperlink r:id="rId1363" w:history="1">
        <w:r w:rsidRPr="00775E2D">
          <w:rPr>
            <w:rFonts w:ascii="Times New Roman" w:hAnsi="Times New Roman"/>
            <w:color w:val="0000FF"/>
            <w:sz w:val="24"/>
            <w:u w:val="single"/>
          </w:rPr>
          <w:t>6889 Air Defense Bi-weekly, January 18, 1952, 1952 January 18</w:t>
        </w:r>
      </w:hyperlink>
    </w:p>
    <w:p w14:paraId="12CC1A3B" w14:textId="77777777" w:rsidR="004728DD" w:rsidRPr="00775E2D" w:rsidRDefault="004728DD" w:rsidP="004728DD">
      <w:pPr>
        <w:spacing w:after="0"/>
        <w:rPr>
          <w:rFonts w:ascii="Times New Roman" w:hAnsi="Times New Roman"/>
          <w:sz w:val="24"/>
        </w:rPr>
      </w:pPr>
      <w:hyperlink r:id="rId1364" w:history="1">
        <w:r w:rsidRPr="00775E2D">
          <w:rPr>
            <w:rFonts w:ascii="Times New Roman" w:hAnsi="Times New Roman"/>
            <w:color w:val="0000FF"/>
            <w:sz w:val="24"/>
            <w:u w:val="single"/>
          </w:rPr>
          <w:t>Readout and Digit-Plane Driving Systems - P.B. No. 62, 1953 May 28</w:t>
        </w:r>
      </w:hyperlink>
    </w:p>
    <w:p w14:paraId="3B16FBC9" w14:textId="77777777" w:rsidR="004728DD" w:rsidRPr="00775E2D" w:rsidRDefault="004728DD" w:rsidP="004728DD">
      <w:pPr>
        <w:spacing w:after="0"/>
        <w:rPr>
          <w:rFonts w:ascii="Times New Roman" w:hAnsi="Times New Roman"/>
          <w:sz w:val="24"/>
        </w:rPr>
      </w:pPr>
      <w:hyperlink r:id="rId1365" w:history="1">
        <w:r w:rsidRPr="00775E2D">
          <w:rPr>
            <w:rFonts w:ascii="Times New Roman" w:hAnsi="Times New Roman"/>
            <w:color w:val="0000FF"/>
            <w:sz w:val="24"/>
            <w:u w:val="single"/>
          </w:rPr>
          <w:t>Laboratory Personnel, 1953 July 01</w:t>
        </w:r>
      </w:hyperlink>
    </w:p>
    <w:p w14:paraId="7BC62A41" w14:textId="77777777" w:rsidR="004728DD" w:rsidRPr="00775E2D" w:rsidRDefault="004728DD" w:rsidP="004728DD">
      <w:pPr>
        <w:spacing w:after="0"/>
        <w:rPr>
          <w:rFonts w:ascii="Times New Roman" w:hAnsi="Times New Roman"/>
          <w:sz w:val="24"/>
        </w:rPr>
      </w:pPr>
      <w:hyperlink r:id="rId1366" w:history="1">
        <w:r w:rsidRPr="00775E2D">
          <w:rPr>
            <w:rFonts w:ascii="Times New Roman" w:hAnsi="Times New Roman"/>
            <w:color w:val="0000FF"/>
            <w:sz w:val="24"/>
            <w:u w:val="single"/>
          </w:rPr>
          <w:t>Planning, Scheduling and Administering the AN/FSQ-7 Program (With Broad Principles of MIT-IBM Relationships and Some Detail on Division 6 Procedures.), 1953 July 15</w:t>
        </w:r>
      </w:hyperlink>
    </w:p>
    <w:p w14:paraId="7C4FF074" w14:textId="77777777" w:rsidR="004728DD" w:rsidRPr="00775E2D" w:rsidRDefault="004728DD" w:rsidP="004728DD">
      <w:pPr>
        <w:spacing w:after="0"/>
        <w:rPr>
          <w:rFonts w:ascii="Times New Roman" w:hAnsi="Times New Roman"/>
          <w:sz w:val="24"/>
        </w:rPr>
      </w:pPr>
      <w:hyperlink r:id="rId1367" w:history="1">
        <w:r w:rsidRPr="00775E2D">
          <w:rPr>
            <w:rFonts w:ascii="Times New Roman" w:hAnsi="Times New Roman"/>
            <w:color w:val="0000FF"/>
            <w:sz w:val="24"/>
            <w:u w:val="single"/>
          </w:rPr>
          <w:t>Interpretation of Memory-Core Specifications, 1953 September 22</w:t>
        </w:r>
      </w:hyperlink>
    </w:p>
    <w:p w14:paraId="21C88143" w14:textId="77777777" w:rsidR="004728DD" w:rsidRPr="00775E2D" w:rsidRDefault="004728DD" w:rsidP="004728DD">
      <w:pPr>
        <w:spacing w:after="0"/>
        <w:rPr>
          <w:rFonts w:ascii="Times New Roman" w:hAnsi="Times New Roman"/>
          <w:sz w:val="24"/>
        </w:rPr>
      </w:pPr>
      <w:hyperlink r:id="rId1368" w:history="1">
        <w:r w:rsidRPr="00775E2D">
          <w:rPr>
            <w:rFonts w:ascii="Times New Roman" w:hAnsi="Times New Roman"/>
            <w:color w:val="0000FF"/>
            <w:sz w:val="24"/>
            <w:u w:val="single"/>
          </w:rPr>
          <w:t>Laboratory Personnel, 1953 November 02</w:t>
        </w:r>
      </w:hyperlink>
    </w:p>
    <w:p w14:paraId="2413A934" w14:textId="77777777" w:rsidR="004728DD" w:rsidRPr="00775E2D" w:rsidRDefault="004728DD" w:rsidP="004728DD">
      <w:pPr>
        <w:spacing w:after="0"/>
        <w:rPr>
          <w:rFonts w:ascii="Times New Roman" w:hAnsi="Times New Roman"/>
          <w:sz w:val="24"/>
        </w:rPr>
      </w:pPr>
      <w:hyperlink r:id="rId1369" w:history="1">
        <w:r w:rsidRPr="00775E2D">
          <w:rPr>
            <w:rFonts w:ascii="Times New Roman" w:hAnsi="Times New Roman"/>
            <w:color w:val="0000FF"/>
            <w:sz w:val="24"/>
            <w:u w:val="single"/>
          </w:rPr>
          <w:t>Memory Test Computer Marginal Checking System, 1953 May 08</w:t>
        </w:r>
      </w:hyperlink>
    </w:p>
    <w:p w14:paraId="214EFCC5" w14:textId="77777777" w:rsidR="004728DD" w:rsidRPr="00775E2D" w:rsidRDefault="004728DD" w:rsidP="004728DD">
      <w:pPr>
        <w:spacing w:after="0"/>
        <w:rPr>
          <w:rFonts w:ascii="Times New Roman" w:hAnsi="Times New Roman"/>
          <w:sz w:val="24"/>
        </w:rPr>
      </w:pPr>
      <w:hyperlink r:id="rId1370" w:history="1">
        <w:r w:rsidRPr="00775E2D">
          <w:rPr>
            <w:rFonts w:ascii="Times New Roman" w:hAnsi="Times New Roman"/>
            <w:color w:val="0000FF"/>
            <w:sz w:val="24"/>
            <w:u w:val="single"/>
          </w:rPr>
          <w:t>MTC Tests on Magnetic Memory - Automatic Memory Display, 1953 May 05</w:t>
        </w:r>
      </w:hyperlink>
    </w:p>
    <w:p w14:paraId="6E43D2FA" w14:textId="77777777" w:rsidR="004728DD" w:rsidRPr="00775E2D" w:rsidRDefault="004728DD" w:rsidP="004728DD">
      <w:pPr>
        <w:spacing w:after="0"/>
        <w:rPr>
          <w:rFonts w:ascii="Times New Roman" w:hAnsi="Times New Roman"/>
          <w:sz w:val="24"/>
        </w:rPr>
      </w:pPr>
      <w:hyperlink r:id="rId1371" w:history="1">
        <w:r w:rsidRPr="00775E2D">
          <w:rPr>
            <w:rFonts w:ascii="Times New Roman" w:hAnsi="Times New Roman"/>
            <w:color w:val="0000FF"/>
            <w:sz w:val="24"/>
            <w:u w:val="single"/>
          </w:rPr>
          <w:t>Memory Test Computer Fuse Alarm System, 1953 May 05</w:t>
        </w:r>
      </w:hyperlink>
    </w:p>
    <w:p w14:paraId="3B01B09D" w14:textId="77777777" w:rsidR="004728DD" w:rsidRPr="00775E2D" w:rsidRDefault="004728DD" w:rsidP="004728DD">
      <w:pPr>
        <w:spacing w:after="0"/>
        <w:rPr>
          <w:rFonts w:ascii="Times New Roman" w:hAnsi="Times New Roman"/>
          <w:sz w:val="24"/>
        </w:rPr>
      </w:pPr>
      <w:hyperlink r:id="rId1372" w:history="1">
        <w:r w:rsidRPr="00775E2D">
          <w:rPr>
            <w:rFonts w:ascii="Times New Roman" w:hAnsi="Times New Roman"/>
            <w:color w:val="0000FF"/>
            <w:sz w:val="24"/>
            <w:u w:val="single"/>
          </w:rPr>
          <w:t>Group 62 Section Leaders Meeting, November 2, 1953, AN/FSQ-7 Equipment Design Program, 1953 November 02</w:t>
        </w:r>
      </w:hyperlink>
    </w:p>
    <w:p w14:paraId="4AE1512C" w14:textId="77777777" w:rsidR="004728DD" w:rsidRPr="00775E2D" w:rsidRDefault="004728DD" w:rsidP="004728DD">
      <w:pPr>
        <w:spacing w:after="0"/>
        <w:rPr>
          <w:rFonts w:ascii="Times New Roman" w:hAnsi="Times New Roman"/>
          <w:sz w:val="24"/>
        </w:rPr>
      </w:pPr>
      <w:hyperlink r:id="rId1373" w:history="1">
        <w:r w:rsidRPr="00775E2D">
          <w:rPr>
            <w:rFonts w:ascii="Times New Roman" w:hAnsi="Times New Roman"/>
            <w:color w:val="0000FF"/>
            <w:sz w:val="24"/>
            <w:u w:val="single"/>
          </w:rPr>
          <w:t>Project Grind Meeting of June 25, 1953 (Second Day), 1953 June 29</w:t>
        </w:r>
      </w:hyperlink>
    </w:p>
    <w:p w14:paraId="40F3F288" w14:textId="77777777" w:rsidR="004728DD" w:rsidRPr="00775E2D" w:rsidRDefault="004728DD" w:rsidP="004728DD">
      <w:pPr>
        <w:spacing w:after="0"/>
        <w:rPr>
          <w:rFonts w:ascii="Times New Roman" w:hAnsi="Times New Roman"/>
          <w:sz w:val="24"/>
        </w:rPr>
      </w:pPr>
      <w:hyperlink r:id="rId1374" w:history="1">
        <w:r w:rsidRPr="00775E2D">
          <w:rPr>
            <w:rFonts w:ascii="Times New Roman" w:hAnsi="Times New Roman"/>
            <w:color w:val="0000FF"/>
            <w:sz w:val="24"/>
            <w:u w:val="single"/>
          </w:rPr>
          <w:t>Laboratory Personnel, 1953 October 01</w:t>
        </w:r>
      </w:hyperlink>
    </w:p>
    <w:p w14:paraId="69AC144F" w14:textId="77777777" w:rsidR="004728DD" w:rsidRPr="00775E2D" w:rsidRDefault="004728DD" w:rsidP="004728DD">
      <w:pPr>
        <w:spacing w:after="0"/>
        <w:rPr>
          <w:rFonts w:ascii="Times New Roman" w:hAnsi="Times New Roman"/>
          <w:sz w:val="24"/>
        </w:rPr>
      </w:pPr>
      <w:hyperlink r:id="rId1375" w:history="1">
        <w:r w:rsidRPr="00775E2D">
          <w:rPr>
            <w:rFonts w:ascii="Times New Roman" w:hAnsi="Times New Roman"/>
            <w:color w:val="0000FF"/>
            <w:sz w:val="24"/>
            <w:u w:val="single"/>
          </w:rPr>
          <w:t>Group 61 Bi-weekly, March 14, 1952, 1952 March 14</w:t>
        </w:r>
      </w:hyperlink>
    </w:p>
    <w:p w14:paraId="099410CA" w14:textId="77777777" w:rsidR="004728DD" w:rsidRPr="00775E2D" w:rsidRDefault="004728DD" w:rsidP="004728DD">
      <w:pPr>
        <w:spacing w:after="0"/>
        <w:rPr>
          <w:rFonts w:ascii="Times New Roman" w:hAnsi="Times New Roman"/>
          <w:sz w:val="24"/>
        </w:rPr>
      </w:pPr>
      <w:hyperlink r:id="rId1376" w:history="1">
        <w:r w:rsidRPr="00775E2D">
          <w:rPr>
            <w:rFonts w:ascii="Times New Roman" w:hAnsi="Times New Roman"/>
            <w:color w:val="0000FF"/>
            <w:sz w:val="24"/>
            <w:u w:val="single"/>
          </w:rPr>
          <w:t>6889 Air Defense Bi-weekly February 29, 1952, 1952 February 29</w:t>
        </w:r>
      </w:hyperlink>
    </w:p>
    <w:p w14:paraId="1054D30D" w14:textId="77777777" w:rsidR="004728DD" w:rsidRPr="00775E2D" w:rsidRDefault="004728DD" w:rsidP="004728DD">
      <w:pPr>
        <w:spacing w:after="0"/>
        <w:rPr>
          <w:rFonts w:ascii="Times New Roman" w:hAnsi="Times New Roman"/>
          <w:sz w:val="24"/>
        </w:rPr>
      </w:pPr>
      <w:hyperlink r:id="rId1377" w:history="1">
        <w:r w:rsidRPr="00775E2D">
          <w:rPr>
            <w:rFonts w:ascii="Times New Roman" w:hAnsi="Times New Roman"/>
            <w:color w:val="0000FF"/>
            <w:sz w:val="24"/>
            <w:u w:val="single"/>
          </w:rPr>
          <w:t>Minutes or Notes of Engineering Discussions Between MIT and IBM Personnel, 1953 July 21</w:t>
        </w:r>
      </w:hyperlink>
    </w:p>
    <w:p w14:paraId="21316002" w14:textId="77777777" w:rsidR="004728DD" w:rsidRPr="00775E2D" w:rsidRDefault="004728DD" w:rsidP="004728DD">
      <w:pPr>
        <w:spacing w:after="0"/>
        <w:rPr>
          <w:rFonts w:ascii="Times New Roman" w:hAnsi="Times New Roman"/>
          <w:sz w:val="24"/>
        </w:rPr>
      </w:pPr>
      <w:hyperlink r:id="rId1378" w:history="1">
        <w:r w:rsidRPr="00775E2D">
          <w:rPr>
            <w:rFonts w:ascii="Times New Roman" w:hAnsi="Times New Roman"/>
            <w:color w:val="0000FF"/>
            <w:sz w:val="24"/>
            <w:u w:val="single"/>
          </w:rPr>
          <w:t>Project Grind Meeting of July 1, 1953 (Fifth Day), 1953 July 06</w:t>
        </w:r>
      </w:hyperlink>
    </w:p>
    <w:p w14:paraId="7E3CEEBC" w14:textId="77777777" w:rsidR="004728DD" w:rsidRPr="00775E2D" w:rsidRDefault="004728DD" w:rsidP="004728DD">
      <w:pPr>
        <w:spacing w:after="0"/>
        <w:rPr>
          <w:rFonts w:ascii="Times New Roman" w:hAnsi="Times New Roman"/>
          <w:sz w:val="24"/>
        </w:rPr>
      </w:pPr>
      <w:hyperlink r:id="rId1379" w:history="1">
        <w:r w:rsidRPr="00775E2D">
          <w:rPr>
            <w:rFonts w:ascii="Times New Roman" w:hAnsi="Times New Roman"/>
            <w:color w:val="0000FF"/>
            <w:sz w:val="24"/>
            <w:u w:val="single"/>
          </w:rPr>
          <w:t>A Magnetic Core Test Storage, 1953 June 15</w:t>
        </w:r>
      </w:hyperlink>
    </w:p>
    <w:p w14:paraId="029FA37A" w14:textId="77777777" w:rsidR="004728DD" w:rsidRPr="00775E2D" w:rsidRDefault="004728DD" w:rsidP="004728DD">
      <w:pPr>
        <w:spacing w:after="0"/>
        <w:rPr>
          <w:rFonts w:ascii="Times New Roman" w:hAnsi="Times New Roman"/>
          <w:sz w:val="24"/>
        </w:rPr>
      </w:pPr>
      <w:hyperlink r:id="rId1380" w:history="1">
        <w:r w:rsidRPr="00775E2D">
          <w:rPr>
            <w:rFonts w:ascii="Times New Roman" w:hAnsi="Times New Roman"/>
            <w:color w:val="0000FF"/>
            <w:sz w:val="24"/>
            <w:u w:val="single"/>
          </w:rPr>
          <w:t>Group 63 Seminar on Magnetism, Vol. 2, I, 1953 October 29</w:t>
        </w:r>
      </w:hyperlink>
    </w:p>
    <w:p w14:paraId="414F387E" w14:textId="77777777" w:rsidR="004728DD" w:rsidRPr="00775E2D" w:rsidRDefault="004728DD" w:rsidP="004728DD">
      <w:pPr>
        <w:spacing w:after="0"/>
        <w:rPr>
          <w:rFonts w:ascii="Times New Roman" w:hAnsi="Times New Roman"/>
          <w:sz w:val="24"/>
        </w:rPr>
      </w:pPr>
      <w:hyperlink r:id="rId1381" w:history="1">
        <w:r w:rsidRPr="00775E2D">
          <w:rPr>
            <w:rFonts w:ascii="Times New Roman" w:hAnsi="Times New Roman"/>
            <w:color w:val="0000FF"/>
            <w:sz w:val="24"/>
            <w:u w:val="single"/>
          </w:rPr>
          <w:t>First Meeting of MIT-IBM Central Standards Committee, 1953 June 22</w:t>
        </w:r>
      </w:hyperlink>
    </w:p>
    <w:p w14:paraId="173703F5" w14:textId="77777777" w:rsidR="004728DD" w:rsidRPr="00775E2D" w:rsidRDefault="004728DD" w:rsidP="004728DD">
      <w:pPr>
        <w:spacing w:after="0"/>
        <w:rPr>
          <w:rFonts w:ascii="Times New Roman" w:hAnsi="Times New Roman"/>
          <w:sz w:val="24"/>
        </w:rPr>
      </w:pPr>
      <w:hyperlink r:id="rId1382" w:history="1">
        <w:r w:rsidRPr="00775E2D">
          <w:rPr>
            <w:rFonts w:ascii="Times New Roman" w:hAnsi="Times New Roman"/>
            <w:color w:val="0000FF"/>
            <w:sz w:val="24"/>
            <w:u w:val="single"/>
          </w:rPr>
          <w:t>The Construction of Memory Planes for the MTC Memory, 1953 June 10</w:t>
        </w:r>
      </w:hyperlink>
    </w:p>
    <w:p w14:paraId="349F91BD" w14:textId="77777777" w:rsidR="004728DD" w:rsidRPr="00775E2D" w:rsidRDefault="004728DD" w:rsidP="004728DD">
      <w:pPr>
        <w:spacing w:after="0"/>
        <w:rPr>
          <w:rFonts w:ascii="Times New Roman" w:hAnsi="Times New Roman"/>
          <w:sz w:val="24"/>
        </w:rPr>
      </w:pPr>
      <w:hyperlink r:id="rId1383" w:history="1">
        <w:r w:rsidRPr="00775E2D">
          <w:rPr>
            <w:rFonts w:ascii="Times New Roman" w:hAnsi="Times New Roman"/>
            <w:color w:val="0000FF"/>
            <w:sz w:val="24"/>
            <w:u w:val="single"/>
          </w:rPr>
          <w:t>Testing of Individual Cores in MTC Memory Planes, 1953 June 16</w:t>
        </w:r>
      </w:hyperlink>
    </w:p>
    <w:p w14:paraId="68A6E14A" w14:textId="77777777" w:rsidR="004728DD" w:rsidRPr="00775E2D" w:rsidRDefault="004728DD" w:rsidP="004728DD">
      <w:pPr>
        <w:spacing w:after="0"/>
        <w:rPr>
          <w:rFonts w:ascii="Times New Roman" w:hAnsi="Times New Roman"/>
          <w:sz w:val="24"/>
        </w:rPr>
      </w:pPr>
      <w:hyperlink r:id="rId1384" w:history="1">
        <w:r w:rsidRPr="00775E2D">
          <w:rPr>
            <w:rFonts w:ascii="Times New Roman" w:hAnsi="Times New Roman"/>
            <w:color w:val="0000FF"/>
            <w:sz w:val="24"/>
            <w:u w:val="single"/>
          </w:rPr>
          <w:t>Joint Meeting on Packaging of WII, 1953 June 17</w:t>
        </w:r>
      </w:hyperlink>
    </w:p>
    <w:p w14:paraId="651DC7B8" w14:textId="77777777" w:rsidR="004728DD" w:rsidRPr="00775E2D" w:rsidRDefault="004728DD" w:rsidP="004728DD">
      <w:pPr>
        <w:spacing w:after="0"/>
        <w:rPr>
          <w:rFonts w:ascii="Times New Roman" w:hAnsi="Times New Roman"/>
          <w:sz w:val="24"/>
        </w:rPr>
      </w:pPr>
      <w:hyperlink r:id="rId1385" w:history="1">
        <w:r w:rsidRPr="00775E2D">
          <w:rPr>
            <w:rFonts w:ascii="Times New Roman" w:hAnsi="Times New Roman"/>
            <w:color w:val="0000FF"/>
            <w:sz w:val="24"/>
            <w:u w:val="single"/>
          </w:rPr>
          <w:t>Joint Group 37 - Group 63 Meeting on Ferrite Research, 1953 October 09</w:t>
        </w:r>
      </w:hyperlink>
    </w:p>
    <w:p w14:paraId="4283D701" w14:textId="77777777" w:rsidR="004728DD" w:rsidRPr="00775E2D" w:rsidRDefault="004728DD" w:rsidP="004728DD">
      <w:pPr>
        <w:spacing w:after="0"/>
        <w:rPr>
          <w:rFonts w:ascii="Times New Roman" w:hAnsi="Times New Roman"/>
          <w:sz w:val="24"/>
        </w:rPr>
      </w:pPr>
      <w:hyperlink r:id="rId1386" w:history="1">
        <w:r w:rsidRPr="00775E2D">
          <w:rPr>
            <w:rFonts w:ascii="Times New Roman" w:hAnsi="Times New Roman"/>
            <w:color w:val="0000FF"/>
            <w:sz w:val="24"/>
            <w:u w:val="single"/>
          </w:rPr>
          <w:t>A Linear Selection Magnetic Memory Using an Anti-coincident Current Switch, 1952 May 08</w:t>
        </w:r>
      </w:hyperlink>
    </w:p>
    <w:p w14:paraId="56DC1030" w14:textId="77777777" w:rsidR="004728DD" w:rsidRPr="00775E2D" w:rsidRDefault="004728DD" w:rsidP="004728DD">
      <w:pPr>
        <w:spacing w:after="0"/>
        <w:rPr>
          <w:rFonts w:ascii="Times New Roman" w:hAnsi="Times New Roman"/>
          <w:sz w:val="24"/>
        </w:rPr>
      </w:pPr>
      <w:hyperlink r:id="rId1387" w:history="1">
        <w:r w:rsidRPr="00775E2D">
          <w:rPr>
            <w:rFonts w:ascii="Times New Roman" w:hAnsi="Times New Roman"/>
            <w:color w:val="0000FF"/>
            <w:sz w:val="24"/>
            <w:u w:val="single"/>
          </w:rPr>
          <w:t>Meeting on Preparation of Material for Colorado Springs 17 August Meeting, 1953 July 21</w:t>
        </w:r>
      </w:hyperlink>
    </w:p>
    <w:p w14:paraId="5365DE93" w14:textId="77777777" w:rsidR="004728DD" w:rsidRPr="00775E2D" w:rsidRDefault="004728DD" w:rsidP="004728DD">
      <w:pPr>
        <w:spacing w:after="0"/>
        <w:rPr>
          <w:rFonts w:ascii="Times New Roman" w:hAnsi="Times New Roman"/>
          <w:sz w:val="24"/>
        </w:rPr>
      </w:pPr>
      <w:hyperlink r:id="rId1388" w:history="1">
        <w:r w:rsidRPr="00775E2D">
          <w:rPr>
            <w:rFonts w:ascii="Times New Roman" w:hAnsi="Times New Roman"/>
            <w:color w:val="0000FF"/>
            <w:sz w:val="24"/>
            <w:u w:val="single"/>
          </w:rPr>
          <w:t>Planning, Scheduling and Administering the AN/FSQ-7 Program: MIT-IBM Communication (Supplement to M-2300), 1953 July 15</w:t>
        </w:r>
      </w:hyperlink>
    </w:p>
    <w:p w14:paraId="06187EC7" w14:textId="77777777" w:rsidR="004728DD" w:rsidRPr="00775E2D" w:rsidRDefault="004728DD" w:rsidP="004728DD">
      <w:pPr>
        <w:spacing w:after="0"/>
        <w:rPr>
          <w:rFonts w:ascii="Times New Roman" w:hAnsi="Times New Roman"/>
          <w:sz w:val="24"/>
        </w:rPr>
      </w:pPr>
      <w:hyperlink r:id="rId1389" w:history="1">
        <w:r w:rsidRPr="00775E2D">
          <w:rPr>
            <w:rFonts w:ascii="Times New Roman" w:hAnsi="Times New Roman"/>
            <w:color w:val="0000FF"/>
            <w:sz w:val="24"/>
            <w:u w:val="single"/>
          </w:rPr>
          <w:t>Bi-weekly Report, March 14, 1952, 1952 March 14</w:t>
        </w:r>
      </w:hyperlink>
    </w:p>
    <w:p w14:paraId="74C455CE" w14:textId="77777777" w:rsidR="004728DD" w:rsidRPr="00775E2D" w:rsidRDefault="004728DD" w:rsidP="004728DD">
      <w:pPr>
        <w:spacing w:after="0"/>
        <w:rPr>
          <w:rFonts w:ascii="Times New Roman" w:hAnsi="Times New Roman"/>
          <w:sz w:val="24"/>
        </w:rPr>
      </w:pPr>
      <w:hyperlink r:id="rId1390" w:history="1">
        <w:r w:rsidRPr="00775E2D">
          <w:rPr>
            <w:rFonts w:ascii="Times New Roman" w:hAnsi="Times New Roman"/>
            <w:color w:val="0000FF"/>
            <w:sz w:val="24"/>
            <w:u w:val="single"/>
          </w:rPr>
          <w:t>Ferrite Synthesis, 1953 September 15</w:t>
        </w:r>
      </w:hyperlink>
    </w:p>
    <w:p w14:paraId="2B1CC4E9" w14:textId="77777777" w:rsidR="004728DD" w:rsidRPr="00775E2D" w:rsidRDefault="004728DD" w:rsidP="004728DD">
      <w:pPr>
        <w:spacing w:after="0"/>
        <w:rPr>
          <w:rFonts w:ascii="Times New Roman" w:hAnsi="Times New Roman"/>
          <w:sz w:val="24"/>
        </w:rPr>
      </w:pPr>
      <w:hyperlink r:id="rId1391" w:history="1">
        <w:r w:rsidRPr="00775E2D">
          <w:rPr>
            <w:rFonts w:ascii="Times New Roman" w:hAnsi="Times New Roman"/>
            <w:color w:val="0000FF"/>
            <w:sz w:val="24"/>
            <w:u w:val="single"/>
          </w:rPr>
          <w:t>Preparation of Technical Information for Components of Lincoln Transition System, 1953 May 19</w:t>
        </w:r>
      </w:hyperlink>
    </w:p>
    <w:p w14:paraId="09BAE8E7" w14:textId="77777777" w:rsidR="004728DD" w:rsidRPr="00775E2D" w:rsidRDefault="004728DD" w:rsidP="004728DD">
      <w:pPr>
        <w:spacing w:after="0"/>
        <w:rPr>
          <w:rFonts w:ascii="Times New Roman" w:hAnsi="Times New Roman"/>
          <w:sz w:val="24"/>
        </w:rPr>
      </w:pPr>
      <w:hyperlink r:id="rId1392" w:history="1">
        <w:r w:rsidRPr="00775E2D">
          <w:rPr>
            <w:rFonts w:ascii="Times New Roman" w:hAnsi="Times New Roman"/>
            <w:color w:val="0000FF"/>
            <w:sz w:val="24"/>
            <w:u w:val="single"/>
          </w:rPr>
          <w:t>Group 61 Bi-weekly, March 28, 1952, 1952 March 28</w:t>
        </w:r>
      </w:hyperlink>
    </w:p>
    <w:p w14:paraId="6285999E" w14:textId="77777777" w:rsidR="004728DD" w:rsidRPr="00775E2D" w:rsidRDefault="004728DD" w:rsidP="004728DD">
      <w:pPr>
        <w:spacing w:after="0"/>
        <w:rPr>
          <w:rFonts w:ascii="Times New Roman" w:hAnsi="Times New Roman"/>
          <w:sz w:val="24"/>
        </w:rPr>
      </w:pPr>
      <w:hyperlink r:id="rId1393" w:history="1">
        <w:r w:rsidRPr="00775E2D">
          <w:rPr>
            <w:rFonts w:ascii="Times New Roman" w:hAnsi="Times New Roman"/>
            <w:color w:val="0000FF"/>
            <w:sz w:val="24"/>
            <w:u w:val="single"/>
          </w:rPr>
          <w:t>IBM - MIT Memory Conference of 22 September 1953, 1953 September 25</w:t>
        </w:r>
      </w:hyperlink>
    </w:p>
    <w:p w14:paraId="3A6328FA" w14:textId="77777777" w:rsidR="004728DD" w:rsidRPr="00775E2D" w:rsidRDefault="004728DD" w:rsidP="004728DD">
      <w:pPr>
        <w:spacing w:after="0"/>
        <w:rPr>
          <w:rFonts w:ascii="Times New Roman" w:hAnsi="Times New Roman"/>
          <w:sz w:val="24"/>
        </w:rPr>
      </w:pPr>
      <w:hyperlink r:id="rId1394" w:history="1">
        <w:r w:rsidRPr="00775E2D">
          <w:rPr>
            <w:rFonts w:ascii="Times New Roman" w:hAnsi="Times New Roman"/>
            <w:color w:val="0000FF"/>
            <w:sz w:val="24"/>
            <w:u w:val="single"/>
          </w:rPr>
          <w:t>Energy Dissipation in Square Loop Ferromagnetic Materials with Specific Application to Switch Cores, 1953 May 12</w:t>
        </w:r>
      </w:hyperlink>
    </w:p>
    <w:p w14:paraId="0927CBDA" w14:textId="77777777" w:rsidR="004728DD" w:rsidRPr="00775E2D" w:rsidRDefault="004728DD" w:rsidP="004728DD">
      <w:pPr>
        <w:spacing w:after="0"/>
        <w:rPr>
          <w:rFonts w:ascii="Times New Roman" w:hAnsi="Times New Roman"/>
          <w:sz w:val="24"/>
        </w:rPr>
      </w:pPr>
      <w:hyperlink r:id="rId1395" w:history="1">
        <w:r w:rsidRPr="00775E2D">
          <w:rPr>
            <w:rFonts w:ascii="Times New Roman" w:hAnsi="Times New Roman"/>
            <w:color w:val="0000FF"/>
            <w:sz w:val="24"/>
            <w:u w:val="single"/>
          </w:rPr>
          <w:t>Activities of the Basic Circuit Sub-Committee, 1953 August 03</w:t>
        </w:r>
      </w:hyperlink>
    </w:p>
    <w:p w14:paraId="56C4132E" w14:textId="77777777" w:rsidR="004728DD" w:rsidRPr="00775E2D" w:rsidRDefault="004728DD" w:rsidP="004728DD">
      <w:pPr>
        <w:spacing w:after="0"/>
        <w:rPr>
          <w:rFonts w:ascii="Times New Roman" w:hAnsi="Times New Roman"/>
          <w:sz w:val="24"/>
        </w:rPr>
      </w:pPr>
      <w:hyperlink r:id="rId1396" w:history="1">
        <w:r w:rsidRPr="00775E2D">
          <w:rPr>
            <w:rFonts w:ascii="Times New Roman" w:hAnsi="Times New Roman"/>
            <w:color w:val="0000FF"/>
            <w:sz w:val="24"/>
            <w:u w:val="single"/>
          </w:rPr>
          <w:t>Minutes of the MIT-IBM Components Subcommittee, May 11 and 12, 1953, 1953 May 18</w:t>
        </w:r>
      </w:hyperlink>
    </w:p>
    <w:p w14:paraId="3B20B343" w14:textId="77777777" w:rsidR="004728DD" w:rsidRPr="00775E2D" w:rsidRDefault="004728DD" w:rsidP="004728DD">
      <w:pPr>
        <w:spacing w:after="0"/>
        <w:rPr>
          <w:rFonts w:ascii="Times New Roman" w:hAnsi="Times New Roman"/>
          <w:sz w:val="24"/>
        </w:rPr>
      </w:pPr>
      <w:hyperlink r:id="rId1397" w:history="1">
        <w:r w:rsidRPr="00775E2D">
          <w:rPr>
            <w:rFonts w:ascii="Times New Roman" w:hAnsi="Times New Roman"/>
            <w:color w:val="0000FF"/>
            <w:sz w:val="24"/>
            <w:u w:val="single"/>
          </w:rPr>
          <w:t>Laboratory Personnel, 1953 August 03</w:t>
        </w:r>
      </w:hyperlink>
    </w:p>
    <w:p w14:paraId="7089EC3A" w14:textId="77777777" w:rsidR="004728DD" w:rsidRPr="00775E2D" w:rsidRDefault="004728DD" w:rsidP="004728DD">
      <w:pPr>
        <w:spacing w:after="0"/>
        <w:rPr>
          <w:rFonts w:ascii="Times New Roman" w:hAnsi="Times New Roman"/>
          <w:sz w:val="24"/>
        </w:rPr>
      </w:pPr>
      <w:hyperlink r:id="rId1398" w:history="1">
        <w:r w:rsidRPr="00775E2D">
          <w:rPr>
            <w:rFonts w:ascii="Times New Roman" w:hAnsi="Times New Roman"/>
            <w:color w:val="0000FF"/>
            <w:sz w:val="24"/>
            <w:u w:val="single"/>
          </w:rPr>
          <w:t>Summary of MIT-IBM Collaboration on Design of AN/FSQ-7, Combat Information Central -- October 1 thru October 31, 1953, 1953 October 09</w:t>
        </w:r>
      </w:hyperlink>
    </w:p>
    <w:p w14:paraId="76385392" w14:textId="77777777" w:rsidR="004728DD" w:rsidRPr="00775E2D" w:rsidRDefault="004728DD" w:rsidP="004728DD">
      <w:pPr>
        <w:spacing w:after="0"/>
        <w:rPr>
          <w:rFonts w:ascii="Times New Roman" w:hAnsi="Times New Roman"/>
          <w:sz w:val="24"/>
        </w:rPr>
      </w:pPr>
      <w:hyperlink r:id="rId1399" w:history="1">
        <w:r w:rsidRPr="00775E2D">
          <w:rPr>
            <w:rFonts w:ascii="Times New Roman" w:hAnsi="Times New Roman"/>
            <w:color w:val="0000FF"/>
            <w:sz w:val="24"/>
            <w:u w:val="single"/>
          </w:rPr>
          <w:t xml:space="preserve">Agenda for Central </w:t>
        </w:r>
        <w:proofErr w:type="spellStart"/>
        <w:r w:rsidRPr="00775E2D">
          <w:rPr>
            <w:rFonts w:ascii="Times New Roman" w:hAnsi="Times New Roman"/>
            <w:color w:val="0000FF"/>
            <w:sz w:val="24"/>
            <w:u w:val="single"/>
          </w:rPr>
          <w:t>Stds</w:t>
        </w:r>
        <w:proofErr w:type="spellEnd"/>
        <w:r w:rsidRPr="00775E2D">
          <w:rPr>
            <w:rFonts w:ascii="Times New Roman" w:hAnsi="Times New Roman"/>
            <w:color w:val="0000FF"/>
            <w:sz w:val="24"/>
            <w:u w:val="single"/>
          </w:rPr>
          <w:t>. Committee Meeting, Friday, August 14, at MIT, 1953 August 11</w:t>
        </w:r>
      </w:hyperlink>
    </w:p>
    <w:p w14:paraId="69EAF475" w14:textId="77777777" w:rsidR="004728DD" w:rsidRPr="00775E2D" w:rsidRDefault="004728DD" w:rsidP="004728DD">
      <w:pPr>
        <w:spacing w:after="0"/>
        <w:rPr>
          <w:rFonts w:ascii="Times New Roman" w:hAnsi="Times New Roman"/>
          <w:sz w:val="24"/>
        </w:rPr>
      </w:pPr>
      <w:hyperlink r:id="rId1400" w:history="1">
        <w:r w:rsidRPr="00775E2D">
          <w:rPr>
            <w:rFonts w:ascii="Times New Roman" w:hAnsi="Times New Roman"/>
            <w:color w:val="0000FF"/>
            <w:sz w:val="24"/>
            <w:u w:val="single"/>
          </w:rPr>
          <w:t>Laboratory Personnel, 1953 June 01</w:t>
        </w:r>
      </w:hyperlink>
    </w:p>
    <w:p w14:paraId="75B12669" w14:textId="77777777" w:rsidR="004728DD" w:rsidRPr="00775E2D" w:rsidRDefault="004728DD" w:rsidP="004728DD">
      <w:pPr>
        <w:spacing w:after="0"/>
        <w:rPr>
          <w:rFonts w:ascii="Times New Roman" w:hAnsi="Times New Roman"/>
          <w:sz w:val="24"/>
        </w:rPr>
      </w:pPr>
      <w:hyperlink r:id="rId1401" w:history="1">
        <w:r w:rsidRPr="00775E2D">
          <w:rPr>
            <w:rFonts w:ascii="Times New Roman" w:hAnsi="Times New Roman"/>
            <w:color w:val="0000FF"/>
            <w:sz w:val="24"/>
            <w:u w:val="single"/>
          </w:rPr>
          <w:t>Group 63 Seminar on Magnetism, LIII, 1953 June 02</w:t>
        </w:r>
      </w:hyperlink>
    </w:p>
    <w:p w14:paraId="281B784A" w14:textId="77777777" w:rsidR="004728DD" w:rsidRPr="00775E2D" w:rsidRDefault="004728DD" w:rsidP="004728DD">
      <w:pPr>
        <w:spacing w:after="0"/>
        <w:rPr>
          <w:rFonts w:ascii="Times New Roman" w:hAnsi="Times New Roman"/>
          <w:sz w:val="24"/>
        </w:rPr>
      </w:pPr>
      <w:hyperlink r:id="rId1402" w:history="1">
        <w:r w:rsidRPr="00775E2D">
          <w:rPr>
            <w:rFonts w:ascii="Times New Roman" w:hAnsi="Times New Roman"/>
            <w:color w:val="0000FF"/>
            <w:sz w:val="24"/>
            <w:u w:val="single"/>
          </w:rPr>
          <w:t>MTC Tests on Magnetic Memory - Load and Check Program for All Ones or Zeroes, 1953 May 05</w:t>
        </w:r>
      </w:hyperlink>
    </w:p>
    <w:p w14:paraId="40E28952" w14:textId="77777777" w:rsidR="004728DD" w:rsidRPr="00775E2D" w:rsidRDefault="004728DD" w:rsidP="004728DD">
      <w:pPr>
        <w:spacing w:after="0"/>
        <w:rPr>
          <w:rFonts w:ascii="Times New Roman" w:hAnsi="Times New Roman"/>
          <w:sz w:val="24"/>
        </w:rPr>
      </w:pPr>
      <w:hyperlink r:id="rId1403" w:history="1">
        <w:r w:rsidRPr="00775E2D">
          <w:rPr>
            <w:rFonts w:ascii="Times New Roman" w:hAnsi="Times New Roman"/>
            <w:color w:val="0000FF"/>
            <w:sz w:val="24"/>
            <w:u w:val="single"/>
          </w:rPr>
          <w:t>Summary of MIT--IBM Collaboration, Sept. 1 thru Sept. 30, 1953, 1953 October 13</w:t>
        </w:r>
      </w:hyperlink>
    </w:p>
    <w:p w14:paraId="4DBAF1D8" w14:textId="77777777" w:rsidR="004728DD" w:rsidRPr="00775E2D" w:rsidRDefault="004728DD" w:rsidP="004728DD">
      <w:pPr>
        <w:spacing w:after="0"/>
        <w:rPr>
          <w:rFonts w:ascii="Times New Roman" w:hAnsi="Times New Roman"/>
          <w:sz w:val="24"/>
        </w:rPr>
      </w:pPr>
      <w:hyperlink r:id="rId1404" w:history="1">
        <w:r w:rsidRPr="00775E2D">
          <w:rPr>
            <w:rFonts w:ascii="Times New Roman" w:hAnsi="Times New Roman"/>
            <w:color w:val="0000FF"/>
            <w:sz w:val="24"/>
            <w:u w:val="single"/>
          </w:rPr>
          <w:t>Group 61 Bi-weekly, April 11, 1952, 1952 April 11</w:t>
        </w:r>
      </w:hyperlink>
    </w:p>
    <w:p w14:paraId="17DCCA41" w14:textId="77777777" w:rsidR="004728DD" w:rsidRPr="00775E2D" w:rsidRDefault="004728DD" w:rsidP="004728DD">
      <w:pPr>
        <w:spacing w:after="0"/>
        <w:rPr>
          <w:rFonts w:ascii="Times New Roman" w:hAnsi="Times New Roman"/>
          <w:sz w:val="24"/>
        </w:rPr>
      </w:pPr>
      <w:hyperlink r:id="rId1405" w:history="1">
        <w:r w:rsidRPr="00775E2D">
          <w:rPr>
            <w:rFonts w:ascii="Times New Roman" w:hAnsi="Times New Roman"/>
            <w:color w:val="0000FF"/>
            <w:sz w:val="24"/>
            <w:u w:val="single"/>
          </w:rPr>
          <w:t>Joint MIT--IBM Meeting on Memory-Core Measurement, October 13, 1953, 1953 October 20</w:t>
        </w:r>
      </w:hyperlink>
    </w:p>
    <w:p w14:paraId="0C47F0D7" w14:textId="77777777" w:rsidR="004728DD" w:rsidRPr="00775E2D" w:rsidRDefault="004728DD" w:rsidP="004728DD">
      <w:pPr>
        <w:spacing w:after="0"/>
        <w:rPr>
          <w:rFonts w:ascii="Times New Roman" w:hAnsi="Times New Roman"/>
          <w:sz w:val="24"/>
        </w:rPr>
      </w:pPr>
      <w:hyperlink r:id="rId1406" w:history="1">
        <w:r w:rsidRPr="00775E2D">
          <w:rPr>
            <w:rFonts w:ascii="Times New Roman" w:hAnsi="Times New Roman"/>
            <w:color w:val="0000FF"/>
            <w:sz w:val="24"/>
            <w:u w:val="single"/>
          </w:rPr>
          <w:t>Switch-Core Design and Power Loss, 1953 August 07</w:t>
        </w:r>
      </w:hyperlink>
    </w:p>
    <w:p w14:paraId="3EEF17AF" w14:textId="77777777" w:rsidR="004728DD" w:rsidRPr="00775E2D" w:rsidRDefault="004728DD" w:rsidP="004728DD">
      <w:pPr>
        <w:spacing w:after="0"/>
        <w:rPr>
          <w:rFonts w:ascii="Times New Roman" w:hAnsi="Times New Roman"/>
          <w:sz w:val="24"/>
        </w:rPr>
      </w:pPr>
      <w:hyperlink r:id="rId1407" w:history="1">
        <w:r w:rsidRPr="00775E2D">
          <w:rPr>
            <w:rFonts w:ascii="Times New Roman" w:hAnsi="Times New Roman"/>
            <w:color w:val="0000FF"/>
            <w:sz w:val="24"/>
            <w:u w:val="single"/>
          </w:rPr>
          <w:t>Procedure for Handling Cores During Testing Program, 1953 July 23</w:t>
        </w:r>
      </w:hyperlink>
    </w:p>
    <w:p w14:paraId="756C7B86" w14:textId="77777777" w:rsidR="004728DD" w:rsidRPr="00775E2D" w:rsidRDefault="004728DD" w:rsidP="004728DD">
      <w:pPr>
        <w:spacing w:after="0"/>
        <w:rPr>
          <w:rFonts w:ascii="Times New Roman" w:hAnsi="Times New Roman"/>
          <w:sz w:val="24"/>
        </w:rPr>
      </w:pPr>
      <w:hyperlink r:id="rId1408" w:history="1">
        <w:r w:rsidRPr="00775E2D">
          <w:rPr>
            <w:rFonts w:ascii="Times New Roman" w:hAnsi="Times New Roman"/>
            <w:color w:val="0000FF"/>
            <w:sz w:val="24"/>
            <w:u w:val="single"/>
          </w:rPr>
          <w:t>Project Grind Meeting of June 26, 1953 (Third Day), 1953 June 29</w:t>
        </w:r>
      </w:hyperlink>
    </w:p>
    <w:p w14:paraId="5DCBB38C" w14:textId="77777777" w:rsidR="004728DD" w:rsidRPr="00775E2D" w:rsidRDefault="004728DD" w:rsidP="004728DD">
      <w:pPr>
        <w:spacing w:after="0"/>
        <w:rPr>
          <w:rFonts w:ascii="Times New Roman" w:hAnsi="Times New Roman"/>
          <w:sz w:val="24"/>
        </w:rPr>
      </w:pPr>
      <w:hyperlink r:id="rId1409" w:history="1">
        <w:r w:rsidRPr="00775E2D">
          <w:rPr>
            <w:rFonts w:ascii="Times New Roman" w:hAnsi="Times New Roman"/>
            <w:color w:val="0000FF"/>
            <w:sz w:val="24"/>
            <w:u w:val="single"/>
          </w:rPr>
          <w:t>Four Alternative Proposals for Accommodating the 64 x 64 Memory in MTC, 1953 August 14</w:t>
        </w:r>
      </w:hyperlink>
    </w:p>
    <w:p w14:paraId="6AB3E30A" w14:textId="77777777" w:rsidR="004728DD" w:rsidRPr="00775E2D" w:rsidRDefault="004728DD" w:rsidP="004728DD">
      <w:pPr>
        <w:spacing w:after="0"/>
        <w:rPr>
          <w:rFonts w:ascii="Times New Roman" w:hAnsi="Times New Roman"/>
          <w:sz w:val="24"/>
        </w:rPr>
      </w:pPr>
      <w:hyperlink r:id="rId1410" w:history="1">
        <w:r w:rsidRPr="00775E2D">
          <w:rPr>
            <w:rFonts w:ascii="Times New Roman" w:hAnsi="Times New Roman"/>
            <w:color w:val="0000FF"/>
            <w:sz w:val="24"/>
            <w:u w:val="single"/>
          </w:rPr>
          <w:t>Planning, Scheduling and Administering the AN/FSQ-7 Program: Approval of Block Outlines and Block Schematics for AN/FSQ-7 (Supplement to M-2300), 1953 July 15</w:t>
        </w:r>
      </w:hyperlink>
    </w:p>
    <w:p w14:paraId="1219E707" w14:textId="77777777" w:rsidR="004728DD" w:rsidRPr="00775E2D" w:rsidRDefault="004728DD" w:rsidP="004728DD">
      <w:pPr>
        <w:spacing w:after="0"/>
        <w:rPr>
          <w:rFonts w:ascii="Times New Roman" w:hAnsi="Times New Roman"/>
          <w:sz w:val="24"/>
        </w:rPr>
      </w:pPr>
      <w:hyperlink r:id="rId1411" w:history="1">
        <w:r w:rsidRPr="00775E2D">
          <w:rPr>
            <w:rFonts w:ascii="Times New Roman" w:hAnsi="Times New Roman"/>
            <w:color w:val="0000FF"/>
            <w:sz w:val="24"/>
            <w:u w:val="single"/>
          </w:rPr>
          <w:t>Bi-weekly Report, February 29, 1952, 1952 February 29</w:t>
        </w:r>
      </w:hyperlink>
    </w:p>
    <w:p w14:paraId="06C0BCB5" w14:textId="77777777" w:rsidR="004728DD" w:rsidRPr="00775E2D" w:rsidRDefault="004728DD" w:rsidP="004728DD">
      <w:pPr>
        <w:spacing w:after="0"/>
        <w:rPr>
          <w:rFonts w:ascii="Times New Roman" w:hAnsi="Times New Roman"/>
          <w:sz w:val="24"/>
        </w:rPr>
      </w:pPr>
      <w:hyperlink r:id="rId1412" w:history="1">
        <w:r w:rsidRPr="00775E2D">
          <w:rPr>
            <w:rFonts w:ascii="Times New Roman" w:hAnsi="Times New Roman"/>
            <w:color w:val="0000FF"/>
            <w:sz w:val="24"/>
            <w:u w:val="single"/>
          </w:rPr>
          <w:t>Group 62 Section Leaders Meeting -- December 21, 1953, 1953 December 21</w:t>
        </w:r>
      </w:hyperlink>
    </w:p>
    <w:p w14:paraId="2B1411F8" w14:textId="77777777" w:rsidR="004728DD" w:rsidRPr="00775E2D" w:rsidRDefault="004728DD" w:rsidP="004728DD">
      <w:pPr>
        <w:spacing w:after="0"/>
        <w:rPr>
          <w:rFonts w:ascii="Times New Roman" w:hAnsi="Times New Roman"/>
          <w:sz w:val="24"/>
        </w:rPr>
      </w:pPr>
      <w:hyperlink r:id="rId1413" w:history="1">
        <w:r w:rsidRPr="00775E2D">
          <w:rPr>
            <w:rFonts w:ascii="Times New Roman" w:hAnsi="Times New Roman"/>
            <w:color w:val="0000FF"/>
            <w:sz w:val="24"/>
            <w:u w:val="single"/>
          </w:rPr>
          <w:t>Group 61 Air Defense Bi-weekly, October 24, 1952, 1952 October 24</w:t>
        </w:r>
      </w:hyperlink>
    </w:p>
    <w:p w14:paraId="3C0222FF" w14:textId="77777777" w:rsidR="004728DD" w:rsidRPr="00775E2D" w:rsidRDefault="004728DD" w:rsidP="004728DD">
      <w:pPr>
        <w:spacing w:after="0"/>
        <w:rPr>
          <w:rFonts w:ascii="Times New Roman" w:hAnsi="Times New Roman"/>
          <w:sz w:val="24"/>
        </w:rPr>
      </w:pPr>
      <w:hyperlink r:id="rId1414" w:history="1">
        <w:r w:rsidRPr="00775E2D">
          <w:rPr>
            <w:rFonts w:ascii="Times New Roman" w:hAnsi="Times New Roman"/>
            <w:color w:val="0000FF"/>
            <w:sz w:val="24"/>
            <w:u w:val="single"/>
          </w:rPr>
          <w:t>Group 61Biweekly Report, December 26, 1952, 1952 December 26</w:t>
        </w:r>
      </w:hyperlink>
    </w:p>
    <w:p w14:paraId="39056A8D" w14:textId="77777777" w:rsidR="004728DD" w:rsidRPr="00775E2D" w:rsidRDefault="004728DD" w:rsidP="004728DD">
      <w:pPr>
        <w:spacing w:after="0"/>
        <w:rPr>
          <w:rFonts w:ascii="Times New Roman" w:hAnsi="Times New Roman"/>
          <w:sz w:val="24"/>
        </w:rPr>
      </w:pPr>
      <w:hyperlink r:id="rId1415" w:history="1">
        <w:r w:rsidRPr="00775E2D">
          <w:rPr>
            <w:rFonts w:ascii="Times New Roman" w:hAnsi="Times New Roman"/>
            <w:color w:val="0000FF"/>
            <w:sz w:val="24"/>
            <w:u w:val="single"/>
          </w:rPr>
          <w:t>Biweekly Report, January 16, 1953, 1953 January 16</w:t>
        </w:r>
      </w:hyperlink>
    </w:p>
    <w:p w14:paraId="1FD57BDD" w14:textId="77777777" w:rsidR="004728DD" w:rsidRPr="00775E2D" w:rsidRDefault="004728DD" w:rsidP="004728DD">
      <w:pPr>
        <w:spacing w:after="0"/>
        <w:rPr>
          <w:rFonts w:ascii="Times New Roman" w:hAnsi="Times New Roman"/>
          <w:sz w:val="24"/>
        </w:rPr>
      </w:pPr>
      <w:hyperlink r:id="rId1416" w:history="1">
        <w:r w:rsidRPr="00775E2D">
          <w:rPr>
            <w:rFonts w:ascii="Times New Roman" w:hAnsi="Times New Roman"/>
            <w:color w:val="0000FF"/>
            <w:sz w:val="24"/>
            <w:u w:val="single"/>
          </w:rPr>
          <w:t>Bi-weekly Report, September 12, 1952, 1952 September 12</w:t>
        </w:r>
      </w:hyperlink>
    </w:p>
    <w:p w14:paraId="5BFDA28D" w14:textId="77777777" w:rsidR="004728DD" w:rsidRPr="00775E2D" w:rsidRDefault="004728DD" w:rsidP="004728DD">
      <w:pPr>
        <w:spacing w:after="0"/>
        <w:rPr>
          <w:rFonts w:ascii="Times New Roman" w:hAnsi="Times New Roman"/>
          <w:sz w:val="24"/>
        </w:rPr>
      </w:pPr>
      <w:hyperlink r:id="rId1417" w:history="1">
        <w:r w:rsidRPr="00775E2D">
          <w:rPr>
            <w:rFonts w:ascii="Times New Roman" w:hAnsi="Times New Roman"/>
            <w:color w:val="0000FF"/>
            <w:sz w:val="24"/>
            <w:u w:val="single"/>
          </w:rPr>
          <w:t>Group 61Biweekly Report, November 12, 1952, 1952 November 12</w:t>
        </w:r>
      </w:hyperlink>
    </w:p>
    <w:p w14:paraId="2C51F030" w14:textId="77777777" w:rsidR="004728DD" w:rsidRPr="00775E2D" w:rsidRDefault="004728DD" w:rsidP="004728DD">
      <w:pPr>
        <w:spacing w:after="0"/>
        <w:rPr>
          <w:rFonts w:ascii="Times New Roman" w:hAnsi="Times New Roman"/>
          <w:sz w:val="24"/>
        </w:rPr>
      </w:pPr>
      <w:hyperlink r:id="rId1418" w:history="1">
        <w:r w:rsidRPr="00775E2D">
          <w:rPr>
            <w:rFonts w:ascii="Times New Roman" w:hAnsi="Times New Roman"/>
            <w:color w:val="0000FF"/>
            <w:sz w:val="24"/>
            <w:u w:val="single"/>
          </w:rPr>
          <w:t>Bi-weekly Report, June 6, 1952, 1952 June 06</w:t>
        </w:r>
      </w:hyperlink>
    </w:p>
    <w:p w14:paraId="5E7829AB" w14:textId="77777777" w:rsidR="004728DD" w:rsidRPr="00775E2D" w:rsidRDefault="004728DD" w:rsidP="004728DD">
      <w:pPr>
        <w:spacing w:after="0"/>
        <w:rPr>
          <w:rFonts w:ascii="Times New Roman" w:hAnsi="Times New Roman"/>
          <w:sz w:val="24"/>
        </w:rPr>
      </w:pPr>
      <w:hyperlink r:id="rId1419" w:history="1">
        <w:r w:rsidRPr="00775E2D">
          <w:rPr>
            <w:rFonts w:ascii="Times New Roman" w:hAnsi="Times New Roman"/>
            <w:color w:val="0000FF"/>
            <w:sz w:val="24"/>
            <w:u w:val="single"/>
          </w:rPr>
          <w:t>Bi-weekly Report, August 29, 1952, 1952 August 29</w:t>
        </w:r>
      </w:hyperlink>
    </w:p>
    <w:p w14:paraId="42E362DB" w14:textId="77777777" w:rsidR="004728DD" w:rsidRPr="00775E2D" w:rsidRDefault="004728DD" w:rsidP="004728DD">
      <w:pPr>
        <w:spacing w:after="0"/>
        <w:rPr>
          <w:rFonts w:ascii="Times New Roman" w:hAnsi="Times New Roman"/>
          <w:sz w:val="24"/>
        </w:rPr>
      </w:pPr>
      <w:hyperlink r:id="rId1420" w:history="1">
        <w:r w:rsidRPr="00775E2D">
          <w:rPr>
            <w:rFonts w:ascii="Times New Roman" w:hAnsi="Times New Roman"/>
            <w:color w:val="0000FF"/>
            <w:sz w:val="24"/>
            <w:u w:val="single"/>
          </w:rPr>
          <w:t>Bi-weekly Report, July 3, 1952, 1952 July 03</w:t>
        </w:r>
      </w:hyperlink>
    </w:p>
    <w:p w14:paraId="28544E51" w14:textId="77777777" w:rsidR="004728DD" w:rsidRPr="00775E2D" w:rsidRDefault="004728DD" w:rsidP="004728DD">
      <w:pPr>
        <w:spacing w:after="0"/>
        <w:rPr>
          <w:rFonts w:ascii="Times New Roman" w:hAnsi="Times New Roman"/>
          <w:sz w:val="24"/>
        </w:rPr>
      </w:pPr>
      <w:hyperlink r:id="rId1421" w:history="1">
        <w:r w:rsidRPr="00775E2D">
          <w:rPr>
            <w:rFonts w:ascii="Times New Roman" w:hAnsi="Times New Roman"/>
            <w:color w:val="0000FF"/>
            <w:sz w:val="24"/>
            <w:u w:val="single"/>
          </w:rPr>
          <w:t>Biweekly Report, January 2, 1953, 1953 January 02</w:t>
        </w:r>
      </w:hyperlink>
    </w:p>
    <w:p w14:paraId="454D3C56" w14:textId="77777777" w:rsidR="004728DD" w:rsidRPr="00775E2D" w:rsidRDefault="004728DD" w:rsidP="004728DD">
      <w:pPr>
        <w:spacing w:after="0"/>
        <w:rPr>
          <w:rFonts w:ascii="Times New Roman" w:hAnsi="Times New Roman"/>
          <w:sz w:val="24"/>
        </w:rPr>
      </w:pPr>
      <w:hyperlink r:id="rId1422" w:history="1">
        <w:r w:rsidRPr="00775E2D">
          <w:rPr>
            <w:rFonts w:ascii="Times New Roman" w:hAnsi="Times New Roman"/>
            <w:color w:val="0000FF"/>
            <w:sz w:val="24"/>
            <w:u w:val="single"/>
          </w:rPr>
          <w:t>Group 61 Bi-weekly Report, August 29, 1952, 1952 August 29</w:t>
        </w:r>
      </w:hyperlink>
    </w:p>
    <w:p w14:paraId="3F1090F3" w14:textId="77777777" w:rsidR="004728DD" w:rsidRPr="00775E2D" w:rsidRDefault="004728DD" w:rsidP="004728DD">
      <w:pPr>
        <w:spacing w:after="0"/>
        <w:rPr>
          <w:rFonts w:ascii="Times New Roman" w:hAnsi="Times New Roman"/>
          <w:sz w:val="24"/>
        </w:rPr>
      </w:pPr>
      <w:hyperlink r:id="rId1423" w:history="1">
        <w:r w:rsidRPr="00775E2D">
          <w:rPr>
            <w:rFonts w:ascii="Times New Roman" w:hAnsi="Times New Roman"/>
            <w:color w:val="0000FF"/>
            <w:sz w:val="24"/>
            <w:u w:val="single"/>
          </w:rPr>
          <w:t>Group 61, Bi-weekly Report, August 1, 1952, 1952 August 01</w:t>
        </w:r>
      </w:hyperlink>
    </w:p>
    <w:p w14:paraId="79958EB8" w14:textId="77777777" w:rsidR="004728DD" w:rsidRPr="00775E2D" w:rsidRDefault="004728DD" w:rsidP="004728DD">
      <w:pPr>
        <w:spacing w:after="0"/>
        <w:rPr>
          <w:rFonts w:ascii="Times New Roman" w:hAnsi="Times New Roman"/>
          <w:sz w:val="24"/>
        </w:rPr>
      </w:pPr>
      <w:hyperlink r:id="rId1424" w:history="1">
        <w:r w:rsidRPr="00775E2D">
          <w:rPr>
            <w:rFonts w:ascii="Times New Roman" w:hAnsi="Times New Roman"/>
            <w:color w:val="0000FF"/>
            <w:sz w:val="24"/>
            <w:u w:val="single"/>
          </w:rPr>
          <w:t>Bi-weekly Report, June 20, 1952, 1952 June 30</w:t>
        </w:r>
      </w:hyperlink>
    </w:p>
    <w:p w14:paraId="79911DE1" w14:textId="77777777" w:rsidR="004728DD" w:rsidRPr="00775E2D" w:rsidRDefault="004728DD" w:rsidP="004728DD">
      <w:pPr>
        <w:spacing w:after="0"/>
        <w:rPr>
          <w:rFonts w:ascii="Times New Roman" w:hAnsi="Times New Roman"/>
          <w:sz w:val="24"/>
        </w:rPr>
      </w:pPr>
      <w:hyperlink r:id="rId1425" w:history="1">
        <w:r w:rsidRPr="00775E2D">
          <w:rPr>
            <w:rFonts w:ascii="Times New Roman" w:hAnsi="Times New Roman"/>
            <w:color w:val="0000FF"/>
            <w:sz w:val="24"/>
            <w:u w:val="single"/>
          </w:rPr>
          <w:t>Bi-weekly Report, May 23, 1952, 1952 May 23</w:t>
        </w:r>
      </w:hyperlink>
    </w:p>
    <w:p w14:paraId="4F343673" w14:textId="77777777" w:rsidR="004728DD" w:rsidRPr="00775E2D" w:rsidRDefault="004728DD" w:rsidP="004728DD">
      <w:pPr>
        <w:spacing w:after="0"/>
        <w:rPr>
          <w:rFonts w:ascii="Times New Roman" w:hAnsi="Times New Roman"/>
          <w:sz w:val="24"/>
        </w:rPr>
      </w:pPr>
      <w:hyperlink r:id="rId1426" w:history="1">
        <w:r w:rsidRPr="00775E2D">
          <w:rPr>
            <w:rFonts w:ascii="Times New Roman" w:hAnsi="Times New Roman"/>
            <w:color w:val="0000FF"/>
            <w:sz w:val="24"/>
            <w:u w:val="single"/>
          </w:rPr>
          <w:t>Group 61Biweekly Report, December 5, 1952, 1952 December 05</w:t>
        </w:r>
      </w:hyperlink>
    </w:p>
    <w:p w14:paraId="2119C168" w14:textId="77777777" w:rsidR="004728DD" w:rsidRPr="00775E2D" w:rsidRDefault="004728DD" w:rsidP="004728DD">
      <w:pPr>
        <w:spacing w:after="0"/>
        <w:rPr>
          <w:rFonts w:ascii="Times New Roman" w:hAnsi="Times New Roman"/>
          <w:sz w:val="24"/>
        </w:rPr>
      </w:pPr>
      <w:hyperlink r:id="rId1427" w:history="1">
        <w:r w:rsidRPr="00775E2D">
          <w:rPr>
            <w:rFonts w:ascii="Times New Roman" w:hAnsi="Times New Roman"/>
            <w:color w:val="0000FF"/>
            <w:sz w:val="24"/>
            <w:u w:val="single"/>
          </w:rPr>
          <w:t>Group 61 Bi-weekly Report, May 9, 1952, 1952 May 09</w:t>
        </w:r>
      </w:hyperlink>
    </w:p>
    <w:p w14:paraId="741D6E45" w14:textId="77777777" w:rsidR="004728DD" w:rsidRPr="00775E2D" w:rsidRDefault="004728DD" w:rsidP="004728DD">
      <w:pPr>
        <w:spacing w:after="0"/>
        <w:rPr>
          <w:rFonts w:ascii="Times New Roman" w:hAnsi="Times New Roman"/>
          <w:sz w:val="24"/>
        </w:rPr>
      </w:pPr>
      <w:hyperlink r:id="rId1428" w:history="1">
        <w:r w:rsidRPr="00775E2D">
          <w:rPr>
            <w:rFonts w:ascii="Times New Roman" w:hAnsi="Times New Roman"/>
            <w:color w:val="0000FF"/>
            <w:sz w:val="24"/>
            <w:u w:val="single"/>
          </w:rPr>
          <w:t>Bi-weekly Report, July 18, 1952, 1952 July 18</w:t>
        </w:r>
      </w:hyperlink>
    </w:p>
    <w:p w14:paraId="281C55D0" w14:textId="77777777" w:rsidR="004728DD" w:rsidRPr="00775E2D" w:rsidRDefault="004728DD" w:rsidP="004728DD">
      <w:pPr>
        <w:spacing w:after="0"/>
        <w:rPr>
          <w:rFonts w:ascii="Times New Roman" w:hAnsi="Times New Roman"/>
          <w:sz w:val="24"/>
        </w:rPr>
      </w:pPr>
      <w:hyperlink r:id="rId1429" w:history="1">
        <w:r w:rsidRPr="00775E2D">
          <w:rPr>
            <w:rFonts w:ascii="Times New Roman" w:hAnsi="Times New Roman"/>
            <w:color w:val="0000FF"/>
            <w:sz w:val="24"/>
            <w:u w:val="single"/>
          </w:rPr>
          <w:t>Bi-weekly Report, August 15, 1952, 1952 August 15</w:t>
        </w:r>
      </w:hyperlink>
    </w:p>
    <w:p w14:paraId="6214D311" w14:textId="77777777" w:rsidR="004728DD" w:rsidRPr="00775E2D" w:rsidRDefault="004728DD" w:rsidP="004728DD">
      <w:pPr>
        <w:spacing w:after="0"/>
        <w:rPr>
          <w:rFonts w:ascii="Times New Roman" w:hAnsi="Times New Roman"/>
          <w:sz w:val="24"/>
        </w:rPr>
      </w:pPr>
      <w:hyperlink r:id="rId1430" w:history="1">
        <w:r w:rsidRPr="00775E2D">
          <w:rPr>
            <w:rFonts w:ascii="Times New Roman" w:hAnsi="Times New Roman"/>
            <w:color w:val="0000FF"/>
            <w:sz w:val="24"/>
            <w:u w:val="single"/>
          </w:rPr>
          <w:t>Bi-weekly Report, May 9, 1952, 1952 May 09</w:t>
        </w:r>
      </w:hyperlink>
    </w:p>
    <w:p w14:paraId="53F23074" w14:textId="77777777" w:rsidR="004728DD" w:rsidRPr="00775E2D" w:rsidRDefault="004728DD" w:rsidP="004728DD">
      <w:pPr>
        <w:spacing w:after="0"/>
        <w:rPr>
          <w:rFonts w:ascii="Times New Roman" w:hAnsi="Times New Roman"/>
          <w:sz w:val="24"/>
        </w:rPr>
      </w:pPr>
      <w:hyperlink r:id="rId1431" w:history="1">
        <w:r w:rsidRPr="00775E2D">
          <w:rPr>
            <w:rFonts w:ascii="Times New Roman" w:hAnsi="Times New Roman"/>
            <w:color w:val="0000FF"/>
            <w:sz w:val="24"/>
            <w:u w:val="single"/>
          </w:rPr>
          <w:t>Bi-weekly Report, April 25, 1952, 1952 April 25</w:t>
        </w:r>
      </w:hyperlink>
    </w:p>
    <w:p w14:paraId="0D39C6F5" w14:textId="77777777" w:rsidR="004728DD" w:rsidRPr="00775E2D" w:rsidRDefault="004728DD" w:rsidP="004728DD">
      <w:pPr>
        <w:spacing w:after="0"/>
        <w:rPr>
          <w:rFonts w:ascii="Times New Roman" w:hAnsi="Times New Roman"/>
          <w:sz w:val="24"/>
        </w:rPr>
      </w:pPr>
      <w:hyperlink r:id="rId1432" w:history="1">
        <w:r w:rsidRPr="00775E2D">
          <w:rPr>
            <w:rFonts w:ascii="Times New Roman" w:hAnsi="Times New Roman"/>
            <w:color w:val="0000FF"/>
            <w:sz w:val="24"/>
            <w:u w:val="single"/>
          </w:rPr>
          <w:t>Group 61 Bi-weekly, April 25, 1952, 1952 April 25</w:t>
        </w:r>
      </w:hyperlink>
    </w:p>
    <w:p w14:paraId="7C925F4B" w14:textId="77777777" w:rsidR="004728DD" w:rsidRPr="00775E2D" w:rsidRDefault="004728DD" w:rsidP="004728DD">
      <w:pPr>
        <w:spacing w:after="0"/>
        <w:rPr>
          <w:rFonts w:ascii="Times New Roman" w:hAnsi="Times New Roman"/>
          <w:sz w:val="24"/>
        </w:rPr>
      </w:pPr>
      <w:hyperlink r:id="rId1433" w:history="1">
        <w:r w:rsidRPr="00775E2D">
          <w:rPr>
            <w:rFonts w:ascii="Times New Roman" w:hAnsi="Times New Roman"/>
            <w:color w:val="0000FF"/>
            <w:sz w:val="24"/>
            <w:u w:val="single"/>
          </w:rPr>
          <w:t>Biweekly Report, November 21, 1952, 1952 November 21</w:t>
        </w:r>
      </w:hyperlink>
    </w:p>
    <w:p w14:paraId="165ECC97" w14:textId="77777777" w:rsidR="004728DD" w:rsidRPr="00775E2D" w:rsidRDefault="004728DD" w:rsidP="004728DD">
      <w:pPr>
        <w:spacing w:after="0"/>
        <w:rPr>
          <w:rFonts w:ascii="Times New Roman" w:hAnsi="Times New Roman"/>
          <w:sz w:val="24"/>
        </w:rPr>
      </w:pPr>
      <w:hyperlink r:id="rId1434" w:history="1">
        <w:r w:rsidRPr="00775E2D">
          <w:rPr>
            <w:rFonts w:ascii="Times New Roman" w:hAnsi="Times New Roman"/>
            <w:color w:val="0000FF"/>
            <w:sz w:val="24"/>
            <w:u w:val="single"/>
          </w:rPr>
          <w:t>Bi-weekly Report, October 24, 1952, 1952 October 24</w:t>
        </w:r>
      </w:hyperlink>
    </w:p>
    <w:p w14:paraId="4DDB7893" w14:textId="77777777" w:rsidR="004728DD" w:rsidRPr="00775E2D" w:rsidRDefault="004728DD" w:rsidP="004728DD">
      <w:pPr>
        <w:spacing w:after="0"/>
        <w:rPr>
          <w:rFonts w:ascii="Times New Roman" w:hAnsi="Times New Roman"/>
          <w:sz w:val="24"/>
        </w:rPr>
      </w:pPr>
      <w:hyperlink r:id="rId1435" w:history="1">
        <w:r w:rsidRPr="00775E2D">
          <w:rPr>
            <w:rFonts w:ascii="Times New Roman" w:hAnsi="Times New Roman"/>
            <w:color w:val="0000FF"/>
            <w:sz w:val="24"/>
            <w:u w:val="single"/>
          </w:rPr>
          <w:t>Biweekly Report, December 5, 1952, 1952 December 05</w:t>
        </w:r>
      </w:hyperlink>
    </w:p>
    <w:p w14:paraId="77AD7052" w14:textId="77777777" w:rsidR="004728DD" w:rsidRPr="00775E2D" w:rsidRDefault="004728DD" w:rsidP="004728DD">
      <w:pPr>
        <w:spacing w:after="0"/>
        <w:rPr>
          <w:rFonts w:ascii="Times New Roman" w:hAnsi="Times New Roman"/>
          <w:sz w:val="24"/>
        </w:rPr>
      </w:pPr>
      <w:hyperlink r:id="rId1436" w:history="1">
        <w:r w:rsidRPr="00775E2D">
          <w:rPr>
            <w:rFonts w:ascii="Times New Roman" w:hAnsi="Times New Roman"/>
            <w:color w:val="0000FF"/>
            <w:sz w:val="24"/>
            <w:u w:val="single"/>
          </w:rPr>
          <w:t>Group 61 Bi-weekly Report June 20, 1952, 1952 June 20</w:t>
        </w:r>
      </w:hyperlink>
    </w:p>
    <w:p w14:paraId="53BB0096" w14:textId="77777777" w:rsidR="004728DD" w:rsidRPr="00775E2D" w:rsidRDefault="004728DD" w:rsidP="004728DD">
      <w:pPr>
        <w:spacing w:after="0"/>
        <w:rPr>
          <w:rFonts w:ascii="Times New Roman" w:hAnsi="Times New Roman"/>
          <w:sz w:val="24"/>
        </w:rPr>
      </w:pPr>
      <w:hyperlink r:id="rId1437" w:history="1">
        <w:r w:rsidRPr="00775E2D">
          <w:rPr>
            <w:rFonts w:ascii="Times New Roman" w:hAnsi="Times New Roman"/>
            <w:color w:val="0000FF"/>
            <w:sz w:val="24"/>
            <w:u w:val="single"/>
          </w:rPr>
          <w:t>Group 61, Bi-weekly Report, July 3, 1952, 1952 July 03</w:t>
        </w:r>
      </w:hyperlink>
    </w:p>
    <w:p w14:paraId="48124BA4" w14:textId="77777777" w:rsidR="004728DD" w:rsidRPr="00775E2D" w:rsidRDefault="004728DD" w:rsidP="004728DD">
      <w:pPr>
        <w:spacing w:after="0"/>
        <w:rPr>
          <w:rFonts w:ascii="Times New Roman" w:hAnsi="Times New Roman"/>
          <w:sz w:val="24"/>
        </w:rPr>
      </w:pPr>
      <w:hyperlink r:id="rId1438" w:history="1">
        <w:r w:rsidRPr="00775E2D">
          <w:rPr>
            <w:rFonts w:ascii="Times New Roman" w:hAnsi="Times New Roman"/>
            <w:color w:val="0000FF"/>
            <w:sz w:val="24"/>
            <w:u w:val="single"/>
          </w:rPr>
          <w:t>Group 61Biweekly Report, December 19, 1952, 1952 December 19</w:t>
        </w:r>
      </w:hyperlink>
    </w:p>
    <w:p w14:paraId="00ECA18F" w14:textId="77777777" w:rsidR="004728DD" w:rsidRPr="00775E2D" w:rsidRDefault="004728DD" w:rsidP="004728DD">
      <w:pPr>
        <w:spacing w:after="0"/>
        <w:rPr>
          <w:rFonts w:ascii="Times New Roman" w:hAnsi="Times New Roman"/>
          <w:sz w:val="24"/>
        </w:rPr>
      </w:pPr>
      <w:hyperlink r:id="rId1439" w:history="1">
        <w:r w:rsidRPr="00775E2D">
          <w:rPr>
            <w:rFonts w:ascii="Times New Roman" w:hAnsi="Times New Roman"/>
            <w:color w:val="0000FF"/>
            <w:sz w:val="24"/>
            <w:u w:val="single"/>
          </w:rPr>
          <w:t>Group 61 Air Defense Bi-weekly, October 10, 1952, 1952 October 10</w:t>
        </w:r>
      </w:hyperlink>
    </w:p>
    <w:p w14:paraId="10FE894C" w14:textId="77777777" w:rsidR="004728DD" w:rsidRPr="00775E2D" w:rsidRDefault="004728DD" w:rsidP="004728DD">
      <w:pPr>
        <w:spacing w:after="0"/>
        <w:rPr>
          <w:rFonts w:ascii="Times New Roman" w:hAnsi="Times New Roman"/>
          <w:sz w:val="24"/>
        </w:rPr>
      </w:pPr>
      <w:hyperlink r:id="rId1440" w:history="1">
        <w:r w:rsidRPr="00775E2D">
          <w:rPr>
            <w:rFonts w:ascii="Times New Roman" w:hAnsi="Times New Roman"/>
            <w:color w:val="0000FF"/>
            <w:sz w:val="24"/>
            <w:u w:val="single"/>
          </w:rPr>
          <w:t>Biweekly Report, November 7, 1952, 1952 November 07</w:t>
        </w:r>
      </w:hyperlink>
    </w:p>
    <w:p w14:paraId="0FE5F1BE" w14:textId="77777777" w:rsidR="004728DD" w:rsidRPr="00775E2D" w:rsidRDefault="004728DD" w:rsidP="004728DD">
      <w:pPr>
        <w:spacing w:after="0"/>
        <w:rPr>
          <w:rFonts w:ascii="Times New Roman" w:hAnsi="Times New Roman"/>
          <w:sz w:val="24"/>
        </w:rPr>
      </w:pPr>
      <w:hyperlink r:id="rId1441" w:history="1">
        <w:r w:rsidRPr="00775E2D">
          <w:rPr>
            <w:rFonts w:ascii="Times New Roman" w:hAnsi="Times New Roman"/>
            <w:color w:val="0000FF"/>
            <w:sz w:val="24"/>
            <w:u w:val="single"/>
          </w:rPr>
          <w:t>Group 61 Air Defense Bi-weekly, September 26, 1952, 1952 September 26</w:t>
        </w:r>
      </w:hyperlink>
    </w:p>
    <w:p w14:paraId="0377CFCB" w14:textId="77777777" w:rsidR="004728DD" w:rsidRPr="00775E2D" w:rsidRDefault="004728DD" w:rsidP="004728DD">
      <w:pPr>
        <w:spacing w:after="0"/>
        <w:rPr>
          <w:rFonts w:ascii="Times New Roman" w:hAnsi="Times New Roman"/>
          <w:sz w:val="24"/>
        </w:rPr>
      </w:pPr>
      <w:hyperlink r:id="rId1442" w:history="1">
        <w:r w:rsidRPr="00775E2D">
          <w:rPr>
            <w:rFonts w:ascii="Times New Roman" w:hAnsi="Times New Roman"/>
            <w:color w:val="0000FF"/>
            <w:sz w:val="24"/>
            <w:u w:val="single"/>
          </w:rPr>
          <w:t>Group 61 Bi-weekly Report, May 23, 1952, 1952 May 23</w:t>
        </w:r>
      </w:hyperlink>
    </w:p>
    <w:p w14:paraId="266B5EB3" w14:textId="77777777" w:rsidR="004728DD" w:rsidRPr="00775E2D" w:rsidRDefault="004728DD" w:rsidP="004728DD">
      <w:pPr>
        <w:spacing w:after="0"/>
        <w:rPr>
          <w:rFonts w:ascii="Times New Roman" w:hAnsi="Times New Roman"/>
          <w:sz w:val="24"/>
        </w:rPr>
      </w:pPr>
      <w:hyperlink r:id="rId1443" w:history="1">
        <w:r w:rsidRPr="00775E2D">
          <w:rPr>
            <w:rFonts w:ascii="Times New Roman" w:hAnsi="Times New Roman"/>
            <w:color w:val="0000FF"/>
            <w:sz w:val="24"/>
            <w:u w:val="single"/>
          </w:rPr>
          <w:t>Group 61 Bi-weekly Report June 6, 1952, 1952 June 06</w:t>
        </w:r>
      </w:hyperlink>
    </w:p>
    <w:p w14:paraId="001CC0DA" w14:textId="77777777" w:rsidR="004728DD" w:rsidRPr="00775E2D" w:rsidRDefault="004728DD" w:rsidP="004728DD">
      <w:pPr>
        <w:spacing w:after="0"/>
        <w:rPr>
          <w:rFonts w:ascii="Times New Roman" w:hAnsi="Times New Roman"/>
          <w:sz w:val="24"/>
        </w:rPr>
      </w:pPr>
      <w:hyperlink r:id="rId1444" w:history="1">
        <w:r w:rsidRPr="00775E2D">
          <w:rPr>
            <w:rFonts w:ascii="Times New Roman" w:hAnsi="Times New Roman"/>
            <w:color w:val="0000FF"/>
            <w:sz w:val="24"/>
            <w:u w:val="single"/>
          </w:rPr>
          <w:t>Biweekly Report, December 19, 1952, 1952 December 19</w:t>
        </w:r>
      </w:hyperlink>
    </w:p>
    <w:p w14:paraId="6A1F0F6C" w14:textId="77777777" w:rsidR="004728DD" w:rsidRPr="00775E2D" w:rsidRDefault="004728DD" w:rsidP="004728DD">
      <w:pPr>
        <w:spacing w:after="0"/>
        <w:rPr>
          <w:rFonts w:ascii="Times New Roman" w:hAnsi="Times New Roman"/>
          <w:sz w:val="24"/>
        </w:rPr>
      </w:pPr>
      <w:hyperlink r:id="rId1445" w:history="1">
        <w:r w:rsidRPr="00775E2D">
          <w:rPr>
            <w:rFonts w:ascii="Times New Roman" w:hAnsi="Times New Roman"/>
            <w:color w:val="0000FF"/>
            <w:sz w:val="24"/>
            <w:u w:val="single"/>
          </w:rPr>
          <w:t>Bi-weekly Report, September 26, 1952, 1952 September 26</w:t>
        </w:r>
      </w:hyperlink>
    </w:p>
    <w:p w14:paraId="449F887A" w14:textId="77777777" w:rsidR="004728DD" w:rsidRPr="00775E2D" w:rsidRDefault="004728DD" w:rsidP="004728DD">
      <w:pPr>
        <w:spacing w:after="0"/>
        <w:rPr>
          <w:rFonts w:ascii="Times New Roman" w:hAnsi="Times New Roman"/>
          <w:sz w:val="24"/>
        </w:rPr>
      </w:pPr>
      <w:hyperlink r:id="rId1446" w:history="1">
        <w:r w:rsidRPr="00775E2D">
          <w:rPr>
            <w:rFonts w:ascii="Times New Roman" w:hAnsi="Times New Roman"/>
            <w:color w:val="0000FF"/>
            <w:sz w:val="24"/>
            <w:u w:val="single"/>
          </w:rPr>
          <w:t>Group 61 Bi-weekly Report, September 12, 1952, 1952 September 12</w:t>
        </w:r>
      </w:hyperlink>
    </w:p>
    <w:p w14:paraId="37437F85" w14:textId="77777777" w:rsidR="004728DD" w:rsidRPr="00775E2D" w:rsidRDefault="004728DD" w:rsidP="004728DD">
      <w:pPr>
        <w:spacing w:after="0"/>
        <w:rPr>
          <w:rFonts w:ascii="Times New Roman" w:hAnsi="Times New Roman"/>
          <w:sz w:val="24"/>
        </w:rPr>
      </w:pPr>
      <w:hyperlink r:id="rId1447" w:history="1">
        <w:r w:rsidRPr="00775E2D">
          <w:rPr>
            <w:rFonts w:ascii="Times New Roman" w:hAnsi="Times New Roman"/>
            <w:color w:val="0000FF"/>
            <w:sz w:val="24"/>
            <w:u w:val="single"/>
          </w:rPr>
          <w:t>Bi-weekly Report, August 1, 1952, 1952 August 01</w:t>
        </w:r>
      </w:hyperlink>
    </w:p>
    <w:p w14:paraId="337FEAEF" w14:textId="77777777" w:rsidR="004728DD" w:rsidRPr="00775E2D" w:rsidRDefault="004728DD" w:rsidP="004728DD">
      <w:pPr>
        <w:spacing w:after="0"/>
        <w:rPr>
          <w:rFonts w:ascii="Times New Roman" w:hAnsi="Times New Roman"/>
          <w:sz w:val="24"/>
        </w:rPr>
      </w:pPr>
      <w:hyperlink r:id="rId1448" w:history="1">
        <w:r w:rsidRPr="00775E2D">
          <w:rPr>
            <w:rFonts w:ascii="Times New Roman" w:hAnsi="Times New Roman"/>
            <w:color w:val="0000FF"/>
            <w:sz w:val="24"/>
            <w:u w:val="single"/>
          </w:rPr>
          <w:t>Group 61Biweekly Report, November 21, 1952, 1952 November 21</w:t>
        </w:r>
      </w:hyperlink>
    </w:p>
    <w:p w14:paraId="4D648F97" w14:textId="77777777" w:rsidR="004728DD" w:rsidRPr="00775E2D" w:rsidRDefault="004728DD" w:rsidP="004728DD">
      <w:pPr>
        <w:spacing w:after="0"/>
        <w:rPr>
          <w:rFonts w:ascii="Times New Roman" w:hAnsi="Times New Roman"/>
          <w:sz w:val="24"/>
        </w:rPr>
      </w:pPr>
      <w:hyperlink r:id="rId1449" w:history="1">
        <w:r w:rsidRPr="00775E2D">
          <w:rPr>
            <w:rFonts w:ascii="Times New Roman" w:hAnsi="Times New Roman"/>
            <w:color w:val="0000FF"/>
            <w:sz w:val="24"/>
            <w:u w:val="single"/>
          </w:rPr>
          <w:t>Group 61 Bi-weekly Report, August 15, 1952, 1952 August 15</w:t>
        </w:r>
      </w:hyperlink>
    </w:p>
    <w:p w14:paraId="25E5799C" w14:textId="77777777" w:rsidR="004728DD" w:rsidRPr="00775E2D" w:rsidRDefault="004728DD" w:rsidP="004728DD">
      <w:pPr>
        <w:spacing w:after="0"/>
        <w:rPr>
          <w:rFonts w:ascii="Times New Roman" w:hAnsi="Times New Roman"/>
          <w:sz w:val="24"/>
        </w:rPr>
      </w:pPr>
      <w:hyperlink r:id="rId1450" w:history="1">
        <w:r w:rsidRPr="00775E2D">
          <w:rPr>
            <w:rFonts w:ascii="Times New Roman" w:hAnsi="Times New Roman"/>
            <w:color w:val="0000FF"/>
            <w:sz w:val="24"/>
            <w:u w:val="single"/>
          </w:rPr>
          <w:t>Bi-weekly Report, October 10, 1952, 1952 October 10</w:t>
        </w:r>
      </w:hyperlink>
    </w:p>
    <w:p w14:paraId="6F7722C5" w14:textId="77777777" w:rsidR="004728DD" w:rsidRPr="00775E2D" w:rsidRDefault="004728DD" w:rsidP="004728DD">
      <w:pPr>
        <w:spacing w:after="0"/>
        <w:rPr>
          <w:rFonts w:ascii="Times New Roman" w:hAnsi="Times New Roman"/>
          <w:sz w:val="24"/>
        </w:rPr>
      </w:pPr>
      <w:hyperlink r:id="rId1451" w:history="1">
        <w:r w:rsidRPr="00775E2D">
          <w:rPr>
            <w:rFonts w:ascii="Times New Roman" w:hAnsi="Times New Roman"/>
            <w:color w:val="0000FF"/>
            <w:sz w:val="24"/>
            <w:u w:val="single"/>
          </w:rPr>
          <w:t>Group 61, Bi-weekly Report, July 18, 1952, 1952 July 18</w:t>
        </w:r>
      </w:hyperlink>
    </w:p>
    <w:p w14:paraId="487DDC3F" w14:textId="77777777" w:rsidR="004728DD" w:rsidRPr="00775E2D" w:rsidRDefault="004728DD" w:rsidP="004728DD">
      <w:pPr>
        <w:spacing w:after="0"/>
        <w:rPr>
          <w:rFonts w:ascii="Times New Roman" w:hAnsi="Times New Roman"/>
          <w:sz w:val="24"/>
        </w:rPr>
      </w:pPr>
      <w:hyperlink r:id="rId1452" w:history="1">
        <w:r w:rsidRPr="00775E2D">
          <w:rPr>
            <w:rFonts w:ascii="Times New Roman" w:hAnsi="Times New Roman"/>
            <w:color w:val="0000FF"/>
            <w:sz w:val="24"/>
            <w:u w:val="single"/>
          </w:rPr>
          <w:t>Reorganization of S&amp;EC Group Biweekly Report, 1953 May 20</w:t>
        </w:r>
      </w:hyperlink>
    </w:p>
    <w:p w14:paraId="1F774052" w14:textId="77777777" w:rsidR="004728DD" w:rsidRPr="00775E2D" w:rsidRDefault="004728DD" w:rsidP="004728DD">
      <w:pPr>
        <w:spacing w:after="0"/>
        <w:rPr>
          <w:rFonts w:ascii="Times New Roman" w:hAnsi="Times New Roman"/>
          <w:sz w:val="24"/>
        </w:rPr>
      </w:pPr>
      <w:hyperlink r:id="rId1453" w:history="1">
        <w:r w:rsidRPr="00775E2D">
          <w:rPr>
            <w:rFonts w:ascii="Times New Roman" w:hAnsi="Times New Roman"/>
            <w:color w:val="0000FF"/>
            <w:sz w:val="24"/>
            <w:u w:val="single"/>
          </w:rPr>
          <w:t>Air Defense Biweekly, February 27, 1953, 1953 February 27</w:t>
        </w:r>
      </w:hyperlink>
    </w:p>
    <w:p w14:paraId="3CEB3EB0" w14:textId="77777777" w:rsidR="004728DD" w:rsidRPr="00775E2D" w:rsidRDefault="004728DD" w:rsidP="004728DD">
      <w:pPr>
        <w:spacing w:after="0"/>
        <w:rPr>
          <w:rFonts w:ascii="Times New Roman" w:hAnsi="Times New Roman"/>
          <w:sz w:val="24"/>
        </w:rPr>
      </w:pPr>
      <w:hyperlink r:id="rId1454" w:history="1">
        <w:r w:rsidRPr="00775E2D">
          <w:rPr>
            <w:rFonts w:ascii="Times New Roman" w:hAnsi="Times New Roman"/>
            <w:color w:val="0000FF"/>
            <w:sz w:val="24"/>
            <w:u w:val="single"/>
          </w:rPr>
          <w:t>Biweekly Report, February 13, 1953, 1953 February 13</w:t>
        </w:r>
      </w:hyperlink>
    </w:p>
    <w:p w14:paraId="27D0C8EB" w14:textId="77777777" w:rsidR="004728DD" w:rsidRPr="00775E2D" w:rsidRDefault="004728DD" w:rsidP="004728DD">
      <w:pPr>
        <w:spacing w:after="0"/>
        <w:rPr>
          <w:rFonts w:ascii="Times New Roman" w:hAnsi="Times New Roman"/>
          <w:sz w:val="24"/>
        </w:rPr>
      </w:pPr>
      <w:hyperlink r:id="rId1455" w:history="1">
        <w:r w:rsidRPr="00775E2D">
          <w:rPr>
            <w:rFonts w:ascii="Times New Roman" w:hAnsi="Times New Roman"/>
            <w:color w:val="0000FF"/>
            <w:sz w:val="24"/>
            <w:u w:val="single"/>
          </w:rPr>
          <w:t>Division 6 Biweekly Report, June 19, 1953, 1953 June 19</w:t>
        </w:r>
      </w:hyperlink>
    </w:p>
    <w:p w14:paraId="0FB8B731" w14:textId="77777777" w:rsidR="004728DD" w:rsidRPr="00775E2D" w:rsidRDefault="004728DD" w:rsidP="004728DD">
      <w:pPr>
        <w:spacing w:after="0"/>
        <w:rPr>
          <w:rFonts w:ascii="Times New Roman" w:hAnsi="Times New Roman"/>
          <w:sz w:val="24"/>
        </w:rPr>
      </w:pPr>
      <w:hyperlink r:id="rId1456" w:history="1">
        <w:r w:rsidRPr="00775E2D">
          <w:rPr>
            <w:rFonts w:ascii="Times New Roman" w:hAnsi="Times New Roman"/>
            <w:color w:val="0000FF"/>
            <w:sz w:val="24"/>
            <w:u w:val="single"/>
          </w:rPr>
          <w:t>Air Defense Biweekly Report, May 8, 1953, 1953 May 08</w:t>
        </w:r>
      </w:hyperlink>
    </w:p>
    <w:p w14:paraId="3C5881C8" w14:textId="77777777" w:rsidR="004728DD" w:rsidRPr="00775E2D" w:rsidRDefault="004728DD" w:rsidP="004728DD">
      <w:pPr>
        <w:spacing w:after="0"/>
        <w:rPr>
          <w:rFonts w:ascii="Times New Roman" w:hAnsi="Times New Roman"/>
          <w:sz w:val="24"/>
        </w:rPr>
      </w:pPr>
      <w:hyperlink r:id="rId1457" w:history="1">
        <w:r w:rsidRPr="00775E2D">
          <w:rPr>
            <w:rFonts w:ascii="Times New Roman" w:hAnsi="Times New Roman"/>
            <w:color w:val="0000FF"/>
            <w:sz w:val="24"/>
            <w:u w:val="single"/>
          </w:rPr>
          <w:t>Air Defense Biweekly Report, January 16, 1953, 1953 January 16</w:t>
        </w:r>
      </w:hyperlink>
    </w:p>
    <w:p w14:paraId="2A77AB3A" w14:textId="77777777" w:rsidR="004728DD" w:rsidRPr="00775E2D" w:rsidRDefault="004728DD" w:rsidP="004728DD">
      <w:pPr>
        <w:spacing w:after="0"/>
        <w:rPr>
          <w:rFonts w:ascii="Times New Roman" w:hAnsi="Times New Roman"/>
          <w:sz w:val="24"/>
        </w:rPr>
      </w:pPr>
      <w:hyperlink r:id="rId1458" w:history="1">
        <w:r w:rsidRPr="00775E2D">
          <w:rPr>
            <w:rFonts w:ascii="Times New Roman" w:hAnsi="Times New Roman"/>
            <w:color w:val="0000FF"/>
            <w:sz w:val="24"/>
            <w:u w:val="single"/>
          </w:rPr>
          <w:t>Biweekly Report, July 27, 1953, 1953 July 27</w:t>
        </w:r>
      </w:hyperlink>
    </w:p>
    <w:p w14:paraId="4BF0942E" w14:textId="77777777" w:rsidR="004728DD" w:rsidRPr="00775E2D" w:rsidRDefault="004728DD" w:rsidP="004728DD">
      <w:pPr>
        <w:spacing w:after="0"/>
        <w:rPr>
          <w:rFonts w:ascii="Times New Roman" w:hAnsi="Times New Roman"/>
          <w:sz w:val="24"/>
        </w:rPr>
      </w:pPr>
      <w:hyperlink r:id="rId1459" w:history="1">
        <w:r w:rsidRPr="00775E2D">
          <w:rPr>
            <w:rFonts w:ascii="Times New Roman" w:hAnsi="Times New Roman"/>
            <w:color w:val="0000FF"/>
            <w:sz w:val="24"/>
            <w:u w:val="single"/>
          </w:rPr>
          <w:t>Biweekly Report, June 1, 1953, 1953 June 01</w:t>
        </w:r>
      </w:hyperlink>
    </w:p>
    <w:p w14:paraId="677186D2" w14:textId="77777777" w:rsidR="004728DD" w:rsidRPr="00775E2D" w:rsidRDefault="004728DD" w:rsidP="004728DD">
      <w:pPr>
        <w:spacing w:after="0"/>
        <w:rPr>
          <w:rFonts w:ascii="Times New Roman" w:hAnsi="Times New Roman"/>
          <w:sz w:val="24"/>
        </w:rPr>
      </w:pPr>
      <w:hyperlink r:id="rId1460" w:history="1">
        <w:r w:rsidRPr="00775E2D">
          <w:rPr>
            <w:rFonts w:ascii="Times New Roman" w:hAnsi="Times New Roman"/>
            <w:color w:val="0000FF"/>
            <w:sz w:val="24"/>
            <w:u w:val="single"/>
          </w:rPr>
          <w:t>Biweekly Progress Report for AN/FSQ-7 (XD-1), 1953 July 24</w:t>
        </w:r>
      </w:hyperlink>
    </w:p>
    <w:p w14:paraId="094E0587" w14:textId="77777777" w:rsidR="004728DD" w:rsidRPr="00775E2D" w:rsidRDefault="004728DD" w:rsidP="004728DD">
      <w:pPr>
        <w:spacing w:after="0"/>
        <w:rPr>
          <w:rFonts w:ascii="Times New Roman" w:hAnsi="Times New Roman"/>
          <w:sz w:val="24"/>
        </w:rPr>
      </w:pPr>
      <w:hyperlink r:id="rId1461" w:history="1">
        <w:r w:rsidRPr="00775E2D">
          <w:rPr>
            <w:rFonts w:ascii="Times New Roman" w:hAnsi="Times New Roman"/>
            <w:color w:val="0000FF"/>
            <w:sz w:val="24"/>
            <w:u w:val="single"/>
          </w:rPr>
          <w:t>Biweekly Report, March 27, 1953, 1953 March 27</w:t>
        </w:r>
      </w:hyperlink>
    </w:p>
    <w:p w14:paraId="1136BA5A" w14:textId="77777777" w:rsidR="004728DD" w:rsidRPr="00775E2D" w:rsidRDefault="004728DD" w:rsidP="004728DD">
      <w:pPr>
        <w:spacing w:after="0"/>
        <w:rPr>
          <w:rFonts w:ascii="Times New Roman" w:hAnsi="Times New Roman"/>
          <w:sz w:val="24"/>
        </w:rPr>
      </w:pPr>
      <w:hyperlink r:id="rId1462" w:history="1">
        <w:r w:rsidRPr="00775E2D">
          <w:rPr>
            <w:rFonts w:ascii="Times New Roman" w:hAnsi="Times New Roman"/>
            <w:color w:val="0000FF"/>
            <w:sz w:val="24"/>
            <w:u w:val="single"/>
          </w:rPr>
          <w:t>Air Defense Biweekly, March 13, 1953, 1953 March 13</w:t>
        </w:r>
      </w:hyperlink>
    </w:p>
    <w:p w14:paraId="7B97CBE9" w14:textId="77777777" w:rsidR="004728DD" w:rsidRPr="00775E2D" w:rsidRDefault="004728DD" w:rsidP="004728DD">
      <w:pPr>
        <w:spacing w:after="0"/>
        <w:rPr>
          <w:rFonts w:ascii="Times New Roman" w:hAnsi="Times New Roman"/>
          <w:sz w:val="24"/>
        </w:rPr>
      </w:pPr>
      <w:hyperlink r:id="rId1463" w:history="1">
        <w:r w:rsidRPr="00775E2D">
          <w:rPr>
            <w:rFonts w:ascii="Times New Roman" w:hAnsi="Times New Roman"/>
            <w:color w:val="0000FF"/>
            <w:sz w:val="24"/>
            <w:u w:val="single"/>
          </w:rPr>
          <w:t>Biweekly Report, June 15, 1953, 1953 June 15</w:t>
        </w:r>
      </w:hyperlink>
    </w:p>
    <w:p w14:paraId="097692D9" w14:textId="77777777" w:rsidR="004728DD" w:rsidRPr="00775E2D" w:rsidRDefault="004728DD" w:rsidP="004728DD">
      <w:pPr>
        <w:spacing w:after="0"/>
        <w:rPr>
          <w:rFonts w:ascii="Times New Roman" w:hAnsi="Times New Roman"/>
          <w:sz w:val="24"/>
        </w:rPr>
      </w:pPr>
      <w:hyperlink r:id="rId1464" w:history="1">
        <w:r w:rsidRPr="00775E2D">
          <w:rPr>
            <w:rFonts w:ascii="Times New Roman" w:hAnsi="Times New Roman"/>
            <w:color w:val="0000FF"/>
            <w:sz w:val="24"/>
            <w:u w:val="single"/>
          </w:rPr>
          <w:t>Biweekly Report, June 29, 1953, 1953 June 29</w:t>
        </w:r>
      </w:hyperlink>
    </w:p>
    <w:p w14:paraId="24EC4335" w14:textId="77777777" w:rsidR="004728DD" w:rsidRPr="00775E2D" w:rsidRDefault="004728DD" w:rsidP="004728DD">
      <w:pPr>
        <w:spacing w:after="0"/>
        <w:rPr>
          <w:rFonts w:ascii="Times New Roman" w:hAnsi="Times New Roman"/>
          <w:sz w:val="24"/>
        </w:rPr>
      </w:pPr>
      <w:hyperlink r:id="rId1465" w:history="1">
        <w:r w:rsidRPr="00775E2D">
          <w:rPr>
            <w:rFonts w:ascii="Times New Roman" w:hAnsi="Times New Roman"/>
            <w:color w:val="0000FF"/>
            <w:sz w:val="24"/>
            <w:u w:val="single"/>
          </w:rPr>
          <w:t>Biweekly Report, April 24, 1953, 1953 April 24</w:t>
        </w:r>
      </w:hyperlink>
    </w:p>
    <w:p w14:paraId="16DB20D2" w14:textId="77777777" w:rsidR="004728DD" w:rsidRPr="00775E2D" w:rsidRDefault="004728DD" w:rsidP="004728DD">
      <w:pPr>
        <w:spacing w:after="0"/>
        <w:rPr>
          <w:rFonts w:ascii="Times New Roman" w:hAnsi="Times New Roman"/>
          <w:sz w:val="24"/>
        </w:rPr>
      </w:pPr>
      <w:hyperlink r:id="rId1466" w:history="1">
        <w:r w:rsidRPr="00775E2D">
          <w:rPr>
            <w:rFonts w:ascii="Times New Roman" w:hAnsi="Times New Roman"/>
            <w:color w:val="0000FF"/>
            <w:sz w:val="24"/>
            <w:u w:val="single"/>
          </w:rPr>
          <w:t>Air Defense Biweekly Report, April 10, 1953, 1953 April 10</w:t>
        </w:r>
      </w:hyperlink>
    </w:p>
    <w:p w14:paraId="6F86E696" w14:textId="77777777" w:rsidR="004728DD" w:rsidRPr="00775E2D" w:rsidRDefault="004728DD" w:rsidP="004728DD">
      <w:pPr>
        <w:spacing w:after="0"/>
        <w:rPr>
          <w:rFonts w:ascii="Times New Roman" w:hAnsi="Times New Roman"/>
          <w:sz w:val="24"/>
        </w:rPr>
      </w:pPr>
      <w:hyperlink r:id="rId1467" w:history="1">
        <w:r w:rsidRPr="00775E2D">
          <w:rPr>
            <w:rFonts w:ascii="Times New Roman" w:hAnsi="Times New Roman"/>
            <w:color w:val="0000FF"/>
            <w:sz w:val="24"/>
            <w:u w:val="single"/>
          </w:rPr>
          <w:t>Division 6 Biweekly Report, July 31, 1953, 1953 July 31</w:t>
        </w:r>
      </w:hyperlink>
    </w:p>
    <w:p w14:paraId="25490194" w14:textId="77777777" w:rsidR="004728DD" w:rsidRPr="00775E2D" w:rsidRDefault="004728DD" w:rsidP="004728DD">
      <w:pPr>
        <w:spacing w:after="0"/>
        <w:rPr>
          <w:rFonts w:ascii="Times New Roman" w:hAnsi="Times New Roman"/>
          <w:sz w:val="24"/>
        </w:rPr>
      </w:pPr>
      <w:hyperlink r:id="rId1468" w:history="1">
        <w:r w:rsidRPr="00775E2D">
          <w:rPr>
            <w:rFonts w:ascii="Times New Roman" w:hAnsi="Times New Roman"/>
            <w:color w:val="0000FF"/>
            <w:sz w:val="24"/>
            <w:u w:val="single"/>
          </w:rPr>
          <w:t>Division 6 Biweekly Report, July 3, 1953, 1953 July 03</w:t>
        </w:r>
      </w:hyperlink>
    </w:p>
    <w:p w14:paraId="7CCE529E" w14:textId="77777777" w:rsidR="004728DD" w:rsidRPr="00775E2D" w:rsidRDefault="004728DD" w:rsidP="004728DD">
      <w:pPr>
        <w:spacing w:after="0"/>
        <w:rPr>
          <w:rFonts w:ascii="Times New Roman" w:hAnsi="Times New Roman"/>
          <w:sz w:val="24"/>
        </w:rPr>
      </w:pPr>
      <w:hyperlink r:id="rId1469" w:history="1">
        <w:r w:rsidRPr="00775E2D">
          <w:rPr>
            <w:rFonts w:ascii="Times New Roman" w:hAnsi="Times New Roman"/>
            <w:color w:val="0000FF"/>
            <w:sz w:val="24"/>
            <w:u w:val="single"/>
          </w:rPr>
          <w:t>Division 6 Biweekly Report, May 22, 1953, 1953 May 22</w:t>
        </w:r>
      </w:hyperlink>
    </w:p>
    <w:p w14:paraId="12447F06" w14:textId="77777777" w:rsidR="004728DD" w:rsidRPr="00775E2D" w:rsidRDefault="004728DD" w:rsidP="004728DD">
      <w:pPr>
        <w:spacing w:after="0"/>
        <w:rPr>
          <w:rFonts w:ascii="Times New Roman" w:hAnsi="Times New Roman"/>
          <w:sz w:val="24"/>
        </w:rPr>
      </w:pPr>
      <w:hyperlink r:id="rId1470" w:history="1">
        <w:r w:rsidRPr="00775E2D">
          <w:rPr>
            <w:rFonts w:ascii="Times New Roman" w:hAnsi="Times New Roman"/>
            <w:color w:val="0000FF"/>
            <w:sz w:val="24"/>
            <w:u w:val="single"/>
          </w:rPr>
          <w:t>Biweekly Report, January 30, 1953, 1953 January 30</w:t>
        </w:r>
      </w:hyperlink>
    </w:p>
    <w:p w14:paraId="68C9B3F6" w14:textId="77777777" w:rsidR="004728DD" w:rsidRPr="00775E2D" w:rsidRDefault="004728DD" w:rsidP="004728DD">
      <w:pPr>
        <w:spacing w:after="0"/>
        <w:rPr>
          <w:rFonts w:ascii="Times New Roman" w:hAnsi="Times New Roman"/>
          <w:sz w:val="24"/>
        </w:rPr>
      </w:pPr>
      <w:hyperlink r:id="rId1471" w:history="1">
        <w:r w:rsidRPr="00775E2D">
          <w:rPr>
            <w:rFonts w:ascii="Times New Roman" w:hAnsi="Times New Roman"/>
            <w:color w:val="0000FF"/>
            <w:sz w:val="24"/>
            <w:u w:val="single"/>
          </w:rPr>
          <w:t>Biweekly Report, February 27, 1953, 1953 February 27</w:t>
        </w:r>
      </w:hyperlink>
    </w:p>
    <w:p w14:paraId="1D09D9B5" w14:textId="77777777" w:rsidR="004728DD" w:rsidRPr="00775E2D" w:rsidRDefault="004728DD" w:rsidP="004728DD">
      <w:pPr>
        <w:spacing w:after="0"/>
        <w:rPr>
          <w:rFonts w:ascii="Times New Roman" w:hAnsi="Times New Roman"/>
          <w:sz w:val="24"/>
        </w:rPr>
      </w:pPr>
      <w:hyperlink r:id="rId1472" w:history="1">
        <w:r w:rsidRPr="00775E2D">
          <w:rPr>
            <w:rFonts w:ascii="Times New Roman" w:hAnsi="Times New Roman"/>
            <w:color w:val="0000FF"/>
            <w:sz w:val="24"/>
            <w:u w:val="single"/>
          </w:rPr>
          <w:t>Biweekly Report, April 10, 1953, 1953 April 10</w:t>
        </w:r>
      </w:hyperlink>
    </w:p>
    <w:p w14:paraId="1DF1B977" w14:textId="77777777" w:rsidR="004728DD" w:rsidRPr="00775E2D" w:rsidRDefault="004728DD" w:rsidP="004728DD">
      <w:pPr>
        <w:spacing w:after="0"/>
        <w:rPr>
          <w:rFonts w:ascii="Times New Roman" w:hAnsi="Times New Roman"/>
          <w:sz w:val="24"/>
        </w:rPr>
      </w:pPr>
      <w:hyperlink r:id="rId1473" w:history="1">
        <w:r w:rsidRPr="00775E2D">
          <w:rPr>
            <w:rFonts w:ascii="Times New Roman" w:hAnsi="Times New Roman"/>
            <w:color w:val="0000FF"/>
            <w:sz w:val="24"/>
            <w:u w:val="single"/>
          </w:rPr>
          <w:t>Air Defense Biweekly, February 13, 1953, 1953 February 13</w:t>
        </w:r>
      </w:hyperlink>
    </w:p>
    <w:p w14:paraId="5D64D35C" w14:textId="77777777" w:rsidR="004728DD" w:rsidRPr="00775E2D" w:rsidRDefault="004728DD" w:rsidP="004728DD">
      <w:pPr>
        <w:spacing w:after="0"/>
        <w:rPr>
          <w:rFonts w:ascii="Times New Roman" w:hAnsi="Times New Roman"/>
          <w:sz w:val="24"/>
        </w:rPr>
      </w:pPr>
      <w:hyperlink r:id="rId1474" w:history="1">
        <w:r w:rsidRPr="00775E2D">
          <w:rPr>
            <w:rFonts w:ascii="Times New Roman" w:hAnsi="Times New Roman"/>
            <w:color w:val="0000FF"/>
            <w:sz w:val="24"/>
            <w:u w:val="single"/>
          </w:rPr>
          <w:t>Biweekly Report, May 8, 1953, 1953 May 08</w:t>
        </w:r>
      </w:hyperlink>
    </w:p>
    <w:p w14:paraId="000D550E" w14:textId="77777777" w:rsidR="004728DD" w:rsidRPr="00775E2D" w:rsidRDefault="004728DD" w:rsidP="004728DD">
      <w:pPr>
        <w:spacing w:after="0"/>
        <w:rPr>
          <w:rFonts w:ascii="Times New Roman" w:hAnsi="Times New Roman"/>
          <w:sz w:val="24"/>
        </w:rPr>
      </w:pPr>
      <w:hyperlink r:id="rId1475" w:history="1">
        <w:r w:rsidRPr="00775E2D">
          <w:rPr>
            <w:rFonts w:ascii="Times New Roman" w:hAnsi="Times New Roman"/>
            <w:color w:val="0000FF"/>
            <w:sz w:val="24"/>
            <w:u w:val="single"/>
          </w:rPr>
          <w:t>Division 6 Biweekly Report, June 5, 1953, 1953 June 05</w:t>
        </w:r>
      </w:hyperlink>
    </w:p>
    <w:p w14:paraId="1A84AB64" w14:textId="77777777" w:rsidR="004728DD" w:rsidRPr="00775E2D" w:rsidRDefault="004728DD" w:rsidP="004728DD">
      <w:pPr>
        <w:spacing w:after="0"/>
        <w:rPr>
          <w:rFonts w:ascii="Times New Roman" w:hAnsi="Times New Roman"/>
          <w:sz w:val="24"/>
        </w:rPr>
      </w:pPr>
      <w:hyperlink r:id="rId1476" w:history="1">
        <w:r w:rsidRPr="00775E2D">
          <w:rPr>
            <w:rFonts w:ascii="Times New Roman" w:hAnsi="Times New Roman"/>
            <w:color w:val="0000FF"/>
            <w:sz w:val="24"/>
            <w:u w:val="single"/>
          </w:rPr>
          <w:t>Air Defense Biweekly Report, March 27, 1953, 1953 March 27</w:t>
        </w:r>
      </w:hyperlink>
    </w:p>
    <w:p w14:paraId="6EAFE2BC" w14:textId="77777777" w:rsidR="004728DD" w:rsidRPr="00775E2D" w:rsidRDefault="004728DD" w:rsidP="004728DD">
      <w:pPr>
        <w:spacing w:after="0"/>
        <w:rPr>
          <w:rFonts w:ascii="Times New Roman" w:hAnsi="Times New Roman"/>
          <w:sz w:val="24"/>
        </w:rPr>
      </w:pPr>
      <w:hyperlink r:id="rId1477" w:history="1">
        <w:r w:rsidRPr="00775E2D">
          <w:rPr>
            <w:rFonts w:ascii="Times New Roman" w:hAnsi="Times New Roman"/>
            <w:color w:val="0000FF"/>
            <w:sz w:val="24"/>
            <w:u w:val="single"/>
          </w:rPr>
          <w:t>Division 6 Biweekly Report, July 17, 1953, 1953 July 17</w:t>
        </w:r>
      </w:hyperlink>
    </w:p>
    <w:p w14:paraId="6C9A31C3" w14:textId="77777777" w:rsidR="004728DD" w:rsidRPr="00775E2D" w:rsidRDefault="004728DD" w:rsidP="004728DD">
      <w:pPr>
        <w:spacing w:after="0"/>
        <w:rPr>
          <w:rFonts w:ascii="Times New Roman" w:hAnsi="Times New Roman"/>
          <w:sz w:val="24"/>
        </w:rPr>
      </w:pPr>
      <w:hyperlink r:id="rId1478" w:history="1">
        <w:r w:rsidRPr="00775E2D">
          <w:rPr>
            <w:rFonts w:ascii="Times New Roman" w:hAnsi="Times New Roman"/>
            <w:color w:val="0000FF"/>
            <w:sz w:val="24"/>
            <w:u w:val="single"/>
          </w:rPr>
          <w:t>Air Defense Biweekly, January 30, 1953, 1953 January 30</w:t>
        </w:r>
      </w:hyperlink>
    </w:p>
    <w:p w14:paraId="7273EA04" w14:textId="77777777" w:rsidR="004728DD" w:rsidRPr="00775E2D" w:rsidRDefault="004728DD" w:rsidP="004728DD">
      <w:pPr>
        <w:spacing w:after="0"/>
        <w:rPr>
          <w:rFonts w:ascii="Times New Roman" w:hAnsi="Times New Roman"/>
          <w:sz w:val="24"/>
        </w:rPr>
      </w:pPr>
      <w:hyperlink r:id="rId1479" w:history="1">
        <w:r w:rsidRPr="00775E2D">
          <w:rPr>
            <w:rFonts w:ascii="Times New Roman" w:hAnsi="Times New Roman"/>
            <w:color w:val="0000FF"/>
            <w:sz w:val="24"/>
            <w:u w:val="single"/>
          </w:rPr>
          <w:t>Biweekly Report, July 13, 1953, 1953 July 13</w:t>
        </w:r>
      </w:hyperlink>
    </w:p>
    <w:p w14:paraId="63E5961C" w14:textId="77777777" w:rsidR="004728DD" w:rsidRPr="00775E2D" w:rsidRDefault="004728DD" w:rsidP="004728DD">
      <w:pPr>
        <w:spacing w:after="0"/>
        <w:rPr>
          <w:rFonts w:ascii="Times New Roman" w:hAnsi="Times New Roman"/>
          <w:sz w:val="24"/>
        </w:rPr>
      </w:pPr>
      <w:hyperlink r:id="rId1480" w:history="1">
        <w:r w:rsidRPr="00775E2D">
          <w:rPr>
            <w:rFonts w:ascii="Times New Roman" w:hAnsi="Times New Roman"/>
            <w:color w:val="0000FF"/>
            <w:sz w:val="24"/>
            <w:u w:val="single"/>
          </w:rPr>
          <w:t>Air Defense Biweekly Report, April 24, 1953, 1953 April 24</w:t>
        </w:r>
      </w:hyperlink>
    </w:p>
    <w:p w14:paraId="79BC9758" w14:textId="77777777" w:rsidR="004728DD" w:rsidRPr="00775E2D" w:rsidRDefault="004728DD" w:rsidP="004728DD">
      <w:pPr>
        <w:spacing w:after="0"/>
        <w:rPr>
          <w:rFonts w:ascii="Times New Roman" w:hAnsi="Times New Roman"/>
          <w:sz w:val="24"/>
        </w:rPr>
      </w:pPr>
      <w:hyperlink r:id="rId1481" w:history="1">
        <w:r w:rsidRPr="00775E2D">
          <w:rPr>
            <w:rFonts w:ascii="Times New Roman" w:hAnsi="Times New Roman"/>
            <w:color w:val="0000FF"/>
            <w:sz w:val="24"/>
            <w:u w:val="single"/>
          </w:rPr>
          <w:t>Biweekly Report, March 13, 1953, 1953 March 13</w:t>
        </w:r>
      </w:hyperlink>
    </w:p>
    <w:p w14:paraId="53070FBE" w14:textId="77777777" w:rsidR="004728DD" w:rsidRPr="00775E2D" w:rsidRDefault="004728DD" w:rsidP="004728DD">
      <w:pPr>
        <w:spacing w:after="0"/>
        <w:rPr>
          <w:rFonts w:ascii="Times New Roman" w:hAnsi="Times New Roman"/>
          <w:sz w:val="24"/>
        </w:rPr>
      </w:pPr>
      <w:hyperlink r:id="rId1482" w:history="1">
        <w:r w:rsidRPr="00775E2D">
          <w:rPr>
            <w:rFonts w:ascii="Times New Roman" w:hAnsi="Times New Roman"/>
            <w:color w:val="0000FF"/>
            <w:sz w:val="24"/>
            <w:u w:val="single"/>
          </w:rPr>
          <w:t>Bi-weekly, Project 6673, September 29, 1950, 1950 September 29</w:t>
        </w:r>
      </w:hyperlink>
    </w:p>
    <w:p w14:paraId="50F3C0C4" w14:textId="77777777" w:rsidR="004728DD" w:rsidRPr="00775E2D" w:rsidRDefault="004728DD" w:rsidP="004728DD">
      <w:pPr>
        <w:spacing w:after="0"/>
        <w:rPr>
          <w:rFonts w:ascii="Times New Roman" w:hAnsi="Times New Roman"/>
          <w:sz w:val="24"/>
        </w:rPr>
      </w:pPr>
      <w:hyperlink r:id="rId1483" w:history="1">
        <w:r w:rsidRPr="00775E2D">
          <w:rPr>
            <w:rFonts w:ascii="Times New Roman" w:hAnsi="Times New Roman"/>
            <w:color w:val="0000FF"/>
            <w:sz w:val="24"/>
            <w:u w:val="single"/>
          </w:rPr>
          <w:t>Bi-weekly Report, March 17, 1950, 1950 March 17</w:t>
        </w:r>
      </w:hyperlink>
    </w:p>
    <w:p w14:paraId="323709C1" w14:textId="77777777" w:rsidR="004728DD" w:rsidRPr="00775E2D" w:rsidRDefault="004728DD" w:rsidP="004728DD">
      <w:pPr>
        <w:spacing w:after="0"/>
        <w:rPr>
          <w:rFonts w:ascii="Times New Roman" w:hAnsi="Times New Roman"/>
          <w:sz w:val="24"/>
        </w:rPr>
      </w:pPr>
      <w:hyperlink r:id="rId1484" w:history="1">
        <w:r w:rsidRPr="00775E2D">
          <w:rPr>
            <w:rFonts w:ascii="Times New Roman" w:hAnsi="Times New Roman"/>
            <w:color w:val="0000FF"/>
            <w:sz w:val="24"/>
            <w:u w:val="single"/>
          </w:rPr>
          <w:t>Biweekly Report, September 20, 1953, 1953 September 20</w:t>
        </w:r>
      </w:hyperlink>
    </w:p>
    <w:p w14:paraId="047DEFD5" w14:textId="77777777" w:rsidR="004728DD" w:rsidRPr="00775E2D" w:rsidRDefault="004728DD" w:rsidP="004728DD">
      <w:pPr>
        <w:spacing w:after="0"/>
        <w:rPr>
          <w:rFonts w:ascii="Times New Roman" w:hAnsi="Times New Roman"/>
          <w:sz w:val="24"/>
        </w:rPr>
      </w:pPr>
      <w:hyperlink r:id="rId1485" w:history="1">
        <w:r w:rsidRPr="00775E2D">
          <w:rPr>
            <w:rFonts w:ascii="Times New Roman" w:hAnsi="Times New Roman"/>
            <w:color w:val="0000FF"/>
            <w:sz w:val="24"/>
            <w:u w:val="single"/>
          </w:rPr>
          <w:t>Biweekly Report for November 20, 1953, 1953 November 20</w:t>
        </w:r>
      </w:hyperlink>
    </w:p>
    <w:p w14:paraId="6E667320" w14:textId="77777777" w:rsidR="004728DD" w:rsidRPr="00775E2D" w:rsidRDefault="004728DD" w:rsidP="004728DD">
      <w:pPr>
        <w:spacing w:after="0"/>
        <w:rPr>
          <w:rFonts w:ascii="Times New Roman" w:hAnsi="Times New Roman"/>
          <w:sz w:val="24"/>
        </w:rPr>
      </w:pPr>
      <w:hyperlink r:id="rId1486" w:history="1">
        <w:r w:rsidRPr="00775E2D">
          <w:rPr>
            <w:rFonts w:ascii="Times New Roman" w:hAnsi="Times New Roman"/>
            <w:color w:val="0000FF"/>
            <w:sz w:val="24"/>
            <w:u w:val="single"/>
          </w:rPr>
          <w:t>Bi-weekly, Project 6673, September 1, 1950, 1950 September 01</w:t>
        </w:r>
      </w:hyperlink>
    </w:p>
    <w:p w14:paraId="6B5B8E08" w14:textId="77777777" w:rsidR="004728DD" w:rsidRPr="00775E2D" w:rsidRDefault="004728DD" w:rsidP="004728DD">
      <w:pPr>
        <w:spacing w:after="0"/>
        <w:rPr>
          <w:rFonts w:ascii="Times New Roman" w:hAnsi="Times New Roman"/>
          <w:sz w:val="24"/>
        </w:rPr>
      </w:pPr>
      <w:hyperlink r:id="rId1487" w:history="1">
        <w:r w:rsidRPr="00775E2D">
          <w:rPr>
            <w:rFonts w:ascii="Times New Roman" w:hAnsi="Times New Roman"/>
            <w:color w:val="0000FF"/>
            <w:sz w:val="24"/>
            <w:u w:val="single"/>
          </w:rPr>
          <w:t>Bi-weekly Report, May 27, 1949, 1949 May 27</w:t>
        </w:r>
      </w:hyperlink>
    </w:p>
    <w:p w14:paraId="3264A90A" w14:textId="77777777" w:rsidR="004728DD" w:rsidRPr="00775E2D" w:rsidRDefault="004728DD" w:rsidP="004728DD">
      <w:pPr>
        <w:spacing w:after="0"/>
        <w:rPr>
          <w:rFonts w:ascii="Times New Roman" w:hAnsi="Times New Roman"/>
          <w:sz w:val="24"/>
        </w:rPr>
      </w:pPr>
      <w:hyperlink r:id="rId1488" w:history="1">
        <w:r w:rsidRPr="00775E2D">
          <w:rPr>
            <w:rFonts w:ascii="Times New Roman" w:hAnsi="Times New Roman"/>
            <w:color w:val="0000FF"/>
            <w:sz w:val="24"/>
            <w:u w:val="single"/>
          </w:rPr>
          <w:t>Bi-weekly Report, Project 6673, February 2, 1951, 1951 February 02</w:t>
        </w:r>
      </w:hyperlink>
    </w:p>
    <w:p w14:paraId="5AB5C045" w14:textId="77777777" w:rsidR="004728DD" w:rsidRPr="00775E2D" w:rsidRDefault="004728DD" w:rsidP="004728DD">
      <w:pPr>
        <w:spacing w:after="0"/>
        <w:rPr>
          <w:rFonts w:ascii="Times New Roman" w:hAnsi="Times New Roman"/>
          <w:sz w:val="24"/>
        </w:rPr>
      </w:pPr>
      <w:hyperlink r:id="rId1489" w:history="1">
        <w:r w:rsidRPr="00775E2D">
          <w:rPr>
            <w:rFonts w:ascii="Times New Roman" w:hAnsi="Times New Roman"/>
            <w:color w:val="0000FF"/>
            <w:sz w:val="24"/>
            <w:u w:val="single"/>
          </w:rPr>
          <w:t>Bi-weekly Report, September 2, 1949, 1949 September 02</w:t>
        </w:r>
      </w:hyperlink>
    </w:p>
    <w:p w14:paraId="099DF687" w14:textId="77777777" w:rsidR="004728DD" w:rsidRPr="00775E2D" w:rsidRDefault="004728DD" w:rsidP="004728DD">
      <w:pPr>
        <w:spacing w:after="0"/>
        <w:rPr>
          <w:rFonts w:ascii="Times New Roman" w:hAnsi="Times New Roman"/>
          <w:sz w:val="24"/>
        </w:rPr>
      </w:pPr>
      <w:hyperlink r:id="rId1490" w:history="1">
        <w:r w:rsidRPr="00775E2D">
          <w:rPr>
            <w:rFonts w:ascii="Times New Roman" w:hAnsi="Times New Roman"/>
            <w:color w:val="0000FF"/>
            <w:sz w:val="24"/>
            <w:u w:val="single"/>
          </w:rPr>
          <w:t>Bi-weekly Report, May 26, 1950, 1950 May 26</w:t>
        </w:r>
      </w:hyperlink>
    </w:p>
    <w:p w14:paraId="0C075C42" w14:textId="77777777" w:rsidR="004728DD" w:rsidRPr="00775E2D" w:rsidRDefault="004728DD" w:rsidP="004728DD">
      <w:pPr>
        <w:spacing w:after="0"/>
        <w:rPr>
          <w:rFonts w:ascii="Times New Roman" w:hAnsi="Times New Roman"/>
          <w:sz w:val="24"/>
        </w:rPr>
      </w:pPr>
      <w:hyperlink r:id="rId1491" w:history="1">
        <w:r w:rsidRPr="00775E2D">
          <w:rPr>
            <w:rFonts w:ascii="Times New Roman" w:hAnsi="Times New Roman"/>
            <w:color w:val="0000FF"/>
            <w:sz w:val="24"/>
            <w:u w:val="single"/>
          </w:rPr>
          <w:t>Bi-weekly Report, Project 6673, February 16, 1951, 1951 February 16</w:t>
        </w:r>
      </w:hyperlink>
    </w:p>
    <w:p w14:paraId="116B00D5" w14:textId="77777777" w:rsidR="004728DD" w:rsidRPr="00775E2D" w:rsidRDefault="004728DD" w:rsidP="004728DD">
      <w:pPr>
        <w:spacing w:after="0"/>
        <w:rPr>
          <w:rFonts w:ascii="Times New Roman" w:hAnsi="Times New Roman"/>
          <w:sz w:val="24"/>
        </w:rPr>
      </w:pPr>
      <w:hyperlink r:id="rId1492" w:history="1">
        <w:r w:rsidRPr="00775E2D">
          <w:rPr>
            <w:rFonts w:ascii="Times New Roman" w:hAnsi="Times New Roman"/>
            <w:color w:val="0000FF"/>
            <w:sz w:val="24"/>
            <w:u w:val="single"/>
          </w:rPr>
          <w:t>Biweekly Report, October 23, 1953, 1953 October 23</w:t>
        </w:r>
      </w:hyperlink>
    </w:p>
    <w:p w14:paraId="510BAF57" w14:textId="77777777" w:rsidR="004728DD" w:rsidRPr="00775E2D" w:rsidRDefault="004728DD" w:rsidP="004728DD">
      <w:pPr>
        <w:spacing w:after="0"/>
        <w:rPr>
          <w:rFonts w:ascii="Times New Roman" w:hAnsi="Times New Roman"/>
          <w:sz w:val="24"/>
        </w:rPr>
      </w:pPr>
      <w:hyperlink r:id="rId1493" w:history="1">
        <w:r w:rsidRPr="00775E2D">
          <w:rPr>
            <w:rFonts w:ascii="Times New Roman" w:hAnsi="Times New Roman"/>
            <w:color w:val="0000FF"/>
            <w:sz w:val="24"/>
            <w:u w:val="single"/>
          </w:rPr>
          <w:t>Biweekly Progress Report for AN/FSQ-7, December 18, 1953, 1953 December 18</w:t>
        </w:r>
      </w:hyperlink>
    </w:p>
    <w:p w14:paraId="48526CC7" w14:textId="77777777" w:rsidR="004728DD" w:rsidRPr="00775E2D" w:rsidRDefault="004728DD" w:rsidP="004728DD">
      <w:pPr>
        <w:spacing w:after="0"/>
        <w:rPr>
          <w:rFonts w:ascii="Times New Roman" w:hAnsi="Times New Roman"/>
          <w:sz w:val="24"/>
        </w:rPr>
      </w:pPr>
      <w:hyperlink r:id="rId1494" w:history="1">
        <w:r w:rsidRPr="00775E2D">
          <w:rPr>
            <w:rFonts w:ascii="Times New Roman" w:hAnsi="Times New Roman"/>
            <w:color w:val="0000FF"/>
            <w:sz w:val="24"/>
            <w:u w:val="single"/>
          </w:rPr>
          <w:t>Bi-weekly Report, March 31, 1950, 1950 March 31</w:t>
        </w:r>
      </w:hyperlink>
    </w:p>
    <w:p w14:paraId="1D23F5C5" w14:textId="77777777" w:rsidR="004728DD" w:rsidRPr="00775E2D" w:rsidRDefault="004728DD" w:rsidP="004728DD">
      <w:pPr>
        <w:spacing w:after="0"/>
        <w:rPr>
          <w:rFonts w:ascii="Times New Roman" w:hAnsi="Times New Roman"/>
          <w:sz w:val="24"/>
        </w:rPr>
      </w:pPr>
      <w:hyperlink r:id="rId1495" w:history="1">
        <w:r w:rsidRPr="00775E2D">
          <w:rPr>
            <w:rFonts w:ascii="Times New Roman" w:hAnsi="Times New Roman"/>
            <w:color w:val="0000FF"/>
            <w:sz w:val="24"/>
            <w:u w:val="single"/>
          </w:rPr>
          <w:t>Bi-weekly Report, July 7, 1950, 1950 July 07</w:t>
        </w:r>
      </w:hyperlink>
    </w:p>
    <w:p w14:paraId="07985A7D" w14:textId="77777777" w:rsidR="004728DD" w:rsidRPr="00775E2D" w:rsidRDefault="004728DD" w:rsidP="004728DD">
      <w:pPr>
        <w:spacing w:after="0"/>
        <w:rPr>
          <w:rFonts w:ascii="Times New Roman" w:hAnsi="Times New Roman"/>
          <w:sz w:val="24"/>
        </w:rPr>
      </w:pPr>
      <w:hyperlink r:id="rId1496" w:history="1">
        <w:r w:rsidRPr="00775E2D">
          <w:rPr>
            <w:rFonts w:ascii="Times New Roman" w:hAnsi="Times New Roman"/>
            <w:color w:val="0000FF"/>
            <w:sz w:val="24"/>
            <w:u w:val="single"/>
          </w:rPr>
          <w:t>Biweekly Report, November 29, 1953, 1953 November 29</w:t>
        </w:r>
      </w:hyperlink>
    </w:p>
    <w:p w14:paraId="7AD431AB" w14:textId="77777777" w:rsidR="004728DD" w:rsidRPr="00775E2D" w:rsidRDefault="004728DD" w:rsidP="004728DD">
      <w:pPr>
        <w:spacing w:after="0"/>
        <w:rPr>
          <w:rFonts w:ascii="Times New Roman" w:hAnsi="Times New Roman"/>
          <w:sz w:val="24"/>
        </w:rPr>
      </w:pPr>
      <w:hyperlink r:id="rId1497" w:history="1">
        <w:r w:rsidRPr="00775E2D">
          <w:rPr>
            <w:rFonts w:ascii="Times New Roman" w:hAnsi="Times New Roman"/>
            <w:color w:val="0000FF"/>
            <w:sz w:val="24"/>
            <w:u w:val="single"/>
          </w:rPr>
          <w:t>Biweekly Report for December 18, 1953, 1953 December 18</w:t>
        </w:r>
      </w:hyperlink>
    </w:p>
    <w:p w14:paraId="3982592B" w14:textId="77777777" w:rsidR="004728DD" w:rsidRPr="00775E2D" w:rsidRDefault="004728DD" w:rsidP="004728DD">
      <w:pPr>
        <w:spacing w:after="0"/>
        <w:rPr>
          <w:rFonts w:ascii="Times New Roman" w:hAnsi="Times New Roman"/>
          <w:sz w:val="24"/>
        </w:rPr>
      </w:pPr>
      <w:hyperlink r:id="rId1498" w:history="1">
        <w:r w:rsidRPr="00775E2D">
          <w:rPr>
            <w:rFonts w:ascii="Times New Roman" w:hAnsi="Times New Roman"/>
            <w:color w:val="0000FF"/>
            <w:sz w:val="24"/>
            <w:u w:val="single"/>
          </w:rPr>
          <w:t>Biweekly Report, September 25, 1953, 1953 September 25</w:t>
        </w:r>
      </w:hyperlink>
    </w:p>
    <w:p w14:paraId="58A39DC3" w14:textId="77777777" w:rsidR="004728DD" w:rsidRPr="00775E2D" w:rsidRDefault="004728DD" w:rsidP="004728DD">
      <w:pPr>
        <w:spacing w:after="0"/>
        <w:rPr>
          <w:rFonts w:ascii="Times New Roman" w:hAnsi="Times New Roman"/>
          <w:sz w:val="24"/>
        </w:rPr>
      </w:pPr>
      <w:hyperlink r:id="rId1499" w:history="1">
        <w:r w:rsidRPr="00775E2D">
          <w:rPr>
            <w:rFonts w:ascii="Times New Roman" w:hAnsi="Times New Roman"/>
            <w:color w:val="0000FF"/>
            <w:sz w:val="24"/>
            <w:u w:val="single"/>
          </w:rPr>
          <w:t>Biweekly Progress Report for AN/FSQ-7 (XD-1), August 7, 1953, 1953 August 07</w:t>
        </w:r>
      </w:hyperlink>
    </w:p>
    <w:p w14:paraId="17E82533" w14:textId="77777777" w:rsidR="004728DD" w:rsidRPr="00775E2D" w:rsidRDefault="004728DD" w:rsidP="004728DD">
      <w:pPr>
        <w:spacing w:after="0"/>
        <w:rPr>
          <w:rFonts w:ascii="Times New Roman" w:hAnsi="Times New Roman"/>
          <w:sz w:val="24"/>
        </w:rPr>
      </w:pPr>
      <w:hyperlink r:id="rId1500" w:history="1">
        <w:r w:rsidRPr="00775E2D">
          <w:rPr>
            <w:rFonts w:ascii="Times New Roman" w:hAnsi="Times New Roman"/>
            <w:color w:val="0000FF"/>
            <w:sz w:val="24"/>
            <w:u w:val="single"/>
          </w:rPr>
          <w:t>Bi-weekly Report, Project 6673, January 5, 1951, 1951 January 05</w:t>
        </w:r>
      </w:hyperlink>
    </w:p>
    <w:p w14:paraId="3FE7C375" w14:textId="77777777" w:rsidR="004728DD" w:rsidRPr="00775E2D" w:rsidRDefault="004728DD" w:rsidP="004728DD">
      <w:pPr>
        <w:spacing w:after="0"/>
        <w:rPr>
          <w:rFonts w:ascii="Times New Roman" w:hAnsi="Times New Roman"/>
          <w:sz w:val="24"/>
        </w:rPr>
      </w:pPr>
      <w:hyperlink r:id="rId1501" w:history="1">
        <w:r w:rsidRPr="00775E2D">
          <w:rPr>
            <w:rFonts w:ascii="Times New Roman" w:hAnsi="Times New Roman"/>
            <w:color w:val="0000FF"/>
            <w:sz w:val="24"/>
            <w:u w:val="single"/>
          </w:rPr>
          <w:t>Biweekly Report, October 9, 1953, 1953 October 09</w:t>
        </w:r>
      </w:hyperlink>
    </w:p>
    <w:p w14:paraId="3942469B" w14:textId="77777777" w:rsidR="004728DD" w:rsidRPr="00775E2D" w:rsidRDefault="004728DD" w:rsidP="004728DD">
      <w:pPr>
        <w:spacing w:after="0"/>
        <w:rPr>
          <w:rFonts w:ascii="Times New Roman" w:hAnsi="Times New Roman"/>
          <w:sz w:val="24"/>
        </w:rPr>
      </w:pPr>
      <w:hyperlink r:id="rId1502" w:history="1">
        <w:r w:rsidRPr="00775E2D">
          <w:rPr>
            <w:rFonts w:ascii="Times New Roman" w:hAnsi="Times New Roman"/>
            <w:color w:val="0000FF"/>
            <w:sz w:val="24"/>
            <w:u w:val="single"/>
          </w:rPr>
          <w:t>Bi-weekly Report, September 30, 1949, 1949 September 30</w:t>
        </w:r>
      </w:hyperlink>
    </w:p>
    <w:p w14:paraId="3E9B7FC0" w14:textId="77777777" w:rsidR="004728DD" w:rsidRPr="00775E2D" w:rsidRDefault="004728DD" w:rsidP="004728DD">
      <w:pPr>
        <w:spacing w:after="0"/>
        <w:rPr>
          <w:rFonts w:ascii="Times New Roman" w:hAnsi="Times New Roman"/>
          <w:sz w:val="24"/>
        </w:rPr>
      </w:pPr>
      <w:hyperlink r:id="rId1503" w:history="1">
        <w:r w:rsidRPr="00775E2D">
          <w:rPr>
            <w:rFonts w:ascii="Times New Roman" w:hAnsi="Times New Roman"/>
            <w:color w:val="0000FF"/>
            <w:sz w:val="24"/>
            <w:u w:val="single"/>
          </w:rPr>
          <w:t>Bi-weekly Report, January 6, 1950, 1950 January 06</w:t>
        </w:r>
      </w:hyperlink>
    </w:p>
    <w:p w14:paraId="6E80C19D" w14:textId="77777777" w:rsidR="004728DD" w:rsidRPr="00775E2D" w:rsidRDefault="004728DD" w:rsidP="004728DD">
      <w:pPr>
        <w:spacing w:after="0"/>
        <w:rPr>
          <w:rFonts w:ascii="Times New Roman" w:hAnsi="Times New Roman"/>
          <w:sz w:val="24"/>
        </w:rPr>
      </w:pPr>
      <w:hyperlink r:id="rId1504" w:history="1">
        <w:r w:rsidRPr="00775E2D">
          <w:rPr>
            <w:rFonts w:ascii="Times New Roman" w:hAnsi="Times New Roman"/>
            <w:color w:val="0000FF"/>
            <w:sz w:val="24"/>
            <w:u w:val="single"/>
          </w:rPr>
          <w:t>Bi-weekly Report, Project 6673, August 4, 1950, 1950 August 04</w:t>
        </w:r>
      </w:hyperlink>
    </w:p>
    <w:p w14:paraId="5C908E35" w14:textId="77777777" w:rsidR="004728DD" w:rsidRPr="00775E2D" w:rsidRDefault="004728DD" w:rsidP="004728DD">
      <w:pPr>
        <w:spacing w:after="0"/>
        <w:rPr>
          <w:rFonts w:ascii="Times New Roman" w:hAnsi="Times New Roman"/>
          <w:sz w:val="24"/>
        </w:rPr>
      </w:pPr>
      <w:hyperlink r:id="rId1505" w:history="1">
        <w:r w:rsidRPr="00775E2D">
          <w:rPr>
            <w:rFonts w:ascii="Times New Roman" w:hAnsi="Times New Roman"/>
            <w:color w:val="0000FF"/>
            <w:sz w:val="24"/>
            <w:u w:val="single"/>
          </w:rPr>
          <w:t>Bi-weekly Report, May 13, 1949, 1949 May 13</w:t>
        </w:r>
      </w:hyperlink>
    </w:p>
    <w:p w14:paraId="30AC6FEE" w14:textId="77777777" w:rsidR="004728DD" w:rsidRPr="00775E2D" w:rsidRDefault="004728DD" w:rsidP="004728DD">
      <w:pPr>
        <w:spacing w:after="0"/>
        <w:rPr>
          <w:rFonts w:ascii="Times New Roman" w:hAnsi="Times New Roman"/>
          <w:sz w:val="24"/>
        </w:rPr>
      </w:pPr>
      <w:hyperlink r:id="rId1506" w:history="1">
        <w:r w:rsidRPr="00775E2D">
          <w:rPr>
            <w:rFonts w:ascii="Times New Roman" w:hAnsi="Times New Roman"/>
            <w:color w:val="0000FF"/>
            <w:sz w:val="24"/>
            <w:u w:val="single"/>
          </w:rPr>
          <w:t>Biweekly Progress Report for AN/FSQ-7, 1953 September 18</w:t>
        </w:r>
      </w:hyperlink>
    </w:p>
    <w:p w14:paraId="624ECDC8" w14:textId="77777777" w:rsidR="004728DD" w:rsidRPr="00775E2D" w:rsidRDefault="004728DD" w:rsidP="004728DD">
      <w:pPr>
        <w:spacing w:after="0"/>
        <w:rPr>
          <w:rFonts w:ascii="Times New Roman" w:hAnsi="Times New Roman"/>
          <w:sz w:val="24"/>
        </w:rPr>
      </w:pPr>
      <w:hyperlink r:id="rId1507" w:history="1">
        <w:r w:rsidRPr="00775E2D">
          <w:rPr>
            <w:rFonts w:ascii="Times New Roman" w:hAnsi="Times New Roman"/>
            <w:color w:val="0000FF"/>
            <w:sz w:val="24"/>
            <w:u w:val="single"/>
          </w:rPr>
          <w:t>Biweekly Report, November 16, 1953, 1953 November 16</w:t>
        </w:r>
      </w:hyperlink>
    </w:p>
    <w:p w14:paraId="04396713" w14:textId="77777777" w:rsidR="004728DD" w:rsidRPr="00775E2D" w:rsidRDefault="004728DD" w:rsidP="004728DD">
      <w:pPr>
        <w:spacing w:after="0"/>
        <w:rPr>
          <w:rFonts w:ascii="Times New Roman" w:hAnsi="Times New Roman"/>
          <w:sz w:val="24"/>
        </w:rPr>
      </w:pPr>
      <w:hyperlink r:id="rId1508" w:history="1">
        <w:r w:rsidRPr="00775E2D">
          <w:rPr>
            <w:rFonts w:ascii="Times New Roman" w:hAnsi="Times New Roman"/>
            <w:color w:val="0000FF"/>
            <w:sz w:val="24"/>
            <w:u w:val="single"/>
          </w:rPr>
          <w:t>Bi-weekly Report, November 25, 1949, 1949 November 25</w:t>
        </w:r>
      </w:hyperlink>
    </w:p>
    <w:p w14:paraId="2933E938" w14:textId="77777777" w:rsidR="004728DD" w:rsidRPr="00775E2D" w:rsidRDefault="004728DD" w:rsidP="004728DD">
      <w:pPr>
        <w:spacing w:after="0"/>
        <w:rPr>
          <w:rFonts w:ascii="Times New Roman" w:hAnsi="Times New Roman"/>
          <w:sz w:val="24"/>
        </w:rPr>
      </w:pPr>
      <w:hyperlink r:id="rId1509" w:history="1">
        <w:r w:rsidRPr="00775E2D">
          <w:rPr>
            <w:rFonts w:ascii="Times New Roman" w:hAnsi="Times New Roman"/>
            <w:color w:val="0000FF"/>
            <w:sz w:val="24"/>
            <w:u w:val="single"/>
          </w:rPr>
          <w:t>Bi-weekly Report, Project 6673, August 18, 1950, 1950 August 18</w:t>
        </w:r>
      </w:hyperlink>
    </w:p>
    <w:p w14:paraId="4786CE5A" w14:textId="77777777" w:rsidR="004728DD" w:rsidRPr="00775E2D" w:rsidRDefault="004728DD" w:rsidP="004728DD">
      <w:pPr>
        <w:spacing w:after="0"/>
        <w:rPr>
          <w:rFonts w:ascii="Times New Roman" w:hAnsi="Times New Roman"/>
          <w:sz w:val="24"/>
        </w:rPr>
      </w:pPr>
      <w:hyperlink r:id="rId1510" w:history="1">
        <w:r w:rsidRPr="00775E2D">
          <w:rPr>
            <w:rFonts w:ascii="Times New Roman" w:hAnsi="Times New Roman"/>
            <w:color w:val="0000FF"/>
            <w:sz w:val="24"/>
            <w:u w:val="single"/>
          </w:rPr>
          <w:t>Biweekly Report, November 2, 1953, 1953 November 02</w:t>
        </w:r>
      </w:hyperlink>
    </w:p>
    <w:p w14:paraId="19A737B4" w14:textId="77777777" w:rsidR="004728DD" w:rsidRPr="00775E2D" w:rsidRDefault="004728DD" w:rsidP="004728DD">
      <w:pPr>
        <w:spacing w:after="0"/>
        <w:rPr>
          <w:rFonts w:ascii="Times New Roman" w:hAnsi="Times New Roman"/>
          <w:sz w:val="24"/>
        </w:rPr>
      </w:pPr>
      <w:hyperlink r:id="rId1511" w:history="1">
        <w:r w:rsidRPr="00775E2D">
          <w:rPr>
            <w:rFonts w:ascii="Times New Roman" w:hAnsi="Times New Roman"/>
            <w:color w:val="0000FF"/>
            <w:sz w:val="24"/>
            <w:u w:val="single"/>
          </w:rPr>
          <w:t>Bi-weekly Report, Project 6673, July 21, 1950, 1950 July 21</w:t>
        </w:r>
      </w:hyperlink>
    </w:p>
    <w:p w14:paraId="3F10A22C" w14:textId="77777777" w:rsidR="004728DD" w:rsidRPr="00775E2D" w:rsidRDefault="004728DD" w:rsidP="004728DD">
      <w:pPr>
        <w:spacing w:after="0"/>
        <w:rPr>
          <w:rFonts w:ascii="Times New Roman" w:hAnsi="Times New Roman"/>
          <w:sz w:val="24"/>
        </w:rPr>
      </w:pPr>
      <w:hyperlink r:id="rId1512" w:history="1">
        <w:r w:rsidRPr="00775E2D">
          <w:rPr>
            <w:rFonts w:ascii="Times New Roman" w:hAnsi="Times New Roman"/>
            <w:color w:val="0000FF"/>
            <w:sz w:val="24"/>
            <w:u w:val="single"/>
          </w:rPr>
          <w:t>Bi-weekly Report, Project 6673, May 25, 1951, 1951 May 25</w:t>
        </w:r>
      </w:hyperlink>
    </w:p>
    <w:p w14:paraId="7C2A4B25" w14:textId="77777777" w:rsidR="004728DD" w:rsidRPr="00775E2D" w:rsidRDefault="004728DD" w:rsidP="004728DD">
      <w:pPr>
        <w:spacing w:after="0"/>
        <w:rPr>
          <w:rFonts w:ascii="Times New Roman" w:hAnsi="Times New Roman"/>
          <w:sz w:val="24"/>
        </w:rPr>
      </w:pPr>
      <w:hyperlink r:id="rId1513" w:history="1">
        <w:r w:rsidRPr="00775E2D">
          <w:rPr>
            <w:rFonts w:ascii="Times New Roman" w:hAnsi="Times New Roman"/>
            <w:color w:val="0000FF"/>
            <w:sz w:val="24"/>
            <w:u w:val="single"/>
          </w:rPr>
          <w:t>Bi-weekly Report, July 8, 1949, 1949 July 08</w:t>
        </w:r>
      </w:hyperlink>
    </w:p>
    <w:p w14:paraId="7D91D07C" w14:textId="77777777" w:rsidR="004728DD" w:rsidRPr="00775E2D" w:rsidRDefault="004728DD" w:rsidP="004728DD">
      <w:pPr>
        <w:spacing w:after="0"/>
        <w:rPr>
          <w:rFonts w:ascii="Times New Roman" w:hAnsi="Times New Roman"/>
          <w:sz w:val="24"/>
        </w:rPr>
      </w:pPr>
      <w:hyperlink r:id="rId1514" w:history="1">
        <w:r w:rsidRPr="00775E2D">
          <w:rPr>
            <w:rFonts w:ascii="Times New Roman" w:hAnsi="Times New Roman"/>
            <w:color w:val="0000FF"/>
            <w:sz w:val="24"/>
            <w:u w:val="single"/>
          </w:rPr>
          <w:t>Division 6 Biweekly Report, August 28, 1953, 1953 August 28</w:t>
        </w:r>
      </w:hyperlink>
    </w:p>
    <w:p w14:paraId="5DF82399" w14:textId="77777777" w:rsidR="004728DD" w:rsidRPr="00775E2D" w:rsidRDefault="004728DD" w:rsidP="004728DD">
      <w:pPr>
        <w:spacing w:after="0"/>
        <w:rPr>
          <w:rFonts w:ascii="Times New Roman" w:hAnsi="Times New Roman"/>
          <w:sz w:val="24"/>
        </w:rPr>
      </w:pPr>
      <w:hyperlink r:id="rId1515" w:history="1">
        <w:r w:rsidRPr="00775E2D">
          <w:rPr>
            <w:rFonts w:ascii="Times New Roman" w:hAnsi="Times New Roman"/>
            <w:color w:val="0000FF"/>
            <w:sz w:val="24"/>
            <w:u w:val="single"/>
          </w:rPr>
          <w:t>Bi-weekly Report, July 7, 1950, 1950 July 07</w:t>
        </w:r>
      </w:hyperlink>
    </w:p>
    <w:p w14:paraId="137A9CD8" w14:textId="77777777" w:rsidR="004728DD" w:rsidRPr="00775E2D" w:rsidRDefault="004728DD" w:rsidP="004728DD">
      <w:pPr>
        <w:spacing w:after="0"/>
        <w:rPr>
          <w:rFonts w:ascii="Times New Roman" w:hAnsi="Times New Roman"/>
          <w:sz w:val="24"/>
        </w:rPr>
      </w:pPr>
      <w:hyperlink r:id="rId1516" w:history="1">
        <w:r w:rsidRPr="00775E2D">
          <w:rPr>
            <w:rFonts w:ascii="Times New Roman" w:hAnsi="Times New Roman"/>
            <w:color w:val="0000FF"/>
            <w:sz w:val="24"/>
            <w:u w:val="single"/>
          </w:rPr>
          <w:t>Bi-weekly Report, September 16, 1949, 1949 September 16</w:t>
        </w:r>
      </w:hyperlink>
    </w:p>
    <w:p w14:paraId="61DFD266" w14:textId="77777777" w:rsidR="004728DD" w:rsidRPr="00775E2D" w:rsidRDefault="004728DD" w:rsidP="004728DD">
      <w:pPr>
        <w:spacing w:after="0"/>
        <w:rPr>
          <w:rFonts w:ascii="Times New Roman" w:hAnsi="Times New Roman"/>
          <w:sz w:val="24"/>
        </w:rPr>
      </w:pPr>
      <w:hyperlink r:id="rId1517" w:history="1">
        <w:r w:rsidRPr="00775E2D">
          <w:rPr>
            <w:rFonts w:ascii="Times New Roman" w:hAnsi="Times New Roman"/>
            <w:color w:val="0000FF"/>
            <w:sz w:val="24"/>
            <w:u w:val="single"/>
          </w:rPr>
          <w:t>Biweekly Progress Report for AN/FSQ-7, 1953 October 02</w:t>
        </w:r>
      </w:hyperlink>
    </w:p>
    <w:p w14:paraId="62977B47" w14:textId="77777777" w:rsidR="004728DD" w:rsidRPr="00775E2D" w:rsidRDefault="004728DD" w:rsidP="004728DD">
      <w:pPr>
        <w:spacing w:after="0"/>
        <w:rPr>
          <w:rFonts w:ascii="Times New Roman" w:hAnsi="Times New Roman"/>
          <w:sz w:val="24"/>
        </w:rPr>
      </w:pPr>
      <w:hyperlink r:id="rId1518" w:history="1">
        <w:r w:rsidRPr="00775E2D">
          <w:rPr>
            <w:rFonts w:ascii="Times New Roman" w:hAnsi="Times New Roman"/>
            <w:color w:val="0000FF"/>
            <w:sz w:val="24"/>
            <w:u w:val="single"/>
          </w:rPr>
          <w:t>Biweekly Report, December 27, 1953, 1953 December 27</w:t>
        </w:r>
      </w:hyperlink>
    </w:p>
    <w:p w14:paraId="68614608" w14:textId="77777777" w:rsidR="004728DD" w:rsidRPr="00775E2D" w:rsidRDefault="004728DD" w:rsidP="004728DD">
      <w:pPr>
        <w:spacing w:after="0"/>
        <w:rPr>
          <w:rFonts w:ascii="Times New Roman" w:hAnsi="Times New Roman"/>
          <w:sz w:val="24"/>
        </w:rPr>
      </w:pPr>
      <w:hyperlink r:id="rId1519" w:history="1">
        <w:r w:rsidRPr="00775E2D">
          <w:rPr>
            <w:rFonts w:ascii="Times New Roman" w:hAnsi="Times New Roman"/>
            <w:color w:val="0000FF"/>
            <w:sz w:val="24"/>
            <w:u w:val="single"/>
          </w:rPr>
          <w:t>Bi-weekly Report, June 9, 1950, 1950 June 09</w:t>
        </w:r>
      </w:hyperlink>
    </w:p>
    <w:p w14:paraId="76C888AE" w14:textId="77777777" w:rsidR="004728DD" w:rsidRPr="00775E2D" w:rsidRDefault="004728DD" w:rsidP="004728DD">
      <w:pPr>
        <w:spacing w:after="0"/>
        <w:rPr>
          <w:rFonts w:ascii="Times New Roman" w:hAnsi="Times New Roman"/>
          <w:sz w:val="24"/>
        </w:rPr>
      </w:pPr>
      <w:hyperlink r:id="rId1520" w:history="1">
        <w:r w:rsidRPr="00775E2D">
          <w:rPr>
            <w:rFonts w:ascii="Times New Roman" w:hAnsi="Times New Roman"/>
            <w:color w:val="0000FF"/>
            <w:sz w:val="24"/>
            <w:u w:val="single"/>
          </w:rPr>
          <w:t>Bi-weekly Report, Project 6673, July 14, 1950, 1950 July 14</w:t>
        </w:r>
      </w:hyperlink>
    </w:p>
    <w:p w14:paraId="06306B02" w14:textId="77777777" w:rsidR="004728DD" w:rsidRPr="00775E2D" w:rsidRDefault="004728DD" w:rsidP="004728DD">
      <w:pPr>
        <w:spacing w:after="0"/>
        <w:rPr>
          <w:rFonts w:ascii="Times New Roman" w:hAnsi="Times New Roman"/>
          <w:sz w:val="24"/>
        </w:rPr>
      </w:pPr>
      <w:hyperlink r:id="rId1521" w:history="1">
        <w:r w:rsidRPr="00775E2D">
          <w:rPr>
            <w:rFonts w:ascii="Times New Roman" w:hAnsi="Times New Roman"/>
            <w:color w:val="0000FF"/>
            <w:sz w:val="24"/>
            <w:u w:val="single"/>
          </w:rPr>
          <w:t>Bi-weekly Report, November 11, 1949, 1949 November 11</w:t>
        </w:r>
      </w:hyperlink>
    </w:p>
    <w:p w14:paraId="0A85DF81" w14:textId="77777777" w:rsidR="004728DD" w:rsidRPr="00775E2D" w:rsidRDefault="004728DD" w:rsidP="004728DD">
      <w:pPr>
        <w:spacing w:after="0"/>
        <w:rPr>
          <w:rFonts w:ascii="Times New Roman" w:hAnsi="Times New Roman"/>
          <w:sz w:val="24"/>
        </w:rPr>
      </w:pPr>
      <w:hyperlink r:id="rId1522" w:history="1">
        <w:r w:rsidRPr="00775E2D">
          <w:rPr>
            <w:rFonts w:ascii="Times New Roman" w:hAnsi="Times New Roman"/>
            <w:color w:val="0000FF"/>
            <w:sz w:val="24"/>
            <w:u w:val="single"/>
          </w:rPr>
          <w:t>Bi-weekly Report, Project 6673, December 8, 1950, 1950 December 08</w:t>
        </w:r>
      </w:hyperlink>
    </w:p>
    <w:p w14:paraId="4CDC1F0B" w14:textId="77777777" w:rsidR="004728DD" w:rsidRPr="00775E2D" w:rsidRDefault="004728DD" w:rsidP="004728DD">
      <w:pPr>
        <w:spacing w:after="0"/>
        <w:rPr>
          <w:rFonts w:ascii="Times New Roman" w:hAnsi="Times New Roman"/>
          <w:sz w:val="24"/>
        </w:rPr>
      </w:pPr>
      <w:hyperlink r:id="rId1523" w:history="1">
        <w:r w:rsidRPr="00775E2D">
          <w:rPr>
            <w:rFonts w:ascii="Times New Roman" w:hAnsi="Times New Roman"/>
            <w:color w:val="0000FF"/>
            <w:sz w:val="24"/>
            <w:u w:val="single"/>
          </w:rPr>
          <w:t>Bi-weekly Report, July 22, 1949, 1949 July 22</w:t>
        </w:r>
      </w:hyperlink>
    </w:p>
    <w:p w14:paraId="339FD844" w14:textId="77777777" w:rsidR="004728DD" w:rsidRPr="00775E2D" w:rsidRDefault="004728DD" w:rsidP="004728DD">
      <w:pPr>
        <w:spacing w:after="0"/>
        <w:rPr>
          <w:rFonts w:ascii="Times New Roman" w:hAnsi="Times New Roman"/>
          <w:sz w:val="24"/>
        </w:rPr>
      </w:pPr>
      <w:hyperlink r:id="rId1524" w:history="1">
        <w:r w:rsidRPr="00775E2D">
          <w:rPr>
            <w:rFonts w:ascii="Times New Roman" w:hAnsi="Times New Roman"/>
            <w:color w:val="0000FF"/>
            <w:sz w:val="24"/>
            <w:u w:val="single"/>
          </w:rPr>
          <w:t>Division 6 Biweekly Report, August 14, 1953, 1953 August 14</w:t>
        </w:r>
      </w:hyperlink>
    </w:p>
    <w:p w14:paraId="1638786E" w14:textId="77777777" w:rsidR="004728DD" w:rsidRPr="00775E2D" w:rsidRDefault="004728DD" w:rsidP="004728DD">
      <w:pPr>
        <w:spacing w:after="0"/>
        <w:rPr>
          <w:rFonts w:ascii="Times New Roman" w:hAnsi="Times New Roman"/>
          <w:sz w:val="24"/>
        </w:rPr>
      </w:pPr>
      <w:hyperlink r:id="rId1525" w:history="1">
        <w:r w:rsidRPr="00775E2D">
          <w:rPr>
            <w:rFonts w:ascii="Times New Roman" w:hAnsi="Times New Roman"/>
            <w:color w:val="0000FF"/>
            <w:sz w:val="24"/>
            <w:u w:val="single"/>
          </w:rPr>
          <w:t>Biweekly Report, September 11, 1953, 1953 September 11</w:t>
        </w:r>
      </w:hyperlink>
    </w:p>
    <w:p w14:paraId="0F70D1A1" w14:textId="77777777" w:rsidR="004728DD" w:rsidRPr="00775E2D" w:rsidRDefault="004728DD" w:rsidP="004728DD">
      <w:pPr>
        <w:spacing w:after="0"/>
        <w:rPr>
          <w:rFonts w:ascii="Times New Roman" w:hAnsi="Times New Roman"/>
          <w:sz w:val="24"/>
        </w:rPr>
      </w:pPr>
      <w:hyperlink r:id="rId1526" w:history="1">
        <w:r w:rsidRPr="00775E2D">
          <w:rPr>
            <w:rFonts w:ascii="Times New Roman" w:hAnsi="Times New Roman"/>
            <w:color w:val="0000FF"/>
            <w:sz w:val="24"/>
            <w:u w:val="single"/>
          </w:rPr>
          <w:t>Bi-weekly Report, Project 6673, June 22, 1951, 1951 June 22</w:t>
        </w:r>
      </w:hyperlink>
    </w:p>
    <w:p w14:paraId="7626D3C5" w14:textId="77777777" w:rsidR="004728DD" w:rsidRPr="00775E2D" w:rsidRDefault="004728DD" w:rsidP="004728DD">
      <w:pPr>
        <w:spacing w:after="0"/>
        <w:rPr>
          <w:rFonts w:ascii="Times New Roman" w:hAnsi="Times New Roman"/>
          <w:sz w:val="24"/>
        </w:rPr>
      </w:pPr>
      <w:hyperlink r:id="rId1527" w:history="1">
        <w:r w:rsidRPr="00775E2D">
          <w:rPr>
            <w:rFonts w:ascii="Times New Roman" w:hAnsi="Times New Roman"/>
            <w:color w:val="0000FF"/>
            <w:sz w:val="24"/>
            <w:u w:val="single"/>
          </w:rPr>
          <w:t>Biweekly Progress Report for AN/FSQ-7, December 4, 1953, 1953 December 04</w:t>
        </w:r>
      </w:hyperlink>
    </w:p>
    <w:p w14:paraId="4A9714F1" w14:textId="77777777" w:rsidR="004728DD" w:rsidRPr="00775E2D" w:rsidRDefault="004728DD" w:rsidP="004728DD">
      <w:pPr>
        <w:spacing w:after="0"/>
        <w:rPr>
          <w:rFonts w:ascii="Times New Roman" w:hAnsi="Times New Roman"/>
          <w:sz w:val="24"/>
        </w:rPr>
      </w:pPr>
      <w:hyperlink r:id="rId1528" w:history="1">
        <w:r w:rsidRPr="00775E2D">
          <w:rPr>
            <w:rFonts w:ascii="Times New Roman" w:hAnsi="Times New Roman"/>
            <w:color w:val="0000FF"/>
            <w:sz w:val="24"/>
            <w:u w:val="single"/>
          </w:rPr>
          <w:t>Biweekly Report, December 13, 1953, 1953 December 13</w:t>
        </w:r>
      </w:hyperlink>
    </w:p>
    <w:p w14:paraId="210B3C71" w14:textId="77777777" w:rsidR="004728DD" w:rsidRPr="00775E2D" w:rsidRDefault="004728DD" w:rsidP="004728DD">
      <w:pPr>
        <w:spacing w:after="0"/>
        <w:rPr>
          <w:rFonts w:ascii="Times New Roman" w:hAnsi="Times New Roman"/>
          <w:sz w:val="24"/>
        </w:rPr>
      </w:pPr>
      <w:hyperlink r:id="rId1529" w:history="1">
        <w:r w:rsidRPr="00775E2D">
          <w:rPr>
            <w:rFonts w:ascii="Times New Roman" w:hAnsi="Times New Roman"/>
            <w:color w:val="0000FF"/>
            <w:sz w:val="24"/>
            <w:u w:val="single"/>
          </w:rPr>
          <w:t>Bi-weekly Report, March 3, 1950, 1950 March 03</w:t>
        </w:r>
      </w:hyperlink>
    </w:p>
    <w:p w14:paraId="471A7B30" w14:textId="77777777" w:rsidR="004728DD" w:rsidRPr="00775E2D" w:rsidRDefault="004728DD" w:rsidP="004728DD">
      <w:pPr>
        <w:spacing w:after="0"/>
        <w:rPr>
          <w:rFonts w:ascii="Times New Roman" w:hAnsi="Times New Roman"/>
          <w:sz w:val="24"/>
        </w:rPr>
      </w:pPr>
      <w:hyperlink r:id="rId1530" w:history="1">
        <w:r w:rsidRPr="00775E2D">
          <w:rPr>
            <w:rFonts w:ascii="Times New Roman" w:hAnsi="Times New Roman"/>
            <w:color w:val="0000FF"/>
            <w:sz w:val="24"/>
            <w:u w:val="single"/>
          </w:rPr>
          <w:t>Biweekly Report for December 4, 1953, 1953 December 04</w:t>
        </w:r>
      </w:hyperlink>
    </w:p>
    <w:p w14:paraId="5DF4CCDB" w14:textId="77777777" w:rsidR="004728DD" w:rsidRPr="00775E2D" w:rsidRDefault="004728DD" w:rsidP="004728DD">
      <w:pPr>
        <w:spacing w:after="0"/>
        <w:rPr>
          <w:rFonts w:ascii="Times New Roman" w:hAnsi="Times New Roman"/>
          <w:sz w:val="24"/>
        </w:rPr>
      </w:pPr>
      <w:hyperlink r:id="rId1531" w:history="1">
        <w:r w:rsidRPr="00775E2D">
          <w:rPr>
            <w:rFonts w:ascii="Times New Roman" w:hAnsi="Times New Roman"/>
            <w:color w:val="0000FF"/>
            <w:sz w:val="24"/>
            <w:u w:val="single"/>
          </w:rPr>
          <w:t>Bi-weekly Report, Project 6673, January 5, 1951, 1951 January 05</w:t>
        </w:r>
      </w:hyperlink>
    </w:p>
    <w:p w14:paraId="1363E765" w14:textId="77777777" w:rsidR="004728DD" w:rsidRPr="00775E2D" w:rsidRDefault="004728DD" w:rsidP="004728DD">
      <w:pPr>
        <w:spacing w:after="0"/>
        <w:rPr>
          <w:rFonts w:ascii="Times New Roman" w:hAnsi="Times New Roman"/>
          <w:sz w:val="24"/>
        </w:rPr>
      </w:pPr>
      <w:hyperlink r:id="rId1532" w:history="1">
        <w:r w:rsidRPr="00775E2D">
          <w:rPr>
            <w:rFonts w:ascii="Times New Roman" w:hAnsi="Times New Roman"/>
            <w:color w:val="0000FF"/>
            <w:sz w:val="24"/>
            <w:u w:val="single"/>
          </w:rPr>
          <w:t>Bi-weekly Report, May 12, 1950, 1950 May 12</w:t>
        </w:r>
      </w:hyperlink>
    </w:p>
    <w:p w14:paraId="7AB0CE80" w14:textId="77777777" w:rsidR="004728DD" w:rsidRPr="00775E2D" w:rsidRDefault="004728DD" w:rsidP="004728DD">
      <w:pPr>
        <w:spacing w:after="0"/>
        <w:rPr>
          <w:rFonts w:ascii="Times New Roman" w:hAnsi="Times New Roman"/>
          <w:sz w:val="24"/>
        </w:rPr>
      </w:pPr>
      <w:hyperlink r:id="rId1533" w:history="1">
        <w:r w:rsidRPr="00775E2D">
          <w:rPr>
            <w:rFonts w:ascii="Times New Roman" w:hAnsi="Times New Roman"/>
            <w:color w:val="0000FF"/>
            <w:sz w:val="24"/>
            <w:u w:val="single"/>
          </w:rPr>
          <w:t>Biweekly Progress Report for AN/FSQ-7, October 23, 1953, 1953 October 23</w:t>
        </w:r>
      </w:hyperlink>
    </w:p>
    <w:p w14:paraId="6BEF0945" w14:textId="77777777" w:rsidR="004728DD" w:rsidRPr="00775E2D" w:rsidRDefault="004728DD" w:rsidP="004728DD">
      <w:pPr>
        <w:spacing w:after="0"/>
        <w:rPr>
          <w:rFonts w:ascii="Times New Roman" w:hAnsi="Times New Roman"/>
          <w:sz w:val="24"/>
        </w:rPr>
      </w:pPr>
      <w:hyperlink r:id="rId1534" w:history="1">
        <w:r w:rsidRPr="00775E2D">
          <w:rPr>
            <w:rFonts w:ascii="Times New Roman" w:hAnsi="Times New Roman"/>
            <w:color w:val="0000FF"/>
            <w:sz w:val="24"/>
            <w:u w:val="single"/>
          </w:rPr>
          <w:t>Biweekly Progress Report for AN/FSQ-7, November 20, 1953, 1953 November 20</w:t>
        </w:r>
      </w:hyperlink>
    </w:p>
    <w:p w14:paraId="4C43972C" w14:textId="77777777" w:rsidR="004728DD" w:rsidRPr="00775E2D" w:rsidRDefault="004728DD" w:rsidP="004728DD">
      <w:pPr>
        <w:spacing w:after="0"/>
        <w:rPr>
          <w:rFonts w:ascii="Times New Roman" w:hAnsi="Times New Roman"/>
          <w:sz w:val="24"/>
        </w:rPr>
      </w:pPr>
      <w:hyperlink r:id="rId1535" w:history="1">
        <w:r w:rsidRPr="00775E2D">
          <w:rPr>
            <w:rFonts w:ascii="Times New Roman" w:hAnsi="Times New Roman"/>
            <w:color w:val="0000FF"/>
            <w:sz w:val="24"/>
            <w:u w:val="single"/>
          </w:rPr>
          <w:t>Bi-weekly Report, Project 6673, November 10, 1950, 1950 November 10</w:t>
        </w:r>
      </w:hyperlink>
    </w:p>
    <w:p w14:paraId="580B5D9B" w14:textId="77777777" w:rsidR="004728DD" w:rsidRPr="00775E2D" w:rsidRDefault="004728DD" w:rsidP="004728DD">
      <w:pPr>
        <w:spacing w:after="0"/>
        <w:rPr>
          <w:rFonts w:ascii="Times New Roman" w:hAnsi="Times New Roman"/>
          <w:sz w:val="24"/>
        </w:rPr>
      </w:pPr>
      <w:hyperlink r:id="rId1536" w:history="1">
        <w:r w:rsidRPr="00775E2D">
          <w:rPr>
            <w:rFonts w:ascii="Times New Roman" w:hAnsi="Times New Roman"/>
            <w:color w:val="0000FF"/>
            <w:sz w:val="24"/>
            <w:u w:val="single"/>
          </w:rPr>
          <w:t>Bi-weekly Report, April 28, 1950, 1950 April 28</w:t>
        </w:r>
      </w:hyperlink>
    </w:p>
    <w:p w14:paraId="4712EF5B" w14:textId="77777777" w:rsidR="004728DD" w:rsidRPr="00775E2D" w:rsidRDefault="004728DD" w:rsidP="004728DD">
      <w:pPr>
        <w:spacing w:after="0"/>
        <w:rPr>
          <w:rFonts w:ascii="Times New Roman" w:hAnsi="Times New Roman"/>
          <w:sz w:val="24"/>
        </w:rPr>
      </w:pPr>
      <w:hyperlink r:id="rId1537" w:history="1">
        <w:r w:rsidRPr="00775E2D">
          <w:rPr>
            <w:rFonts w:ascii="Times New Roman" w:hAnsi="Times New Roman"/>
            <w:color w:val="0000FF"/>
            <w:sz w:val="24"/>
            <w:u w:val="single"/>
          </w:rPr>
          <w:t>Bi-weekly, Project 6673, October 27, 1950, 1950 October 27</w:t>
        </w:r>
      </w:hyperlink>
    </w:p>
    <w:p w14:paraId="3C754D0D" w14:textId="77777777" w:rsidR="004728DD" w:rsidRPr="00775E2D" w:rsidRDefault="004728DD" w:rsidP="004728DD">
      <w:pPr>
        <w:spacing w:after="0"/>
        <w:rPr>
          <w:rFonts w:ascii="Times New Roman" w:hAnsi="Times New Roman"/>
          <w:sz w:val="24"/>
        </w:rPr>
      </w:pPr>
      <w:hyperlink r:id="rId1538" w:history="1">
        <w:r w:rsidRPr="00775E2D">
          <w:rPr>
            <w:rFonts w:ascii="Times New Roman" w:hAnsi="Times New Roman"/>
            <w:color w:val="0000FF"/>
            <w:sz w:val="24"/>
            <w:u w:val="single"/>
          </w:rPr>
          <w:t>Bi-weekly Report, Project 6673, April 27, 1951, 1951 April 27</w:t>
        </w:r>
      </w:hyperlink>
    </w:p>
    <w:p w14:paraId="7B19C123" w14:textId="77777777" w:rsidR="004728DD" w:rsidRPr="00775E2D" w:rsidRDefault="004728DD" w:rsidP="004728DD">
      <w:pPr>
        <w:spacing w:after="0"/>
        <w:rPr>
          <w:rFonts w:ascii="Times New Roman" w:hAnsi="Times New Roman"/>
          <w:sz w:val="24"/>
        </w:rPr>
      </w:pPr>
      <w:hyperlink r:id="rId1539" w:history="1">
        <w:r w:rsidRPr="00775E2D">
          <w:rPr>
            <w:rFonts w:ascii="Times New Roman" w:hAnsi="Times New Roman"/>
            <w:color w:val="0000FF"/>
            <w:sz w:val="24"/>
            <w:u w:val="single"/>
          </w:rPr>
          <w:t>Bi-weekly Report, December 23, 1949, 1949 December 23</w:t>
        </w:r>
      </w:hyperlink>
    </w:p>
    <w:p w14:paraId="26135E9E" w14:textId="77777777" w:rsidR="004728DD" w:rsidRPr="00775E2D" w:rsidRDefault="004728DD" w:rsidP="004728DD">
      <w:pPr>
        <w:spacing w:after="0"/>
        <w:rPr>
          <w:rFonts w:ascii="Times New Roman" w:hAnsi="Times New Roman"/>
          <w:sz w:val="24"/>
        </w:rPr>
      </w:pPr>
      <w:hyperlink r:id="rId1540" w:history="1">
        <w:r w:rsidRPr="00775E2D">
          <w:rPr>
            <w:rFonts w:ascii="Times New Roman" w:hAnsi="Times New Roman"/>
            <w:color w:val="0000FF"/>
            <w:sz w:val="24"/>
            <w:u w:val="single"/>
          </w:rPr>
          <w:t>Bi-weekly, Project 6673, October 13, 1950, 1950 October 13</w:t>
        </w:r>
      </w:hyperlink>
    </w:p>
    <w:p w14:paraId="50219376" w14:textId="77777777" w:rsidR="004728DD" w:rsidRPr="00775E2D" w:rsidRDefault="004728DD" w:rsidP="004728DD">
      <w:pPr>
        <w:spacing w:after="0"/>
        <w:rPr>
          <w:rFonts w:ascii="Times New Roman" w:hAnsi="Times New Roman"/>
          <w:sz w:val="24"/>
        </w:rPr>
      </w:pPr>
      <w:hyperlink r:id="rId1541" w:history="1">
        <w:r w:rsidRPr="00775E2D">
          <w:rPr>
            <w:rFonts w:ascii="Times New Roman" w:hAnsi="Times New Roman"/>
            <w:color w:val="0000FF"/>
            <w:sz w:val="24"/>
            <w:u w:val="single"/>
          </w:rPr>
          <w:t>Biweekly Report, August 10, 1953, 1953 August 10</w:t>
        </w:r>
      </w:hyperlink>
    </w:p>
    <w:p w14:paraId="3322FB52" w14:textId="77777777" w:rsidR="004728DD" w:rsidRPr="00775E2D" w:rsidRDefault="004728DD" w:rsidP="004728DD">
      <w:pPr>
        <w:spacing w:after="0"/>
        <w:rPr>
          <w:rFonts w:ascii="Times New Roman" w:hAnsi="Times New Roman"/>
          <w:sz w:val="24"/>
        </w:rPr>
      </w:pPr>
      <w:hyperlink r:id="rId1542" w:history="1">
        <w:r w:rsidRPr="00775E2D">
          <w:rPr>
            <w:rFonts w:ascii="Times New Roman" w:hAnsi="Times New Roman"/>
            <w:color w:val="0000FF"/>
            <w:sz w:val="24"/>
            <w:u w:val="single"/>
          </w:rPr>
          <w:t>Bi-weekly Report, June 10, 1949, 1949 June 10</w:t>
        </w:r>
      </w:hyperlink>
    </w:p>
    <w:p w14:paraId="60105061" w14:textId="77777777" w:rsidR="004728DD" w:rsidRPr="00775E2D" w:rsidRDefault="004728DD" w:rsidP="004728DD">
      <w:pPr>
        <w:spacing w:after="0"/>
        <w:rPr>
          <w:rFonts w:ascii="Times New Roman" w:hAnsi="Times New Roman"/>
          <w:sz w:val="24"/>
        </w:rPr>
      </w:pPr>
      <w:hyperlink r:id="rId1543" w:history="1">
        <w:r w:rsidRPr="00775E2D">
          <w:rPr>
            <w:rFonts w:ascii="Times New Roman" w:hAnsi="Times New Roman"/>
            <w:color w:val="0000FF"/>
            <w:sz w:val="24"/>
            <w:u w:val="single"/>
          </w:rPr>
          <w:t>Biweekly Progress Report for AN/FSQ-7 (XD-1), September 4, 1953, 1953 September 04</w:t>
        </w:r>
      </w:hyperlink>
    </w:p>
    <w:p w14:paraId="6CE8800A" w14:textId="77777777" w:rsidR="004728DD" w:rsidRPr="00775E2D" w:rsidRDefault="004728DD" w:rsidP="004728DD">
      <w:pPr>
        <w:spacing w:after="0"/>
        <w:rPr>
          <w:rFonts w:ascii="Times New Roman" w:hAnsi="Times New Roman"/>
          <w:sz w:val="24"/>
        </w:rPr>
      </w:pPr>
      <w:hyperlink r:id="rId1544" w:history="1">
        <w:r w:rsidRPr="00775E2D">
          <w:rPr>
            <w:rFonts w:ascii="Times New Roman" w:hAnsi="Times New Roman"/>
            <w:color w:val="0000FF"/>
            <w:sz w:val="24"/>
            <w:u w:val="single"/>
          </w:rPr>
          <w:t>Bi-weekly Report, Project 6673, March 2, 1951, 1951 March 02</w:t>
        </w:r>
      </w:hyperlink>
    </w:p>
    <w:p w14:paraId="2E84E191" w14:textId="77777777" w:rsidR="004728DD" w:rsidRPr="00775E2D" w:rsidRDefault="004728DD" w:rsidP="004728DD">
      <w:pPr>
        <w:spacing w:after="0"/>
        <w:rPr>
          <w:rFonts w:ascii="Times New Roman" w:hAnsi="Times New Roman"/>
          <w:sz w:val="24"/>
        </w:rPr>
      </w:pPr>
      <w:hyperlink r:id="rId1545" w:history="1">
        <w:r w:rsidRPr="00775E2D">
          <w:rPr>
            <w:rFonts w:ascii="Times New Roman" w:hAnsi="Times New Roman"/>
            <w:color w:val="0000FF"/>
            <w:sz w:val="24"/>
            <w:u w:val="single"/>
          </w:rPr>
          <w:t>Bi-weekly Report, Project 6673, June 8, 1951, 1951 June 08</w:t>
        </w:r>
      </w:hyperlink>
    </w:p>
    <w:p w14:paraId="3ACE3ABD" w14:textId="77777777" w:rsidR="004728DD" w:rsidRPr="00775E2D" w:rsidRDefault="004728DD" w:rsidP="004728DD">
      <w:pPr>
        <w:spacing w:after="0"/>
        <w:rPr>
          <w:rFonts w:ascii="Times New Roman" w:hAnsi="Times New Roman"/>
          <w:sz w:val="24"/>
        </w:rPr>
      </w:pPr>
      <w:hyperlink r:id="rId1546" w:history="1">
        <w:r w:rsidRPr="00775E2D">
          <w:rPr>
            <w:rFonts w:ascii="Times New Roman" w:hAnsi="Times New Roman"/>
            <w:color w:val="0000FF"/>
            <w:sz w:val="24"/>
            <w:u w:val="single"/>
          </w:rPr>
          <w:t>Bi-weekly Report, October 28, 1949, 1949 October 28</w:t>
        </w:r>
      </w:hyperlink>
    </w:p>
    <w:p w14:paraId="14B02DF1" w14:textId="77777777" w:rsidR="004728DD" w:rsidRPr="00775E2D" w:rsidRDefault="004728DD" w:rsidP="004728DD">
      <w:pPr>
        <w:spacing w:after="0"/>
        <w:rPr>
          <w:rFonts w:ascii="Times New Roman" w:hAnsi="Times New Roman"/>
          <w:sz w:val="24"/>
        </w:rPr>
      </w:pPr>
      <w:hyperlink r:id="rId1547" w:history="1">
        <w:r w:rsidRPr="00775E2D">
          <w:rPr>
            <w:rFonts w:ascii="Times New Roman" w:hAnsi="Times New Roman"/>
            <w:color w:val="0000FF"/>
            <w:sz w:val="24"/>
            <w:u w:val="single"/>
          </w:rPr>
          <w:t>Bi-weekly Report, Project 6673, March 30, 1951, 1951 March 30</w:t>
        </w:r>
      </w:hyperlink>
    </w:p>
    <w:p w14:paraId="45DF42C1" w14:textId="77777777" w:rsidR="004728DD" w:rsidRPr="00775E2D" w:rsidRDefault="004728DD" w:rsidP="004728DD">
      <w:pPr>
        <w:spacing w:after="0"/>
        <w:rPr>
          <w:rFonts w:ascii="Times New Roman" w:hAnsi="Times New Roman"/>
          <w:sz w:val="24"/>
        </w:rPr>
      </w:pPr>
      <w:hyperlink r:id="rId1548" w:history="1">
        <w:r w:rsidRPr="00775E2D">
          <w:rPr>
            <w:rFonts w:ascii="Times New Roman" w:hAnsi="Times New Roman"/>
            <w:color w:val="0000FF"/>
            <w:sz w:val="24"/>
            <w:u w:val="single"/>
          </w:rPr>
          <w:t>Biweekly Report for January 1, 1954, 1954 January 01</w:t>
        </w:r>
      </w:hyperlink>
    </w:p>
    <w:p w14:paraId="2110B58A" w14:textId="77777777" w:rsidR="004728DD" w:rsidRPr="00775E2D" w:rsidRDefault="004728DD" w:rsidP="004728DD">
      <w:pPr>
        <w:spacing w:after="0"/>
        <w:rPr>
          <w:rFonts w:ascii="Times New Roman" w:hAnsi="Times New Roman"/>
          <w:sz w:val="24"/>
        </w:rPr>
      </w:pPr>
      <w:hyperlink r:id="rId1549" w:history="1">
        <w:r w:rsidRPr="00775E2D">
          <w:rPr>
            <w:rFonts w:ascii="Times New Roman" w:hAnsi="Times New Roman"/>
            <w:color w:val="0000FF"/>
            <w:sz w:val="24"/>
            <w:u w:val="single"/>
          </w:rPr>
          <w:t>Biweekly Report, October 19, 1953, 1953 October 19</w:t>
        </w:r>
      </w:hyperlink>
    </w:p>
    <w:p w14:paraId="1911374B" w14:textId="77777777" w:rsidR="004728DD" w:rsidRPr="00775E2D" w:rsidRDefault="004728DD" w:rsidP="004728DD">
      <w:pPr>
        <w:spacing w:after="0"/>
        <w:rPr>
          <w:rFonts w:ascii="Times New Roman" w:hAnsi="Times New Roman"/>
          <w:sz w:val="24"/>
        </w:rPr>
      </w:pPr>
      <w:hyperlink r:id="rId1550" w:history="1">
        <w:r w:rsidRPr="00775E2D">
          <w:rPr>
            <w:rFonts w:ascii="Times New Roman" w:hAnsi="Times New Roman"/>
            <w:color w:val="0000FF"/>
            <w:sz w:val="24"/>
            <w:u w:val="single"/>
          </w:rPr>
          <w:t>Bi-weekly, Project 6673, September 15, 1950, 1950 September 15</w:t>
        </w:r>
      </w:hyperlink>
    </w:p>
    <w:p w14:paraId="4482E8A6" w14:textId="77777777" w:rsidR="004728DD" w:rsidRPr="00775E2D" w:rsidRDefault="004728DD" w:rsidP="004728DD">
      <w:pPr>
        <w:spacing w:after="0"/>
        <w:rPr>
          <w:rFonts w:ascii="Times New Roman" w:hAnsi="Times New Roman"/>
          <w:sz w:val="24"/>
        </w:rPr>
      </w:pPr>
      <w:hyperlink r:id="rId1551" w:history="1">
        <w:r w:rsidRPr="00775E2D">
          <w:rPr>
            <w:rFonts w:ascii="Times New Roman" w:hAnsi="Times New Roman"/>
            <w:color w:val="0000FF"/>
            <w:sz w:val="24"/>
            <w:u w:val="single"/>
          </w:rPr>
          <w:t>Bi-weekly Report, December 9, 1949, 1949 December 09</w:t>
        </w:r>
      </w:hyperlink>
    </w:p>
    <w:p w14:paraId="6D240F2E" w14:textId="77777777" w:rsidR="004728DD" w:rsidRPr="00775E2D" w:rsidRDefault="004728DD" w:rsidP="004728DD">
      <w:pPr>
        <w:spacing w:after="0"/>
        <w:rPr>
          <w:rFonts w:ascii="Times New Roman" w:hAnsi="Times New Roman"/>
          <w:sz w:val="24"/>
        </w:rPr>
      </w:pPr>
      <w:hyperlink r:id="rId1552" w:history="1">
        <w:r w:rsidRPr="00775E2D">
          <w:rPr>
            <w:rFonts w:ascii="Times New Roman" w:hAnsi="Times New Roman"/>
            <w:color w:val="0000FF"/>
            <w:sz w:val="24"/>
            <w:u w:val="single"/>
          </w:rPr>
          <w:t>Bi-weekly Report, June 24, 1949, 1949 June 24</w:t>
        </w:r>
      </w:hyperlink>
    </w:p>
    <w:p w14:paraId="1B67409D" w14:textId="77777777" w:rsidR="004728DD" w:rsidRPr="00775E2D" w:rsidRDefault="004728DD" w:rsidP="004728DD">
      <w:pPr>
        <w:spacing w:after="0"/>
        <w:rPr>
          <w:rFonts w:ascii="Times New Roman" w:hAnsi="Times New Roman"/>
          <w:sz w:val="24"/>
        </w:rPr>
      </w:pPr>
      <w:hyperlink r:id="rId1553" w:history="1">
        <w:r w:rsidRPr="00775E2D">
          <w:rPr>
            <w:rFonts w:ascii="Times New Roman" w:hAnsi="Times New Roman"/>
            <w:color w:val="0000FF"/>
            <w:sz w:val="24"/>
            <w:u w:val="single"/>
          </w:rPr>
          <w:t>Bi-weekly Report, May 9, 1950, 1950 May 09</w:t>
        </w:r>
      </w:hyperlink>
    </w:p>
    <w:p w14:paraId="632685E6" w14:textId="77777777" w:rsidR="004728DD" w:rsidRPr="00775E2D" w:rsidRDefault="004728DD" w:rsidP="004728DD">
      <w:pPr>
        <w:spacing w:after="0"/>
        <w:rPr>
          <w:rFonts w:ascii="Times New Roman" w:hAnsi="Times New Roman"/>
          <w:sz w:val="24"/>
        </w:rPr>
      </w:pPr>
      <w:hyperlink r:id="rId1554" w:history="1">
        <w:r w:rsidRPr="00775E2D">
          <w:rPr>
            <w:rFonts w:ascii="Times New Roman" w:hAnsi="Times New Roman"/>
            <w:color w:val="0000FF"/>
            <w:sz w:val="24"/>
            <w:u w:val="single"/>
          </w:rPr>
          <w:t>Biweekly Report, November 6, 1953, 1953 November 06</w:t>
        </w:r>
      </w:hyperlink>
    </w:p>
    <w:p w14:paraId="57EBB19A" w14:textId="77777777" w:rsidR="004728DD" w:rsidRPr="00775E2D" w:rsidRDefault="004728DD" w:rsidP="004728DD">
      <w:pPr>
        <w:spacing w:after="0"/>
        <w:rPr>
          <w:rFonts w:ascii="Times New Roman" w:hAnsi="Times New Roman"/>
          <w:sz w:val="24"/>
        </w:rPr>
      </w:pPr>
      <w:hyperlink r:id="rId1555" w:history="1">
        <w:r w:rsidRPr="00775E2D">
          <w:rPr>
            <w:rFonts w:ascii="Times New Roman" w:hAnsi="Times New Roman"/>
            <w:color w:val="0000FF"/>
            <w:sz w:val="24"/>
            <w:u w:val="single"/>
          </w:rPr>
          <w:t>Biweekly Report, October 5, 1953, 1953 October 05</w:t>
        </w:r>
      </w:hyperlink>
    </w:p>
    <w:p w14:paraId="0809541D" w14:textId="77777777" w:rsidR="004728DD" w:rsidRPr="00775E2D" w:rsidRDefault="004728DD" w:rsidP="004728DD">
      <w:pPr>
        <w:spacing w:after="0"/>
        <w:rPr>
          <w:rFonts w:ascii="Times New Roman" w:hAnsi="Times New Roman"/>
          <w:sz w:val="24"/>
        </w:rPr>
      </w:pPr>
      <w:hyperlink r:id="rId1556" w:history="1">
        <w:r w:rsidRPr="00775E2D">
          <w:rPr>
            <w:rFonts w:ascii="Times New Roman" w:hAnsi="Times New Roman"/>
            <w:color w:val="0000FF"/>
            <w:sz w:val="24"/>
            <w:u w:val="single"/>
          </w:rPr>
          <w:t>Bi-weekly Report, April 14, 1950, 1950 April 14</w:t>
        </w:r>
      </w:hyperlink>
    </w:p>
    <w:p w14:paraId="68EC96FA" w14:textId="77777777" w:rsidR="004728DD" w:rsidRPr="00775E2D" w:rsidRDefault="004728DD" w:rsidP="004728DD">
      <w:pPr>
        <w:spacing w:after="0"/>
        <w:rPr>
          <w:rFonts w:ascii="Times New Roman" w:hAnsi="Times New Roman"/>
          <w:sz w:val="24"/>
        </w:rPr>
      </w:pPr>
      <w:hyperlink r:id="rId1557" w:history="1">
        <w:r w:rsidRPr="00775E2D">
          <w:rPr>
            <w:rFonts w:ascii="Times New Roman" w:hAnsi="Times New Roman"/>
            <w:color w:val="0000FF"/>
            <w:sz w:val="24"/>
            <w:u w:val="single"/>
          </w:rPr>
          <w:t>Bi-weekly Report, May 26, 1950, 1950 May 26</w:t>
        </w:r>
      </w:hyperlink>
    </w:p>
    <w:p w14:paraId="5768E8BC" w14:textId="77777777" w:rsidR="004728DD" w:rsidRPr="00775E2D" w:rsidRDefault="004728DD" w:rsidP="004728DD">
      <w:pPr>
        <w:spacing w:after="0"/>
        <w:rPr>
          <w:rFonts w:ascii="Times New Roman" w:hAnsi="Times New Roman"/>
          <w:sz w:val="24"/>
        </w:rPr>
      </w:pPr>
      <w:hyperlink r:id="rId1558" w:history="1">
        <w:r w:rsidRPr="00775E2D">
          <w:rPr>
            <w:rFonts w:ascii="Times New Roman" w:hAnsi="Times New Roman"/>
            <w:color w:val="0000FF"/>
            <w:sz w:val="24"/>
            <w:u w:val="single"/>
          </w:rPr>
          <w:t>Bi-weekly Report, January 30, 1950, 1950 January 30</w:t>
        </w:r>
      </w:hyperlink>
    </w:p>
    <w:p w14:paraId="6EB54E0F" w14:textId="77777777" w:rsidR="004728DD" w:rsidRPr="00775E2D" w:rsidRDefault="004728DD" w:rsidP="004728DD">
      <w:pPr>
        <w:spacing w:after="0"/>
        <w:rPr>
          <w:rFonts w:ascii="Times New Roman" w:hAnsi="Times New Roman"/>
          <w:sz w:val="24"/>
        </w:rPr>
      </w:pPr>
      <w:hyperlink r:id="rId1559" w:history="1">
        <w:r w:rsidRPr="00775E2D">
          <w:rPr>
            <w:rFonts w:ascii="Times New Roman" w:hAnsi="Times New Roman"/>
            <w:color w:val="0000FF"/>
            <w:sz w:val="24"/>
            <w:u w:val="single"/>
          </w:rPr>
          <w:t>Bi-weekly Report, Project 6673, May 11, 1951, 1951 May 11</w:t>
        </w:r>
      </w:hyperlink>
    </w:p>
    <w:p w14:paraId="3C808684" w14:textId="77777777" w:rsidR="004728DD" w:rsidRPr="00775E2D" w:rsidRDefault="004728DD" w:rsidP="004728DD">
      <w:pPr>
        <w:spacing w:after="0"/>
        <w:rPr>
          <w:rFonts w:ascii="Times New Roman" w:hAnsi="Times New Roman"/>
          <w:sz w:val="24"/>
        </w:rPr>
      </w:pPr>
      <w:hyperlink r:id="rId1560" w:history="1">
        <w:r w:rsidRPr="00775E2D">
          <w:rPr>
            <w:rFonts w:ascii="Times New Roman" w:hAnsi="Times New Roman"/>
            <w:color w:val="0000FF"/>
            <w:sz w:val="24"/>
            <w:u w:val="single"/>
          </w:rPr>
          <w:t>Bi-weekly Report, February 17, 1950, 1950 February 17</w:t>
        </w:r>
      </w:hyperlink>
    </w:p>
    <w:p w14:paraId="29B5538A" w14:textId="77777777" w:rsidR="004728DD" w:rsidRPr="00775E2D" w:rsidRDefault="004728DD" w:rsidP="004728DD">
      <w:pPr>
        <w:spacing w:after="0"/>
        <w:rPr>
          <w:rFonts w:ascii="Times New Roman" w:hAnsi="Times New Roman"/>
          <w:sz w:val="24"/>
        </w:rPr>
      </w:pPr>
      <w:hyperlink r:id="rId1561" w:history="1">
        <w:r w:rsidRPr="00775E2D">
          <w:rPr>
            <w:rFonts w:ascii="Times New Roman" w:hAnsi="Times New Roman"/>
            <w:color w:val="0000FF"/>
            <w:sz w:val="24"/>
            <w:u w:val="single"/>
          </w:rPr>
          <w:t>Bi-weekly Report, Project 6673, March 16, 1951, 1951 March 16</w:t>
        </w:r>
      </w:hyperlink>
    </w:p>
    <w:p w14:paraId="2C52A9F4" w14:textId="77777777" w:rsidR="004728DD" w:rsidRPr="00775E2D" w:rsidRDefault="004728DD" w:rsidP="004728DD">
      <w:pPr>
        <w:spacing w:after="0"/>
        <w:rPr>
          <w:rFonts w:ascii="Times New Roman" w:hAnsi="Times New Roman"/>
          <w:sz w:val="24"/>
        </w:rPr>
      </w:pPr>
      <w:hyperlink r:id="rId1562" w:history="1">
        <w:r w:rsidRPr="00775E2D">
          <w:rPr>
            <w:rFonts w:ascii="Times New Roman" w:hAnsi="Times New Roman"/>
            <w:color w:val="0000FF"/>
            <w:sz w:val="24"/>
            <w:u w:val="single"/>
          </w:rPr>
          <w:t>Bi-weekly Report, Project 6673, April 13, 1951, 1951 April 13</w:t>
        </w:r>
      </w:hyperlink>
    </w:p>
    <w:p w14:paraId="7A4EC0CA" w14:textId="77777777" w:rsidR="004728DD" w:rsidRPr="00775E2D" w:rsidRDefault="004728DD" w:rsidP="004728DD">
      <w:pPr>
        <w:spacing w:after="0"/>
        <w:rPr>
          <w:rFonts w:ascii="Times New Roman" w:hAnsi="Times New Roman"/>
          <w:sz w:val="24"/>
        </w:rPr>
      </w:pPr>
      <w:hyperlink r:id="rId1563" w:history="1">
        <w:r w:rsidRPr="00775E2D">
          <w:rPr>
            <w:rFonts w:ascii="Times New Roman" w:hAnsi="Times New Roman"/>
            <w:color w:val="0000FF"/>
            <w:sz w:val="24"/>
            <w:u w:val="single"/>
          </w:rPr>
          <w:t>Bi-weekly Report, August 19, 1949, 1949 August 19</w:t>
        </w:r>
      </w:hyperlink>
    </w:p>
    <w:p w14:paraId="3A470CB4" w14:textId="77777777" w:rsidR="004728DD" w:rsidRPr="00775E2D" w:rsidRDefault="004728DD" w:rsidP="004728DD">
      <w:pPr>
        <w:spacing w:after="0"/>
        <w:rPr>
          <w:rFonts w:ascii="Times New Roman" w:hAnsi="Times New Roman"/>
          <w:sz w:val="24"/>
        </w:rPr>
      </w:pPr>
      <w:hyperlink r:id="rId1564" w:history="1">
        <w:r w:rsidRPr="00775E2D">
          <w:rPr>
            <w:rFonts w:ascii="Times New Roman" w:hAnsi="Times New Roman"/>
            <w:color w:val="0000FF"/>
            <w:sz w:val="24"/>
            <w:u w:val="single"/>
          </w:rPr>
          <w:t>Maintaining Private Line Communication (Part I), 1949 April 27</w:t>
        </w:r>
      </w:hyperlink>
    </w:p>
    <w:p w14:paraId="52BF3107" w14:textId="77777777" w:rsidR="004728DD" w:rsidRPr="00775E2D" w:rsidRDefault="004728DD" w:rsidP="004728DD">
      <w:pPr>
        <w:spacing w:after="0"/>
        <w:rPr>
          <w:rFonts w:ascii="Times New Roman" w:hAnsi="Times New Roman"/>
          <w:sz w:val="24"/>
        </w:rPr>
      </w:pPr>
      <w:hyperlink r:id="rId1565" w:history="1">
        <w:r w:rsidRPr="00775E2D">
          <w:rPr>
            <w:rFonts w:ascii="Times New Roman" w:hAnsi="Times New Roman"/>
            <w:color w:val="0000FF"/>
            <w:sz w:val="24"/>
            <w:u w:val="single"/>
          </w:rPr>
          <w:t>Bi-weekly Report, Project 6673, November 24, 1950, 1950 November 24</w:t>
        </w:r>
      </w:hyperlink>
    </w:p>
    <w:p w14:paraId="0BC8B901" w14:textId="77777777" w:rsidR="004728DD" w:rsidRPr="00775E2D" w:rsidRDefault="004728DD" w:rsidP="004728DD">
      <w:pPr>
        <w:spacing w:after="0"/>
        <w:rPr>
          <w:rFonts w:ascii="Times New Roman" w:hAnsi="Times New Roman"/>
          <w:sz w:val="24"/>
        </w:rPr>
      </w:pPr>
      <w:hyperlink r:id="rId1566" w:history="1">
        <w:r w:rsidRPr="00775E2D">
          <w:rPr>
            <w:rFonts w:ascii="Times New Roman" w:hAnsi="Times New Roman"/>
            <w:color w:val="0000FF"/>
            <w:sz w:val="24"/>
            <w:u w:val="single"/>
          </w:rPr>
          <w:t>Bi-weekly Report, October 14, 1949, 1949 October 14</w:t>
        </w:r>
      </w:hyperlink>
    </w:p>
    <w:p w14:paraId="2E6E1E93" w14:textId="77777777" w:rsidR="004728DD" w:rsidRPr="00775E2D" w:rsidRDefault="004728DD" w:rsidP="004728DD">
      <w:pPr>
        <w:spacing w:after="0"/>
        <w:rPr>
          <w:rFonts w:ascii="Times New Roman" w:hAnsi="Times New Roman"/>
          <w:sz w:val="24"/>
        </w:rPr>
      </w:pPr>
      <w:hyperlink r:id="rId1567" w:history="1">
        <w:r w:rsidRPr="00775E2D">
          <w:rPr>
            <w:rFonts w:ascii="Times New Roman" w:hAnsi="Times New Roman"/>
            <w:color w:val="0000FF"/>
            <w:sz w:val="24"/>
            <w:u w:val="single"/>
          </w:rPr>
          <w:t>Bi-weekly Report, June 9, 1950, 1950 June 09</w:t>
        </w:r>
      </w:hyperlink>
    </w:p>
    <w:p w14:paraId="5197C49E" w14:textId="77777777" w:rsidR="004728DD" w:rsidRPr="00775E2D" w:rsidRDefault="004728DD" w:rsidP="004728DD">
      <w:pPr>
        <w:spacing w:after="0"/>
        <w:rPr>
          <w:rFonts w:ascii="Times New Roman" w:hAnsi="Times New Roman"/>
          <w:sz w:val="24"/>
        </w:rPr>
      </w:pPr>
      <w:hyperlink r:id="rId1568" w:history="1">
        <w:r w:rsidRPr="00775E2D">
          <w:rPr>
            <w:rFonts w:ascii="Times New Roman" w:hAnsi="Times New Roman"/>
            <w:color w:val="0000FF"/>
            <w:sz w:val="24"/>
            <w:u w:val="single"/>
          </w:rPr>
          <w:t>Bi-weekly Report, June 23, 1950, 1950 June 23</w:t>
        </w:r>
      </w:hyperlink>
    </w:p>
    <w:p w14:paraId="465ECBB9" w14:textId="77777777" w:rsidR="004728DD" w:rsidRPr="00775E2D" w:rsidRDefault="004728DD" w:rsidP="004728DD">
      <w:pPr>
        <w:spacing w:after="0"/>
        <w:rPr>
          <w:rFonts w:ascii="Times New Roman" w:hAnsi="Times New Roman"/>
          <w:sz w:val="24"/>
        </w:rPr>
      </w:pPr>
      <w:hyperlink r:id="rId1569" w:history="1">
        <w:r w:rsidRPr="00775E2D">
          <w:rPr>
            <w:rFonts w:ascii="Times New Roman" w:hAnsi="Times New Roman"/>
            <w:color w:val="0000FF"/>
            <w:sz w:val="24"/>
            <w:u w:val="single"/>
          </w:rPr>
          <w:t>Biweekly Report, August 21, 1953, 1953 August 21</w:t>
        </w:r>
      </w:hyperlink>
    </w:p>
    <w:p w14:paraId="3DBA4861" w14:textId="77777777" w:rsidR="004728DD" w:rsidRPr="00775E2D" w:rsidRDefault="004728DD" w:rsidP="004728DD">
      <w:pPr>
        <w:spacing w:after="0"/>
        <w:rPr>
          <w:rFonts w:ascii="Times New Roman" w:hAnsi="Times New Roman"/>
          <w:sz w:val="24"/>
        </w:rPr>
      </w:pPr>
      <w:hyperlink r:id="rId1570" w:history="1">
        <w:r w:rsidRPr="00775E2D">
          <w:rPr>
            <w:rFonts w:ascii="Times New Roman" w:hAnsi="Times New Roman"/>
            <w:color w:val="0000FF"/>
            <w:sz w:val="24"/>
            <w:u w:val="single"/>
          </w:rPr>
          <w:t>Bi-weekly Report, Project 6673, December 22, 1950, 1950 December 22</w:t>
        </w:r>
      </w:hyperlink>
    </w:p>
    <w:p w14:paraId="2E7798B7" w14:textId="77777777" w:rsidR="004728DD" w:rsidRPr="00775E2D" w:rsidRDefault="004728DD" w:rsidP="004728DD">
      <w:pPr>
        <w:spacing w:after="0"/>
        <w:rPr>
          <w:rFonts w:ascii="Times New Roman" w:hAnsi="Times New Roman"/>
          <w:sz w:val="24"/>
        </w:rPr>
      </w:pPr>
      <w:hyperlink r:id="rId1571" w:history="1">
        <w:r w:rsidRPr="00775E2D">
          <w:rPr>
            <w:rFonts w:ascii="Times New Roman" w:hAnsi="Times New Roman"/>
            <w:color w:val="0000FF"/>
            <w:sz w:val="24"/>
            <w:u w:val="single"/>
          </w:rPr>
          <w:t>Biweekly Progress Report for AN/FSQ-7 (XD-1), August 21, 1953, 1953 August 21</w:t>
        </w:r>
      </w:hyperlink>
    </w:p>
    <w:p w14:paraId="3D2A7867" w14:textId="77777777" w:rsidR="004728DD" w:rsidRPr="00775E2D" w:rsidRDefault="004728DD" w:rsidP="004728DD">
      <w:pPr>
        <w:spacing w:after="0"/>
        <w:rPr>
          <w:rFonts w:ascii="Times New Roman" w:hAnsi="Times New Roman"/>
          <w:sz w:val="24"/>
        </w:rPr>
      </w:pPr>
      <w:hyperlink r:id="rId1572" w:history="1">
        <w:r w:rsidRPr="00775E2D">
          <w:rPr>
            <w:rFonts w:ascii="Times New Roman" w:hAnsi="Times New Roman"/>
            <w:color w:val="0000FF"/>
            <w:sz w:val="24"/>
            <w:u w:val="single"/>
          </w:rPr>
          <w:t>Bi-weekly Report, June 23, 1950, 1950 June 23</w:t>
        </w:r>
      </w:hyperlink>
    </w:p>
    <w:p w14:paraId="2159CBAE" w14:textId="77777777" w:rsidR="004728DD" w:rsidRPr="00775E2D" w:rsidRDefault="004728DD" w:rsidP="004728DD">
      <w:pPr>
        <w:spacing w:after="0"/>
        <w:rPr>
          <w:rFonts w:ascii="Times New Roman" w:hAnsi="Times New Roman"/>
          <w:sz w:val="24"/>
        </w:rPr>
      </w:pPr>
      <w:hyperlink r:id="rId1573" w:history="1">
        <w:r w:rsidRPr="00775E2D">
          <w:rPr>
            <w:rFonts w:ascii="Times New Roman" w:hAnsi="Times New Roman"/>
            <w:color w:val="0000FF"/>
            <w:sz w:val="24"/>
            <w:u w:val="single"/>
          </w:rPr>
          <w:t>Bi-weekly Report, February 3, 1950, 1950 February 03</w:t>
        </w:r>
      </w:hyperlink>
    </w:p>
    <w:p w14:paraId="0CE797E6" w14:textId="77777777" w:rsidR="004728DD" w:rsidRPr="00775E2D" w:rsidRDefault="004728DD" w:rsidP="004728DD">
      <w:pPr>
        <w:spacing w:after="0"/>
        <w:rPr>
          <w:rFonts w:ascii="Times New Roman" w:hAnsi="Times New Roman"/>
          <w:sz w:val="24"/>
        </w:rPr>
      </w:pPr>
      <w:hyperlink r:id="rId1574" w:history="1">
        <w:r w:rsidRPr="00775E2D">
          <w:rPr>
            <w:rFonts w:ascii="Times New Roman" w:hAnsi="Times New Roman"/>
            <w:color w:val="0000FF"/>
            <w:sz w:val="24"/>
            <w:u w:val="single"/>
          </w:rPr>
          <w:t>Biweekly Progress Report for AN/FSQ-7, November 6, 1953, 1953 November 06</w:t>
        </w:r>
      </w:hyperlink>
    </w:p>
    <w:p w14:paraId="2BBB032F" w14:textId="77777777" w:rsidR="004728DD" w:rsidRPr="00775E2D" w:rsidRDefault="004728DD" w:rsidP="004728DD">
      <w:pPr>
        <w:spacing w:after="0"/>
        <w:rPr>
          <w:rFonts w:ascii="Times New Roman" w:hAnsi="Times New Roman"/>
          <w:sz w:val="24"/>
        </w:rPr>
      </w:pPr>
      <w:hyperlink r:id="rId1575" w:history="1">
        <w:r w:rsidRPr="00775E2D">
          <w:rPr>
            <w:rFonts w:ascii="Times New Roman" w:hAnsi="Times New Roman"/>
            <w:color w:val="0000FF"/>
            <w:sz w:val="24"/>
            <w:u w:val="single"/>
          </w:rPr>
          <w:t>Biweekly Report for February 12, 1954, 1954 February 12</w:t>
        </w:r>
      </w:hyperlink>
    </w:p>
    <w:p w14:paraId="4075F77E" w14:textId="77777777" w:rsidR="004728DD" w:rsidRPr="00775E2D" w:rsidRDefault="004728DD" w:rsidP="004728DD">
      <w:pPr>
        <w:spacing w:after="0"/>
        <w:rPr>
          <w:rFonts w:ascii="Times New Roman" w:hAnsi="Times New Roman"/>
          <w:sz w:val="24"/>
        </w:rPr>
      </w:pPr>
      <w:hyperlink r:id="rId1576" w:history="1">
        <w:r w:rsidRPr="00775E2D">
          <w:rPr>
            <w:rFonts w:ascii="Times New Roman" w:hAnsi="Times New Roman"/>
            <w:color w:val="0000FF"/>
            <w:sz w:val="24"/>
            <w:u w:val="single"/>
          </w:rPr>
          <w:t>Biweekly Report for May 7, 1954, 1954 May 07</w:t>
        </w:r>
      </w:hyperlink>
    </w:p>
    <w:p w14:paraId="08A47950" w14:textId="77777777" w:rsidR="004728DD" w:rsidRPr="00775E2D" w:rsidRDefault="004728DD" w:rsidP="004728DD">
      <w:pPr>
        <w:spacing w:after="0"/>
        <w:rPr>
          <w:rFonts w:ascii="Times New Roman" w:hAnsi="Times New Roman"/>
          <w:sz w:val="24"/>
        </w:rPr>
      </w:pPr>
      <w:hyperlink r:id="rId1577" w:history="1">
        <w:r w:rsidRPr="00775E2D">
          <w:rPr>
            <w:rFonts w:ascii="Times New Roman" w:hAnsi="Times New Roman"/>
            <w:color w:val="0000FF"/>
            <w:sz w:val="24"/>
            <w:u w:val="single"/>
          </w:rPr>
          <w:t>Biweekly Report for April 9, 1954, 1954 April 09</w:t>
        </w:r>
      </w:hyperlink>
    </w:p>
    <w:p w14:paraId="28CEB20E" w14:textId="77777777" w:rsidR="004728DD" w:rsidRPr="00775E2D" w:rsidRDefault="004728DD" w:rsidP="004728DD">
      <w:pPr>
        <w:spacing w:after="0"/>
        <w:rPr>
          <w:rFonts w:ascii="Times New Roman" w:hAnsi="Times New Roman"/>
          <w:sz w:val="24"/>
        </w:rPr>
      </w:pPr>
      <w:hyperlink r:id="rId1578" w:history="1">
        <w:r w:rsidRPr="00775E2D">
          <w:rPr>
            <w:rFonts w:ascii="Times New Roman" w:hAnsi="Times New Roman"/>
            <w:color w:val="0000FF"/>
            <w:sz w:val="24"/>
            <w:u w:val="single"/>
          </w:rPr>
          <w:t>Biweekly Report, May 16, 1954, 1954 May 16</w:t>
        </w:r>
      </w:hyperlink>
    </w:p>
    <w:p w14:paraId="1C917B36" w14:textId="77777777" w:rsidR="004728DD" w:rsidRPr="00775E2D" w:rsidRDefault="004728DD" w:rsidP="004728DD">
      <w:pPr>
        <w:spacing w:after="0"/>
        <w:rPr>
          <w:rFonts w:ascii="Times New Roman" w:hAnsi="Times New Roman"/>
          <w:sz w:val="24"/>
        </w:rPr>
      </w:pPr>
      <w:hyperlink r:id="rId1579" w:history="1">
        <w:r w:rsidRPr="00775E2D">
          <w:rPr>
            <w:rFonts w:ascii="Times New Roman" w:hAnsi="Times New Roman"/>
            <w:color w:val="0000FF"/>
            <w:sz w:val="24"/>
            <w:u w:val="single"/>
          </w:rPr>
          <w:t>Progress Report for AN/FSQ-7 - 12 March, 1954, 1954 March 12</w:t>
        </w:r>
      </w:hyperlink>
    </w:p>
    <w:p w14:paraId="14307BF8" w14:textId="77777777" w:rsidR="004728DD" w:rsidRPr="00775E2D" w:rsidRDefault="004728DD" w:rsidP="004728DD">
      <w:pPr>
        <w:spacing w:after="0"/>
        <w:rPr>
          <w:rFonts w:ascii="Times New Roman" w:hAnsi="Times New Roman"/>
          <w:sz w:val="24"/>
        </w:rPr>
      </w:pPr>
      <w:hyperlink r:id="rId1580" w:history="1">
        <w:r w:rsidRPr="00775E2D">
          <w:rPr>
            <w:rFonts w:ascii="Times New Roman" w:hAnsi="Times New Roman"/>
            <w:color w:val="0000FF"/>
            <w:sz w:val="24"/>
            <w:u w:val="single"/>
          </w:rPr>
          <w:t>Biweekly Report for 8 October, 1954, 1954 October 08</w:t>
        </w:r>
      </w:hyperlink>
    </w:p>
    <w:p w14:paraId="23109929" w14:textId="77777777" w:rsidR="004728DD" w:rsidRPr="00775E2D" w:rsidRDefault="004728DD" w:rsidP="004728DD">
      <w:pPr>
        <w:spacing w:after="0"/>
        <w:rPr>
          <w:rFonts w:ascii="Times New Roman" w:hAnsi="Times New Roman"/>
          <w:sz w:val="24"/>
        </w:rPr>
      </w:pPr>
      <w:hyperlink r:id="rId1581" w:history="1">
        <w:r w:rsidRPr="00775E2D">
          <w:rPr>
            <w:rFonts w:ascii="Times New Roman" w:hAnsi="Times New Roman"/>
            <w:color w:val="0000FF"/>
            <w:sz w:val="24"/>
            <w:u w:val="single"/>
          </w:rPr>
          <w:t>Biweekly Report for June 2, 1954, 1954 June 02</w:t>
        </w:r>
      </w:hyperlink>
    </w:p>
    <w:p w14:paraId="4ED078FC" w14:textId="77777777" w:rsidR="004728DD" w:rsidRPr="00775E2D" w:rsidRDefault="004728DD" w:rsidP="004728DD">
      <w:pPr>
        <w:spacing w:after="0"/>
        <w:rPr>
          <w:rFonts w:ascii="Times New Roman" w:hAnsi="Times New Roman"/>
          <w:sz w:val="24"/>
        </w:rPr>
      </w:pPr>
      <w:hyperlink r:id="rId1582" w:history="1">
        <w:r w:rsidRPr="00775E2D">
          <w:rPr>
            <w:rFonts w:ascii="Times New Roman" w:hAnsi="Times New Roman"/>
            <w:color w:val="0000FF"/>
            <w:sz w:val="24"/>
            <w:u w:val="single"/>
          </w:rPr>
          <w:t>Progress Report for AN/FSQ-7 - May 20, 1954, 1954 May 20</w:t>
        </w:r>
      </w:hyperlink>
    </w:p>
    <w:p w14:paraId="2EBE3324" w14:textId="77777777" w:rsidR="004728DD" w:rsidRPr="00775E2D" w:rsidRDefault="004728DD" w:rsidP="004728DD">
      <w:pPr>
        <w:spacing w:after="0"/>
        <w:rPr>
          <w:rFonts w:ascii="Times New Roman" w:hAnsi="Times New Roman"/>
          <w:sz w:val="24"/>
        </w:rPr>
      </w:pPr>
      <w:hyperlink r:id="rId1583" w:history="1">
        <w:r w:rsidRPr="00775E2D">
          <w:rPr>
            <w:rFonts w:ascii="Times New Roman" w:hAnsi="Times New Roman"/>
            <w:color w:val="0000FF"/>
            <w:sz w:val="24"/>
            <w:u w:val="single"/>
          </w:rPr>
          <w:t>Biweekly Report for May 21, 1954, 1954 May 21</w:t>
        </w:r>
      </w:hyperlink>
    </w:p>
    <w:p w14:paraId="51BCAC84" w14:textId="77777777" w:rsidR="004728DD" w:rsidRPr="00775E2D" w:rsidRDefault="004728DD" w:rsidP="004728DD">
      <w:pPr>
        <w:spacing w:after="0"/>
        <w:rPr>
          <w:rFonts w:ascii="Times New Roman" w:hAnsi="Times New Roman"/>
          <w:sz w:val="24"/>
        </w:rPr>
      </w:pPr>
      <w:hyperlink r:id="rId1584" w:history="1">
        <w:r w:rsidRPr="00775E2D">
          <w:rPr>
            <w:rFonts w:ascii="Times New Roman" w:hAnsi="Times New Roman"/>
            <w:color w:val="0000FF"/>
            <w:sz w:val="24"/>
            <w:u w:val="single"/>
          </w:rPr>
          <w:t>Biweekly Report, April 4, 1954, 1954 April 04</w:t>
        </w:r>
      </w:hyperlink>
    </w:p>
    <w:p w14:paraId="4E3325E2" w14:textId="77777777" w:rsidR="004728DD" w:rsidRPr="00775E2D" w:rsidRDefault="004728DD" w:rsidP="004728DD">
      <w:pPr>
        <w:spacing w:after="0"/>
        <w:rPr>
          <w:rFonts w:ascii="Times New Roman" w:hAnsi="Times New Roman"/>
          <w:sz w:val="24"/>
        </w:rPr>
      </w:pPr>
      <w:hyperlink r:id="rId1585" w:history="1">
        <w:r w:rsidRPr="00775E2D">
          <w:rPr>
            <w:rFonts w:ascii="Times New Roman" w:hAnsi="Times New Roman"/>
            <w:color w:val="0000FF"/>
            <w:sz w:val="24"/>
            <w:u w:val="single"/>
          </w:rPr>
          <w:t>Biweekly Report for January 15, 1954, 1954 January 15</w:t>
        </w:r>
      </w:hyperlink>
    </w:p>
    <w:p w14:paraId="1B413874" w14:textId="77777777" w:rsidR="004728DD" w:rsidRPr="00775E2D" w:rsidRDefault="004728DD" w:rsidP="004728DD">
      <w:pPr>
        <w:spacing w:after="0"/>
        <w:rPr>
          <w:rFonts w:ascii="Times New Roman" w:hAnsi="Times New Roman"/>
          <w:sz w:val="24"/>
        </w:rPr>
      </w:pPr>
      <w:hyperlink r:id="rId1586" w:history="1">
        <w:r w:rsidRPr="00775E2D">
          <w:rPr>
            <w:rFonts w:ascii="Times New Roman" w:hAnsi="Times New Roman"/>
            <w:color w:val="0000FF"/>
            <w:sz w:val="24"/>
            <w:u w:val="single"/>
          </w:rPr>
          <w:t>Progress Report for AN/FSQ-7, 19 February, 1954, 1954 February 19</w:t>
        </w:r>
      </w:hyperlink>
    </w:p>
    <w:p w14:paraId="301F7C74" w14:textId="77777777" w:rsidR="004728DD" w:rsidRPr="00775E2D" w:rsidRDefault="004728DD" w:rsidP="004728DD">
      <w:pPr>
        <w:spacing w:after="0"/>
        <w:rPr>
          <w:rFonts w:ascii="Times New Roman" w:hAnsi="Times New Roman"/>
          <w:sz w:val="24"/>
        </w:rPr>
      </w:pPr>
      <w:hyperlink r:id="rId1587" w:history="1">
        <w:r w:rsidRPr="00775E2D">
          <w:rPr>
            <w:rFonts w:ascii="Times New Roman" w:hAnsi="Times New Roman"/>
            <w:color w:val="0000FF"/>
            <w:sz w:val="24"/>
            <w:u w:val="single"/>
          </w:rPr>
          <w:t>Biweekly Progress Report for AN/FSQ-7, 29 January, 1954, 1954 January 29</w:t>
        </w:r>
      </w:hyperlink>
    </w:p>
    <w:p w14:paraId="42F63E77" w14:textId="77777777" w:rsidR="004728DD" w:rsidRPr="00775E2D" w:rsidRDefault="004728DD" w:rsidP="004728DD">
      <w:pPr>
        <w:spacing w:after="0"/>
        <w:rPr>
          <w:rFonts w:ascii="Times New Roman" w:hAnsi="Times New Roman"/>
          <w:sz w:val="24"/>
        </w:rPr>
      </w:pPr>
      <w:hyperlink r:id="rId1588" w:history="1">
        <w:r w:rsidRPr="00775E2D">
          <w:rPr>
            <w:rFonts w:ascii="Times New Roman" w:hAnsi="Times New Roman"/>
            <w:color w:val="0000FF"/>
            <w:sz w:val="24"/>
            <w:u w:val="single"/>
          </w:rPr>
          <w:t>Biweekly Report for February 26, 1954, 1954 February 26</w:t>
        </w:r>
      </w:hyperlink>
    </w:p>
    <w:p w14:paraId="7BC72A47" w14:textId="77777777" w:rsidR="004728DD" w:rsidRPr="00775E2D" w:rsidRDefault="004728DD" w:rsidP="004728DD">
      <w:pPr>
        <w:spacing w:after="0"/>
        <w:rPr>
          <w:rFonts w:ascii="Times New Roman" w:hAnsi="Times New Roman"/>
          <w:sz w:val="24"/>
        </w:rPr>
      </w:pPr>
      <w:hyperlink r:id="rId1589" w:history="1">
        <w:r w:rsidRPr="00775E2D">
          <w:rPr>
            <w:rFonts w:ascii="Times New Roman" w:hAnsi="Times New Roman"/>
            <w:color w:val="0000FF"/>
            <w:sz w:val="24"/>
            <w:u w:val="single"/>
          </w:rPr>
          <w:t>Supplement 1, 1954 October</w:t>
        </w:r>
      </w:hyperlink>
    </w:p>
    <w:p w14:paraId="22ADD7D6" w14:textId="77777777" w:rsidR="004728DD" w:rsidRPr="00775E2D" w:rsidRDefault="004728DD" w:rsidP="004728DD">
      <w:pPr>
        <w:spacing w:after="0"/>
        <w:rPr>
          <w:rFonts w:ascii="Times New Roman" w:hAnsi="Times New Roman"/>
          <w:sz w:val="24"/>
        </w:rPr>
      </w:pPr>
      <w:hyperlink r:id="rId1590" w:history="1">
        <w:r w:rsidRPr="00775E2D">
          <w:rPr>
            <w:rFonts w:ascii="Times New Roman" w:hAnsi="Times New Roman"/>
            <w:color w:val="0000FF"/>
            <w:sz w:val="24"/>
            <w:u w:val="single"/>
          </w:rPr>
          <w:t>Biweekly Report for July 16, 1954, 1954 July 16</w:t>
        </w:r>
      </w:hyperlink>
    </w:p>
    <w:p w14:paraId="023DF1E8" w14:textId="77777777" w:rsidR="004728DD" w:rsidRPr="00775E2D" w:rsidRDefault="004728DD" w:rsidP="004728DD">
      <w:pPr>
        <w:spacing w:after="0"/>
        <w:rPr>
          <w:rFonts w:ascii="Times New Roman" w:hAnsi="Times New Roman"/>
          <w:sz w:val="24"/>
        </w:rPr>
      </w:pPr>
      <w:hyperlink r:id="rId1591" w:history="1">
        <w:r w:rsidRPr="00775E2D">
          <w:rPr>
            <w:rFonts w:ascii="Times New Roman" w:hAnsi="Times New Roman"/>
            <w:color w:val="0000FF"/>
            <w:sz w:val="24"/>
            <w:u w:val="single"/>
          </w:rPr>
          <w:t>Biweekly Report May 17 Through June 13, 1954, 1954 June 13</w:t>
        </w:r>
      </w:hyperlink>
    </w:p>
    <w:p w14:paraId="1D75F77F" w14:textId="77777777" w:rsidR="004728DD" w:rsidRPr="00775E2D" w:rsidRDefault="004728DD" w:rsidP="004728DD">
      <w:pPr>
        <w:spacing w:after="0"/>
        <w:rPr>
          <w:rFonts w:ascii="Times New Roman" w:hAnsi="Times New Roman"/>
          <w:sz w:val="24"/>
        </w:rPr>
      </w:pPr>
      <w:hyperlink r:id="rId1592" w:history="1">
        <w:r w:rsidRPr="00775E2D">
          <w:rPr>
            <w:rFonts w:ascii="Times New Roman" w:hAnsi="Times New Roman"/>
            <w:color w:val="0000FF"/>
            <w:sz w:val="24"/>
            <w:u w:val="single"/>
          </w:rPr>
          <w:t>Biweekly Report for August 13, 1954, 1954 August 13</w:t>
        </w:r>
      </w:hyperlink>
    </w:p>
    <w:p w14:paraId="51A48F0A" w14:textId="77777777" w:rsidR="004728DD" w:rsidRPr="00775E2D" w:rsidRDefault="004728DD" w:rsidP="004728DD">
      <w:pPr>
        <w:spacing w:after="0"/>
        <w:rPr>
          <w:rFonts w:ascii="Times New Roman" w:hAnsi="Times New Roman"/>
          <w:sz w:val="24"/>
        </w:rPr>
      </w:pPr>
      <w:hyperlink r:id="rId1593" w:history="1">
        <w:r w:rsidRPr="00775E2D">
          <w:rPr>
            <w:rFonts w:ascii="Times New Roman" w:hAnsi="Times New Roman"/>
            <w:color w:val="0000FF"/>
            <w:sz w:val="24"/>
            <w:u w:val="single"/>
          </w:rPr>
          <w:t>Biweekly Report, April 18, 1954, 1954 April 18</w:t>
        </w:r>
      </w:hyperlink>
    </w:p>
    <w:p w14:paraId="3110638D" w14:textId="77777777" w:rsidR="004728DD" w:rsidRPr="00775E2D" w:rsidRDefault="004728DD" w:rsidP="004728DD">
      <w:pPr>
        <w:spacing w:after="0"/>
        <w:rPr>
          <w:rFonts w:ascii="Times New Roman" w:hAnsi="Times New Roman"/>
          <w:sz w:val="24"/>
        </w:rPr>
      </w:pPr>
      <w:hyperlink r:id="rId1594" w:history="1">
        <w:r w:rsidRPr="00775E2D">
          <w:rPr>
            <w:rFonts w:ascii="Times New Roman" w:hAnsi="Times New Roman"/>
            <w:color w:val="0000FF"/>
            <w:sz w:val="24"/>
            <w:u w:val="single"/>
          </w:rPr>
          <w:t>Biweekly Report for July 30, 1954, 1954 July 30</w:t>
        </w:r>
      </w:hyperlink>
    </w:p>
    <w:p w14:paraId="5CC7E7CC" w14:textId="77777777" w:rsidR="004728DD" w:rsidRPr="00775E2D" w:rsidRDefault="004728DD" w:rsidP="004728DD">
      <w:pPr>
        <w:spacing w:after="0"/>
        <w:rPr>
          <w:rFonts w:ascii="Times New Roman" w:hAnsi="Times New Roman"/>
          <w:sz w:val="24"/>
        </w:rPr>
      </w:pPr>
      <w:hyperlink r:id="rId1595" w:history="1">
        <w:r w:rsidRPr="00775E2D">
          <w:rPr>
            <w:rFonts w:ascii="Times New Roman" w:hAnsi="Times New Roman"/>
            <w:color w:val="0000FF"/>
            <w:sz w:val="24"/>
            <w:u w:val="single"/>
          </w:rPr>
          <w:t>Biweekly Report, June 14 Through July 11, 1954, 1954 July 11</w:t>
        </w:r>
      </w:hyperlink>
    </w:p>
    <w:p w14:paraId="7C145333" w14:textId="77777777" w:rsidR="004728DD" w:rsidRPr="00775E2D" w:rsidRDefault="004728DD" w:rsidP="004728DD">
      <w:pPr>
        <w:spacing w:after="0"/>
        <w:rPr>
          <w:rFonts w:ascii="Times New Roman" w:hAnsi="Times New Roman"/>
          <w:sz w:val="24"/>
        </w:rPr>
      </w:pPr>
      <w:hyperlink r:id="rId1596" w:history="1">
        <w:r w:rsidRPr="00775E2D">
          <w:rPr>
            <w:rFonts w:ascii="Times New Roman" w:hAnsi="Times New Roman"/>
            <w:color w:val="0000FF"/>
            <w:sz w:val="24"/>
            <w:u w:val="single"/>
          </w:rPr>
          <w:t>Biweekly Report, March 21, 1954, 1954 March 21</w:t>
        </w:r>
      </w:hyperlink>
    </w:p>
    <w:p w14:paraId="32C8C06B" w14:textId="77777777" w:rsidR="004728DD" w:rsidRPr="00775E2D" w:rsidRDefault="004728DD" w:rsidP="004728DD">
      <w:pPr>
        <w:spacing w:after="0"/>
        <w:rPr>
          <w:rFonts w:ascii="Times New Roman" w:hAnsi="Times New Roman"/>
          <w:sz w:val="24"/>
        </w:rPr>
      </w:pPr>
      <w:hyperlink r:id="rId1597" w:history="1">
        <w:r w:rsidRPr="00775E2D">
          <w:rPr>
            <w:rFonts w:ascii="Times New Roman" w:hAnsi="Times New Roman"/>
            <w:color w:val="0000FF"/>
            <w:sz w:val="24"/>
            <w:u w:val="single"/>
          </w:rPr>
          <w:t>Biweekly Report for January 29, 1954, 1954 January 29</w:t>
        </w:r>
      </w:hyperlink>
    </w:p>
    <w:p w14:paraId="5A8A8A22" w14:textId="77777777" w:rsidR="004728DD" w:rsidRPr="00775E2D" w:rsidRDefault="004728DD" w:rsidP="004728DD">
      <w:pPr>
        <w:spacing w:after="0"/>
        <w:rPr>
          <w:rFonts w:ascii="Times New Roman" w:hAnsi="Times New Roman"/>
          <w:sz w:val="24"/>
        </w:rPr>
      </w:pPr>
      <w:hyperlink r:id="rId1598" w:history="1">
        <w:r w:rsidRPr="00775E2D">
          <w:rPr>
            <w:rFonts w:ascii="Times New Roman" w:hAnsi="Times New Roman"/>
            <w:color w:val="0000FF"/>
            <w:sz w:val="24"/>
            <w:u w:val="single"/>
          </w:rPr>
          <w:t>Biweekly Report, May 2, 1954, 1954 May 02</w:t>
        </w:r>
      </w:hyperlink>
    </w:p>
    <w:p w14:paraId="0FE21C36" w14:textId="77777777" w:rsidR="004728DD" w:rsidRPr="00775E2D" w:rsidRDefault="004728DD" w:rsidP="004728DD">
      <w:pPr>
        <w:spacing w:after="0"/>
        <w:rPr>
          <w:rFonts w:ascii="Times New Roman" w:hAnsi="Times New Roman"/>
          <w:sz w:val="24"/>
        </w:rPr>
      </w:pPr>
      <w:hyperlink r:id="rId1599" w:history="1">
        <w:r w:rsidRPr="00775E2D">
          <w:rPr>
            <w:rFonts w:ascii="Times New Roman" w:hAnsi="Times New Roman"/>
            <w:color w:val="0000FF"/>
            <w:sz w:val="24"/>
            <w:u w:val="single"/>
          </w:rPr>
          <w:t>Biweekly Report, January 10, 1954, 1954 January 10</w:t>
        </w:r>
      </w:hyperlink>
    </w:p>
    <w:p w14:paraId="7060FFA2" w14:textId="77777777" w:rsidR="004728DD" w:rsidRPr="00775E2D" w:rsidRDefault="004728DD" w:rsidP="004728DD">
      <w:pPr>
        <w:spacing w:after="0"/>
        <w:rPr>
          <w:rFonts w:ascii="Times New Roman" w:hAnsi="Times New Roman"/>
          <w:sz w:val="24"/>
        </w:rPr>
      </w:pPr>
      <w:hyperlink r:id="rId1600" w:history="1">
        <w:r w:rsidRPr="00775E2D">
          <w:rPr>
            <w:rFonts w:ascii="Times New Roman" w:hAnsi="Times New Roman"/>
            <w:color w:val="0000FF"/>
            <w:sz w:val="24"/>
            <w:u w:val="single"/>
          </w:rPr>
          <w:t>Biweekly Report for March 26, 1954, 1954 March 26</w:t>
        </w:r>
      </w:hyperlink>
    </w:p>
    <w:p w14:paraId="543BD6A6" w14:textId="77777777" w:rsidR="004728DD" w:rsidRPr="00775E2D" w:rsidRDefault="004728DD" w:rsidP="004728DD">
      <w:pPr>
        <w:spacing w:after="0"/>
        <w:rPr>
          <w:rFonts w:ascii="Times New Roman" w:hAnsi="Times New Roman"/>
          <w:sz w:val="24"/>
        </w:rPr>
      </w:pPr>
      <w:hyperlink r:id="rId1601" w:history="1">
        <w:r w:rsidRPr="00775E2D">
          <w:rPr>
            <w:rFonts w:ascii="Times New Roman" w:hAnsi="Times New Roman"/>
            <w:color w:val="0000FF"/>
            <w:sz w:val="24"/>
            <w:u w:val="single"/>
          </w:rPr>
          <w:t>Biweekly Report for August 13, 1954, 1954 August 13</w:t>
        </w:r>
      </w:hyperlink>
    </w:p>
    <w:p w14:paraId="16A66E42" w14:textId="77777777" w:rsidR="004728DD" w:rsidRPr="00775E2D" w:rsidRDefault="004728DD" w:rsidP="004728DD">
      <w:pPr>
        <w:spacing w:after="0"/>
        <w:rPr>
          <w:rFonts w:ascii="Times New Roman" w:hAnsi="Times New Roman"/>
          <w:sz w:val="24"/>
        </w:rPr>
      </w:pPr>
      <w:hyperlink r:id="rId1602" w:history="1">
        <w:r w:rsidRPr="00775E2D">
          <w:rPr>
            <w:rFonts w:ascii="Times New Roman" w:hAnsi="Times New Roman"/>
            <w:color w:val="0000FF"/>
            <w:sz w:val="24"/>
            <w:u w:val="single"/>
          </w:rPr>
          <w:t>Biweekly Progress Report for AN/FSQ-7, 15 January, 1954, 1954 January 15</w:t>
        </w:r>
      </w:hyperlink>
    </w:p>
    <w:p w14:paraId="09E08630" w14:textId="77777777" w:rsidR="004728DD" w:rsidRPr="00775E2D" w:rsidRDefault="004728DD" w:rsidP="004728DD">
      <w:pPr>
        <w:spacing w:after="0"/>
        <w:rPr>
          <w:rFonts w:ascii="Times New Roman" w:hAnsi="Times New Roman"/>
          <w:sz w:val="24"/>
        </w:rPr>
      </w:pPr>
      <w:hyperlink r:id="rId1603" w:history="1">
        <w:r w:rsidRPr="00775E2D">
          <w:rPr>
            <w:rFonts w:ascii="Times New Roman" w:hAnsi="Times New Roman"/>
            <w:color w:val="0000FF"/>
            <w:sz w:val="24"/>
            <w:u w:val="single"/>
          </w:rPr>
          <w:t>Biweekly Report for September 10, 1954, 1954 September 10</w:t>
        </w:r>
      </w:hyperlink>
    </w:p>
    <w:p w14:paraId="0588995C" w14:textId="77777777" w:rsidR="004728DD" w:rsidRPr="00775E2D" w:rsidRDefault="004728DD" w:rsidP="004728DD">
      <w:pPr>
        <w:spacing w:after="0"/>
        <w:rPr>
          <w:rFonts w:ascii="Times New Roman" w:hAnsi="Times New Roman"/>
          <w:sz w:val="24"/>
        </w:rPr>
      </w:pPr>
      <w:hyperlink r:id="rId1604" w:history="1">
        <w:r w:rsidRPr="00775E2D">
          <w:rPr>
            <w:rFonts w:ascii="Times New Roman" w:hAnsi="Times New Roman"/>
            <w:color w:val="0000FF"/>
            <w:sz w:val="24"/>
            <w:u w:val="single"/>
          </w:rPr>
          <w:t>Biweekly Report, February 7, 1954, 1954 February 07</w:t>
        </w:r>
      </w:hyperlink>
    </w:p>
    <w:p w14:paraId="6470218E" w14:textId="77777777" w:rsidR="004728DD" w:rsidRPr="00775E2D" w:rsidRDefault="004728DD" w:rsidP="004728DD">
      <w:pPr>
        <w:spacing w:after="0"/>
        <w:rPr>
          <w:rFonts w:ascii="Times New Roman" w:hAnsi="Times New Roman"/>
          <w:sz w:val="24"/>
        </w:rPr>
      </w:pPr>
      <w:hyperlink r:id="rId1605" w:history="1">
        <w:r w:rsidRPr="00775E2D">
          <w:rPr>
            <w:rFonts w:ascii="Times New Roman" w:hAnsi="Times New Roman"/>
            <w:color w:val="0000FF"/>
            <w:sz w:val="24"/>
            <w:u w:val="single"/>
          </w:rPr>
          <w:t>Biweekly Report for September 24, 1954, 1954 September 24</w:t>
        </w:r>
      </w:hyperlink>
    </w:p>
    <w:p w14:paraId="3CC43B33" w14:textId="77777777" w:rsidR="004728DD" w:rsidRPr="00775E2D" w:rsidRDefault="004728DD" w:rsidP="004728DD">
      <w:pPr>
        <w:spacing w:after="0"/>
        <w:rPr>
          <w:rFonts w:ascii="Times New Roman" w:hAnsi="Times New Roman"/>
          <w:sz w:val="24"/>
        </w:rPr>
      </w:pPr>
      <w:hyperlink r:id="rId1606" w:history="1">
        <w:r w:rsidRPr="00775E2D">
          <w:rPr>
            <w:rFonts w:ascii="Times New Roman" w:hAnsi="Times New Roman"/>
            <w:color w:val="0000FF"/>
            <w:sz w:val="24"/>
            <w:u w:val="single"/>
          </w:rPr>
          <w:t>Progress Report for AN/FSQ-7 - 9 April, 1954, 1954 April 09</w:t>
        </w:r>
      </w:hyperlink>
    </w:p>
    <w:p w14:paraId="4F1FDB9C" w14:textId="77777777" w:rsidR="004728DD" w:rsidRPr="00775E2D" w:rsidRDefault="004728DD" w:rsidP="004728DD">
      <w:pPr>
        <w:spacing w:after="0"/>
        <w:rPr>
          <w:rFonts w:ascii="Times New Roman" w:hAnsi="Times New Roman"/>
          <w:sz w:val="24"/>
        </w:rPr>
      </w:pPr>
      <w:hyperlink r:id="rId1607" w:history="1">
        <w:r w:rsidRPr="00775E2D">
          <w:rPr>
            <w:rFonts w:ascii="Times New Roman" w:hAnsi="Times New Roman"/>
            <w:color w:val="0000FF"/>
            <w:sz w:val="24"/>
            <w:u w:val="single"/>
          </w:rPr>
          <w:t>Biweekly Report, June 27, 1954, 1954 June 27</w:t>
        </w:r>
      </w:hyperlink>
    </w:p>
    <w:p w14:paraId="1438BF79" w14:textId="77777777" w:rsidR="004728DD" w:rsidRPr="00775E2D" w:rsidRDefault="004728DD" w:rsidP="004728DD">
      <w:pPr>
        <w:spacing w:after="0"/>
        <w:rPr>
          <w:rFonts w:ascii="Times New Roman" w:hAnsi="Times New Roman"/>
          <w:sz w:val="24"/>
        </w:rPr>
      </w:pPr>
      <w:hyperlink r:id="rId1608" w:history="1">
        <w:r w:rsidRPr="00775E2D">
          <w:rPr>
            <w:rFonts w:ascii="Times New Roman" w:hAnsi="Times New Roman"/>
            <w:color w:val="0000FF"/>
            <w:sz w:val="24"/>
            <w:u w:val="single"/>
          </w:rPr>
          <w:t>Biweekly Report for March 12, 1954, 1954 March 12</w:t>
        </w:r>
      </w:hyperlink>
    </w:p>
    <w:p w14:paraId="60164997" w14:textId="77777777" w:rsidR="004728DD" w:rsidRPr="00775E2D" w:rsidRDefault="004728DD" w:rsidP="004728DD">
      <w:pPr>
        <w:spacing w:after="0"/>
        <w:rPr>
          <w:rFonts w:ascii="Times New Roman" w:hAnsi="Times New Roman"/>
          <w:sz w:val="24"/>
        </w:rPr>
      </w:pPr>
      <w:hyperlink r:id="rId1609" w:history="1">
        <w:r w:rsidRPr="00775E2D">
          <w:rPr>
            <w:rFonts w:ascii="Times New Roman" w:hAnsi="Times New Roman"/>
            <w:color w:val="0000FF"/>
            <w:sz w:val="24"/>
            <w:u w:val="single"/>
          </w:rPr>
          <w:t>Biweekly Report for July 2, 1954, 1954 July 02</w:t>
        </w:r>
      </w:hyperlink>
    </w:p>
    <w:p w14:paraId="52120E61" w14:textId="77777777" w:rsidR="004728DD" w:rsidRPr="00775E2D" w:rsidRDefault="004728DD" w:rsidP="004728DD">
      <w:pPr>
        <w:spacing w:after="0"/>
        <w:rPr>
          <w:rFonts w:ascii="Times New Roman" w:hAnsi="Times New Roman"/>
          <w:sz w:val="24"/>
        </w:rPr>
      </w:pPr>
      <w:hyperlink r:id="rId1610" w:history="1">
        <w:r w:rsidRPr="00775E2D">
          <w:rPr>
            <w:rFonts w:ascii="Times New Roman" w:hAnsi="Times New Roman"/>
            <w:color w:val="0000FF"/>
            <w:sz w:val="24"/>
            <w:u w:val="single"/>
          </w:rPr>
          <w:t>Biweekly Report, February 21, 1954, 1954 February 21</w:t>
        </w:r>
      </w:hyperlink>
    </w:p>
    <w:p w14:paraId="19BE87FE" w14:textId="77777777" w:rsidR="004728DD" w:rsidRPr="00775E2D" w:rsidRDefault="004728DD" w:rsidP="004728DD">
      <w:pPr>
        <w:spacing w:after="0"/>
        <w:rPr>
          <w:rFonts w:ascii="Times New Roman" w:hAnsi="Times New Roman"/>
          <w:sz w:val="24"/>
        </w:rPr>
      </w:pPr>
      <w:hyperlink r:id="rId1611" w:history="1">
        <w:r w:rsidRPr="00775E2D">
          <w:rPr>
            <w:rFonts w:ascii="Times New Roman" w:hAnsi="Times New Roman"/>
            <w:color w:val="0000FF"/>
            <w:sz w:val="24"/>
            <w:u w:val="single"/>
          </w:rPr>
          <w:t>Biweekly Report for April 23, 1954, 1954 April 23</w:t>
        </w:r>
      </w:hyperlink>
    </w:p>
    <w:p w14:paraId="3D73CC34" w14:textId="77777777" w:rsidR="004728DD" w:rsidRPr="00775E2D" w:rsidRDefault="004728DD" w:rsidP="004728DD">
      <w:pPr>
        <w:spacing w:after="0"/>
        <w:rPr>
          <w:rFonts w:ascii="Times New Roman" w:hAnsi="Times New Roman"/>
          <w:sz w:val="24"/>
        </w:rPr>
      </w:pPr>
      <w:hyperlink r:id="rId1612" w:history="1">
        <w:r w:rsidRPr="00775E2D">
          <w:rPr>
            <w:rFonts w:ascii="Times New Roman" w:hAnsi="Times New Roman"/>
            <w:color w:val="0000FF"/>
            <w:sz w:val="24"/>
            <w:u w:val="single"/>
          </w:rPr>
          <w:t>Biweekly Report, March 7, 1954, 1954 March 07</w:t>
        </w:r>
      </w:hyperlink>
    </w:p>
    <w:p w14:paraId="1E6DB1D2" w14:textId="77777777" w:rsidR="004728DD" w:rsidRPr="00775E2D" w:rsidRDefault="004728DD" w:rsidP="004728DD">
      <w:pPr>
        <w:spacing w:after="0"/>
        <w:rPr>
          <w:rFonts w:ascii="Times New Roman" w:hAnsi="Times New Roman"/>
          <w:sz w:val="24"/>
        </w:rPr>
      </w:pPr>
      <w:hyperlink r:id="rId1613" w:history="1">
        <w:r w:rsidRPr="00775E2D">
          <w:rPr>
            <w:rFonts w:ascii="Times New Roman" w:hAnsi="Times New Roman"/>
            <w:color w:val="0000FF"/>
            <w:sz w:val="24"/>
            <w:u w:val="single"/>
          </w:rPr>
          <w:t>Biweekly Report, May 30, 1954, 1954 May 30</w:t>
        </w:r>
      </w:hyperlink>
    </w:p>
    <w:p w14:paraId="714B9157" w14:textId="77777777" w:rsidR="004728DD" w:rsidRPr="00775E2D" w:rsidRDefault="004728DD" w:rsidP="004728DD">
      <w:pPr>
        <w:spacing w:after="0"/>
        <w:rPr>
          <w:rFonts w:ascii="Times New Roman" w:hAnsi="Times New Roman"/>
          <w:sz w:val="24"/>
        </w:rPr>
      </w:pPr>
      <w:hyperlink r:id="rId1614" w:history="1">
        <w:r w:rsidRPr="00775E2D">
          <w:rPr>
            <w:rFonts w:ascii="Times New Roman" w:hAnsi="Times New Roman"/>
            <w:color w:val="0000FF"/>
            <w:sz w:val="24"/>
            <w:u w:val="single"/>
          </w:rPr>
          <w:t>Biweekly Report for June 18, 1954, 1954 June 18</w:t>
        </w:r>
      </w:hyperlink>
    </w:p>
    <w:p w14:paraId="7B139E74" w14:textId="77777777" w:rsidR="004728DD" w:rsidRPr="00775E2D" w:rsidRDefault="004728DD" w:rsidP="004728DD">
      <w:pPr>
        <w:spacing w:after="0"/>
        <w:rPr>
          <w:rFonts w:ascii="Times New Roman" w:hAnsi="Times New Roman"/>
          <w:sz w:val="24"/>
        </w:rPr>
      </w:pPr>
      <w:hyperlink r:id="rId1615" w:history="1">
        <w:r w:rsidRPr="00775E2D">
          <w:rPr>
            <w:rFonts w:ascii="Times New Roman" w:hAnsi="Times New Roman"/>
            <w:color w:val="0000FF"/>
            <w:sz w:val="24"/>
            <w:u w:val="single"/>
          </w:rPr>
          <w:t>Selected Descriptive Material Whirlwind I Computer: Introduction to Coding, 1950 November 10</w:t>
        </w:r>
      </w:hyperlink>
    </w:p>
    <w:p w14:paraId="3AB2BF0D" w14:textId="77777777" w:rsidR="004728DD" w:rsidRPr="00775E2D" w:rsidRDefault="004728DD" w:rsidP="004728DD">
      <w:pPr>
        <w:spacing w:after="0"/>
        <w:rPr>
          <w:rFonts w:ascii="Times New Roman" w:hAnsi="Times New Roman"/>
          <w:sz w:val="24"/>
        </w:rPr>
      </w:pPr>
      <w:hyperlink r:id="rId1616" w:history="1">
        <w:r w:rsidRPr="00775E2D">
          <w:rPr>
            <w:rFonts w:ascii="Times New Roman" w:hAnsi="Times New Roman"/>
            <w:color w:val="0000FF"/>
            <w:sz w:val="24"/>
            <w:u w:val="single"/>
          </w:rPr>
          <w:t>Programming for Whirlwind I, 1951 June 11</w:t>
        </w:r>
      </w:hyperlink>
    </w:p>
    <w:p w14:paraId="765839C0" w14:textId="77777777" w:rsidR="004728DD" w:rsidRPr="00775E2D" w:rsidRDefault="004728DD" w:rsidP="004728DD">
      <w:pPr>
        <w:spacing w:after="0"/>
        <w:rPr>
          <w:rFonts w:ascii="Times New Roman" w:hAnsi="Times New Roman"/>
          <w:sz w:val="24"/>
        </w:rPr>
      </w:pPr>
      <w:hyperlink r:id="rId1617" w:history="1">
        <w:r w:rsidRPr="00775E2D">
          <w:rPr>
            <w:rFonts w:ascii="Times New Roman" w:hAnsi="Times New Roman"/>
            <w:color w:val="0000FF"/>
            <w:sz w:val="24"/>
            <w:u w:val="single"/>
          </w:rPr>
          <w:t>Experience with Receiving-Type Vacuum Tubes on the Whirlwind Computer Project, 1950 December 12</w:t>
        </w:r>
      </w:hyperlink>
    </w:p>
    <w:p w14:paraId="31AC6766" w14:textId="77777777" w:rsidR="004728DD" w:rsidRPr="00775E2D" w:rsidRDefault="004728DD" w:rsidP="004728DD">
      <w:pPr>
        <w:spacing w:after="0"/>
        <w:rPr>
          <w:rFonts w:ascii="Times New Roman" w:hAnsi="Times New Roman"/>
          <w:sz w:val="24"/>
        </w:rPr>
      </w:pPr>
      <w:hyperlink r:id="rId1618" w:history="1">
        <w:r w:rsidRPr="00775E2D">
          <w:rPr>
            <w:rFonts w:ascii="Times New Roman" w:hAnsi="Times New Roman"/>
            <w:color w:val="0000FF"/>
            <w:sz w:val="24"/>
            <w:u w:val="single"/>
          </w:rPr>
          <w:t>Study of a System for Following a Flight Progress Schedule, 1950 August 01</w:t>
        </w:r>
      </w:hyperlink>
    </w:p>
    <w:p w14:paraId="3E077638" w14:textId="77777777" w:rsidR="004728DD" w:rsidRPr="00775E2D" w:rsidRDefault="004728DD" w:rsidP="004728DD">
      <w:pPr>
        <w:spacing w:after="0"/>
        <w:rPr>
          <w:rFonts w:ascii="Times New Roman" w:hAnsi="Times New Roman"/>
          <w:sz w:val="24"/>
        </w:rPr>
      </w:pPr>
      <w:hyperlink r:id="rId1619" w:history="1">
        <w:r w:rsidRPr="00775E2D">
          <w:rPr>
            <w:rFonts w:ascii="Times New Roman" w:hAnsi="Times New Roman"/>
            <w:color w:val="0000FF"/>
            <w:sz w:val="24"/>
            <w:u w:val="single"/>
          </w:rPr>
          <w:t>Selected Descriptive Material Whirlwind I Computer: General, 1950 November 10</w:t>
        </w:r>
      </w:hyperlink>
    </w:p>
    <w:p w14:paraId="3F4F04BB" w14:textId="77777777" w:rsidR="004728DD" w:rsidRPr="00775E2D" w:rsidRDefault="004728DD" w:rsidP="004728DD">
      <w:pPr>
        <w:spacing w:after="0"/>
        <w:rPr>
          <w:rFonts w:ascii="Times New Roman" w:hAnsi="Times New Roman"/>
          <w:sz w:val="24"/>
        </w:rPr>
      </w:pPr>
      <w:hyperlink r:id="rId1620" w:history="1">
        <w:r w:rsidRPr="00775E2D">
          <w:rPr>
            <w:rFonts w:ascii="Times New Roman" w:hAnsi="Times New Roman"/>
            <w:color w:val="0000FF"/>
            <w:sz w:val="24"/>
            <w:u w:val="single"/>
          </w:rPr>
          <w:t>Initial Testing of a Computer Electrostatic Storage System, 1951 April 23</w:t>
        </w:r>
      </w:hyperlink>
    </w:p>
    <w:p w14:paraId="55755139" w14:textId="77777777" w:rsidR="004728DD" w:rsidRPr="00775E2D" w:rsidRDefault="004728DD" w:rsidP="004728DD">
      <w:pPr>
        <w:spacing w:after="0"/>
        <w:rPr>
          <w:rFonts w:ascii="Times New Roman" w:hAnsi="Times New Roman"/>
          <w:sz w:val="24"/>
        </w:rPr>
      </w:pPr>
      <w:hyperlink r:id="rId1621" w:history="1">
        <w:r w:rsidRPr="00775E2D">
          <w:rPr>
            <w:rFonts w:ascii="Times New Roman" w:hAnsi="Times New Roman"/>
            <w:color w:val="0000FF"/>
            <w:sz w:val="24"/>
            <w:u w:val="single"/>
          </w:rPr>
          <w:t>Error Correction in Orbital Flight, 1950 June 13</w:t>
        </w:r>
      </w:hyperlink>
    </w:p>
    <w:p w14:paraId="10B9E900" w14:textId="77777777" w:rsidR="004728DD" w:rsidRPr="00775E2D" w:rsidRDefault="004728DD" w:rsidP="004728DD">
      <w:pPr>
        <w:spacing w:after="0"/>
        <w:rPr>
          <w:rFonts w:ascii="Times New Roman" w:hAnsi="Times New Roman"/>
          <w:sz w:val="24"/>
        </w:rPr>
      </w:pPr>
      <w:hyperlink r:id="rId1622" w:history="1">
        <w:r w:rsidRPr="00775E2D">
          <w:rPr>
            <w:rFonts w:ascii="Times New Roman" w:hAnsi="Times New Roman"/>
            <w:color w:val="0000FF"/>
            <w:sz w:val="24"/>
            <w:u w:val="single"/>
          </w:rPr>
          <w:t>The Digital Computer Laboratory of the Massachusetts Institute of Technology, 1953 October 01</w:t>
        </w:r>
      </w:hyperlink>
    </w:p>
    <w:p w14:paraId="472C710D" w14:textId="77777777" w:rsidR="004728DD" w:rsidRPr="00775E2D" w:rsidRDefault="004728DD" w:rsidP="004728DD">
      <w:pPr>
        <w:spacing w:after="0"/>
        <w:rPr>
          <w:rFonts w:ascii="Times New Roman" w:hAnsi="Times New Roman"/>
          <w:sz w:val="24"/>
        </w:rPr>
      </w:pPr>
      <w:hyperlink r:id="rId1623" w:history="1">
        <w:r w:rsidRPr="00775E2D">
          <w:rPr>
            <w:rFonts w:ascii="Times New Roman" w:hAnsi="Times New Roman"/>
            <w:color w:val="0000FF"/>
            <w:sz w:val="24"/>
            <w:u w:val="single"/>
          </w:rPr>
          <w:t>Air Traffic Control, 1950 June 08</w:t>
        </w:r>
      </w:hyperlink>
    </w:p>
    <w:p w14:paraId="0EF9E794" w14:textId="77777777" w:rsidR="004728DD" w:rsidRPr="00775E2D" w:rsidRDefault="004728DD" w:rsidP="004728DD">
      <w:pPr>
        <w:spacing w:after="0"/>
        <w:rPr>
          <w:rFonts w:ascii="Times New Roman" w:hAnsi="Times New Roman"/>
          <w:sz w:val="24"/>
        </w:rPr>
      </w:pPr>
      <w:hyperlink r:id="rId1624" w:history="1">
        <w:r w:rsidRPr="00775E2D">
          <w:rPr>
            <w:rFonts w:ascii="Times New Roman" w:hAnsi="Times New Roman"/>
            <w:color w:val="0000FF"/>
            <w:sz w:val="24"/>
            <w:u w:val="single"/>
          </w:rPr>
          <w:t>Ferrites Speed Digital Computers, approximately 1953-1959</w:t>
        </w:r>
      </w:hyperlink>
    </w:p>
    <w:p w14:paraId="2435C2CD" w14:textId="77777777" w:rsidR="004728DD" w:rsidRPr="00775E2D" w:rsidRDefault="004728DD" w:rsidP="004728DD">
      <w:pPr>
        <w:spacing w:after="0"/>
        <w:rPr>
          <w:rFonts w:ascii="Times New Roman" w:hAnsi="Times New Roman"/>
          <w:sz w:val="24"/>
        </w:rPr>
      </w:pPr>
      <w:hyperlink r:id="rId1625" w:history="1">
        <w:r w:rsidRPr="00775E2D">
          <w:rPr>
            <w:rFonts w:ascii="Times New Roman" w:hAnsi="Times New Roman"/>
            <w:color w:val="0000FF"/>
            <w:sz w:val="24"/>
            <w:u w:val="single"/>
          </w:rPr>
          <w:t>Rudiments of Good Circuit Design, 1953 May 19</w:t>
        </w:r>
      </w:hyperlink>
    </w:p>
    <w:p w14:paraId="3D7F087E" w14:textId="77777777" w:rsidR="004728DD" w:rsidRPr="00775E2D" w:rsidRDefault="004728DD" w:rsidP="004728DD">
      <w:pPr>
        <w:spacing w:after="0"/>
        <w:rPr>
          <w:rFonts w:ascii="Times New Roman" w:hAnsi="Times New Roman"/>
          <w:sz w:val="24"/>
        </w:rPr>
      </w:pPr>
      <w:hyperlink r:id="rId1626" w:history="1">
        <w:r w:rsidRPr="00775E2D">
          <w:rPr>
            <w:rFonts w:ascii="Times New Roman" w:hAnsi="Times New Roman"/>
            <w:color w:val="0000FF"/>
            <w:sz w:val="24"/>
            <w:u w:val="single"/>
          </w:rPr>
          <w:t>The Whirlwind I Computer, 1952 August 12</w:t>
        </w:r>
      </w:hyperlink>
    </w:p>
    <w:p w14:paraId="4D759154" w14:textId="77777777" w:rsidR="004728DD" w:rsidRPr="00775E2D" w:rsidRDefault="004728DD" w:rsidP="004728DD">
      <w:pPr>
        <w:spacing w:after="0"/>
        <w:rPr>
          <w:rFonts w:ascii="Times New Roman" w:hAnsi="Times New Roman"/>
          <w:sz w:val="24"/>
        </w:rPr>
      </w:pPr>
      <w:hyperlink r:id="rId1627" w:history="1">
        <w:r w:rsidRPr="00775E2D">
          <w:rPr>
            <w:rFonts w:ascii="Times New Roman" w:hAnsi="Times New Roman"/>
            <w:color w:val="0000FF"/>
            <w:sz w:val="24"/>
            <w:u w:val="single"/>
          </w:rPr>
          <w:t>Vacuum and Vibration Speed Assembly of Core Memory Planes, 1956 February</w:t>
        </w:r>
      </w:hyperlink>
    </w:p>
    <w:p w14:paraId="32552F43" w14:textId="77777777" w:rsidR="004728DD" w:rsidRPr="00775E2D" w:rsidRDefault="004728DD" w:rsidP="004728DD">
      <w:pPr>
        <w:spacing w:after="0"/>
        <w:rPr>
          <w:rFonts w:ascii="Times New Roman" w:hAnsi="Times New Roman"/>
          <w:sz w:val="24"/>
        </w:rPr>
      </w:pPr>
      <w:hyperlink r:id="rId1628" w:history="1">
        <w:r w:rsidRPr="00775E2D">
          <w:rPr>
            <w:rFonts w:ascii="Times New Roman" w:hAnsi="Times New Roman"/>
            <w:color w:val="0000FF"/>
            <w:sz w:val="24"/>
            <w:u w:val="single"/>
          </w:rPr>
          <w:t>A Theory of Deviation from Close Packing in Hexagonal Metal Crystals, 1952 September 11</w:t>
        </w:r>
      </w:hyperlink>
    </w:p>
    <w:p w14:paraId="0902FED3" w14:textId="77777777" w:rsidR="004728DD" w:rsidRPr="00775E2D" w:rsidRDefault="004728DD" w:rsidP="004728DD">
      <w:pPr>
        <w:spacing w:after="0"/>
        <w:rPr>
          <w:rFonts w:ascii="Times New Roman" w:hAnsi="Times New Roman"/>
          <w:sz w:val="24"/>
        </w:rPr>
      </w:pPr>
      <w:hyperlink r:id="rId1629" w:history="1">
        <w:r w:rsidRPr="00775E2D">
          <w:rPr>
            <w:rFonts w:ascii="Times New Roman" w:hAnsi="Times New Roman"/>
            <w:color w:val="0000FF"/>
            <w:sz w:val="24"/>
            <w:u w:val="single"/>
          </w:rPr>
          <w:t>Ferroelectrics for Digital Information Storage and Switching, 1952 June 05</w:t>
        </w:r>
      </w:hyperlink>
    </w:p>
    <w:p w14:paraId="52F6A431" w14:textId="77777777" w:rsidR="004728DD" w:rsidRPr="00775E2D" w:rsidRDefault="004728DD" w:rsidP="004728DD">
      <w:pPr>
        <w:spacing w:after="0"/>
        <w:rPr>
          <w:rFonts w:ascii="Times New Roman" w:hAnsi="Times New Roman"/>
          <w:sz w:val="24"/>
        </w:rPr>
      </w:pPr>
      <w:hyperlink r:id="rId1630" w:history="1">
        <w:r w:rsidRPr="00775E2D">
          <w:rPr>
            <w:rFonts w:ascii="Times New Roman" w:hAnsi="Times New Roman"/>
            <w:color w:val="0000FF"/>
            <w:sz w:val="24"/>
            <w:u w:val="single"/>
          </w:rPr>
          <w:t>Whirlwind I: A High-Speed Electronic Digital Computer, 1951 August 15</w:t>
        </w:r>
      </w:hyperlink>
    </w:p>
    <w:p w14:paraId="5B05C6D6" w14:textId="77777777" w:rsidR="004728DD" w:rsidRPr="00775E2D" w:rsidRDefault="004728DD" w:rsidP="004728DD">
      <w:pPr>
        <w:spacing w:after="0"/>
        <w:rPr>
          <w:rFonts w:ascii="Times New Roman" w:hAnsi="Times New Roman"/>
          <w:sz w:val="24"/>
        </w:rPr>
      </w:pPr>
      <w:hyperlink r:id="rId1631" w:history="1">
        <w:r w:rsidRPr="00775E2D">
          <w:rPr>
            <w:rFonts w:ascii="Times New Roman" w:hAnsi="Times New Roman"/>
            <w:color w:val="0000FF"/>
            <w:sz w:val="24"/>
            <w:u w:val="single"/>
          </w:rPr>
          <w:t>List of Slides, 35mm. Slides, and Vu-Graphs, 1957 December 31</w:t>
        </w:r>
      </w:hyperlink>
    </w:p>
    <w:p w14:paraId="07A9F42F" w14:textId="77777777" w:rsidR="004728DD" w:rsidRPr="00775E2D" w:rsidRDefault="004728DD" w:rsidP="004728DD">
      <w:pPr>
        <w:spacing w:after="0"/>
        <w:rPr>
          <w:rFonts w:ascii="Times New Roman" w:hAnsi="Times New Roman"/>
          <w:sz w:val="24"/>
        </w:rPr>
      </w:pPr>
      <w:hyperlink r:id="rId1632" w:history="1">
        <w:r w:rsidRPr="00775E2D">
          <w:rPr>
            <w:rFonts w:ascii="Times New Roman" w:hAnsi="Times New Roman"/>
            <w:color w:val="0000FF"/>
            <w:sz w:val="24"/>
            <w:u w:val="single"/>
          </w:rPr>
          <w:t>Multi-Coordinate Selection Systems for Magnetic-Core Storage, 1954 August</w:t>
        </w:r>
      </w:hyperlink>
    </w:p>
    <w:p w14:paraId="1E096CE4" w14:textId="77777777" w:rsidR="004728DD" w:rsidRPr="00775E2D" w:rsidRDefault="004728DD" w:rsidP="004728DD">
      <w:pPr>
        <w:spacing w:after="0"/>
        <w:rPr>
          <w:rFonts w:ascii="Times New Roman" w:hAnsi="Times New Roman"/>
          <w:sz w:val="24"/>
        </w:rPr>
      </w:pPr>
      <w:hyperlink r:id="rId1633" w:history="1">
        <w:r w:rsidRPr="00775E2D">
          <w:rPr>
            <w:rFonts w:ascii="Times New Roman" w:hAnsi="Times New Roman"/>
            <w:color w:val="0000FF"/>
            <w:sz w:val="24"/>
            <w:u w:val="single"/>
          </w:rPr>
          <w:t>A Coincident-Current Magnetic Memory Cell for the Storage of Digital Information, 1952 April</w:t>
        </w:r>
      </w:hyperlink>
    </w:p>
    <w:p w14:paraId="6AA33B0C" w14:textId="77777777" w:rsidR="004728DD" w:rsidRPr="00775E2D" w:rsidRDefault="004728DD" w:rsidP="004728DD">
      <w:pPr>
        <w:spacing w:after="0"/>
        <w:rPr>
          <w:rFonts w:ascii="Times New Roman" w:hAnsi="Times New Roman"/>
          <w:sz w:val="24"/>
        </w:rPr>
      </w:pPr>
      <w:hyperlink r:id="rId1634" w:history="1">
        <w:r w:rsidRPr="00775E2D">
          <w:rPr>
            <w:rFonts w:ascii="Times New Roman" w:hAnsi="Times New Roman"/>
            <w:color w:val="0000FF"/>
            <w:sz w:val="24"/>
            <w:u w:val="single"/>
          </w:rPr>
          <w:t>Magnetostriction in Ferrites Possessing a Square Hysteresis Loop, 1955 January 17</w:t>
        </w:r>
      </w:hyperlink>
    </w:p>
    <w:p w14:paraId="131D1B7F" w14:textId="77777777" w:rsidR="004728DD" w:rsidRPr="00775E2D" w:rsidRDefault="004728DD" w:rsidP="004728DD">
      <w:pPr>
        <w:spacing w:after="0"/>
        <w:rPr>
          <w:rFonts w:ascii="Times New Roman" w:hAnsi="Times New Roman"/>
          <w:sz w:val="24"/>
        </w:rPr>
      </w:pPr>
      <w:hyperlink r:id="rId1635" w:history="1">
        <w:r w:rsidRPr="00775E2D">
          <w:rPr>
            <w:rFonts w:ascii="Times New Roman" w:hAnsi="Times New Roman"/>
            <w:color w:val="0000FF"/>
            <w:sz w:val="24"/>
            <w:u w:val="single"/>
          </w:rPr>
          <w:t>Switch for Register Selection in a Magnetic-Core Memory, 1954 May 24</w:t>
        </w:r>
      </w:hyperlink>
    </w:p>
    <w:p w14:paraId="5EB48C56" w14:textId="77777777" w:rsidR="004728DD" w:rsidRPr="00775E2D" w:rsidRDefault="004728DD" w:rsidP="004728DD">
      <w:pPr>
        <w:spacing w:after="0"/>
        <w:rPr>
          <w:rFonts w:ascii="Times New Roman" w:hAnsi="Times New Roman"/>
          <w:sz w:val="24"/>
        </w:rPr>
      </w:pPr>
      <w:hyperlink r:id="rId1636" w:history="1">
        <w:r w:rsidRPr="00775E2D">
          <w:rPr>
            <w:rFonts w:ascii="Times New Roman" w:hAnsi="Times New Roman"/>
            <w:color w:val="0000FF"/>
            <w:sz w:val="24"/>
            <w:u w:val="single"/>
          </w:rPr>
          <w:t>A Coincident-Current Magnetic Memory Unit, 1950 September 08</w:t>
        </w:r>
      </w:hyperlink>
    </w:p>
    <w:p w14:paraId="4F7897BB" w14:textId="77777777" w:rsidR="004728DD" w:rsidRPr="00775E2D" w:rsidRDefault="004728DD" w:rsidP="004728DD">
      <w:pPr>
        <w:spacing w:after="0"/>
        <w:rPr>
          <w:rFonts w:ascii="Times New Roman" w:hAnsi="Times New Roman"/>
          <w:sz w:val="24"/>
        </w:rPr>
      </w:pPr>
      <w:hyperlink r:id="rId1637" w:history="1">
        <w:r w:rsidRPr="00775E2D">
          <w:rPr>
            <w:rFonts w:ascii="Times New Roman" w:hAnsi="Times New Roman"/>
            <w:color w:val="0000FF"/>
            <w:sz w:val="24"/>
            <w:u w:val="single"/>
          </w:rPr>
          <w:t>The 16 x 16 Metallic-Core Memory Array, Model 1, 1952 September 25</w:t>
        </w:r>
      </w:hyperlink>
    </w:p>
    <w:p w14:paraId="6061CEA1" w14:textId="77777777" w:rsidR="004728DD" w:rsidRPr="00775E2D" w:rsidRDefault="004728DD" w:rsidP="004728DD">
      <w:pPr>
        <w:spacing w:after="0"/>
        <w:rPr>
          <w:rFonts w:ascii="Times New Roman" w:hAnsi="Times New Roman"/>
          <w:sz w:val="24"/>
        </w:rPr>
      </w:pPr>
      <w:hyperlink r:id="rId1638" w:history="1">
        <w:r w:rsidRPr="00775E2D">
          <w:rPr>
            <w:rFonts w:ascii="Times New Roman" w:hAnsi="Times New Roman"/>
            <w:color w:val="0000FF"/>
            <w:sz w:val="24"/>
            <w:u w:val="single"/>
          </w:rPr>
          <w:t>A Magnetic Matrix Switch and its Incorporation into Coincident-Current Memory, 1952 June 06</w:t>
        </w:r>
      </w:hyperlink>
    </w:p>
    <w:p w14:paraId="2340CD55" w14:textId="77777777" w:rsidR="004728DD" w:rsidRPr="00775E2D" w:rsidRDefault="004728DD" w:rsidP="004728DD">
      <w:pPr>
        <w:spacing w:after="0"/>
        <w:rPr>
          <w:rFonts w:ascii="Times New Roman" w:hAnsi="Times New Roman"/>
          <w:sz w:val="24"/>
        </w:rPr>
      </w:pPr>
      <w:hyperlink r:id="rId1639" w:history="1">
        <w:r w:rsidRPr="00775E2D">
          <w:rPr>
            <w:rFonts w:ascii="Times New Roman" w:hAnsi="Times New Roman"/>
            <w:color w:val="0000FF"/>
            <w:sz w:val="24"/>
            <w:u w:val="single"/>
          </w:rPr>
          <w:t>Laboratory Personnel, 1954 November 01</w:t>
        </w:r>
      </w:hyperlink>
    </w:p>
    <w:p w14:paraId="0811FD5D" w14:textId="77777777" w:rsidR="004728DD" w:rsidRPr="00775E2D" w:rsidRDefault="004728DD" w:rsidP="004728DD">
      <w:pPr>
        <w:spacing w:after="0"/>
        <w:rPr>
          <w:rFonts w:ascii="Times New Roman" w:hAnsi="Times New Roman"/>
          <w:sz w:val="24"/>
        </w:rPr>
      </w:pPr>
      <w:hyperlink r:id="rId1640" w:history="1">
        <w:r w:rsidRPr="00775E2D">
          <w:rPr>
            <w:rFonts w:ascii="Times New Roman" w:hAnsi="Times New Roman"/>
            <w:color w:val="0000FF"/>
            <w:sz w:val="24"/>
            <w:u w:val="single"/>
          </w:rPr>
          <w:t>Core Drivers - Model V and Model VI Applications, Limitations, and Modifications, 1954 April 01</w:t>
        </w:r>
      </w:hyperlink>
    </w:p>
    <w:p w14:paraId="35319734" w14:textId="77777777" w:rsidR="004728DD" w:rsidRPr="00775E2D" w:rsidRDefault="004728DD" w:rsidP="004728DD">
      <w:pPr>
        <w:spacing w:after="0"/>
        <w:rPr>
          <w:rFonts w:ascii="Times New Roman" w:hAnsi="Times New Roman"/>
          <w:sz w:val="24"/>
        </w:rPr>
      </w:pPr>
      <w:hyperlink r:id="rId1641" w:history="1">
        <w:r w:rsidRPr="00775E2D">
          <w:rPr>
            <w:rFonts w:ascii="Times New Roman" w:hAnsi="Times New Roman"/>
            <w:color w:val="0000FF"/>
            <w:sz w:val="24"/>
            <w:u w:val="single"/>
          </w:rPr>
          <w:t>Visits to IBM, 1954 July 09</w:t>
        </w:r>
      </w:hyperlink>
    </w:p>
    <w:p w14:paraId="4A826521" w14:textId="77777777" w:rsidR="004728DD" w:rsidRPr="00775E2D" w:rsidRDefault="004728DD" w:rsidP="004728DD">
      <w:pPr>
        <w:spacing w:after="0"/>
        <w:rPr>
          <w:rFonts w:ascii="Times New Roman" w:hAnsi="Times New Roman"/>
          <w:sz w:val="24"/>
        </w:rPr>
      </w:pPr>
      <w:hyperlink r:id="rId1642" w:history="1">
        <w:r w:rsidRPr="00775E2D">
          <w:rPr>
            <w:rFonts w:ascii="Times New Roman" w:hAnsi="Times New Roman"/>
            <w:color w:val="0000FF"/>
            <w:sz w:val="24"/>
            <w:u w:val="single"/>
          </w:rPr>
          <w:t>Group 62 Section Leaders Meeting, July 26, 1954, 1954 July 27</w:t>
        </w:r>
      </w:hyperlink>
    </w:p>
    <w:p w14:paraId="076E8885" w14:textId="77777777" w:rsidR="004728DD" w:rsidRPr="00775E2D" w:rsidRDefault="004728DD" w:rsidP="004728DD">
      <w:pPr>
        <w:spacing w:after="0"/>
        <w:rPr>
          <w:rFonts w:ascii="Times New Roman" w:hAnsi="Times New Roman"/>
          <w:sz w:val="24"/>
        </w:rPr>
      </w:pPr>
      <w:hyperlink r:id="rId1643" w:history="1">
        <w:r w:rsidRPr="00775E2D">
          <w:rPr>
            <w:rFonts w:ascii="Times New Roman" w:hAnsi="Times New Roman"/>
            <w:color w:val="0000FF"/>
            <w:sz w:val="24"/>
            <w:u w:val="single"/>
          </w:rPr>
          <w:t>Group 62 Section Leaders Meeting, October 8, 1954, 1954 October 13</w:t>
        </w:r>
      </w:hyperlink>
    </w:p>
    <w:p w14:paraId="36780E83" w14:textId="77777777" w:rsidR="004728DD" w:rsidRPr="00775E2D" w:rsidRDefault="004728DD" w:rsidP="004728DD">
      <w:pPr>
        <w:spacing w:after="0"/>
        <w:rPr>
          <w:rFonts w:ascii="Times New Roman" w:hAnsi="Times New Roman"/>
          <w:sz w:val="24"/>
        </w:rPr>
      </w:pPr>
      <w:hyperlink r:id="rId1644" w:history="1">
        <w:r w:rsidRPr="00775E2D">
          <w:rPr>
            <w:rFonts w:ascii="Times New Roman" w:hAnsi="Times New Roman"/>
            <w:color w:val="0000FF"/>
            <w:sz w:val="24"/>
            <w:u w:val="single"/>
          </w:rPr>
          <w:t>Basis for Release of Ferrite-Memory-Core Specifications, 1954 June 17</w:t>
        </w:r>
      </w:hyperlink>
    </w:p>
    <w:p w14:paraId="36D19A45" w14:textId="77777777" w:rsidR="004728DD" w:rsidRPr="00775E2D" w:rsidRDefault="004728DD" w:rsidP="004728DD">
      <w:pPr>
        <w:spacing w:after="0"/>
        <w:rPr>
          <w:rFonts w:ascii="Times New Roman" w:hAnsi="Times New Roman"/>
          <w:sz w:val="24"/>
        </w:rPr>
      </w:pPr>
      <w:hyperlink r:id="rId1645" w:history="1">
        <w:r w:rsidRPr="00775E2D">
          <w:rPr>
            <w:rFonts w:ascii="Times New Roman" w:hAnsi="Times New Roman"/>
            <w:color w:val="0000FF"/>
            <w:sz w:val="24"/>
            <w:u w:val="single"/>
          </w:rPr>
          <w:t>Summary of MIT-IBM Collaboration on Design of AN/FSQ-7 (XD-1), Combat Information Central -- December 1 thru December 31, 1953, 1954 January 08</w:t>
        </w:r>
      </w:hyperlink>
    </w:p>
    <w:p w14:paraId="22182B60" w14:textId="77777777" w:rsidR="004728DD" w:rsidRPr="00775E2D" w:rsidRDefault="004728DD" w:rsidP="004728DD">
      <w:pPr>
        <w:spacing w:after="0"/>
        <w:rPr>
          <w:rFonts w:ascii="Times New Roman" w:hAnsi="Times New Roman"/>
          <w:sz w:val="24"/>
        </w:rPr>
      </w:pPr>
      <w:hyperlink r:id="rId1646" w:history="1">
        <w:r w:rsidRPr="00775E2D">
          <w:rPr>
            <w:rFonts w:ascii="Times New Roman" w:hAnsi="Times New Roman"/>
            <w:color w:val="0000FF"/>
            <w:sz w:val="24"/>
            <w:u w:val="single"/>
          </w:rPr>
          <w:t>Tentative Cathode Estimates for 256²x33 and 128²x33 Core Memories, 1954 August 06</w:t>
        </w:r>
      </w:hyperlink>
    </w:p>
    <w:p w14:paraId="1444C158" w14:textId="77777777" w:rsidR="004728DD" w:rsidRPr="00775E2D" w:rsidRDefault="004728DD" w:rsidP="004728DD">
      <w:pPr>
        <w:spacing w:after="0"/>
        <w:rPr>
          <w:rFonts w:ascii="Times New Roman" w:hAnsi="Times New Roman"/>
          <w:sz w:val="24"/>
        </w:rPr>
      </w:pPr>
      <w:hyperlink r:id="rId1647" w:history="1">
        <w:r w:rsidRPr="00775E2D">
          <w:rPr>
            <w:rFonts w:ascii="Times New Roman" w:hAnsi="Times New Roman"/>
            <w:color w:val="0000FF"/>
            <w:sz w:val="24"/>
            <w:u w:val="single"/>
          </w:rPr>
          <w:t xml:space="preserve">One </w:t>
        </w:r>
        <w:proofErr w:type="spellStart"/>
        <w:r w:rsidRPr="00775E2D">
          <w:rPr>
            <w:rFonts w:ascii="Times New Roman" w:hAnsi="Times New Roman"/>
            <w:color w:val="0000FF"/>
            <w:sz w:val="24"/>
            <w:u w:val="single"/>
          </w:rPr>
          <w:t>One</w:t>
        </w:r>
        <w:proofErr w:type="spellEnd"/>
        <w:r w:rsidRPr="00775E2D">
          <w:rPr>
            <w:rFonts w:ascii="Times New Roman" w:hAnsi="Times New Roman"/>
            <w:color w:val="0000FF"/>
            <w:sz w:val="24"/>
            <w:u w:val="single"/>
          </w:rPr>
          <w:t xml:space="preserve"> or the Other, 1954 May 28</w:t>
        </w:r>
      </w:hyperlink>
    </w:p>
    <w:p w14:paraId="2CB9FAAD" w14:textId="77777777" w:rsidR="004728DD" w:rsidRPr="00775E2D" w:rsidRDefault="004728DD" w:rsidP="004728DD">
      <w:pPr>
        <w:spacing w:after="0"/>
        <w:rPr>
          <w:rFonts w:ascii="Times New Roman" w:hAnsi="Times New Roman"/>
          <w:sz w:val="24"/>
        </w:rPr>
      </w:pPr>
      <w:hyperlink r:id="rId1648" w:history="1">
        <w:r w:rsidRPr="00775E2D">
          <w:rPr>
            <w:rFonts w:ascii="Times New Roman" w:hAnsi="Times New Roman"/>
            <w:color w:val="0000FF"/>
            <w:sz w:val="24"/>
            <w:u w:val="single"/>
          </w:rPr>
          <w:t>Core Drivers - Model V and Model VI Applications, Limitations, and Modifications, 1954 March 20</w:t>
        </w:r>
      </w:hyperlink>
    </w:p>
    <w:p w14:paraId="75D2910B" w14:textId="77777777" w:rsidR="004728DD" w:rsidRPr="00775E2D" w:rsidRDefault="004728DD" w:rsidP="004728DD">
      <w:pPr>
        <w:spacing w:after="0"/>
        <w:rPr>
          <w:rFonts w:ascii="Times New Roman" w:hAnsi="Times New Roman"/>
          <w:sz w:val="24"/>
        </w:rPr>
      </w:pPr>
      <w:hyperlink r:id="rId1649" w:history="1">
        <w:r w:rsidRPr="00775E2D">
          <w:rPr>
            <w:rFonts w:ascii="Times New Roman" w:hAnsi="Times New Roman"/>
            <w:color w:val="0000FF"/>
            <w:sz w:val="24"/>
            <w:u w:val="single"/>
          </w:rPr>
          <w:t>Group 62 Section Leaders Meeting - 8 February 1954, 1954 February 08</w:t>
        </w:r>
      </w:hyperlink>
    </w:p>
    <w:p w14:paraId="2A1336CD" w14:textId="77777777" w:rsidR="004728DD" w:rsidRPr="00775E2D" w:rsidRDefault="004728DD" w:rsidP="004728DD">
      <w:pPr>
        <w:spacing w:after="0"/>
        <w:rPr>
          <w:rFonts w:ascii="Times New Roman" w:hAnsi="Times New Roman"/>
          <w:sz w:val="24"/>
        </w:rPr>
      </w:pPr>
      <w:hyperlink r:id="rId1650" w:history="1">
        <w:r w:rsidRPr="00775E2D">
          <w:rPr>
            <w:rFonts w:ascii="Times New Roman" w:hAnsi="Times New Roman"/>
            <w:color w:val="0000FF"/>
            <w:sz w:val="24"/>
            <w:u w:val="single"/>
          </w:rPr>
          <w:t xml:space="preserve">Trip Report: Trip to IRE, Bell Telephone Laboratories, </w:t>
        </w:r>
        <w:proofErr w:type="spellStart"/>
        <w:r w:rsidRPr="00775E2D">
          <w:rPr>
            <w:rFonts w:ascii="Times New Roman" w:hAnsi="Times New Roman"/>
            <w:color w:val="0000FF"/>
            <w:sz w:val="24"/>
            <w:u w:val="single"/>
          </w:rPr>
          <w:t>Glenco</w:t>
        </w:r>
        <w:proofErr w:type="spellEnd"/>
        <w:r w:rsidRPr="00775E2D">
          <w:rPr>
            <w:rFonts w:ascii="Times New Roman" w:hAnsi="Times New Roman"/>
            <w:color w:val="0000FF"/>
            <w:sz w:val="24"/>
            <w:u w:val="single"/>
          </w:rPr>
          <w:t xml:space="preserve">, Naval Ordnance Laboratory, Professor </w:t>
        </w:r>
        <w:proofErr w:type="spellStart"/>
        <w:r w:rsidRPr="00775E2D">
          <w:rPr>
            <w:rFonts w:ascii="Times New Roman" w:hAnsi="Times New Roman"/>
            <w:color w:val="0000FF"/>
            <w:sz w:val="24"/>
            <w:u w:val="single"/>
          </w:rPr>
          <w:t>Pulvari</w:t>
        </w:r>
        <w:proofErr w:type="spellEnd"/>
        <w:r w:rsidRPr="00775E2D">
          <w:rPr>
            <w:rFonts w:ascii="Times New Roman" w:hAnsi="Times New Roman"/>
            <w:color w:val="0000FF"/>
            <w:sz w:val="24"/>
            <w:u w:val="single"/>
          </w:rPr>
          <w:t xml:space="preserve">, </w:t>
        </w:r>
        <w:proofErr w:type="spellStart"/>
        <w:r w:rsidRPr="00775E2D">
          <w:rPr>
            <w:rFonts w:ascii="Times New Roman" w:hAnsi="Times New Roman"/>
            <w:color w:val="0000FF"/>
            <w:sz w:val="24"/>
            <w:u w:val="single"/>
          </w:rPr>
          <w:t>Cavitron</w:t>
        </w:r>
        <w:proofErr w:type="spellEnd"/>
        <w:r w:rsidRPr="00775E2D">
          <w:rPr>
            <w:rFonts w:ascii="Times New Roman" w:hAnsi="Times New Roman"/>
            <w:color w:val="0000FF"/>
            <w:sz w:val="24"/>
            <w:u w:val="single"/>
          </w:rPr>
          <w:t>, Mullard, RCA, and NSA, March 23-31, 1954., 1954 April 13</w:t>
        </w:r>
      </w:hyperlink>
    </w:p>
    <w:p w14:paraId="3E2A2E37" w14:textId="77777777" w:rsidR="004728DD" w:rsidRPr="00775E2D" w:rsidRDefault="004728DD" w:rsidP="004728DD">
      <w:pPr>
        <w:spacing w:after="0"/>
        <w:rPr>
          <w:rFonts w:ascii="Times New Roman" w:hAnsi="Times New Roman"/>
          <w:sz w:val="24"/>
        </w:rPr>
      </w:pPr>
      <w:hyperlink r:id="rId1651" w:history="1">
        <w:r w:rsidRPr="00775E2D">
          <w:rPr>
            <w:rFonts w:ascii="Times New Roman" w:hAnsi="Times New Roman"/>
            <w:color w:val="0000FF"/>
            <w:sz w:val="24"/>
            <w:u w:val="single"/>
          </w:rPr>
          <w:t>Laboratory Personnel, 1954 May 03</w:t>
        </w:r>
      </w:hyperlink>
    </w:p>
    <w:p w14:paraId="733BC25A" w14:textId="77777777" w:rsidR="004728DD" w:rsidRPr="00775E2D" w:rsidRDefault="004728DD" w:rsidP="004728DD">
      <w:pPr>
        <w:spacing w:after="0"/>
        <w:rPr>
          <w:rFonts w:ascii="Times New Roman" w:hAnsi="Times New Roman"/>
          <w:sz w:val="24"/>
        </w:rPr>
      </w:pPr>
      <w:hyperlink r:id="rId1652" w:history="1">
        <w:r w:rsidRPr="00775E2D">
          <w:rPr>
            <w:rFonts w:ascii="Times New Roman" w:hAnsi="Times New Roman"/>
            <w:color w:val="0000FF"/>
            <w:sz w:val="24"/>
            <w:u w:val="single"/>
          </w:rPr>
          <w:t>Description of Memory Test Setup VI, 1954 October 11</w:t>
        </w:r>
      </w:hyperlink>
    </w:p>
    <w:p w14:paraId="569BF6BF" w14:textId="77777777" w:rsidR="004728DD" w:rsidRPr="00775E2D" w:rsidRDefault="004728DD" w:rsidP="004728DD">
      <w:pPr>
        <w:spacing w:after="0"/>
        <w:rPr>
          <w:rFonts w:ascii="Times New Roman" w:hAnsi="Times New Roman"/>
          <w:sz w:val="24"/>
        </w:rPr>
      </w:pPr>
      <w:hyperlink r:id="rId1653" w:history="1">
        <w:r w:rsidRPr="00775E2D">
          <w:rPr>
            <w:rFonts w:ascii="Times New Roman" w:hAnsi="Times New Roman"/>
            <w:color w:val="0000FF"/>
            <w:sz w:val="24"/>
            <w:u w:val="single"/>
          </w:rPr>
          <w:t xml:space="preserve">Summary of MIT-IBM Engineering Collaboration </w:t>
        </w:r>
        <w:proofErr w:type="gramStart"/>
        <w:r w:rsidRPr="00775E2D">
          <w:rPr>
            <w:rFonts w:ascii="Times New Roman" w:hAnsi="Times New Roman"/>
            <w:color w:val="0000FF"/>
            <w:sz w:val="24"/>
            <w:u w:val="single"/>
          </w:rPr>
          <w:t>For</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Period September 1 through October 31, 1954, 1954 November 04</w:t>
        </w:r>
      </w:hyperlink>
    </w:p>
    <w:p w14:paraId="3855E790" w14:textId="77777777" w:rsidR="004728DD" w:rsidRPr="00775E2D" w:rsidRDefault="004728DD" w:rsidP="004728DD">
      <w:pPr>
        <w:spacing w:after="0"/>
        <w:rPr>
          <w:rFonts w:ascii="Times New Roman" w:hAnsi="Times New Roman"/>
          <w:sz w:val="24"/>
        </w:rPr>
      </w:pPr>
      <w:hyperlink r:id="rId1654" w:history="1">
        <w:r w:rsidRPr="00775E2D">
          <w:rPr>
            <w:rFonts w:ascii="Times New Roman" w:hAnsi="Times New Roman"/>
            <w:color w:val="0000FF"/>
            <w:sz w:val="24"/>
            <w:u w:val="single"/>
          </w:rPr>
          <w:t>Conference on Ferrimagnetism, 11-12 October, 1954, 1954 December 08</w:t>
        </w:r>
      </w:hyperlink>
    </w:p>
    <w:p w14:paraId="52A1418C" w14:textId="77777777" w:rsidR="004728DD" w:rsidRPr="00775E2D" w:rsidRDefault="004728DD" w:rsidP="004728DD">
      <w:pPr>
        <w:spacing w:after="0"/>
        <w:rPr>
          <w:rFonts w:ascii="Times New Roman" w:hAnsi="Times New Roman"/>
          <w:sz w:val="24"/>
        </w:rPr>
      </w:pPr>
      <w:hyperlink r:id="rId1655" w:history="1">
        <w:r w:rsidRPr="00775E2D">
          <w:rPr>
            <w:rFonts w:ascii="Times New Roman" w:hAnsi="Times New Roman"/>
            <w:color w:val="0000FF"/>
            <w:sz w:val="24"/>
            <w:u w:val="single"/>
          </w:rPr>
          <w:t>Group 62 Section Leaders Meeting 25 January 1954, 1954 January 25</w:t>
        </w:r>
      </w:hyperlink>
    </w:p>
    <w:p w14:paraId="0F5C8795" w14:textId="77777777" w:rsidR="004728DD" w:rsidRPr="00775E2D" w:rsidRDefault="004728DD" w:rsidP="004728DD">
      <w:pPr>
        <w:spacing w:after="0"/>
        <w:rPr>
          <w:rFonts w:ascii="Times New Roman" w:hAnsi="Times New Roman"/>
          <w:sz w:val="24"/>
        </w:rPr>
      </w:pPr>
      <w:hyperlink r:id="rId1656" w:history="1">
        <w:r w:rsidRPr="00775E2D">
          <w:rPr>
            <w:rFonts w:ascii="Times New Roman" w:hAnsi="Times New Roman"/>
            <w:color w:val="0000FF"/>
            <w:sz w:val="24"/>
            <w:u w:val="single"/>
          </w:rPr>
          <w:t xml:space="preserve">Graphical Summary of Core Data in the </w:t>
        </w:r>
        <w:proofErr w:type="spellStart"/>
        <w:r w:rsidRPr="00775E2D">
          <w:rPr>
            <w:rFonts w:ascii="Times New Roman" w:hAnsi="Times New Roman"/>
            <w:color w:val="0000FF"/>
            <w:sz w:val="24"/>
            <w:u w:val="single"/>
          </w:rPr>
          <w:t>MgO-Fe₂O</w:t>
        </w:r>
        <w:proofErr w:type="spellEnd"/>
        <w:r w:rsidRPr="00775E2D">
          <w:rPr>
            <w:rFonts w:ascii="Times New Roman" w:hAnsi="Times New Roman"/>
            <w:color w:val="0000FF"/>
            <w:sz w:val="24"/>
            <w:u w:val="single"/>
          </w:rPr>
          <w:t>₃-</w:t>
        </w:r>
        <w:proofErr w:type="spellStart"/>
        <w:r w:rsidRPr="00775E2D">
          <w:rPr>
            <w:rFonts w:ascii="Times New Roman" w:hAnsi="Times New Roman"/>
            <w:color w:val="0000FF"/>
            <w:sz w:val="24"/>
            <w:u w:val="single"/>
          </w:rPr>
          <w:t>MnO</w:t>
        </w:r>
        <w:proofErr w:type="spellEnd"/>
        <w:r w:rsidRPr="00775E2D">
          <w:rPr>
            <w:rFonts w:ascii="Times New Roman" w:hAnsi="Times New Roman"/>
            <w:color w:val="0000FF"/>
            <w:sz w:val="24"/>
            <w:u w:val="single"/>
          </w:rPr>
          <w:t xml:space="preserve"> System, 1954 January 25</w:t>
        </w:r>
      </w:hyperlink>
    </w:p>
    <w:p w14:paraId="6BCA0BEF" w14:textId="77777777" w:rsidR="004728DD" w:rsidRPr="00775E2D" w:rsidRDefault="004728DD" w:rsidP="004728DD">
      <w:pPr>
        <w:spacing w:after="0"/>
        <w:rPr>
          <w:rFonts w:ascii="Times New Roman" w:hAnsi="Times New Roman"/>
          <w:sz w:val="24"/>
        </w:rPr>
      </w:pPr>
      <w:hyperlink r:id="rId1657" w:history="1">
        <w:r w:rsidRPr="00775E2D">
          <w:rPr>
            <w:rFonts w:ascii="Times New Roman" w:hAnsi="Times New Roman"/>
            <w:color w:val="0000FF"/>
            <w:sz w:val="24"/>
            <w:u w:val="single"/>
          </w:rPr>
          <w:t>Stress Effects in Ferrites and Generalization of Switching Coefficient for Non-square Materials, 1954 January 06</w:t>
        </w:r>
      </w:hyperlink>
    </w:p>
    <w:p w14:paraId="4138C17E" w14:textId="77777777" w:rsidR="004728DD" w:rsidRPr="00775E2D" w:rsidRDefault="004728DD" w:rsidP="004728DD">
      <w:pPr>
        <w:spacing w:after="0"/>
        <w:rPr>
          <w:rFonts w:ascii="Times New Roman" w:hAnsi="Times New Roman"/>
          <w:sz w:val="24"/>
        </w:rPr>
      </w:pPr>
      <w:hyperlink r:id="rId1658" w:history="1">
        <w:r w:rsidRPr="00775E2D">
          <w:rPr>
            <w:rFonts w:ascii="Times New Roman" w:hAnsi="Times New Roman"/>
            <w:color w:val="0000FF"/>
            <w:sz w:val="24"/>
            <w:u w:val="single"/>
          </w:rPr>
          <w:t>Group 62 Section Leaders Meeting -- March 22, 1954, 1954 March 24</w:t>
        </w:r>
      </w:hyperlink>
    </w:p>
    <w:p w14:paraId="3963C761" w14:textId="77777777" w:rsidR="004728DD" w:rsidRPr="00775E2D" w:rsidRDefault="004728DD" w:rsidP="004728DD">
      <w:pPr>
        <w:spacing w:after="0"/>
        <w:rPr>
          <w:rFonts w:ascii="Times New Roman" w:hAnsi="Times New Roman"/>
          <w:sz w:val="24"/>
        </w:rPr>
      </w:pPr>
      <w:hyperlink r:id="rId1659" w:history="1">
        <w:r w:rsidRPr="00775E2D">
          <w:rPr>
            <w:rFonts w:ascii="Times New Roman" w:hAnsi="Times New Roman"/>
            <w:color w:val="0000FF"/>
            <w:sz w:val="24"/>
            <w:u w:val="single"/>
          </w:rPr>
          <w:t>Group 62 Section Leaders Meeting -- March 8, 1954, 1954 March 10</w:t>
        </w:r>
      </w:hyperlink>
    </w:p>
    <w:p w14:paraId="43E4AE74" w14:textId="77777777" w:rsidR="004728DD" w:rsidRPr="00775E2D" w:rsidRDefault="004728DD" w:rsidP="004728DD">
      <w:pPr>
        <w:spacing w:after="0"/>
        <w:rPr>
          <w:rFonts w:ascii="Times New Roman" w:hAnsi="Times New Roman"/>
          <w:sz w:val="24"/>
        </w:rPr>
      </w:pPr>
      <w:hyperlink r:id="rId1660" w:history="1">
        <w:r w:rsidRPr="00775E2D">
          <w:rPr>
            <w:rFonts w:ascii="Times New Roman" w:hAnsi="Times New Roman"/>
            <w:color w:val="0000FF"/>
            <w:sz w:val="24"/>
            <w:u w:val="single"/>
          </w:rPr>
          <w:t>Proposed Memory Address Selection System, 1954 May 26</w:t>
        </w:r>
      </w:hyperlink>
    </w:p>
    <w:p w14:paraId="3705664B" w14:textId="77777777" w:rsidR="004728DD" w:rsidRPr="00775E2D" w:rsidRDefault="004728DD" w:rsidP="004728DD">
      <w:pPr>
        <w:spacing w:after="0"/>
        <w:rPr>
          <w:rFonts w:ascii="Times New Roman" w:hAnsi="Times New Roman"/>
          <w:sz w:val="24"/>
        </w:rPr>
      </w:pPr>
      <w:hyperlink r:id="rId1661" w:history="1">
        <w:r w:rsidRPr="00775E2D">
          <w:rPr>
            <w:rFonts w:ascii="Times New Roman" w:hAnsi="Times New Roman"/>
            <w:color w:val="0000FF"/>
            <w:sz w:val="24"/>
            <w:u w:val="single"/>
          </w:rPr>
          <w:t>Group 62 Section Leaders Meeting - June 7, 1954, 1954 June 08</w:t>
        </w:r>
      </w:hyperlink>
    </w:p>
    <w:p w14:paraId="65321007" w14:textId="77777777" w:rsidR="004728DD" w:rsidRPr="00775E2D" w:rsidRDefault="004728DD" w:rsidP="004728DD">
      <w:pPr>
        <w:spacing w:after="0"/>
        <w:rPr>
          <w:rFonts w:ascii="Times New Roman" w:hAnsi="Times New Roman"/>
          <w:sz w:val="24"/>
        </w:rPr>
      </w:pPr>
      <w:hyperlink r:id="rId1662" w:history="1">
        <w:r w:rsidRPr="00775E2D">
          <w:rPr>
            <w:rFonts w:ascii="Times New Roman" w:hAnsi="Times New Roman"/>
            <w:color w:val="0000FF"/>
            <w:sz w:val="24"/>
            <w:u w:val="single"/>
          </w:rPr>
          <w:t>Laboratory Personnel, 1954 March 01</w:t>
        </w:r>
      </w:hyperlink>
    </w:p>
    <w:p w14:paraId="4C9DD301" w14:textId="77777777" w:rsidR="004728DD" w:rsidRPr="00775E2D" w:rsidRDefault="004728DD" w:rsidP="004728DD">
      <w:pPr>
        <w:spacing w:after="0"/>
        <w:rPr>
          <w:rFonts w:ascii="Times New Roman" w:hAnsi="Times New Roman"/>
          <w:sz w:val="24"/>
        </w:rPr>
      </w:pPr>
      <w:hyperlink r:id="rId1663" w:history="1">
        <w:r w:rsidRPr="00775E2D">
          <w:rPr>
            <w:rFonts w:ascii="Times New Roman" w:hAnsi="Times New Roman"/>
            <w:color w:val="0000FF"/>
            <w:sz w:val="24"/>
            <w:u w:val="single"/>
          </w:rPr>
          <w:t>MTC Drawings and Service File, 1954 February 05</w:t>
        </w:r>
      </w:hyperlink>
    </w:p>
    <w:p w14:paraId="5DB4ADDF" w14:textId="77777777" w:rsidR="004728DD" w:rsidRPr="00775E2D" w:rsidRDefault="004728DD" w:rsidP="004728DD">
      <w:pPr>
        <w:spacing w:after="0"/>
        <w:rPr>
          <w:rFonts w:ascii="Times New Roman" w:hAnsi="Times New Roman"/>
          <w:sz w:val="24"/>
        </w:rPr>
      </w:pPr>
      <w:hyperlink r:id="rId1664" w:history="1">
        <w:r w:rsidRPr="00775E2D">
          <w:rPr>
            <w:rFonts w:ascii="Times New Roman" w:hAnsi="Times New Roman"/>
            <w:color w:val="0000FF"/>
            <w:sz w:val="24"/>
            <w:u w:val="single"/>
          </w:rPr>
          <w:t>Laboratory Personnel, 1954 June 01</w:t>
        </w:r>
      </w:hyperlink>
    </w:p>
    <w:p w14:paraId="777F1C0D" w14:textId="77777777" w:rsidR="004728DD" w:rsidRPr="00775E2D" w:rsidRDefault="004728DD" w:rsidP="004728DD">
      <w:pPr>
        <w:spacing w:after="0"/>
        <w:rPr>
          <w:rFonts w:ascii="Times New Roman" w:hAnsi="Times New Roman"/>
          <w:sz w:val="24"/>
        </w:rPr>
      </w:pPr>
      <w:hyperlink r:id="rId1665" w:history="1">
        <w:r w:rsidRPr="00775E2D">
          <w:rPr>
            <w:rFonts w:ascii="Times New Roman" w:hAnsi="Times New Roman"/>
            <w:color w:val="0000FF"/>
            <w:sz w:val="24"/>
            <w:u w:val="single"/>
          </w:rPr>
          <w:t>An Investigation of Some Parameters which Influence the Magnetic Characteristics of Ferrites, 1954 September 20</w:t>
        </w:r>
      </w:hyperlink>
    </w:p>
    <w:p w14:paraId="626408F8" w14:textId="77777777" w:rsidR="004728DD" w:rsidRPr="00775E2D" w:rsidRDefault="004728DD" w:rsidP="004728DD">
      <w:pPr>
        <w:spacing w:after="0"/>
        <w:rPr>
          <w:rFonts w:ascii="Times New Roman" w:hAnsi="Times New Roman"/>
          <w:sz w:val="24"/>
        </w:rPr>
      </w:pPr>
      <w:hyperlink r:id="rId1666" w:history="1">
        <w:r w:rsidRPr="00775E2D">
          <w:rPr>
            <w:rFonts w:ascii="Times New Roman" w:hAnsi="Times New Roman"/>
            <w:color w:val="0000FF"/>
            <w:sz w:val="24"/>
            <w:u w:val="single"/>
          </w:rPr>
          <w:t>Summary of IBM - MIT Collaboration on Design of AN/FSQ-7 (XD-1) Combat Information Central, June 1 thru June 30, 1954, 1954 July 13</w:t>
        </w:r>
      </w:hyperlink>
    </w:p>
    <w:p w14:paraId="32B901D0" w14:textId="77777777" w:rsidR="004728DD" w:rsidRPr="00775E2D" w:rsidRDefault="004728DD" w:rsidP="004728DD">
      <w:pPr>
        <w:spacing w:after="0"/>
        <w:rPr>
          <w:rFonts w:ascii="Times New Roman" w:hAnsi="Times New Roman"/>
          <w:sz w:val="24"/>
        </w:rPr>
      </w:pPr>
      <w:hyperlink r:id="rId1667" w:history="1">
        <w:r w:rsidRPr="00775E2D">
          <w:rPr>
            <w:rFonts w:ascii="Times New Roman" w:hAnsi="Times New Roman"/>
            <w:color w:val="0000FF"/>
            <w:sz w:val="24"/>
            <w:u w:val="single"/>
          </w:rPr>
          <w:t>Laboratory Personnel, 1954 July 12</w:t>
        </w:r>
      </w:hyperlink>
    </w:p>
    <w:p w14:paraId="7E875BBB" w14:textId="77777777" w:rsidR="004728DD" w:rsidRPr="00775E2D" w:rsidRDefault="004728DD" w:rsidP="004728DD">
      <w:pPr>
        <w:spacing w:after="0"/>
        <w:rPr>
          <w:rFonts w:ascii="Times New Roman" w:hAnsi="Times New Roman"/>
          <w:sz w:val="24"/>
        </w:rPr>
      </w:pPr>
      <w:hyperlink r:id="rId1668" w:history="1">
        <w:r w:rsidRPr="00775E2D">
          <w:rPr>
            <w:rFonts w:ascii="Times New Roman" w:hAnsi="Times New Roman"/>
            <w:color w:val="0000FF"/>
            <w:sz w:val="24"/>
            <w:u w:val="single"/>
          </w:rPr>
          <w:t xml:space="preserve">Summary of Lincoln Laboratory Technical Information Releases (T.I.R.'s) Pertaining to Sage System Issued </w:t>
        </w:r>
        <w:proofErr w:type="gramStart"/>
        <w:r w:rsidRPr="00775E2D">
          <w:rPr>
            <w:rFonts w:ascii="Times New Roman" w:hAnsi="Times New Roman"/>
            <w:color w:val="0000FF"/>
            <w:sz w:val="24"/>
            <w:u w:val="single"/>
          </w:rPr>
          <w:t>By</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Production Coordination Office (PCO) (Cumulative List Through 31 December 1954), 1955 January 07</w:t>
        </w:r>
      </w:hyperlink>
    </w:p>
    <w:p w14:paraId="29D7069A" w14:textId="77777777" w:rsidR="004728DD" w:rsidRPr="00775E2D" w:rsidRDefault="004728DD" w:rsidP="004728DD">
      <w:pPr>
        <w:spacing w:after="0"/>
        <w:rPr>
          <w:rFonts w:ascii="Times New Roman" w:hAnsi="Times New Roman"/>
          <w:sz w:val="24"/>
        </w:rPr>
      </w:pPr>
      <w:hyperlink r:id="rId1669" w:history="1">
        <w:r w:rsidRPr="00775E2D">
          <w:rPr>
            <w:rFonts w:ascii="Times New Roman" w:hAnsi="Times New Roman"/>
            <w:color w:val="0000FF"/>
            <w:sz w:val="24"/>
            <w:u w:val="single"/>
          </w:rPr>
          <w:t>Trip to Burroughs Research Center, Paoli, Pennsylvania, Tuesday, April 27, 1954, 1954 April 27</w:t>
        </w:r>
      </w:hyperlink>
    </w:p>
    <w:p w14:paraId="39250A8D" w14:textId="77777777" w:rsidR="004728DD" w:rsidRPr="00775E2D" w:rsidRDefault="004728DD" w:rsidP="004728DD">
      <w:pPr>
        <w:spacing w:after="0"/>
        <w:rPr>
          <w:rFonts w:ascii="Times New Roman" w:hAnsi="Times New Roman"/>
          <w:sz w:val="24"/>
        </w:rPr>
      </w:pPr>
      <w:hyperlink r:id="rId1670" w:history="1">
        <w:r w:rsidRPr="00775E2D">
          <w:rPr>
            <w:rFonts w:ascii="Times New Roman" w:hAnsi="Times New Roman"/>
            <w:color w:val="0000FF"/>
            <w:sz w:val="24"/>
            <w:u w:val="single"/>
          </w:rPr>
          <w:t>Test Results on the DCL Memory Plane, 1954 May 28</w:t>
        </w:r>
      </w:hyperlink>
    </w:p>
    <w:p w14:paraId="5D129D6F" w14:textId="77777777" w:rsidR="004728DD" w:rsidRPr="00775E2D" w:rsidRDefault="004728DD" w:rsidP="004728DD">
      <w:pPr>
        <w:spacing w:after="0"/>
        <w:rPr>
          <w:rFonts w:ascii="Times New Roman" w:hAnsi="Times New Roman"/>
          <w:sz w:val="24"/>
        </w:rPr>
      </w:pPr>
      <w:hyperlink r:id="rId1671" w:history="1">
        <w:r w:rsidRPr="00775E2D">
          <w:rPr>
            <w:rFonts w:ascii="Times New Roman" w:hAnsi="Times New Roman"/>
            <w:color w:val="0000FF"/>
            <w:sz w:val="24"/>
            <w:u w:val="single"/>
          </w:rPr>
          <w:t>Laboratory Personnel, 1954 September 01</w:t>
        </w:r>
      </w:hyperlink>
    </w:p>
    <w:p w14:paraId="2E2E9FD7" w14:textId="77777777" w:rsidR="004728DD" w:rsidRPr="00775E2D" w:rsidRDefault="004728DD" w:rsidP="004728DD">
      <w:pPr>
        <w:spacing w:after="0"/>
        <w:rPr>
          <w:rFonts w:ascii="Times New Roman" w:hAnsi="Times New Roman"/>
          <w:sz w:val="24"/>
        </w:rPr>
      </w:pPr>
      <w:hyperlink r:id="rId1672" w:history="1">
        <w:r w:rsidRPr="00775E2D">
          <w:rPr>
            <w:rFonts w:ascii="Times New Roman" w:hAnsi="Times New Roman"/>
            <w:color w:val="0000FF"/>
            <w:sz w:val="24"/>
            <w:u w:val="single"/>
          </w:rPr>
          <w:t>Establishing New Procedures for Various Phases of AN/FSQ-7 Program, 1954 March 23</w:t>
        </w:r>
      </w:hyperlink>
    </w:p>
    <w:p w14:paraId="4DB6BFE4" w14:textId="77777777" w:rsidR="004728DD" w:rsidRPr="00775E2D" w:rsidRDefault="004728DD" w:rsidP="004728DD">
      <w:pPr>
        <w:spacing w:after="0"/>
        <w:rPr>
          <w:rFonts w:ascii="Times New Roman" w:hAnsi="Times New Roman"/>
          <w:sz w:val="24"/>
        </w:rPr>
      </w:pPr>
      <w:hyperlink r:id="rId1673" w:history="1">
        <w:r w:rsidRPr="00775E2D">
          <w:rPr>
            <w:rFonts w:ascii="Times New Roman" w:hAnsi="Times New Roman"/>
            <w:color w:val="0000FF"/>
            <w:sz w:val="24"/>
            <w:u w:val="single"/>
          </w:rPr>
          <w:t>Group 62 Section Leaders Meeting -- January 4, 1954, 1954 January 04</w:t>
        </w:r>
      </w:hyperlink>
    </w:p>
    <w:p w14:paraId="76EC5DEC" w14:textId="77777777" w:rsidR="004728DD" w:rsidRPr="00775E2D" w:rsidRDefault="004728DD" w:rsidP="004728DD">
      <w:pPr>
        <w:spacing w:after="0"/>
        <w:rPr>
          <w:rFonts w:ascii="Times New Roman" w:hAnsi="Times New Roman"/>
          <w:sz w:val="24"/>
        </w:rPr>
      </w:pPr>
      <w:hyperlink r:id="rId1674" w:history="1">
        <w:r w:rsidRPr="00775E2D">
          <w:rPr>
            <w:rFonts w:ascii="Times New Roman" w:hAnsi="Times New Roman"/>
            <w:color w:val="0000FF"/>
            <w:sz w:val="24"/>
            <w:u w:val="single"/>
          </w:rPr>
          <w:t>Biweekly Report, January 24, 1954, 1954 January 24</w:t>
        </w:r>
      </w:hyperlink>
    </w:p>
    <w:p w14:paraId="64DC2D9A" w14:textId="77777777" w:rsidR="004728DD" w:rsidRPr="00775E2D" w:rsidRDefault="004728DD" w:rsidP="004728DD">
      <w:pPr>
        <w:spacing w:after="0"/>
        <w:rPr>
          <w:rFonts w:ascii="Times New Roman" w:hAnsi="Times New Roman"/>
          <w:sz w:val="24"/>
        </w:rPr>
      </w:pPr>
      <w:hyperlink r:id="rId1675" w:history="1">
        <w:r w:rsidRPr="00775E2D">
          <w:rPr>
            <w:rFonts w:ascii="Times New Roman" w:hAnsi="Times New Roman"/>
            <w:color w:val="0000FF"/>
            <w:sz w:val="24"/>
            <w:u w:val="single"/>
          </w:rPr>
          <w:t>Laboratory Personnel, 1954 July 12</w:t>
        </w:r>
      </w:hyperlink>
    </w:p>
    <w:p w14:paraId="6DCE6B59" w14:textId="77777777" w:rsidR="004728DD" w:rsidRPr="00775E2D" w:rsidRDefault="004728DD" w:rsidP="004728DD">
      <w:pPr>
        <w:spacing w:after="0"/>
        <w:rPr>
          <w:rFonts w:ascii="Times New Roman" w:hAnsi="Times New Roman"/>
          <w:sz w:val="24"/>
        </w:rPr>
      </w:pPr>
      <w:hyperlink r:id="rId1676" w:history="1">
        <w:r w:rsidRPr="00775E2D">
          <w:rPr>
            <w:rFonts w:ascii="Times New Roman" w:hAnsi="Times New Roman"/>
            <w:color w:val="0000FF"/>
            <w:sz w:val="24"/>
            <w:u w:val="single"/>
          </w:rPr>
          <w:t>Thoughts on Incremental Permeability, 1954 September 17</w:t>
        </w:r>
      </w:hyperlink>
    </w:p>
    <w:p w14:paraId="22F91F95" w14:textId="77777777" w:rsidR="004728DD" w:rsidRPr="00775E2D" w:rsidRDefault="004728DD" w:rsidP="004728DD">
      <w:pPr>
        <w:spacing w:after="0"/>
        <w:rPr>
          <w:rFonts w:ascii="Times New Roman" w:hAnsi="Times New Roman"/>
          <w:sz w:val="24"/>
        </w:rPr>
      </w:pPr>
      <w:hyperlink r:id="rId1677" w:history="1">
        <w:r w:rsidRPr="00775E2D">
          <w:rPr>
            <w:rFonts w:ascii="Times New Roman" w:hAnsi="Times New Roman"/>
            <w:color w:val="0000FF"/>
            <w:sz w:val="24"/>
            <w:u w:val="single"/>
          </w:rPr>
          <w:t>Paramagnetic Behavior of Ferrites Containing Two Kinds of Magnetic Ions, 1955 January 17</w:t>
        </w:r>
      </w:hyperlink>
    </w:p>
    <w:p w14:paraId="4A3D607C" w14:textId="77777777" w:rsidR="004728DD" w:rsidRPr="00775E2D" w:rsidRDefault="004728DD" w:rsidP="004728DD">
      <w:pPr>
        <w:spacing w:after="0"/>
        <w:rPr>
          <w:rFonts w:ascii="Times New Roman" w:hAnsi="Times New Roman"/>
          <w:sz w:val="24"/>
        </w:rPr>
      </w:pPr>
      <w:hyperlink r:id="rId1678" w:history="1">
        <w:r w:rsidRPr="00775E2D">
          <w:rPr>
            <w:rFonts w:ascii="Times New Roman" w:hAnsi="Times New Roman"/>
            <w:color w:val="0000FF"/>
            <w:sz w:val="24"/>
            <w:u w:val="single"/>
          </w:rPr>
          <w:t>Summary of MIT-IBM Collaboration on Design of AN/FSQ-7 (XD-1) Combat Information Central, July 1 thru August 31, 1954, 1954 September 09</w:t>
        </w:r>
      </w:hyperlink>
    </w:p>
    <w:p w14:paraId="2FAB4838" w14:textId="77777777" w:rsidR="004728DD" w:rsidRPr="00775E2D" w:rsidRDefault="004728DD" w:rsidP="004728DD">
      <w:pPr>
        <w:spacing w:after="0"/>
        <w:rPr>
          <w:rFonts w:ascii="Times New Roman" w:hAnsi="Times New Roman"/>
          <w:sz w:val="24"/>
        </w:rPr>
      </w:pPr>
      <w:hyperlink r:id="rId1679" w:history="1">
        <w:r w:rsidRPr="00775E2D">
          <w:rPr>
            <w:rFonts w:ascii="Times New Roman" w:hAnsi="Times New Roman"/>
            <w:color w:val="0000FF"/>
            <w:sz w:val="24"/>
            <w:u w:val="single"/>
          </w:rPr>
          <w:t>Group 62 Section Leaders Meeting - February 15, 1954, 1954 February 16</w:t>
        </w:r>
      </w:hyperlink>
    </w:p>
    <w:p w14:paraId="58FE57A5" w14:textId="77777777" w:rsidR="004728DD" w:rsidRPr="00775E2D" w:rsidRDefault="004728DD" w:rsidP="004728DD">
      <w:pPr>
        <w:spacing w:after="0"/>
        <w:rPr>
          <w:rFonts w:ascii="Times New Roman" w:hAnsi="Times New Roman"/>
          <w:sz w:val="24"/>
        </w:rPr>
      </w:pPr>
      <w:hyperlink r:id="rId1680" w:history="1">
        <w:r w:rsidRPr="00775E2D">
          <w:rPr>
            <w:rFonts w:ascii="Times New Roman" w:hAnsi="Times New Roman"/>
            <w:color w:val="0000FF"/>
            <w:sz w:val="24"/>
            <w:u w:val="single"/>
          </w:rPr>
          <w:t>Laboratory Personnel, 1954 July 16</w:t>
        </w:r>
      </w:hyperlink>
    </w:p>
    <w:p w14:paraId="307543D6" w14:textId="77777777" w:rsidR="004728DD" w:rsidRPr="00775E2D" w:rsidRDefault="004728DD" w:rsidP="004728DD">
      <w:pPr>
        <w:spacing w:after="0"/>
        <w:rPr>
          <w:rFonts w:ascii="Times New Roman" w:hAnsi="Times New Roman"/>
          <w:sz w:val="24"/>
        </w:rPr>
      </w:pPr>
      <w:hyperlink r:id="rId1681" w:history="1">
        <w:r w:rsidRPr="00775E2D">
          <w:rPr>
            <w:rFonts w:ascii="Times New Roman" w:hAnsi="Times New Roman"/>
            <w:color w:val="0000FF"/>
            <w:sz w:val="24"/>
            <w:u w:val="single"/>
          </w:rPr>
          <w:t>Group 62 Section Leaders Meeting -- May 3, 1954, 1954 May 03</w:t>
        </w:r>
      </w:hyperlink>
    </w:p>
    <w:p w14:paraId="1DB83BFD" w14:textId="77777777" w:rsidR="004728DD" w:rsidRPr="00775E2D" w:rsidRDefault="004728DD" w:rsidP="004728DD">
      <w:pPr>
        <w:spacing w:after="0"/>
        <w:rPr>
          <w:rFonts w:ascii="Times New Roman" w:hAnsi="Times New Roman"/>
          <w:sz w:val="24"/>
        </w:rPr>
      </w:pPr>
      <w:hyperlink r:id="rId1682" w:history="1">
        <w:r w:rsidRPr="00775E2D">
          <w:rPr>
            <w:rFonts w:ascii="Times New Roman" w:hAnsi="Times New Roman"/>
            <w:color w:val="0000FF"/>
            <w:sz w:val="24"/>
            <w:u w:val="single"/>
          </w:rPr>
          <w:t>Group 62 Section Leaders Meeting -- March 15, 1954, 1954 March 15</w:t>
        </w:r>
      </w:hyperlink>
    </w:p>
    <w:p w14:paraId="3FE22B2F" w14:textId="77777777" w:rsidR="004728DD" w:rsidRPr="00775E2D" w:rsidRDefault="004728DD" w:rsidP="004728DD">
      <w:pPr>
        <w:spacing w:after="0"/>
        <w:rPr>
          <w:rFonts w:ascii="Times New Roman" w:hAnsi="Times New Roman"/>
          <w:sz w:val="24"/>
        </w:rPr>
      </w:pPr>
      <w:hyperlink r:id="rId1683" w:history="1">
        <w:r w:rsidRPr="00775E2D">
          <w:rPr>
            <w:rFonts w:ascii="Times New Roman" w:hAnsi="Times New Roman"/>
            <w:color w:val="0000FF"/>
            <w:sz w:val="24"/>
            <w:u w:val="single"/>
          </w:rPr>
          <w:t xml:space="preserve">Summary of Lincoln Laboratory Technical Information Releases Pertaining </w:t>
        </w:r>
        <w:proofErr w:type="gramStart"/>
        <w:r w:rsidRPr="00775E2D">
          <w:rPr>
            <w:rFonts w:ascii="Times New Roman" w:hAnsi="Times New Roman"/>
            <w:color w:val="0000FF"/>
            <w:sz w:val="24"/>
            <w:u w:val="single"/>
          </w:rPr>
          <w:t>To</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Sage System Issued </w:t>
        </w:r>
        <w:proofErr w:type="gramStart"/>
        <w:r w:rsidRPr="00775E2D">
          <w:rPr>
            <w:rFonts w:ascii="Times New Roman" w:hAnsi="Times New Roman"/>
            <w:color w:val="0000FF"/>
            <w:sz w:val="24"/>
            <w:u w:val="single"/>
          </w:rPr>
          <w:t>By</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Production Coordination Office (Cumulative List Through 30 September 1955), 1955 October 06</w:t>
        </w:r>
      </w:hyperlink>
    </w:p>
    <w:p w14:paraId="629F6E7B" w14:textId="77777777" w:rsidR="004728DD" w:rsidRPr="00775E2D" w:rsidRDefault="004728DD" w:rsidP="004728DD">
      <w:pPr>
        <w:spacing w:after="0"/>
        <w:rPr>
          <w:rFonts w:ascii="Times New Roman" w:hAnsi="Times New Roman"/>
          <w:sz w:val="24"/>
        </w:rPr>
      </w:pPr>
      <w:hyperlink r:id="rId1684" w:history="1">
        <w:r w:rsidRPr="00775E2D">
          <w:rPr>
            <w:rFonts w:ascii="Times New Roman" w:hAnsi="Times New Roman"/>
            <w:color w:val="0000FF"/>
            <w:sz w:val="24"/>
            <w:u w:val="single"/>
          </w:rPr>
          <w:t>List of Reports Received from IBM, July 1 thru August 31, 1954, 1954 September 10</w:t>
        </w:r>
      </w:hyperlink>
    </w:p>
    <w:p w14:paraId="195E5EAB" w14:textId="77777777" w:rsidR="004728DD" w:rsidRPr="00775E2D" w:rsidRDefault="004728DD" w:rsidP="004728DD">
      <w:pPr>
        <w:spacing w:after="0"/>
        <w:rPr>
          <w:rFonts w:ascii="Times New Roman" w:hAnsi="Times New Roman"/>
          <w:sz w:val="24"/>
        </w:rPr>
      </w:pPr>
      <w:hyperlink r:id="rId1685" w:history="1">
        <w:r w:rsidRPr="00775E2D">
          <w:rPr>
            <w:rFonts w:ascii="Times New Roman" w:hAnsi="Times New Roman"/>
            <w:color w:val="0000FF"/>
            <w:sz w:val="24"/>
            <w:u w:val="single"/>
          </w:rPr>
          <w:t>Group 62 Section Leaders Meeting--April 5, 1954, 1954 April 06</w:t>
        </w:r>
      </w:hyperlink>
    </w:p>
    <w:p w14:paraId="546294DF" w14:textId="77777777" w:rsidR="004728DD" w:rsidRPr="00775E2D" w:rsidRDefault="004728DD" w:rsidP="004728DD">
      <w:pPr>
        <w:spacing w:after="0"/>
        <w:rPr>
          <w:rFonts w:ascii="Times New Roman" w:hAnsi="Times New Roman"/>
          <w:sz w:val="24"/>
        </w:rPr>
      </w:pPr>
      <w:hyperlink r:id="rId1686" w:history="1">
        <w:proofErr w:type="spellStart"/>
        <w:r w:rsidRPr="00775E2D">
          <w:rPr>
            <w:rFonts w:ascii="Times New Roman" w:hAnsi="Times New Roman"/>
            <w:color w:val="0000FF"/>
            <w:sz w:val="24"/>
            <w:u w:val="single"/>
          </w:rPr>
          <w:t>Bondeze</w:t>
        </w:r>
        <w:proofErr w:type="spellEnd"/>
        <w:r w:rsidRPr="00775E2D">
          <w:rPr>
            <w:rFonts w:ascii="Times New Roman" w:hAnsi="Times New Roman"/>
            <w:color w:val="0000FF"/>
            <w:sz w:val="24"/>
            <w:u w:val="single"/>
          </w:rPr>
          <w:t xml:space="preserve"> Magnetic Wire for Memory-Plane Construction, 1954 August 27</w:t>
        </w:r>
      </w:hyperlink>
    </w:p>
    <w:p w14:paraId="64F6052D" w14:textId="77777777" w:rsidR="004728DD" w:rsidRPr="00775E2D" w:rsidRDefault="004728DD" w:rsidP="004728DD">
      <w:pPr>
        <w:spacing w:after="0"/>
        <w:rPr>
          <w:rFonts w:ascii="Times New Roman" w:hAnsi="Times New Roman"/>
          <w:sz w:val="24"/>
        </w:rPr>
      </w:pPr>
      <w:hyperlink r:id="rId1687" w:history="1">
        <w:r w:rsidRPr="00775E2D">
          <w:rPr>
            <w:rFonts w:ascii="Times New Roman" w:hAnsi="Times New Roman"/>
            <w:color w:val="0000FF"/>
            <w:sz w:val="24"/>
            <w:u w:val="single"/>
          </w:rPr>
          <w:t>Summary of MIT-IBM Collaboration on Design of AN/FSQ-7 (XD-1) Combat Information Central, April 1 thru April 30, 1954, 1954 May 08</w:t>
        </w:r>
      </w:hyperlink>
    </w:p>
    <w:p w14:paraId="4D318B34" w14:textId="77777777" w:rsidR="004728DD" w:rsidRPr="00775E2D" w:rsidRDefault="004728DD" w:rsidP="004728DD">
      <w:pPr>
        <w:spacing w:after="0"/>
        <w:rPr>
          <w:rFonts w:ascii="Times New Roman" w:hAnsi="Times New Roman"/>
          <w:sz w:val="24"/>
        </w:rPr>
      </w:pPr>
      <w:hyperlink r:id="rId1688" w:history="1">
        <w:r w:rsidRPr="00775E2D">
          <w:rPr>
            <w:rFonts w:ascii="Times New Roman" w:hAnsi="Times New Roman"/>
            <w:color w:val="0000FF"/>
            <w:sz w:val="24"/>
            <w:u w:val="single"/>
          </w:rPr>
          <w:t>Changes in Prototype or Production Machines, 1954 July 28</w:t>
        </w:r>
      </w:hyperlink>
    </w:p>
    <w:p w14:paraId="00B62D66" w14:textId="77777777" w:rsidR="004728DD" w:rsidRPr="00775E2D" w:rsidRDefault="004728DD" w:rsidP="004728DD">
      <w:pPr>
        <w:spacing w:after="0"/>
        <w:rPr>
          <w:rFonts w:ascii="Times New Roman" w:hAnsi="Times New Roman"/>
          <w:sz w:val="24"/>
        </w:rPr>
      </w:pPr>
      <w:hyperlink r:id="rId1689" w:history="1">
        <w:r w:rsidRPr="00775E2D">
          <w:rPr>
            <w:rFonts w:ascii="Times New Roman" w:hAnsi="Times New Roman"/>
            <w:color w:val="0000FF"/>
            <w:sz w:val="24"/>
            <w:u w:val="single"/>
          </w:rPr>
          <w:t xml:space="preserve">A Theory of Perovskite-Type </w:t>
        </w:r>
        <w:proofErr w:type="spellStart"/>
        <w:r w:rsidRPr="00775E2D">
          <w:rPr>
            <w:rFonts w:ascii="Times New Roman" w:hAnsi="Times New Roman"/>
            <w:color w:val="0000FF"/>
            <w:sz w:val="24"/>
            <w:u w:val="single"/>
          </w:rPr>
          <w:t>Manganites</w:t>
        </w:r>
        <w:proofErr w:type="spellEnd"/>
        <w:r w:rsidRPr="00775E2D">
          <w:rPr>
            <w:rFonts w:ascii="Times New Roman" w:hAnsi="Times New Roman"/>
            <w:color w:val="0000FF"/>
            <w:sz w:val="24"/>
            <w:u w:val="single"/>
          </w:rPr>
          <w:t xml:space="preserve"> (</w:t>
        </w:r>
        <w:proofErr w:type="spellStart"/>
        <w:proofErr w:type="gramStart"/>
        <w:r w:rsidRPr="00775E2D">
          <w:rPr>
            <w:rFonts w:ascii="Times New Roman" w:hAnsi="Times New Roman"/>
            <w:color w:val="0000FF"/>
            <w:sz w:val="24"/>
            <w:u w:val="single"/>
          </w:rPr>
          <w:t>La,M</w:t>
        </w:r>
        <w:proofErr w:type="spellEnd"/>
        <w:proofErr w:type="gramEnd"/>
        <w:r w:rsidRPr="00775E2D">
          <w:rPr>
            <w:rFonts w:ascii="Times New Roman" w:hAnsi="Times New Roman"/>
            <w:color w:val="0000FF"/>
            <w:sz w:val="24"/>
            <w:u w:val="single"/>
          </w:rPr>
          <w:t>(II</w:t>
        </w:r>
        <w:proofErr w:type="gramStart"/>
        <w:r w:rsidRPr="00775E2D">
          <w:rPr>
            <w:rFonts w:ascii="Times New Roman" w:hAnsi="Times New Roman"/>
            <w:color w:val="0000FF"/>
            <w:sz w:val="24"/>
            <w:u w:val="single"/>
          </w:rPr>
          <w:t>))</w:t>
        </w:r>
        <w:proofErr w:type="spellStart"/>
        <w:r w:rsidRPr="00775E2D">
          <w:rPr>
            <w:rFonts w:ascii="Times New Roman" w:hAnsi="Times New Roman"/>
            <w:color w:val="0000FF"/>
            <w:sz w:val="24"/>
            <w:u w:val="single"/>
          </w:rPr>
          <w:t>MnO</w:t>
        </w:r>
        <w:proofErr w:type="spellEnd"/>
        <w:proofErr w:type="gramEnd"/>
        <w:r w:rsidRPr="00775E2D">
          <w:rPr>
            <w:rFonts w:ascii="Times New Roman" w:hAnsi="Times New Roman"/>
            <w:color w:val="0000FF"/>
            <w:sz w:val="24"/>
            <w:u w:val="single"/>
          </w:rPr>
          <w:t>₃, 1954 November 30</w:t>
        </w:r>
      </w:hyperlink>
    </w:p>
    <w:p w14:paraId="67F85DEC" w14:textId="77777777" w:rsidR="004728DD" w:rsidRPr="00775E2D" w:rsidRDefault="004728DD" w:rsidP="004728DD">
      <w:pPr>
        <w:spacing w:after="0"/>
        <w:rPr>
          <w:rFonts w:ascii="Times New Roman" w:hAnsi="Times New Roman"/>
          <w:sz w:val="24"/>
        </w:rPr>
      </w:pPr>
      <w:hyperlink r:id="rId1690" w:history="1">
        <w:r w:rsidRPr="00775E2D">
          <w:rPr>
            <w:rFonts w:ascii="Times New Roman" w:hAnsi="Times New Roman"/>
            <w:color w:val="0000FF"/>
            <w:sz w:val="24"/>
            <w:u w:val="single"/>
          </w:rPr>
          <w:t>Group 62 Section Leaders Meeting, October 25, 1954, 1954 October 27</w:t>
        </w:r>
      </w:hyperlink>
    </w:p>
    <w:p w14:paraId="3E380598" w14:textId="77777777" w:rsidR="004728DD" w:rsidRPr="00775E2D" w:rsidRDefault="004728DD" w:rsidP="004728DD">
      <w:pPr>
        <w:spacing w:after="0"/>
        <w:rPr>
          <w:rFonts w:ascii="Times New Roman" w:hAnsi="Times New Roman"/>
          <w:sz w:val="24"/>
        </w:rPr>
      </w:pPr>
      <w:hyperlink r:id="rId1691" w:history="1">
        <w:r w:rsidRPr="00775E2D">
          <w:rPr>
            <w:rFonts w:ascii="Times New Roman" w:hAnsi="Times New Roman"/>
            <w:color w:val="0000FF"/>
            <w:sz w:val="24"/>
            <w:u w:val="single"/>
          </w:rPr>
          <w:t>X-Ray Equipment for Magnetic Research, 1954 July 29</w:t>
        </w:r>
      </w:hyperlink>
    </w:p>
    <w:p w14:paraId="063B7BE1" w14:textId="77777777" w:rsidR="004728DD" w:rsidRPr="00775E2D" w:rsidRDefault="004728DD" w:rsidP="004728DD">
      <w:pPr>
        <w:spacing w:after="0"/>
        <w:rPr>
          <w:rFonts w:ascii="Times New Roman" w:hAnsi="Times New Roman"/>
          <w:sz w:val="24"/>
        </w:rPr>
      </w:pPr>
      <w:hyperlink r:id="rId1692" w:history="1">
        <w:r w:rsidRPr="00775E2D">
          <w:rPr>
            <w:rFonts w:ascii="Times New Roman" w:hAnsi="Times New Roman"/>
            <w:color w:val="0000FF"/>
            <w:sz w:val="24"/>
            <w:u w:val="single"/>
          </w:rPr>
          <w:t>Laboratory Personnel, 1954 October 01</w:t>
        </w:r>
      </w:hyperlink>
    </w:p>
    <w:p w14:paraId="330C0A2E" w14:textId="77777777" w:rsidR="004728DD" w:rsidRPr="00775E2D" w:rsidRDefault="004728DD" w:rsidP="004728DD">
      <w:pPr>
        <w:spacing w:after="0"/>
        <w:rPr>
          <w:rFonts w:ascii="Times New Roman" w:hAnsi="Times New Roman"/>
          <w:sz w:val="24"/>
        </w:rPr>
      </w:pPr>
      <w:hyperlink r:id="rId1693" w:history="1">
        <w:r w:rsidRPr="00775E2D">
          <w:rPr>
            <w:rFonts w:ascii="Times New Roman" w:hAnsi="Times New Roman"/>
            <w:color w:val="0000FF"/>
            <w:sz w:val="24"/>
            <w:u w:val="single"/>
          </w:rPr>
          <w:t>Summary of MIT-IBM Collaboration on Design of AN/FSQ-7 (XD-1) Combat Information Central, January 1 thru January 31, 1954, 1954 February 09</w:t>
        </w:r>
      </w:hyperlink>
    </w:p>
    <w:p w14:paraId="6FEF5D53" w14:textId="77777777" w:rsidR="004728DD" w:rsidRPr="00775E2D" w:rsidRDefault="004728DD" w:rsidP="004728DD">
      <w:pPr>
        <w:spacing w:after="0"/>
        <w:rPr>
          <w:rFonts w:ascii="Times New Roman" w:hAnsi="Times New Roman"/>
          <w:sz w:val="24"/>
        </w:rPr>
      </w:pPr>
      <w:hyperlink r:id="rId1694" w:history="1">
        <w:r w:rsidRPr="00775E2D">
          <w:rPr>
            <w:rFonts w:ascii="Times New Roman" w:hAnsi="Times New Roman"/>
            <w:color w:val="0000FF"/>
            <w:sz w:val="24"/>
            <w:u w:val="single"/>
          </w:rPr>
          <w:t>High Speed Core Driver, 1954 October 21</w:t>
        </w:r>
      </w:hyperlink>
    </w:p>
    <w:p w14:paraId="4CDC3874" w14:textId="77777777" w:rsidR="004728DD" w:rsidRPr="00775E2D" w:rsidRDefault="004728DD" w:rsidP="004728DD">
      <w:pPr>
        <w:spacing w:after="0"/>
        <w:rPr>
          <w:rFonts w:ascii="Times New Roman" w:hAnsi="Times New Roman"/>
          <w:sz w:val="24"/>
        </w:rPr>
      </w:pPr>
      <w:hyperlink r:id="rId1695" w:history="1">
        <w:r w:rsidRPr="00775E2D">
          <w:rPr>
            <w:rFonts w:ascii="Times New Roman" w:hAnsi="Times New Roman"/>
            <w:color w:val="0000FF"/>
            <w:sz w:val="24"/>
            <w:u w:val="single"/>
          </w:rPr>
          <w:t>Core Memory Using External Bit Selection, 1954 March 18</w:t>
        </w:r>
      </w:hyperlink>
    </w:p>
    <w:p w14:paraId="376EAB5C" w14:textId="77777777" w:rsidR="004728DD" w:rsidRPr="00775E2D" w:rsidRDefault="004728DD" w:rsidP="004728DD">
      <w:pPr>
        <w:spacing w:after="0"/>
        <w:rPr>
          <w:rFonts w:ascii="Times New Roman" w:hAnsi="Times New Roman"/>
          <w:sz w:val="24"/>
        </w:rPr>
      </w:pPr>
      <w:hyperlink r:id="rId1696" w:history="1">
        <w:r w:rsidRPr="00775E2D">
          <w:rPr>
            <w:rFonts w:ascii="Times New Roman" w:hAnsi="Times New Roman"/>
            <w:color w:val="0000FF"/>
            <w:sz w:val="24"/>
            <w:u w:val="single"/>
          </w:rPr>
          <w:t>Sensing Winding Geometry and Information Patterns, 1954 July 22</w:t>
        </w:r>
      </w:hyperlink>
    </w:p>
    <w:p w14:paraId="2BB0AD82" w14:textId="77777777" w:rsidR="004728DD" w:rsidRPr="00775E2D" w:rsidRDefault="004728DD" w:rsidP="004728DD">
      <w:pPr>
        <w:spacing w:after="0"/>
        <w:rPr>
          <w:rFonts w:ascii="Times New Roman" w:hAnsi="Times New Roman"/>
          <w:sz w:val="24"/>
        </w:rPr>
      </w:pPr>
      <w:hyperlink r:id="rId1697" w:history="1">
        <w:r w:rsidRPr="00775E2D">
          <w:rPr>
            <w:rFonts w:ascii="Times New Roman" w:hAnsi="Times New Roman"/>
            <w:color w:val="0000FF"/>
            <w:sz w:val="24"/>
            <w:u w:val="single"/>
          </w:rPr>
          <w:t>Group 62 Section Leaders Meeting -- April 26, 1954, 1954 April 26</w:t>
        </w:r>
      </w:hyperlink>
    </w:p>
    <w:p w14:paraId="33FD19D6" w14:textId="77777777" w:rsidR="004728DD" w:rsidRPr="00775E2D" w:rsidRDefault="004728DD" w:rsidP="004728DD">
      <w:pPr>
        <w:spacing w:after="0"/>
        <w:rPr>
          <w:rFonts w:ascii="Times New Roman" w:hAnsi="Times New Roman"/>
          <w:sz w:val="24"/>
        </w:rPr>
      </w:pPr>
      <w:hyperlink r:id="rId1698" w:history="1">
        <w:r w:rsidRPr="00775E2D">
          <w:rPr>
            <w:rFonts w:ascii="Times New Roman" w:hAnsi="Times New Roman"/>
            <w:color w:val="0000FF"/>
            <w:sz w:val="24"/>
            <w:u w:val="single"/>
          </w:rPr>
          <w:t>Group 62 Section Leaders Meeting--August 23, 1954, 1954 August 26</w:t>
        </w:r>
      </w:hyperlink>
    </w:p>
    <w:p w14:paraId="0FD4F6C5" w14:textId="77777777" w:rsidR="004728DD" w:rsidRPr="00775E2D" w:rsidRDefault="004728DD" w:rsidP="004728DD">
      <w:pPr>
        <w:spacing w:after="0"/>
        <w:rPr>
          <w:rFonts w:ascii="Times New Roman" w:hAnsi="Times New Roman"/>
          <w:sz w:val="24"/>
        </w:rPr>
      </w:pPr>
      <w:hyperlink r:id="rId1699" w:history="1">
        <w:r w:rsidRPr="00775E2D">
          <w:rPr>
            <w:rFonts w:ascii="Times New Roman" w:hAnsi="Times New Roman"/>
            <w:color w:val="0000FF"/>
            <w:sz w:val="24"/>
            <w:u w:val="single"/>
          </w:rPr>
          <w:t>Group 62 Section Leaders Meeting 24 May, 1954, 1954 May 27</w:t>
        </w:r>
      </w:hyperlink>
    </w:p>
    <w:p w14:paraId="780B96BD" w14:textId="77777777" w:rsidR="004728DD" w:rsidRPr="00775E2D" w:rsidRDefault="004728DD" w:rsidP="004728DD">
      <w:pPr>
        <w:spacing w:after="0"/>
        <w:rPr>
          <w:rFonts w:ascii="Times New Roman" w:hAnsi="Times New Roman"/>
          <w:sz w:val="24"/>
        </w:rPr>
      </w:pPr>
      <w:hyperlink r:id="rId1700" w:history="1">
        <w:r w:rsidRPr="00775E2D">
          <w:rPr>
            <w:rFonts w:ascii="Times New Roman" w:hAnsi="Times New Roman"/>
            <w:color w:val="0000FF"/>
            <w:sz w:val="24"/>
            <w:u w:val="single"/>
          </w:rPr>
          <w:t>Effects of Tape Thickness and Temperature on Flux Reversal of 4-79 Molybdenum-Permalloy, 1954 May 03</w:t>
        </w:r>
      </w:hyperlink>
    </w:p>
    <w:p w14:paraId="6FA2D32F" w14:textId="77777777" w:rsidR="004728DD" w:rsidRPr="00775E2D" w:rsidRDefault="004728DD" w:rsidP="004728DD">
      <w:pPr>
        <w:spacing w:after="0"/>
        <w:rPr>
          <w:rFonts w:ascii="Times New Roman" w:hAnsi="Times New Roman"/>
          <w:sz w:val="24"/>
        </w:rPr>
      </w:pPr>
      <w:hyperlink r:id="rId1701" w:history="1">
        <w:r w:rsidRPr="00775E2D">
          <w:rPr>
            <w:rFonts w:ascii="Times New Roman" w:hAnsi="Times New Roman"/>
            <w:color w:val="0000FF"/>
            <w:sz w:val="24"/>
            <w:u w:val="single"/>
          </w:rPr>
          <w:t>Group 62 Section Leaders Meeting, June 21, 1954, 1954 June 22</w:t>
        </w:r>
      </w:hyperlink>
    </w:p>
    <w:p w14:paraId="548C9C19" w14:textId="77777777" w:rsidR="004728DD" w:rsidRPr="00775E2D" w:rsidRDefault="004728DD" w:rsidP="004728DD">
      <w:pPr>
        <w:spacing w:after="0"/>
        <w:rPr>
          <w:rFonts w:ascii="Times New Roman" w:hAnsi="Times New Roman"/>
          <w:sz w:val="24"/>
        </w:rPr>
      </w:pPr>
      <w:hyperlink r:id="rId1702" w:history="1">
        <w:r w:rsidRPr="00775E2D">
          <w:rPr>
            <w:rFonts w:ascii="Times New Roman" w:hAnsi="Times New Roman"/>
            <w:color w:val="0000FF"/>
            <w:sz w:val="24"/>
            <w:u w:val="single"/>
          </w:rPr>
          <w:t>Minutes of Group 61 - Group 64 Meeting, 8 September 1954, 1954 September 21</w:t>
        </w:r>
      </w:hyperlink>
    </w:p>
    <w:p w14:paraId="314D45D2" w14:textId="77777777" w:rsidR="004728DD" w:rsidRPr="00775E2D" w:rsidRDefault="004728DD" w:rsidP="004728DD">
      <w:pPr>
        <w:spacing w:after="0"/>
        <w:rPr>
          <w:rFonts w:ascii="Times New Roman" w:hAnsi="Times New Roman"/>
          <w:sz w:val="24"/>
        </w:rPr>
      </w:pPr>
      <w:hyperlink r:id="rId1703" w:history="1">
        <w:r w:rsidRPr="00775E2D">
          <w:rPr>
            <w:rFonts w:ascii="Times New Roman" w:hAnsi="Times New Roman"/>
            <w:color w:val="0000FF"/>
            <w:sz w:val="24"/>
            <w:u w:val="single"/>
          </w:rPr>
          <w:t>Trip Report to Bell Telephone Laboratories, Murray Hill, N.J., January 6, 1954, 1954 January 14</w:t>
        </w:r>
      </w:hyperlink>
    </w:p>
    <w:p w14:paraId="7C7C61DA" w14:textId="77777777" w:rsidR="004728DD" w:rsidRPr="00775E2D" w:rsidRDefault="004728DD" w:rsidP="004728DD">
      <w:pPr>
        <w:spacing w:after="0"/>
        <w:rPr>
          <w:rFonts w:ascii="Times New Roman" w:hAnsi="Times New Roman"/>
          <w:sz w:val="24"/>
        </w:rPr>
      </w:pPr>
      <w:hyperlink r:id="rId1704" w:history="1">
        <w:r w:rsidRPr="00775E2D">
          <w:rPr>
            <w:rFonts w:ascii="Times New Roman" w:hAnsi="Times New Roman"/>
            <w:color w:val="0000FF"/>
            <w:sz w:val="24"/>
            <w:u w:val="single"/>
          </w:rPr>
          <w:t>Summary of IBM - MIT Collaboration on Design of AN/FSQ-7 (XD-1) Combat Information Central, May 1 thru May 31, 1954, 1954 June 24</w:t>
        </w:r>
      </w:hyperlink>
    </w:p>
    <w:p w14:paraId="4AC2DCDC" w14:textId="77777777" w:rsidR="004728DD" w:rsidRPr="00775E2D" w:rsidRDefault="004728DD" w:rsidP="004728DD">
      <w:pPr>
        <w:spacing w:after="0"/>
        <w:rPr>
          <w:rFonts w:ascii="Times New Roman" w:hAnsi="Times New Roman"/>
          <w:sz w:val="24"/>
        </w:rPr>
      </w:pPr>
      <w:hyperlink r:id="rId1705" w:history="1">
        <w:r w:rsidRPr="00775E2D">
          <w:rPr>
            <w:rFonts w:ascii="Times New Roman" w:hAnsi="Times New Roman"/>
            <w:color w:val="0000FF"/>
            <w:sz w:val="24"/>
            <w:u w:val="single"/>
          </w:rPr>
          <w:t>Section Leader Meeting Group 62, June 14, 1954, 1954 June 17</w:t>
        </w:r>
      </w:hyperlink>
    </w:p>
    <w:p w14:paraId="309FB6B8" w14:textId="77777777" w:rsidR="004728DD" w:rsidRPr="00775E2D" w:rsidRDefault="004728DD" w:rsidP="004728DD">
      <w:pPr>
        <w:spacing w:after="0"/>
        <w:rPr>
          <w:rFonts w:ascii="Times New Roman" w:hAnsi="Times New Roman"/>
          <w:sz w:val="24"/>
        </w:rPr>
      </w:pPr>
      <w:hyperlink r:id="rId1706" w:history="1">
        <w:r w:rsidRPr="00775E2D">
          <w:rPr>
            <w:rFonts w:ascii="Times New Roman" w:hAnsi="Times New Roman"/>
            <w:color w:val="0000FF"/>
            <w:sz w:val="24"/>
            <w:u w:val="single"/>
          </w:rPr>
          <w:t>Multi-Coordinate Selection Systems for Magnetic-core Storage, 1954 January 19</w:t>
        </w:r>
      </w:hyperlink>
    </w:p>
    <w:p w14:paraId="7A317FAA" w14:textId="77777777" w:rsidR="004728DD" w:rsidRPr="00775E2D" w:rsidRDefault="004728DD" w:rsidP="004728DD">
      <w:pPr>
        <w:spacing w:after="0"/>
        <w:rPr>
          <w:rFonts w:ascii="Times New Roman" w:hAnsi="Times New Roman"/>
          <w:sz w:val="24"/>
        </w:rPr>
      </w:pPr>
      <w:hyperlink r:id="rId1707" w:history="1">
        <w:r w:rsidRPr="00775E2D">
          <w:rPr>
            <w:rFonts w:ascii="Times New Roman" w:hAnsi="Times New Roman"/>
            <w:color w:val="0000FF"/>
            <w:sz w:val="24"/>
            <w:u w:val="single"/>
          </w:rPr>
          <w:t xml:space="preserve">Summary of Lincoln Laboratory Technical Information Releases Pertaining to Sage System Issued </w:t>
        </w:r>
        <w:proofErr w:type="gramStart"/>
        <w:r w:rsidRPr="00775E2D">
          <w:rPr>
            <w:rFonts w:ascii="Times New Roman" w:hAnsi="Times New Roman"/>
            <w:color w:val="0000FF"/>
            <w:sz w:val="24"/>
            <w:u w:val="single"/>
          </w:rPr>
          <w:t>By</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Production Coordination Office (Cumulative List Through 7 July 1955), 1955 July 13</w:t>
        </w:r>
      </w:hyperlink>
    </w:p>
    <w:p w14:paraId="57FBA041" w14:textId="77777777" w:rsidR="004728DD" w:rsidRPr="00775E2D" w:rsidRDefault="004728DD" w:rsidP="004728DD">
      <w:pPr>
        <w:spacing w:after="0"/>
        <w:rPr>
          <w:rFonts w:ascii="Times New Roman" w:hAnsi="Times New Roman"/>
          <w:sz w:val="24"/>
        </w:rPr>
      </w:pPr>
      <w:hyperlink r:id="rId1708" w:history="1">
        <w:r w:rsidRPr="00775E2D">
          <w:rPr>
            <w:rFonts w:ascii="Times New Roman" w:hAnsi="Times New Roman"/>
            <w:color w:val="0000FF"/>
            <w:sz w:val="24"/>
            <w:u w:val="single"/>
          </w:rPr>
          <w:t>Section Leaders Meeting, September 20, 1954, 1954 September 21</w:t>
        </w:r>
      </w:hyperlink>
    </w:p>
    <w:p w14:paraId="6B3FD56C" w14:textId="77777777" w:rsidR="004728DD" w:rsidRPr="00775E2D" w:rsidRDefault="004728DD" w:rsidP="004728DD">
      <w:pPr>
        <w:spacing w:after="0"/>
        <w:rPr>
          <w:rFonts w:ascii="Times New Roman" w:hAnsi="Times New Roman"/>
          <w:sz w:val="24"/>
        </w:rPr>
      </w:pPr>
      <w:hyperlink r:id="rId1709" w:history="1">
        <w:r w:rsidRPr="00775E2D">
          <w:rPr>
            <w:rFonts w:ascii="Times New Roman" w:hAnsi="Times New Roman"/>
            <w:color w:val="0000FF"/>
            <w:sz w:val="24"/>
            <w:u w:val="single"/>
          </w:rPr>
          <w:t xml:space="preserve">A Magnetic-Core Memory </w:t>
        </w:r>
        <w:proofErr w:type="gramStart"/>
        <w:r w:rsidRPr="00775E2D">
          <w:rPr>
            <w:rFonts w:ascii="Times New Roman" w:hAnsi="Times New Roman"/>
            <w:color w:val="0000FF"/>
            <w:sz w:val="24"/>
            <w:u w:val="single"/>
          </w:rPr>
          <w:t>With</w:t>
        </w:r>
        <w:proofErr w:type="gramEnd"/>
        <w:r w:rsidRPr="00775E2D">
          <w:rPr>
            <w:rFonts w:ascii="Times New Roman" w:hAnsi="Times New Roman"/>
            <w:color w:val="0000FF"/>
            <w:sz w:val="24"/>
            <w:u w:val="single"/>
          </w:rPr>
          <w:t xml:space="preserve"> External Selection, 1954 April 06</w:t>
        </w:r>
      </w:hyperlink>
    </w:p>
    <w:p w14:paraId="0AEB7B16" w14:textId="77777777" w:rsidR="004728DD" w:rsidRPr="00775E2D" w:rsidRDefault="004728DD" w:rsidP="004728DD">
      <w:pPr>
        <w:spacing w:after="0"/>
        <w:rPr>
          <w:rFonts w:ascii="Times New Roman" w:hAnsi="Times New Roman"/>
          <w:sz w:val="24"/>
        </w:rPr>
      </w:pPr>
      <w:hyperlink r:id="rId1710" w:history="1">
        <w:r w:rsidRPr="00775E2D">
          <w:rPr>
            <w:rFonts w:ascii="Times New Roman" w:hAnsi="Times New Roman"/>
            <w:color w:val="0000FF"/>
            <w:sz w:val="24"/>
            <w:u w:val="single"/>
          </w:rPr>
          <w:t xml:space="preserve">Summary of Lincoln Laboratory Technical Information Releases Pertaining </w:t>
        </w:r>
        <w:proofErr w:type="gramStart"/>
        <w:r w:rsidRPr="00775E2D">
          <w:rPr>
            <w:rFonts w:ascii="Times New Roman" w:hAnsi="Times New Roman"/>
            <w:color w:val="0000FF"/>
            <w:sz w:val="24"/>
            <w:u w:val="single"/>
          </w:rPr>
          <w:t>To</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Sage System Issued </w:t>
        </w:r>
        <w:proofErr w:type="gramStart"/>
        <w:r w:rsidRPr="00775E2D">
          <w:rPr>
            <w:rFonts w:ascii="Times New Roman" w:hAnsi="Times New Roman"/>
            <w:color w:val="0000FF"/>
            <w:sz w:val="24"/>
            <w:u w:val="single"/>
          </w:rPr>
          <w:t>By</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Production Coordination Office (Cumulative List Through 31 December 1955), 1955 December 31</w:t>
        </w:r>
      </w:hyperlink>
    </w:p>
    <w:p w14:paraId="06DDAF5F" w14:textId="77777777" w:rsidR="004728DD" w:rsidRPr="00775E2D" w:rsidRDefault="004728DD" w:rsidP="004728DD">
      <w:pPr>
        <w:spacing w:after="0"/>
        <w:rPr>
          <w:rFonts w:ascii="Times New Roman" w:hAnsi="Times New Roman"/>
          <w:sz w:val="24"/>
        </w:rPr>
      </w:pPr>
      <w:hyperlink r:id="rId1711" w:history="1">
        <w:r w:rsidRPr="00775E2D">
          <w:rPr>
            <w:rFonts w:ascii="Times New Roman" w:hAnsi="Times New Roman"/>
            <w:color w:val="0000FF"/>
            <w:sz w:val="24"/>
            <w:u w:val="single"/>
          </w:rPr>
          <w:t>Proposed Changes in FSQ-7 Memory, 1954 July 13</w:t>
        </w:r>
      </w:hyperlink>
    </w:p>
    <w:p w14:paraId="019D81B8" w14:textId="77777777" w:rsidR="004728DD" w:rsidRPr="00775E2D" w:rsidRDefault="004728DD" w:rsidP="004728DD">
      <w:pPr>
        <w:spacing w:after="0"/>
        <w:rPr>
          <w:rFonts w:ascii="Times New Roman" w:hAnsi="Times New Roman"/>
          <w:sz w:val="24"/>
        </w:rPr>
      </w:pPr>
      <w:hyperlink r:id="rId1712" w:history="1">
        <w:r w:rsidRPr="00775E2D">
          <w:rPr>
            <w:rFonts w:ascii="Times New Roman" w:hAnsi="Times New Roman"/>
            <w:color w:val="0000FF"/>
            <w:sz w:val="24"/>
            <w:u w:val="single"/>
          </w:rPr>
          <w:t>Group 62 Section Leaders Meeting -- February 23, 1954, 1954 February 24</w:t>
        </w:r>
      </w:hyperlink>
    </w:p>
    <w:p w14:paraId="128617C9" w14:textId="77777777" w:rsidR="004728DD" w:rsidRPr="00775E2D" w:rsidRDefault="004728DD" w:rsidP="004728DD">
      <w:pPr>
        <w:spacing w:after="0"/>
        <w:rPr>
          <w:rFonts w:ascii="Times New Roman" w:hAnsi="Times New Roman"/>
          <w:sz w:val="24"/>
        </w:rPr>
      </w:pPr>
      <w:hyperlink r:id="rId1713" w:history="1">
        <w:r w:rsidRPr="00775E2D">
          <w:rPr>
            <w:rFonts w:ascii="Times New Roman" w:hAnsi="Times New Roman"/>
            <w:color w:val="0000FF"/>
            <w:sz w:val="24"/>
            <w:u w:val="single"/>
          </w:rPr>
          <w:t>Group Organization List, 1954 October 01</w:t>
        </w:r>
      </w:hyperlink>
    </w:p>
    <w:p w14:paraId="3D4B2661" w14:textId="77777777" w:rsidR="004728DD" w:rsidRPr="00775E2D" w:rsidRDefault="004728DD" w:rsidP="004728DD">
      <w:pPr>
        <w:spacing w:after="0"/>
        <w:rPr>
          <w:rFonts w:ascii="Times New Roman" w:hAnsi="Times New Roman"/>
          <w:sz w:val="24"/>
        </w:rPr>
      </w:pPr>
      <w:hyperlink r:id="rId1714" w:history="1">
        <w:r w:rsidRPr="00775E2D">
          <w:rPr>
            <w:rFonts w:ascii="Times New Roman" w:hAnsi="Times New Roman"/>
            <w:color w:val="0000FF"/>
            <w:sz w:val="24"/>
            <w:u w:val="single"/>
          </w:rPr>
          <w:t>Use of Silver in Etched-wiring Cards, 1954 February 03</w:t>
        </w:r>
      </w:hyperlink>
    </w:p>
    <w:p w14:paraId="070C2A9A" w14:textId="77777777" w:rsidR="004728DD" w:rsidRPr="00775E2D" w:rsidRDefault="004728DD" w:rsidP="004728DD">
      <w:pPr>
        <w:spacing w:after="0"/>
        <w:rPr>
          <w:rFonts w:ascii="Times New Roman" w:hAnsi="Times New Roman"/>
          <w:sz w:val="24"/>
        </w:rPr>
      </w:pPr>
      <w:hyperlink r:id="rId1715" w:history="1">
        <w:r w:rsidRPr="00775E2D">
          <w:rPr>
            <w:rFonts w:ascii="Times New Roman" w:hAnsi="Times New Roman"/>
            <w:color w:val="0000FF"/>
            <w:sz w:val="24"/>
            <w:u w:val="single"/>
          </w:rPr>
          <w:t>Section Leader Minutes - Meeting of June 5, 1954, 1954 June 08</w:t>
        </w:r>
      </w:hyperlink>
    </w:p>
    <w:p w14:paraId="78CAF929" w14:textId="77777777" w:rsidR="004728DD" w:rsidRPr="00775E2D" w:rsidRDefault="004728DD" w:rsidP="004728DD">
      <w:pPr>
        <w:spacing w:after="0"/>
        <w:rPr>
          <w:rFonts w:ascii="Times New Roman" w:hAnsi="Times New Roman"/>
          <w:sz w:val="24"/>
        </w:rPr>
      </w:pPr>
      <w:hyperlink r:id="rId1716" w:history="1">
        <w:r w:rsidRPr="00775E2D">
          <w:rPr>
            <w:rFonts w:ascii="Times New Roman" w:hAnsi="Times New Roman"/>
            <w:color w:val="0000FF"/>
            <w:sz w:val="24"/>
            <w:u w:val="single"/>
          </w:rPr>
          <w:t>Laboratory Personnel, 1954 February 01</w:t>
        </w:r>
      </w:hyperlink>
    </w:p>
    <w:p w14:paraId="1DC581F9" w14:textId="77777777" w:rsidR="004728DD" w:rsidRPr="00775E2D" w:rsidRDefault="004728DD" w:rsidP="004728DD">
      <w:pPr>
        <w:spacing w:after="0"/>
        <w:rPr>
          <w:rFonts w:ascii="Times New Roman" w:hAnsi="Times New Roman"/>
          <w:sz w:val="24"/>
        </w:rPr>
      </w:pPr>
      <w:hyperlink r:id="rId1717" w:history="1">
        <w:r w:rsidRPr="00775E2D">
          <w:rPr>
            <w:rFonts w:ascii="Times New Roman" w:hAnsi="Times New Roman"/>
            <w:color w:val="0000FF"/>
            <w:sz w:val="24"/>
            <w:u w:val="single"/>
          </w:rPr>
          <w:t xml:space="preserve">Evaluation of </w:t>
        </w:r>
        <w:proofErr w:type="spellStart"/>
        <w:r w:rsidRPr="00775E2D">
          <w:rPr>
            <w:rFonts w:ascii="Times New Roman" w:hAnsi="Times New Roman"/>
            <w:color w:val="0000FF"/>
            <w:sz w:val="24"/>
            <w:u w:val="single"/>
          </w:rPr>
          <w:t>Ferroxcube</w:t>
        </w:r>
        <w:proofErr w:type="spellEnd"/>
        <w:r w:rsidRPr="00775E2D">
          <w:rPr>
            <w:rFonts w:ascii="Times New Roman" w:hAnsi="Times New Roman"/>
            <w:color w:val="0000FF"/>
            <w:sz w:val="24"/>
            <w:u w:val="single"/>
          </w:rPr>
          <w:t xml:space="preserve"> Cores, 1954 June 28</w:t>
        </w:r>
      </w:hyperlink>
    </w:p>
    <w:p w14:paraId="3D17EC79" w14:textId="77777777" w:rsidR="004728DD" w:rsidRPr="00775E2D" w:rsidRDefault="004728DD" w:rsidP="004728DD">
      <w:pPr>
        <w:spacing w:after="0"/>
        <w:rPr>
          <w:rFonts w:ascii="Times New Roman" w:hAnsi="Times New Roman"/>
          <w:sz w:val="24"/>
        </w:rPr>
      </w:pPr>
      <w:hyperlink r:id="rId1718" w:history="1">
        <w:r w:rsidRPr="00775E2D">
          <w:rPr>
            <w:rFonts w:ascii="Times New Roman" w:hAnsi="Times New Roman"/>
            <w:color w:val="0000FF"/>
            <w:sz w:val="24"/>
            <w:u w:val="single"/>
          </w:rPr>
          <w:t>Laboratory Personnel, 1954 August 02</w:t>
        </w:r>
      </w:hyperlink>
    </w:p>
    <w:p w14:paraId="59D7AE94" w14:textId="77777777" w:rsidR="004728DD" w:rsidRPr="00775E2D" w:rsidRDefault="004728DD" w:rsidP="004728DD">
      <w:pPr>
        <w:spacing w:after="0"/>
        <w:rPr>
          <w:rFonts w:ascii="Times New Roman" w:hAnsi="Times New Roman"/>
          <w:sz w:val="24"/>
        </w:rPr>
      </w:pPr>
      <w:hyperlink r:id="rId1719" w:history="1">
        <w:r w:rsidRPr="00775E2D">
          <w:rPr>
            <w:rFonts w:ascii="Times New Roman" w:hAnsi="Times New Roman"/>
            <w:color w:val="0000FF"/>
            <w:sz w:val="24"/>
            <w:u w:val="single"/>
          </w:rPr>
          <w:t>Group 62 Section Leaders Meeting--May 10, 1954, 1954 May 12</w:t>
        </w:r>
      </w:hyperlink>
    </w:p>
    <w:p w14:paraId="42514EB0" w14:textId="77777777" w:rsidR="004728DD" w:rsidRPr="00775E2D" w:rsidRDefault="004728DD" w:rsidP="004728DD">
      <w:pPr>
        <w:spacing w:after="0"/>
        <w:rPr>
          <w:rFonts w:ascii="Times New Roman" w:hAnsi="Times New Roman"/>
          <w:sz w:val="24"/>
        </w:rPr>
      </w:pPr>
      <w:hyperlink r:id="rId1720" w:history="1">
        <w:r w:rsidRPr="00775E2D">
          <w:rPr>
            <w:rFonts w:ascii="Times New Roman" w:hAnsi="Times New Roman"/>
            <w:color w:val="0000FF"/>
            <w:sz w:val="24"/>
            <w:u w:val="single"/>
          </w:rPr>
          <w:t xml:space="preserve">Summary of Lincoln Laboratory Technical Information Releases (TIR's) Issued </w:t>
        </w:r>
        <w:proofErr w:type="gramStart"/>
        <w:r w:rsidRPr="00775E2D">
          <w:rPr>
            <w:rFonts w:ascii="Times New Roman" w:hAnsi="Times New Roman"/>
            <w:color w:val="0000FF"/>
            <w:sz w:val="24"/>
            <w:u w:val="single"/>
          </w:rPr>
          <w:t>By</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Production Coordination Office (PCO) (Cumulative List Through 17 November 1954), 1954 November 29</w:t>
        </w:r>
      </w:hyperlink>
    </w:p>
    <w:p w14:paraId="4444977F" w14:textId="77777777" w:rsidR="004728DD" w:rsidRPr="00775E2D" w:rsidRDefault="004728DD" w:rsidP="004728DD">
      <w:pPr>
        <w:spacing w:after="0"/>
        <w:rPr>
          <w:rFonts w:ascii="Times New Roman" w:hAnsi="Times New Roman"/>
          <w:sz w:val="24"/>
        </w:rPr>
      </w:pPr>
      <w:hyperlink r:id="rId1721" w:history="1">
        <w:r w:rsidRPr="00775E2D">
          <w:rPr>
            <w:rFonts w:ascii="Times New Roman" w:hAnsi="Times New Roman"/>
            <w:color w:val="0000FF"/>
            <w:sz w:val="24"/>
            <w:u w:val="single"/>
          </w:rPr>
          <w:t>Lincoln Division 6 Group Organization List, 1954 January 12</w:t>
        </w:r>
      </w:hyperlink>
    </w:p>
    <w:p w14:paraId="1674A9A6" w14:textId="77777777" w:rsidR="004728DD" w:rsidRPr="00775E2D" w:rsidRDefault="004728DD" w:rsidP="004728DD">
      <w:pPr>
        <w:spacing w:after="0"/>
        <w:rPr>
          <w:rFonts w:ascii="Times New Roman" w:hAnsi="Times New Roman"/>
          <w:sz w:val="24"/>
        </w:rPr>
      </w:pPr>
      <w:hyperlink r:id="rId1722" w:history="1">
        <w:r w:rsidRPr="00775E2D">
          <w:rPr>
            <w:rFonts w:ascii="Times New Roman" w:hAnsi="Times New Roman"/>
            <w:color w:val="0000FF"/>
            <w:sz w:val="24"/>
            <w:u w:val="single"/>
          </w:rPr>
          <w:t>Summary of MIT-IBM Collaboration on Design of AN/FSQ-7 (XD-1) Combat Information Central, March 1 thru March 31, 1954, 1954 April 08</w:t>
        </w:r>
      </w:hyperlink>
    </w:p>
    <w:p w14:paraId="149CF5DC" w14:textId="77777777" w:rsidR="004728DD" w:rsidRPr="00775E2D" w:rsidRDefault="004728DD" w:rsidP="004728DD">
      <w:pPr>
        <w:spacing w:after="0"/>
        <w:rPr>
          <w:rFonts w:ascii="Times New Roman" w:hAnsi="Times New Roman"/>
          <w:sz w:val="24"/>
        </w:rPr>
      </w:pPr>
      <w:hyperlink r:id="rId1723" w:history="1">
        <w:r w:rsidRPr="00775E2D">
          <w:rPr>
            <w:rFonts w:ascii="Times New Roman" w:hAnsi="Times New Roman"/>
            <w:color w:val="0000FF"/>
            <w:sz w:val="24"/>
            <w:u w:val="single"/>
          </w:rPr>
          <w:t>Group 62 Section Leaders Meeting -- January 18, 1954, 1954 January 18</w:t>
        </w:r>
      </w:hyperlink>
    </w:p>
    <w:p w14:paraId="6490C75F" w14:textId="77777777" w:rsidR="004728DD" w:rsidRPr="00775E2D" w:rsidRDefault="004728DD" w:rsidP="004728DD">
      <w:pPr>
        <w:spacing w:after="0"/>
        <w:rPr>
          <w:rFonts w:ascii="Times New Roman" w:hAnsi="Times New Roman"/>
          <w:sz w:val="24"/>
        </w:rPr>
      </w:pPr>
      <w:hyperlink r:id="rId1724" w:history="1">
        <w:r w:rsidRPr="00775E2D">
          <w:rPr>
            <w:rFonts w:ascii="Times New Roman" w:hAnsi="Times New Roman"/>
            <w:color w:val="0000FF"/>
            <w:sz w:val="24"/>
            <w:u w:val="single"/>
          </w:rPr>
          <w:t xml:space="preserve">Summary of Lincoln Laboratory Technical Information Releases (T.I.R.'s) Pertaining to Sage System Issued </w:t>
        </w:r>
        <w:proofErr w:type="gramStart"/>
        <w:r w:rsidRPr="00775E2D">
          <w:rPr>
            <w:rFonts w:ascii="Times New Roman" w:hAnsi="Times New Roman"/>
            <w:color w:val="0000FF"/>
            <w:sz w:val="24"/>
            <w:u w:val="single"/>
          </w:rPr>
          <w:t>By</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Production Coordination Office (PCO) (Cumulative List Through 1 April 1955), 1955 April 05</w:t>
        </w:r>
      </w:hyperlink>
    </w:p>
    <w:p w14:paraId="213D682C" w14:textId="77777777" w:rsidR="004728DD" w:rsidRPr="00775E2D" w:rsidRDefault="004728DD" w:rsidP="004728DD">
      <w:pPr>
        <w:spacing w:after="0"/>
        <w:rPr>
          <w:rFonts w:ascii="Times New Roman" w:hAnsi="Times New Roman"/>
          <w:sz w:val="24"/>
        </w:rPr>
      </w:pPr>
      <w:hyperlink r:id="rId1725" w:history="1">
        <w:r w:rsidRPr="00775E2D">
          <w:rPr>
            <w:rFonts w:ascii="Times New Roman" w:hAnsi="Times New Roman"/>
            <w:color w:val="0000FF"/>
            <w:sz w:val="24"/>
            <w:u w:val="single"/>
          </w:rPr>
          <w:t>Group 62 Section Leaders Meeting, February 1,1954, 1954 February 01</w:t>
        </w:r>
      </w:hyperlink>
    </w:p>
    <w:p w14:paraId="4BD21F99" w14:textId="77777777" w:rsidR="004728DD" w:rsidRPr="00775E2D" w:rsidRDefault="004728DD" w:rsidP="004728DD">
      <w:pPr>
        <w:spacing w:after="0"/>
        <w:rPr>
          <w:rFonts w:ascii="Times New Roman" w:hAnsi="Times New Roman"/>
          <w:sz w:val="24"/>
        </w:rPr>
      </w:pPr>
      <w:hyperlink r:id="rId1726" w:history="1">
        <w:r w:rsidRPr="00775E2D">
          <w:rPr>
            <w:rFonts w:ascii="Times New Roman" w:hAnsi="Times New Roman"/>
            <w:color w:val="0000FF"/>
            <w:sz w:val="24"/>
            <w:u w:val="single"/>
          </w:rPr>
          <w:t>Transformer Drive for a Coincident-Current Magnetic Memory, 1954 January 05</w:t>
        </w:r>
      </w:hyperlink>
    </w:p>
    <w:p w14:paraId="57131296" w14:textId="77777777" w:rsidR="004728DD" w:rsidRPr="00775E2D" w:rsidRDefault="004728DD" w:rsidP="004728DD">
      <w:pPr>
        <w:spacing w:after="0"/>
        <w:rPr>
          <w:rFonts w:ascii="Times New Roman" w:hAnsi="Times New Roman"/>
          <w:sz w:val="24"/>
        </w:rPr>
      </w:pPr>
      <w:hyperlink r:id="rId1727" w:history="1">
        <w:r w:rsidRPr="00775E2D">
          <w:rPr>
            <w:rFonts w:ascii="Times New Roman" w:hAnsi="Times New Roman"/>
            <w:color w:val="0000FF"/>
            <w:sz w:val="24"/>
            <w:u w:val="single"/>
          </w:rPr>
          <w:t>Group 62 Section Leaders Meeting -- March 1, 1954, 1954 March 02</w:t>
        </w:r>
      </w:hyperlink>
    </w:p>
    <w:p w14:paraId="11BCF4D0" w14:textId="77777777" w:rsidR="004728DD" w:rsidRPr="00775E2D" w:rsidRDefault="004728DD" w:rsidP="004728DD">
      <w:pPr>
        <w:spacing w:after="0"/>
        <w:rPr>
          <w:rFonts w:ascii="Times New Roman" w:hAnsi="Times New Roman"/>
          <w:sz w:val="24"/>
        </w:rPr>
      </w:pPr>
      <w:hyperlink r:id="rId1728" w:history="1">
        <w:r w:rsidRPr="00775E2D">
          <w:rPr>
            <w:rFonts w:ascii="Times New Roman" w:hAnsi="Times New Roman"/>
            <w:color w:val="0000FF"/>
            <w:sz w:val="24"/>
            <w:u w:val="single"/>
          </w:rPr>
          <w:t>Group 62 Section Leaders Meeting--April 20, 1954, 1954 April 21</w:t>
        </w:r>
      </w:hyperlink>
    </w:p>
    <w:p w14:paraId="19088DC1" w14:textId="77777777" w:rsidR="004728DD" w:rsidRPr="00775E2D" w:rsidRDefault="004728DD" w:rsidP="004728DD">
      <w:pPr>
        <w:spacing w:after="0"/>
        <w:rPr>
          <w:rFonts w:ascii="Times New Roman" w:hAnsi="Times New Roman"/>
          <w:sz w:val="24"/>
        </w:rPr>
      </w:pPr>
      <w:hyperlink r:id="rId1729" w:history="1">
        <w:r w:rsidRPr="00775E2D">
          <w:rPr>
            <w:rFonts w:ascii="Times New Roman" w:hAnsi="Times New Roman"/>
            <w:color w:val="0000FF"/>
            <w:sz w:val="24"/>
            <w:u w:val="single"/>
          </w:rPr>
          <w:t>Group 62 Section Leaders Meeting - September 7, 1954, 1954 September 17</w:t>
        </w:r>
      </w:hyperlink>
    </w:p>
    <w:p w14:paraId="7832F5CF" w14:textId="77777777" w:rsidR="004728DD" w:rsidRPr="00775E2D" w:rsidRDefault="004728DD" w:rsidP="004728DD">
      <w:pPr>
        <w:spacing w:after="0"/>
        <w:rPr>
          <w:rFonts w:ascii="Times New Roman" w:hAnsi="Times New Roman"/>
          <w:sz w:val="24"/>
        </w:rPr>
      </w:pPr>
      <w:hyperlink r:id="rId1730" w:history="1">
        <w:r w:rsidRPr="00775E2D">
          <w:rPr>
            <w:rFonts w:ascii="Times New Roman" w:hAnsi="Times New Roman"/>
            <w:color w:val="0000FF"/>
            <w:sz w:val="24"/>
            <w:u w:val="single"/>
          </w:rPr>
          <w:t>Distribution Procedure for Laboratory Memorandum, 1954 March 01</w:t>
        </w:r>
      </w:hyperlink>
    </w:p>
    <w:p w14:paraId="560CF817" w14:textId="77777777" w:rsidR="004728DD" w:rsidRPr="00775E2D" w:rsidRDefault="004728DD" w:rsidP="004728DD">
      <w:pPr>
        <w:spacing w:after="0"/>
        <w:rPr>
          <w:rFonts w:ascii="Times New Roman" w:hAnsi="Times New Roman"/>
          <w:sz w:val="24"/>
        </w:rPr>
      </w:pPr>
      <w:hyperlink r:id="rId1731" w:history="1">
        <w:r w:rsidRPr="00775E2D">
          <w:rPr>
            <w:rFonts w:ascii="Times New Roman" w:hAnsi="Times New Roman"/>
            <w:color w:val="0000FF"/>
            <w:sz w:val="24"/>
            <w:u w:val="single"/>
          </w:rPr>
          <w:t>Group 62 Section Leaders Meeting, September 24, 1954, 1954 September 27</w:t>
        </w:r>
      </w:hyperlink>
    </w:p>
    <w:p w14:paraId="4A9667CA" w14:textId="77777777" w:rsidR="004728DD" w:rsidRPr="00775E2D" w:rsidRDefault="004728DD" w:rsidP="004728DD">
      <w:pPr>
        <w:spacing w:after="0"/>
        <w:rPr>
          <w:rFonts w:ascii="Times New Roman" w:hAnsi="Times New Roman"/>
          <w:sz w:val="24"/>
        </w:rPr>
      </w:pPr>
      <w:hyperlink r:id="rId1732" w:history="1">
        <w:r w:rsidRPr="00775E2D">
          <w:rPr>
            <w:rFonts w:ascii="Times New Roman" w:hAnsi="Times New Roman"/>
            <w:color w:val="0000FF"/>
            <w:sz w:val="24"/>
            <w:u w:val="single"/>
          </w:rPr>
          <w:t>Reasons for Rejection of Suggested Changes to Specifications for AN/FSQ-7 Display System, 1954 January 25</w:t>
        </w:r>
      </w:hyperlink>
    </w:p>
    <w:p w14:paraId="07189DA2" w14:textId="77777777" w:rsidR="004728DD" w:rsidRPr="00775E2D" w:rsidRDefault="004728DD" w:rsidP="004728DD">
      <w:pPr>
        <w:spacing w:after="0"/>
        <w:rPr>
          <w:rFonts w:ascii="Times New Roman" w:hAnsi="Times New Roman"/>
          <w:sz w:val="24"/>
        </w:rPr>
      </w:pPr>
      <w:hyperlink r:id="rId1733" w:history="1">
        <w:r w:rsidRPr="00775E2D">
          <w:rPr>
            <w:rFonts w:ascii="Times New Roman" w:hAnsi="Times New Roman"/>
            <w:color w:val="0000FF"/>
            <w:sz w:val="24"/>
            <w:u w:val="single"/>
          </w:rPr>
          <w:t>Group 62 Section Leaders Meeting -- January 11, 1954, 1954 January 11</w:t>
        </w:r>
      </w:hyperlink>
    </w:p>
    <w:p w14:paraId="5663FCE2" w14:textId="77777777" w:rsidR="004728DD" w:rsidRPr="00775E2D" w:rsidRDefault="004728DD" w:rsidP="004728DD">
      <w:pPr>
        <w:spacing w:after="0"/>
        <w:rPr>
          <w:rFonts w:ascii="Times New Roman" w:hAnsi="Times New Roman"/>
          <w:sz w:val="24"/>
        </w:rPr>
      </w:pPr>
      <w:hyperlink r:id="rId1734" w:history="1">
        <w:r w:rsidRPr="00775E2D">
          <w:rPr>
            <w:rFonts w:ascii="Times New Roman" w:hAnsi="Times New Roman"/>
            <w:color w:val="0000FF"/>
            <w:sz w:val="24"/>
            <w:u w:val="single"/>
          </w:rPr>
          <w:t xml:space="preserve">Summary of Lincoln Laboratory Technical Information Releases Pertaining </w:t>
        </w:r>
        <w:proofErr w:type="gramStart"/>
        <w:r w:rsidRPr="00775E2D">
          <w:rPr>
            <w:rFonts w:ascii="Times New Roman" w:hAnsi="Times New Roman"/>
            <w:color w:val="0000FF"/>
            <w:sz w:val="24"/>
            <w:u w:val="single"/>
          </w:rPr>
          <w:t>To</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Sage System Issued </w:t>
        </w:r>
        <w:proofErr w:type="gramStart"/>
        <w:r w:rsidRPr="00775E2D">
          <w:rPr>
            <w:rFonts w:ascii="Times New Roman" w:hAnsi="Times New Roman"/>
            <w:color w:val="0000FF"/>
            <w:sz w:val="24"/>
            <w:u w:val="single"/>
          </w:rPr>
          <w:t>By</w:t>
        </w:r>
        <w:proofErr w:type="gramEnd"/>
        <w:r w:rsidRPr="00775E2D">
          <w:rPr>
            <w:rFonts w:ascii="Times New Roman" w:hAnsi="Times New Roman"/>
            <w:color w:val="0000FF"/>
            <w:sz w:val="24"/>
            <w:u w:val="single"/>
          </w:rPr>
          <w:t xml:space="preserve"> </w:t>
        </w:r>
        <w:proofErr w:type="gramStart"/>
        <w:r w:rsidRPr="00775E2D">
          <w:rPr>
            <w:rFonts w:ascii="Times New Roman" w:hAnsi="Times New Roman"/>
            <w:color w:val="0000FF"/>
            <w:sz w:val="24"/>
            <w:u w:val="single"/>
          </w:rPr>
          <w:t>The</w:t>
        </w:r>
        <w:proofErr w:type="gramEnd"/>
        <w:r w:rsidRPr="00775E2D">
          <w:rPr>
            <w:rFonts w:ascii="Times New Roman" w:hAnsi="Times New Roman"/>
            <w:color w:val="0000FF"/>
            <w:sz w:val="24"/>
            <w:u w:val="single"/>
          </w:rPr>
          <w:t xml:space="preserve"> Production Coordination Office (Cumulative List Through 31 March 1956), 1955 April 09</w:t>
        </w:r>
      </w:hyperlink>
    </w:p>
    <w:p w14:paraId="54E94A4F" w14:textId="77777777" w:rsidR="004728DD" w:rsidRPr="00775E2D" w:rsidRDefault="004728DD" w:rsidP="004728DD">
      <w:pPr>
        <w:spacing w:after="0"/>
        <w:rPr>
          <w:rFonts w:ascii="Times New Roman" w:hAnsi="Times New Roman"/>
          <w:sz w:val="24"/>
        </w:rPr>
      </w:pPr>
      <w:hyperlink r:id="rId1735" w:history="1">
        <w:r w:rsidRPr="00775E2D">
          <w:rPr>
            <w:rFonts w:ascii="Times New Roman" w:hAnsi="Times New Roman"/>
            <w:color w:val="0000FF"/>
            <w:sz w:val="24"/>
            <w:u w:val="single"/>
          </w:rPr>
          <w:t>XD-I Digit-Plane Driver, 1954 May 28</w:t>
        </w:r>
      </w:hyperlink>
    </w:p>
    <w:p w14:paraId="14D49B3C" w14:textId="77777777" w:rsidR="004728DD" w:rsidRPr="00775E2D" w:rsidRDefault="004728DD" w:rsidP="004728DD">
      <w:pPr>
        <w:spacing w:after="0"/>
        <w:rPr>
          <w:rFonts w:ascii="Times New Roman" w:hAnsi="Times New Roman"/>
          <w:sz w:val="24"/>
        </w:rPr>
      </w:pPr>
      <w:hyperlink r:id="rId1736" w:history="1">
        <w:r w:rsidRPr="00775E2D">
          <w:rPr>
            <w:rFonts w:ascii="Times New Roman" w:hAnsi="Times New Roman"/>
            <w:color w:val="0000FF"/>
            <w:sz w:val="24"/>
            <w:u w:val="single"/>
          </w:rPr>
          <w:t>Ferrite Synthesis II, 1954 February 17</w:t>
        </w:r>
      </w:hyperlink>
    </w:p>
    <w:p w14:paraId="3B53FACE" w14:textId="77777777" w:rsidR="004728DD" w:rsidRPr="00775E2D" w:rsidRDefault="004728DD" w:rsidP="004728DD">
      <w:pPr>
        <w:spacing w:after="0"/>
        <w:rPr>
          <w:rFonts w:ascii="Times New Roman" w:hAnsi="Times New Roman"/>
          <w:sz w:val="24"/>
        </w:rPr>
      </w:pPr>
      <w:hyperlink r:id="rId1737" w:history="1">
        <w:r w:rsidRPr="00775E2D">
          <w:rPr>
            <w:rFonts w:ascii="Times New Roman" w:hAnsi="Times New Roman"/>
            <w:color w:val="0000FF"/>
            <w:sz w:val="24"/>
            <w:u w:val="single"/>
          </w:rPr>
          <w:t>A Comparison Between Square-Loop Metals and Ferrites for High-Speed Pulsed Operation, 1954 February 04</w:t>
        </w:r>
      </w:hyperlink>
    </w:p>
    <w:p w14:paraId="1FC9788B" w14:textId="77777777" w:rsidR="004728DD" w:rsidRPr="00775E2D" w:rsidRDefault="004728DD" w:rsidP="004728DD">
      <w:pPr>
        <w:spacing w:after="0"/>
        <w:rPr>
          <w:rFonts w:ascii="Times New Roman" w:hAnsi="Times New Roman"/>
          <w:sz w:val="24"/>
        </w:rPr>
      </w:pPr>
      <w:hyperlink r:id="rId1738" w:history="1">
        <w:r w:rsidRPr="00775E2D">
          <w:rPr>
            <w:rFonts w:ascii="Times New Roman" w:hAnsi="Times New Roman"/>
            <w:color w:val="0000FF"/>
            <w:sz w:val="24"/>
            <w:u w:val="single"/>
          </w:rPr>
          <w:t>Laboratory Personnel, 1954 April 01</w:t>
        </w:r>
      </w:hyperlink>
    </w:p>
    <w:p w14:paraId="0F223FD2" w14:textId="77777777" w:rsidR="004728DD" w:rsidRPr="00775E2D" w:rsidRDefault="004728DD" w:rsidP="004728DD">
      <w:pPr>
        <w:spacing w:after="0"/>
        <w:rPr>
          <w:rFonts w:ascii="Times New Roman" w:hAnsi="Times New Roman"/>
          <w:sz w:val="24"/>
        </w:rPr>
      </w:pPr>
      <w:hyperlink r:id="rId1739" w:history="1">
        <w:r w:rsidRPr="00775E2D">
          <w:rPr>
            <w:rFonts w:ascii="Times New Roman" w:hAnsi="Times New Roman"/>
            <w:color w:val="0000FF"/>
            <w:sz w:val="24"/>
            <w:u w:val="single"/>
          </w:rPr>
          <w:t>SAGE System meeting 11 April 1955, 1955 April 11</w:t>
        </w:r>
      </w:hyperlink>
    </w:p>
    <w:p w14:paraId="2FF70E2B" w14:textId="77777777" w:rsidR="004728DD" w:rsidRPr="00775E2D" w:rsidRDefault="004728DD" w:rsidP="004728DD">
      <w:pPr>
        <w:spacing w:after="0"/>
        <w:rPr>
          <w:rFonts w:ascii="Times New Roman" w:hAnsi="Times New Roman"/>
          <w:sz w:val="24"/>
        </w:rPr>
      </w:pPr>
      <w:hyperlink r:id="rId1740" w:history="1">
        <w:r w:rsidRPr="00775E2D">
          <w:rPr>
            <w:rFonts w:ascii="Times New Roman" w:hAnsi="Times New Roman"/>
            <w:color w:val="0000FF"/>
            <w:sz w:val="24"/>
            <w:u w:val="single"/>
          </w:rPr>
          <w:t>Master reference list of equipment specifications for XD-1, 1956 February 07</w:t>
        </w:r>
      </w:hyperlink>
    </w:p>
    <w:p w14:paraId="33E747E9" w14:textId="77777777" w:rsidR="004728DD" w:rsidRPr="00775E2D" w:rsidRDefault="004728DD" w:rsidP="004728DD">
      <w:pPr>
        <w:spacing w:after="0"/>
        <w:rPr>
          <w:rFonts w:ascii="Times New Roman" w:hAnsi="Times New Roman"/>
          <w:sz w:val="24"/>
        </w:rPr>
      </w:pPr>
      <w:hyperlink r:id="rId1741" w:history="1">
        <w:r w:rsidRPr="00775E2D">
          <w:rPr>
            <w:rFonts w:ascii="Times New Roman" w:hAnsi="Times New Roman"/>
            <w:color w:val="0000FF"/>
            <w:sz w:val="24"/>
            <w:u w:val="single"/>
          </w:rPr>
          <w:t>SAGE system meeting, January 31, 1955, 1955 January 31</w:t>
        </w:r>
      </w:hyperlink>
    </w:p>
    <w:p w14:paraId="4ABE89A4" w14:textId="77777777" w:rsidR="004728DD" w:rsidRPr="00775E2D" w:rsidRDefault="004728DD" w:rsidP="004728DD">
      <w:pPr>
        <w:spacing w:after="0"/>
        <w:rPr>
          <w:rFonts w:ascii="Times New Roman" w:hAnsi="Times New Roman"/>
          <w:sz w:val="24"/>
        </w:rPr>
      </w:pPr>
      <w:hyperlink r:id="rId1742" w:history="1">
        <w:r w:rsidRPr="00775E2D">
          <w:rPr>
            <w:rFonts w:ascii="Times New Roman" w:hAnsi="Times New Roman"/>
            <w:color w:val="0000FF"/>
            <w:sz w:val="24"/>
            <w:u w:val="single"/>
          </w:rPr>
          <w:t>Minutes of the IBM-L/L SO concurrence meeting no.50 held at Lincoln Laboratory 5 January 1956, 1956 January 09</w:t>
        </w:r>
      </w:hyperlink>
    </w:p>
    <w:p w14:paraId="0AB323CF" w14:textId="77777777" w:rsidR="004728DD" w:rsidRPr="00775E2D" w:rsidRDefault="004728DD" w:rsidP="004728DD">
      <w:pPr>
        <w:spacing w:after="0"/>
        <w:rPr>
          <w:rFonts w:ascii="Times New Roman" w:hAnsi="Times New Roman"/>
          <w:sz w:val="24"/>
        </w:rPr>
      </w:pPr>
      <w:hyperlink r:id="rId1743" w:history="1">
        <w:r w:rsidRPr="00775E2D">
          <w:rPr>
            <w:rFonts w:ascii="Times New Roman" w:hAnsi="Times New Roman"/>
            <w:color w:val="0000FF"/>
            <w:sz w:val="24"/>
            <w:u w:val="single"/>
          </w:rPr>
          <w:t>Specifications for the central computer for the AN/FSQ-7, supplement 3, 1955 August 24</w:t>
        </w:r>
      </w:hyperlink>
    </w:p>
    <w:p w14:paraId="15717DC4" w14:textId="77777777" w:rsidR="004728DD" w:rsidRPr="00775E2D" w:rsidRDefault="004728DD" w:rsidP="004728DD">
      <w:pPr>
        <w:spacing w:after="0"/>
        <w:rPr>
          <w:rFonts w:ascii="Times New Roman" w:hAnsi="Times New Roman"/>
          <w:sz w:val="24"/>
        </w:rPr>
      </w:pPr>
      <w:hyperlink r:id="rId1744" w:history="1">
        <w:r w:rsidRPr="00775E2D">
          <w:rPr>
            <w:rFonts w:ascii="Times New Roman" w:hAnsi="Times New Roman"/>
            <w:color w:val="0000FF"/>
            <w:sz w:val="24"/>
            <w:u w:val="single"/>
          </w:rPr>
          <w:t>Minutes of concurrence meeting no.18, 1955 March 08</w:t>
        </w:r>
      </w:hyperlink>
    </w:p>
    <w:p w14:paraId="3DF27935" w14:textId="77777777" w:rsidR="004728DD" w:rsidRPr="00775E2D" w:rsidRDefault="004728DD" w:rsidP="004728DD">
      <w:pPr>
        <w:spacing w:after="0"/>
        <w:rPr>
          <w:rFonts w:ascii="Times New Roman" w:hAnsi="Times New Roman"/>
          <w:sz w:val="24"/>
        </w:rPr>
      </w:pPr>
      <w:hyperlink r:id="rId1745" w:history="1">
        <w:r w:rsidRPr="00775E2D">
          <w:rPr>
            <w:rFonts w:ascii="Times New Roman" w:hAnsi="Times New Roman"/>
            <w:color w:val="0000FF"/>
            <w:sz w:val="24"/>
            <w:u w:val="single"/>
          </w:rPr>
          <w:t>Results of the system test performed on the AN/FSQ-7 (XD-1) during June 1955, 1955 August 25</w:t>
        </w:r>
      </w:hyperlink>
    </w:p>
    <w:p w14:paraId="1A20B827" w14:textId="77777777" w:rsidR="004728DD" w:rsidRPr="00775E2D" w:rsidRDefault="004728DD" w:rsidP="004728DD">
      <w:pPr>
        <w:spacing w:after="0"/>
        <w:rPr>
          <w:rFonts w:ascii="Times New Roman" w:hAnsi="Times New Roman"/>
          <w:sz w:val="24"/>
        </w:rPr>
      </w:pPr>
      <w:hyperlink r:id="rId1746" w:history="1">
        <w:r w:rsidRPr="00775E2D">
          <w:rPr>
            <w:rFonts w:ascii="Times New Roman" w:hAnsi="Times New Roman"/>
            <w:color w:val="0000FF"/>
            <w:sz w:val="24"/>
            <w:u w:val="single"/>
          </w:rPr>
          <w:t>Minutes of the IBM-SO concurrence meeting no. 34 held at Lincoln Laboratory 21 July 1955, 1955 July 22</w:t>
        </w:r>
      </w:hyperlink>
    </w:p>
    <w:p w14:paraId="74457819" w14:textId="77777777" w:rsidR="004728DD" w:rsidRPr="00775E2D" w:rsidRDefault="004728DD" w:rsidP="004728DD">
      <w:pPr>
        <w:spacing w:after="0"/>
        <w:rPr>
          <w:rFonts w:ascii="Times New Roman" w:hAnsi="Times New Roman"/>
          <w:sz w:val="24"/>
        </w:rPr>
      </w:pPr>
      <w:hyperlink r:id="rId1747" w:history="1">
        <w:r w:rsidRPr="00775E2D">
          <w:rPr>
            <w:rFonts w:ascii="Times New Roman" w:hAnsi="Times New Roman"/>
            <w:color w:val="0000FF"/>
            <w:sz w:val="24"/>
            <w:u w:val="single"/>
          </w:rPr>
          <w:t>SAGE System meeting 18 April 1955, 1955 April 18</w:t>
        </w:r>
      </w:hyperlink>
    </w:p>
    <w:p w14:paraId="281D3F4F" w14:textId="77777777" w:rsidR="004728DD" w:rsidRPr="00775E2D" w:rsidRDefault="004728DD" w:rsidP="004728DD">
      <w:pPr>
        <w:spacing w:after="0"/>
        <w:rPr>
          <w:rFonts w:ascii="Times New Roman" w:hAnsi="Times New Roman"/>
          <w:sz w:val="24"/>
        </w:rPr>
      </w:pPr>
      <w:hyperlink r:id="rId1748" w:history="1">
        <w:r w:rsidRPr="00775E2D">
          <w:rPr>
            <w:rFonts w:ascii="Times New Roman" w:hAnsi="Times New Roman"/>
            <w:color w:val="0000FF"/>
            <w:sz w:val="24"/>
            <w:u w:val="single"/>
          </w:rPr>
          <w:t>SAGE System meeting 24 October 1955, 1955 October 24</w:t>
        </w:r>
      </w:hyperlink>
    </w:p>
    <w:p w14:paraId="051286A8" w14:textId="77777777" w:rsidR="004728DD" w:rsidRPr="00775E2D" w:rsidRDefault="004728DD" w:rsidP="004728DD">
      <w:pPr>
        <w:spacing w:after="0"/>
        <w:rPr>
          <w:rFonts w:ascii="Times New Roman" w:hAnsi="Times New Roman"/>
          <w:sz w:val="24"/>
        </w:rPr>
      </w:pPr>
      <w:hyperlink r:id="rId1749" w:history="1">
        <w:r w:rsidRPr="00775E2D">
          <w:rPr>
            <w:rFonts w:ascii="Times New Roman" w:hAnsi="Times New Roman"/>
            <w:color w:val="0000FF"/>
            <w:sz w:val="24"/>
            <w:u w:val="single"/>
          </w:rPr>
          <w:t>Trip to NSA, Washington, D. C., 1955 March 30</w:t>
        </w:r>
      </w:hyperlink>
    </w:p>
    <w:p w14:paraId="32C47D0D" w14:textId="77777777" w:rsidR="004728DD" w:rsidRPr="00775E2D" w:rsidRDefault="004728DD" w:rsidP="004728DD">
      <w:pPr>
        <w:spacing w:after="0"/>
        <w:rPr>
          <w:rFonts w:ascii="Times New Roman" w:hAnsi="Times New Roman"/>
          <w:sz w:val="24"/>
        </w:rPr>
      </w:pPr>
      <w:hyperlink r:id="rId1750" w:history="1">
        <w:r w:rsidRPr="00775E2D">
          <w:rPr>
            <w:rFonts w:ascii="Times New Roman" w:hAnsi="Times New Roman"/>
            <w:color w:val="0000FF"/>
            <w:sz w:val="24"/>
            <w:u w:val="single"/>
          </w:rPr>
          <w:t>Minutes of section leader's meeting, July 29, 1955, 1955 August 09</w:t>
        </w:r>
      </w:hyperlink>
    </w:p>
    <w:p w14:paraId="36FE2108" w14:textId="77777777" w:rsidR="004728DD" w:rsidRPr="00775E2D" w:rsidRDefault="004728DD" w:rsidP="004728DD">
      <w:pPr>
        <w:spacing w:after="0"/>
        <w:rPr>
          <w:rFonts w:ascii="Times New Roman" w:hAnsi="Times New Roman"/>
          <w:sz w:val="24"/>
        </w:rPr>
      </w:pPr>
      <w:hyperlink r:id="rId1751" w:history="1">
        <w:r w:rsidRPr="00775E2D">
          <w:rPr>
            <w:rFonts w:ascii="Times New Roman" w:hAnsi="Times New Roman"/>
            <w:color w:val="0000FF"/>
            <w:sz w:val="24"/>
            <w:u w:val="single"/>
          </w:rPr>
          <w:t>SAGE System meeting 25 July 1955, 1955 July 25</w:t>
        </w:r>
      </w:hyperlink>
    </w:p>
    <w:p w14:paraId="4E460A6B" w14:textId="77777777" w:rsidR="004728DD" w:rsidRPr="00775E2D" w:rsidRDefault="004728DD" w:rsidP="004728DD">
      <w:pPr>
        <w:spacing w:after="0"/>
        <w:rPr>
          <w:rFonts w:ascii="Times New Roman" w:hAnsi="Times New Roman"/>
          <w:sz w:val="24"/>
        </w:rPr>
      </w:pPr>
      <w:hyperlink r:id="rId1752" w:history="1">
        <w:r w:rsidRPr="00775E2D">
          <w:rPr>
            <w:rFonts w:ascii="Times New Roman" w:hAnsi="Times New Roman"/>
            <w:color w:val="0000FF"/>
            <w:sz w:val="24"/>
            <w:u w:val="single"/>
          </w:rPr>
          <w:t>Results of the system test (phase II) performed on the AN/FSQ-7 (XD-1) during July, August, and September 1955, 1955 November 01</w:t>
        </w:r>
      </w:hyperlink>
    </w:p>
    <w:p w14:paraId="700A94E4" w14:textId="77777777" w:rsidR="004728DD" w:rsidRPr="00775E2D" w:rsidRDefault="004728DD" w:rsidP="004728DD">
      <w:pPr>
        <w:spacing w:after="0"/>
        <w:rPr>
          <w:rFonts w:ascii="Times New Roman" w:hAnsi="Times New Roman"/>
          <w:sz w:val="24"/>
        </w:rPr>
      </w:pPr>
      <w:hyperlink r:id="rId1753" w:history="1">
        <w:r w:rsidRPr="00775E2D">
          <w:rPr>
            <w:rFonts w:ascii="Times New Roman" w:hAnsi="Times New Roman"/>
            <w:color w:val="0000FF"/>
            <w:sz w:val="24"/>
            <w:u w:val="single"/>
          </w:rPr>
          <w:t>Specifications for the central computer system for the AN/FSQ-7, supplement 5, 1955 December 15</w:t>
        </w:r>
      </w:hyperlink>
    </w:p>
    <w:p w14:paraId="60FEEFDA" w14:textId="77777777" w:rsidR="004728DD" w:rsidRPr="00775E2D" w:rsidRDefault="004728DD" w:rsidP="004728DD">
      <w:pPr>
        <w:spacing w:after="0"/>
        <w:rPr>
          <w:rFonts w:ascii="Times New Roman" w:hAnsi="Times New Roman"/>
          <w:sz w:val="24"/>
        </w:rPr>
      </w:pPr>
      <w:hyperlink r:id="rId1754" w:history="1">
        <w:r w:rsidRPr="00775E2D">
          <w:rPr>
            <w:rFonts w:ascii="Times New Roman" w:hAnsi="Times New Roman"/>
            <w:color w:val="0000FF"/>
            <w:sz w:val="24"/>
            <w:u w:val="single"/>
          </w:rPr>
          <w:t>SAGE System meeting 19 December 1955, 1955 December 19</w:t>
        </w:r>
      </w:hyperlink>
    </w:p>
    <w:p w14:paraId="2F44764F" w14:textId="77777777" w:rsidR="004728DD" w:rsidRPr="00775E2D" w:rsidRDefault="004728DD" w:rsidP="004728DD">
      <w:pPr>
        <w:spacing w:after="0"/>
        <w:rPr>
          <w:rFonts w:ascii="Times New Roman" w:hAnsi="Times New Roman"/>
          <w:sz w:val="24"/>
        </w:rPr>
      </w:pPr>
      <w:hyperlink r:id="rId1755" w:history="1">
        <w:r w:rsidRPr="00775E2D">
          <w:rPr>
            <w:rFonts w:ascii="Times New Roman" w:hAnsi="Times New Roman"/>
            <w:color w:val="0000FF"/>
            <w:sz w:val="24"/>
            <w:u w:val="single"/>
          </w:rPr>
          <w:t>Specifications for the central computer system for the AN/FSQ-7, supplement 4, 1955 October 24</w:t>
        </w:r>
      </w:hyperlink>
    </w:p>
    <w:p w14:paraId="707B6EB1" w14:textId="77777777" w:rsidR="004728DD" w:rsidRPr="00775E2D" w:rsidRDefault="004728DD" w:rsidP="004728DD">
      <w:pPr>
        <w:spacing w:after="0"/>
        <w:rPr>
          <w:rFonts w:ascii="Times New Roman" w:hAnsi="Times New Roman"/>
          <w:sz w:val="24"/>
        </w:rPr>
      </w:pPr>
      <w:hyperlink r:id="rId1756" w:history="1">
        <w:r w:rsidRPr="00775E2D">
          <w:rPr>
            <w:rFonts w:ascii="Times New Roman" w:hAnsi="Times New Roman"/>
            <w:color w:val="0000FF"/>
            <w:sz w:val="24"/>
            <w:u w:val="single"/>
          </w:rPr>
          <w:t>SAGE System meeting 10 October 1955, 1955 October 10</w:t>
        </w:r>
      </w:hyperlink>
    </w:p>
    <w:p w14:paraId="4A526CC5" w14:textId="77777777" w:rsidR="004728DD" w:rsidRPr="00775E2D" w:rsidRDefault="004728DD" w:rsidP="004728DD">
      <w:pPr>
        <w:spacing w:after="0"/>
        <w:rPr>
          <w:rFonts w:ascii="Times New Roman" w:hAnsi="Times New Roman"/>
          <w:sz w:val="24"/>
        </w:rPr>
      </w:pPr>
      <w:hyperlink r:id="rId1757" w:history="1">
        <w:r w:rsidRPr="00775E2D">
          <w:rPr>
            <w:rFonts w:ascii="Times New Roman" w:hAnsi="Times New Roman"/>
            <w:color w:val="0000FF"/>
            <w:sz w:val="24"/>
            <w:u w:val="single"/>
          </w:rPr>
          <w:t>Minutes of the IBM-L/L SO concurrence meeting no.46 held at Lincoln Laboratory 2 December 1955, 1955 December 05</w:t>
        </w:r>
      </w:hyperlink>
    </w:p>
    <w:p w14:paraId="57238DC4" w14:textId="77777777" w:rsidR="004728DD" w:rsidRPr="00775E2D" w:rsidRDefault="004728DD" w:rsidP="004728DD">
      <w:pPr>
        <w:spacing w:after="0"/>
        <w:rPr>
          <w:rFonts w:ascii="Times New Roman" w:hAnsi="Times New Roman"/>
          <w:sz w:val="24"/>
        </w:rPr>
      </w:pPr>
      <w:hyperlink r:id="rId1758" w:history="1">
        <w:r w:rsidRPr="00775E2D">
          <w:rPr>
            <w:rFonts w:ascii="Times New Roman" w:hAnsi="Times New Roman"/>
            <w:color w:val="0000FF"/>
            <w:sz w:val="24"/>
            <w:u w:val="single"/>
          </w:rPr>
          <w:t>Minutes of IBM-Lincoln concurrence meeting no. 17, 1955 March 08</w:t>
        </w:r>
      </w:hyperlink>
    </w:p>
    <w:p w14:paraId="0A028DFE" w14:textId="77777777" w:rsidR="004728DD" w:rsidRPr="00775E2D" w:rsidRDefault="004728DD" w:rsidP="004728DD">
      <w:pPr>
        <w:spacing w:after="0"/>
        <w:rPr>
          <w:rFonts w:ascii="Times New Roman" w:hAnsi="Times New Roman"/>
          <w:sz w:val="24"/>
        </w:rPr>
      </w:pPr>
      <w:hyperlink r:id="rId1759" w:history="1">
        <w:r w:rsidRPr="00775E2D">
          <w:rPr>
            <w:rFonts w:ascii="Times New Roman" w:hAnsi="Times New Roman"/>
            <w:color w:val="0000FF"/>
            <w:sz w:val="24"/>
            <w:u w:val="single"/>
          </w:rPr>
          <w:t>Laboratory personnel, 1955 August 01</w:t>
        </w:r>
      </w:hyperlink>
    </w:p>
    <w:p w14:paraId="1F0E116F" w14:textId="77777777" w:rsidR="004728DD" w:rsidRPr="00775E2D" w:rsidRDefault="004728DD" w:rsidP="004728DD">
      <w:pPr>
        <w:spacing w:after="0"/>
        <w:rPr>
          <w:rFonts w:ascii="Times New Roman" w:hAnsi="Times New Roman"/>
          <w:sz w:val="24"/>
        </w:rPr>
      </w:pPr>
      <w:hyperlink r:id="rId1760" w:history="1">
        <w:r w:rsidRPr="00775E2D">
          <w:rPr>
            <w:rFonts w:ascii="Times New Roman" w:hAnsi="Times New Roman"/>
            <w:color w:val="0000FF"/>
            <w:sz w:val="24"/>
            <w:u w:val="single"/>
          </w:rPr>
          <w:t>SAGE system meeting, March 14, 1955, 1955 March 14</w:t>
        </w:r>
      </w:hyperlink>
    </w:p>
    <w:p w14:paraId="79BF7FBA" w14:textId="77777777" w:rsidR="004728DD" w:rsidRPr="00775E2D" w:rsidRDefault="004728DD" w:rsidP="004728DD">
      <w:pPr>
        <w:spacing w:after="0"/>
        <w:rPr>
          <w:rFonts w:ascii="Times New Roman" w:hAnsi="Times New Roman"/>
          <w:sz w:val="24"/>
        </w:rPr>
      </w:pPr>
      <w:hyperlink r:id="rId1761" w:history="1">
        <w:r w:rsidRPr="00775E2D">
          <w:rPr>
            <w:rFonts w:ascii="Times New Roman" w:hAnsi="Times New Roman"/>
            <w:color w:val="0000FF"/>
            <w:sz w:val="24"/>
            <w:u w:val="single"/>
          </w:rPr>
          <w:t>Laboratory personnel, 1955 January 01</w:t>
        </w:r>
      </w:hyperlink>
    </w:p>
    <w:p w14:paraId="4293E972" w14:textId="77777777" w:rsidR="004728DD" w:rsidRPr="00775E2D" w:rsidRDefault="004728DD" w:rsidP="004728DD">
      <w:pPr>
        <w:spacing w:after="0"/>
        <w:rPr>
          <w:rFonts w:ascii="Times New Roman" w:hAnsi="Times New Roman"/>
          <w:sz w:val="24"/>
        </w:rPr>
      </w:pPr>
      <w:hyperlink r:id="rId1762" w:history="1">
        <w:r w:rsidRPr="00775E2D">
          <w:rPr>
            <w:rFonts w:ascii="Times New Roman" w:hAnsi="Times New Roman"/>
            <w:color w:val="0000FF"/>
            <w:sz w:val="24"/>
            <w:u w:val="single"/>
          </w:rPr>
          <w:t>IBM-SO concurrence meeting no. 26 held at Lincoln Laboratory, 5 May 1955, 1955 May 06</w:t>
        </w:r>
      </w:hyperlink>
    </w:p>
    <w:p w14:paraId="3F6FA364" w14:textId="77777777" w:rsidR="004728DD" w:rsidRPr="00775E2D" w:rsidRDefault="004728DD" w:rsidP="004728DD">
      <w:pPr>
        <w:spacing w:after="0"/>
        <w:rPr>
          <w:rFonts w:ascii="Times New Roman" w:hAnsi="Times New Roman"/>
          <w:sz w:val="24"/>
        </w:rPr>
      </w:pPr>
      <w:hyperlink r:id="rId1763" w:history="1">
        <w:r w:rsidRPr="00775E2D">
          <w:rPr>
            <w:rFonts w:ascii="Times New Roman" w:hAnsi="Times New Roman"/>
            <w:color w:val="0000FF"/>
            <w:sz w:val="24"/>
            <w:u w:val="single"/>
          </w:rPr>
          <w:t>Laboratory personnel, 1955 December 01</w:t>
        </w:r>
      </w:hyperlink>
    </w:p>
    <w:p w14:paraId="38DBF929" w14:textId="77777777" w:rsidR="004728DD" w:rsidRPr="00775E2D" w:rsidRDefault="004728DD" w:rsidP="004728DD">
      <w:pPr>
        <w:spacing w:after="0"/>
        <w:rPr>
          <w:rFonts w:ascii="Times New Roman" w:hAnsi="Times New Roman"/>
          <w:sz w:val="24"/>
        </w:rPr>
      </w:pPr>
      <w:hyperlink r:id="rId1764" w:history="1">
        <w:r w:rsidRPr="00775E2D">
          <w:rPr>
            <w:rFonts w:ascii="Times New Roman" w:hAnsi="Times New Roman"/>
            <w:color w:val="0000FF"/>
            <w:sz w:val="24"/>
            <w:u w:val="single"/>
          </w:rPr>
          <w:t>SAGE System meeting 27 June 1955, 1955 June 27</w:t>
        </w:r>
      </w:hyperlink>
    </w:p>
    <w:p w14:paraId="69F27ED2" w14:textId="77777777" w:rsidR="004728DD" w:rsidRPr="00775E2D" w:rsidRDefault="004728DD" w:rsidP="004728DD">
      <w:pPr>
        <w:spacing w:after="0"/>
        <w:rPr>
          <w:rFonts w:ascii="Times New Roman" w:hAnsi="Times New Roman"/>
          <w:sz w:val="24"/>
        </w:rPr>
      </w:pPr>
      <w:hyperlink r:id="rId1765" w:history="1">
        <w:r w:rsidRPr="00775E2D">
          <w:rPr>
            <w:rFonts w:ascii="Times New Roman" w:hAnsi="Times New Roman"/>
            <w:color w:val="0000FF"/>
            <w:sz w:val="24"/>
            <w:u w:val="single"/>
          </w:rPr>
          <w:t>T.I.R. release of operational specifications and XD-1 equipment specifications, 1955 July 28</w:t>
        </w:r>
      </w:hyperlink>
    </w:p>
    <w:p w14:paraId="16F831D5" w14:textId="77777777" w:rsidR="004728DD" w:rsidRPr="00775E2D" w:rsidRDefault="004728DD" w:rsidP="004728DD">
      <w:pPr>
        <w:spacing w:after="0"/>
        <w:rPr>
          <w:rFonts w:ascii="Times New Roman" w:hAnsi="Times New Roman"/>
          <w:sz w:val="24"/>
        </w:rPr>
      </w:pPr>
      <w:hyperlink r:id="rId1766" w:history="1">
        <w:r w:rsidRPr="00775E2D">
          <w:rPr>
            <w:rFonts w:ascii="Times New Roman" w:hAnsi="Times New Roman"/>
            <w:color w:val="0000FF"/>
            <w:sz w:val="24"/>
            <w:u w:val="single"/>
          </w:rPr>
          <w:t>SAGE System meeting 21 November 1955, 1955 November 21</w:t>
        </w:r>
      </w:hyperlink>
    </w:p>
    <w:p w14:paraId="4A9C6F4D" w14:textId="77777777" w:rsidR="004728DD" w:rsidRPr="00775E2D" w:rsidRDefault="004728DD" w:rsidP="004728DD">
      <w:pPr>
        <w:spacing w:after="0"/>
        <w:rPr>
          <w:rFonts w:ascii="Times New Roman" w:hAnsi="Times New Roman"/>
          <w:sz w:val="24"/>
        </w:rPr>
      </w:pPr>
      <w:hyperlink r:id="rId1767" w:history="1">
        <w:r w:rsidRPr="00775E2D">
          <w:rPr>
            <w:rFonts w:ascii="Times New Roman" w:hAnsi="Times New Roman"/>
            <w:color w:val="0000FF"/>
            <w:sz w:val="24"/>
            <w:u w:val="single"/>
          </w:rPr>
          <w:t>Minutes of the IBM-SO concurrence meeting no. 32 held at Lincoln Laboratory 29 June 1955, 1955 June 30</w:t>
        </w:r>
      </w:hyperlink>
    </w:p>
    <w:p w14:paraId="6E66BC47" w14:textId="77777777" w:rsidR="004728DD" w:rsidRPr="00775E2D" w:rsidRDefault="004728DD" w:rsidP="004728DD">
      <w:pPr>
        <w:spacing w:after="0"/>
        <w:rPr>
          <w:rFonts w:ascii="Times New Roman" w:hAnsi="Times New Roman"/>
          <w:sz w:val="24"/>
        </w:rPr>
      </w:pPr>
      <w:hyperlink r:id="rId1768" w:history="1">
        <w:r w:rsidRPr="00775E2D">
          <w:rPr>
            <w:rFonts w:ascii="Times New Roman" w:hAnsi="Times New Roman"/>
            <w:color w:val="0000FF"/>
            <w:sz w:val="24"/>
            <w:u w:val="single"/>
          </w:rPr>
          <w:t>Minutes of the IBM-SO concurrence meeting no. 41 held at Lincoln Laboratory 14 October 1955, 1955 October 24</w:t>
        </w:r>
      </w:hyperlink>
    </w:p>
    <w:p w14:paraId="7651F1CA" w14:textId="77777777" w:rsidR="004728DD" w:rsidRPr="00775E2D" w:rsidRDefault="004728DD" w:rsidP="004728DD">
      <w:pPr>
        <w:spacing w:after="0"/>
        <w:rPr>
          <w:rFonts w:ascii="Times New Roman" w:hAnsi="Times New Roman"/>
          <w:sz w:val="24"/>
        </w:rPr>
      </w:pPr>
      <w:hyperlink r:id="rId1769" w:history="1">
        <w:r w:rsidRPr="00775E2D">
          <w:rPr>
            <w:rFonts w:ascii="Times New Roman" w:hAnsi="Times New Roman"/>
            <w:color w:val="0000FF"/>
            <w:sz w:val="24"/>
            <w:u w:val="single"/>
          </w:rPr>
          <w:t>XD-1 test specifications, 1955 January 10</w:t>
        </w:r>
      </w:hyperlink>
    </w:p>
    <w:p w14:paraId="40B5D848" w14:textId="77777777" w:rsidR="004728DD" w:rsidRPr="00775E2D" w:rsidRDefault="004728DD" w:rsidP="004728DD">
      <w:pPr>
        <w:spacing w:after="0"/>
        <w:rPr>
          <w:rFonts w:ascii="Times New Roman" w:hAnsi="Times New Roman"/>
          <w:sz w:val="24"/>
        </w:rPr>
      </w:pPr>
      <w:hyperlink r:id="rId1770" w:history="1">
        <w:r w:rsidRPr="00775E2D">
          <w:rPr>
            <w:rFonts w:ascii="Times New Roman" w:hAnsi="Times New Roman"/>
            <w:color w:val="0000FF"/>
            <w:sz w:val="24"/>
            <w:u w:val="single"/>
          </w:rPr>
          <w:t>SAGE system meeting, February 14, 1955, 1955 February 14</w:t>
        </w:r>
      </w:hyperlink>
    </w:p>
    <w:p w14:paraId="1B370C6A" w14:textId="77777777" w:rsidR="004728DD" w:rsidRPr="00775E2D" w:rsidRDefault="004728DD" w:rsidP="004728DD">
      <w:pPr>
        <w:spacing w:after="0"/>
        <w:rPr>
          <w:rFonts w:ascii="Times New Roman" w:hAnsi="Times New Roman"/>
          <w:sz w:val="24"/>
        </w:rPr>
      </w:pPr>
      <w:hyperlink r:id="rId1771" w:history="1">
        <w:r w:rsidRPr="00775E2D">
          <w:rPr>
            <w:rFonts w:ascii="Times New Roman" w:hAnsi="Times New Roman"/>
            <w:color w:val="0000FF"/>
            <w:sz w:val="24"/>
            <w:u w:val="single"/>
          </w:rPr>
          <w:t>Group 63 approval committee meeting, May 31, 1955, 1955 June 01</w:t>
        </w:r>
      </w:hyperlink>
    </w:p>
    <w:p w14:paraId="29E3F236" w14:textId="77777777" w:rsidR="004728DD" w:rsidRPr="00775E2D" w:rsidRDefault="004728DD" w:rsidP="004728DD">
      <w:pPr>
        <w:spacing w:after="0"/>
        <w:rPr>
          <w:rFonts w:ascii="Times New Roman" w:hAnsi="Times New Roman"/>
          <w:sz w:val="24"/>
        </w:rPr>
      </w:pPr>
      <w:hyperlink r:id="rId1772" w:history="1">
        <w:r w:rsidRPr="00775E2D">
          <w:rPr>
            <w:rFonts w:ascii="Times New Roman" w:hAnsi="Times New Roman"/>
            <w:color w:val="0000FF"/>
            <w:sz w:val="24"/>
            <w:u w:val="single"/>
          </w:rPr>
          <w:t>Master reference list of equipment specifications for XD-1, 1958 July 08</w:t>
        </w:r>
      </w:hyperlink>
    </w:p>
    <w:p w14:paraId="28CFC1D5" w14:textId="77777777" w:rsidR="004728DD" w:rsidRPr="00775E2D" w:rsidRDefault="004728DD" w:rsidP="004728DD">
      <w:pPr>
        <w:spacing w:after="0"/>
        <w:rPr>
          <w:rFonts w:ascii="Times New Roman" w:hAnsi="Times New Roman"/>
          <w:sz w:val="24"/>
        </w:rPr>
      </w:pPr>
      <w:hyperlink r:id="rId1773" w:history="1">
        <w:r w:rsidRPr="00775E2D">
          <w:rPr>
            <w:rFonts w:ascii="Times New Roman" w:hAnsi="Times New Roman"/>
            <w:color w:val="0000FF"/>
            <w:sz w:val="24"/>
            <w:u w:val="single"/>
          </w:rPr>
          <w:t>Lincoln-IBM meeting on XD-1 equipment needs, 1955 August 30</w:t>
        </w:r>
      </w:hyperlink>
    </w:p>
    <w:p w14:paraId="454BD568" w14:textId="77777777" w:rsidR="004728DD" w:rsidRPr="00775E2D" w:rsidRDefault="004728DD" w:rsidP="004728DD">
      <w:pPr>
        <w:spacing w:after="0"/>
        <w:rPr>
          <w:rFonts w:ascii="Times New Roman" w:hAnsi="Times New Roman"/>
          <w:sz w:val="24"/>
        </w:rPr>
      </w:pPr>
      <w:hyperlink r:id="rId1774" w:history="1">
        <w:r w:rsidRPr="00775E2D">
          <w:rPr>
            <w:rFonts w:ascii="Times New Roman" w:hAnsi="Times New Roman"/>
            <w:color w:val="0000FF"/>
            <w:sz w:val="24"/>
            <w:u w:val="single"/>
          </w:rPr>
          <w:t>Laboratory personnel, 1955 September 01</w:t>
        </w:r>
      </w:hyperlink>
    </w:p>
    <w:p w14:paraId="0946C622" w14:textId="77777777" w:rsidR="004728DD" w:rsidRPr="00775E2D" w:rsidRDefault="004728DD" w:rsidP="004728DD">
      <w:pPr>
        <w:spacing w:after="0"/>
        <w:rPr>
          <w:rFonts w:ascii="Times New Roman" w:hAnsi="Times New Roman"/>
          <w:sz w:val="24"/>
        </w:rPr>
      </w:pPr>
      <w:hyperlink r:id="rId1775" w:history="1">
        <w:r w:rsidRPr="00775E2D">
          <w:rPr>
            <w:rFonts w:ascii="Times New Roman" w:hAnsi="Times New Roman"/>
            <w:color w:val="0000FF"/>
            <w:sz w:val="24"/>
            <w:u w:val="single"/>
          </w:rPr>
          <w:t>Central computer evaluation, no.2, March 7 - 18, 1955, 1955 March 14</w:t>
        </w:r>
      </w:hyperlink>
    </w:p>
    <w:p w14:paraId="7B2BC789" w14:textId="77777777" w:rsidR="004728DD" w:rsidRPr="00775E2D" w:rsidRDefault="004728DD" w:rsidP="004728DD">
      <w:pPr>
        <w:spacing w:after="0"/>
        <w:rPr>
          <w:rFonts w:ascii="Times New Roman" w:hAnsi="Times New Roman"/>
          <w:sz w:val="24"/>
        </w:rPr>
      </w:pPr>
      <w:hyperlink r:id="rId1776" w:history="1">
        <w:r w:rsidRPr="00775E2D">
          <w:rPr>
            <w:rFonts w:ascii="Times New Roman" w:hAnsi="Times New Roman"/>
            <w:color w:val="0000FF"/>
            <w:sz w:val="24"/>
            <w:u w:val="single"/>
          </w:rPr>
          <w:t>A transistor selection system for magnetic-core memory, 1955 June 27</w:t>
        </w:r>
      </w:hyperlink>
    </w:p>
    <w:p w14:paraId="5992D405" w14:textId="77777777" w:rsidR="004728DD" w:rsidRPr="00775E2D" w:rsidRDefault="004728DD" w:rsidP="004728DD">
      <w:pPr>
        <w:spacing w:after="0"/>
        <w:rPr>
          <w:rFonts w:ascii="Times New Roman" w:hAnsi="Times New Roman"/>
          <w:sz w:val="24"/>
        </w:rPr>
      </w:pPr>
      <w:hyperlink r:id="rId1777" w:history="1">
        <w:r w:rsidRPr="00775E2D">
          <w:rPr>
            <w:rFonts w:ascii="Times New Roman" w:hAnsi="Times New Roman"/>
            <w:color w:val="0000FF"/>
            <w:sz w:val="24"/>
            <w:u w:val="single"/>
          </w:rPr>
          <w:t>Master reference list of equipment specifications for XD-1, supplement #1, 1956 April 23</w:t>
        </w:r>
      </w:hyperlink>
    </w:p>
    <w:p w14:paraId="70DCAA64" w14:textId="77777777" w:rsidR="004728DD" w:rsidRPr="00775E2D" w:rsidRDefault="004728DD" w:rsidP="004728DD">
      <w:pPr>
        <w:spacing w:after="0"/>
        <w:rPr>
          <w:rFonts w:ascii="Times New Roman" w:hAnsi="Times New Roman"/>
          <w:sz w:val="24"/>
        </w:rPr>
      </w:pPr>
      <w:hyperlink r:id="rId1778" w:history="1">
        <w:r w:rsidRPr="00775E2D">
          <w:rPr>
            <w:rFonts w:ascii="Times New Roman" w:hAnsi="Times New Roman"/>
            <w:color w:val="0000FF"/>
            <w:sz w:val="24"/>
            <w:u w:val="single"/>
          </w:rPr>
          <w:t>Transistor circuits for driving coincident current memories., 1955 January 21</w:t>
        </w:r>
      </w:hyperlink>
    </w:p>
    <w:p w14:paraId="5C81B1B7" w14:textId="77777777" w:rsidR="004728DD" w:rsidRPr="00775E2D" w:rsidRDefault="004728DD" w:rsidP="004728DD">
      <w:pPr>
        <w:spacing w:after="0"/>
        <w:rPr>
          <w:rFonts w:ascii="Times New Roman" w:hAnsi="Times New Roman"/>
          <w:sz w:val="24"/>
        </w:rPr>
      </w:pPr>
      <w:hyperlink r:id="rId1779" w:history="1">
        <w:r w:rsidRPr="00775E2D">
          <w:rPr>
            <w:rFonts w:ascii="Times New Roman" w:hAnsi="Times New Roman"/>
            <w:color w:val="0000FF"/>
            <w:sz w:val="24"/>
            <w:u w:val="single"/>
          </w:rPr>
          <w:t>Evaluation tests on the XD-1 central computer, 1955 January 21</w:t>
        </w:r>
      </w:hyperlink>
    </w:p>
    <w:p w14:paraId="768BAF31" w14:textId="77777777" w:rsidR="004728DD" w:rsidRPr="00775E2D" w:rsidRDefault="004728DD" w:rsidP="004728DD">
      <w:pPr>
        <w:spacing w:after="0"/>
        <w:rPr>
          <w:rFonts w:ascii="Times New Roman" w:hAnsi="Times New Roman"/>
          <w:sz w:val="24"/>
        </w:rPr>
      </w:pPr>
      <w:hyperlink r:id="rId1780" w:history="1">
        <w:r w:rsidRPr="00775E2D">
          <w:rPr>
            <w:rFonts w:ascii="Times New Roman" w:hAnsi="Times New Roman"/>
            <w:color w:val="0000FF"/>
            <w:sz w:val="24"/>
            <w:u w:val="single"/>
          </w:rPr>
          <w:t>Lincoln-proposed schedule modifications covering 8-month period for installation and test of first direction center, 1955 January 19</w:t>
        </w:r>
      </w:hyperlink>
    </w:p>
    <w:p w14:paraId="67CCD259" w14:textId="77777777" w:rsidR="004728DD" w:rsidRPr="00775E2D" w:rsidRDefault="004728DD" w:rsidP="004728DD">
      <w:pPr>
        <w:spacing w:after="0"/>
        <w:rPr>
          <w:rFonts w:ascii="Times New Roman" w:hAnsi="Times New Roman"/>
          <w:sz w:val="24"/>
        </w:rPr>
      </w:pPr>
      <w:hyperlink r:id="rId1781" w:history="1">
        <w:r w:rsidRPr="00775E2D">
          <w:rPr>
            <w:rFonts w:ascii="Times New Roman" w:hAnsi="Times New Roman"/>
            <w:color w:val="0000FF"/>
            <w:sz w:val="24"/>
            <w:u w:val="single"/>
          </w:rPr>
          <w:t>XD-1 evaluation, 20 May 1955, 1955 June 08</w:t>
        </w:r>
      </w:hyperlink>
    </w:p>
    <w:p w14:paraId="37AEA1BC" w14:textId="77777777" w:rsidR="004728DD" w:rsidRPr="00775E2D" w:rsidRDefault="004728DD" w:rsidP="004728DD">
      <w:pPr>
        <w:spacing w:after="0"/>
        <w:rPr>
          <w:rFonts w:ascii="Times New Roman" w:hAnsi="Times New Roman"/>
          <w:sz w:val="24"/>
        </w:rPr>
      </w:pPr>
      <w:hyperlink r:id="rId1782" w:history="1">
        <w:r w:rsidRPr="00775E2D">
          <w:rPr>
            <w:rFonts w:ascii="Times New Roman" w:hAnsi="Times New Roman"/>
            <w:color w:val="0000FF"/>
            <w:sz w:val="24"/>
            <w:u w:val="single"/>
          </w:rPr>
          <w:t>Notes on systems planning meeting of March 7, 1955 at 0930E, 1955 March 07</w:t>
        </w:r>
      </w:hyperlink>
    </w:p>
    <w:p w14:paraId="417F775F" w14:textId="77777777" w:rsidR="004728DD" w:rsidRPr="00775E2D" w:rsidRDefault="004728DD" w:rsidP="004728DD">
      <w:pPr>
        <w:spacing w:after="0"/>
        <w:rPr>
          <w:rFonts w:ascii="Times New Roman" w:hAnsi="Times New Roman"/>
          <w:sz w:val="24"/>
        </w:rPr>
      </w:pPr>
      <w:hyperlink r:id="rId1783" w:history="1">
        <w:r w:rsidRPr="00775E2D">
          <w:rPr>
            <w:rFonts w:ascii="Times New Roman" w:hAnsi="Times New Roman"/>
            <w:color w:val="0000FF"/>
            <w:sz w:val="24"/>
            <w:u w:val="single"/>
          </w:rPr>
          <w:t>SAGE System meeting 14 November 1955, 1955 November 14</w:t>
        </w:r>
      </w:hyperlink>
    </w:p>
    <w:p w14:paraId="52135BB1" w14:textId="77777777" w:rsidR="004728DD" w:rsidRPr="00775E2D" w:rsidRDefault="004728DD" w:rsidP="004728DD">
      <w:pPr>
        <w:spacing w:after="0"/>
        <w:rPr>
          <w:rFonts w:ascii="Times New Roman" w:hAnsi="Times New Roman"/>
          <w:sz w:val="24"/>
        </w:rPr>
      </w:pPr>
      <w:hyperlink r:id="rId1784" w:history="1">
        <w:r w:rsidRPr="00775E2D">
          <w:rPr>
            <w:rFonts w:ascii="Times New Roman" w:hAnsi="Times New Roman"/>
            <w:color w:val="0000FF"/>
            <w:sz w:val="24"/>
            <w:u w:val="single"/>
          </w:rPr>
          <w:t>A transistorized amplifier-discriminator for core memory output sensing, 1955 March 07</w:t>
        </w:r>
      </w:hyperlink>
    </w:p>
    <w:p w14:paraId="4BB16985" w14:textId="77777777" w:rsidR="004728DD" w:rsidRPr="00775E2D" w:rsidRDefault="004728DD" w:rsidP="004728DD">
      <w:pPr>
        <w:spacing w:after="0"/>
        <w:rPr>
          <w:rFonts w:ascii="Times New Roman" w:hAnsi="Times New Roman"/>
          <w:sz w:val="24"/>
        </w:rPr>
      </w:pPr>
      <w:hyperlink r:id="rId1785" w:history="1">
        <w:r w:rsidRPr="00775E2D">
          <w:rPr>
            <w:rFonts w:ascii="Times New Roman" w:hAnsi="Times New Roman"/>
            <w:color w:val="0000FF"/>
            <w:sz w:val="24"/>
            <w:u w:val="single"/>
          </w:rPr>
          <w:t>SAGE System meeting, 4 April 1955, 1955 April 04</w:t>
        </w:r>
      </w:hyperlink>
    </w:p>
    <w:p w14:paraId="7029F372" w14:textId="77777777" w:rsidR="004728DD" w:rsidRPr="00775E2D" w:rsidRDefault="004728DD" w:rsidP="004728DD">
      <w:pPr>
        <w:spacing w:after="0"/>
        <w:rPr>
          <w:rFonts w:ascii="Times New Roman" w:hAnsi="Times New Roman"/>
          <w:sz w:val="24"/>
        </w:rPr>
      </w:pPr>
      <w:hyperlink r:id="rId1786" w:history="1">
        <w:r w:rsidRPr="00775E2D">
          <w:rPr>
            <w:rFonts w:ascii="Times New Roman" w:hAnsi="Times New Roman"/>
            <w:color w:val="0000FF"/>
            <w:sz w:val="24"/>
            <w:u w:val="single"/>
          </w:rPr>
          <w:t>SAGE System meeting 3 October 1955, 1955 October 03</w:t>
        </w:r>
      </w:hyperlink>
    </w:p>
    <w:p w14:paraId="146D5E58" w14:textId="77777777" w:rsidR="004728DD" w:rsidRPr="00775E2D" w:rsidRDefault="004728DD" w:rsidP="004728DD">
      <w:pPr>
        <w:spacing w:after="0"/>
        <w:rPr>
          <w:rFonts w:ascii="Times New Roman" w:hAnsi="Times New Roman"/>
          <w:sz w:val="24"/>
        </w:rPr>
      </w:pPr>
      <w:hyperlink r:id="rId1787" w:history="1">
        <w:r w:rsidRPr="00775E2D">
          <w:rPr>
            <w:rFonts w:ascii="Times New Roman" w:hAnsi="Times New Roman"/>
            <w:color w:val="0000FF"/>
            <w:sz w:val="24"/>
            <w:u w:val="single"/>
          </w:rPr>
          <w:t>SAGE system meeting, March 21, 1955, 1955 March 22</w:t>
        </w:r>
      </w:hyperlink>
    </w:p>
    <w:p w14:paraId="42C9083F" w14:textId="77777777" w:rsidR="004728DD" w:rsidRPr="00775E2D" w:rsidRDefault="004728DD" w:rsidP="004728DD">
      <w:pPr>
        <w:spacing w:after="0"/>
        <w:rPr>
          <w:rFonts w:ascii="Times New Roman" w:hAnsi="Times New Roman"/>
          <w:sz w:val="24"/>
        </w:rPr>
      </w:pPr>
      <w:hyperlink r:id="rId1788" w:history="1">
        <w:r w:rsidRPr="00775E2D">
          <w:rPr>
            <w:rFonts w:ascii="Times New Roman" w:hAnsi="Times New Roman"/>
            <w:color w:val="0000FF"/>
            <w:sz w:val="24"/>
            <w:u w:val="single"/>
          </w:rPr>
          <w:t>IBM engineering systems office concurrence meeting no.16, 1955 February 28</w:t>
        </w:r>
      </w:hyperlink>
    </w:p>
    <w:p w14:paraId="354E2E28" w14:textId="77777777" w:rsidR="004728DD" w:rsidRPr="00775E2D" w:rsidRDefault="004728DD" w:rsidP="004728DD">
      <w:pPr>
        <w:spacing w:after="0"/>
        <w:rPr>
          <w:rFonts w:ascii="Times New Roman" w:hAnsi="Times New Roman"/>
          <w:sz w:val="24"/>
        </w:rPr>
      </w:pPr>
      <w:hyperlink r:id="rId1789" w:history="1">
        <w:r w:rsidRPr="00775E2D">
          <w:rPr>
            <w:rFonts w:ascii="Times New Roman" w:hAnsi="Times New Roman"/>
            <w:color w:val="0000FF"/>
            <w:sz w:val="24"/>
            <w:u w:val="single"/>
          </w:rPr>
          <w:t>Results of the XD-1 central computer evaluation, 18 March 1955, 1955 March 28</w:t>
        </w:r>
      </w:hyperlink>
    </w:p>
    <w:p w14:paraId="134D8322" w14:textId="77777777" w:rsidR="004728DD" w:rsidRPr="00775E2D" w:rsidRDefault="004728DD" w:rsidP="004728DD">
      <w:pPr>
        <w:spacing w:after="0"/>
        <w:rPr>
          <w:rFonts w:ascii="Times New Roman" w:hAnsi="Times New Roman"/>
          <w:sz w:val="24"/>
        </w:rPr>
      </w:pPr>
      <w:hyperlink r:id="rId1790" w:history="1">
        <w:r w:rsidRPr="00775E2D">
          <w:rPr>
            <w:rFonts w:ascii="Times New Roman" w:hAnsi="Times New Roman"/>
            <w:color w:val="0000FF"/>
            <w:sz w:val="24"/>
            <w:u w:val="single"/>
          </w:rPr>
          <w:t>SAGE System meeting 23 May 1955, 1955 May 23</w:t>
        </w:r>
      </w:hyperlink>
    </w:p>
    <w:p w14:paraId="1FAC7796" w14:textId="77777777" w:rsidR="004728DD" w:rsidRPr="00775E2D" w:rsidRDefault="004728DD" w:rsidP="004728DD">
      <w:pPr>
        <w:spacing w:after="0"/>
        <w:rPr>
          <w:rFonts w:ascii="Times New Roman" w:hAnsi="Times New Roman"/>
          <w:sz w:val="24"/>
        </w:rPr>
      </w:pPr>
      <w:hyperlink r:id="rId1791" w:history="1">
        <w:r w:rsidRPr="00775E2D">
          <w:rPr>
            <w:rFonts w:ascii="Times New Roman" w:hAnsi="Times New Roman"/>
            <w:color w:val="0000FF"/>
            <w:sz w:val="24"/>
            <w:u w:val="single"/>
          </w:rPr>
          <w:t>Specifications for the central computer system for the AN/FSQ-7, supplement 2, 1955 May 15</w:t>
        </w:r>
      </w:hyperlink>
    </w:p>
    <w:p w14:paraId="36746CDD" w14:textId="77777777" w:rsidR="004728DD" w:rsidRPr="00775E2D" w:rsidRDefault="004728DD" w:rsidP="004728DD">
      <w:pPr>
        <w:spacing w:after="0"/>
        <w:rPr>
          <w:rFonts w:ascii="Times New Roman" w:hAnsi="Times New Roman"/>
          <w:sz w:val="24"/>
        </w:rPr>
      </w:pPr>
      <w:hyperlink r:id="rId1792" w:history="1">
        <w:r w:rsidRPr="00775E2D">
          <w:rPr>
            <w:rFonts w:ascii="Times New Roman" w:hAnsi="Times New Roman"/>
            <w:color w:val="0000FF"/>
            <w:sz w:val="24"/>
            <w:u w:val="single"/>
          </w:rPr>
          <w:t>Experiments on a three-core cell for high-speed memories, approximately 1955-1959</w:t>
        </w:r>
      </w:hyperlink>
    </w:p>
    <w:p w14:paraId="2B813D0B" w14:textId="77777777" w:rsidR="004728DD" w:rsidRPr="00775E2D" w:rsidRDefault="004728DD" w:rsidP="004728DD">
      <w:pPr>
        <w:spacing w:after="0"/>
        <w:rPr>
          <w:rFonts w:ascii="Times New Roman" w:hAnsi="Times New Roman"/>
          <w:sz w:val="24"/>
        </w:rPr>
      </w:pPr>
      <w:hyperlink r:id="rId1793" w:history="1">
        <w:r w:rsidRPr="00775E2D">
          <w:rPr>
            <w:rFonts w:ascii="Times New Roman" w:hAnsi="Times New Roman"/>
            <w:color w:val="0000FF"/>
            <w:sz w:val="24"/>
            <w:u w:val="single"/>
          </w:rPr>
          <w:t>Proposed XD-1 evaluation, 13 July 1955, 1955 June 28</w:t>
        </w:r>
      </w:hyperlink>
    </w:p>
    <w:p w14:paraId="180F91E9" w14:textId="77777777" w:rsidR="004728DD" w:rsidRPr="00775E2D" w:rsidRDefault="004728DD" w:rsidP="004728DD">
      <w:pPr>
        <w:spacing w:after="0"/>
        <w:rPr>
          <w:rFonts w:ascii="Times New Roman" w:hAnsi="Times New Roman"/>
          <w:sz w:val="24"/>
        </w:rPr>
      </w:pPr>
      <w:hyperlink r:id="rId1794" w:history="1">
        <w:r w:rsidRPr="00775E2D">
          <w:rPr>
            <w:rFonts w:ascii="Times New Roman" w:hAnsi="Times New Roman"/>
            <w:color w:val="0000FF"/>
            <w:sz w:val="24"/>
            <w:u w:val="single"/>
          </w:rPr>
          <w:t>Extension of subcontract no. 49, 1955 July 06</w:t>
        </w:r>
      </w:hyperlink>
    </w:p>
    <w:p w14:paraId="285D52FD" w14:textId="77777777" w:rsidR="004728DD" w:rsidRPr="00775E2D" w:rsidRDefault="004728DD" w:rsidP="004728DD">
      <w:pPr>
        <w:spacing w:after="0"/>
        <w:rPr>
          <w:rFonts w:ascii="Times New Roman" w:hAnsi="Times New Roman"/>
          <w:sz w:val="24"/>
        </w:rPr>
      </w:pPr>
      <w:hyperlink r:id="rId1795" w:history="1">
        <w:r w:rsidRPr="00775E2D">
          <w:rPr>
            <w:rFonts w:ascii="Times New Roman" w:hAnsi="Times New Roman"/>
            <w:color w:val="0000FF"/>
            <w:sz w:val="24"/>
            <w:u w:val="single"/>
          </w:rPr>
          <w:t>Specifications for 642 memory plane module frame, 1955 June 20</w:t>
        </w:r>
      </w:hyperlink>
    </w:p>
    <w:p w14:paraId="1F45885B" w14:textId="77777777" w:rsidR="004728DD" w:rsidRPr="00775E2D" w:rsidRDefault="004728DD" w:rsidP="004728DD">
      <w:pPr>
        <w:spacing w:after="0"/>
        <w:rPr>
          <w:rFonts w:ascii="Times New Roman" w:hAnsi="Times New Roman"/>
          <w:sz w:val="24"/>
        </w:rPr>
      </w:pPr>
      <w:hyperlink r:id="rId1796" w:history="1">
        <w:r w:rsidRPr="00775E2D">
          <w:rPr>
            <w:rFonts w:ascii="Times New Roman" w:hAnsi="Times New Roman"/>
            <w:color w:val="0000FF"/>
            <w:sz w:val="24"/>
            <w:u w:val="single"/>
          </w:rPr>
          <w:t>Concurrence procedures for SAGE operational specifications, 1955 July 15</w:t>
        </w:r>
      </w:hyperlink>
    </w:p>
    <w:p w14:paraId="498CD9BC" w14:textId="77777777" w:rsidR="004728DD" w:rsidRPr="00775E2D" w:rsidRDefault="004728DD" w:rsidP="004728DD">
      <w:pPr>
        <w:spacing w:after="0"/>
        <w:rPr>
          <w:rFonts w:ascii="Times New Roman" w:hAnsi="Times New Roman"/>
          <w:sz w:val="24"/>
        </w:rPr>
      </w:pPr>
      <w:hyperlink r:id="rId1797" w:history="1">
        <w:r w:rsidRPr="00775E2D">
          <w:rPr>
            <w:rFonts w:ascii="Times New Roman" w:hAnsi="Times New Roman"/>
            <w:color w:val="0000FF"/>
            <w:sz w:val="24"/>
            <w:u w:val="single"/>
          </w:rPr>
          <w:t>Central computer evaluation, February 14-28, 1955, 1955 January 25</w:t>
        </w:r>
      </w:hyperlink>
    </w:p>
    <w:p w14:paraId="3B89D07F" w14:textId="77777777" w:rsidR="004728DD" w:rsidRPr="00775E2D" w:rsidRDefault="004728DD" w:rsidP="004728DD">
      <w:pPr>
        <w:spacing w:after="0"/>
        <w:rPr>
          <w:rFonts w:ascii="Times New Roman" w:hAnsi="Times New Roman"/>
          <w:sz w:val="24"/>
        </w:rPr>
      </w:pPr>
      <w:hyperlink r:id="rId1798" w:history="1">
        <w:r w:rsidRPr="00775E2D">
          <w:rPr>
            <w:rFonts w:ascii="Times New Roman" w:hAnsi="Times New Roman"/>
            <w:color w:val="0000FF"/>
            <w:sz w:val="24"/>
            <w:u w:val="single"/>
          </w:rPr>
          <w:t>SAGE System meeting 29 August 1955, 1955 August 29</w:t>
        </w:r>
      </w:hyperlink>
    </w:p>
    <w:p w14:paraId="311071C1" w14:textId="77777777" w:rsidR="004728DD" w:rsidRPr="00775E2D" w:rsidRDefault="004728DD" w:rsidP="004728DD">
      <w:pPr>
        <w:spacing w:after="0"/>
        <w:rPr>
          <w:rFonts w:ascii="Times New Roman" w:hAnsi="Times New Roman"/>
          <w:sz w:val="24"/>
        </w:rPr>
      </w:pPr>
      <w:hyperlink r:id="rId1799" w:history="1">
        <w:r w:rsidRPr="00775E2D">
          <w:rPr>
            <w:rFonts w:ascii="Times New Roman" w:hAnsi="Times New Roman"/>
            <w:color w:val="0000FF"/>
            <w:sz w:val="24"/>
            <w:u w:val="single"/>
          </w:rPr>
          <w:t>Minutes of the IBM-L/L SO concurrence meeting no.52 held at Lincoln Laboratory 19 January 1956, 1956 January 23</w:t>
        </w:r>
      </w:hyperlink>
    </w:p>
    <w:p w14:paraId="5EE8B5E1" w14:textId="77777777" w:rsidR="004728DD" w:rsidRPr="00775E2D" w:rsidRDefault="004728DD" w:rsidP="004728DD">
      <w:pPr>
        <w:spacing w:after="0"/>
        <w:rPr>
          <w:rFonts w:ascii="Times New Roman" w:hAnsi="Times New Roman"/>
          <w:sz w:val="24"/>
        </w:rPr>
      </w:pPr>
      <w:hyperlink r:id="rId1800" w:history="1">
        <w:r w:rsidRPr="00775E2D">
          <w:rPr>
            <w:rFonts w:ascii="Times New Roman" w:hAnsi="Times New Roman"/>
            <w:color w:val="0000FF"/>
            <w:sz w:val="24"/>
            <w:u w:val="single"/>
          </w:rPr>
          <w:t>Laboratory personnel, 1955 February 01</w:t>
        </w:r>
      </w:hyperlink>
    </w:p>
    <w:p w14:paraId="20965E7E" w14:textId="77777777" w:rsidR="004728DD" w:rsidRPr="00775E2D" w:rsidRDefault="004728DD" w:rsidP="004728DD">
      <w:pPr>
        <w:spacing w:after="0"/>
        <w:rPr>
          <w:rFonts w:ascii="Times New Roman" w:hAnsi="Times New Roman"/>
          <w:sz w:val="24"/>
        </w:rPr>
      </w:pPr>
      <w:hyperlink r:id="rId1801" w:history="1">
        <w:r w:rsidRPr="00775E2D">
          <w:rPr>
            <w:rFonts w:ascii="Times New Roman" w:hAnsi="Times New Roman"/>
            <w:color w:val="0000FF"/>
            <w:sz w:val="24"/>
            <w:u w:val="single"/>
          </w:rPr>
          <w:t>Notes on systems planning meeting 14 March 1955, 0930E, 1955 March 16</w:t>
        </w:r>
      </w:hyperlink>
    </w:p>
    <w:p w14:paraId="43B3D4E0" w14:textId="77777777" w:rsidR="004728DD" w:rsidRPr="00775E2D" w:rsidRDefault="004728DD" w:rsidP="004728DD">
      <w:pPr>
        <w:spacing w:after="0"/>
        <w:rPr>
          <w:rFonts w:ascii="Times New Roman" w:hAnsi="Times New Roman"/>
          <w:sz w:val="24"/>
        </w:rPr>
      </w:pPr>
      <w:hyperlink r:id="rId1802" w:history="1">
        <w:r w:rsidRPr="00775E2D">
          <w:rPr>
            <w:rFonts w:ascii="Times New Roman" w:hAnsi="Times New Roman"/>
            <w:color w:val="0000FF"/>
            <w:sz w:val="24"/>
            <w:u w:val="single"/>
          </w:rPr>
          <w:t>Laboratory personnel, 1955 March 01</w:t>
        </w:r>
      </w:hyperlink>
    </w:p>
    <w:p w14:paraId="64FA6BB1" w14:textId="77777777" w:rsidR="004728DD" w:rsidRPr="00775E2D" w:rsidRDefault="004728DD" w:rsidP="004728DD">
      <w:pPr>
        <w:spacing w:after="0"/>
        <w:rPr>
          <w:rFonts w:ascii="Times New Roman" w:hAnsi="Times New Roman"/>
          <w:sz w:val="24"/>
        </w:rPr>
      </w:pPr>
      <w:hyperlink r:id="rId1803" w:history="1">
        <w:r w:rsidRPr="00775E2D">
          <w:rPr>
            <w:rFonts w:ascii="Times New Roman" w:hAnsi="Times New Roman"/>
            <w:color w:val="0000FF"/>
            <w:sz w:val="24"/>
            <w:u w:val="single"/>
          </w:rPr>
          <w:t>SAGE System meeting 18 July 1955, 1955 July 18</w:t>
        </w:r>
      </w:hyperlink>
    </w:p>
    <w:p w14:paraId="760248BA" w14:textId="77777777" w:rsidR="004728DD" w:rsidRPr="00775E2D" w:rsidRDefault="004728DD" w:rsidP="004728DD">
      <w:pPr>
        <w:spacing w:after="0"/>
        <w:rPr>
          <w:rFonts w:ascii="Times New Roman" w:hAnsi="Times New Roman"/>
          <w:sz w:val="24"/>
        </w:rPr>
      </w:pPr>
      <w:hyperlink r:id="rId1804" w:history="1">
        <w:r w:rsidRPr="00775E2D">
          <w:rPr>
            <w:rFonts w:ascii="Times New Roman" w:hAnsi="Times New Roman"/>
            <w:color w:val="0000FF"/>
            <w:sz w:val="24"/>
            <w:u w:val="single"/>
          </w:rPr>
          <w:t>SAGE System meeting 15 August 1955, 1955 August 15</w:t>
        </w:r>
      </w:hyperlink>
    </w:p>
    <w:p w14:paraId="50AD0932" w14:textId="77777777" w:rsidR="004728DD" w:rsidRPr="00775E2D" w:rsidRDefault="004728DD" w:rsidP="004728DD">
      <w:pPr>
        <w:spacing w:after="0"/>
        <w:rPr>
          <w:rFonts w:ascii="Times New Roman" w:hAnsi="Times New Roman"/>
          <w:sz w:val="24"/>
        </w:rPr>
      </w:pPr>
      <w:hyperlink r:id="rId1805" w:history="1">
        <w:r w:rsidRPr="00775E2D">
          <w:rPr>
            <w:rFonts w:ascii="Times New Roman" w:hAnsi="Times New Roman"/>
            <w:color w:val="0000FF"/>
            <w:sz w:val="24"/>
            <w:u w:val="single"/>
          </w:rPr>
          <w:t>Master reference list of equipment specifications for XD-1, 1957 October 17</w:t>
        </w:r>
      </w:hyperlink>
    </w:p>
    <w:p w14:paraId="1946A64C" w14:textId="77777777" w:rsidR="004728DD" w:rsidRPr="00775E2D" w:rsidRDefault="004728DD" w:rsidP="004728DD">
      <w:pPr>
        <w:spacing w:after="0"/>
        <w:rPr>
          <w:rFonts w:ascii="Times New Roman" w:hAnsi="Times New Roman"/>
          <w:sz w:val="24"/>
        </w:rPr>
      </w:pPr>
      <w:hyperlink r:id="rId1806" w:history="1">
        <w:r w:rsidRPr="00775E2D">
          <w:rPr>
            <w:rFonts w:ascii="Times New Roman" w:hAnsi="Times New Roman"/>
            <w:color w:val="0000FF"/>
            <w:sz w:val="24"/>
            <w:u w:val="single"/>
          </w:rPr>
          <w:t>SAGE system meeting, March 7, 1955, 1955 March 07</w:t>
        </w:r>
      </w:hyperlink>
    </w:p>
    <w:p w14:paraId="46667100" w14:textId="77777777" w:rsidR="004728DD" w:rsidRPr="00775E2D" w:rsidRDefault="004728DD" w:rsidP="004728DD">
      <w:pPr>
        <w:spacing w:after="0"/>
        <w:rPr>
          <w:rFonts w:ascii="Times New Roman" w:hAnsi="Times New Roman"/>
          <w:sz w:val="24"/>
        </w:rPr>
      </w:pPr>
      <w:hyperlink r:id="rId1807" w:history="1">
        <w:r w:rsidRPr="00775E2D">
          <w:rPr>
            <w:rFonts w:ascii="Times New Roman" w:hAnsi="Times New Roman"/>
            <w:color w:val="0000FF"/>
            <w:sz w:val="24"/>
            <w:u w:val="single"/>
          </w:rPr>
          <w:t>SAGE System meeting 20 June 1955, 1955 June 20</w:t>
        </w:r>
      </w:hyperlink>
    </w:p>
    <w:p w14:paraId="6309DA19" w14:textId="77777777" w:rsidR="004728DD" w:rsidRPr="00775E2D" w:rsidRDefault="004728DD" w:rsidP="004728DD">
      <w:pPr>
        <w:spacing w:after="0"/>
        <w:rPr>
          <w:rFonts w:ascii="Times New Roman" w:hAnsi="Times New Roman"/>
          <w:sz w:val="24"/>
        </w:rPr>
      </w:pPr>
      <w:hyperlink r:id="rId1808" w:history="1">
        <w:r w:rsidRPr="00775E2D">
          <w:rPr>
            <w:rFonts w:ascii="Times New Roman" w:hAnsi="Times New Roman"/>
            <w:color w:val="0000FF"/>
            <w:sz w:val="24"/>
            <w:u w:val="single"/>
          </w:rPr>
          <w:t>Minutes of the IBM-L/L SO concurrence meeting no.44 held at Lincoln Laboratory 10 November 1955, 1955 November 14</w:t>
        </w:r>
      </w:hyperlink>
    </w:p>
    <w:p w14:paraId="0C00EDC4" w14:textId="77777777" w:rsidR="004728DD" w:rsidRPr="00775E2D" w:rsidRDefault="004728DD" w:rsidP="004728DD">
      <w:pPr>
        <w:spacing w:after="0"/>
        <w:rPr>
          <w:rFonts w:ascii="Times New Roman" w:hAnsi="Times New Roman"/>
          <w:sz w:val="24"/>
        </w:rPr>
      </w:pPr>
      <w:hyperlink r:id="rId1809" w:history="1">
        <w:r w:rsidRPr="00775E2D">
          <w:rPr>
            <w:rFonts w:ascii="Times New Roman" w:hAnsi="Times New Roman"/>
            <w:color w:val="0000FF"/>
            <w:sz w:val="24"/>
            <w:u w:val="single"/>
          </w:rPr>
          <w:t>SAGE System meeting 2 May 1955, 1955 May 02</w:t>
        </w:r>
      </w:hyperlink>
    </w:p>
    <w:p w14:paraId="1AAE3546" w14:textId="77777777" w:rsidR="004728DD" w:rsidRPr="00775E2D" w:rsidRDefault="004728DD" w:rsidP="004728DD">
      <w:pPr>
        <w:spacing w:after="0"/>
        <w:rPr>
          <w:rFonts w:ascii="Times New Roman" w:hAnsi="Times New Roman"/>
          <w:sz w:val="24"/>
        </w:rPr>
      </w:pPr>
      <w:hyperlink r:id="rId1810" w:history="1">
        <w:r w:rsidRPr="00775E2D">
          <w:rPr>
            <w:rFonts w:ascii="Times New Roman" w:hAnsi="Times New Roman"/>
            <w:color w:val="0000FF"/>
            <w:sz w:val="24"/>
            <w:u w:val="single"/>
          </w:rPr>
          <w:t>SAGE System meeting 26 September 1955, 1955 September 26</w:t>
        </w:r>
      </w:hyperlink>
    </w:p>
    <w:p w14:paraId="283E7355" w14:textId="77777777" w:rsidR="004728DD" w:rsidRPr="00775E2D" w:rsidRDefault="004728DD" w:rsidP="004728DD">
      <w:pPr>
        <w:spacing w:after="0"/>
        <w:rPr>
          <w:rFonts w:ascii="Times New Roman" w:hAnsi="Times New Roman"/>
          <w:sz w:val="24"/>
        </w:rPr>
      </w:pPr>
      <w:hyperlink r:id="rId1811" w:history="1">
        <w:r w:rsidRPr="00775E2D">
          <w:rPr>
            <w:rFonts w:ascii="Times New Roman" w:hAnsi="Times New Roman"/>
            <w:color w:val="0000FF"/>
            <w:sz w:val="24"/>
            <w:u w:val="single"/>
          </w:rPr>
          <w:t>SAGE System meeting 9 May 1955, 1955 May 09</w:t>
        </w:r>
      </w:hyperlink>
    </w:p>
    <w:p w14:paraId="7EDB407E" w14:textId="77777777" w:rsidR="004728DD" w:rsidRPr="00775E2D" w:rsidRDefault="004728DD" w:rsidP="004728DD">
      <w:pPr>
        <w:spacing w:after="0"/>
        <w:rPr>
          <w:rFonts w:ascii="Times New Roman" w:hAnsi="Times New Roman"/>
          <w:sz w:val="24"/>
        </w:rPr>
      </w:pPr>
      <w:hyperlink r:id="rId1812" w:history="1">
        <w:r w:rsidRPr="00775E2D">
          <w:rPr>
            <w:rFonts w:ascii="Times New Roman" w:hAnsi="Times New Roman"/>
            <w:color w:val="0000FF"/>
            <w:sz w:val="24"/>
            <w:u w:val="single"/>
          </w:rPr>
          <w:t>XD-1 evaluation, 13 July 1955, 1955 September 12</w:t>
        </w:r>
      </w:hyperlink>
    </w:p>
    <w:p w14:paraId="3C461FF4" w14:textId="77777777" w:rsidR="004728DD" w:rsidRPr="00775E2D" w:rsidRDefault="004728DD" w:rsidP="004728DD">
      <w:pPr>
        <w:spacing w:after="0"/>
        <w:rPr>
          <w:rFonts w:ascii="Times New Roman" w:hAnsi="Times New Roman"/>
          <w:sz w:val="24"/>
        </w:rPr>
      </w:pPr>
      <w:hyperlink r:id="rId1813" w:history="1">
        <w:r w:rsidRPr="00775E2D">
          <w:rPr>
            <w:rFonts w:ascii="Times New Roman" w:hAnsi="Times New Roman"/>
            <w:color w:val="0000FF"/>
            <w:sz w:val="24"/>
            <w:u w:val="single"/>
          </w:rPr>
          <w:t>Central computer evaluation no.2, February 28 - March 14, 1955, 1955 January 27</w:t>
        </w:r>
      </w:hyperlink>
    </w:p>
    <w:p w14:paraId="6944A8FB" w14:textId="77777777" w:rsidR="004728DD" w:rsidRPr="00775E2D" w:rsidRDefault="004728DD" w:rsidP="004728DD">
      <w:pPr>
        <w:spacing w:after="0"/>
        <w:rPr>
          <w:rFonts w:ascii="Times New Roman" w:hAnsi="Times New Roman"/>
          <w:sz w:val="24"/>
        </w:rPr>
      </w:pPr>
      <w:hyperlink r:id="rId1814" w:history="1">
        <w:r w:rsidRPr="00775E2D">
          <w:rPr>
            <w:rFonts w:ascii="Times New Roman" w:hAnsi="Times New Roman"/>
            <w:color w:val="0000FF"/>
            <w:sz w:val="24"/>
            <w:u w:val="single"/>
          </w:rPr>
          <w:t>Report of committee studying failure reporting in the SAGE and experimental subsectors, 1955 September 09</w:t>
        </w:r>
      </w:hyperlink>
    </w:p>
    <w:p w14:paraId="0A13A11E" w14:textId="77777777" w:rsidR="004728DD" w:rsidRPr="00775E2D" w:rsidRDefault="004728DD" w:rsidP="004728DD">
      <w:pPr>
        <w:spacing w:after="0"/>
        <w:rPr>
          <w:rFonts w:ascii="Times New Roman" w:hAnsi="Times New Roman"/>
          <w:sz w:val="24"/>
        </w:rPr>
      </w:pPr>
      <w:hyperlink r:id="rId1815" w:history="1">
        <w:r w:rsidRPr="00775E2D">
          <w:rPr>
            <w:rFonts w:ascii="Times New Roman" w:hAnsi="Times New Roman"/>
            <w:color w:val="0000FF"/>
            <w:sz w:val="24"/>
            <w:u w:val="single"/>
          </w:rPr>
          <w:t>SAGE system meeting, February 7, 1955, 1955 February 07</w:t>
        </w:r>
      </w:hyperlink>
    </w:p>
    <w:p w14:paraId="2E18C002" w14:textId="77777777" w:rsidR="004728DD" w:rsidRPr="00775E2D" w:rsidRDefault="004728DD" w:rsidP="004728DD">
      <w:pPr>
        <w:spacing w:after="0"/>
        <w:rPr>
          <w:rFonts w:ascii="Times New Roman" w:hAnsi="Times New Roman"/>
          <w:sz w:val="24"/>
        </w:rPr>
      </w:pPr>
      <w:hyperlink r:id="rId1816" w:history="1">
        <w:r w:rsidRPr="00775E2D">
          <w:rPr>
            <w:rFonts w:ascii="Times New Roman" w:hAnsi="Times New Roman"/>
            <w:color w:val="0000FF"/>
            <w:sz w:val="24"/>
            <w:u w:val="single"/>
          </w:rPr>
          <w:t>Results of the system tests (phases V and VI) on the AN/FSQ-7 (XD-1) during November 1955., 1955 January 11</w:t>
        </w:r>
      </w:hyperlink>
    </w:p>
    <w:p w14:paraId="068AEAD7" w14:textId="77777777" w:rsidR="004728DD" w:rsidRPr="00775E2D" w:rsidRDefault="004728DD" w:rsidP="004728DD">
      <w:pPr>
        <w:spacing w:after="0"/>
        <w:rPr>
          <w:rFonts w:ascii="Times New Roman" w:hAnsi="Times New Roman"/>
          <w:sz w:val="24"/>
        </w:rPr>
      </w:pPr>
      <w:hyperlink r:id="rId1817" w:history="1">
        <w:r w:rsidRPr="00775E2D">
          <w:rPr>
            <w:rFonts w:ascii="Times New Roman" w:hAnsi="Times New Roman"/>
            <w:color w:val="0000FF"/>
            <w:sz w:val="24"/>
            <w:u w:val="single"/>
          </w:rPr>
          <w:t>Master reference list of equipment specifications for XD-1, 1958 October 09</w:t>
        </w:r>
      </w:hyperlink>
    </w:p>
    <w:p w14:paraId="1A5FF2FB" w14:textId="77777777" w:rsidR="004728DD" w:rsidRPr="00775E2D" w:rsidRDefault="004728DD" w:rsidP="004728DD">
      <w:pPr>
        <w:spacing w:after="0"/>
        <w:rPr>
          <w:rFonts w:ascii="Times New Roman" w:hAnsi="Times New Roman"/>
          <w:sz w:val="24"/>
        </w:rPr>
      </w:pPr>
      <w:hyperlink r:id="rId1818" w:history="1">
        <w:r w:rsidRPr="00775E2D">
          <w:rPr>
            <w:rFonts w:ascii="Times New Roman" w:hAnsi="Times New Roman"/>
            <w:color w:val="0000FF"/>
            <w:sz w:val="24"/>
            <w:u w:val="single"/>
          </w:rPr>
          <w:t>Master reference list of equipment specifications for XD-1, 1955 November 18</w:t>
        </w:r>
      </w:hyperlink>
    </w:p>
    <w:p w14:paraId="6DF9357D" w14:textId="77777777" w:rsidR="004728DD" w:rsidRPr="00775E2D" w:rsidRDefault="004728DD" w:rsidP="004728DD">
      <w:pPr>
        <w:spacing w:after="0"/>
        <w:rPr>
          <w:rFonts w:ascii="Times New Roman" w:hAnsi="Times New Roman"/>
          <w:sz w:val="24"/>
        </w:rPr>
      </w:pPr>
      <w:hyperlink r:id="rId1819" w:history="1">
        <w:r w:rsidRPr="00775E2D">
          <w:rPr>
            <w:rFonts w:ascii="Times New Roman" w:hAnsi="Times New Roman"/>
            <w:color w:val="0000FF"/>
            <w:sz w:val="24"/>
            <w:u w:val="single"/>
          </w:rPr>
          <w:t xml:space="preserve">Remarks on domain patterns recently found in </w:t>
        </w:r>
        <w:proofErr w:type="spellStart"/>
        <w:r w:rsidRPr="00775E2D">
          <w:rPr>
            <w:rFonts w:ascii="Times New Roman" w:hAnsi="Times New Roman"/>
            <w:color w:val="0000FF"/>
            <w:sz w:val="24"/>
            <w:u w:val="single"/>
          </w:rPr>
          <w:t>BiMn</w:t>
        </w:r>
        <w:proofErr w:type="spellEnd"/>
        <w:r w:rsidRPr="00775E2D">
          <w:rPr>
            <w:rFonts w:ascii="Times New Roman" w:hAnsi="Times New Roman"/>
            <w:color w:val="0000FF"/>
            <w:sz w:val="24"/>
            <w:u w:val="single"/>
          </w:rPr>
          <w:t xml:space="preserve"> and </w:t>
        </w:r>
        <w:proofErr w:type="spellStart"/>
        <w:r w:rsidRPr="00775E2D">
          <w:rPr>
            <w:rFonts w:ascii="Times New Roman" w:hAnsi="Times New Roman"/>
            <w:color w:val="0000FF"/>
            <w:sz w:val="24"/>
            <w:u w:val="single"/>
          </w:rPr>
          <w:t>SiFe</w:t>
        </w:r>
        <w:proofErr w:type="spellEnd"/>
        <w:r w:rsidRPr="00775E2D">
          <w:rPr>
            <w:rFonts w:ascii="Times New Roman" w:hAnsi="Times New Roman"/>
            <w:color w:val="0000FF"/>
            <w:sz w:val="24"/>
            <w:u w:val="single"/>
          </w:rPr>
          <w:t xml:space="preserve"> alloys, 1955 December 27</w:t>
        </w:r>
      </w:hyperlink>
    </w:p>
    <w:p w14:paraId="0C85DFFE" w14:textId="77777777" w:rsidR="004728DD" w:rsidRPr="00775E2D" w:rsidRDefault="004728DD" w:rsidP="004728DD">
      <w:pPr>
        <w:spacing w:after="0"/>
        <w:rPr>
          <w:rFonts w:ascii="Times New Roman" w:hAnsi="Times New Roman"/>
          <w:sz w:val="24"/>
        </w:rPr>
      </w:pPr>
      <w:hyperlink r:id="rId1820" w:history="1">
        <w:r w:rsidRPr="00775E2D">
          <w:rPr>
            <w:rFonts w:ascii="Times New Roman" w:hAnsi="Times New Roman"/>
            <w:color w:val="0000FF"/>
            <w:sz w:val="24"/>
            <w:u w:val="single"/>
          </w:rPr>
          <w:t>Geometry of magnetic memory elements, 1956 January 18</w:t>
        </w:r>
      </w:hyperlink>
    </w:p>
    <w:p w14:paraId="06EED630" w14:textId="77777777" w:rsidR="004728DD" w:rsidRPr="00775E2D" w:rsidRDefault="004728DD" w:rsidP="004728DD">
      <w:pPr>
        <w:spacing w:after="0"/>
        <w:rPr>
          <w:rFonts w:ascii="Times New Roman" w:hAnsi="Times New Roman"/>
          <w:sz w:val="24"/>
        </w:rPr>
      </w:pPr>
      <w:hyperlink r:id="rId1821" w:history="1">
        <w:r w:rsidRPr="00775E2D">
          <w:rPr>
            <w:rFonts w:ascii="Times New Roman" w:hAnsi="Times New Roman"/>
            <w:color w:val="0000FF"/>
            <w:sz w:val="24"/>
            <w:u w:val="single"/>
          </w:rPr>
          <w:t>Changes and additions to laboratory personnel list, 1955 July 20</w:t>
        </w:r>
      </w:hyperlink>
    </w:p>
    <w:p w14:paraId="139BAAC9" w14:textId="77777777" w:rsidR="004728DD" w:rsidRPr="00775E2D" w:rsidRDefault="004728DD" w:rsidP="004728DD">
      <w:pPr>
        <w:spacing w:after="0"/>
        <w:rPr>
          <w:rFonts w:ascii="Times New Roman" w:hAnsi="Times New Roman"/>
          <w:sz w:val="24"/>
        </w:rPr>
      </w:pPr>
      <w:hyperlink r:id="rId1822" w:history="1">
        <w:r w:rsidRPr="00775E2D">
          <w:rPr>
            <w:rFonts w:ascii="Times New Roman" w:hAnsi="Times New Roman"/>
            <w:color w:val="0000FF"/>
            <w:sz w:val="24"/>
            <w:u w:val="single"/>
          </w:rPr>
          <w:t>Rough notes on systems planning meeting on 7 February 1955 at 0930E, 1955 February 07</w:t>
        </w:r>
      </w:hyperlink>
    </w:p>
    <w:p w14:paraId="55F38F19" w14:textId="77777777" w:rsidR="004728DD" w:rsidRPr="00775E2D" w:rsidRDefault="004728DD" w:rsidP="004728DD">
      <w:pPr>
        <w:spacing w:after="0"/>
        <w:rPr>
          <w:rFonts w:ascii="Times New Roman" w:hAnsi="Times New Roman"/>
          <w:sz w:val="24"/>
        </w:rPr>
      </w:pPr>
      <w:hyperlink r:id="rId1823" w:history="1">
        <w:r w:rsidRPr="00775E2D">
          <w:rPr>
            <w:rFonts w:ascii="Times New Roman" w:hAnsi="Times New Roman"/>
            <w:color w:val="0000FF"/>
            <w:sz w:val="24"/>
            <w:u w:val="single"/>
          </w:rPr>
          <w:t>IBM-SO concurrence meeting no. 28 held at Lincoln Laboratory 26 May 1955, 1955 May 31</w:t>
        </w:r>
      </w:hyperlink>
    </w:p>
    <w:p w14:paraId="7BC5A71E" w14:textId="77777777" w:rsidR="004728DD" w:rsidRPr="00775E2D" w:rsidRDefault="004728DD" w:rsidP="004728DD">
      <w:pPr>
        <w:spacing w:after="0"/>
        <w:rPr>
          <w:rFonts w:ascii="Times New Roman" w:hAnsi="Times New Roman"/>
          <w:sz w:val="24"/>
        </w:rPr>
      </w:pPr>
      <w:hyperlink r:id="rId1824" w:history="1">
        <w:r w:rsidRPr="00775E2D">
          <w:rPr>
            <w:rFonts w:ascii="Times New Roman" w:hAnsi="Times New Roman"/>
            <w:color w:val="0000FF"/>
            <w:sz w:val="24"/>
            <w:u w:val="single"/>
          </w:rPr>
          <w:t>Improved memory cores produced in Lincoln Laboratory, 1955 April 13</w:t>
        </w:r>
      </w:hyperlink>
    </w:p>
    <w:p w14:paraId="68A91F75" w14:textId="77777777" w:rsidR="004728DD" w:rsidRPr="00775E2D" w:rsidRDefault="004728DD" w:rsidP="004728DD">
      <w:pPr>
        <w:spacing w:after="0"/>
        <w:rPr>
          <w:rFonts w:ascii="Times New Roman" w:hAnsi="Times New Roman"/>
          <w:sz w:val="24"/>
        </w:rPr>
      </w:pPr>
      <w:hyperlink r:id="rId1825" w:history="1">
        <w:r w:rsidRPr="00775E2D">
          <w:rPr>
            <w:rFonts w:ascii="Times New Roman" w:hAnsi="Times New Roman"/>
            <w:color w:val="0000FF"/>
            <w:sz w:val="24"/>
            <w:u w:val="single"/>
          </w:rPr>
          <w:t>Minutes of the IBM-L/L SO concurrence meeting no.48 held at Lincoln Laboratory 15 December 1955, 1955 December 16</w:t>
        </w:r>
      </w:hyperlink>
    </w:p>
    <w:p w14:paraId="3B28CB8F" w14:textId="77777777" w:rsidR="004728DD" w:rsidRPr="00775E2D" w:rsidRDefault="004728DD" w:rsidP="004728DD">
      <w:pPr>
        <w:spacing w:after="0"/>
        <w:rPr>
          <w:rFonts w:ascii="Times New Roman" w:hAnsi="Times New Roman"/>
          <w:sz w:val="24"/>
        </w:rPr>
      </w:pPr>
      <w:hyperlink r:id="rId1826" w:history="1">
        <w:r w:rsidRPr="00775E2D">
          <w:rPr>
            <w:rFonts w:ascii="Times New Roman" w:hAnsi="Times New Roman"/>
            <w:color w:val="0000FF"/>
            <w:sz w:val="24"/>
            <w:u w:val="single"/>
          </w:rPr>
          <w:t>Group organization list, 1955 March 10</w:t>
        </w:r>
      </w:hyperlink>
    </w:p>
    <w:p w14:paraId="2715F0B0" w14:textId="77777777" w:rsidR="004728DD" w:rsidRPr="00775E2D" w:rsidRDefault="004728DD" w:rsidP="004728DD">
      <w:pPr>
        <w:spacing w:after="0"/>
        <w:rPr>
          <w:rFonts w:ascii="Times New Roman" w:hAnsi="Times New Roman"/>
          <w:sz w:val="24"/>
        </w:rPr>
      </w:pPr>
      <w:hyperlink r:id="rId1827" w:history="1">
        <w:r w:rsidRPr="00775E2D">
          <w:rPr>
            <w:rFonts w:ascii="Times New Roman" w:hAnsi="Times New Roman"/>
            <w:color w:val="0000FF"/>
            <w:sz w:val="24"/>
            <w:u w:val="single"/>
          </w:rPr>
          <w:t>SAGE system meeting, January 24, 1955, 1955 January 27</w:t>
        </w:r>
      </w:hyperlink>
    </w:p>
    <w:p w14:paraId="0FBF4B36" w14:textId="77777777" w:rsidR="004728DD" w:rsidRPr="00775E2D" w:rsidRDefault="004728DD" w:rsidP="004728DD">
      <w:pPr>
        <w:spacing w:after="0"/>
        <w:rPr>
          <w:rFonts w:ascii="Times New Roman" w:hAnsi="Times New Roman"/>
          <w:sz w:val="24"/>
        </w:rPr>
      </w:pPr>
      <w:hyperlink r:id="rId1828" w:history="1">
        <w:r w:rsidRPr="00775E2D">
          <w:rPr>
            <w:rFonts w:ascii="Times New Roman" w:hAnsi="Times New Roman"/>
            <w:color w:val="0000FF"/>
            <w:sz w:val="24"/>
            <w:u w:val="single"/>
          </w:rPr>
          <w:t>Master reference list of equipment specifications for XD-1, 1955 September 07</w:t>
        </w:r>
      </w:hyperlink>
    </w:p>
    <w:p w14:paraId="38B4FDBB" w14:textId="77777777" w:rsidR="004728DD" w:rsidRPr="00775E2D" w:rsidRDefault="004728DD" w:rsidP="004728DD">
      <w:pPr>
        <w:spacing w:after="0"/>
        <w:rPr>
          <w:rFonts w:ascii="Times New Roman" w:hAnsi="Times New Roman"/>
          <w:sz w:val="24"/>
        </w:rPr>
      </w:pPr>
      <w:hyperlink r:id="rId1829" w:history="1">
        <w:r w:rsidRPr="00775E2D">
          <w:rPr>
            <w:rFonts w:ascii="Times New Roman" w:hAnsi="Times New Roman"/>
            <w:color w:val="0000FF"/>
            <w:sz w:val="24"/>
            <w:u w:val="single"/>
          </w:rPr>
          <w:t>SAGE System meeting, January 17, 1955, 1955 January 20</w:t>
        </w:r>
      </w:hyperlink>
    </w:p>
    <w:p w14:paraId="1276C1BC" w14:textId="77777777" w:rsidR="004728DD" w:rsidRPr="00775E2D" w:rsidRDefault="004728DD" w:rsidP="004728DD">
      <w:pPr>
        <w:spacing w:after="0"/>
        <w:rPr>
          <w:rFonts w:ascii="Times New Roman" w:hAnsi="Times New Roman"/>
          <w:sz w:val="24"/>
        </w:rPr>
      </w:pPr>
      <w:hyperlink r:id="rId1830" w:history="1">
        <w:r w:rsidRPr="00775E2D">
          <w:rPr>
            <w:rFonts w:ascii="Times New Roman" w:hAnsi="Times New Roman"/>
            <w:color w:val="0000FF"/>
            <w:sz w:val="24"/>
            <w:u w:val="single"/>
          </w:rPr>
          <w:t>SAGE System meeting 6 June 1955, 1955 June 08</w:t>
        </w:r>
      </w:hyperlink>
    </w:p>
    <w:p w14:paraId="70F2F1C1" w14:textId="77777777" w:rsidR="004728DD" w:rsidRPr="00775E2D" w:rsidRDefault="004728DD" w:rsidP="004728DD">
      <w:pPr>
        <w:spacing w:after="0"/>
        <w:rPr>
          <w:rFonts w:ascii="Times New Roman" w:hAnsi="Times New Roman"/>
          <w:sz w:val="24"/>
        </w:rPr>
      </w:pPr>
      <w:hyperlink r:id="rId1831" w:history="1">
        <w:r w:rsidRPr="00775E2D">
          <w:rPr>
            <w:rFonts w:ascii="Times New Roman" w:hAnsi="Times New Roman"/>
            <w:color w:val="0000FF"/>
            <w:sz w:val="24"/>
            <w:u w:val="single"/>
          </w:rPr>
          <w:t>Laboratory personnel, 1955 November 01</w:t>
        </w:r>
      </w:hyperlink>
    </w:p>
    <w:p w14:paraId="33317C9D" w14:textId="77777777" w:rsidR="004728DD" w:rsidRPr="00775E2D" w:rsidRDefault="004728DD" w:rsidP="004728DD">
      <w:pPr>
        <w:spacing w:after="0"/>
        <w:rPr>
          <w:rFonts w:ascii="Times New Roman" w:hAnsi="Times New Roman"/>
          <w:sz w:val="24"/>
        </w:rPr>
      </w:pPr>
      <w:hyperlink r:id="rId1832" w:history="1">
        <w:r w:rsidRPr="00775E2D">
          <w:rPr>
            <w:rFonts w:ascii="Times New Roman" w:hAnsi="Times New Roman"/>
            <w:color w:val="0000FF"/>
            <w:sz w:val="24"/>
            <w:u w:val="single"/>
          </w:rPr>
          <w:t>Minutes of SAGE experimental subsector planning approval committee meeting of 4 April 1955, 1955 April 11</w:t>
        </w:r>
      </w:hyperlink>
    </w:p>
    <w:p w14:paraId="0C86647C" w14:textId="77777777" w:rsidR="004728DD" w:rsidRPr="00775E2D" w:rsidRDefault="004728DD" w:rsidP="004728DD">
      <w:pPr>
        <w:spacing w:after="0"/>
        <w:rPr>
          <w:rFonts w:ascii="Times New Roman" w:hAnsi="Times New Roman"/>
          <w:sz w:val="24"/>
        </w:rPr>
      </w:pPr>
      <w:hyperlink r:id="rId1833" w:history="1">
        <w:r w:rsidRPr="00775E2D">
          <w:rPr>
            <w:rFonts w:ascii="Times New Roman" w:hAnsi="Times New Roman"/>
            <w:color w:val="0000FF"/>
            <w:sz w:val="24"/>
            <w:u w:val="single"/>
          </w:rPr>
          <w:t>Summary of MIT-IBM collaboration - November 1 thru December 31, 1954, 1955 January 07</w:t>
        </w:r>
      </w:hyperlink>
    </w:p>
    <w:p w14:paraId="1AC9AD89" w14:textId="77777777" w:rsidR="004728DD" w:rsidRPr="00775E2D" w:rsidRDefault="004728DD" w:rsidP="004728DD">
      <w:pPr>
        <w:spacing w:after="0"/>
        <w:rPr>
          <w:rFonts w:ascii="Times New Roman" w:hAnsi="Times New Roman"/>
          <w:sz w:val="24"/>
        </w:rPr>
      </w:pPr>
      <w:hyperlink r:id="rId1834" w:history="1">
        <w:r w:rsidRPr="00775E2D">
          <w:rPr>
            <w:rFonts w:ascii="Times New Roman" w:hAnsi="Times New Roman"/>
            <w:color w:val="0000FF"/>
            <w:sz w:val="24"/>
            <w:u w:val="single"/>
          </w:rPr>
          <w:t>SAGE System meeting 5 December 1955, 1955 December 05</w:t>
        </w:r>
      </w:hyperlink>
    </w:p>
    <w:p w14:paraId="461314FF" w14:textId="77777777" w:rsidR="004728DD" w:rsidRPr="00775E2D" w:rsidRDefault="004728DD" w:rsidP="004728DD">
      <w:pPr>
        <w:spacing w:after="0"/>
        <w:rPr>
          <w:rFonts w:ascii="Times New Roman" w:hAnsi="Times New Roman"/>
          <w:sz w:val="24"/>
        </w:rPr>
      </w:pPr>
      <w:hyperlink r:id="rId1835" w:history="1">
        <w:r w:rsidRPr="00775E2D">
          <w:rPr>
            <w:rFonts w:ascii="Times New Roman" w:hAnsi="Times New Roman"/>
            <w:color w:val="0000FF"/>
            <w:sz w:val="24"/>
            <w:u w:val="single"/>
          </w:rPr>
          <w:t>SAGE System meeting 12 December 1955, 1955 December 12</w:t>
        </w:r>
      </w:hyperlink>
    </w:p>
    <w:p w14:paraId="65194543" w14:textId="77777777" w:rsidR="004728DD" w:rsidRPr="00775E2D" w:rsidRDefault="004728DD" w:rsidP="004728DD">
      <w:pPr>
        <w:spacing w:after="0"/>
        <w:rPr>
          <w:rFonts w:ascii="Times New Roman" w:hAnsi="Times New Roman"/>
          <w:sz w:val="24"/>
        </w:rPr>
      </w:pPr>
      <w:hyperlink r:id="rId1836" w:history="1">
        <w:r w:rsidRPr="00775E2D">
          <w:rPr>
            <w:rFonts w:ascii="Times New Roman" w:hAnsi="Times New Roman"/>
            <w:color w:val="0000FF"/>
            <w:sz w:val="24"/>
            <w:u w:val="single"/>
          </w:rPr>
          <w:t>Laboratory personnel, 1956 January 01</w:t>
        </w:r>
      </w:hyperlink>
    </w:p>
    <w:p w14:paraId="15831840" w14:textId="77777777" w:rsidR="004728DD" w:rsidRPr="00775E2D" w:rsidRDefault="004728DD" w:rsidP="004728DD">
      <w:pPr>
        <w:spacing w:after="0"/>
        <w:rPr>
          <w:rFonts w:ascii="Times New Roman" w:hAnsi="Times New Roman"/>
          <w:sz w:val="24"/>
        </w:rPr>
      </w:pPr>
      <w:hyperlink r:id="rId1837" w:history="1">
        <w:r w:rsidRPr="00775E2D">
          <w:rPr>
            <w:rFonts w:ascii="Times New Roman" w:hAnsi="Times New Roman"/>
            <w:color w:val="0000FF"/>
            <w:sz w:val="24"/>
            <w:u w:val="single"/>
          </w:rPr>
          <w:t>Laboratory personnel, 1955 June 01</w:t>
        </w:r>
      </w:hyperlink>
    </w:p>
    <w:p w14:paraId="6145FADB" w14:textId="77777777" w:rsidR="004728DD" w:rsidRPr="00775E2D" w:rsidRDefault="004728DD" w:rsidP="004728DD">
      <w:pPr>
        <w:spacing w:after="0"/>
        <w:rPr>
          <w:rFonts w:ascii="Times New Roman" w:hAnsi="Times New Roman"/>
          <w:sz w:val="24"/>
        </w:rPr>
      </w:pPr>
      <w:hyperlink r:id="rId1838" w:history="1">
        <w:r w:rsidRPr="00775E2D">
          <w:rPr>
            <w:rFonts w:ascii="Times New Roman" w:hAnsi="Times New Roman"/>
            <w:color w:val="0000FF"/>
            <w:sz w:val="24"/>
            <w:u w:val="single"/>
          </w:rPr>
          <w:t>SAGE system meeting, February 28, 1955, 1955 February 28</w:t>
        </w:r>
      </w:hyperlink>
    </w:p>
    <w:p w14:paraId="54B598D2" w14:textId="77777777" w:rsidR="004728DD" w:rsidRPr="00775E2D" w:rsidRDefault="004728DD" w:rsidP="004728DD">
      <w:pPr>
        <w:spacing w:after="0"/>
        <w:rPr>
          <w:rFonts w:ascii="Times New Roman" w:hAnsi="Times New Roman"/>
          <w:sz w:val="24"/>
        </w:rPr>
      </w:pPr>
      <w:hyperlink r:id="rId1839" w:history="1">
        <w:r w:rsidRPr="00775E2D">
          <w:rPr>
            <w:rFonts w:ascii="Times New Roman" w:hAnsi="Times New Roman"/>
            <w:color w:val="0000FF"/>
            <w:sz w:val="24"/>
            <w:u w:val="single"/>
          </w:rPr>
          <w:t>Laboratory personnel, 1955 April 01</w:t>
        </w:r>
      </w:hyperlink>
    </w:p>
    <w:p w14:paraId="55B49464" w14:textId="77777777" w:rsidR="004728DD" w:rsidRPr="00775E2D" w:rsidRDefault="004728DD" w:rsidP="004728DD">
      <w:pPr>
        <w:spacing w:after="0"/>
        <w:rPr>
          <w:rFonts w:ascii="Times New Roman" w:hAnsi="Times New Roman"/>
          <w:sz w:val="24"/>
        </w:rPr>
      </w:pPr>
      <w:hyperlink r:id="rId1840" w:history="1">
        <w:r w:rsidRPr="00775E2D">
          <w:rPr>
            <w:rFonts w:ascii="Times New Roman" w:hAnsi="Times New Roman"/>
            <w:color w:val="0000FF"/>
            <w:sz w:val="24"/>
            <w:u w:val="single"/>
          </w:rPr>
          <w:t>SAGE System meeting 22 August 1955, 1955 August 22</w:t>
        </w:r>
      </w:hyperlink>
    </w:p>
    <w:p w14:paraId="0BADB3F2" w14:textId="77777777" w:rsidR="004728DD" w:rsidRPr="00775E2D" w:rsidRDefault="004728DD" w:rsidP="004728DD">
      <w:pPr>
        <w:spacing w:after="0"/>
        <w:rPr>
          <w:rFonts w:ascii="Times New Roman" w:hAnsi="Times New Roman"/>
          <w:sz w:val="24"/>
        </w:rPr>
      </w:pPr>
      <w:hyperlink r:id="rId1841" w:history="1">
        <w:r w:rsidRPr="00775E2D">
          <w:rPr>
            <w:rFonts w:ascii="Times New Roman" w:hAnsi="Times New Roman"/>
            <w:color w:val="0000FF"/>
            <w:sz w:val="24"/>
            <w:u w:val="single"/>
          </w:rPr>
          <w:t>Specifications for the central computer system for the AN/FSQ-7, 1955 January 28</w:t>
        </w:r>
      </w:hyperlink>
    </w:p>
    <w:p w14:paraId="21DD08CF" w14:textId="77777777" w:rsidR="004728DD" w:rsidRPr="00775E2D" w:rsidRDefault="004728DD" w:rsidP="004728DD">
      <w:pPr>
        <w:spacing w:after="0"/>
        <w:rPr>
          <w:rFonts w:ascii="Times New Roman" w:hAnsi="Times New Roman"/>
          <w:sz w:val="24"/>
        </w:rPr>
      </w:pPr>
      <w:hyperlink r:id="rId1842" w:history="1">
        <w:r w:rsidRPr="00775E2D">
          <w:rPr>
            <w:rFonts w:ascii="Times New Roman" w:hAnsi="Times New Roman"/>
            <w:color w:val="0000FF"/>
            <w:sz w:val="24"/>
            <w:u w:val="single"/>
          </w:rPr>
          <w:t>Discussion of Lincoln concurrence on engineering-installation phasing committee, summary report #6, 1955 March 22</w:t>
        </w:r>
      </w:hyperlink>
    </w:p>
    <w:p w14:paraId="37A7A206" w14:textId="77777777" w:rsidR="004728DD" w:rsidRPr="00775E2D" w:rsidRDefault="004728DD" w:rsidP="004728DD">
      <w:pPr>
        <w:spacing w:after="0"/>
        <w:rPr>
          <w:rFonts w:ascii="Times New Roman" w:hAnsi="Times New Roman"/>
          <w:sz w:val="24"/>
        </w:rPr>
      </w:pPr>
      <w:hyperlink r:id="rId1843" w:history="1">
        <w:r w:rsidRPr="00775E2D">
          <w:rPr>
            <w:rFonts w:ascii="Times New Roman" w:hAnsi="Times New Roman"/>
            <w:color w:val="0000FF"/>
            <w:sz w:val="24"/>
            <w:u w:val="single"/>
          </w:rPr>
          <w:t>SAGE system meeting, February 21, 1955, 1955 February 21</w:t>
        </w:r>
      </w:hyperlink>
    </w:p>
    <w:p w14:paraId="34FF9C31" w14:textId="77777777" w:rsidR="004728DD" w:rsidRPr="00775E2D" w:rsidRDefault="004728DD" w:rsidP="004728DD">
      <w:pPr>
        <w:spacing w:after="0"/>
        <w:rPr>
          <w:rFonts w:ascii="Times New Roman" w:hAnsi="Times New Roman"/>
          <w:sz w:val="24"/>
        </w:rPr>
      </w:pPr>
      <w:hyperlink r:id="rId1844" w:history="1">
        <w:r w:rsidRPr="00775E2D">
          <w:rPr>
            <w:rFonts w:ascii="Times New Roman" w:hAnsi="Times New Roman"/>
            <w:color w:val="0000FF"/>
            <w:sz w:val="24"/>
            <w:u w:val="single"/>
          </w:rPr>
          <w:t>Master reference list of equipment specifications for XD-1, 1956 March 09</w:t>
        </w:r>
      </w:hyperlink>
    </w:p>
    <w:p w14:paraId="4D17DFBD" w14:textId="77777777" w:rsidR="004728DD" w:rsidRPr="00775E2D" w:rsidRDefault="004728DD" w:rsidP="004728DD">
      <w:pPr>
        <w:spacing w:after="0"/>
        <w:rPr>
          <w:rFonts w:ascii="Times New Roman" w:hAnsi="Times New Roman"/>
          <w:sz w:val="24"/>
        </w:rPr>
      </w:pPr>
      <w:hyperlink r:id="rId1845" w:history="1">
        <w:r w:rsidRPr="00775E2D">
          <w:rPr>
            <w:rFonts w:ascii="Times New Roman" w:hAnsi="Times New Roman"/>
            <w:color w:val="0000FF"/>
            <w:sz w:val="24"/>
            <w:u w:val="single"/>
          </w:rPr>
          <w:t>Minutes of the IBM-SO concurrence meeting no. 36 held at Lincoln Laboratory 25 August 1955, 1955 August 30</w:t>
        </w:r>
      </w:hyperlink>
    </w:p>
    <w:p w14:paraId="27EF2AA1" w14:textId="77777777" w:rsidR="004728DD" w:rsidRPr="00775E2D" w:rsidRDefault="004728DD" w:rsidP="004728DD">
      <w:pPr>
        <w:spacing w:after="0"/>
        <w:rPr>
          <w:rFonts w:ascii="Times New Roman" w:hAnsi="Times New Roman"/>
          <w:sz w:val="24"/>
        </w:rPr>
      </w:pPr>
      <w:hyperlink r:id="rId1846" w:history="1">
        <w:r w:rsidRPr="00775E2D">
          <w:rPr>
            <w:rFonts w:ascii="Times New Roman" w:hAnsi="Times New Roman"/>
            <w:color w:val="0000FF"/>
            <w:sz w:val="24"/>
            <w:u w:val="single"/>
          </w:rPr>
          <w:t>Master reference list of equipment specifications for XD-1, 1957 April 26</w:t>
        </w:r>
      </w:hyperlink>
    </w:p>
    <w:p w14:paraId="1D433B95" w14:textId="77777777" w:rsidR="004728DD" w:rsidRPr="00775E2D" w:rsidRDefault="004728DD" w:rsidP="004728DD">
      <w:pPr>
        <w:spacing w:after="0"/>
        <w:rPr>
          <w:rFonts w:ascii="Times New Roman" w:hAnsi="Times New Roman"/>
          <w:sz w:val="24"/>
        </w:rPr>
      </w:pPr>
      <w:hyperlink r:id="rId1847" w:history="1">
        <w:r w:rsidRPr="00775E2D">
          <w:rPr>
            <w:rFonts w:ascii="Times New Roman" w:hAnsi="Times New Roman"/>
            <w:color w:val="0000FF"/>
            <w:sz w:val="24"/>
            <w:u w:val="single"/>
          </w:rPr>
          <w:t>Master reference list of equipment specifications for XD-1, 1955 December 21</w:t>
        </w:r>
      </w:hyperlink>
    </w:p>
    <w:p w14:paraId="3751757B" w14:textId="77777777" w:rsidR="004728DD" w:rsidRPr="00775E2D" w:rsidRDefault="004728DD" w:rsidP="004728DD">
      <w:pPr>
        <w:spacing w:after="0"/>
        <w:rPr>
          <w:rFonts w:ascii="Times New Roman" w:hAnsi="Times New Roman"/>
          <w:sz w:val="24"/>
        </w:rPr>
      </w:pPr>
      <w:hyperlink r:id="rId1848" w:history="1">
        <w:r w:rsidRPr="00775E2D">
          <w:rPr>
            <w:rFonts w:ascii="Times New Roman" w:hAnsi="Times New Roman"/>
            <w:color w:val="0000FF"/>
            <w:sz w:val="24"/>
            <w:u w:val="single"/>
          </w:rPr>
          <w:t>Procedure for stripping wires for 64 x 64 memory plane modules, 1955 June 07</w:t>
        </w:r>
      </w:hyperlink>
    </w:p>
    <w:p w14:paraId="4B14CBEC" w14:textId="77777777" w:rsidR="004728DD" w:rsidRPr="00775E2D" w:rsidRDefault="004728DD" w:rsidP="004728DD">
      <w:pPr>
        <w:spacing w:after="0"/>
        <w:rPr>
          <w:rFonts w:ascii="Times New Roman" w:hAnsi="Times New Roman"/>
          <w:sz w:val="24"/>
        </w:rPr>
      </w:pPr>
      <w:hyperlink r:id="rId1849" w:history="1">
        <w:r w:rsidRPr="00775E2D">
          <w:rPr>
            <w:rFonts w:ascii="Times New Roman" w:hAnsi="Times New Roman"/>
            <w:color w:val="0000FF"/>
            <w:sz w:val="24"/>
            <w:u w:val="single"/>
          </w:rPr>
          <w:t>Division 6 production coordination office, 1955 February 10</w:t>
        </w:r>
      </w:hyperlink>
    </w:p>
    <w:p w14:paraId="77DFE736" w14:textId="77777777" w:rsidR="004728DD" w:rsidRPr="00775E2D" w:rsidRDefault="004728DD" w:rsidP="004728DD">
      <w:pPr>
        <w:spacing w:after="0"/>
        <w:rPr>
          <w:rFonts w:ascii="Times New Roman" w:hAnsi="Times New Roman"/>
          <w:sz w:val="24"/>
        </w:rPr>
      </w:pPr>
      <w:hyperlink r:id="rId1850" w:history="1">
        <w:r w:rsidRPr="00775E2D">
          <w:rPr>
            <w:rFonts w:ascii="Times New Roman" w:hAnsi="Times New Roman"/>
            <w:color w:val="0000FF"/>
            <w:sz w:val="24"/>
            <w:u w:val="single"/>
          </w:rPr>
          <w:t>SAGE System meeting 1 August 1955, 1955 August 01</w:t>
        </w:r>
      </w:hyperlink>
    </w:p>
    <w:p w14:paraId="63B5F196" w14:textId="77777777" w:rsidR="004728DD" w:rsidRPr="00775E2D" w:rsidRDefault="004728DD" w:rsidP="004728DD">
      <w:pPr>
        <w:spacing w:after="0"/>
        <w:rPr>
          <w:rFonts w:ascii="Times New Roman" w:hAnsi="Times New Roman"/>
          <w:sz w:val="24"/>
        </w:rPr>
      </w:pPr>
      <w:hyperlink r:id="rId1851" w:history="1">
        <w:r w:rsidRPr="00775E2D">
          <w:rPr>
            <w:rFonts w:ascii="Times New Roman" w:hAnsi="Times New Roman"/>
            <w:color w:val="0000FF"/>
            <w:sz w:val="24"/>
            <w:u w:val="single"/>
          </w:rPr>
          <w:t>Air Force joint coordination meeting at IBM on January 13, 1955, 1955 January 19</w:t>
        </w:r>
      </w:hyperlink>
    </w:p>
    <w:p w14:paraId="5601E1C8" w14:textId="77777777" w:rsidR="004728DD" w:rsidRPr="00775E2D" w:rsidRDefault="004728DD" w:rsidP="004728DD">
      <w:pPr>
        <w:spacing w:after="0"/>
        <w:rPr>
          <w:rFonts w:ascii="Times New Roman" w:hAnsi="Times New Roman"/>
          <w:sz w:val="24"/>
        </w:rPr>
      </w:pPr>
      <w:hyperlink r:id="rId1852" w:history="1">
        <w:r w:rsidRPr="00775E2D">
          <w:rPr>
            <w:rFonts w:ascii="Times New Roman" w:hAnsi="Times New Roman"/>
            <w:color w:val="0000FF"/>
            <w:sz w:val="24"/>
            <w:u w:val="single"/>
          </w:rPr>
          <w:t>Master reference list of equipment specifications for XD-1, 1956 May 07</w:t>
        </w:r>
      </w:hyperlink>
    </w:p>
    <w:p w14:paraId="213F8AC7" w14:textId="77777777" w:rsidR="004728DD" w:rsidRPr="00775E2D" w:rsidRDefault="004728DD" w:rsidP="004728DD">
      <w:pPr>
        <w:spacing w:after="0"/>
        <w:rPr>
          <w:rFonts w:ascii="Times New Roman" w:hAnsi="Times New Roman"/>
          <w:sz w:val="24"/>
        </w:rPr>
      </w:pPr>
      <w:hyperlink r:id="rId1853" w:history="1">
        <w:r w:rsidRPr="00775E2D">
          <w:rPr>
            <w:rFonts w:ascii="Times New Roman" w:hAnsi="Times New Roman"/>
            <w:color w:val="0000FF"/>
            <w:sz w:val="24"/>
            <w:u w:val="single"/>
          </w:rPr>
          <w:t>SAGE System meeting 9 January 1956, 1956 January 09</w:t>
        </w:r>
      </w:hyperlink>
    </w:p>
    <w:p w14:paraId="1DBBB4F5" w14:textId="77777777" w:rsidR="004728DD" w:rsidRPr="00775E2D" w:rsidRDefault="004728DD" w:rsidP="004728DD">
      <w:pPr>
        <w:spacing w:after="0"/>
        <w:rPr>
          <w:rFonts w:ascii="Times New Roman" w:hAnsi="Times New Roman"/>
          <w:sz w:val="24"/>
        </w:rPr>
      </w:pPr>
      <w:hyperlink r:id="rId1854" w:history="1">
        <w:r w:rsidRPr="00775E2D">
          <w:rPr>
            <w:rFonts w:ascii="Times New Roman" w:hAnsi="Times New Roman"/>
            <w:color w:val="0000FF"/>
            <w:sz w:val="24"/>
            <w:u w:val="single"/>
          </w:rPr>
          <w:t>Proposed XD-1 evaluation, 20 May, 1955, 1955 May 17</w:t>
        </w:r>
      </w:hyperlink>
    </w:p>
    <w:p w14:paraId="4519EB7A" w14:textId="77777777" w:rsidR="004728DD" w:rsidRPr="00775E2D" w:rsidRDefault="004728DD" w:rsidP="004728DD">
      <w:pPr>
        <w:spacing w:after="0"/>
        <w:rPr>
          <w:rFonts w:ascii="Times New Roman" w:hAnsi="Times New Roman"/>
          <w:sz w:val="24"/>
        </w:rPr>
      </w:pPr>
      <w:hyperlink r:id="rId1855" w:history="1">
        <w:r w:rsidRPr="00775E2D">
          <w:rPr>
            <w:rFonts w:ascii="Times New Roman" w:hAnsi="Times New Roman"/>
            <w:color w:val="0000FF"/>
            <w:sz w:val="24"/>
            <w:u w:val="single"/>
          </w:rPr>
          <w:t>Minutes of the IBM-SO concurrence meeting no. 39 held at Lincoln Laboratory 29 September 1955, 1955 October 03</w:t>
        </w:r>
      </w:hyperlink>
    </w:p>
    <w:p w14:paraId="0E6B844F" w14:textId="77777777" w:rsidR="004728DD" w:rsidRPr="00775E2D" w:rsidRDefault="004728DD" w:rsidP="004728DD">
      <w:pPr>
        <w:spacing w:after="0"/>
        <w:rPr>
          <w:rFonts w:ascii="Times New Roman" w:hAnsi="Times New Roman"/>
          <w:sz w:val="24"/>
        </w:rPr>
      </w:pPr>
      <w:hyperlink r:id="rId1856" w:history="1">
        <w:r w:rsidRPr="00775E2D">
          <w:rPr>
            <w:rFonts w:ascii="Times New Roman" w:hAnsi="Times New Roman"/>
            <w:color w:val="0000FF"/>
            <w:sz w:val="24"/>
            <w:u w:val="single"/>
          </w:rPr>
          <w:t>Minutes of concurrence meeting no. 18, 1955 April 05</w:t>
        </w:r>
      </w:hyperlink>
    </w:p>
    <w:p w14:paraId="4DBF8E22" w14:textId="77777777" w:rsidR="004728DD" w:rsidRPr="00775E2D" w:rsidRDefault="004728DD" w:rsidP="004728DD">
      <w:pPr>
        <w:spacing w:after="0"/>
        <w:rPr>
          <w:rFonts w:ascii="Times New Roman" w:hAnsi="Times New Roman"/>
          <w:sz w:val="24"/>
        </w:rPr>
      </w:pPr>
      <w:hyperlink r:id="rId1857" w:history="1">
        <w:r w:rsidRPr="00775E2D">
          <w:rPr>
            <w:rFonts w:ascii="Times New Roman" w:hAnsi="Times New Roman"/>
            <w:color w:val="0000FF"/>
            <w:sz w:val="24"/>
            <w:u w:val="single"/>
          </w:rPr>
          <w:t>Laboratory personnel, 1955 July 01</w:t>
        </w:r>
      </w:hyperlink>
    </w:p>
    <w:p w14:paraId="48BC9A79" w14:textId="77777777" w:rsidR="004728DD" w:rsidRPr="00775E2D" w:rsidRDefault="004728DD" w:rsidP="004728DD">
      <w:pPr>
        <w:spacing w:after="0"/>
        <w:rPr>
          <w:rFonts w:ascii="Times New Roman" w:hAnsi="Times New Roman"/>
          <w:sz w:val="24"/>
        </w:rPr>
      </w:pPr>
      <w:hyperlink r:id="rId1858" w:history="1">
        <w:r w:rsidRPr="00775E2D">
          <w:rPr>
            <w:rFonts w:ascii="Times New Roman" w:hAnsi="Times New Roman"/>
            <w:color w:val="0000FF"/>
            <w:sz w:val="24"/>
            <w:u w:val="single"/>
          </w:rPr>
          <w:t>IBM-SO concurrence meeting no. 24 held at Lincoln Laboratory, 14 April 1955, 1955 April 15</w:t>
        </w:r>
      </w:hyperlink>
    </w:p>
    <w:p w14:paraId="067EF1EC" w14:textId="77777777" w:rsidR="004728DD" w:rsidRPr="00775E2D" w:rsidRDefault="004728DD" w:rsidP="004728DD">
      <w:pPr>
        <w:spacing w:after="0"/>
        <w:rPr>
          <w:rFonts w:ascii="Times New Roman" w:hAnsi="Times New Roman"/>
          <w:sz w:val="24"/>
        </w:rPr>
      </w:pPr>
      <w:hyperlink r:id="rId1859" w:history="1">
        <w:r w:rsidRPr="00775E2D">
          <w:rPr>
            <w:rFonts w:ascii="Times New Roman" w:hAnsi="Times New Roman"/>
            <w:color w:val="0000FF"/>
            <w:sz w:val="24"/>
            <w:u w:val="single"/>
          </w:rPr>
          <w:t>Minutes of IBM-MIT concurrence meeting no. 23, 7-8 April 1955, 1955 April 11</w:t>
        </w:r>
      </w:hyperlink>
    </w:p>
    <w:p w14:paraId="4F1395AB" w14:textId="77777777" w:rsidR="004728DD" w:rsidRPr="00775E2D" w:rsidRDefault="004728DD" w:rsidP="004728DD">
      <w:pPr>
        <w:spacing w:after="0"/>
        <w:rPr>
          <w:rFonts w:ascii="Times New Roman" w:hAnsi="Times New Roman"/>
          <w:sz w:val="24"/>
        </w:rPr>
      </w:pPr>
      <w:hyperlink r:id="rId1860" w:history="1">
        <w:r w:rsidRPr="00775E2D">
          <w:rPr>
            <w:rFonts w:ascii="Times New Roman" w:hAnsi="Times New Roman"/>
            <w:color w:val="0000FF"/>
            <w:sz w:val="24"/>
            <w:u w:val="single"/>
          </w:rPr>
          <w:t>Specifications for the central computer system for the AN/FSQ-7, supplement 1, 1955 March 10</w:t>
        </w:r>
      </w:hyperlink>
    </w:p>
    <w:p w14:paraId="3D619E08" w14:textId="77777777" w:rsidR="004728DD" w:rsidRPr="00775E2D" w:rsidRDefault="004728DD" w:rsidP="004728DD">
      <w:pPr>
        <w:spacing w:after="0"/>
        <w:rPr>
          <w:rFonts w:ascii="Times New Roman" w:hAnsi="Times New Roman"/>
          <w:sz w:val="24"/>
        </w:rPr>
      </w:pPr>
      <w:hyperlink r:id="rId1861" w:history="1">
        <w:r w:rsidRPr="00775E2D">
          <w:rPr>
            <w:rFonts w:ascii="Times New Roman" w:hAnsi="Times New Roman"/>
            <w:color w:val="0000FF"/>
            <w:sz w:val="24"/>
            <w:u w:val="single"/>
          </w:rPr>
          <w:t>Division 6 DR Reports, 1955 April 13</w:t>
        </w:r>
      </w:hyperlink>
    </w:p>
    <w:p w14:paraId="64F87BBC" w14:textId="77777777" w:rsidR="004728DD" w:rsidRPr="00775E2D" w:rsidRDefault="004728DD" w:rsidP="004728DD">
      <w:pPr>
        <w:spacing w:after="0"/>
        <w:rPr>
          <w:rFonts w:ascii="Times New Roman" w:hAnsi="Times New Roman"/>
          <w:sz w:val="24"/>
        </w:rPr>
      </w:pPr>
      <w:hyperlink r:id="rId1862" w:history="1">
        <w:r w:rsidRPr="00775E2D">
          <w:rPr>
            <w:rFonts w:ascii="Times New Roman" w:hAnsi="Times New Roman"/>
            <w:color w:val="0000FF"/>
            <w:sz w:val="24"/>
            <w:u w:val="single"/>
          </w:rPr>
          <w:t>Documents to be sent to IBM, 1955 June 21</w:t>
        </w:r>
      </w:hyperlink>
    </w:p>
    <w:p w14:paraId="2BAFCB8B" w14:textId="77777777" w:rsidR="004728DD" w:rsidRPr="00775E2D" w:rsidRDefault="004728DD" w:rsidP="004728DD">
      <w:pPr>
        <w:spacing w:after="0"/>
        <w:rPr>
          <w:rFonts w:ascii="Times New Roman" w:hAnsi="Times New Roman"/>
          <w:sz w:val="24"/>
        </w:rPr>
      </w:pPr>
      <w:hyperlink r:id="rId1863" w:history="1">
        <w:r w:rsidRPr="00775E2D">
          <w:rPr>
            <w:rFonts w:ascii="Times New Roman" w:hAnsi="Times New Roman"/>
            <w:color w:val="0000FF"/>
            <w:sz w:val="24"/>
            <w:u w:val="single"/>
          </w:rPr>
          <w:t>IBM-SO concurrence meeting no. 30 held at Lincoln Laboratory 15 June 1955, 1955 June 20</w:t>
        </w:r>
      </w:hyperlink>
    </w:p>
    <w:p w14:paraId="12204AB9" w14:textId="77777777" w:rsidR="004728DD" w:rsidRPr="00775E2D" w:rsidRDefault="004728DD" w:rsidP="004728DD">
      <w:pPr>
        <w:spacing w:after="0"/>
        <w:rPr>
          <w:rFonts w:ascii="Times New Roman" w:hAnsi="Times New Roman"/>
          <w:sz w:val="24"/>
        </w:rPr>
      </w:pPr>
      <w:hyperlink r:id="rId1864" w:history="1">
        <w:r w:rsidRPr="00775E2D">
          <w:rPr>
            <w:rFonts w:ascii="Times New Roman" w:hAnsi="Times New Roman"/>
            <w:color w:val="0000FF"/>
            <w:sz w:val="24"/>
            <w:u w:val="single"/>
          </w:rPr>
          <w:t>Minutes of the IBM-SO concurrence meeting no. 41 held at Lincoln Laboratory 14 October 1955, 1955 October 18</w:t>
        </w:r>
      </w:hyperlink>
    </w:p>
    <w:p w14:paraId="7BDF49A9" w14:textId="77777777" w:rsidR="004728DD" w:rsidRPr="00775E2D" w:rsidRDefault="004728DD" w:rsidP="004728DD">
      <w:pPr>
        <w:spacing w:after="0"/>
        <w:rPr>
          <w:rFonts w:ascii="Times New Roman" w:hAnsi="Times New Roman"/>
          <w:sz w:val="24"/>
        </w:rPr>
      </w:pPr>
      <w:hyperlink r:id="rId1865" w:history="1">
        <w:r w:rsidRPr="00775E2D">
          <w:rPr>
            <w:rFonts w:ascii="Times New Roman" w:hAnsi="Times New Roman"/>
            <w:color w:val="0000FF"/>
            <w:sz w:val="24"/>
            <w:u w:val="single"/>
          </w:rPr>
          <w:t>Memory-plane margins: DCL-2-720 cores vs. S-1 cores, 1955 February 21</w:t>
        </w:r>
      </w:hyperlink>
    </w:p>
    <w:p w14:paraId="4019C9E9" w14:textId="77777777" w:rsidR="004728DD" w:rsidRPr="00775E2D" w:rsidRDefault="004728DD" w:rsidP="004728DD">
      <w:pPr>
        <w:spacing w:after="0"/>
        <w:rPr>
          <w:rFonts w:ascii="Times New Roman" w:hAnsi="Times New Roman"/>
          <w:sz w:val="24"/>
        </w:rPr>
      </w:pPr>
      <w:hyperlink r:id="rId1866" w:history="1">
        <w:r w:rsidRPr="00775E2D">
          <w:rPr>
            <w:rFonts w:ascii="Times New Roman" w:hAnsi="Times New Roman"/>
            <w:color w:val="0000FF"/>
            <w:sz w:val="24"/>
            <w:u w:val="single"/>
          </w:rPr>
          <w:t xml:space="preserve">Time schedule for XD-1 </w:t>
        </w:r>
        <w:proofErr w:type="gramStart"/>
        <w:r w:rsidRPr="00775E2D">
          <w:rPr>
            <w:rFonts w:ascii="Times New Roman" w:hAnsi="Times New Roman"/>
            <w:color w:val="0000FF"/>
            <w:sz w:val="24"/>
            <w:u w:val="single"/>
          </w:rPr>
          <w:t>machine</w:t>
        </w:r>
        <w:proofErr w:type="gramEnd"/>
        <w:r w:rsidRPr="00775E2D">
          <w:rPr>
            <w:rFonts w:ascii="Times New Roman" w:hAnsi="Times New Roman"/>
            <w:color w:val="0000FF"/>
            <w:sz w:val="24"/>
            <w:u w:val="single"/>
          </w:rPr>
          <w:t xml:space="preserve"> specifications and evaluation reports, 1955 February 07</w:t>
        </w:r>
      </w:hyperlink>
    </w:p>
    <w:p w14:paraId="3863D0AD" w14:textId="77777777" w:rsidR="004728DD" w:rsidRPr="00775E2D" w:rsidRDefault="004728DD" w:rsidP="004728DD">
      <w:pPr>
        <w:spacing w:after="0"/>
        <w:rPr>
          <w:rFonts w:ascii="Times New Roman" w:hAnsi="Times New Roman"/>
          <w:sz w:val="24"/>
        </w:rPr>
      </w:pPr>
      <w:hyperlink r:id="rId1867" w:history="1">
        <w:r w:rsidRPr="00775E2D">
          <w:rPr>
            <w:rFonts w:ascii="Times New Roman" w:hAnsi="Times New Roman"/>
            <w:color w:val="0000FF"/>
            <w:sz w:val="24"/>
            <w:u w:val="single"/>
          </w:rPr>
          <w:t>X-Y tests on memory plane units, 1955 April 11</w:t>
        </w:r>
      </w:hyperlink>
    </w:p>
    <w:p w14:paraId="68495F4D" w14:textId="77777777" w:rsidR="004728DD" w:rsidRPr="00775E2D" w:rsidRDefault="004728DD" w:rsidP="004728DD">
      <w:pPr>
        <w:spacing w:after="0"/>
        <w:rPr>
          <w:rFonts w:ascii="Times New Roman" w:hAnsi="Times New Roman"/>
          <w:sz w:val="24"/>
        </w:rPr>
      </w:pPr>
      <w:hyperlink r:id="rId1868" w:history="1">
        <w:r w:rsidRPr="00775E2D">
          <w:rPr>
            <w:rFonts w:ascii="Times New Roman" w:hAnsi="Times New Roman"/>
            <w:color w:val="0000FF"/>
            <w:sz w:val="24"/>
            <w:u w:val="single"/>
          </w:rPr>
          <w:t>Results of the system tests performed on AN/FSQ-7 (XD-1) during October 1955, 1955 December 02</w:t>
        </w:r>
      </w:hyperlink>
    </w:p>
    <w:p w14:paraId="61DA00BC" w14:textId="77777777" w:rsidR="004728DD" w:rsidRPr="00775E2D" w:rsidRDefault="004728DD" w:rsidP="004728DD">
      <w:pPr>
        <w:spacing w:after="0"/>
        <w:rPr>
          <w:rFonts w:ascii="Times New Roman" w:hAnsi="Times New Roman"/>
          <w:sz w:val="24"/>
        </w:rPr>
      </w:pPr>
      <w:hyperlink r:id="rId1869" w:history="1">
        <w:r w:rsidRPr="00775E2D">
          <w:rPr>
            <w:rFonts w:ascii="Times New Roman" w:hAnsi="Times New Roman"/>
            <w:color w:val="0000FF"/>
            <w:sz w:val="24"/>
            <w:u w:val="single"/>
          </w:rPr>
          <w:t>SAGE System meeting 8 August 1955, 1955 August 08</w:t>
        </w:r>
      </w:hyperlink>
    </w:p>
    <w:p w14:paraId="035B1E7E" w14:textId="77777777" w:rsidR="004728DD" w:rsidRPr="00775E2D" w:rsidRDefault="004728DD" w:rsidP="004728DD">
      <w:pPr>
        <w:spacing w:after="0"/>
        <w:rPr>
          <w:rFonts w:ascii="Times New Roman" w:hAnsi="Times New Roman"/>
          <w:sz w:val="24"/>
        </w:rPr>
      </w:pPr>
      <w:hyperlink r:id="rId1870" w:history="1">
        <w:r w:rsidRPr="00775E2D">
          <w:rPr>
            <w:rFonts w:ascii="Times New Roman" w:hAnsi="Times New Roman"/>
            <w:color w:val="0000FF"/>
            <w:sz w:val="24"/>
            <w:u w:val="single"/>
          </w:rPr>
          <w:t>Master reference list of equipment specifications for XD-1, 1956 October 15</w:t>
        </w:r>
      </w:hyperlink>
    </w:p>
    <w:p w14:paraId="59AD745B" w14:textId="77777777" w:rsidR="004728DD" w:rsidRPr="00775E2D" w:rsidRDefault="004728DD" w:rsidP="004728DD">
      <w:pPr>
        <w:spacing w:after="0"/>
        <w:rPr>
          <w:rFonts w:ascii="Times New Roman" w:hAnsi="Times New Roman"/>
          <w:sz w:val="24"/>
        </w:rPr>
      </w:pPr>
      <w:hyperlink r:id="rId1871" w:history="1">
        <w:r w:rsidRPr="00775E2D">
          <w:rPr>
            <w:rFonts w:ascii="Times New Roman" w:hAnsi="Times New Roman"/>
            <w:color w:val="0000FF"/>
            <w:sz w:val="24"/>
            <w:u w:val="single"/>
          </w:rPr>
          <w:t>The cryotron - a superconductive computer component, 1955 August 22</w:t>
        </w:r>
      </w:hyperlink>
    </w:p>
    <w:p w14:paraId="6E55A3D1" w14:textId="77777777" w:rsidR="004728DD" w:rsidRPr="00775E2D" w:rsidRDefault="004728DD" w:rsidP="004728DD">
      <w:pPr>
        <w:spacing w:after="0"/>
        <w:rPr>
          <w:rFonts w:ascii="Times New Roman" w:hAnsi="Times New Roman"/>
          <w:sz w:val="24"/>
        </w:rPr>
      </w:pPr>
      <w:hyperlink r:id="rId1872" w:history="1">
        <w:r w:rsidRPr="00775E2D">
          <w:rPr>
            <w:rFonts w:ascii="Times New Roman" w:hAnsi="Times New Roman"/>
            <w:color w:val="0000FF"/>
            <w:sz w:val="24"/>
            <w:u w:val="single"/>
          </w:rPr>
          <w:t>SAGE System meeting 28 November 1955, 1955 November 28</w:t>
        </w:r>
      </w:hyperlink>
    </w:p>
    <w:p w14:paraId="667A842E" w14:textId="77777777" w:rsidR="004728DD" w:rsidRPr="00775E2D" w:rsidRDefault="004728DD" w:rsidP="004728DD">
      <w:pPr>
        <w:spacing w:after="0"/>
        <w:rPr>
          <w:rFonts w:ascii="Times New Roman" w:hAnsi="Times New Roman"/>
          <w:sz w:val="24"/>
        </w:rPr>
      </w:pPr>
      <w:hyperlink r:id="rId1873" w:history="1">
        <w:r w:rsidRPr="00775E2D">
          <w:rPr>
            <w:rFonts w:ascii="Times New Roman" w:hAnsi="Times New Roman"/>
            <w:color w:val="0000FF"/>
            <w:sz w:val="24"/>
            <w:u w:val="single"/>
          </w:rPr>
          <w:t>SAGE System meeting 17 October 1955, 1955 October 17</w:t>
        </w:r>
      </w:hyperlink>
    </w:p>
    <w:p w14:paraId="052DD146" w14:textId="77777777" w:rsidR="004728DD" w:rsidRPr="00775E2D" w:rsidRDefault="004728DD" w:rsidP="004728DD">
      <w:pPr>
        <w:spacing w:after="0"/>
        <w:rPr>
          <w:rFonts w:ascii="Times New Roman" w:hAnsi="Times New Roman"/>
          <w:sz w:val="24"/>
        </w:rPr>
      </w:pPr>
      <w:hyperlink r:id="rId1874" w:history="1">
        <w:r w:rsidRPr="00775E2D">
          <w:rPr>
            <w:rFonts w:ascii="Times New Roman" w:hAnsi="Times New Roman"/>
            <w:color w:val="0000FF"/>
            <w:sz w:val="24"/>
            <w:u w:val="single"/>
          </w:rPr>
          <w:t>SAGE System meeting 31 October 1955, 1955 October 31</w:t>
        </w:r>
      </w:hyperlink>
    </w:p>
    <w:p w14:paraId="49C227DF" w14:textId="77777777" w:rsidR="004728DD" w:rsidRPr="00775E2D" w:rsidRDefault="004728DD" w:rsidP="004728DD">
      <w:pPr>
        <w:spacing w:after="0"/>
        <w:rPr>
          <w:rFonts w:ascii="Times New Roman" w:hAnsi="Times New Roman"/>
          <w:sz w:val="24"/>
        </w:rPr>
      </w:pPr>
      <w:hyperlink r:id="rId1875" w:history="1">
        <w:r w:rsidRPr="00775E2D">
          <w:rPr>
            <w:rFonts w:ascii="Times New Roman" w:hAnsi="Times New Roman"/>
            <w:color w:val="0000FF"/>
            <w:sz w:val="24"/>
            <w:u w:val="single"/>
          </w:rPr>
          <w:t>Master reference list of equipment specifications for XD-1, 1956 August 27</w:t>
        </w:r>
      </w:hyperlink>
    </w:p>
    <w:p w14:paraId="38806DC1" w14:textId="77777777" w:rsidR="004728DD" w:rsidRPr="00775E2D" w:rsidRDefault="004728DD" w:rsidP="004728DD">
      <w:pPr>
        <w:spacing w:after="0"/>
        <w:rPr>
          <w:rFonts w:ascii="Times New Roman" w:hAnsi="Times New Roman"/>
          <w:sz w:val="24"/>
        </w:rPr>
      </w:pPr>
      <w:hyperlink r:id="rId1876" w:history="1">
        <w:r w:rsidRPr="00775E2D">
          <w:rPr>
            <w:rFonts w:ascii="Times New Roman" w:hAnsi="Times New Roman"/>
            <w:color w:val="0000FF"/>
            <w:sz w:val="24"/>
            <w:u w:val="single"/>
          </w:rPr>
          <w:t>Test planning, concurrence, and conduct in the SAGE system, 1955 August 31</w:t>
        </w:r>
      </w:hyperlink>
    </w:p>
    <w:p w14:paraId="31FF537D" w14:textId="77777777" w:rsidR="004728DD" w:rsidRPr="00775E2D" w:rsidRDefault="004728DD" w:rsidP="004728DD">
      <w:pPr>
        <w:spacing w:after="0"/>
        <w:rPr>
          <w:rFonts w:ascii="Times New Roman" w:hAnsi="Times New Roman"/>
          <w:sz w:val="24"/>
        </w:rPr>
      </w:pPr>
      <w:hyperlink r:id="rId1877" w:history="1">
        <w:r w:rsidRPr="00775E2D">
          <w:rPr>
            <w:rFonts w:ascii="Times New Roman" w:hAnsi="Times New Roman"/>
            <w:color w:val="0000FF"/>
            <w:sz w:val="24"/>
            <w:u w:val="single"/>
          </w:rPr>
          <w:t>Master reference list of equipment specifications for XD-1, 1955 October 11</w:t>
        </w:r>
      </w:hyperlink>
    </w:p>
    <w:p w14:paraId="2B32BC1A" w14:textId="77777777" w:rsidR="004728DD" w:rsidRPr="00775E2D" w:rsidRDefault="004728DD" w:rsidP="004728DD">
      <w:pPr>
        <w:spacing w:after="0"/>
        <w:rPr>
          <w:rFonts w:ascii="Times New Roman" w:hAnsi="Times New Roman"/>
          <w:sz w:val="24"/>
        </w:rPr>
      </w:pPr>
      <w:hyperlink r:id="rId1878" w:history="1">
        <w:r w:rsidRPr="00775E2D">
          <w:rPr>
            <w:rFonts w:ascii="Times New Roman" w:hAnsi="Times New Roman"/>
            <w:color w:val="0000FF"/>
            <w:sz w:val="24"/>
            <w:u w:val="single"/>
          </w:rPr>
          <w:t>Laboratory personnel, 1955 October 01</w:t>
        </w:r>
      </w:hyperlink>
    </w:p>
    <w:p w14:paraId="5466F52E" w14:textId="77777777" w:rsidR="004728DD" w:rsidRPr="00775E2D" w:rsidRDefault="004728DD" w:rsidP="004728DD">
      <w:pPr>
        <w:spacing w:after="0"/>
        <w:rPr>
          <w:rFonts w:ascii="Times New Roman" w:hAnsi="Times New Roman"/>
          <w:sz w:val="24"/>
        </w:rPr>
      </w:pPr>
      <w:hyperlink r:id="rId1879" w:history="1">
        <w:r w:rsidRPr="00775E2D">
          <w:rPr>
            <w:rFonts w:ascii="Times New Roman" w:hAnsi="Times New Roman"/>
            <w:color w:val="0000FF"/>
            <w:sz w:val="24"/>
            <w:u w:val="single"/>
          </w:rPr>
          <w:t>Specifications for the central computer system for the AN/FSQ-7, supplement 6, 1956 January 19</w:t>
        </w:r>
      </w:hyperlink>
    </w:p>
    <w:p w14:paraId="0CD8C759" w14:textId="77777777" w:rsidR="004728DD" w:rsidRPr="00775E2D" w:rsidRDefault="004728DD" w:rsidP="004728DD">
      <w:pPr>
        <w:spacing w:after="0"/>
        <w:rPr>
          <w:rFonts w:ascii="Times New Roman" w:hAnsi="Times New Roman"/>
          <w:sz w:val="24"/>
        </w:rPr>
      </w:pPr>
      <w:hyperlink r:id="rId1880" w:history="1">
        <w:r w:rsidRPr="00775E2D">
          <w:rPr>
            <w:rFonts w:ascii="Times New Roman" w:hAnsi="Times New Roman"/>
            <w:color w:val="0000FF"/>
            <w:sz w:val="24"/>
            <w:u w:val="single"/>
          </w:rPr>
          <w:t>Laboratory personnel, 1955 May 02</w:t>
        </w:r>
      </w:hyperlink>
    </w:p>
    <w:p w14:paraId="73644871" w14:textId="77777777" w:rsidR="004728DD" w:rsidRPr="00775E2D" w:rsidRDefault="004728DD" w:rsidP="004728DD">
      <w:pPr>
        <w:spacing w:after="0"/>
        <w:rPr>
          <w:rFonts w:ascii="Times New Roman" w:hAnsi="Times New Roman"/>
          <w:sz w:val="24"/>
        </w:rPr>
      </w:pPr>
      <w:hyperlink r:id="rId1881" w:history="1">
        <w:r w:rsidRPr="00775E2D">
          <w:rPr>
            <w:rFonts w:ascii="Times New Roman" w:hAnsi="Times New Roman"/>
            <w:color w:val="0000FF"/>
            <w:sz w:val="24"/>
            <w:u w:val="single"/>
          </w:rPr>
          <w:t>Master reference list of equipment specifications for XD-1, 1958 March 28</w:t>
        </w:r>
      </w:hyperlink>
    </w:p>
    <w:p w14:paraId="693C1035" w14:textId="77777777" w:rsidR="004728DD" w:rsidRPr="00775E2D" w:rsidRDefault="004728DD" w:rsidP="004728DD">
      <w:pPr>
        <w:spacing w:after="0"/>
        <w:rPr>
          <w:rFonts w:ascii="Times New Roman" w:hAnsi="Times New Roman"/>
          <w:sz w:val="24"/>
        </w:rPr>
      </w:pPr>
      <w:hyperlink r:id="rId1882" w:history="1">
        <w:r w:rsidRPr="00775E2D">
          <w:rPr>
            <w:rFonts w:ascii="Times New Roman" w:hAnsi="Times New Roman"/>
            <w:color w:val="0000FF"/>
            <w:sz w:val="24"/>
            <w:u w:val="single"/>
          </w:rPr>
          <w:t>Transients for cryotron tree switch, 1956 March 30</w:t>
        </w:r>
      </w:hyperlink>
    </w:p>
    <w:p w14:paraId="4046B684" w14:textId="77777777" w:rsidR="004728DD" w:rsidRPr="00775E2D" w:rsidRDefault="004728DD" w:rsidP="004728DD">
      <w:pPr>
        <w:spacing w:after="0"/>
        <w:rPr>
          <w:rFonts w:ascii="Times New Roman" w:hAnsi="Times New Roman"/>
          <w:sz w:val="24"/>
        </w:rPr>
      </w:pPr>
      <w:hyperlink r:id="rId1883" w:history="1">
        <w:r w:rsidRPr="00775E2D">
          <w:rPr>
            <w:rFonts w:ascii="Times New Roman" w:hAnsi="Times New Roman"/>
            <w:color w:val="0000FF"/>
            <w:sz w:val="24"/>
            <w:u w:val="single"/>
          </w:rPr>
          <w:t>SAGE System meeting, 30 April 1956, 1956 April 30</w:t>
        </w:r>
      </w:hyperlink>
    </w:p>
    <w:p w14:paraId="73D4CA0E" w14:textId="77777777" w:rsidR="004728DD" w:rsidRPr="00775E2D" w:rsidRDefault="004728DD" w:rsidP="004728DD">
      <w:pPr>
        <w:spacing w:after="0"/>
        <w:rPr>
          <w:rFonts w:ascii="Times New Roman" w:hAnsi="Times New Roman"/>
          <w:sz w:val="24"/>
        </w:rPr>
      </w:pPr>
      <w:hyperlink r:id="rId1884" w:history="1">
        <w:r w:rsidRPr="00775E2D">
          <w:rPr>
            <w:rFonts w:ascii="Times New Roman" w:hAnsi="Times New Roman"/>
            <w:color w:val="0000FF"/>
            <w:sz w:val="24"/>
            <w:u w:val="single"/>
          </w:rPr>
          <w:t>Personnel list, 1956 March 01</w:t>
        </w:r>
      </w:hyperlink>
    </w:p>
    <w:p w14:paraId="45586EB3" w14:textId="77777777" w:rsidR="004728DD" w:rsidRPr="00775E2D" w:rsidRDefault="004728DD" w:rsidP="004728DD">
      <w:pPr>
        <w:spacing w:after="0"/>
        <w:rPr>
          <w:rFonts w:ascii="Times New Roman" w:hAnsi="Times New Roman"/>
          <w:sz w:val="24"/>
        </w:rPr>
      </w:pPr>
      <w:hyperlink r:id="rId1885" w:history="1">
        <w:r w:rsidRPr="00775E2D">
          <w:rPr>
            <w:rFonts w:ascii="Times New Roman" w:hAnsi="Times New Roman"/>
            <w:color w:val="0000FF"/>
            <w:sz w:val="24"/>
            <w:u w:val="single"/>
          </w:rPr>
          <w:t>Memory core heating by switching at high frequencies, 1956 January 31</w:t>
        </w:r>
      </w:hyperlink>
    </w:p>
    <w:p w14:paraId="6C9BAD5B" w14:textId="77777777" w:rsidR="004728DD" w:rsidRPr="00775E2D" w:rsidRDefault="004728DD" w:rsidP="004728DD">
      <w:pPr>
        <w:spacing w:after="0"/>
        <w:rPr>
          <w:rFonts w:ascii="Times New Roman" w:hAnsi="Times New Roman"/>
          <w:sz w:val="24"/>
        </w:rPr>
      </w:pPr>
      <w:hyperlink r:id="rId1886" w:history="1">
        <w:r w:rsidRPr="00775E2D">
          <w:rPr>
            <w:rFonts w:ascii="Times New Roman" w:hAnsi="Times New Roman"/>
            <w:color w:val="0000FF"/>
            <w:sz w:val="24"/>
            <w:u w:val="single"/>
          </w:rPr>
          <w:t>Sage System meeting, 23 January 1956, 1956 January 23</w:t>
        </w:r>
      </w:hyperlink>
    </w:p>
    <w:p w14:paraId="2B565E37" w14:textId="77777777" w:rsidR="004728DD" w:rsidRPr="00775E2D" w:rsidRDefault="004728DD" w:rsidP="004728DD">
      <w:pPr>
        <w:spacing w:after="0"/>
        <w:rPr>
          <w:rFonts w:ascii="Times New Roman" w:hAnsi="Times New Roman"/>
          <w:sz w:val="24"/>
        </w:rPr>
      </w:pPr>
      <w:hyperlink r:id="rId1887" w:history="1">
        <w:r w:rsidRPr="00775E2D">
          <w:rPr>
            <w:rFonts w:ascii="Times New Roman" w:hAnsi="Times New Roman"/>
            <w:color w:val="0000FF"/>
            <w:sz w:val="24"/>
            <w:u w:val="single"/>
          </w:rPr>
          <w:t>Minutes of the IBM-DCO Concurrence meeting no.60 held at Lincoln Laboratory 26 April 1956, 1956 April 27</w:t>
        </w:r>
      </w:hyperlink>
    </w:p>
    <w:p w14:paraId="2B693C06" w14:textId="77777777" w:rsidR="004728DD" w:rsidRPr="00775E2D" w:rsidRDefault="004728DD" w:rsidP="004728DD">
      <w:pPr>
        <w:spacing w:after="0"/>
        <w:rPr>
          <w:rFonts w:ascii="Times New Roman" w:hAnsi="Times New Roman"/>
          <w:sz w:val="24"/>
        </w:rPr>
      </w:pPr>
      <w:hyperlink r:id="rId1888" w:history="1">
        <w:r w:rsidRPr="00775E2D">
          <w:rPr>
            <w:rFonts w:ascii="Times New Roman" w:hAnsi="Times New Roman"/>
            <w:color w:val="0000FF"/>
            <w:sz w:val="24"/>
            <w:u w:val="single"/>
          </w:rPr>
          <w:t>Sage System meeting, 16 January 1956, 1956 January 16</w:t>
        </w:r>
      </w:hyperlink>
    </w:p>
    <w:p w14:paraId="7F307610" w14:textId="77777777" w:rsidR="004728DD" w:rsidRPr="00775E2D" w:rsidRDefault="004728DD" w:rsidP="004728DD">
      <w:pPr>
        <w:spacing w:after="0"/>
        <w:rPr>
          <w:rFonts w:ascii="Times New Roman" w:hAnsi="Times New Roman"/>
          <w:sz w:val="24"/>
        </w:rPr>
      </w:pPr>
      <w:hyperlink r:id="rId1889" w:history="1">
        <w:r w:rsidRPr="00775E2D">
          <w:rPr>
            <w:rFonts w:ascii="Times New Roman" w:hAnsi="Times New Roman"/>
            <w:color w:val="0000FF"/>
            <w:sz w:val="24"/>
            <w:u w:val="single"/>
          </w:rPr>
          <w:t>SAGE System meeting, 23 April 1956, 1956 April 23</w:t>
        </w:r>
      </w:hyperlink>
    </w:p>
    <w:p w14:paraId="012E3363" w14:textId="77777777" w:rsidR="004728DD" w:rsidRPr="00775E2D" w:rsidRDefault="004728DD" w:rsidP="004728DD">
      <w:pPr>
        <w:spacing w:after="0"/>
        <w:rPr>
          <w:rFonts w:ascii="Times New Roman" w:hAnsi="Times New Roman"/>
          <w:sz w:val="24"/>
        </w:rPr>
      </w:pPr>
      <w:hyperlink r:id="rId1890" w:history="1">
        <w:r w:rsidRPr="00775E2D">
          <w:rPr>
            <w:rFonts w:ascii="Times New Roman" w:hAnsi="Times New Roman"/>
            <w:color w:val="0000FF"/>
            <w:sz w:val="24"/>
            <w:u w:val="single"/>
          </w:rPr>
          <w:t>Personnel list, 1956 June 01</w:t>
        </w:r>
      </w:hyperlink>
    </w:p>
    <w:p w14:paraId="6475FBE9" w14:textId="77777777" w:rsidR="004728DD" w:rsidRPr="00775E2D" w:rsidRDefault="004728DD" w:rsidP="004728DD">
      <w:pPr>
        <w:spacing w:after="0"/>
        <w:rPr>
          <w:rFonts w:ascii="Times New Roman" w:hAnsi="Times New Roman"/>
          <w:sz w:val="24"/>
        </w:rPr>
      </w:pPr>
      <w:hyperlink r:id="rId1891" w:history="1">
        <w:r w:rsidRPr="00775E2D">
          <w:rPr>
            <w:rFonts w:ascii="Times New Roman" w:hAnsi="Times New Roman"/>
            <w:color w:val="0000FF"/>
            <w:sz w:val="24"/>
            <w:u w:val="single"/>
          </w:rPr>
          <w:t>The noise problem in the coincident-current memory matrix, 1956 February 13</w:t>
        </w:r>
      </w:hyperlink>
    </w:p>
    <w:p w14:paraId="1D4DF429" w14:textId="77777777" w:rsidR="004728DD" w:rsidRPr="00775E2D" w:rsidRDefault="004728DD" w:rsidP="004728DD">
      <w:pPr>
        <w:spacing w:after="0"/>
        <w:rPr>
          <w:rFonts w:ascii="Times New Roman" w:hAnsi="Times New Roman"/>
          <w:sz w:val="24"/>
        </w:rPr>
      </w:pPr>
      <w:hyperlink r:id="rId1892" w:history="1">
        <w:r w:rsidRPr="00775E2D">
          <w:rPr>
            <w:rFonts w:ascii="Times New Roman" w:hAnsi="Times New Roman"/>
            <w:color w:val="0000FF"/>
            <w:sz w:val="24"/>
            <w:u w:val="single"/>
          </w:rPr>
          <w:t>Minutes of the IBM-DCO Concurrence meeting no.58 held at Lincoln Laboratory 5 April 1956, 1956 April 09</w:t>
        </w:r>
      </w:hyperlink>
    </w:p>
    <w:p w14:paraId="529C9805" w14:textId="77777777" w:rsidR="004728DD" w:rsidRPr="00775E2D" w:rsidRDefault="004728DD" w:rsidP="004728DD">
      <w:pPr>
        <w:spacing w:after="0"/>
        <w:rPr>
          <w:rFonts w:ascii="Times New Roman" w:hAnsi="Times New Roman"/>
          <w:sz w:val="24"/>
        </w:rPr>
      </w:pPr>
      <w:hyperlink r:id="rId1893" w:history="1">
        <w:r w:rsidRPr="00775E2D">
          <w:rPr>
            <w:rFonts w:ascii="Times New Roman" w:hAnsi="Times New Roman"/>
            <w:color w:val="0000FF"/>
            <w:sz w:val="24"/>
            <w:u w:val="single"/>
          </w:rPr>
          <w:t>SAGE System meeting, 26 March 1956, 1956 March 26</w:t>
        </w:r>
      </w:hyperlink>
    </w:p>
    <w:p w14:paraId="5C80CA76" w14:textId="77777777" w:rsidR="004728DD" w:rsidRPr="00775E2D" w:rsidRDefault="004728DD" w:rsidP="004728DD">
      <w:pPr>
        <w:spacing w:after="0"/>
        <w:rPr>
          <w:rFonts w:ascii="Times New Roman" w:hAnsi="Times New Roman"/>
          <w:sz w:val="24"/>
        </w:rPr>
      </w:pPr>
      <w:hyperlink r:id="rId1894" w:history="1">
        <w:r w:rsidRPr="00775E2D">
          <w:rPr>
            <w:rFonts w:ascii="Times New Roman" w:hAnsi="Times New Roman"/>
            <w:color w:val="0000FF"/>
            <w:sz w:val="24"/>
            <w:u w:val="single"/>
          </w:rPr>
          <w:t>Group organization list, 1956 February 01</w:t>
        </w:r>
      </w:hyperlink>
    </w:p>
    <w:p w14:paraId="53E3F81E" w14:textId="77777777" w:rsidR="004728DD" w:rsidRPr="00775E2D" w:rsidRDefault="004728DD" w:rsidP="004728DD">
      <w:pPr>
        <w:spacing w:after="0"/>
        <w:rPr>
          <w:rFonts w:ascii="Times New Roman" w:hAnsi="Times New Roman"/>
          <w:sz w:val="24"/>
        </w:rPr>
      </w:pPr>
      <w:hyperlink r:id="rId1895" w:history="1">
        <w:r w:rsidRPr="00775E2D">
          <w:rPr>
            <w:rFonts w:ascii="Times New Roman" w:hAnsi="Times New Roman"/>
            <w:color w:val="0000FF"/>
            <w:sz w:val="24"/>
            <w:u w:val="single"/>
          </w:rPr>
          <w:t>SAGE System meeting, 14 May 1956, 1956 May 14</w:t>
        </w:r>
      </w:hyperlink>
    </w:p>
    <w:p w14:paraId="6BB27C46" w14:textId="77777777" w:rsidR="004728DD" w:rsidRPr="00775E2D" w:rsidRDefault="004728DD" w:rsidP="004728DD">
      <w:pPr>
        <w:spacing w:after="0"/>
        <w:rPr>
          <w:rFonts w:ascii="Times New Roman" w:hAnsi="Times New Roman"/>
          <w:sz w:val="24"/>
        </w:rPr>
      </w:pPr>
      <w:hyperlink r:id="rId1896" w:history="1">
        <w:r w:rsidRPr="00775E2D">
          <w:rPr>
            <w:rFonts w:ascii="Times New Roman" w:hAnsi="Times New Roman"/>
            <w:color w:val="0000FF"/>
            <w:sz w:val="24"/>
            <w:u w:val="single"/>
          </w:rPr>
          <w:t>Minutes of the IBM-DCO Concurrence meeting no.62 held at Lincoln Laboratory 27 May 1956, 1956 May 21</w:t>
        </w:r>
      </w:hyperlink>
    </w:p>
    <w:p w14:paraId="3956806B" w14:textId="77777777" w:rsidR="004728DD" w:rsidRPr="00775E2D" w:rsidRDefault="004728DD" w:rsidP="004728DD">
      <w:pPr>
        <w:spacing w:after="0"/>
        <w:rPr>
          <w:rFonts w:ascii="Times New Roman" w:hAnsi="Times New Roman"/>
          <w:sz w:val="24"/>
        </w:rPr>
      </w:pPr>
      <w:hyperlink r:id="rId1897" w:history="1">
        <w:r w:rsidRPr="00775E2D">
          <w:rPr>
            <w:rFonts w:ascii="Times New Roman" w:hAnsi="Times New Roman"/>
            <w:color w:val="0000FF"/>
            <w:sz w:val="24"/>
            <w:u w:val="single"/>
          </w:rPr>
          <w:t>Sage System meeting, 30 January 1956, 1956 January 30</w:t>
        </w:r>
      </w:hyperlink>
    </w:p>
    <w:p w14:paraId="46894D6E" w14:textId="77777777" w:rsidR="004728DD" w:rsidRPr="00775E2D" w:rsidRDefault="004728DD" w:rsidP="004728DD">
      <w:pPr>
        <w:spacing w:after="0"/>
        <w:rPr>
          <w:rFonts w:ascii="Times New Roman" w:hAnsi="Times New Roman"/>
          <w:sz w:val="24"/>
        </w:rPr>
      </w:pPr>
      <w:hyperlink r:id="rId1898" w:history="1">
        <w:r w:rsidRPr="00775E2D">
          <w:rPr>
            <w:rFonts w:ascii="Times New Roman" w:hAnsi="Times New Roman"/>
            <w:color w:val="0000FF"/>
            <w:sz w:val="24"/>
            <w:u w:val="single"/>
          </w:rPr>
          <w:t>SAGE System meeting, 21 May 1956, 1956 May 21</w:t>
        </w:r>
      </w:hyperlink>
    </w:p>
    <w:p w14:paraId="1C6C5685" w14:textId="77777777" w:rsidR="004728DD" w:rsidRPr="00775E2D" w:rsidRDefault="004728DD" w:rsidP="004728DD">
      <w:pPr>
        <w:spacing w:after="0"/>
        <w:rPr>
          <w:rFonts w:ascii="Times New Roman" w:hAnsi="Times New Roman"/>
          <w:sz w:val="24"/>
        </w:rPr>
      </w:pPr>
      <w:hyperlink r:id="rId1899" w:history="1">
        <w:r w:rsidRPr="00775E2D">
          <w:rPr>
            <w:rFonts w:ascii="Times New Roman" w:hAnsi="Times New Roman"/>
            <w:color w:val="0000FF"/>
            <w:sz w:val="24"/>
            <w:u w:val="single"/>
          </w:rPr>
          <w:t>XD-1 system operation and results of system tests from 3 December 1955 through 10 March 1956, 1956 March 28</w:t>
        </w:r>
      </w:hyperlink>
    </w:p>
    <w:p w14:paraId="033FF2D4" w14:textId="77777777" w:rsidR="004728DD" w:rsidRPr="00775E2D" w:rsidRDefault="004728DD" w:rsidP="004728DD">
      <w:pPr>
        <w:spacing w:after="0"/>
        <w:rPr>
          <w:rFonts w:ascii="Times New Roman" w:hAnsi="Times New Roman"/>
          <w:sz w:val="24"/>
        </w:rPr>
      </w:pPr>
      <w:hyperlink r:id="rId1900" w:history="1">
        <w:r w:rsidRPr="00775E2D">
          <w:rPr>
            <w:rFonts w:ascii="Times New Roman" w:hAnsi="Times New Roman"/>
            <w:color w:val="0000FF"/>
            <w:sz w:val="24"/>
            <w:u w:val="single"/>
          </w:rPr>
          <w:t>Magnetization reversal in thin films, 1956 June 04</w:t>
        </w:r>
      </w:hyperlink>
    </w:p>
    <w:p w14:paraId="47535F92" w14:textId="77777777" w:rsidR="004728DD" w:rsidRPr="00775E2D" w:rsidRDefault="004728DD" w:rsidP="004728DD">
      <w:pPr>
        <w:spacing w:after="0"/>
        <w:rPr>
          <w:rFonts w:ascii="Times New Roman" w:hAnsi="Times New Roman"/>
          <w:sz w:val="24"/>
        </w:rPr>
      </w:pPr>
      <w:hyperlink r:id="rId1901" w:history="1">
        <w:r w:rsidRPr="00775E2D">
          <w:rPr>
            <w:rFonts w:ascii="Times New Roman" w:hAnsi="Times New Roman"/>
            <w:color w:val="0000FF"/>
            <w:sz w:val="24"/>
            <w:u w:val="single"/>
          </w:rPr>
          <w:t>SAGE System meeting, 28 May 1956, 1956 May 28</w:t>
        </w:r>
      </w:hyperlink>
    </w:p>
    <w:p w14:paraId="6486327D" w14:textId="77777777" w:rsidR="004728DD" w:rsidRPr="00775E2D" w:rsidRDefault="004728DD" w:rsidP="004728DD">
      <w:pPr>
        <w:spacing w:after="0"/>
        <w:rPr>
          <w:rFonts w:ascii="Times New Roman" w:hAnsi="Times New Roman"/>
          <w:sz w:val="24"/>
        </w:rPr>
      </w:pPr>
      <w:hyperlink r:id="rId1902" w:history="1">
        <w:r w:rsidRPr="00775E2D">
          <w:rPr>
            <w:rFonts w:ascii="Times New Roman" w:hAnsi="Times New Roman"/>
            <w:color w:val="0000FF"/>
            <w:sz w:val="24"/>
            <w:u w:val="single"/>
          </w:rPr>
          <w:t>Minutes of the IBM-DCO Concurrence meeting no.62 held at Lincoln Laboratory 27 May 1956, 1956 May 29</w:t>
        </w:r>
      </w:hyperlink>
    </w:p>
    <w:p w14:paraId="0B4BDD13" w14:textId="77777777" w:rsidR="004728DD" w:rsidRPr="00775E2D" w:rsidRDefault="004728DD" w:rsidP="004728DD">
      <w:pPr>
        <w:spacing w:after="0"/>
        <w:rPr>
          <w:rFonts w:ascii="Times New Roman" w:hAnsi="Times New Roman"/>
          <w:sz w:val="24"/>
        </w:rPr>
      </w:pPr>
      <w:hyperlink r:id="rId1903" w:history="1">
        <w:r w:rsidRPr="00775E2D">
          <w:rPr>
            <w:rFonts w:ascii="Times New Roman" w:hAnsi="Times New Roman"/>
            <w:color w:val="0000FF"/>
            <w:sz w:val="24"/>
            <w:u w:val="single"/>
          </w:rPr>
          <w:t>Minutes of the IBM-DCO Concurrence meeting no.56 held at Lincoln Laboratory 15 March 1956, 1956 March 16</w:t>
        </w:r>
      </w:hyperlink>
    </w:p>
    <w:p w14:paraId="786CD872" w14:textId="77777777" w:rsidR="004728DD" w:rsidRPr="00775E2D" w:rsidRDefault="004728DD" w:rsidP="004728DD">
      <w:pPr>
        <w:spacing w:after="0"/>
        <w:rPr>
          <w:rFonts w:ascii="Times New Roman" w:hAnsi="Times New Roman"/>
          <w:sz w:val="24"/>
        </w:rPr>
      </w:pPr>
      <w:hyperlink r:id="rId1904" w:history="1">
        <w:r w:rsidRPr="00775E2D">
          <w:rPr>
            <w:rFonts w:ascii="Times New Roman" w:hAnsi="Times New Roman"/>
            <w:color w:val="0000FF"/>
            <w:sz w:val="24"/>
            <w:u w:val="single"/>
          </w:rPr>
          <w:t>Personnel list, 1956 July 01</w:t>
        </w:r>
      </w:hyperlink>
    </w:p>
    <w:p w14:paraId="02B8969D" w14:textId="77777777" w:rsidR="004728DD" w:rsidRPr="00775E2D" w:rsidRDefault="004728DD" w:rsidP="004728DD">
      <w:pPr>
        <w:spacing w:after="0"/>
        <w:rPr>
          <w:rFonts w:ascii="Times New Roman" w:hAnsi="Times New Roman"/>
          <w:sz w:val="24"/>
        </w:rPr>
      </w:pPr>
      <w:hyperlink r:id="rId1905" w:history="1">
        <w:r w:rsidRPr="00775E2D">
          <w:rPr>
            <w:rFonts w:ascii="Times New Roman" w:hAnsi="Times New Roman"/>
            <w:color w:val="0000FF"/>
            <w:sz w:val="24"/>
            <w:u w:val="single"/>
          </w:rPr>
          <w:t xml:space="preserve">Return of little-used Division 6 test equipment; </w:t>
        </w:r>
        <w:proofErr w:type="gramStart"/>
        <w:r w:rsidRPr="00775E2D">
          <w:rPr>
            <w:rFonts w:ascii="Times New Roman" w:hAnsi="Times New Roman"/>
            <w:color w:val="0000FF"/>
            <w:sz w:val="24"/>
            <w:u w:val="single"/>
          </w:rPr>
          <w:t>48 hour</w:t>
        </w:r>
        <w:proofErr w:type="gramEnd"/>
        <w:r w:rsidRPr="00775E2D">
          <w:rPr>
            <w:rFonts w:ascii="Times New Roman" w:hAnsi="Times New Roman"/>
            <w:color w:val="0000FF"/>
            <w:sz w:val="24"/>
            <w:u w:val="single"/>
          </w:rPr>
          <w:t xml:space="preserve"> loans, 1956 February 24</w:t>
        </w:r>
      </w:hyperlink>
    </w:p>
    <w:p w14:paraId="7E76A89F" w14:textId="77777777" w:rsidR="004728DD" w:rsidRPr="00775E2D" w:rsidRDefault="004728DD" w:rsidP="004728DD">
      <w:pPr>
        <w:spacing w:after="0"/>
        <w:rPr>
          <w:rFonts w:ascii="Times New Roman" w:hAnsi="Times New Roman"/>
          <w:sz w:val="24"/>
        </w:rPr>
      </w:pPr>
      <w:hyperlink r:id="rId1906" w:history="1">
        <w:r w:rsidRPr="00775E2D">
          <w:rPr>
            <w:rFonts w:ascii="Times New Roman" w:hAnsi="Times New Roman"/>
            <w:color w:val="0000FF"/>
            <w:sz w:val="24"/>
            <w:u w:val="single"/>
          </w:rPr>
          <w:t>SAGE System meeting, 20 February 1956, 1956 February 21</w:t>
        </w:r>
      </w:hyperlink>
    </w:p>
    <w:p w14:paraId="292FE6AF" w14:textId="77777777" w:rsidR="004728DD" w:rsidRPr="00775E2D" w:rsidRDefault="004728DD" w:rsidP="004728DD">
      <w:pPr>
        <w:spacing w:after="0"/>
        <w:rPr>
          <w:rFonts w:ascii="Times New Roman" w:hAnsi="Times New Roman"/>
          <w:sz w:val="24"/>
        </w:rPr>
      </w:pPr>
      <w:hyperlink r:id="rId1907" w:history="1">
        <w:r w:rsidRPr="00775E2D">
          <w:rPr>
            <w:rFonts w:ascii="Times New Roman" w:hAnsi="Times New Roman"/>
            <w:color w:val="0000FF"/>
            <w:sz w:val="24"/>
            <w:u w:val="single"/>
          </w:rPr>
          <w:t>SAGE System meeting, 12 March 1956, 1956 March 12</w:t>
        </w:r>
      </w:hyperlink>
    </w:p>
    <w:p w14:paraId="2DB188FD" w14:textId="77777777" w:rsidR="004728DD" w:rsidRPr="00775E2D" w:rsidRDefault="004728DD" w:rsidP="004728DD">
      <w:pPr>
        <w:spacing w:after="0"/>
        <w:rPr>
          <w:rFonts w:ascii="Times New Roman" w:hAnsi="Times New Roman"/>
          <w:sz w:val="24"/>
        </w:rPr>
      </w:pPr>
      <w:hyperlink r:id="rId1908" w:history="1">
        <w:r w:rsidRPr="00775E2D">
          <w:rPr>
            <w:rFonts w:ascii="Times New Roman" w:hAnsi="Times New Roman"/>
            <w:color w:val="0000FF"/>
            <w:sz w:val="24"/>
            <w:u w:val="single"/>
          </w:rPr>
          <w:t>SAGE System meeting, 5 March 1956, 1956 March 05</w:t>
        </w:r>
      </w:hyperlink>
    </w:p>
    <w:p w14:paraId="0EE11B58" w14:textId="77777777" w:rsidR="004728DD" w:rsidRPr="00775E2D" w:rsidRDefault="004728DD" w:rsidP="004728DD">
      <w:pPr>
        <w:spacing w:after="0"/>
        <w:rPr>
          <w:rFonts w:ascii="Times New Roman" w:hAnsi="Times New Roman"/>
          <w:sz w:val="24"/>
        </w:rPr>
      </w:pPr>
      <w:hyperlink r:id="rId1909" w:history="1">
        <w:r w:rsidRPr="00775E2D">
          <w:rPr>
            <w:rFonts w:ascii="Times New Roman" w:hAnsi="Times New Roman"/>
            <w:color w:val="0000FF"/>
            <w:sz w:val="24"/>
            <w:u w:val="single"/>
          </w:rPr>
          <w:t>Personnel list, 1956 February 01</w:t>
        </w:r>
      </w:hyperlink>
    </w:p>
    <w:p w14:paraId="6CE2B2BE" w14:textId="77777777" w:rsidR="004728DD" w:rsidRPr="00775E2D" w:rsidRDefault="004728DD" w:rsidP="004728DD">
      <w:pPr>
        <w:spacing w:after="0"/>
        <w:rPr>
          <w:rFonts w:ascii="Times New Roman" w:hAnsi="Times New Roman"/>
          <w:sz w:val="24"/>
        </w:rPr>
      </w:pPr>
      <w:hyperlink r:id="rId1910" w:history="1">
        <w:r w:rsidRPr="00775E2D">
          <w:rPr>
            <w:rFonts w:ascii="Times New Roman" w:hAnsi="Times New Roman"/>
            <w:color w:val="0000FF"/>
            <w:sz w:val="24"/>
            <w:u w:val="single"/>
          </w:rPr>
          <w:t>SAGE System meeting, 18 June 1956, 1956 June 18</w:t>
        </w:r>
      </w:hyperlink>
    </w:p>
    <w:p w14:paraId="4FF01091" w14:textId="77777777" w:rsidR="004728DD" w:rsidRPr="00775E2D" w:rsidRDefault="004728DD" w:rsidP="004728DD">
      <w:pPr>
        <w:spacing w:after="0"/>
        <w:rPr>
          <w:rFonts w:ascii="Times New Roman" w:hAnsi="Times New Roman"/>
          <w:sz w:val="24"/>
        </w:rPr>
      </w:pPr>
      <w:hyperlink r:id="rId1911" w:history="1">
        <w:r w:rsidRPr="00775E2D">
          <w:rPr>
            <w:rFonts w:ascii="Times New Roman" w:hAnsi="Times New Roman"/>
            <w:color w:val="0000FF"/>
            <w:sz w:val="24"/>
            <w:u w:val="single"/>
          </w:rPr>
          <w:t>Minutes of the IBM-DCO concurrence meeting no. 54 held at Lincoln Laboratory 16 February 1956, 1956 February 20</w:t>
        </w:r>
      </w:hyperlink>
    </w:p>
    <w:p w14:paraId="47B87A18" w14:textId="77777777" w:rsidR="004728DD" w:rsidRPr="00775E2D" w:rsidRDefault="004728DD" w:rsidP="004728DD">
      <w:pPr>
        <w:spacing w:after="0"/>
        <w:rPr>
          <w:rFonts w:ascii="Times New Roman" w:hAnsi="Times New Roman"/>
          <w:sz w:val="24"/>
        </w:rPr>
      </w:pPr>
      <w:hyperlink r:id="rId1912" w:history="1">
        <w:r w:rsidRPr="00775E2D">
          <w:rPr>
            <w:rFonts w:ascii="Times New Roman" w:hAnsi="Times New Roman"/>
            <w:color w:val="0000FF"/>
            <w:sz w:val="24"/>
            <w:u w:val="single"/>
          </w:rPr>
          <w:t>SAGE System meeting, 27 February 1956, 1956 February 27</w:t>
        </w:r>
      </w:hyperlink>
    </w:p>
    <w:p w14:paraId="0B30C862" w14:textId="77777777" w:rsidR="004728DD" w:rsidRPr="00775E2D" w:rsidRDefault="004728DD" w:rsidP="004728DD">
      <w:pPr>
        <w:spacing w:after="0"/>
        <w:rPr>
          <w:rFonts w:ascii="Times New Roman" w:hAnsi="Times New Roman"/>
          <w:sz w:val="24"/>
        </w:rPr>
      </w:pPr>
      <w:hyperlink r:id="rId1913" w:history="1">
        <w:r w:rsidRPr="00775E2D">
          <w:rPr>
            <w:rFonts w:ascii="Times New Roman" w:hAnsi="Times New Roman"/>
            <w:color w:val="0000FF"/>
            <w:sz w:val="24"/>
            <w:u w:val="single"/>
          </w:rPr>
          <w:t>SAGE System meeting, 6 February 1956, 1956 February 06</w:t>
        </w:r>
      </w:hyperlink>
    </w:p>
    <w:p w14:paraId="69840D06" w14:textId="77777777" w:rsidR="004728DD" w:rsidRPr="00775E2D" w:rsidRDefault="004728DD" w:rsidP="004728DD">
      <w:pPr>
        <w:spacing w:after="0"/>
        <w:rPr>
          <w:rFonts w:ascii="Times New Roman" w:hAnsi="Times New Roman"/>
          <w:sz w:val="24"/>
        </w:rPr>
      </w:pPr>
      <w:hyperlink r:id="rId1914" w:history="1">
        <w:r w:rsidRPr="00775E2D">
          <w:rPr>
            <w:rFonts w:ascii="Times New Roman" w:hAnsi="Times New Roman"/>
            <w:color w:val="0000FF"/>
            <w:sz w:val="24"/>
            <w:u w:val="single"/>
          </w:rPr>
          <w:t>A sequential-access three-microsecond core memory, 1956 March 08</w:t>
        </w:r>
      </w:hyperlink>
    </w:p>
    <w:p w14:paraId="09F48C94" w14:textId="77777777" w:rsidR="004728DD" w:rsidRPr="00775E2D" w:rsidRDefault="004728DD" w:rsidP="004728DD">
      <w:pPr>
        <w:spacing w:after="0"/>
        <w:rPr>
          <w:rFonts w:ascii="Times New Roman" w:hAnsi="Times New Roman"/>
          <w:sz w:val="24"/>
        </w:rPr>
      </w:pPr>
      <w:hyperlink r:id="rId1915" w:history="1">
        <w:r w:rsidRPr="00775E2D">
          <w:rPr>
            <w:rFonts w:ascii="Times New Roman" w:hAnsi="Times New Roman"/>
            <w:color w:val="0000FF"/>
            <w:sz w:val="24"/>
            <w:u w:val="single"/>
          </w:rPr>
          <w:t>SAGE System meeting, 13 February 1956, 1956 February 13</w:t>
        </w:r>
      </w:hyperlink>
    </w:p>
    <w:p w14:paraId="05C1C4BD" w14:textId="77777777" w:rsidR="004728DD" w:rsidRPr="00775E2D" w:rsidRDefault="004728DD" w:rsidP="004728DD">
      <w:pPr>
        <w:spacing w:after="0"/>
        <w:rPr>
          <w:rFonts w:ascii="Times New Roman" w:hAnsi="Times New Roman"/>
          <w:sz w:val="24"/>
        </w:rPr>
      </w:pPr>
      <w:hyperlink r:id="rId1916" w:history="1">
        <w:r w:rsidRPr="00775E2D">
          <w:rPr>
            <w:rFonts w:ascii="Times New Roman" w:hAnsi="Times New Roman"/>
            <w:color w:val="0000FF"/>
            <w:sz w:val="24"/>
            <w:u w:val="single"/>
          </w:rPr>
          <w:t>SAGE System meeting, 9 April 1956, 1956 April 09</w:t>
        </w:r>
      </w:hyperlink>
    </w:p>
    <w:p w14:paraId="75A53842" w14:textId="77777777" w:rsidR="004728DD" w:rsidRPr="00775E2D" w:rsidRDefault="004728DD" w:rsidP="004728DD">
      <w:pPr>
        <w:spacing w:after="0"/>
        <w:rPr>
          <w:rFonts w:ascii="Times New Roman" w:hAnsi="Times New Roman"/>
          <w:sz w:val="24"/>
        </w:rPr>
      </w:pPr>
      <w:hyperlink r:id="rId1917" w:history="1">
        <w:r w:rsidRPr="00775E2D">
          <w:rPr>
            <w:rFonts w:ascii="Times New Roman" w:hAnsi="Times New Roman"/>
            <w:color w:val="0000FF"/>
            <w:sz w:val="24"/>
            <w:u w:val="single"/>
          </w:rPr>
          <w:t>Minutes of the IBM-DCO Concurrence meeting no.64 held at Lincoln Laboratory 31 May 1956, 1956 June 04</w:t>
        </w:r>
      </w:hyperlink>
    </w:p>
    <w:p w14:paraId="5E6C459E" w14:textId="77777777" w:rsidR="004728DD" w:rsidRPr="00775E2D" w:rsidRDefault="004728DD" w:rsidP="004728DD">
      <w:pPr>
        <w:spacing w:after="0"/>
        <w:rPr>
          <w:rFonts w:ascii="Times New Roman" w:hAnsi="Times New Roman"/>
          <w:sz w:val="24"/>
        </w:rPr>
      </w:pPr>
      <w:hyperlink r:id="rId1918" w:history="1">
        <w:r w:rsidRPr="00775E2D">
          <w:rPr>
            <w:rFonts w:ascii="Times New Roman" w:hAnsi="Times New Roman"/>
            <w:color w:val="0000FF"/>
            <w:sz w:val="24"/>
            <w:u w:val="single"/>
          </w:rPr>
          <w:t>SAGE System meeting, 2 April 1956, 1956 April 02</w:t>
        </w:r>
      </w:hyperlink>
    </w:p>
    <w:p w14:paraId="7AB7B229" w14:textId="77777777" w:rsidR="004728DD" w:rsidRPr="00775E2D" w:rsidRDefault="004728DD" w:rsidP="004728DD">
      <w:pPr>
        <w:spacing w:after="0"/>
        <w:rPr>
          <w:rFonts w:ascii="Times New Roman" w:hAnsi="Times New Roman"/>
          <w:sz w:val="24"/>
        </w:rPr>
      </w:pPr>
      <w:hyperlink r:id="rId1919" w:history="1">
        <w:r w:rsidRPr="00775E2D">
          <w:rPr>
            <w:rFonts w:ascii="Times New Roman" w:hAnsi="Times New Roman"/>
            <w:color w:val="0000FF"/>
            <w:sz w:val="24"/>
            <w:u w:val="single"/>
          </w:rPr>
          <w:t>The influence of chemistry on B-H loop shape, coercivity, and flux-reversal time in ferrites, 1956 May 16</w:t>
        </w:r>
      </w:hyperlink>
    </w:p>
    <w:p w14:paraId="743AC115" w14:textId="77777777" w:rsidR="004728DD" w:rsidRPr="00775E2D" w:rsidRDefault="004728DD" w:rsidP="004728DD">
      <w:pPr>
        <w:spacing w:after="0"/>
        <w:rPr>
          <w:rFonts w:ascii="Times New Roman" w:hAnsi="Times New Roman"/>
          <w:sz w:val="24"/>
        </w:rPr>
      </w:pPr>
      <w:hyperlink r:id="rId1920" w:history="1">
        <w:r w:rsidRPr="00775E2D">
          <w:rPr>
            <w:rFonts w:ascii="Times New Roman" w:hAnsi="Times New Roman"/>
            <w:color w:val="0000FF"/>
            <w:sz w:val="24"/>
            <w:u w:val="single"/>
          </w:rPr>
          <w:t>Minutes of the IBM-DCO Concurrence meeting no.66 held at Lincoln Laboratory 14 June 1956, 1956 June 25</w:t>
        </w:r>
      </w:hyperlink>
    </w:p>
    <w:p w14:paraId="0D0E3BF1" w14:textId="77777777" w:rsidR="004728DD" w:rsidRPr="00775E2D" w:rsidRDefault="004728DD" w:rsidP="004728DD">
      <w:pPr>
        <w:spacing w:after="0"/>
        <w:rPr>
          <w:rFonts w:ascii="Times New Roman" w:hAnsi="Times New Roman"/>
          <w:sz w:val="24"/>
        </w:rPr>
      </w:pPr>
      <w:hyperlink r:id="rId1921" w:history="1">
        <w:r w:rsidRPr="00775E2D">
          <w:rPr>
            <w:rFonts w:ascii="Times New Roman" w:hAnsi="Times New Roman"/>
            <w:color w:val="0000FF"/>
            <w:sz w:val="24"/>
            <w:u w:val="single"/>
          </w:rPr>
          <w:t>SAGE System meeting, 25 June 1956, 1956 June 25</w:t>
        </w:r>
      </w:hyperlink>
    </w:p>
    <w:p w14:paraId="761E4305" w14:textId="77777777" w:rsidR="004728DD" w:rsidRPr="00775E2D" w:rsidRDefault="004728DD" w:rsidP="004728DD">
      <w:pPr>
        <w:spacing w:after="0"/>
        <w:rPr>
          <w:rFonts w:ascii="Times New Roman" w:hAnsi="Times New Roman"/>
          <w:sz w:val="24"/>
        </w:rPr>
      </w:pPr>
      <w:hyperlink r:id="rId1922" w:history="1">
        <w:r w:rsidRPr="00775E2D">
          <w:rPr>
            <w:rFonts w:ascii="Times New Roman" w:hAnsi="Times New Roman"/>
            <w:color w:val="0000FF"/>
            <w:sz w:val="24"/>
            <w:u w:val="single"/>
          </w:rPr>
          <w:t>MIT-IBM maintenance liaison meeting no.1, 1956 February 13</w:t>
        </w:r>
      </w:hyperlink>
    </w:p>
    <w:p w14:paraId="01FE190C" w14:textId="77777777" w:rsidR="004728DD" w:rsidRPr="00775E2D" w:rsidRDefault="004728DD" w:rsidP="004728DD">
      <w:pPr>
        <w:spacing w:after="0"/>
        <w:rPr>
          <w:rFonts w:ascii="Times New Roman" w:hAnsi="Times New Roman"/>
          <w:sz w:val="24"/>
        </w:rPr>
      </w:pPr>
      <w:hyperlink r:id="rId1923" w:history="1">
        <w:r w:rsidRPr="00775E2D">
          <w:rPr>
            <w:rFonts w:ascii="Times New Roman" w:hAnsi="Times New Roman"/>
            <w:color w:val="0000FF"/>
            <w:sz w:val="24"/>
            <w:u w:val="single"/>
          </w:rPr>
          <w:t>SAGE System meeting, 4 June 1956, 1956 June 06</w:t>
        </w:r>
      </w:hyperlink>
    </w:p>
    <w:p w14:paraId="0C138926" w14:textId="77777777" w:rsidR="004728DD" w:rsidRPr="00775E2D" w:rsidRDefault="004728DD" w:rsidP="004728DD">
      <w:pPr>
        <w:spacing w:after="0"/>
        <w:rPr>
          <w:rFonts w:ascii="Times New Roman" w:hAnsi="Times New Roman"/>
          <w:sz w:val="24"/>
        </w:rPr>
      </w:pPr>
      <w:hyperlink r:id="rId1924" w:history="1">
        <w:r w:rsidRPr="00775E2D">
          <w:rPr>
            <w:rFonts w:ascii="Times New Roman" w:hAnsi="Times New Roman"/>
            <w:color w:val="0000FF"/>
            <w:sz w:val="24"/>
            <w:u w:val="single"/>
          </w:rPr>
          <w:t>Summary report no. 2, volume 7, block diagrams, part III, 1947 November</w:t>
        </w:r>
      </w:hyperlink>
    </w:p>
    <w:p w14:paraId="64813B97" w14:textId="77777777" w:rsidR="004728DD" w:rsidRPr="00775E2D" w:rsidRDefault="004728DD" w:rsidP="004728DD">
      <w:pPr>
        <w:spacing w:after="0"/>
        <w:rPr>
          <w:rFonts w:ascii="Times New Roman" w:hAnsi="Times New Roman"/>
          <w:sz w:val="24"/>
        </w:rPr>
      </w:pPr>
      <w:hyperlink r:id="rId1925" w:history="1">
        <w:r w:rsidRPr="00775E2D">
          <w:rPr>
            <w:rFonts w:ascii="Times New Roman" w:hAnsi="Times New Roman"/>
            <w:color w:val="0000FF"/>
            <w:sz w:val="24"/>
            <w:u w:val="single"/>
          </w:rPr>
          <w:t>Summary report no. 2, volume 5, Whirlwind I computer block diagrams, volume 1 of 2 volumes, 1947 September 04</w:t>
        </w:r>
      </w:hyperlink>
    </w:p>
    <w:p w14:paraId="4CD7F6F2" w14:textId="77777777" w:rsidR="004728DD" w:rsidRPr="00775E2D" w:rsidRDefault="004728DD" w:rsidP="004728DD">
      <w:pPr>
        <w:spacing w:after="0"/>
        <w:rPr>
          <w:rFonts w:ascii="Times New Roman" w:hAnsi="Times New Roman"/>
          <w:sz w:val="24"/>
        </w:rPr>
      </w:pPr>
      <w:hyperlink r:id="rId1926" w:history="1">
        <w:r w:rsidRPr="00775E2D">
          <w:rPr>
            <w:rFonts w:ascii="Times New Roman" w:hAnsi="Times New Roman"/>
            <w:color w:val="0000FF"/>
            <w:sz w:val="24"/>
            <w:u w:val="single"/>
          </w:rPr>
          <w:t>Summary report no. 2, volume 4, introductory material, 1947 November</w:t>
        </w:r>
      </w:hyperlink>
    </w:p>
    <w:p w14:paraId="14299070" w14:textId="77777777" w:rsidR="004728DD" w:rsidRPr="00775E2D" w:rsidRDefault="004728DD" w:rsidP="004728DD">
      <w:pPr>
        <w:spacing w:after="0"/>
        <w:rPr>
          <w:rFonts w:ascii="Times New Roman" w:hAnsi="Times New Roman"/>
          <w:sz w:val="24"/>
        </w:rPr>
      </w:pPr>
      <w:hyperlink r:id="rId1927" w:history="1">
        <w:r w:rsidRPr="00775E2D">
          <w:rPr>
            <w:rFonts w:ascii="Times New Roman" w:hAnsi="Times New Roman"/>
            <w:color w:val="0000FF"/>
            <w:sz w:val="24"/>
            <w:u w:val="single"/>
          </w:rPr>
          <w:t>Summary report no. 2, volume 6, Whirlwind I computer block diagrams, volume 2 of 2 volumes, 1947 September 04</w:t>
        </w:r>
      </w:hyperlink>
    </w:p>
    <w:p w14:paraId="1996C918" w14:textId="77777777" w:rsidR="004728DD" w:rsidRPr="00775E2D" w:rsidRDefault="004728DD" w:rsidP="004728DD">
      <w:pPr>
        <w:spacing w:after="0"/>
        <w:rPr>
          <w:rFonts w:ascii="Times New Roman" w:hAnsi="Times New Roman"/>
          <w:sz w:val="24"/>
        </w:rPr>
      </w:pPr>
      <w:hyperlink r:id="rId1928" w:history="1">
        <w:r w:rsidRPr="00775E2D">
          <w:rPr>
            <w:rFonts w:ascii="Times New Roman" w:hAnsi="Times New Roman"/>
            <w:color w:val="0000FF"/>
            <w:sz w:val="24"/>
            <w:u w:val="single"/>
          </w:rPr>
          <w:t>Summary report no. 2, volume 2, the Whirlwind Program, part II, 1947 November</w:t>
        </w:r>
      </w:hyperlink>
    </w:p>
    <w:p w14:paraId="48AD5E3B" w14:textId="77777777" w:rsidR="004728DD" w:rsidRPr="00775E2D" w:rsidRDefault="004728DD" w:rsidP="004728DD">
      <w:pPr>
        <w:spacing w:after="0"/>
        <w:rPr>
          <w:rFonts w:ascii="Times New Roman" w:hAnsi="Times New Roman"/>
          <w:sz w:val="24"/>
        </w:rPr>
      </w:pPr>
      <w:hyperlink r:id="rId1929" w:history="1">
        <w:r w:rsidRPr="00775E2D">
          <w:rPr>
            <w:rFonts w:ascii="Times New Roman" w:hAnsi="Times New Roman"/>
            <w:color w:val="0000FF"/>
            <w:sz w:val="24"/>
            <w:u w:val="single"/>
          </w:rPr>
          <w:t>Summary report no. 1, April 1946, 1946 April</w:t>
        </w:r>
      </w:hyperlink>
    </w:p>
    <w:p w14:paraId="3E04E655" w14:textId="77777777" w:rsidR="004728DD" w:rsidRPr="00775E2D" w:rsidRDefault="004728DD" w:rsidP="004728DD">
      <w:pPr>
        <w:spacing w:after="0"/>
        <w:rPr>
          <w:rFonts w:ascii="Times New Roman" w:hAnsi="Times New Roman"/>
          <w:sz w:val="24"/>
        </w:rPr>
      </w:pPr>
      <w:hyperlink r:id="rId1930" w:history="1">
        <w:r w:rsidRPr="00775E2D">
          <w:rPr>
            <w:rFonts w:ascii="Times New Roman" w:hAnsi="Times New Roman"/>
            <w:color w:val="0000FF"/>
            <w:sz w:val="24"/>
            <w:u w:val="single"/>
          </w:rPr>
          <w:t>Summary report no. 2, volume 1, the Whirlwind Program, part I, 1947 November</w:t>
        </w:r>
      </w:hyperlink>
    </w:p>
    <w:p w14:paraId="5D05301B" w14:textId="77777777" w:rsidR="004728DD" w:rsidRPr="00775E2D" w:rsidRDefault="004728DD" w:rsidP="004728DD">
      <w:pPr>
        <w:spacing w:after="0"/>
        <w:rPr>
          <w:rFonts w:ascii="Times New Roman" w:hAnsi="Times New Roman"/>
          <w:sz w:val="24"/>
        </w:rPr>
      </w:pPr>
      <w:hyperlink r:id="rId1931" w:history="1">
        <w:r w:rsidRPr="00775E2D">
          <w:rPr>
            <w:rFonts w:ascii="Times New Roman" w:hAnsi="Times New Roman"/>
            <w:color w:val="0000FF"/>
            <w:sz w:val="24"/>
            <w:u w:val="single"/>
          </w:rPr>
          <w:t>Summary report no. 2, volume 3, reprint of summary report no. 1, 1947 November</w:t>
        </w:r>
      </w:hyperlink>
    </w:p>
    <w:p w14:paraId="2B1364DC" w14:textId="77777777" w:rsidR="004728DD" w:rsidRPr="00775E2D" w:rsidRDefault="004728DD" w:rsidP="004728DD">
      <w:pPr>
        <w:spacing w:after="0"/>
        <w:rPr>
          <w:rFonts w:ascii="Times New Roman" w:hAnsi="Times New Roman"/>
          <w:sz w:val="24"/>
        </w:rPr>
      </w:pPr>
      <w:hyperlink r:id="rId1932" w:history="1">
        <w:r w:rsidRPr="00775E2D">
          <w:rPr>
            <w:rFonts w:ascii="Times New Roman" w:hAnsi="Times New Roman"/>
            <w:color w:val="0000FF"/>
            <w:sz w:val="24"/>
            <w:u w:val="single"/>
          </w:rPr>
          <w:t>Summary report no. 2, volume 9, storage tubes, part I, 1947 November</w:t>
        </w:r>
      </w:hyperlink>
    </w:p>
    <w:p w14:paraId="221118BA" w14:textId="77777777" w:rsidR="004728DD" w:rsidRPr="00775E2D" w:rsidRDefault="004728DD" w:rsidP="004728DD">
      <w:pPr>
        <w:spacing w:after="0"/>
        <w:rPr>
          <w:rFonts w:ascii="Times New Roman" w:hAnsi="Times New Roman"/>
          <w:sz w:val="24"/>
        </w:rPr>
      </w:pPr>
      <w:hyperlink r:id="rId1933" w:history="1">
        <w:r w:rsidRPr="00775E2D">
          <w:rPr>
            <w:rFonts w:ascii="Times New Roman" w:hAnsi="Times New Roman"/>
            <w:color w:val="0000FF"/>
            <w:sz w:val="24"/>
            <w:u w:val="single"/>
          </w:rPr>
          <w:t>Summary report no. 2, volume 14, aircraft simulation, 1947 November</w:t>
        </w:r>
      </w:hyperlink>
    </w:p>
    <w:p w14:paraId="04EE5205" w14:textId="77777777" w:rsidR="004728DD" w:rsidRPr="00775E2D" w:rsidRDefault="004728DD" w:rsidP="004728DD">
      <w:pPr>
        <w:spacing w:after="0"/>
        <w:rPr>
          <w:rFonts w:ascii="Times New Roman" w:hAnsi="Times New Roman"/>
          <w:sz w:val="24"/>
        </w:rPr>
      </w:pPr>
      <w:hyperlink r:id="rId1934" w:history="1">
        <w:r w:rsidRPr="00775E2D">
          <w:rPr>
            <w:rFonts w:ascii="Times New Roman" w:hAnsi="Times New Roman"/>
            <w:color w:val="0000FF"/>
            <w:sz w:val="24"/>
            <w:u w:val="single"/>
          </w:rPr>
          <w:t>Summary report no. 2, volume 15, crystals, flip-flop circuits and AC coupling, 1947 November</w:t>
        </w:r>
      </w:hyperlink>
    </w:p>
    <w:p w14:paraId="45CD3101" w14:textId="77777777" w:rsidR="004728DD" w:rsidRPr="00775E2D" w:rsidRDefault="004728DD" w:rsidP="004728DD">
      <w:pPr>
        <w:spacing w:after="0"/>
        <w:rPr>
          <w:rFonts w:ascii="Times New Roman" w:hAnsi="Times New Roman"/>
          <w:sz w:val="24"/>
        </w:rPr>
      </w:pPr>
      <w:hyperlink r:id="rId1935" w:history="1">
        <w:r w:rsidRPr="00775E2D">
          <w:rPr>
            <w:rFonts w:ascii="Times New Roman" w:hAnsi="Times New Roman"/>
            <w:color w:val="0000FF"/>
            <w:sz w:val="24"/>
            <w:u w:val="single"/>
          </w:rPr>
          <w:t>Summary report no. 2, volume 10, storage tubes, part II, 1947 November</w:t>
        </w:r>
      </w:hyperlink>
    </w:p>
    <w:p w14:paraId="6BDDCD20" w14:textId="77777777" w:rsidR="004728DD" w:rsidRPr="00775E2D" w:rsidRDefault="004728DD" w:rsidP="004728DD">
      <w:pPr>
        <w:spacing w:after="0"/>
        <w:rPr>
          <w:rFonts w:ascii="Times New Roman" w:hAnsi="Times New Roman"/>
          <w:sz w:val="24"/>
        </w:rPr>
      </w:pPr>
      <w:hyperlink r:id="rId1936" w:history="1">
        <w:r w:rsidRPr="00775E2D">
          <w:rPr>
            <w:rFonts w:ascii="Times New Roman" w:hAnsi="Times New Roman"/>
            <w:color w:val="0000FF"/>
            <w:sz w:val="24"/>
            <w:u w:val="single"/>
          </w:rPr>
          <w:t>Summary report no. 2, volume 11, input and output, part I, 1947 November</w:t>
        </w:r>
      </w:hyperlink>
    </w:p>
    <w:p w14:paraId="371335B1" w14:textId="77777777" w:rsidR="004728DD" w:rsidRPr="00775E2D" w:rsidRDefault="004728DD" w:rsidP="004728DD">
      <w:pPr>
        <w:spacing w:after="0"/>
        <w:rPr>
          <w:rFonts w:ascii="Times New Roman" w:hAnsi="Times New Roman"/>
          <w:sz w:val="24"/>
        </w:rPr>
      </w:pPr>
      <w:hyperlink r:id="rId1937" w:history="1">
        <w:r w:rsidRPr="00775E2D">
          <w:rPr>
            <w:rFonts w:ascii="Times New Roman" w:hAnsi="Times New Roman"/>
            <w:color w:val="0000FF"/>
            <w:sz w:val="24"/>
            <w:u w:val="single"/>
          </w:rPr>
          <w:t>Summary report no. 2, volume 8, mathematics, 1947 November</w:t>
        </w:r>
      </w:hyperlink>
    </w:p>
    <w:p w14:paraId="76FFA4E2" w14:textId="77777777" w:rsidR="004728DD" w:rsidRPr="00775E2D" w:rsidRDefault="004728DD" w:rsidP="004728DD">
      <w:pPr>
        <w:spacing w:after="0"/>
        <w:rPr>
          <w:rFonts w:ascii="Times New Roman" w:hAnsi="Times New Roman"/>
          <w:sz w:val="24"/>
        </w:rPr>
      </w:pPr>
      <w:hyperlink r:id="rId1938" w:history="1">
        <w:r w:rsidRPr="00775E2D">
          <w:rPr>
            <w:rFonts w:ascii="Times New Roman" w:hAnsi="Times New Roman"/>
            <w:color w:val="0000FF"/>
            <w:sz w:val="24"/>
            <w:u w:val="single"/>
          </w:rPr>
          <w:t>Summary report no. 2, volume 13, system drawings, 1947 November</w:t>
        </w:r>
      </w:hyperlink>
    </w:p>
    <w:p w14:paraId="48656D49" w14:textId="77777777" w:rsidR="004728DD" w:rsidRPr="00775E2D" w:rsidRDefault="004728DD" w:rsidP="004728DD">
      <w:pPr>
        <w:spacing w:after="0"/>
        <w:rPr>
          <w:rFonts w:ascii="Times New Roman" w:hAnsi="Times New Roman"/>
          <w:sz w:val="24"/>
        </w:rPr>
      </w:pPr>
      <w:hyperlink r:id="rId1939" w:history="1">
        <w:r w:rsidRPr="00775E2D">
          <w:rPr>
            <w:rFonts w:ascii="Times New Roman" w:hAnsi="Times New Roman"/>
            <w:color w:val="0000FF"/>
            <w:sz w:val="24"/>
            <w:u w:val="single"/>
          </w:rPr>
          <w:t>Summary report no. 2, volume 12, input and output, part II, 1947 November</w:t>
        </w:r>
      </w:hyperlink>
    </w:p>
    <w:p w14:paraId="761E54AB" w14:textId="77777777" w:rsidR="004728DD" w:rsidRPr="00775E2D" w:rsidRDefault="004728DD" w:rsidP="004728DD">
      <w:pPr>
        <w:spacing w:after="0"/>
        <w:rPr>
          <w:rFonts w:ascii="Times New Roman" w:hAnsi="Times New Roman"/>
          <w:sz w:val="24"/>
        </w:rPr>
      </w:pPr>
      <w:hyperlink r:id="rId1940" w:history="1">
        <w:r w:rsidRPr="00775E2D">
          <w:rPr>
            <w:rFonts w:ascii="Times New Roman" w:hAnsi="Times New Roman"/>
            <w:color w:val="0000FF"/>
            <w:sz w:val="24"/>
            <w:u w:val="single"/>
          </w:rPr>
          <w:t>Summary report no. 4, January 1948, 1948 January</w:t>
        </w:r>
      </w:hyperlink>
    </w:p>
    <w:p w14:paraId="04A32B72" w14:textId="77777777" w:rsidR="004728DD" w:rsidRPr="00775E2D" w:rsidRDefault="004728DD" w:rsidP="004728DD">
      <w:pPr>
        <w:spacing w:after="0"/>
        <w:rPr>
          <w:rFonts w:ascii="Times New Roman" w:hAnsi="Times New Roman"/>
          <w:sz w:val="24"/>
        </w:rPr>
      </w:pPr>
      <w:hyperlink r:id="rId1941" w:history="1">
        <w:r w:rsidRPr="00775E2D">
          <w:rPr>
            <w:rFonts w:ascii="Times New Roman" w:hAnsi="Times New Roman"/>
            <w:color w:val="0000FF"/>
            <w:sz w:val="24"/>
            <w:u w:val="single"/>
          </w:rPr>
          <w:t>Summary report no. 6, March 1948, 1948 March</w:t>
        </w:r>
      </w:hyperlink>
    </w:p>
    <w:p w14:paraId="02C669B1" w14:textId="77777777" w:rsidR="004728DD" w:rsidRPr="00775E2D" w:rsidRDefault="004728DD" w:rsidP="004728DD">
      <w:pPr>
        <w:spacing w:after="0"/>
        <w:rPr>
          <w:rFonts w:ascii="Times New Roman" w:hAnsi="Times New Roman"/>
          <w:sz w:val="24"/>
        </w:rPr>
      </w:pPr>
      <w:hyperlink r:id="rId1942" w:history="1">
        <w:r w:rsidRPr="00775E2D">
          <w:rPr>
            <w:rFonts w:ascii="Times New Roman" w:hAnsi="Times New Roman"/>
            <w:color w:val="0000FF"/>
            <w:sz w:val="24"/>
            <w:u w:val="single"/>
          </w:rPr>
          <w:t>Summary report no. 5, February 1948, 1948 February</w:t>
        </w:r>
      </w:hyperlink>
    </w:p>
    <w:p w14:paraId="10D16466" w14:textId="77777777" w:rsidR="004728DD" w:rsidRPr="00775E2D" w:rsidRDefault="004728DD" w:rsidP="004728DD">
      <w:pPr>
        <w:spacing w:after="0"/>
        <w:rPr>
          <w:rFonts w:ascii="Times New Roman" w:hAnsi="Times New Roman"/>
          <w:sz w:val="24"/>
        </w:rPr>
      </w:pPr>
      <w:hyperlink r:id="rId1943" w:history="1">
        <w:r w:rsidRPr="00775E2D">
          <w:rPr>
            <w:rFonts w:ascii="Times New Roman" w:hAnsi="Times New Roman"/>
            <w:color w:val="0000FF"/>
            <w:sz w:val="24"/>
            <w:u w:val="single"/>
          </w:rPr>
          <w:t>Summary report no. 2, volume 16, vacuum tubes, 1947 November</w:t>
        </w:r>
      </w:hyperlink>
    </w:p>
    <w:p w14:paraId="4C056044" w14:textId="77777777" w:rsidR="004728DD" w:rsidRPr="00775E2D" w:rsidRDefault="004728DD" w:rsidP="004728DD">
      <w:pPr>
        <w:spacing w:after="0"/>
        <w:rPr>
          <w:rFonts w:ascii="Times New Roman" w:hAnsi="Times New Roman"/>
          <w:sz w:val="24"/>
        </w:rPr>
      </w:pPr>
      <w:hyperlink r:id="rId1944" w:history="1">
        <w:r w:rsidRPr="00775E2D">
          <w:rPr>
            <w:rFonts w:ascii="Times New Roman" w:hAnsi="Times New Roman"/>
            <w:color w:val="0000FF"/>
            <w:sz w:val="24"/>
            <w:u w:val="single"/>
          </w:rPr>
          <w:t>Summary report no. 7, April 1948, 1949 April</w:t>
        </w:r>
      </w:hyperlink>
    </w:p>
    <w:p w14:paraId="054AFEED" w14:textId="77777777" w:rsidR="004728DD" w:rsidRPr="00775E2D" w:rsidRDefault="004728DD" w:rsidP="004728DD">
      <w:pPr>
        <w:spacing w:after="0"/>
        <w:rPr>
          <w:rFonts w:ascii="Times New Roman" w:hAnsi="Times New Roman"/>
          <w:sz w:val="24"/>
        </w:rPr>
      </w:pPr>
      <w:hyperlink r:id="rId1945" w:history="1">
        <w:r w:rsidRPr="00775E2D">
          <w:rPr>
            <w:rFonts w:ascii="Times New Roman" w:hAnsi="Times New Roman"/>
            <w:color w:val="0000FF"/>
            <w:sz w:val="24"/>
            <w:u w:val="single"/>
          </w:rPr>
          <w:t>Summary report no. 2, volume 21, pulsed lights (part I), 1947 November</w:t>
        </w:r>
      </w:hyperlink>
    </w:p>
    <w:p w14:paraId="292284FE" w14:textId="77777777" w:rsidR="004728DD" w:rsidRPr="00775E2D" w:rsidRDefault="004728DD" w:rsidP="004728DD">
      <w:pPr>
        <w:spacing w:after="0"/>
        <w:rPr>
          <w:rFonts w:ascii="Times New Roman" w:hAnsi="Times New Roman"/>
          <w:sz w:val="24"/>
        </w:rPr>
      </w:pPr>
      <w:hyperlink r:id="rId1946" w:history="1">
        <w:r w:rsidRPr="00775E2D">
          <w:rPr>
            <w:rFonts w:ascii="Times New Roman" w:hAnsi="Times New Roman"/>
            <w:color w:val="0000FF"/>
            <w:sz w:val="24"/>
            <w:u w:val="single"/>
          </w:rPr>
          <w:t>Summary report no. 9, June 1948, 1948 June</w:t>
        </w:r>
      </w:hyperlink>
    </w:p>
    <w:p w14:paraId="2C54D546" w14:textId="77777777" w:rsidR="004728DD" w:rsidRPr="00775E2D" w:rsidRDefault="004728DD" w:rsidP="004728DD">
      <w:pPr>
        <w:spacing w:after="0"/>
        <w:rPr>
          <w:rFonts w:ascii="Times New Roman" w:hAnsi="Times New Roman"/>
          <w:sz w:val="24"/>
        </w:rPr>
      </w:pPr>
      <w:hyperlink r:id="rId1947" w:history="1">
        <w:r w:rsidRPr="00775E2D">
          <w:rPr>
            <w:rFonts w:ascii="Times New Roman" w:hAnsi="Times New Roman"/>
            <w:color w:val="0000FF"/>
            <w:sz w:val="24"/>
            <w:u w:val="single"/>
          </w:rPr>
          <w:t>Summary report no. 2, volume 22, pulsed lights (part I), 1947 November</w:t>
        </w:r>
      </w:hyperlink>
    </w:p>
    <w:p w14:paraId="4D869F78" w14:textId="77777777" w:rsidR="004728DD" w:rsidRPr="00775E2D" w:rsidRDefault="004728DD" w:rsidP="004728DD">
      <w:pPr>
        <w:spacing w:after="0"/>
        <w:rPr>
          <w:rFonts w:ascii="Times New Roman" w:hAnsi="Times New Roman"/>
          <w:sz w:val="24"/>
        </w:rPr>
      </w:pPr>
      <w:hyperlink r:id="rId1948" w:history="1">
        <w:r w:rsidRPr="00775E2D">
          <w:rPr>
            <w:rFonts w:ascii="Times New Roman" w:hAnsi="Times New Roman"/>
            <w:color w:val="0000FF"/>
            <w:sz w:val="24"/>
            <w:u w:val="single"/>
          </w:rPr>
          <w:t>Summary report no. 3, December 1947, 1947 December</w:t>
        </w:r>
      </w:hyperlink>
    </w:p>
    <w:p w14:paraId="40A08B8C" w14:textId="77777777" w:rsidR="004728DD" w:rsidRPr="00775E2D" w:rsidRDefault="004728DD" w:rsidP="004728DD">
      <w:pPr>
        <w:spacing w:after="0"/>
        <w:rPr>
          <w:rFonts w:ascii="Times New Roman" w:hAnsi="Times New Roman"/>
          <w:sz w:val="24"/>
        </w:rPr>
      </w:pPr>
      <w:hyperlink r:id="rId1949" w:history="1">
        <w:r w:rsidRPr="00775E2D">
          <w:rPr>
            <w:rFonts w:ascii="Times New Roman" w:hAnsi="Times New Roman"/>
            <w:color w:val="0000FF"/>
            <w:sz w:val="24"/>
            <w:u w:val="single"/>
          </w:rPr>
          <w:t>Summary report no. 2, volume 20, iconoscope studies, 1947 November</w:t>
        </w:r>
      </w:hyperlink>
    </w:p>
    <w:p w14:paraId="6A16423D" w14:textId="77777777" w:rsidR="004728DD" w:rsidRPr="00775E2D" w:rsidRDefault="004728DD" w:rsidP="004728DD">
      <w:pPr>
        <w:spacing w:after="0"/>
        <w:rPr>
          <w:rFonts w:ascii="Times New Roman" w:hAnsi="Times New Roman"/>
          <w:sz w:val="24"/>
        </w:rPr>
      </w:pPr>
      <w:hyperlink r:id="rId1950" w:history="1">
        <w:r w:rsidRPr="00775E2D">
          <w:rPr>
            <w:rFonts w:ascii="Times New Roman" w:hAnsi="Times New Roman"/>
            <w:color w:val="0000FF"/>
            <w:sz w:val="24"/>
            <w:u w:val="single"/>
          </w:rPr>
          <w:t>Summary report no. 2, volume 18, pulse transformers, 1947 November</w:t>
        </w:r>
      </w:hyperlink>
    </w:p>
    <w:p w14:paraId="72F809D4" w14:textId="77777777" w:rsidR="004728DD" w:rsidRPr="00775E2D" w:rsidRDefault="004728DD" w:rsidP="004728DD">
      <w:pPr>
        <w:spacing w:after="0"/>
        <w:rPr>
          <w:rFonts w:ascii="Times New Roman" w:hAnsi="Times New Roman"/>
          <w:sz w:val="24"/>
        </w:rPr>
      </w:pPr>
      <w:hyperlink r:id="rId1951" w:history="1">
        <w:r w:rsidRPr="00775E2D">
          <w:rPr>
            <w:rFonts w:ascii="Times New Roman" w:hAnsi="Times New Roman"/>
            <w:color w:val="0000FF"/>
            <w:sz w:val="24"/>
            <w:u w:val="single"/>
          </w:rPr>
          <w:t>Summary report no. 2, volume 19, test equipment and miscellaneous circuits, 1947 November</w:t>
        </w:r>
      </w:hyperlink>
    </w:p>
    <w:p w14:paraId="309E0AE5" w14:textId="77777777" w:rsidR="004728DD" w:rsidRPr="00775E2D" w:rsidRDefault="004728DD" w:rsidP="004728DD">
      <w:pPr>
        <w:spacing w:after="0"/>
        <w:rPr>
          <w:rFonts w:ascii="Times New Roman" w:hAnsi="Times New Roman"/>
          <w:sz w:val="24"/>
        </w:rPr>
      </w:pPr>
      <w:hyperlink r:id="rId1952" w:history="1">
        <w:r w:rsidRPr="00775E2D">
          <w:rPr>
            <w:rFonts w:ascii="Times New Roman" w:hAnsi="Times New Roman"/>
            <w:color w:val="0000FF"/>
            <w:sz w:val="24"/>
            <w:u w:val="single"/>
          </w:rPr>
          <w:t>Summary report no. 8, May 1948, 1948 May</w:t>
        </w:r>
      </w:hyperlink>
    </w:p>
    <w:p w14:paraId="3A14B6DA" w14:textId="77777777" w:rsidR="004728DD" w:rsidRPr="00775E2D" w:rsidRDefault="004728DD" w:rsidP="004728DD">
      <w:pPr>
        <w:spacing w:after="0"/>
        <w:rPr>
          <w:rFonts w:ascii="Times New Roman" w:hAnsi="Times New Roman"/>
          <w:sz w:val="24"/>
        </w:rPr>
      </w:pPr>
      <w:hyperlink r:id="rId1953" w:history="1">
        <w:r w:rsidRPr="00775E2D">
          <w:rPr>
            <w:rFonts w:ascii="Times New Roman" w:hAnsi="Times New Roman"/>
            <w:color w:val="0000FF"/>
            <w:sz w:val="24"/>
            <w:u w:val="single"/>
          </w:rPr>
          <w:t>Summary report no. 2, volume 17, high-speed switches, 1947 November</w:t>
        </w:r>
      </w:hyperlink>
    </w:p>
    <w:p w14:paraId="47B7A3DC" w14:textId="77777777" w:rsidR="004728DD" w:rsidRPr="00775E2D" w:rsidRDefault="004728DD" w:rsidP="004728DD">
      <w:pPr>
        <w:spacing w:after="0"/>
        <w:rPr>
          <w:rFonts w:ascii="Times New Roman" w:hAnsi="Times New Roman"/>
          <w:sz w:val="24"/>
        </w:rPr>
      </w:pPr>
      <w:hyperlink r:id="rId1954" w:history="1">
        <w:r w:rsidRPr="00775E2D">
          <w:rPr>
            <w:rFonts w:ascii="Times New Roman" w:hAnsi="Times New Roman"/>
            <w:color w:val="0000FF"/>
            <w:sz w:val="24"/>
            <w:u w:val="single"/>
          </w:rPr>
          <w:t>Summary report no. 8, May 1948, 1948 May</w:t>
        </w:r>
      </w:hyperlink>
    </w:p>
    <w:p w14:paraId="6B160084" w14:textId="77777777" w:rsidR="004728DD" w:rsidRPr="00775E2D" w:rsidRDefault="004728DD" w:rsidP="004728DD">
      <w:pPr>
        <w:spacing w:after="0"/>
        <w:rPr>
          <w:rFonts w:ascii="Times New Roman" w:hAnsi="Times New Roman"/>
          <w:sz w:val="24"/>
        </w:rPr>
      </w:pPr>
      <w:hyperlink r:id="rId1955" w:history="1">
        <w:r w:rsidRPr="00775E2D">
          <w:rPr>
            <w:rFonts w:ascii="Times New Roman" w:hAnsi="Times New Roman"/>
            <w:color w:val="0000FF"/>
            <w:sz w:val="24"/>
            <w:u w:val="single"/>
          </w:rPr>
          <w:t>Summary report no. 26, second quarter, 1951, 1951</w:t>
        </w:r>
      </w:hyperlink>
    </w:p>
    <w:p w14:paraId="461EC0BD" w14:textId="77777777" w:rsidR="004728DD" w:rsidRPr="00775E2D" w:rsidRDefault="004728DD" w:rsidP="004728DD">
      <w:pPr>
        <w:spacing w:after="0"/>
        <w:rPr>
          <w:rFonts w:ascii="Times New Roman" w:hAnsi="Times New Roman"/>
          <w:sz w:val="24"/>
        </w:rPr>
      </w:pPr>
      <w:hyperlink r:id="rId1956" w:history="1">
        <w:r w:rsidRPr="00775E2D">
          <w:rPr>
            <w:rFonts w:ascii="Times New Roman" w:hAnsi="Times New Roman"/>
            <w:color w:val="0000FF"/>
            <w:sz w:val="24"/>
            <w:u w:val="single"/>
          </w:rPr>
          <w:t>Summary report no. 13, October 1948, 1948 October</w:t>
        </w:r>
      </w:hyperlink>
    </w:p>
    <w:p w14:paraId="24D4E502" w14:textId="77777777" w:rsidR="004728DD" w:rsidRPr="00775E2D" w:rsidRDefault="004728DD" w:rsidP="004728DD">
      <w:pPr>
        <w:spacing w:after="0"/>
        <w:rPr>
          <w:rFonts w:ascii="Times New Roman" w:hAnsi="Times New Roman"/>
          <w:sz w:val="24"/>
        </w:rPr>
      </w:pPr>
      <w:hyperlink r:id="rId1957" w:history="1">
        <w:r w:rsidRPr="00775E2D">
          <w:rPr>
            <w:rFonts w:ascii="Times New Roman" w:hAnsi="Times New Roman"/>
            <w:color w:val="0000FF"/>
            <w:sz w:val="24"/>
            <w:u w:val="single"/>
          </w:rPr>
          <w:t>Summary report no. 10, July 1948, 1948 July</w:t>
        </w:r>
      </w:hyperlink>
    </w:p>
    <w:p w14:paraId="1662491B" w14:textId="77777777" w:rsidR="004728DD" w:rsidRPr="00775E2D" w:rsidRDefault="004728DD" w:rsidP="004728DD">
      <w:pPr>
        <w:spacing w:after="0"/>
        <w:rPr>
          <w:rFonts w:ascii="Times New Roman" w:hAnsi="Times New Roman"/>
          <w:sz w:val="24"/>
        </w:rPr>
      </w:pPr>
      <w:hyperlink r:id="rId1958" w:history="1">
        <w:r w:rsidRPr="00775E2D">
          <w:rPr>
            <w:rFonts w:ascii="Times New Roman" w:hAnsi="Times New Roman"/>
            <w:color w:val="0000FF"/>
            <w:sz w:val="24"/>
            <w:u w:val="single"/>
          </w:rPr>
          <w:t>Summary report no. 11, August 1948, 1948 August</w:t>
        </w:r>
      </w:hyperlink>
    </w:p>
    <w:p w14:paraId="539B604F" w14:textId="77777777" w:rsidR="004728DD" w:rsidRPr="00775E2D" w:rsidRDefault="004728DD" w:rsidP="004728DD">
      <w:pPr>
        <w:spacing w:after="0"/>
        <w:rPr>
          <w:rFonts w:ascii="Times New Roman" w:hAnsi="Times New Roman"/>
          <w:sz w:val="24"/>
        </w:rPr>
      </w:pPr>
      <w:hyperlink r:id="rId1959" w:history="1">
        <w:r w:rsidRPr="00775E2D">
          <w:rPr>
            <w:rFonts w:ascii="Times New Roman" w:hAnsi="Times New Roman"/>
            <w:color w:val="0000FF"/>
            <w:sz w:val="24"/>
            <w:u w:val="single"/>
          </w:rPr>
          <w:t>Summary report no. 19, second quarter, 1949, 1949</w:t>
        </w:r>
      </w:hyperlink>
    </w:p>
    <w:p w14:paraId="0ACA85D4" w14:textId="77777777" w:rsidR="004728DD" w:rsidRPr="00775E2D" w:rsidRDefault="004728DD" w:rsidP="004728DD">
      <w:pPr>
        <w:spacing w:after="0"/>
        <w:rPr>
          <w:rFonts w:ascii="Times New Roman" w:hAnsi="Times New Roman"/>
          <w:sz w:val="24"/>
        </w:rPr>
      </w:pPr>
      <w:hyperlink r:id="rId1960" w:history="1">
        <w:r w:rsidRPr="00775E2D">
          <w:rPr>
            <w:rFonts w:ascii="Times New Roman" w:hAnsi="Times New Roman"/>
            <w:color w:val="0000FF"/>
            <w:sz w:val="24"/>
            <w:u w:val="single"/>
          </w:rPr>
          <w:t>Summary report no. 18, March 1949, 1949 March</w:t>
        </w:r>
      </w:hyperlink>
    </w:p>
    <w:p w14:paraId="167CC24D" w14:textId="77777777" w:rsidR="004728DD" w:rsidRPr="00775E2D" w:rsidRDefault="004728DD" w:rsidP="004728DD">
      <w:pPr>
        <w:spacing w:after="0"/>
        <w:rPr>
          <w:rFonts w:ascii="Times New Roman" w:hAnsi="Times New Roman"/>
          <w:sz w:val="24"/>
        </w:rPr>
      </w:pPr>
      <w:hyperlink r:id="rId1961" w:history="1">
        <w:r w:rsidRPr="00775E2D">
          <w:rPr>
            <w:rFonts w:ascii="Times New Roman" w:hAnsi="Times New Roman"/>
            <w:color w:val="0000FF"/>
            <w:sz w:val="24"/>
            <w:u w:val="single"/>
          </w:rPr>
          <w:t>Summary report no. 24, third quarter, 1950, 1950</w:t>
        </w:r>
      </w:hyperlink>
    </w:p>
    <w:p w14:paraId="4B36C4DC" w14:textId="77777777" w:rsidR="004728DD" w:rsidRPr="00775E2D" w:rsidRDefault="004728DD" w:rsidP="004728DD">
      <w:pPr>
        <w:spacing w:after="0"/>
        <w:rPr>
          <w:rFonts w:ascii="Times New Roman" w:hAnsi="Times New Roman"/>
          <w:sz w:val="24"/>
        </w:rPr>
      </w:pPr>
      <w:hyperlink r:id="rId1962" w:history="1">
        <w:r w:rsidRPr="00775E2D">
          <w:rPr>
            <w:rFonts w:ascii="Times New Roman" w:hAnsi="Times New Roman"/>
            <w:color w:val="0000FF"/>
            <w:sz w:val="24"/>
            <w:u w:val="single"/>
          </w:rPr>
          <w:t>Summary report no. 23, second quarter, 1950, 1950</w:t>
        </w:r>
      </w:hyperlink>
    </w:p>
    <w:p w14:paraId="0F2B114E" w14:textId="77777777" w:rsidR="004728DD" w:rsidRPr="00775E2D" w:rsidRDefault="004728DD" w:rsidP="004728DD">
      <w:pPr>
        <w:spacing w:after="0"/>
        <w:rPr>
          <w:rFonts w:ascii="Times New Roman" w:hAnsi="Times New Roman"/>
          <w:sz w:val="24"/>
        </w:rPr>
      </w:pPr>
      <w:hyperlink r:id="rId1963" w:history="1">
        <w:r w:rsidRPr="00775E2D">
          <w:rPr>
            <w:rFonts w:ascii="Times New Roman" w:hAnsi="Times New Roman"/>
            <w:color w:val="0000FF"/>
            <w:sz w:val="24"/>
            <w:u w:val="single"/>
          </w:rPr>
          <w:t>Summary report no. 12, September 1948, 1948 September</w:t>
        </w:r>
      </w:hyperlink>
    </w:p>
    <w:p w14:paraId="02438799" w14:textId="77777777" w:rsidR="004728DD" w:rsidRPr="00775E2D" w:rsidRDefault="004728DD" w:rsidP="004728DD">
      <w:pPr>
        <w:spacing w:after="0"/>
        <w:rPr>
          <w:rFonts w:ascii="Times New Roman" w:hAnsi="Times New Roman"/>
          <w:sz w:val="24"/>
        </w:rPr>
      </w:pPr>
      <w:hyperlink r:id="rId1964" w:history="1">
        <w:r w:rsidRPr="00775E2D">
          <w:rPr>
            <w:rFonts w:ascii="Times New Roman" w:hAnsi="Times New Roman"/>
            <w:color w:val="0000FF"/>
            <w:sz w:val="24"/>
            <w:u w:val="single"/>
          </w:rPr>
          <w:t>Summary report no. 28, fourth quarter, 1951, 1951</w:t>
        </w:r>
      </w:hyperlink>
    </w:p>
    <w:p w14:paraId="73B5BD23" w14:textId="77777777" w:rsidR="004728DD" w:rsidRPr="00775E2D" w:rsidRDefault="004728DD" w:rsidP="004728DD">
      <w:pPr>
        <w:spacing w:after="0"/>
        <w:rPr>
          <w:rFonts w:ascii="Times New Roman" w:hAnsi="Times New Roman"/>
          <w:sz w:val="24"/>
        </w:rPr>
      </w:pPr>
      <w:hyperlink r:id="rId1965" w:history="1">
        <w:r w:rsidRPr="00775E2D">
          <w:rPr>
            <w:rFonts w:ascii="Times New Roman" w:hAnsi="Times New Roman"/>
            <w:color w:val="0000FF"/>
            <w:sz w:val="24"/>
            <w:u w:val="single"/>
          </w:rPr>
          <w:t>Summary report no. 34, second quarter, 1953, 1953</w:t>
        </w:r>
      </w:hyperlink>
    </w:p>
    <w:p w14:paraId="1E25EFA4" w14:textId="77777777" w:rsidR="004728DD" w:rsidRPr="00775E2D" w:rsidRDefault="004728DD" w:rsidP="004728DD">
      <w:pPr>
        <w:spacing w:after="0"/>
        <w:rPr>
          <w:rFonts w:ascii="Times New Roman" w:hAnsi="Times New Roman"/>
          <w:sz w:val="24"/>
        </w:rPr>
      </w:pPr>
      <w:hyperlink r:id="rId1966" w:history="1">
        <w:r w:rsidRPr="00775E2D">
          <w:rPr>
            <w:rFonts w:ascii="Times New Roman" w:hAnsi="Times New Roman"/>
            <w:color w:val="0000FF"/>
            <w:sz w:val="24"/>
            <w:u w:val="single"/>
          </w:rPr>
          <w:t>Summary report no. 4, January 1948, 1948 January</w:t>
        </w:r>
      </w:hyperlink>
    </w:p>
    <w:p w14:paraId="30671DCD" w14:textId="77777777" w:rsidR="004728DD" w:rsidRPr="00775E2D" w:rsidRDefault="004728DD" w:rsidP="004728DD">
      <w:pPr>
        <w:spacing w:after="0"/>
        <w:rPr>
          <w:rFonts w:ascii="Times New Roman" w:hAnsi="Times New Roman"/>
          <w:sz w:val="24"/>
        </w:rPr>
      </w:pPr>
      <w:hyperlink r:id="rId1967" w:history="1">
        <w:r w:rsidRPr="00775E2D">
          <w:rPr>
            <w:rFonts w:ascii="Times New Roman" w:hAnsi="Times New Roman"/>
            <w:color w:val="0000FF"/>
            <w:sz w:val="24"/>
            <w:u w:val="single"/>
          </w:rPr>
          <w:t>Summary report no. 5, February 1948, 1948 February</w:t>
        </w:r>
      </w:hyperlink>
    </w:p>
    <w:p w14:paraId="7EEF164A" w14:textId="77777777" w:rsidR="004728DD" w:rsidRPr="00775E2D" w:rsidRDefault="004728DD" w:rsidP="004728DD">
      <w:pPr>
        <w:spacing w:after="0"/>
        <w:rPr>
          <w:rFonts w:ascii="Times New Roman" w:hAnsi="Times New Roman"/>
          <w:sz w:val="24"/>
        </w:rPr>
      </w:pPr>
      <w:hyperlink r:id="rId1968" w:history="1">
        <w:r w:rsidRPr="00775E2D">
          <w:rPr>
            <w:rFonts w:ascii="Times New Roman" w:hAnsi="Times New Roman"/>
            <w:color w:val="0000FF"/>
            <w:sz w:val="24"/>
            <w:u w:val="single"/>
          </w:rPr>
          <w:t>Summary report no. 9, June 1948, 1948 June</w:t>
        </w:r>
      </w:hyperlink>
    </w:p>
    <w:p w14:paraId="35370666" w14:textId="77777777" w:rsidR="004728DD" w:rsidRPr="00775E2D" w:rsidRDefault="004728DD" w:rsidP="004728DD">
      <w:pPr>
        <w:spacing w:after="0"/>
        <w:rPr>
          <w:rFonts w:ascii="Times New Roman" w:hAnsi="Times New Roman"/>
          <w:sz w:val="24"/>
        </w:rPr>
      </w:pPr>
      <w:hyperlink r:id="rId1969" w:history="1">
        <w:r w:rsidRPr="00775E2D">
          <w:rPr>
            <w:rFonts w:ascii="Times New Roman" w:hAnsi="Times New Roman"/>
            <w:color w:val="0000FF"/>
            <w:sz w:val="24"/>
            <w:u w:val="single"/>
          </w:rPr>
          <w:t>Summary report no. 3, December 1947, 1947 December</w:t>
        </w:r>
      </w:hyperlink>
    </w:p>
    <w:p w14:paraId="1AFD5817" w14:textId="77777777" w:rsidR="004728DD" w:rsidRPr="00775E2D" w:rsidRDefault="004728DD" w:rsidP="004728DD">
      <w:pPr>
        <w:spacing w:after="0"/>
        <w:rPr>
          <w:rFonts w:ascii="Times New Roman" w:hAnsi="Times New Roman"/>
          <w:sz w:val="24"/>
        </w:rPr>
      </w:pPr>
      <w:hyperlink r:id="rId1970" w:history="1">
        <w:r w:rsidRPr="00775E2D">
          <w:rPr>
            <w:rFonts w:ascii="Times New Roman" w:hAnsi="Times New Roman"/>
            <w:color w:val="0000FF"/>
            <w:sz w:val="24"/>
            <w:u w:val="single"/>
          </w:rPr>
          <w:t>Summary report no. 29, first quarter, 1952, 1952</w:t>
        </w:r>
      </w:hyperlink>
    </w:p>
    <w:p w14:paraId="04292674" w14:textId="77777777" w:rsidR="004728DD" w:rsidRPr="00775E2D" w:rsidRDefault="004728DD" w:rsidP="004728DD">
      <w:pPr>
        <w:spacing w:after="0"/>
        <w:rPr>
          <w:rFonts w:ascii="Times New Roman" w:hAnsi="Times New Roman"/>
          <w:sz w:val="24"/>
        </w:rPr>
      </w:pPr>
      <w:hyperlink r:id="rId1971" w:history="1">
        <w:r w:rsidRPr="00775E2D">
          <w:rPr>
            <w:rFonts w:ascii="Times New Roman" w:hAnsi="Times New Roman"/>
            <w:color w:val="0000FF"/>
            <w:sz w:val="24"/>
            <w:u w:val="single"/>
          </w:rPr>
          <w:t>Summary report no. 17, February 1949, 1949 February</w:t>
        </w:r>
      </w:hyperlink>
    </w:p>
    <w:p w14:paraId="39B4D72E" w14:textId="77777777" w:rsidR="004728DD" w:rsidRPr="00775E2D" w:rsidRDefault="004728DD" w:rsidP="004728DD">
      <w:pPr>
        <w:spacing w:after="0"/>
        <w:rPr>
          <w:rFonts w:ascii="Times New Roman" w:hAnsi="Times New Roman"/>
          <w:sz w:val="24"/>
        </w:rPr>
      </w:pPr>
      <w:hyperlink r:id="rId1972" w:history="1">
        <w:r w:rsidRPr="00775E2D">
          <w:rPr>
            <w:rFonts w:ascii="Times New Roman" w:hAnsi="Times New Roman"/>
            <w:color w:val="0000FF"/>
            <w:sz w:val="24"/>
            <w:u w:val="single"/>
          </w:rPr>
          <w:t>Summary report no. 20, third quarter, 1949, 1949</w:t>
        </w:r>
      </w:hyperlink>
    </w:p>
    <w:p w14:paraId="69AFCB89" w14:textId="77777777" w:rsidR="004728DD" w:rsidRPr="00775E2D" w:rsidRDefault="004728DD" w:rsidP="004728DD">
      <w:pPr>
        <w:spacing w:after="0"/>
        <w:rPr>
          <w:rFonts w:ascii="Times New Roman" w:hAnsi="Times New Roman"/>
          <w:sz w:val="24"/>
        </w:rPr>
      </w:pPr>
      <w:hyperlink r:id="rId1973" w:history="1">
        <w:r w:rsidRPr="00775E2D">
          <w:rPr>
            <w:rFonts w:ascii="Times New Roman" w:hAnsi="Times New Roman"/>
            <w:color w:val="0000FF"/>
            <w:sz w:val="24"/>
            <w:u w:val="single"/>
          </w:rPr>
          <w:t>Summary report no. 37, first quarter 1954, 1954</w:t>
        </w:r>
      </w:hyperlink>
    </w:p>
    <w:p w14:paraId="18204015" w14:textId="77777777" w:rsidR="004728DD" w:rsidRPr="00775E2D" w:rsidRDefault="004728DD" w:rsidP="004728DD">
      <w:pPr>
        <w:spacing w:after="0"/>
        <w:rPr>
          <w:rFonts w:ascii="Times New Roman" w:hAnsi="Times New Roman"/>
          <w:sz w:val="24"/>
        </w:rPr>
      </w:pPr>
      <w:hyperlink r:id="rId1974" w:history="1">
        <w:r w:rsidRPr="00775E2D">
          <w:rPr>
            <w:rFonts w:ascii="Times New Roman" w:hAnsi="Times New Roman"/>
            <w:color w:val="0000FF"/>
            <w:sz w:val="24"/>
            <w:u w:val="single"/>
          </w:rPr>
          <w:t>Summary report no. 25, fourth quarter, 1950 and first quarter, 1951, 1951</w:t>
        </w:r>
      </w:hyperlink>
    </w:p>
    <w:p w14:paraId="28471C07" w14:textId="77777777" w:rsidR="004728DD" w:rsidRPr="00775E2D" w:rsidRDefault="004728DD" w:rsidP="004728DD">
      <w:pPr>
        <w:spacing w:after="0"/>
        <w:rPr>
          <w:rFonts w:ascii="Times New Roman" w:hAnsi="Times New Roman"/>
          <w:sz w:val="24"/>
        </w:rPr>
      </w:pPr>
      <w:hyperlink r:id="rId1975" w:history="1">
        <w:r w:rsidRPr="00775E2D">
          <w:rPr>
            <w:rFonts w:ascii="Times New Roman" w:hAnsi="Times New Roman"/>
            <w:color w:val="0000FF"/>
            <w:sz w:val="24"/>
            <w:u w:val="single"/>
          </w:rPr>
          <w:t>Summary report no. 16, January 1949, 1949 January</w:t>
        </w:r>
      </w:hyperlink>
    </w:p>
    <w:p w14:paraId="4B0B0D70" w14:textId="77777777" w:rsidR="004728DD" w:rsidRPr="00775E2D" w:rsidRDefault="004728DD" w:rsidP="004728DD">
      <w:pPr>
        <w:spacing w:after="0"/>
        <w:rPr>
          <w:rFonts w:ascii="Times New Roman" w:hAnsi="Times New Roman"/>
          <w:sz w:val="24"/>
        </w:rPr>
      </w:pPr>
      <w:hyperlink r:id="rId1976" w:history="1">
        <w:r w:rsidRPr="00775E2D">
          <w:rPr>
            <w:rFonts w:ascii="Times New Roman" w:hAnsi="Times New Roman"/>
            <w:color w:val="0000FF"/>
            <w:sz w:val="24"/>
            <w:u w:val="single"/>
          </w:rPr>
          <w:t>Summary report no. 14, November 1948, 1948 November</w:t>
        </w:r>
      </w:hyperlink>
    </w:p>
    <w:p w14:paraId="020F53D0" w14:textId="77777777" w:rsidR="004728DD" w:rsidRPr="00775E2D" w:rsidRDefault="004728DD" w:rsidP="004728DD">
      <w:pPr>
        <w:spacing w:after="0"/>
        <w:rPr>
          <w:rFonts w:ascii="Times New Roman" w:hAnsi="Times New Roman"/>
          <w:sz w:val="24"/>
        </w:rPr>
      </w:pPr>
      <w:hyperlink r:id="rId1977" w:history="1">
        <w:r w:rsidRPr="00775E2D">
          <w:rPr>
            <w:rFonts w:ascii="Times New Roman" w:hAnsi="Times New Roman"/>
            <w:color w:val="0000FF"/>
            <w:sz w:val="24"/>
            <w:u w:val="single"/>
          </w:rPr>
          <w:t>Summary report no. 35, third quarter, 1953, 1953</w:t>
        </w:r>
      </w:hyperlink>
    </w:p>
    <w:p w14:paraId="210F090A" w14:textId="77777777" w:rsidR="004728DD" w:rsidRPr="00775E2D" w:rsidRDefault="004728DD" w:rsidP="004728DD">
      <w:pPr>
        <w:spacing w:after="0"/>
        <w:rPr>
          <w:rFonts w:ascii="Times New Roman" w:hAnsi="Times New Roman"/>
          <w:sz w:val="24"/>
        </w:rPr>
      </w:pPr>
      <w:hyperlink r:id="rId1978" w:history="1">
        <w:r w:rsidRPr="00775E2D">
          <w:rPr>
            <w:rFonts w:ascii="Times New Roman" w:hAnsi="Times New Roman"/>
            <w:color w:val="0000FF"/>
            <w:sz w:val="24"/>
            <w:u w:val="single"/>
          </w:rPr>
          <w:t>Summary report no. 31, third quarter, 1952, 1952</w:t>
        </w:r>
      </w:hyperlink>
    </w:p>
    <w:p w14:paraId="58DA7A22" w14:textId="77777777" w:rsidR="004728DD" w:rsidRPr="00775E2D" w:rsidRDefault="004728DD" w:rsidP="004728DD">
      <w:pPr>
        <w:spacing w:after="0"/>
        <w:rPr>
          <w:rFonts w:ascii="Times New Roman" w:hAnsi="Times New Roman"/>
          <w:sz w:val="24"/>
        </w:rPr>
      </w:pPr>
      <w:hyperlink r:id="rId1979" w:history="1">
        <w:r w:rsidRPr="00775E2D">
          <w:rPr>
            <w:rFonts w:ascii="Times New Roman" w:hAnsi="Times New Roman"/>
            <w:color w:val="0000FF"/>
            <w:sz w:val="24"/>
            <w:u w:val="single"/>
          </w:rPr>
          <w:t>Summary report no. 27, third quarter, 1951, 1951</w:t>
        </w:r>
      </w:hyperlink>
    </w:p>
    <w:p w14:paraId="508C4F5B" w14:textId="77777777" w:rsidR="004728DD" w:rsidRPr="00775E2D" w:rsidRDefault="004728DD" w:rsidP="004728DD">
      <w:pPr>
        <w:spacing w:after="0"/>
        <w:rPr>
          <w:rFonts w:ascii="Times New Roman" w:hAnsi="Times New Roman"/>
          <w:sz w:val="24"/>
        </w:rPr>
      </w:pPr>
      <w:hyperlink r:id="rId1980" w:history="1">
        <w:r w:rsidRPr="00775E2D">
          <w:rPr>
            <w:rFonts w:ascii="Times New Roman" w:hAnsi="Times New Roman"/>
            <w:color w:val="0000FF"/>
            <w:sz w:val="24"/>
            <w:u w:val="single"/>
          </w:rPr>
          <w:t>Summary report no. 7, April 1948, 1948 April</w:t>
        </w:r>
      </w:hyperlink>
    </w:p>
    <w:p w14:paraId="31CD2A34" w14:textId="77777777" w:rsidR="004728DD" w:rsidRPr="00775E2D" w:rsidRDefault="004728DD" w:rsidP="004728DD">
      <w:pPr>
        <w:spacing w:after="0"/>
        <w:rPr>
          <w:rFonts w:ascii="Times New Roman" w:hAnsi="Times New Roman"/>
          <w:sz w:val="24"/>
        </w:rPr>
      </w:pPr>
      <w:hyperlink r:id="rId1981" w:history="1">
        <w:r w:rsidRPr="00775E2D">
          <w:rPr>
            <w:rFonts w:ascii="Times New Roman" w:hAnsi="Times New Roman"/>
            <w:color w:val="0000FF"/>
            <w:sz w:val="24"/>
            <w:u w:val="single"/>
          </w:rPr>
          <w:t>Summary report no. 15, December 1948, 1948 December</w:t>
        </w:r>
      </w:hyperlink>
    </w:p>
    <w:p w14:paraId="26D8E60F" w14:textId="77777777" w:rsidR="004728DD" w:rsidRPr="00775E2D" w:rsidRDefault="004728DD" w:rsidP="004728DD">
      <w:pPr>
        <w:spacing w:after="0"/>
        <w:rPr>
          <w:rFonts w:ascii="Times New Roman" w:hAnsi="Times New Roman"/>
          <w:sz w:val="24"/>
        </w:rPr>
      </w:pPr>
      <w:hyperlink r:id="rId1982" w:history="1">
        <w:r w:rsidRPr="00775E2D">
          <w:rPr>
            <w:rFonts w:ascii="Times New Roman" w:hAnsi="Times New Roman"/>
            <w:color w:val="0000FF"/>
            <w:sz w:val="24"/>
            <w:u w:val="single"/>
          </w:rPr>
          <w:t>Summary report no. 21, fourth quarter, 1949, 1949</w:t>
        </w:r>
      </w:hyperlink>
    </w:p>
    <w:p w14:paraId="69FE86C4" w14:textId="77777777" w:rsidR="004728DD" w:rsidRPr="00775E2D" w:rsidRDefault="004728DD" w:rsidP="004728DD">
      <w:pPr>
        <w:spacing w:after="0"/>
        <w:rPr>
          <w:rFonts w:ascii="Times New Roman" w:hAnsi="Times New Roman"/>
          <w:sz w:val="24"/>
        </w:rPr>
      </w:pPr>
      <w:hyperlink r:id="rId1983" w:history="1">
        <w:r w:rsidRPr="00775E2D">
          <w:rPr>
            <w:rFonts w:ascii="Times New Roman" w:hAnsi="Times New Roman"/>
            <w:color w:val="0000FF"/>
            <w:sz w:val="24"/>
            <w:u w:val="single"/>
          </w:rPr>
          <w:t>Summary report no. 38, second quarter 1954, 1954</w:t>
        </w:r>
      </w:hyperlink>
    </w:p>
    <w:p w14:paraId="64850BAE" w14:textId="77777777" w:rsidR="004728DD" w:rsidRPr="00775E2D" w:rsidRDefault="004728DD" w:rsidP="004728DD">
      <w:pPr>
        <w:spacing w:after="0"/>
        <w:rPr>
          <w:rFonts w:ascii="Times New Roman" w:hAnsi="Times New Roman"/>
          <w:sz w:val="24"/>
        </w:rPr>
      </w:pPr>
      <w:hyperlink r:id="rId1984" w:history="1">
        <w:r w:rsidRPr="00775E2D">
          <w:rPr>
            <w:rFonts w:ascii="Times New Roman" w:hAnsi="Times New Roman"/>
            <w:color w:val="0000FF"/>
            <w:sz w:val="24"/>
            <w:u w:val="single"/>
          </w:rPr>
          <w:t>Summary report no. 36, fourth quarter, 1953, 1953</w:t>
        </w:r>
      </w:hyperlink>
    </w:p>
    <w:p w14:paraId="5F1E036D" w14:textId="77777777" w:rsidR="004728DD" w:rsidRPr="00775E2D" w:rsidRDefault="004728DD" w:rsidP="004728DD">
      <w:pPr>
        <w:spacing w:after="0"/>
        <w:rPr>
          <w:rFonts w:ascii="Times New Roman" w:hAnsi="Times New Roman"/>
          <w:sz w:val="24"/>
        </w:rPr>
      </w:pPr>
      <w:hyperlink r:id="rId1985" w:history="1">
        <w:r w:rsidRPr="00775E2D">
          <w:rPr>
            <w:rFonts w:ascii="Times New Roman" w:hAnsi="Times New Roman"/>
            <w:color w:val="0000FF"/>
            <w:sz w:val="24"/>
            <w:u w:val="single"/>
          </w:rPr>
          <w:t>Summary report no. 30, second quarter, 1952, 1952</w:t>
        </w:r>
      </w:hyperlink>
    </w:p>
    <w:p w14:paraId="1D76580C" w14:textId="77777777" w:rsidR="004728DD" w:rsidRPr="00775E2D" w:rsidRDefault="004728DD" w:rsidP="004728DD">
      <w:pPr>
        <w:spacing w:after="0"/>
        <w:rPr>
          <w:rFonts w:ascii="Times New Roman" w:hAnsi="Times New Roman"/>
          <w:sz w:val="24"/>
        </w:rPr>
      </w:pPr>
      <w:hyperlink r:id="rId1986" w:history="1">
        <w:r w:rsidRPr="00775E2D">
          <w:rPr>
            <w:rFonts w:ascii="Times New Roman" w:hAnsi="Times New Roman"/>
            <w:color w:val="0000FF"/>
            <w:sz w:val="24"/>
            <w:u w:val="single"/>
          </w:rPr>
          <w:t>Summary report no. 32, fourth quarter, 1952, 1952</w:t>
        </w:r>
      </w:hyperlink>
    </w:p>
    <w:p w14:paraId="601C89F7" w14:textId="77777777" w:rsidR="004728DD" w:rsidRPr="00775E2D" w:rsidRDefault="004728DD" w:rsidP="004728DD">
      <w:pPr>
        <w:spacing w:after="0"/>
        <w:rPr>
          <w:rFonts w:ascii="Times New Roman" w:hAnsi="Times New Roman"/>
          <w:sz w:val="24"/>
        </w:rPr>
      </w:pPr>
      <w:hyperlink r:id="rId1987" w:history="1">
        <w:r w:rsidRPr="00775E2D">
          <w:rPr>
            <w:rFonts w:ascii="Times New Roman" w:hAnsi="Times New Roman"/>
            <w:color w:val="0000FF"/>
            <w:sz w:val="24"/>
            <w:u w:val="single"/>
          </w:rPr>
          <w:t>Summary report no. 6, March 1948, 1948 March</w:t>
        </w:r>
      </w:hyperlink>
    </w:p>
    <w:p w14:paraId="41E5BF1E" w14:textId="77777777" w:rsidR="004728DD" w:rsidRPr="00775E2D" w:rsidRDefault="004728DD" w:rsidP="004728DD">
      <w:pPr>
        <w:spacing w:after="0"/>
        <w:rPr>
          <w:rFonts w:ascii="Times New Roman" w:hAnsi="Times New Roman"/>
          <w:sz w:val="24"/>
        </w:rPr>
      </w:pPr>
      <w:hyperlink r:id="rId1988" w:history="1">
        <w:r w:rsidRPr="00775E2D">
          <w:rPr>
            <w:rFonts w:ascii="Times New Roman" w:hAnsi="Times New Roman"/>
            <w:color w:val="0000FF"/>
            <w:sz w:val="24"/>
            <w:u w:val="single"/>
          </w:rPr>
          <w:t>Summary report no. 22, first quarter, 1950, 1950</w:t>
        </w:r>
      </w:hyperlink>
    </w:p>
    <w:p w14:paraId="25E1BB71" w14:textId="77777777" w:rsidR="004728DD" w:rsidRPr="00775E2D" w:rsidRDefault="004728DD" w:rsidP="004728DD">
      <w:pPr>
        <w:spacing w:after="0"/>
        <w:rPr>
          <w:rFonts w:ascii="Times New Roman" w:hAnsi="Times New Roman"/>
          <w:sz w:val="24"/>
        </w:rPr>
      </w:pPr>
      <w:hyperlink r:id="rId1989" w:history="1">
        <w:r w:rsidRPr="00775E2D">
          <w:rPr>
            <w:rFonts w:ascii="Times New Roman" w:hAnsi="Times New Roman"/>
            <w:color w:val="0000FF"/>
            <w:sz w:val="24"/>
            <w:u w:val="single"/>
          </w:rPr>
          <w:t>Summary report no. 33, first quarter, 1953, 1953</w:t>
        </w:r>
      </w:hyperlink>
    </w:p>
    <w:p w14:paraId="5FE093D9" w14:textId="77777777" w:rsidR="004728DD" w:rsidRPr="00775E2D" w:rsidRDefault="004728DD" w:rsidP="004728DD">
      <w:pPr>
        <w:spacing w:after="0"/>
        <w:rPr>
          <w:rFonts w:ascii="Times New Roman" w:hAnsi="Times New Roman"/>
          <w:sz w:val="24"/>
        </w:rPr>
      </w:pPr>
      <w:hyperlink r:id="rId1990" w:history="1">
        <w:r w:rsidRPr="00775E2D">
          <w:rPr>
            <w:rFonts w:ascii="Times New Roman" w:hAnsi="Times New Roman"/>
            <w:color w:val="0000FF"/>
            <w:sz w:val="24"/>
            <w:u w:val="single"/>
          </w:rPr>
          <w:t>Electronic Computer Division personnel, 1951 May 01</w:t>
        </w:r>
      </w:hyperlink>
    </w:p>
    <w:p w14:paraId="4594D5B5" w14:textId="77777777" w:rsidR="004728DD" w:rsidRPr="00775E2D" w:rsidRDefault="004728DD" w:rsidP="004728DD">
      <w:pPr>
        <w:spacing w:after="0"/>
        <w:rPr>
          <w:rFonts w:ascii="Times New Roman" w:hAnsi="Times New Roman"/>
          <w:sz w:val="24"/>
        </w:rPr>
      </w:pPr>
      <w:hyperlink r:id="rId1991" w:history="1">
        <w:r w:rsidRPr="00775E2D">
          <w:rPr>
            <w:rFonts w:ascii="Times New Roman" w:hAnsi="Times New Roman"/>
            <w:color w:val="0000FF"/>
            <w:sz w:val="24"/>
            <w:u w:val="single"/>
          </w:rPr>
          <w:t>Summary report no. 39, third quarter 1954, 1954</w:t>
        </w:r>
      </w:hyperlink>
    </w:p>
    <w:p w14:paraId="79D74D7A" w14:textId="77777777" w:rsidR="004728DD" w:rsidRPr="00775E2D" w:rsidRDefault="004728DD" w:rsidP="004728DD">
      <w:pPr>
        <w:spacing w:after="0"/>
        <w:rPr>
          <w:rFonts w:ascii="Times New Roman" w:hAnsi="Times New Roman"/>
          <w:sz w:val="24"/>
        </w:rPr>
      </w:pPr>
      <w:hyperlink r:id="rId1992" w:history="1">
        <w:r w:rsidRPr="00775E2D">
          <w:rPr>
            <w:rFonts w:ascii="Times New Roman" w:hAnsi="Times New Roman"/>
            <w:color w:val="0000FF"/>
            <w:sz w:val="24"/>
            <w:u w:val="single"/>
          </w:rPr>
          <w:t>Electronic Computer Division personnel, 1950 October 01</w:t>
        </w:r>
      </w:hyperlink>
    </w:p>
    <w:p w14:paraId="53C44186" w14:textId="77777777" w:rsidR="004728DD" w:rsidRPr="00775E2D" w:rsidRDefault="004728DD" w:rsidP="004728DD">
      <w:pPr>
        <w:spacing w:after="0"/>
        <w:rPr>
          <w:rFonts w:ascii="Times New Roman" w:hAnsi="Times New Roman"/>
          <w:sz w:val="24"/>
        </w:rPr>
      </w:pPr>
      <w:hyperlink r:id="rId1993" w:history="1">
        <w:r w:rsidRPr="00775E2D">
          <w:rPr>
            <w:rFonts w:ascii="Times New Roman" w:hAnsi="Times New Roman"/>
            <w:color w:val="0000FF"/>
            <w:sz w:val="24"/>
            <w:u w:val="single"/>
          </w:rPr>
          <w:t>Electronic Computer Division personnel, 1951 February 01</w:t>
        </w:r>
      </w:hyperlink>
    </w:p>
    <w:p w14:paraId="2B12836E" w14:textId="77777777" w:rsidR="004728DD" w:rsidRPr="00775E2D" w:rsidRDefault="004728DD" w:rsidP="004728DD">
      <w:pPr>
        <w:spacing w:after="0"/>
        <w:rPr>
          <w:rFonts w:ascii="Times New Roman" w:hAnsi="Times New Roman"/>
          <w:sz w:val="24"/>
        </w:rPr>
      </w:pPr>
      <w:hyperlink r:id="rId1994" w:history="1">
        <w:r w:rsidRPr="00775E2D">
          <w:rPr>
            <w:rFonts w:ascii="Times New Roman" w:hAnsi="Times New Roman"/>
            <w:color w:val="0000FF"/>
            <w:sz w:val="24"/>
            <w:u w:val="single"/>
          </w:rPr>
          <w:t>Laboratory Personnel, 1952 January 01</w:t>
        </w:r>
      </w:hyperlink>
    </w:p>
    <w:p w14:paraId="0048CCF6" w14:textId="77777777" w:rsidR="004728DD" w:rsidRPr="00775E2D" w:rsidRDefault="004728DD" w:rsidP="004728DD">
      <w:pPr>
        <w:spacing w:after="0"/>
        <w:rPr>
          <w:rFonts w:ascii="Times New Roman" w:hAnsi="Times New Roman"/>
          <w:sz w:val="24"/>
        </w:rPr>
      </w:pPr>
      <w:hyperlink r:id="rId1995" w:history="1">
        <w:r w:rsidRPr="00775E2D">
          <w:rPr>
            <w:rFonts w:ascii="Times New Roman" w:hAnsi="Times New Roman"/>
            <w:color w:val="0000FF"/>
            <w:sz w:val="24"/>
            <w:u w:val="single"/>
          </w:rPr>
          <w:t>Electronic Computer Division personnel, 1951 January 01</w:t>
        </w:r>
      </w:hyperlink>
    </w:p>
    <w:p w14:paraId="03EB9D1D" w14:textId="77777777" w:rsidR="004728DD" w:rsidRPr="00775E2D" w:rsidRDefault="004728DD" w:rsidP="004728DD">
      <w:pPr>
        <w:spacing w:after="0"/>
        <w:rPr>
          <w:rFonts w:ascii="Times New Roman" w:hAnsi="Times New Roman"/>
          <w:sz w:val="24"/>
        </w:rPr>
      </w:pPr>
      <w:hyperlink r:id="rId1996" w:history="1">
        <w:r w:rsidRPr="00775E2D">
          <w:rPr>
            <w:rFonts w:ascii="Times New Roman" w:hAnsi="Times New Roman"/>
            <w:color w:val="0000FF"/>
            <w:sz w:val="24"/>
            <w:u w:val="single"/>
          </w:rPr>
          <w:t>Machine methods of computation and numerical analysis: quarterly progress report no. 16 and Project Whirlwind summary report no. 42, second quarter 1955, 1955 June 15</w:t>
        </w:r>
      </w:hyperlink>
    </w:p>
    <w:p w14:paraId="00F7074E" w14:textId="77777777" w:rsidR="004728DD" w:rsidRPr="00775E2D" w:rsidRDefault="004728DD" w:rsidP="004728DD">
      <w:pPr>
        <w:spacing w:after="0"/>
        <w:rPr>
          <w:rFonts w:ascii="Times New Roman" w:hAnsi="Times New Roman"/>
          <w:sz w:val="24"/>
        </w:rPr>
      </w:pPr>
      <w:hyperlink r:id="rId1997" w:history="1">
        <w:r w:rsidRPr="00775E2D">
          <w:rPr>
            <w:rFonts w:ascii="Times New Roman" w:hAnsi="Times New Roman"/>
            <w:color w:val="0000FF"/>
            <w:sz w:val="24"/>
            <w:u w:val="single"/>
          </w:rPr>
          <w:t>Electronic Computer Division personnel, 1950 June 01</w:t>
        </w:r>
      </w:hyperlink>
    </w:p>
    <w:p w14:paraId="1FDFEBCE" w14:textId="77777777" w:rsidR="004728DD" w:rsidRPr="00775E2D" w:rsidRDefault="004728DD" w:rsidP="004728DD">
      <w:pPr>
        <w:spacing w:after="0"/>
        <w:rPr>
          <w:rFonts w:ascii="Times New Roman" w:hAnsi="Times New Roman"/>
          <w:sz w:val="24"/>
        </w:rPr>
      </w:pPr>
      <w:hyperlink r:id="rId1998" w:history="1">
        <w:r w:rsidRPr="00775E2D">
          <w:rPr>
            <w:rFonts w:ascii="Times New Roman" w:hAnsi="Times New Roman"/>
            <w:color w:val="0000FF"/>
            <w:sz w:val="24"/>
            <w:u w:val="single"/>
          </w:rPr>
          <w:t>6345 Personnel, Barta Building, 1949 April 01</w:t>
        </w:r>
      </w:hyperlink>
    </w:p>
    <w:p w14:paraId="6C65EE6E" w14:textId="77777777" w:rsidR="004728DD" w:rsidRPr="00775E2D" w:rsidRDefault="004728DD" w:rsidP="004728DD">
      <w:pPr>
        <w:spacing w:after="0"/>
        <w:rPr>
          <w:rFonts w:ascii="Times New Roman" w:hAnsi="Times New Roman"/>
          <w:sz w:val="24"/>
        </w:rPr>
      </w:pPr>
      <w:hyperlink r:id="rId1999" w:history="1">
        <w:r w:rsidRPr="00775E2D">
          <w:rPr>
            <w:rFonts w:ascii="Times New Roman" w:hAnsi="Times New Roman"/>
            <w:color w:val="0000FF"/>
            <w:sz w:val="24"/>
            <w:u w:val="single"/>
          </w:rPr>
          <w:t>Project Whirlwind summary report no. 48, fourth quarter 1956, 1956 December</w:t>
        </w:r>
      </w:hyperlink>
    </w:p>
    <w:p w14:paraId="1D78EA39" w14:textId="77777777" w:rsidR="004728DD" w:rsidRPr="00775E2D" w:rsidRDefault="004728DD" w:rsidP="004728DD">
      <w:pPr>
        <w:spacing w:after="0"/>
        <w:rPr>
          <w:rFonts w:ascii="Times New Roman" w:hAnsi="Times New Roman"/>
          <w:sz w:val="24"/>
        </w:rPr>
      </w:pPr>
      <w:hyperlink r:id="rId2000" w:history="1">
        <w:r w:rsidRPr="00775E2D">
          <w:rPr>
            <w:rFonts w:ascii="Times New Roman" w:hAnsi="Times New Roman"/>
            <w:color w:val="0000FF"/>
            <w:sz w:val="24"/>
            <w:u w:val="single"/>
          </w:rPr>
          <w:t>6345 Personnel, Barta Building, approximately 1947-1959</w:t>
        </w:r>
      </w:hyperlink>
    </w:p>
    <w:p w14:paraId="42BE54B7" w14:textId="77777777" w:rsidR="004728DD" w:rsidRPr="00775E2D" w:rsidRDefault="004728DD" w:rsidP="004728DD">
      <w:pPr>
        <w:spacing w:after="0"/>
        <w:rPr>
          <w:rFonts w:ascii="Times New Roman" w:hAnsi="Times New Roman"/>
          <w:sz w:val="24"/>
        </w:rPr>
      </w:pPr>
      <w:hyperlink r:id="rId2001" w:history="1">
        <w:r w:rsidRPr="00775E2D">
          <w:rPr>
            <w:rFonts w:ascii="Times New Roman" w:hAnsi="Times New Roman"/>
            <w:color w:val="0000FF"/>
            <w:sz w:val="24"/>
            <w:u w:val="single"/>
          </w:rPr>
          <w:t>Electronic Computer Division personnel, 1950 February 01</w:t>
        </w:r>
      </w:hyperlink>
    </w:p>
    <w:p w14:paraId="1AC4B950" w14:textId="77777777" w:rsidR="004728DD" w:rsidRPr="00775E2D" w:rsidRDefault="004728DD" w:rsidP="004728DD">
      <w:pPr>
        <w:spacing w:after="0"/>
        <w:rPr>
          <w:rFonts w:ascii="Times New Roman" w:hAnsi="Times New Roman"/>
          <w:sz w:val="24"/>
        </w:rPr>
      </w:pPr>
      <w:hyperlink r:id="rId2002" w:history="1">
        <w:r w:rsidRPr="00775E2D">
          <w:rPr>
            <w:rFonts w:ascii="Times New Roman" w:hAnsi="Times New Roman"/>
            <w:color w:val="0000FF"/>
            <w:sz w:val="24"/>
            <w:u w:val="single"/>
          </w:rPr>
          <w:t>6345 Personnel, Barta Building, 1949 January 03</w:t>
        </w:r>
      </w:hyperlink>
    </w:p>
    <w:p w14:paraId="0805FAD2" w14:textId="77777777" w:rsidR="004728DD" w:rsidRPr="00775E2D" w:rsidRDefault="004728DD" w:rsidP="004728DD">
      <w:pPr>
        <w:spacing w:after="0"/>
        <w:rPr>
          <w:rFonts w:ascii="Times New Roman" w:hAnsi="Times New Roman"/>
          <w:sz w:val="24"/>
        </w:rPr>
      </w:pPr>
      <w:hyperlink r:id="rId2003" w:history="1">
        <w:r w:rsidRPr="00775E2D">
          <w:rPr>
            <w:rFonts w:ascii="Times New Roman" w:hAnsi="Times New Roman"/>
            <w:color w:val="0000FF"/>
            <w:sz w:val="24"/>
            <w:u w:val="single"/>
          </w:rPr>
          <w:t>Electronic Computer Division personnel, 1951 March 01</w:t>
        </w:r>
      </w:hyperlink>
    </w:p>
    <w:p w14:paraId="68740C13" w14:textId="77777777" w:rsidR="004728DD" w:rsidRPr="00775E2D" w:rsidRDefault="004728DD" w:rsidP="004728DD">
      <w:pPr>
        <w:spacing w:after="0"/>
        <w:rPr>
          <w:rFonts w:ascii="Times New Roman" w:hAnsi="Times New Roman"/>
          <w:sz w:val="24"/>
        </w:rPr>
      </w:pPr>
      <w:hyperlink r:id="rId2004" w:history="1">
        <w:r w:rsidRPr="00775E2D">
          <w:rPr>
            <w:rFonts w:ascii="Times New Roman" w:hAnsi="Times New Roman"/>
            <w:color w:val="0000FF"/>
            <w:sz w:val="24"/>
            <w:u w:val="single"/>
          </w:rPr>
          <w:t>Machine methods of computation and numerical analysis: quarterly progress report no. 20 and Project Whirlwind summary report no. 46, second quarter 1956, 1956 June 15</w:t>
        </w:r>
      </w:hyperlink>
    </w:p>
    <w:p w14:paraId="4700212C" w14:textId="77777777" w:rsidR="004728DD" w:rsidRPr="00775E2D" w:rsidRDefault="004728DD" w:rsidP="004728DD">
      <w:pPr>
        <w:spacing w:after="0"/>
        <w:rPr>
          <w:rFonts w:ascii="Times New Roman" w:hAnsi="Times New Roman"/>
          <w:sz w:val="24"/>
        </w:rPr>
      </w:pPr>
      <w:hyperlink r:id="rId2005" w:history="1">
        <w:r w:rsidRPr="00775E2D">
          <w:rPr>
            <w:rFonts w:ascii="Times New Roman" w:hAnsi="Times New Roman"/>
            <w:color w:val="0000FF"/>
            <w:sz w:val="24"/>
            <w:u w:val="single"/>
          </w:rPr>
          <w:t>Electronic Computer Division personnel, 1950 January 01</w:t>
        </w:r>
      </w:hyperlink>
    </w:p>
    <w:p w14:paraId="6B0580E1" w14:textId="77777777" w:rsidR="004728DD" w:rsidRPr="00775E2D" w:rsidRDefault="004728DD" w:rsidP="004728DD">
      <w:pPr>
        <w:spacing w:after="0"/>
        <w:rPr>
          <w:rFonts w:ascii="Times New Roman" w:hAnsi="Times New Roman"/>
          <w:sz w:val="24"/>
        </w:rPr>
      </w:pPr>
      <w:hyperlink r:id="rId2006" w:history="1">
        <w:r w:rsidRPr="00775E2D">
          <w:rPr>
            <w:rFonts w:ascii="Times New Roman" w:hAnsi="Times New Roman"/>
            <w:color w:val="0000FF"/>
            <w:sz w:val="24"/>
            <w:u w:val="single"/>
          </w:rPr>
          <w:t>Machine methods of computation and numerical analysis: quarterly progress report no. 17 and Project Whirlwind summary report no. 43, third quarter 1955, 1955 September 15</w:t>
        </w:r>
      </w:hyperlink>
    </w:p>
    <w:p w14:paraId="4D2E2728" w14:textId="77777777" w:rsidR="004728DD" w:rsidRPr="00775E2D" w:rsidRDefault="004728DD" w:rsidP="004728DD">
      <w:pPr>
        <w:spacing w:after="0"/>
        <w:rPr>
          <w:rFonts w:ascii="Times New Roman" w:hAnsi="Times New Roman"/>
          <w:sz w:val="24"/>
        </w:rPr>
      </w:pPr>
      <w:hyperlink r:id="rId2007" w:history="1">
        <w:r w:rsidRPr="00775E2D">
          <w:rPr>
            <w:rFonts w:ascii="Times New Roman" w:hAnsi="Times New Roman"/>
            <w:color w:val="0000FF"/>
            <w:sz w:val="24"/>
            <w:u w:val="single"/>
          </w:rPr>
          <w:t>Electronic Computer Division personnel, 1950 November 01</w:t>
        </w:r>
      </w:hyperlink>
    </w:p>
    <w:p w14:paraId="7EA10743" w14:textId="77777777" w:rsidR="004728DD" w:rsidRPr="00775E2D" w:rsidRDefault="004728DD" w:rsidP="004728DD">
      <w:pPr>
        <w:spacing w:after="0"/>
        <w:rPr>
          <w:rFonts w:ascii="Times New Roman" w:hAnsi="Times New Roman"/>
          <w:sz w:val="24"/>
        </w:rPr>
      </w:pPr>
      <w:hyperlink r:id="rId2008" w:history="1">
        <w:r w:rsidRPr="00775E2D">
          <w:rPr>
            <w:rFonts w:ascii="Times New Roman" w:hAnsi="Times New Roman"/>
            <w:color w:val="0000FF"/>
            <w:sz w:val="24"/>
            <w:u w:val="single"/>
          </w:rPr>
          <w:t>6345 Personnel, Barta Building, 1948 June 15</w:t>
        </w:r>
      </w:hyperlink>
    </w:p>
    <w:p w14:paraId="02A09E76" w14:textId="77777777" w:rsidR="004728DD" w:rsidRPr="00775E2D" w:rsidRDefault="004728DD" w:rsidP="004728DD">
      <w:pPr>
        <w:spacing w:after="0"/>
        <w:rPr>
          <w:rFonts w:ascii="Times New Roman" w:hAnsi="Times New Roman"/>
          <w:sz w:val="24"/>
        </w:rPr>
      </w:pPr>
      <w:hyperlink r:id="rId2009" w:history="1">
        <w:r w:rsidRPr="00775E2D">
          <w:rPr>
            <w:rFonts w:ascii="Times New Roman" w:hAnsi="Times New Roman"/>
            <w:color w:val="0000FF"/>
            <w:sz w:val="24"/>
            <w:u w:val="single"/>
          </w:rPr>
          <w:t>Project Whirlwind summary report no. 50, second quarter 1957, 1957</w:t>
        </w:r>
      </w:hyperlink>
    </w:p>
    <w:p w14:paraId="66EBD7ED" w14:textId="77777777" w:rsidR="004728DD" w:rsidRPr="00775E2D" w:rsidRDefault="004728DD" w:rsidP="004728DD">
      <w:pPr>
        <w:spacing w:after="0"/>
        <w:rPr>
          <w:rFonts w:ascii="Times New Roman" w:hAnsi="Times New Roman"/>
          <w:sz w:val="24"/>
        </w:rPr>
      </w:pPr>
      <w:hyperlink r:id="rId2010" w:history="1">
        <w:r w:rsidRPr="00775E2D">
          <w:rPr>
            <w:rFonts w:ascii="Times New Roman" w:hAnsi="Times New Roman"/>
            <w:color w:val="0000FF"/>
            <w:sz w:val="24"/>
            <w:u w:val="single"/>
          </w:rPr>
          <w:t>Electronic Computer Division personnel, 1949 August 01</w:t>
        </w:r>
      </w:hyperlink>
    </w:p>
    <w:p w14:paraId="00C78EBF" w14:textId="77777777" w:rsidR="004728DD" w:rsidRPr="00775E2D" w:rsidRDefault="004728DD" w:rsidP="004728DD">
      <w:pPr>
        <w:spacing w:after="0"/>
        <w:rPr>
          <w:rFonts w:ascii="Times New Roman" w:hAnsi="Times New Roman"/>
          <w:sz w:val="24"/>
        </w:rPr>
      </w:pPr>
      <w:hyperlink r:id="rId2011" w:history="1">
        <w:r w:rsidRPr="00775E2D">
          <w:rPr>
            <w:rFonts w:ascii="Times New Roman" w:hAnsi="Times New Roman"/>
            <w:color w:val="0000FF"/>
            <w:sz w:val="24"/>
            <w:u w:val="single"/>
          </w:rPr>
          <w:t>Electronic Computer Division personnel, 1950 May 01</w:t>
        </w:r>
      </w:hyperlink>
    </w:p>
    <w:p w14:paraId="02BBF23C" w14:textId="77777777" w:rsidR="004728DD" w:rsidRPr="00775E2D" w:rsidRDefault="004728DD" w:rsidP="004728DD">
      <w:pPr>
        <w:spacing w:after="0"/>
        <w:rPr>
          <w:rFonts w:ascii="Times New Roman" w:hAnsi="Times New Roman"/>
          <w:sz w:val="24"/>
        </w:rPr>
      </w:pPr>
      <w:hyperlink r:id="rId2012" w:history="1">
        <w:r w:rsidRPr="00775E2D">
          <w:rPr>
            <w:rFonts w:ascii="Times New Roman" w:hAnsi="Times New Roman"/>
            <w:color w:val="0000FF"/>
            <w:sz w:val="24"/>
            <w:u w:val="single"/>
          </w:rPr>
          <w:t>6345 Personnel, Barta Building, 1948 November 01</w:t>
        </w:r>
      </w:hyperlink>
    </w:p>
    <w:p w14:paraId="7F4887CA" w14:textId="77777777" w:rsidR="004728DD" w:rsidRPr="00775E2D" w:rsidRDefault="004728DD" w:rsidP="004728DD">
      <w:pPr>
        <w:spacing w:after="0"/>
        <w:rPr>
          <w:rFonts w:ascii="Times New Roman" w:hAnsi="Times New Roman"/>
          <w:sz w:val="24"/>
        </w:rPr>
      </w:pPr>
      <w:hyperlink r:id="rId2013" w:history="1">
        <w:r w:rsidRPr="00775E2D">
          <w:rPr>
            <w:rFonts w:ascii="Times New Roman" w:hAnsi="Times New Roman"/>
            <w:color w:val="0000FF"/>
            <w:sz w:val="24"/>
            <w:u w:val="single"/>
          </w:rPr>
          <w:t>6345 Personnel, Barta Building, 1948 July 22</w:t>
        </w:r>
      </w:hyperlink>
    </w:p>
    <w:p w14:paraId="1C8E4B3A" w14:textId="77777777" w:rsidR="004728DD" w:rsidRPr="00775E2D" w:rsidRDefault="004728DD" w:rsidP="004728DD">
      <w:pPr>
        <w:spacing w:after="0"/>
        <w:rPr>
          <w:rFonts w:ascii="Times New Roman" w:hAnsi="Times New Roman"/>
          <w:sz w:val="24"/>
        </w:rPr>
      </w:pPr>
      <w:hyperlink r:id="rId2014" w:history="1">
        <w:r w:rsidRPr="00775E2D">
          <w:rPr>
            <w:rFonts w:ascii="Times New Roman" w:hAnsi="Times New Roman"/>
            <w:color w:val="0000FF"/>
            <w:sz w:val="24"/>
            <w:u w:val="single"/>
          </w:rPr>
          <w:t>Electronic Computer Division personnel, 1950 December 01</w:t>
        </w:r>
      </w:hyperlink>
    </w:p>
    <w:p w14:paraId="19E8BE86" w14:textId="77777777" w:rsidR="004728DD" w:rsidRPr="00775E2D" w:rsidRDefault="004728DD" w:rsidP="004728DD">
      <w:pPr>
        <w:spacing w:after="0"/>
        <w:rPr>
          <w:rFonts w:ascii="Times New Roman" w:hAnsi="Times New Roman"/>
          <w:sz w:val="24"/>
        </w:rPr>
      </w:pPr>
      <w:hyperlink r:id="rId2015" w:history="1">
        <w:r w:rsidRPr="00775E2D">
          <w:rPr>
            <w:rFonts w:ascii="Times New Roman" w:hAnsi="Times New Roman"/>
            <w:color w:val="0000FF"/>
            <w:sz w:val="24"/>
            <w:u w:val="single"/>
          </w:rPr>
          <w:t>Laboratory Personnel, 1951 November 01</w:t>
        </w:r>
      </w:hyperlink>
    </w:p>
    <w:p w14:paraId="10E1D4FA" w14:textId="77777777" w:rsidR="004728DD" w:rsidRPr="00775E2D" w:rsidRDefault="004728DD" w:rsidP="004728DD">
      <w:pPr>
        <w:spacing w:after="0"/>
        <w:rPr>
          <w:rFonts w:ascii="Times New Roman" w:hAnsi="Times New Roman"/>
          <w:sz w:val="24"/>
        </w:rPr>
      </w:pPr>
      <w:hyperlink r:id="rId2016" w:history="1">
        <w:r w:rsidRPr="00775E2D">
          <w:rPr>
            <w:rFonts w:ascii="Times New Roman" w:hAnsi="Times New Roman"/>
            <w:color w:val="0000FF"/>
            <w:sz w:val="24"/>
            <w:u w:val="single"/>
          </w:rPr>
          <w:t>Electronic Computer Division personnel, 1951 July 01</w:t>
        </w:r>
      </w:hyperlink>
    </w:p>
    <w:p w14:paraId="42B43A6F" w14:textId="77777777" w:rsidR="004728DD" w:rsidRPr="00775E2D" w:rsidRDefault="004728DD" w:rsidP="004728DD">
      <w:pPr>
        <w:spacing w:after="0"/>
        <w:rPr>
          <w:rFonts w:ascii="Times New Roman" w:hAnsi="Times New Roman"/>
          <w:sz w:val="24"/>
        </w:rPr>
      </w:pPr>
      <w:hyperlink r:id="rId2017" w:history="1">
        <w:r w:rsidRPr="00775E2D">
          <w:rPr>
            <w:rFonts w:ascii="Times New Roman" w:hAnsi="Times New Roman"/>
            <w:color w:val="0000FF"/>
            <w:sz w:val="24"/>
            <w:u w:val="single"/>
          </w:rPr>
          <w:t>6345 Personnel, Barta Building, 1949 February 01</w:t>
        </w:r>
      </w:hyperlink>
    </w:p>
    <w:p w14:paraId="17329655" w14:textId="77777777" w:rsidR="004728DD" w:rsidRPr="00775E2D" w:rsidRDefault="004728DD" w:rsidP="004728DD">
      <w:pPr>
        <w:spacing w:after="0"/>
        <w:rPr>
          <w:rFonts w:ascii="Times New Roman" w:hAnsi="Times New Roman"/>
          <w:sz w:val="24"/>
        </w:rPr>
      </w:pPr>
      <w:hyperlink r:id="rId2018" w:history="1">
        <w:r w:rsidRPr="00775E2D">
          <w:rPr>
            <w:rFonts w:ascii="Times New Roman" w:hAnsi="Times New Roman"/>
            <w:color w:val="0000FF"/>
            <w:sz w:val="24"/>
            <w:u w:val="single"/>
          </w:rPr>
          <w:t>Electronic Computer Division personnel, 1951 April 01</w:t>
        </w:r>
      </w:hyperlink>
    </w:p>
    <w:p w14:paraId="0ABE04D6" w14:textId="77777777" w:rsidR="004728DD" w:rsidRPr="00775E2D" w:rsidRDefault="004728DD" w:rsidP="004728DD">
      <w:pPr>
        <w:spacing w:after="0"/>
        <w:rPr>
          <w:rFonts w:ascii="Times New Roman" w:hAnsi="Times New Roman"/>
          <w:sz w:val="24"/>
        </w:rPr>
      </w:pPr>
      <w:hyperlink r:id="rId2019" w:history="1">
        <w:r w:rsidRPr="00775E2D">
          <w:rPr>
            <w:rFonts w:ascii="Times New Roman" w:hAnsi="Times New Roman"/>
            <w:color w:val="0000FF"/>
            <w:sz w:val="24"/>
            <w:u w:val="single"/>
          </w:rPr>
          <w:t>Laboratory Personnel, 1951 October 01</w:t>
        </w:r>
      </w:hyperlink>
    </w:p>
    <w:p w14:paraId="36CC43EF" w14:textId="77777777" w:rsidR="004728DD" w:rsidRPr="00775E2D" w:rsidRDefault="004728DD" w:rsidP="004728DD">
      <w:pPr>
        <w:spacing w:after="0"/>
        <w:rPr>
          <w:rFonts w:ascii="Times New Roman" w:hAnsi="Times New Roman"/>
          <w:sz w:val="24"/>
        </w:rPr>
      </w:pPr>
      <w:hyperlink r:id="rId2020" w:history="1">
        <w:r w:rsidRPr="00775E2D">
          <w:rPr>
            <w:rFonts w:ascii="Times New Roman" w:hAnsi="Times New Roman"/>
            <w:color w:val="0000FF"/>
            <w:sz w:val="24"/>
            <w:u w:val="single"/>
          </w:rPr>
          <w:t>Electronic Computer Division personnel, 1950 April 01</w:t>
        </w:r>
      </w:hyperlink>
    </w:p>
    <w:p w14:paraId="5556F885" w14:textId="77777777" w:rsidR="004728DD" w:rsidRPr="00775E2D" w:rsidRDefault="004728DD" w:rsidP="004728DD">
      <w:pPr>
        <w:spacing w:after="0"/>
        <w:rPr>
          <w:rFonts w:ascii="Times New Roman" w:hAnsi="Times New Roman"/>
          <w:sz w:val="24"/>
        </w:rPr>
      </w:pPr>
      <w:hyperlink r:id="rId2021" w:history="1">
        <w:r w:rsidRPr="00775E2D">
          <w:rPr>
            <w:rFonts w:ascii="Times New Roman" w:hAnsi="Times New Roman"/>
            <w:color w:val="0000FF"/>
            <w:sz w:val="24"/>
            <w:u w:val="single"/>
          </w:rPr>
          <w:t>Electronic Computer Division personnel, 1951 January 01</w:t>
        </w:r>
      </w:hyperlink>
    </w:p>
    <w:p w14:paraId="0488F836" w14:textId="77777777" w:rsidR="004728DD" w:rsidRPr="00775E2D" w:rsidRDefault="004728DD" w:rsidP="004728DD">
      <w:pPr>
        <w:spacing w:after="0"/>
        <w:rPr>
          <w:rFonts w:ascii="Times New Roman" w:hAnsi="Times New Roman"/>
          <w:sz w:val="24"/>
        </w:rPr>
      </w:pPr>
      <w:hyperlink r:id="rId2022" w:history="1">
        <w:r w:rsidRPr="00775E2D">
          <w:rPr>
            <w:rFonts w:ascii="Times New Roman" w:hAnsi="Times New Roman"/>
            <w:color w:val="0000FF"/>
            <w:sz w:val="24"/>
            <w:u w:val="single"/>
          </w:rPr>
          <w:t>Electronic Computer Division personnel, 1951 August 01</w:t>
        </w:r>
      </w:hyperlink>
    </w:p>
    <w:p w14:paraId="15A6E6B1" w14:textId="77777777" w:rsidR="004728DD" w:rsidRPr="00775E2D" w:rsidRDefault="004728DD" w:rsidP="004728DD">
      <w:pPr>
        <w:spacing w:after="0"/>
        <w:rPr>
          <w:rFonts w:ascii="Times New Roman" w:hAnsi="Times New Roman"/>
          <w:sz w:val="24"/>
        </w:rPr>
      </w:pPr>
      <w:hyperlink r:id="rId2023" w:history="1">
        <w:r w:rsidRPr="00775E2D">
          <w:rPr>
            <w:rFonts w:ascii="Times New Roman" w:hAnsi="Times New Roman"/>
            <w:color w:val="0000FF"/>
            <w:sz w:val="24"/>
            <w:u w:val="single"/>
          </w:rPr>
          <w:t>Electronic Computer Division personnel, 1950 March 01</w:t>
        </w:r>
      </w:hyperlink>
    </w:p>
    <w:p w14:paraId="3EECDB2F" w14:textId="77777777" w:rsidR="004728DD" w:rsidRPr="00775E2D" w:rsidRDefault="004728DD" w:rsidP="004728DD">
      <w:pPr>
        <w:spacing w:after="0"/>
        <w:rPr>
          <w:rFonts w:ascii="Times New Roman" w:hAnsi="Times New Roman"/>
          <w:sz w:val="24"/>
        </w:rPr>
      </w:pPr>
      <w:hyperlink r:id="rId2024" w:history="1">
        <w:r w:rsidRPr="00775E2D">
          <w:rPr>
            <w:rFonts w:ascii="Times New Roman" w:hAnsi="Times New Roman"/>
            <w:color w:val="0000FF"/>
            <w:sz w:val="24"/>
            <w:u w:val="single"/>
          </w:rPr>
          <w:t>Electronic Computer Division personnel, 1950 August 01</w:t>
        </w:r>
      </w:hyperlink>
    </w:p>
    <w:p w14:paraId="1FA16D79" w14:textId="77777777" w:rsidR="004728DD" w:rsidRPr="00775E2D" w:rsidRDefault="004728DD" w:rsidP="004728DD">
      <w:pPr>
        <w:spacing w:after="0"/>
        <w:rPr>
          <w:rFonts w:ascii="Times New Roman" w:hAnsi="Times New Roman"/>
          <w:sz w:val="24"/>
        </w:rPr>
      </w:pPr>
      <w:hyperlink r:id="rId2025" w:history="1">
        <w:r w:rsidRPr="00775E2D">
          <w:rPr>
            <w:rFonts w:ascii="Times New Roman" w:hAnsi="Times New Roman"/>
            <w:color w:val="0000FF"/>
            <w:sz w:val="24"/>
            <w:u w:val="single"/>
          </w:rPr>
          <w:t>Electronic Computer Division personnel, 1949 September 01</w:t>
        </w:r>
      </w:hyperlink>
    </w:p>
    <w:p w14:paraId="0EF174CE" w14:textId="77777777" w:rsidR="004728DD" w:rsidRPr="00775E2D" w:rsidRDefault="004728DD" w:rsidP="004728DD">
      <w:pPr>
        <w:spacing w:after="0"/>
        <w:rPr>
          <w:rFonts w:ascii="Times New Roman" w:hAnsi="Times New Roman"/>
          <w:sz w:val="24"/>
        </w:rPr>
      </w:pPr>
      <w:hyperlink r:id="rId2026" w:history="1">
        <w:r w:rsidRPr="00775E2D">
          <w:rPr>
            <w:rFonts w:ascii="Times New Roman" w:hAnsi="Times New Roman"/>
            <w:color w:val="0000FF"/>
            <w:sz w:val="24"/>
            <w:u w:val="single"/>
          </w:rPr>
          <w:t>6345 Personnel, Barta Building, 1948 December 01</w:t>
        </w:r>
      </w:hyperlink>
    </w:p>
    <w:p w14:paraId="601ABF00" w14:textId="77777777" w:rsidR="004728DD" w:rsidRPr="00775E2D" w:rsidRDefault="004728DD" w:rsidP="004728DD">
      <w:pPr>
        <w:spacing w:after="0"/>
        <w:rPr>
          <w:rFonts w:ascii="Times New Roman" w:hAnsi="Times New Roman"/>
          <w:sz w:val="24"/>
        </w:rPr>
      </w:pPr>
      <w:hyperlink r:id="rId2027" w:history="1">
        <w:r w:rsidRPr="00775E2D">
          <w:rPr>
            <w:rFonts w:ascii="Times New Roman" w:hAnsi="Times New Roman"/>
            <w:color w:val="0000FF"/>
            <w:sz w:val="24"/>
            <w:u w:val="single"/>
          </w:rPr>
          <w:t>Machine methods of computation and numerical analysis: quarterly progress report no. 19 and Project Whirlwind summary report no. 45, first quarter 1956, 1956 March 15</w:t>
        </w:r>
      </w:hyperlink>
    </w:p>
    <w:p w14:paraId="7D1E5DBB" w14:textId="77777777" w:rsidR="004728DD" w:rsidRPr="00775E2D" w:rsidRDefault="004728DD" w:rsidP="004728DD">
      <w:pPr>
        <w:spacing w:after="0"/>
        <w:rPr>
          <w:rFonts w:ascii="Times New Roman" w:hAnsi="Times New Roman"/>
          <w:sz w:val="24"/>
        </w:rPr>
      </w:pPr>
      <w:hyperlink r:id="rId2028" w:history="1">
        <w:r w:rsidRPr="00775E2D">
          <w:rPr>
            <w:rFonts w:ascii="Times New Roman" w:hAnsi="Times New Roman"/>
            <w:color w:val="0000FF"/>
            <w:sz w:val="24"/>
            <w:u w:val="single"/>
          </w:rPr>
          <w:t>Electronic Computer Division personnel, 1949 November 01</w:t>
        </w:r>
      </w:hyperlink>
    </w:p>
    <w:p w14:paraId="10FEBD02" w14:textId="77777777" w:rsidR="004728DD" w:rsidRPr="00775E2D" w:rsidRDefault="004728DD" w:rsidP="004728DD">
      <w:pPr>
        <w:spacing w:after="0"/>
        <w:rPr>
          <w:rFonts w:ascii="Times New Roman" w:hAnsi="Times New Roman"/>
          <w:sz w:val="24"/>
        </w:rPr>
      </w:pPr>
      <w:hyperlink r:id="rId2029" w:history="1">
        <w:r w:rsidRPr="00775E2D">
          <w:rPr>
            <w:rFonts w:ascii="Times New Roman" w:hAnsi="Times New Roman"/>
            <w:color w:val="0000FF"/>
            <w:sz w:val="24"/>
            <w:u w:val="single"/>
          </w:rPr>
          <w:t>6345 Personnel, Barta Building, 1948 May 02</w:t>
        </w:r>
      </w:hyperlink>
    </w:p>
    <w:p w14:paraId="17A5A2C3" w14:textId="77777777" w:rsidR="004728DD" w:rsidRPr="00775E2D" w:rsidRDefault="004728DD" w:rsidP="004728DD">
      <w:pPr>
        <w:spacing w:after="0"/>
        <w:rPr>
          <w:rFonts w:ascii="Times New Roman" w:hAnsi="Times New Roman"/>
          <w:sz w:val="24"/>
        </w:rPr>
      </w:pPr>
      <w:hyperlink r:id="rId2030" w:history="1">
        <w:r w:rsidRPr="00775E2D">
          <w:rPr>
            <w:rFonts w:ascii="Times New Roman" w:hAnsi="Times New Roman"/>
            <w:color w:val="0000FF"/>
            <w:sz w:val="24"/>
            <w:u w:val="single"/>
          </w:rPr>
          <w:t>Electronic Computer Division personnel, approximately 1944-1959</w:t>
        </w:r>
      </w:hyperlink>
    </w:p>
    <w:p w14:paraId="4861CCAF" w14:textId="77777777" w:rsidR="004728DD" w:rsidRPr="00775E2D" w:rsidRDefault="004728DD" w:rsidP="004728DD">
      <w:pPr>
        <w:spacing w:after="0"/>
        <w:rPr>
          <w:rFonts w:ascii="Times New Roman" w:hAnsi="Times New Roman"/>
          <w:sz w:val="24"/>
        </w:rPr>
      </w:pPr>
      <w:hyperlink r:id="rId2031" w:history="1">
        <w:r w:rsidRPr="00775E2D">
          <w:rPr>
            <w:rFonts w:ascii="Times New Roman" w:hAnsi="Times New Roman"/>
            <w:color w:val="0000FF"/>
            <w:sz w:val="24"/>
            <w:u w:val="single"/>
          </w:rPr>
          <w:t>Electronic Computer Division personnel, 1951 June 01</w:t>
        </w:r>
      </w:hyperlink>
    </w:p>
    <w:p w14:paraId="6AF6381A" w14:textId="77777777" w:rsidR="004728DD" w:rsidRPr="00775E2D" w:rsidRDefault="004728DD" w:rsidP="004728DD">
      <w:pPr>
        <w:spacing w:after="0"/>
        <w:rPr>
          <w:rFonts w:ascii="Times New Roman" w:hAnsi="Times New Roman"/>
          <w:sz w:val="24"/>
        </w:rPr>
      </w:pPr>
      <w:hyperlink r:id="rId2032" w:history="1">
        <w:r w:rsidRPr="00775E2D">
          <w:rPr>
            <w:rFonts w:ascii="Times New Roman" w:hAnsi="Times New Roman"/>
            <w:color w:val="0000FF"/>
            <w:sz w:val="24"/>
            <w:u w:val="single"/>
          </w:rPr>
          <w:t>Machine methods of computation and numerical analysis: quarterly progress report no. 21 and Project Whirlwind summary report no. 47, third quarter 1956, 1956 September 15</w:t>
        </w:r>
      </w:hyperlink>
    </w:p>
    <w:p w14:paraId="02D3382F" w14:textId="77777777" w:rsidR="004728DD" w:rsidRPr="00775E2D" w:rsidRDefault="004728DD" w:rsidP="004728DD">
      <w:pPr>
        <w:spacing w:after="0"/>
        <w:rPr>
          <w:rFonts w:ascii="Times New Roman" w:hAnsi="Times New Roman"/>
          <w:sz w:val="24"/>
        </w:rPr>
      </w:pPr>
      <w:hyperlink r:id="rId2033" w:history="1">
        <w:r w:rsidRPr="00775E2D">
          <w:rPr>
            <w:rFonts w:ascii="Times New Roman" w:hAnsi="Times New Roman"/>
            <w:color w:val="0000FF"/>
            <w:sz w:val="24"/>
            <w:u w:val="single"/>
          </w:rPr>
          <w:t>6345 Personnel, Barta Building, 1949 May 01</w:t>
        </w:r>
      </w:hyperlink>
    </w:p>
    <w:p w14:paraId="7C1F0490" w14:textId="77777777" w:rsidR="004728DD" w:rsidRPr="00775E2D" w:rsidRDefault="004728DD" w:rsidP="004728DD">
      <w:pPr>
        <w:spacing w:after="0"/>
        <w:rPr>
          <w:rFonts w:ascii="Times New Roman" w:hAnsi="Times New Roman"/>
          <w:sz w:val="24"/>
        </w:rPr>
      </w:pPr>
      <w:hyperlink r:id="rId2034" w:history="1">
        <w:r w:rsidRPr="00775E2D">
          <w:rPr>
            <w:rFonts w:ascii="Times New Roman" w:hAnsi="Times New Roman"/>
            <w:color w:val="0000FF"/>
            <w:sz w:val="24"/>
            <w:u w:val="single"/>
          </w:rPr>
          <w:t>Electronic Computer Division personnel, 1951 September 01</w:t>
        </w:r>
      </w:hyperlink>
    </w:p>
    <w:p w14:paraId="4CFF0FEF" w14:textId="77777777" w:rsidR="004728DD" w:rsidRPr="00775E2D" w:rsidRDefault="004728DD" w:rsidP="004728DD">
      <w:pPr>
        <w:spacing w:after="0"/>
        <w:rPr>
          <w:rFonts w:ascii="Times New Roman" w:hAnsi="Times New Roman"/>
          <w:sz w:val="24"/>
        </w:rPr>
      </w:pPr>
      <w:hyperlink r:id="rId2035" w:history="1">
        <w:r w:rsidRPr="00775E2D">
          <w:rPr>
            <w:rFonts w:ascii="Times New Roman" w:hAnsi="Times New Roman"/>
            <w:color w:val="0000FF"/>
            <w:sz w:val="24"/>
            <w:u w:val="single"/>
          </w:rPr>
          <w:t>6345 Personnel, Barta Building, 1949 June 01</w:t>
        </w:r>
      </w:hyperlink>
    </w:p>
    <w:p w14:paraId="70132BE6" w14:textId="77777777" w:rsidR="004728DD" w:rsidRPr="00775E2D" w:rsidRDefault="004728DD" w:rsidP="004728DD">
      <w:pPr>
        <w:spacing w:after="0"/>
        <w:rPr>
          <w:rFonts w:ascii="Times New Roman" w:hAnsi="Times New Roman"/>
          <w:sz w:val="24"/>
        </w:rPr>
      </w:pPr>
      <w:hyperlink r:id="rId2036" w:history="1">
        <w:r w:rsidRPr="00775E2D">
          <w:rPr>
            <w:rFonts w:ascii="Times New Roman" w:hAnsi="Times New Roman"/>
            <w:color w:val="0000FF"/>
            <w:sz w:val="24"/>
            <w:u w:val="single"/>
          </w:rPr>
          <w:t>Electronic Computer Division personnel, 1950 July 01</w:t>
        </w:r>
      </w:hyperlink>
    </w:p>
    <w:p w14:paraId="2A87FBDC" w14:textId="77777777" w:rsidR="004728DD" w:rsidRPr="00775E2D" w:rsidRDefault="004728DD" w:rsidP="004728DD">
      <w:pPr>
        <w:spacing w:after="0"/>
        <w:rPr>
          <w:rFonts w:ascii="Times New Roman" w:hAnsi="Times New Roman"/>
          <w:sz w:val="24"/>
        </w:rPr>
      </w:pPr>
      <w:hyperlink r:id="rId2037" w:history="1">
        <w:r w:rsidRPr="00775E2D">
          <w:rPr>
            <w:rFonts w:ascii="Times New Roman" w:hAnsi="Times New Roman"/>
            <w:color w:val="0000FF"/>
            <w:sz w:val="24"/>
            <w:u w:val="single"/>
          </w:rPr>
          <w:t>Electronic Computer Division personnel, 1950 September 01</w:t>
        </w:r>
      </w:hyperlink>
    </w:p>
    <w:p w14:paraId="3DD5F094" w14:textId="77777777" w:rsidR="004728DD" w:rsidRPr="00775E2D" w:rsidRDefault="004728DD" w:rsidP="004728DD">
      <w:pPr>
        <w:spacing w:after="0"/>
        <w:rPr>
          <w:rFonts w:ascii="Times New Roman" w:hAnsi="Times New Roman"/>
          <w:sz w:val="24"/>
        </w:rPr>
      </w:pPr>
      <w:hyperlink r:id="rId2038" w:history="1">
        <w:r w:rsidRPr="00775E2D">
          <w:rPr>
            <w:rFonts w:ascii="Times New Roman" w:hAnsi="Times New Roman"/>
            <w:color w:val="0000FF"/>
            <w:sz w:val="24"/>
            <w:u w:val="single"/>
          </w:rPr>
          <w:t>6345 Personnel, Barta Building, approximately 1947-1959</w:t>
        </w:r>
      </w:hyperlink>
    </w:p>
    <w:p w14:paraId="537B2672" w14:textId="77777777" w:rsidR="004728DD" w:rsidRPr="00775E2D" w:rsidRDefault="004728DD" w:rsidP="004728DD">
      <w:pPr>
        <w:spacing w:after="0"/>
        <w:rPr>
          <w:rFonts w:ascii="Times New Roman" w:hAnsi="Times New Roman"/>
          <w:sz w:val="24"/>
        </w:rPr>
      </w:pPr>
      <w:hyperlink r:id="rId2039" w:history="1">
        <w:r w:rsidRPr="00775E2D">
          <w:rPr>
            <w:rFonts w:ascii="Times New Roman" w:hAnsi="Times New Roman"/>
            <w:color w:val="0000FF"/>
            <w:sz w:val="24"/>
            <w:u w:val="single"/>
          </w:rPr>
          <w:t>Machine methods of computation and numerical analysis: quarterly progress report no. 15 and Project Whirlwind summary report no. 41, first quarter 1955, 1955 March 15</w:t>
        </w:r>
      </w:hyperlink>
    </w:p>
    <w:p w14:paraId="367EC499" w14:textId="77777777" w:rsidR="004728DD" w:rsidRPr="00775E2D" w:rsidRDefault="004728DD" w:rsidP="004728DD">
      <w:pPr>
        <w:spacing w:after="0"/>
        <w:rPr>
          <w:rFonts w:ascii="Times New Roman" w:hAnsi="Times New Roman"/>
          <w:sz w:val="24"/>
        </w:rPr>
      </w:pPr>
      <w:hyperlink r:id="rId2040" w:history="1">
        <w:r w:rsidRPr="00775E2D">
          <w:rPr>
            <w:rFonts w:ascii="Times New Roman" w:hAnsi="Times New Roman"/>
            <w:color w:val="0000FF"/>
            <w:sz w:val="24"/>
            <w:u w:val="single"/>
          </w:rPr>
          <w:t>Summary report no. 40, fourth quarter 1954, 1954</w:t>
        </w:r>
      </w:hyperlink>
    </w:p>
    <w:p w14:paraId="3848EB9D" w14:textId="77777777" w:rsidR="004728DD" w:rsidRPr="00775E2D" w:rsidRDefault="004728DD" w:rsidP="004728DD">
      <w:pPr>
        <w:spacing w:after="0"/>
        <w:rPr>
          <w:rFonts w:ascii="Times New Roman" w:hAnsi="Times New Roman"/>
          <w:sz w:val="24"/>
        </w:rPr>
      </w:pPr>
      <w:hyperlink r:id="rId2041" w:history="1">
        <w:r w:rsidRPr="00775E2D">
          <w:rPr>
            <w:rFonts w:ascii="Times New Roman" w:hAnsi="Times New Roman"/>
            <w:color w:val="0000FF"/>
            <w:sz w:val="24"/>
            <w:u w:val="single"/>
          </w:rPr>
          <w:t>Machine methods of computation and numerical analysis: quarterly progress report no. 18 and Project Whirlwind summary report no. 44, fourth quarter 1955, 1955 December 15</w:t>
        </w:r>
      </w:hyperlink>
    </w:p>
    <w:p w14:paraId="6083AB31" w14:textId="77777777" w:rsidR="004728DD" w:rsidRPr="00775E2D" w:rsidRDefault="004728DD" w:rsidP="004728DD">
      <w:pPr>
        <w:spacing w:after="0"/>
        <w:rPr>
          <w:rFonts w:ascii="Times New Roman" w:hAnsi="Times New Roman"/>
          <w:sz w:val="24"/>
        </w:rPr>
      </w:pPr>
      <w:hyperlink r:id="rId2042" w:history="1">
        <w:r w:rsidRPr="00775E2D">
          <w:rPr>
            <w:rFonts w:ascii="Times New Roman" w:hAnsi="Times New Roman"/>
            <w:color w:val="0000FF"/>
            <w:sz w:val="24"/>
            <w:u w:val="single"/>
          </w:rPr>
          <w:t>Project Whirlwind summary report no. 49, first quarter 1957, 1957</w:t>
        </w:r>
      </w:hyperlink>
    </w:p>
    <w:p w14:paraId="364B69BE" w14:textId="77777777" w:rsidR="004728DD" w:rsidRPr="00775E2D" w:rsidRDefault="004728DD" w:rsidP="004728DD">
      <w:pPr>
        <w:spacing w:after="0"/>
        <w:rPr>
          <w:rFonts w:ascii="Times New Roman" w:hAnsi="Times New Roman"/>
          <w:sz w:val="24"/>
        </w:rPr>
      </w:pPr>
      <w:hyperlink r:id="rId2043" w:history="1">
        <w:r w:rsidRPr="00775E2D">
          <w:rPr>
            <w:rFonts w:ascii="Times New Roman" w:hAnsi="Times New Roman"/>
            <w:color w:val="0000FF"/>
            <w:sz w:val="24"/>
            <w:u w:val="single"/>
          </w:rPr>
          <w:t>Laboratory Personnel, 1951 December 01</w:t>
        </w:r>
      </w:hyperlink>
    </w:p>
    <w:p w14:paraId="062469EE" w14:textId="77777777" w:rsidR="004728DD" w:rsidRPr="00775E2D" w:rsidRDefault="004728DD" w:rsidP="004728DD">
      <w:pPr>
        <w:spacing w:after="0"/>
        <w:rPr>
          <w:rFonts w:ascii="Times New Roman" w:hAnsi="Times New Roman"/>
          <w:sz w:val="24"/>
        </w:rPr>
      </w:pPr>
      <w:hyperlink r:id="rId2044" w:history="1">
        <w:r w:rsidRPr="00775E2D">
          <w:rPr>
            <w:rFonts w:ascii="Times New Roman" w:hAnsi="Times New Roman"/>
            <w:color w:val="0000FF"/>
            <w:sz w:val="24"/>
            <w:u w:val="single"/>
          </w:rPr>
          <w:t>Electronic Computer Division personnel, 1949 July 01</w:t>
        </w:r>
      </w:hyperlink>
    </w:p>
    <w:p w14:paraId="3E008303" w14:textId="77777777" w:rsidR="004728DD" w:rsidRPr="00775E2D" w:rsidRDefault="004728DD" w:rsidP="004728DD">
      <w:pPr>
        <w:spacing w:after="0"/>
        <w:rPr>
          <w:rFonts w:ascii="Times New Roman" w:hAnsi="Times New Roman"/>
          <w:sz w:val="24"/>
        </w:rPr>
      </w:pPr>
      <w:hyperlink r:id="rId2045" w:history="1">
        <w:r w:rsidRPr="00775E2D">
          <w:rPr>
            <w:rFonts w:ascii="Times New Roman" w:hAnsi="Times New Roman"/>
            <w:color w:val="0000FF"/>
            <w:sz w:val="24"/>
            <w:u w:val="single"/>
          </w:rPr>
          <w:t>Electronic Computer Division personnel, 1949 December 01</w:t>
        </w:r>
      </w:hyperlink>
    </w:p>
    <w:p w14:paraId="34AEE2BB" w14:textId="77777777" w:rsidR="004728DD" w:rsidRPr="00775E2D" w:rsidRDefault="004728DD" w:rsidP="004728DD">
      <w:pPr>
        <w:spacing w:after="0"/>
        <w:rPr>
          <w:rFonts w:ascii="Times New Roman" w:hAnsi="Times New Roman"/>
          <w:sz w:val="24"/>
        </w:rPr>
      </w:pPr>
      <w:hyperlink r:id="rId2046" w:history="1">
        <w:r w:rsidRPr="00775E2D">
          <w:rPr>
            <w:rFonts w:ascii="Times New Roman" w:hAnsi="Times New Roman"/>
            <w:color w:val="0000FF"/>
            <w:sz w:val="24"/>
            <w:u w:val="single"/>
          </w:rPr>
          <w:t>WWI general numbers 35,640 thru 55,001, 1950-1959</w:t>
        </w:r>
      </w:hyperlink>
    </w:p>
    <w:p w14:paraId="343CF534" w14:textId="77777777" w:rsidR="004728DD" w:rsidRPr="00775E2D" w:rsidRDefault="004728DD" w:rsidP="004728DD">
      <w:pPr>
        <w:spacing w:after="0"/>
        <w:rPr>
          <w:rFonts w:ascii="Times New Roman" w:hAnsi="Times New Roman"/>
          <w:sz w:val="24"/>
        </w:rPr>
      </w:pPr>
      <w:hyperlink r:id="rId2047" w:history="1">
        <w:r w:rsidRPr="00775E2D">
          <w:rPr>
            <w:rFonts w:ascii="Times New Roman" w:hAnsi="Times New Roman"/>
            <w:color w:val="0000FF"/>
            <w:sz w:val="24"/>
            <w:u w:val="single"/>
          </w:rPr>
          <w:t>WWI general numbers 30,000 thru 35,639, 1950-1959</w:t>
        </w:r>
      </w:hyperlink>
    </w:p>
    <w:p w14:paraId="21979A7E" w14:textId="77777777" w:rsidR="004728DD" w:rsidRPr="00775E2D" w:rsidRDefault="004728DD" w:rsidP="004728DD">
      <w:pPr>
        <w:spacing w:after="0"/>
        <w:rPr>
          <w:rFonts w:ascii="Times New Roman" w:hAnsi="Times New Roman"/>
          <w:sz w:val="24"/>
        </w:rPr>
      </w:pPr>
      <w:hyperlink r:id="rId2048" w:history="1">
        <w:r w:rsidRPr="00775E2D">
          <w:rPr>
            <w:rFonts w:ascii="Times New Roman" w:hAnsi="Times New Roman"/>
            <w:color w:val="0000FF"/>
            <w:sz w:val="24"/>
            <w:u w:val="single"/>
          </w:rPr>
          <w:t>WWI general numbers 55,002 thru 59,995, 1950-1959</w:t>
        </w:r>
      </w:hyperlink>
    </w:p>
    <w:p w14:paraId="500E9C01" w14:textId="77777777" w:rsidR="004728DD" w:rsidRPr="00775E2D" w:rsidRDefault="004728DD" w:rsidP="004728DD">
      <w:pPr>
        <w:spacing w:after="0"/>
        <w:rPr>
          <w:rFonts w:ascii="Times New Roman" w:hAnsi="Times New Roman"/>
          <w:sz w:val="24"/>
        </w:rPr>
      </w:pPr>
      <w:hyperlink r:id="rId2049" w:history="1">
        <w:r w:rsidRPr="00775E2D">
          <w:rPr>
            <w:rFonts w:ascii="Times New Roman" w:hAnsi="Times New Roman"/>
            <w:color w:val="0000FF"/>
            <w:sz w:val="24"/>
            <w:u w:val="single"/>
          </w:rPr>
          <w:t>Drawing numbering system used at M.I.T. Lincoln Laboratory Div. 6 (Lex.), 1952-1954</w:t>
        </w:r>
      </w:hyperlink>
    </w:p>
    <w:p w14:paraId="5B83B019" w14:textId="77777777" w:rsidR="004728DD" w:rsidRPr="00775E2D" w:rsidRDefault="004728DD" w:rsidP="004728DD">
      <w:pPr>
        <w:spacing w:after="0"/>
        <w:rPr>
          <w:rFonts w:ascii="Times New Roman" w:hAnsi="Times New Roman"/>
          <w:sz w:val="24"/>
        </w:rPr>
      </w:pPr>
      <w:hyperlink r:id="rId2050" w:history="1">
        <w:r w:rsidRPr="00775E2D">
          <w:rPr>
            <w:rFonts w:ascii="Times New Roman" w:hAnsi="Times New Roman"/>
            <w:color w:val="0000FF"/>
            <w:sz w:val="24"/>
            <w:u w:val="single"/>
          </w:rPr>
          <w:t>Division VI Lincoln Laboratory engineering drawing log book, 1945-1949</w:t>
        </w:r>
      </w:hyperlink>
    </w:p>
    <w:p w14:paraId="660791D6" w14:textId="77777777" w:rsidR="004728DD" w:rsidRPr="00775E2D" w:rsidRDefault="004728DD" w:rsidP="004728DD">
      <w:pPr>
        <w:spacing w:after="0"/>
        <w:rPr>
          <w:rFonts w:ascii="Times New Roman" w:hAnsi="Times New Roman"/>
          <w:sz w:val="24"/>
        </w:rPr>
      </w:pPr>
      <w:hyperlink r:id="rId2051" w:history="1">
        <w:r w:rsidRPr="00775E2D">
          <w:rPr>
            <w:rFonts w:ascii="Times New Roman" w:hAnsi="Times New Roman"/>
            <w:color w:val="0000FF"/>
            <w:sz w:val="24"/>
            <w:u w:val="single"/>
          </w:rPr>
          <w:t>Drawing numbering system used at M.I.T. Lincoln Laboratory Div. 6 (Lex.), 1952-1959</w:t>
        </w:r>
      </w:hyperlink>
    </w:p>
    <w:p w14:paraId="4B72A804" w14:textId="77777777" w:rsidR="004728DD" w:rsidRPr="00775E2D" w:rsidRDefault="004728DD" w:rsidP="004728DD">
      <w:pPr>
        <w:spacing w:after="0"/>
        <w:rPr>
          <w:rFonts w:ascii="Times New Roman" w:hAnsi="Times New Roman"/>
          <w:sz w:val="24"/>
        </w:rPr>
      </w:pPr>
      <w:hyperlink r:id="rId2052" w:history="1">
        <w:r w:rsidRPr="00775E2D">
          <w:rPr>
            <w:rFonts w:ascii="Times New Roman" w:hAnsi="Times New Roman"/>
            <w:color w:val="0000FF"/>
            <w:sz w:val="24"/>
            <w:u w:val="single"/>
          </w:rPr>
          <w:t>Division VI Lincoln Laboratory engineering drawing log book, 1954-1957</w:t>
        </w:r>
      </w:hyperlink>
    </w:p>
    <w:p w14:paraId="08A4832A" w14:textId="77777777" w:rsidR="004728DD" w:rsidRPr="00775E2D" w:rsidRDefault="004728DD" w:rsidP="004728DD">
      <w:pPr>
        <w:spacing w:after="0"/>
        <w:rPr>
          <w:rFonts w:ascii="Times New Roman" w:hAnsi="Times New Roman"/>
          <w:sz w:val="24"/>
        </w:rPr>
      </w:pPr>
      <w:hyperlink r:id="rId2053" w:history="1">
        <w:r w:rsidRPr="00775E2D">
          <w:rPr>
            <w:rFonts w:ascii="Times New Roman" w:hAnsi="Times New Roman"/>
            <w:color w:val="0000FF"/>
            <w:sz w:val="24"/>
            <w:u w:val="single"/>
          </w:rPr>
          <w:t>Division VI Lincoln Laboratory engineering drawing log book, 1946-1953</w:t>
        </w:r>
      </w:hyperlink>
    </w:p>
    <w:p w14:paraId="2A489057" w14:textId="77777777" w:rsidR="004728DD" w:rsidRPr="00775E2D" w:rsidRDefault="004728DD" w:rsidP="004728DD">
      <w:pPr>
        <w:spacing w:after="0"/>
        <w:rPr>
          <w:rFonts w:ascii="Times New Roman" w:hAnsi="Times New Roman"/>
          <w:sz w:val="24"/>
        </w:rPr>
      </w:pPr>
      <w:hyperlink r:id="rId2054" w:history="1">
        <w:r w:rsidRPr="00775E2D">
          <w:rPr>
            <w:rFonts w:ascii="Times New Roman" w:hAnsi="Times New Roman"/>
            <w:color w:val="0000FF"/>
            <w:sz w:val="24"/>
            <w:u w:val="single"/>
          </w:rPr>
          <w:t>Division VI Lincoln Laboratory engineering drawing log book, 1949-1953</w:t>
        </w:r>
      </w:hyperlink>
    </w:p>
    <w:p w14:paraId="3CD62848" w14:textId="77777777" w:rsidR="004728DD" w:rsidRPr="00775E2D" w:rsidRDefault="004728DD" w:rsidP="004728DD">
      <w:pPr>
        <w:spacing w:after="0"/>
        <w:rPr>
          <w:rFonts w:ascii="Times New Roman" w:hAnsi="Times New Roman"/>
          <w:sz w:val="24"/>
        </w:rPr>
      </w:pPr>
      <w:hyperlink r:id="rId2055" w:history="1">
        <w:r w:rsidRPr="00775E2D">
          <w:rPr>
            <w:rFonts w:ascii="Times New Roman" w:hAnsi="Times New Roman"/>
            <w:color w:val="0000FF"/>
            <w:sz w:val="24"/>
            <w:u w:val="single"/>
          </w:rPr>
          <w:t>Drawing numbering system used at M.I.T. Lincoln Laboratory Div. 6 (Lex.), 1949-1956</w:t>
        </w:r>
      </w:hyperlink>
    </w:p>
    <w:p w14:paraId="7ED4215A" w14:textId="77777777" w:rsidR="004728DD" w:rsidRPr="00775E2D" w:rsidRDefault="004728DD" w:rsidP="004728DD">
      <w:pPr>
        <w:spacing w:after="0"/>
        <w:rPr>
          <w:rFonts w:ascii="Times New Roman" w:hAnsi="Times New Roman"/>
          <w:sz w:val="24"/>
        </w:rPr>
      </w:pPr>
      <w:hyperlink r:id="rId2056" w:history="1">
        <w:r w:rsidRPr="00775E2D">
          <w:rPr>
            <w:rFonts w:ascii="Times New Roman" w:hAnsi="Times New Roman"/>
            <w:color w:val="0000FF"/>
            <w:sz w:val="24"/>
            <w:u w:val="single"/>
          </w:rPr>
          <w:t>Division VI Lincoln Laboratory engineering drawing log book, 1954-1955</w:t>
        </w:r>
      </w:hyperlink>
    </w:p>
    <w:p w14:paraId="2B1079AD" w14:textId="77777777" w:rsidR="004728DD" w:rsidRPr="00775E2D" w:rsidRDefault="004728DD" w:rsidP="004728DD">
      <w:pPr>
        <w:spacing w:after="0"/>
        <w:rPr>
          <w:rFonts w:ascii="Times New Roman" w:hAnsi="Times New Roman"/>
          <w:sz w:val="24"/>
        </w:rPr>
      </w:pPr>
      <w:hyperlink r:id="rId2057" w:history="1">
        <w:r w:rsidRPr="00775E2D">
          <w:rPr>
            <w:rFonts w:ascii="Times New Roman" w:hAnsi="Times New Roman"/>
            <w:color w:val="0000FF"/>
            <w:sz w:val="24"/>
            <w:u w:val="single"/>
          </w:rPr>
          <w:t>Division VI Lincoln Laboratory engineering drawing log book, 1947</w:t>
        </w:r>
      </w:hyperlink>
    </w:p>
    <w:p w14:paraId="32189E9E" w14:textId="77777777" w:rsidR="004728DD" w:rsidRPr="00775E2D" w:rsidRDefault="004728DD" w:rsidP="004728DD">
      <w:pPr>
        <w:spacing w:after="0"/>
        <w:rPr>
          <w:rFonts w:ascii="Times New Roman" w:hAnsi="Times New Roman"/>
          <w:sz w:val="24"/>
        </w:rPr>
      </w:pPr>
      <w:hyperlink r:id="rId2058" w:history="1">
        <w:r w:rsidRPr="00775E2D">
          <w:rPr>
            <w:rFonts w:ascii="Times New Roman" w:hAnsi="Times New Roman"/>
            <w:color w:val="0000FF"/>
            <w:sz w:val="24"/>
            <w:u w:val="single"/>
          </w:rPr>
          <w:t>Division VI Lincoln Laboratory engineering drawing log book, 1953-1955</w:t>
        </w:r>
      </w:hyperlink>
    </w:p>
    <w:p w14:paraId="7589D2C9" w14:textId="77777777" w:rsidR="004728DD" w:rsidRPr="00775E2D" w:rsidRDefault="004728DD" w:rsidP="004728DD">
      <w:pPr>
        <w:spacing w:after="0"/>
        <w:rPr>
          <w:rFonts w:ascii="Times New Roman" w:hAnsi="Times New Roman"/>
          <w:sz w:val="24"/>
        </w:rPr>
      </w:pPr>
      <w:hyperlink r:id="rId2059" w:history="1">
        <w:r w:rsidRPr="00775E2D">
          <w:rPr>
            <w:rFonts w:ascii="Times New Roman" w:hAnsi="Times New Roman"/>
            <w:color w:val="0000FF"/>
            <w:sz w:val="24"/>
            <w:u w:val="single"/>
          </w:rPr>
          <w:t>Secret supplement to Biweekly Report of April 9, 1954, 1954 April 09</w:t>
        </w:r>
      </w:hyperlink>
    </w:p>
    <w:p w14:paraId="43685C7C" w14:textId="77777777" w:rsidR="004728DD" w:rsidRPr="00775E2D" w:rsidRDefault="004728DD" w:rsidP="004728DD">
      <w:pPr>
        <w:spacing w:after="0"/>
        <w:rPr>
          <w:rFonts w:ascii="Times New Roman" w:hAnsi="Times New Roman"/>
          <w:sz w:val="24"/>
        </w:rPr>
      </w:pPr>
      <w:hyperlink r:id="rId2060" w:history="1">
        <w:r w:rsidRPr="00775E2D">
          <w:rPr>
            <w:rFonts w:ascii="Times New Roman" w:hAnsi="Times New Roman"/>
            <w:color w:val="0000FF"/>
            <w:sz w:val="24"/>
            <w:u w:val="single"/>
          </w:rPr>
          <w:t>Secret supplement to Biweekly Report for July 2, 1954, 1954 July 02</w:t>
        </w:r>
      </w:hyperlink>
    </w:p>
    <w:p w14:paraId="15B0D771" w14:textId="77777777" w:rsidR="004728DD" w:rsidRPr="00775E2D" w:rsidRDefault="004728DD" w:rsidP="004728DD">
      <w:pPr>
        <w:spacing w:after="0"/>
        <w:rPr>
          <w:rFonts w:ascii="Times New Roman" w:hAnsi="Times New Roman"/>
          <w:sz w:val="24"/>
        </w:rPr>
      </w:pPr>
      <w:hyperlink r:id="rId2061" w:history="1">
        <w:r w:rsidRPr="00775E2D">
          <w:rPr>
            <w:rFonts w:ascii="Times New Roman" w:hAnsi="Times New Roman"/>
            <w:color w:val="0000FF"/>
            <w:sz w:val="24"/>
            <w:u w:val="single"/>
          </w:rPr>
          <w:t>Secret supplement to Biweekly Report of March 26, 1954, 1954 March 26</w:t>
        </w:r>
      </w:hyperlink>
    </w:p>
    <w:p w14:paraId="3C45CE16" w14:textId="77777777" w:rsidR="004728DD" w:rsidRPr="00775E2D" w:rsidRDefault="004728DD" w:rsidP="004728DD">
      <w:pPr>
        <w:spacing w:after="0"/>
        <w:rPr>
          <w:rFonts w:ascii="Times New Roman" w:hAnsi="Times New Roman"/>
          <w:sz w:val="24"/>
        </w:rPr>
      </w:pPr>
      <w:hyperlink r:id="rId2062" w:history="1">
        <w:r w:rsidRPr="00775E2D">
          <w:rPr>
            <w:rFonts w:ascii="Times New Roman" w:hAnsi="Times New Roman"/>
            <w:color w:val="0000FF"/>
            <w:sz w:val="24"/>
            <w:u w:val="single"/>
          </w:rPr>
          <w:t>Secret supplement to Biweekly Report for May 7, 1954, 1954 May 07</w:t>
        </w:r>
      </w:hyperlink>
    </w:p>
    <w:p w14:paraId="5CFFF922" w14:textId="77777777" w:rsidR="004728DD" w:rsidRPr="00775E2D" w:rsidRDefault="004728DD" w:rsidP="004728DD">
      <w:pPr>
        <w:spacing w:after="0"/>
        <w:rPr>
          <w:rFonts w:ascii="Times New Roman" w:hAnsi="Times New Roman"/>
          <w:sz w:val="24"/>
        </w:rPr>
      </w:pPr>
      <w:hyperlink r:id="rId2063" w:history="1">
        <w:r w:rsidRPr="00775E2D">
          <w:rPr>
            <w:rFonts w:ascii="Times New Roman" w:hAnsi="Times New Roman"/>
            <w:color w:val="0000FF"/>
            <w:sz w:val="24"/>
            <w:u w:val="single"/>
          </w:rPr>
          <w:t>Conference regarding proposed modification to delivery schedule for AN/FSQ-7 duplex centrals - June 9 and 10, 1954, 1954 June 11</w:t>
        </w:r>
      </w:hyperlink>
    </w:p>
    <w:p w14:paraId="630570B4" w14:textId="77777777" w:rsidR="004728DD" w:rsidRPr="00775E2D" w:rsidRDefault="004728DD" w:rsidP="004728DD">
      <w:pPr>
        <w:spacing w:after="0"/>
        <w:rPr>
          <w:rFonts w:ascii="Times New Roman" w:hAnsi="Times New Roman"/>
          <w:sz w:val="24"/>
        </w:rPr>
      </w:pPr>
      <w:hyperlink r:id="rId2064" w:history="1">
        <w:r w:rsidRPr="00775E2D">
          <w:rPr>
            <w:rFonts w:ascii="Times New Roman" w:hAnsi="Times New Roman"/>
            <w:color w:val="0000FF"/>
            <w:sz w:val="24"/>
            <w:u w:val="single"/>
          </w:rPr>
          <w:t>Secret supplement to Biweekly Report for June 4, 1954, 1954 June 04</w:t>
        </w:r>
      </w:hyperlink>
    </w:p>
    <w:p w14:paraId="62C1A40C" w14:textId="77777777" w:rsidR="004728DD" w:rsidRPr="00775E2D" w:rsidRDefault="004728DD" w:rsidP="004728DD">
      <w:pPr>
        <w:spacing w:after="0"/>
        <w:rPr>
          <w:rFonts w:ascii="Times New Roman" w:hAnsi="Times New Roman"/>
          <w:sz w:val="24"/>
        </w:rPr>
      </w:pPr>
      <w:hyperlink r:id="rId2065" w:history="1">
        <w:r w:rsidRPr="00775E2D">
          <w:rPr>
            <w:rFonts w:ascii="Times New Roman" w:hAnsi="Times New Roman"/>
            <w:color w:val="0000FF"/>
            <w:sz w:val="24"/>
            <w:u w:val="single"/>
          </w:rPr>
          <w:t>Secret supplement to biweekly report for September 24, 1954, 1954 September 24</w:t>
        </w:r>
      </w:hyperlink>
    </w:p>
    <w:p w14:paraId="39BF4776" w14:textId="77777777" w:rsidR="004728DD" w:rsidRPr="00775E2D" w:rsidRDefault="004728DD" w:rsidP="004728DD">
      <w:pPr>
        <w:spacing w:after="0"/>
        <w:rPr>
          <w:rFonts w:ascii="Times New Roman" w:hAnsi="Times New Roman"/>
          <w:sz w:val="24"/>
        </w:rPr>
      </w:pPr>
      <w:hyperlink r:id="rId2066" w:history="1">
        <w:r w:rsidRPr="00775E2D">
          <w:rPr>
            <w:rFonts w:ascii="Times New Roman" w:hAnsi="Times New Roman"/>
            <w:color w:val="0000FF"/>
            <w:sz w:val="24"/>
            <w:u w:val="single"/>
          </w:rPr>
          <w:t>Secret supplement to Biweekly Report of January 29, 1954, 1954 January 29</w:t>
        </w:r>
      </w:hyperlink>
    </w:p>
    <w:p w14:paraId="7A25514E" w14:textId="77777777" w:rsidR="004728DD" w:rsidRPr="00775E2D" w:rsidRDefault="004728DD" w:rsidP="004728DD">
      <w:pPr>
        <w:spacing w:after="0"/>
        <w:rPr>
          <w:rFonts w:ascii="Times New Roman" w:hAnsi="Times New Roman"/>
          <w:sz w:val="24"/>
        </w:rPr>
      </w:pPr>
      <w:hyperlink r:id="rId2067" w:history="1">
        <w:r w:rsidRPr="00775E2D">
          <w:rPr>
            <w:rFonts w:ascii="Times New Roman" w:hAnsi="Times New Roman"/>
            <w:color w:val="0000FF"/>
            <w:sz w:val="24"/>
            <w:u w:val="single"/>
          </w:rPr>
          <w:t xml:space="preserve">Secret supplement to Biweekly Report for </w:t>
        </w:r>
        <w:proofErr w:type="spellStart"/>
        <w:r w:rsidRPr="00775E2D">
          <w:rPr>
            <w:rFonts w:ascii="Times New Roman" w:hAnsi="Times New Roman"/>
            <w:color w:val="0000FF"/>
            <w:sz w:val="24"/>
            <w:u w:val="single"/>
          </w:rPr>
          <w:t>Decemer</w:t>
        </w:r>
        <w:proofErr w:type="spellEnd"/>
        <w:r w:rsidRPr="00775E2D">
          <w:rPr>
            <w:rFonts w:ascii="Times New Roman" w:hAnsi="Times New Roman"/>
            <w:color w:val="0000FF"/>
            <w:sz w:val="24"/>
            <w:u w:val="single"/>
          </w:rPr>
          <w:t xml:space="preserve"> 18, 1953, 1953 December 18</w:t>
        </w:r>
      </w:hyperlink>
    </w:p>
    <w:p w14:paraId="04AD1C91" w14:textId="77777777" w:rsidR="004728DD" w:rsidRPr="00775E2D" w:rsidRDefault="004728DD" w:rsidP="004728DD">
      <w:pPr>
        <w:spacing w:after="0"/>
        <w:rPr>
          <w:rFonts w:ascii="Times New Roman" w:hAnsi="Times New Roman"/>
          <w:sz w:val="24"/>
        </w:rPr>
      </w:pPr>
      <w:hyperlink r:id="rId2068" w:history="1">
        <w:r w:rsidRPr="00775E2D">
          <w:rPr>
            <w:rFonts w:ascii="Times New Roman" w:hAnsi="Times New Roman"/>
            <w:color w:val="0000FF"/>
            <w:sz w:val="24"/>
            <w:u w:val="single"/>
          </w:rPr>
          <w:t>Transition system for air defense: estimate of cost and delivery for the initial sector, 1953 February 18</w:t>
        </w:r>
      </w:hyperlink>
    </w:p>
    <w:p w14:paraId="002DAAA4" w14:textId="77777777" w:rsidR="004728DD" w:rsidRPr="00775E2D" w:rsidRDefault="004728DD" w:rsidP="004728DD">
      <w:pPr>
        <w:spacing w:after="0"/>
        <w:rPr>
          <w:rFonts w:ascii="Times New Roman" w:hAnsi="Times New Roman"/>
          <w:sz w:val="24"/>
        </w:rPr>
      </w:pPr>
      <w:hyperlink r:id="rId2069" w:history="1">
        <w:r w:rsidRPr="00775E2D">
          <w:rPr>
            <w:rFonts w:ascii="Times New Roman" w:hAnsi="Times New Roman"/>
            <w:color w:val="0000FF"/>
            <w:sz w:val="24"/>
            <w:u w:val="single"/>
          </w:rPr>
          <w:t>Secret supplement to biweekly report for 5 November 1954., 1954 November 05</w:t>
        </w:r>
      </w:hyperlink>
    </w:p>
    <w:p w14:paraId="72F7FF63" w14:textId="77777777" w:rsidR="004728DD" w:rsidRPr="00775E2D" w:rsidRDefault="004728DD" w:rsidP="004728DD">
      <w:pPr>
        <w:spacing w:after="0"/>
        <w:rPr>
          <w:rFonts w:ascii="Times New Roman" w:hAnsi="Times New Roman"/>
          <w:sz w:val="24"/>
        </w:rPr>
      </w:pPr>
      <w:hyperlink r:id="rId2070" w:history="1">
        <w:proofErr w:type="spellStart"/>
        <w:r w:rsidRPr="00775E2D">
          <w:rPr>
            <w:rFonts w:ascii="Times New Roman" w:hAnsi="Times New Roman"/>
            <w:color w:val="0000FF"/>
            <w:sz w:val="24"/>
            <w:u w:val="single"/>
          </w:rPr>
          <w:t>Bomarc</w:t>
        </w:r>
        <w:proofErr w:type="spellEnd"/>
        <w:r w:rsidRPr="00775E2D">
          <w:rPr>
            <w:rFonts w:ascii="Times New Roman" w:hAnsi="Times New Roman"/>
            <w:color w:val="0000FF"/>
            <w:sz w:val="24"/>
            <w:u w:val="single"/>
          </w:rPr>
          <w:t xml:space="preserve"> meeting with AFCRC, WADC, and Boeing, 1953 June 23</w:t>
        </w:r>
      </w:hyperlink>
    </w:p>
    <w:p w14:paraId="2F0D6072" w14:textId="77777777" w:rsidR="004728DD" w:rsidRPr="00775E2D" w:rsidRDefault="004728DD" w:rsidP="004728DD">
      <w:pPr>
        <w:spacing w:after="0"/>
        <w:rPr>
          <w:rFonts w:ascii="Times New Roman" w:hAnsi="Times New Roman"/>
          <w:sz w:val="24"/>
        </w:rPr>
      </w:pPr>
      <w:hyperlink r:id="rId2071" w:history="1">
        <w:r w:rsidRPr="00775E2D">
          <w:rPr>
            <w:rFonts w:ascii="Times New Roman" w:hAnsi="Times New Roman"/>
            <w:color w:val="0000FF"/>
            <w:sz w:val="24"/>
            <w:u w:val="single"/>
          </w:rPr>
          <w:t>Secret supplement to Biweekly Report for March 12, 1954, 1954 March 12</w:t>
        </w:r>
      </w:hyperlink>
    </w:p>
    <w:p w14:paraId="2F39B16F" w14:textId="77777777" w:rsidR="004728DD" w:rsidRPr="00775E2D" w:rsidRDefault="004728DD" w:rsidP="004728DD">
      <w:pPr>
        <w:spacing w:after="0"/>
        <w:rPr>
          <w:rFonts w:ascii="Times New Roman" w:hAnsi="Times New Roman"/>
          <w:sz w:val="24"/>
        </w:rPr>
      </w:pPr>
      <w:hyperlink r:id="rId2072" w:history="1">
        <w:r w:rsidRPr="00775E2D">
          <w:rPr>
            <w:rFonts w:ascii="Times New Roman" w:hAnsi="Times New Roman"/>
            <w:color w:val="0000FF"/>
            <w:sz w:val="24"/>
            <w:u w:val="single"/>
          </w:rPr>
          <w:t>Secret supplement to Division 6 Biweekly Report, September 25, 1953, 1953 September 25</w:t>
        </w:r>
      </w:hyperlink>
    </w:p>
    <w:p w14:paraId="5358B5C2" w14:textId="77777777" w:rsidR="004728DD" w:rsidRPr="00775E2D" w:rsidRDefault="004728DD" w:rsidP="004728DD">
      <w:pPr>
        <w:spacing w:after="0"/>
        <w:rPr>
          <w:rFonts w:ascii="Times New Roman" w:hAnsi="Times New Roman"/>
          <w:sz w:val="24"/>
        </w:rPr>
      </w:pPr>
      <w:hyperlink r:id="rId2073" w:history="1">
        <w:r w:rsidRPr="00775E2D">
          <w:rPr>
            <w:rFonts w:ascii="Times New Roman" w:hAnsi="Times New Roman"/>
            <w:color w:val="0000FF"/>
            <w:sz w:val="24"/>
            <w:u w:val="single"/>
          </w:rPr>
          <w:t>Secret supplement to Biweekly Report for February 12, 1954, 1954 February 12</w:t>
        </w:r>
      </w:hyperlink>
    </w:p>
    <w:p w14:paraId="0D41A36E" w14:textId="77777777" w:rsidR="004728DD" w:rsidRPr="00775E2D" w:rsidRDefault="004728DD" w:rsidP="004728DD">
      <w:pPr>
        <w:spacing w:after="0"/>
        <w:rPr>
          <w:rFonts w:ascii="Times New Roman" w:hAnsi="Times New Roman"/>
          <w:sz w:val="24"/>
        </w:rPr>
      </w:pPr>
      <w:hyperlink r:id="rId2074" w:history="1">
        <w:r w:rsidRPr="00775E2D">
          <w:rPr>
            <w:rFonts w:ascii="Times New Roman" w:hAnsi="Times New Roman"/>
            <w:color w:val="0000FF"/>
            <w:sz w:val="24"/>
            <w:u w:val="single"/>
          </w:rPr>
          <w:t>Secret supplement to Division 6 Biweekly Report, November 20, 1953, 1953 November 20</w:t>
        </w:r>
      </w:hyperlink>
    </w:p>
    <w:p w14:paraId="2A275F2C" w14:textId="77777777" w:rsidR="004728DD" w:rsidRPr="00775E2D" w:rsidRDefault="004728DD" w:rsidP="004728DD">
      <w:pPr>
        <w:spacing w:after="0"/>
        <w:rPr>
          <w:rFonts w:ascii="Times New Roman" w:hAnsi="Times New Roman"/>
          <w:sz w:val="24"/>
        </w:rPr>
      </w:pPr>
      <w:hyperlink r:id="rId2075" w:history="1">
        <w:r w:rsidRPr="00775E2D">
          <w:rPr>
            <w:rFonts w:ascii="Times New Roman" w:hAnsi="Times New Roman"/>
            <w:color w:val="0000FF"/>
            <w:sz w:val="24"/>
            <w:u w:val="single"/>
          </w:rPr>
          <w:t>Comments on BTL Report #3 to ARDC: "the ground environment problem in air defense: an appraisal of the Lincoln Transition System", 1954 January 26</w:t>
        </w:r>
      </w:hyperlink>
    </w:p>
    <w:p w14:paraId="437AD4E7" w14:textId="77777777" w:rsidR="004728DD" w:rsidRPr="00775E2D" w:rsidRDefault="004728DD" w:rsidP="004728DD">
      <w:pPr>
        <w:spacing w:after="0"/>
        <w:rPr>
          <w:rFonts w:ascii="Times New Roman" w:hAnsi="Times New Roman"/>
          <w:sz w:val="24"/>
        </w:rPr>
      </w:pPr>
      <w:hyperlink r:id="rId2076" w:history="1">
        <w:r w:rsidRPr="00775E2D">
          <w:rPr>
            <w:rFonts w:ascii="Times New Roman" w:hAnsi="Times New Roman"/>
            <w:color w:val="0000FF"/>
            <w:sz w:val="24"/>
            <w:u w:val="single"/>
          </w:rPr>
          <w:t>Secret supplement to Biweekly Report for July 16, 1954, 1954 July 16</w:t>
        </w:r>
      </w:hyperlink>
    </w:p>
    <w:p w14:paraId="5A468B6A" w14:textId="77777777" w:rsidR="004728DD" w:rsidRPr="00775E2D" w:rsidRDefault="004728DD" w:rsidP="004728DD">
      <w:pPr>
        <w:spacing w:after="0"/>
        <w:rPr>
          <w:rFonts w:ascii="Times New Roman" w:hAnsi="Times New Roman"/>
          <w:sz w:val="24"/>
        </w:rPr>
      </w:pPr>
      <w:hyperlink r:id="rId2077" w:history="1">
        <w:r w:rsidRPr="00775E2D">
          <w:rPr>
            <w:rFonts w:ascii="Times New Roman" w:hAnsi="Times New Roman"/>
            <w:color w:val="0000FF"/>
            <w:sz w:val="24"/>
            <w:u w:val="single"/>
          </w:rPr>
          <w:t>Compilation of M Series Memoranda in Division 6 Document Room, Building C-129., 1956</w:t>
        </w:r>
      </w:hyperlink>
    </w:p>
    <w:p w14:paraId="5F5F581E" w14:textId="77777777" w:rsidR="004728DD" w:rsidRPr="00775E2D" w:rsidRDefault="004728DD" w:rsidP="004728DD">
      <w:pPr>
        <w:spacing w:after="0"/>
        <w:rPr>
          <w:rFonts w:ascii="Times New Roman" w:hAnsi="Times New Roman"/>
          <w:sz w:val="24"/>
        </w:rPr>
      </w:pPr>
      <w:hyperlink r:id="rId2078" w:history="1">
        <w:r w:rsidRPr="00775E2D">
          <w:rPr>
            <w:rFonts w:ascii="Times New Roman" w:hAnsi="Times New Roman"/>
            <w:color w:val="0000FF"/>
            <w:sz w:val="24"/>
            <w:u w:val="single"/>
          </w:rPr>
          <w:t>Compilation of M Series and E Series Memoranda in Division 6 Document Room, Building C-129., 1956</w:t>
        </w:r>
      </w:hyperlink>
    </w:p>
    <w:p w14:paraId="67C46557" w14:textId="77777777" w:rsidR="004728DD" w:rsidRPr="00775E2D" w:rsidRDefault="004728DD" w:rsidP="004728DD">
      <w:pPr>
        <w:spacing w:after="0"/>
        <w:rPr>
          <w:rFonts w:ascii="Times New Roman" w:hAnsi="Times New Roman"/>
          <w:sz w:val="24"/>
        </w:rPr>
      </w:pPr>
      <w:hyperlink r:id="rId2079" w:history="1">
        <w:r w:rsidRPr="00775E2D">
          <w:rPr>
            <w:rFonts w:ascii="Times New Roman" w:hAnsi="Times New Roman"/>
            <w:color w:val="0000FF"/>
            <w:sz w:val="24"/>
            <w:u w:val="single"/>
          </w:rPr>
          <w:t>List of conference notes, approximately 1955-1959</w:t>
        </w:r>
      </w:hyperlink>
    </w:p>
    <w:p w14:paraId="7470B0C4" w14:textId="77777777" w:rsidR="004728DD" w:rsidRPr="00775E2D" w:rsidRDefault="004728DD" w:rsidP="004728DD">
      <w:pPr>
        <w:spacing w:after="0"/>
        <w:rPr>
          <w:rFonts w:ascii="Times New Roman" w:hAnsi="Times New Roman"/>
          <w:sz w:val="24"/>
        </w:rPr>
      </w:pPr>
      <w:hyperlink r:id="rId2080" w:history="1">
        <w:r w:rsidRPr="00775E2D">
          <w:rPr>
            <w:rFonts w:ascii="Times New Roman" w:hAnsi="Times New Roman"/>
            <w:color w:val="0000FF"/>
            <w:sz w:val="24"/>
            <w:u w:val="single"/>
          </w:rPr>
          <w:t>Compilation of R Series Memoranda in Division 6 Document Room, Building C-129., approximately 1954</w:t>
        </w:r>
      </w:hyperlink>
    </w:p>
    <w:p w14:paraId="223A3A34" w14:textId="77777777" w:rsidR="004728DD" w:rsidRPr="00775E2D" w:rsidRDefault="004728DD" w:rsidP="004728DD">
      <w:pPr>
        <w:spacing w:after="0"/>
        <w:rPr>
          <w:rFonts w:ascii="Times New Roman" w:hAnsi="Times New Roman"/>
          <w:sz w:val="24"/>
        </w:rPr>
      </w:pPr>
      <w:hyperlink r:id="rId2081" w:history="1">
        <w:r w:rsidRPr="00775E2D">
          <w:rPr>
            <w:rFonts w:ascii="Times New Roman" w:hAnsi="Times New Roman"/>
            <w:color w:val="0000FF"/>
            <w:sz w:val="24"/>
            <w:u w:val="single"/>
          </w:rPr>
          <w:t>List of R-series memorandums, approximately 1945-1953</w:t>
        </w:r>
      </w:hyperlink>
    </w:p>
    <w:p w14:paraId="2ED79F0E" w14:textId="77777777" w:rsidR="004728DD" w:rsidRPr="00775E2D" w:rsidRDefault="004728DD" w:rsidP="004728DD">
      <w:pPr>
        <w:spacing w:after="0"/>
        <w:rPr>
          <w:rFonts w:ascii="Times New Roman" w:hAnsi="Times New Roman"/>
          <w:sz w:val="24"/>
        </w:rPr>
      </w:pPr>
      <w:hyperlink r:id="rId2082" w:history="1">
        <w:r w:rsidRPr="00775E2D">
          <w:rPr>
            <w:rFonts w:ascii="Times New Roman" w:hAnsi="Times New Roman"/>
            <w:color w:val="0000FF"/>
            <w:sz w:val="24"/>
            <w:u w:val="single"/>
          </w:rPr>
          <w:t>Compilation of D Series Memoranda in Division 6 Document Room, Building C-129., approximately 1952-1959</w:t>
        </w:r>
      </w:hyperlink>
    </w:p>
    <w:p w14:paraId="20FD9E7A" w14:textId="77777777" w:rsidR="004728DD" w:rsidRPr="00775E2D" w:rsidRDefault="004728DD" w:rsidP="004728DD">
      <w:pPr>
        <w:spacing w:after="0"/>
        <w:rPr>
          <w:rFonts w:ascii="Times New Roman" w:hAnsi="Times New Roman"/>
          <w:sz w:val="24"/>
        </w:rPr>
      </w:pPr>
      <w:hyperlink r:id="rId2083" w:history="1">
        <w:r w:rsidRPr="00775E2D">
          <w:rPr>
            <w:rFonts w:ascii="Times New Roman" w:hAnsi="Times New Roman"/>
            <w:color w:val="0000FF"/>
            <w:sz w:val="24"/>
            <w:u w:val="single"/>
          </w:rPr>
          <w:t>List of M-series memorandums, approximately 1946-1954</w:t>
        </w:r>
      </w:hyperlink>
    </w:p>
    <w:p w14:paraId="3CB55F40" w14:textId="77777777" w:rsidR="004728DD" w:rsidRPr="00775E2D" w:rsidRDefault="004728DD" w:rsidP="004728DD">
      <w:pPr>
        <w:spacing w:after="0"/>
        <w:rPr>
          <w:rFonts w:ascii="Times New Roman" w:hAnsi="Times New Roman"/>
          <w:sz w:val="24"/>
        </w:rPr>
      </w:pPr>
      <w:hyperlink r:id="rId2084" w:history="1">
        <w:r w:rsidRPr="00775E2D">
          <w:rPr>
            <w:rFonts w:ascii="Times New Roman" w:hAnsi="Times New Roman"/>
            <w:color w:val="0000FF"/>
            <w:sz w:val="24"/>
            <w:u w:val="single"/>
          </w:rPr>
          <w:t>List of E-series memorandums, approximately 1946-1949</w:t>
        </w:r>
      </w:hyperlink>
    </w:p>
    <w:p w14:paraId="1513E52E" w14:textId="77777777" w:rsidR="004728DD" w:rsidRPr="00775E2D" w:rsidRDefault="004728DD" w:rsidP="004728DD">
      <w:pPr>
        <w:spacing w:after="0"/>
        <w:rPr>
          <w:rFonts w:ascii="Times New Roman" w:hAnsi="Times New Roman"/>
          <w:sz w:val="24"/>
        </w:rPr>
      </w:pPr>
      <w:hyperlink r:id="rId2085" w:history="1">
        <w:r w:rsidRPr="00775E2D">
          <w:rPr>
            <w:rFonts w:ascii="Times New Roman" w:hAnsi="Times New Roman"/>
            <w:color w:val="0000FF"/>
            <w:sz w:val="24"/>
            <w:u w:val="single"/>
          </w:rPr>
          <w:t>List of E-series memorandums, approximately 1949-1953</w:t>
        </w:r>
      </w:hyperlink>
    </w:p>
    <w:p w14:paraId="374BE1C4" w14:textId="77777777" w:rsidR="004728DD" w:rsidRPr="00775E2D" w:rsidRDefault="004728DD" w:rsidP="004728DD">
      <w:pPr>
        <w:spacing w:after="0"/>
        <w:rPr>
          <w:rFonts w:ascii="Times New Roman" w:hAnsi="Times New Roman"/>
          <w:sz w:val="24"/>
        </w:rPr>
      </w:pPr>
      <w:hyperlink r:id="rId2086" w:history="1">
        <w:r w:rsidRPr="00775E2D">
          <w:rPr>
            <w:rFonts w:ascii="Times New Roman" w:hAnsi="Times New Roman"/>
            <w:color w:val="0000FF"/>
            <w:sz w:val="24"/>
            <w:u w:val="single"/>
          </w:rPr>
          <w:t>Group leaders' meeting, April 15, 1952, 1952 April 14</w:t>
        </w:r>
      </w:hyperlink>
    </w:p>
    <w:p w14:paraId="7520DDB0" w14:textId="77777777" w:rsidR="004728DD" w:rsidRPr="00775E2D" w:rsidRDefault="004728DD" w:rsidP="004728DD">
      <w:pPr>
        <w:spacing w:after="0"/>
        <w:rPr>
          <w:rFonts w:ascii="Times New Roman" w:hAnsi="Times New Roman"/>
          <w:sz w:val="24"/>
        </w:rPr>
      </w:pPr>
      <w:hyperlink r:id="rId2087" w:history="1">
        <w:r w:rsidRPr="00775E2D">
          <w:rPr>
            <w:rFonts w:ascii="Times New Roman" w:hAnsi="Times New Roman"/>
            <w:color w:val="0000FF"/>
            <w:sz w:val="24"/>
            <w:u w:val="single"/>
          </w:rPr>
          <w:t>Group leaders' meeting, March 26, 1952, 1952 March 27</w:t>
        </w:r>
      </w:hyperlink>
    </w:p>
    <w:p w14:paraId="08E59FB4" w14:textId="77777777" w:rsidR="004728DD" w:rsidRPr="00775E2D" w:rsidRDefault="004728DD" w:rsidP="004728DD">
      <w:pPr>
        <w:spacing w:after="0"/>
        <w:rPr>
          <w:rFonts w:ascii="Times New Roman" w:hAnsi="Times New Roman"/>
          <w:sz w:val="24"/>
        </w:rPr>
      </w:pPr>
      <w:hyperlink r:id="rId2088" w:history="1">
        <w:r w:rsidRPr="00775E2D">
          <w:rPr>
            <w:rFonts w:ascii="Times New Roman" w:hAnsi="Times New Roman"/>
            <w:color w:val="0000FF"/>
            <w:sz w:val="24"/>
            <w:u w:val="single"/>
          </w:rPr>
          <w:t>Group leaders' meeting - April 2, 1956, 1956 April 25</w:t>
        </w:r>
      </w:hyperlink>
    </w:p>
    <w:p w14:paraId="6C2C6C1E" w14:textId="77777777" w:rsidR="004728DD" w:rsidRPr="00775E2D" w:rsidRDefault="004728DD" w:rsidP="004728DD">
      <w:pPr>
        <w:spacing w:after="0"/>
        <w:rPr>
          <w:rFonts w:ascii="Times New Roman" w:hAnsi="Times New Roman"/>
          <w:sz w:val="24"/>
        </w:rPr>
      </w:pPr>
      <w:hyperlink r:id="rId2089" w:history="1">
        <w:r w:rsidRPr="00775E2D">
          <w:rPr>
            <w:rFonts w:ascii="Times New Roman" w:hAnsi="Times New Roman"/>
            <w:color w:val="0000FF"/>
            <w:sz w:val="24"/>
            <w:u w:val="single"/>
          </w:rPr>
          <w:t>Group leaders' meeting - July 2, 1956, 1956 July 05</w:t>
        </w:r>
      </w:hyperlink>
    </w:p>
    <w:p w14:paraId="7F3CAFC8" w14:textId="77777777" w:rsidR="004728DD" w:rsidRPr="00775E2D" w:rsidRDefault="004728DD" w:rsidP="004728DD">
      <w:pPr>
        <w:spacing w:after="0"/>
        <w:rPr>
          <w:rFonts w:ascii="Times New Roman" w:hAnsi="Times New Roman"/>
          <w:sz w:val="24"/>
        </w:rPr>
      </w:pPr>
      <w:hyperlink r:id="rId2090" w:history="1">
        <w:r w:rsidRPr="00775E2D">
          <w:rPr>
            <w:rFonts w:ascii="Times New Roman" w:hAnsi="Times New Roman"/>
            <w:color w:val="0000FF"/>
            <w:sz w:val="24"/>
            <w:u w:val="single"/>
          </w:rPr>
          <w:t>Organization and tasks of Division 6, 1954 November 16</w:t>
        </w:r>
      </w:hyperlink>
    </w:p>
    <w:p w14:paraId="563099A5" w14:textId="77777777" w:rsidR="004728DD" w:rsidRPr="00775E2D" w:rsidRDefault="004728DD" w:rsidP="004728DD">
      <w:pPr>
        <w:spacing w:after="0"/>
        <w:rPr>
          <w:rFonts w:ascii="Times New Roman" w:hAnsi="Times New Roman"/>
          <w:sz w:val="24"/>
        </w:rPr>
      </w:pPr>
      <w:hyperlink r:id="rId2091" w:history="1">
        <w:r w:rsidRPr="00775E2D">
          <w:rPr>
            <w:rFonts w:ascii="Times New Roman" w:hAnsi="Times New Roman"/>
            <w:color w:val="0000FF"/>
            <w:sz w:val="24"/>
            <w:u w:val="single"/>
          </w:rPr>
          <w:t>Group leaders' meeting, August 25, 1952, 1952 August 27</w:t>
        </w:r>
      </w:hyperlink>
    </w:p>
    <w:p w14:paraId="218330E0" w14:textId="77777777" w:rsidR="004728DD" w:rsidRPr="00775E2D" w:rsidRDefault="004728DD" w:rsidP="004728DD">
      <w:pPr>
        <w:spacing w:after="0"/>
        <w:rPr>
          <w:rFonts w:ascii="Times New Roman" w:hAnsi="Times New Roman"/>
          <w:sz w:val="24"/>
        </w:rPr>
      </w:pPr>
      <w:hyperlink r:id="rId2092" w:history="1">
        <w:r w:rsidRPr="00775E2D">
          <w:rPr>
            <w:rFonts w:ascii="Times New Roman" w:hAnsi="Times New Roman"/>
            <w:color w:val="0000FF"/>
            <w:sz w:val="24"/>
            <w:u w:val="single"/>
          </w:rPr>
          <w:t>Group leaders' meeting, July 6, 1954, 1954 July 07</w:t>
        </w:r>
      </w:hyperlink>
    </w:p>
    <w:p w14:paraId="40F6C45C" w14:textId="77777777" w:rsidR="004728DD" w:rsidRPr="00775E2D" w:rsidRDefault="004728DD" w:rsidP="004728DD">
      <w:pPr>
        <w:spacing w:after="0"/>
        <w:rPr>
          <w:rFonts w:ascii="Times New Roman" w:hAnsi="Times New Roman"/>
          <w:sz w:val="24"/>
        </w:rPr>
      </w:pPr>
      <w:hyperlink r:id="rId2093" w:history="1">
        <w:r w:rsidRPr="00775E2D">
          <w:rPr>
            <w:rFonts w:ascii="Times New Roman" w:hAnsi="Times New Roman"/>
            <w:color w:val="0000FF"/>
            <w:sz w:val="24"/>
            <w:u w:val="single"/>
          </w:rPr>
          <w:t>Discussion of contract status with IBM, 1952 October 17</w:t>
        </w:r>
      </w:hyperlink>
    </w:p>
    <w:p w14:paraId="55D7E618" w14:textId="77777777" w:rsidR="004728DD" w:rsidRPr="00775E2D" w:rsidRDefault="004728DD" w:rsidP="004728DD">
      <w:pPr>
        <w:spacing w:after="0"/>
        <w:rPr>
          <w:rFonts w:ascii="Times New Roman" w:hAnsi="Times New Roman"/>
          <w:sz w:val="24"/>
        </w:rPr>
      </w:pPr>
      <w:hyperlink r:id="rId2094" w:history="1">
        <w:r w:rsidRPr="00775E2D">
          <w:rPr>
            <w:rFonts w:ascii="Times New Roman" w:hAnsi="Times New Roman"/>
            <w:color w:val="0000FF"/>
            <w:sz w:val="24"/>
            <w:u w:val="single"/>
          </w:rPr>
          <w:t>Group leaders' meeting, July 13, 1953, 1953 July 17</w:t>
        </w:r>
      </w:hyperlink>
    </w:p>
    <w:p w14:paraId="56A31D67" w14:textId="77777777" w:rsidR="004728DD" w:rsidRPr="00775E2D" w:rsidRDefault="004728DD" w:rsidP="004728DD">
      <w:pPr>
        <w:spacing w:after="0"/>
        <w:rPr>
          <w:rFonts w:ascii="Times New Roman" w:hAnsi="Times New Roman"/>
          <w:sz w:val="24"/>
        </w:rPr>
      </w:pPr>
      <w:hyperlink r:id="rId2095" w:history="1">
        <w:r w:rsidRPr="00775E2D">
          <w:rPr>
            <w:rFonts w:ascii="Times New Roman" w:hAnsi="Times New Roman"/>
            <w:color w:val="0000FF"/>
            <w:sz w:val="24"/>
            <w:u w:val="single"/>
          </w:rPr>
          <w:t>Group leaders' meeting, January 10, 1955, 1955 January 14</w:t>
        </w:r>
      </w:hyperlink>
    </w:p>
    <w:p w14:paraId="4AABEDD5" w14:textId="77777777" w:rsidR="004728DD" w:rsidRPr="00775E2D" w:rsidRDefault="004728DD" w:rsidP="004728DD">
      <w:pPr>
        <w:spacing w:after="0"/>
        <w:rPr>
          <w:rFonts w:ascii="Times New Roman" w:hAnsi="Times New Roman"/>
          <w:sz w:val="24"/>
        </w:rPr>
      </w:pPr>
      <w:hyperlink r:id="rId2096" w:history="1">
        <w:r w:rsidRPr="00775E2D">
          <w:rPr>
            <w:rFonts w:ascii="Times New Roman" w:hAnsi="Times New Roman"/>
            <w:color w:val="0000FF"/>
            <w:sz w:val="24"/>
            <w:u w:val="single"/>
          </w:rPr>
          <w:t>Group leaders' meeting, December 7, 1953, 1953 December 07</w:t>
        </w:r>
      </w:hyperlink>
    </w:p>
    <w:p w14:paraId="40CFD00F" w14:textId="77777777" w:rsidR="004728DD" w:rsidRPr="00775E2D" w:rsidRDefault="004728DD" w:rsidP="004728DD">
      <w:pPr>
        <w:spacing w:after="0"/>
        <w:rPr>
          <w:rFonts w:ascii="Times New Roman" w:hAnsi="Times New Roman"/>
          <w:sz w:val="24"/>
        </w:rPr>
      </w:pPr>
      <w:hyperlink r:id="rId2097" w:history="1">
        <w:r w:rsidRPr="00775E2D">
          <w:rPr>
            <w:rFonts w:ascii="Times New Roman" w:hAnsi="Times New Roman"/>
            <w:color w:val="0000FF"/>
            <w:sz w:val="24"/>
            <w:u w:val="single"/>
          </w:rPr>
          <w:t>Group leaders' meeting, June 6, 1955, 1955 June 07</w:t>
        </w:r>
      </w:hyperlink>
    </w:p>
    <w:p w14:paraId="7F6D9474" w14:textId="77777777" w:rsidR="004728DD" w:rsidRPr="00775E2D" w:rsidRDefault="004728DD" w:rsidP="004728DD">
      <w:pPr>
        <w:spacing w:after="0"/>
        <w:rPr>
          <w:rFonts w:ascii="Times New Roman" w:hAnsi="Times New Roman"/>
          <w:sz w:val="24"/>
        </w:rPr>
      </w:pPr>
      <w:hyperlink r:id="rId2098" w:history="1">
        <w:r w:rsidRPr="00775E2D">
          <w:rPr>
            <w:rFonts w:ascii="Times New Roman" w:hAnsi="Times New Roman"/>
            <w:color w:val="0000FF"/>
            <w:sz w:val="24"/>
            <w:u w:val="single"/>
          </w:rPr>
          <w:t>Digital Computer Laboratory construction completion, 1952 July 08</w:t>
        </w:r>
      </w:hyperlink>
    </w:p>
    <w:p w14:paraId="29E53182" w14:textId="77777777" w:rsidR="004728DD" w:rsidRPr="00775E2D" w:rsidRDefault="004728DD" w:rsidP="004728DD">
      <w:pPr>
        <w:spacing w:after="0"/>
        <w:rPr>
          <w:rFonts w:ascii="Times New Roman" w:hAnsi="Times New Roman"/>
          <w:sz w:val="24"/>
        </w:rPr>
      </w:pPr>
      <w:hyperlink r:id="rId2099" w:history="1">
        <w:r w:rsidRPr="00775E2D">
          <w:rPr>
            <w:rFonts w:ascii="Times New Roman" w:hAnsi="Times New Roman"/>
            <w:color w:val="0000FF"/>
            <w:sz w:val="24"/>
            <w:u w:val="single"/>
          </w:rPr>
          <w:t>Group leaders' meeting - December 12, 1955, 1955 December 15</w:t>
        </w:r>
      </w:hyperlink>
    </w:p>
    <w:p w14:paraId="58A91C5F" w14:textId="77777777" w:rsidR="004728DD" w:rsidRPr="00775E2D" w:rsidRDefault="004728DD" w:rsidP="004728DD">
      <w:pPr>
        <w:spacing w:after="0"/>
        <w:rPr>
          <w:rFonts w:ascii="Times New Roman" w:hAnsi="Times New Roman"/>
          <w:sz w:val="24"/>
        </w:rPr>
      </w:pPr>
      <w:hyperlink r:id="rId2100" w:history="1">
        <w:r w:rsidRPr="00775E2D">
          <w:rPr>
            <w:rFonts w:ascii="Times New Roman" w:hAnsi="Times New Roman"/>
            <w:color w:val="0000FF"/>
            <w:sz w:val="24"/>
            <w:u w:val="single"/>
          </w:rPr>
          <w:t>Group leaders' meeting, June 20, 1955, 1955 June 23</w:t>
        </w:r>
      </w:hyperlink>
    </w:p>
    <w:p w14:paraId="6AB241AD" w14:textId="77777777" w:rsidR="004728DD" w:rsidRPr="00775E2D" w:rsidRDefault="004728DD" w:rsidP="004728DD">
      <w:pPr>
        <w:spacing w:after="0"/>
        <w:rPr>
          <w:rFonts w:ascii="Times New Roman" w:hAnsi="Times New Roman"/>
          <w:sz w:val="24"/>
        </w:rPr>
      </w:pPr>
      <w:hyperlink r:id="rId2101" w:history="1">
        <w:r w:rsidRPr="00775E2D">
          <w:rPr>
            <w:rFonts w:ascii="Times New Roman" w:hAnsi="Times New Roman"/>
            <w:color w:val="0000FF"/>
            <w:sz w:val="24"/>
            <w:u w:val="single"/>
          </w:rPr>
          <w:t>Group leaders' meeting, July 27, 1953, 1953 July 27</w:t>
        </w:r>
      </w:hyperlink>
    </w:p>
    <w:p w14:paraId="538E6988" w14:textId="77777777" w:rsidR="004728DD" w:rsidRPr="00775E2D" w:rsidRDefault="004728DD" w:rsidP="004728DD">
      <w:pPr>
        <w:spacing w:after="0"/>
        <w:rPr>
          <w:rFonts w:ascii="Times New Roman" w:hAnsi="Times New Roman"/>
          <w:sz w:val="24"/>
        </w:rPr>
      </w:pPr>
      <w:hyperlink r:id="rId2102" w:history="1">
        <w:r w:rsidRPr="00775E2D">
          <w:rPr>
            <w:rFonts w:ascii="Times New Roman" w:hAnsi="Times New Roman"/>
            <w:color w:val="0000FF"/>
            <w:sz w:val="24"/>
            <w:u w:val="single"/>
          </w:rPr>
          <w:t>Group leaders' meeting - September 26, 1955, 1955 September 29</w:t>
        </w:r>
      </w:hyperlink>
    </w:p>
    <w:p w14:paraId="19735E86" w14:textId="77777777" w:rsidR="004728DD" w:rsidRPr="00775E2D" w:rsidRDefault="004728DD" w:rsidP="004728DD">
      <w:pPr>
        <w:spacing w:after="0"/>
        <w:rPr>
          <w:rFonts w:ascii="Times New Roman" w:hAnsi="Times New Roman"/>
          <w:sz w:val="24"/>
        </w:rPr>
      </w:pPr>
      <w:hyperlink r:id="rId2103" w:history="1">
        <w:r w:rsidRPr="00775E2D">
          <w:rPr>
            <w:rFonts w:ascii="Times New Roman" w:hAnsi="Times New Roman"/>
            <w:color w:val="0000FF"/>
            <w:sz w:val="24"/>
            <w:u w:val="single"/>
          </w:rPr>
          <w:t>Group leaders' meeting, May 25, 1953, 1953 May 27</w:t>
        </w:r>
      </w:hyperlink>
    </w:p>
    <w:p w14:paraId="79FE0588" w14:textId="77777777" w:rsidR="004728DD" w:rsidRPr="00775E2D" w:rsidRDefault="004728DD" w:rsidP="004728DD">
      <w:pPr>
        <w:spacing w:after="0"/>
        <w:rPr>
          <w:rFonts w:ascii="Times New Roman" w:hAnsi="Times New Roman"/>
          <w:sz w:val="24"/>
        </w:rPr>
      </w:pPr>
      <w:hyperlink r:id="rId2104" w:history="1">
        <w:r w:rsidRPr="00775E2D">
          <w:rPr>
            <w:rFonts w:ascii="Times New Roman" w:hAnsi="Times New Roman"/>
            <w:color w:val="0000FF"/>
            <w:sz w:val="24"/>
            <w:u w:val="single"/>
          </w:rPr>
          <w:t>Group leaders' meeting, July 18, 1955, 1955 July 25</w:t>
        </w:r>
      </w:hyperlink>
    </w:p>
    <w:p w14:paraId="21271DDB" w14:textId="77777777" w:rsidR="004728DD" w:rsidRPr="00775E2D" w:rsidRDefault="004728DD" w:rsidP="004728DD">
      <w:pPr>
        <w:spacing w:after="0"/>
        <w:rPr>
          <w:rFonts w:ascii="Times New Roman" w:hAnsi="Times New Roman"/>
          <w:sz w:val="24"/>
        </w:rPr>
      </w:pPr>
      <w:hyperlink r:id="rId2105" w:history="1">
        <w:r w:rsidRPr="00775E2D">
          <w:rPr>
            <w:rFonts w:ascii="Times New Roman" w:hAnsi="Times New Roman"/>
            <w:color w:val="0000FF"/>
            <w:sz w:val="24"/>
            <w:u w:val="single"/>
          </w:rPr>
          <w:t>Group leaders' meeting, December 28, 1953, 1953 December 29</w:t>
        </w:r>
      </w:hyperlink>
    </w:p>
    <w:p w14:paraId="74B12050" w14:textId="77777777" w:rsidR="004728DD" w:rsidRPr="00775E2D" w:rsidRDefault="004728DD" w:rsidP="004728DD">
      <w:pPr>
        <w:spacing w:after="0"/>
        <w:rPr>
          <w:rFonts w:ascii="Times New Roman" w:hAnsi="Times New Roman"/>
          <w:sz w:val="24"/>
        </w:rPr>
      </w:pPr>
      <w:hyperlink r:id="rId2106" w:history="1">
        <w:r w:rsidRPr="00775E2D">
          <w:rPr>
            <w:rFonts w:ascii="Times New Roman" w:hAnsi="Times New Roman"/>
            <w:color w:val="0000FF"/>
            <w:sz w:val="24"/>
            <w:u w:val="single"/>
          </w:rPr>
          <w:t>Group leaders' meeting, May 24, 1954, 1954 May 26</w:t>
        </w:r>
      </w:hyperlink>
    </w:p>
    <w:p w14:paraId="4A31A163" w14:textId="77777777" w:rsidR="004728DD" w:rsidRPr="00775E2D" w:rsidRDefault="004728DD" w:rsidP="004728DD">
      <w:pPr>
        <w:spacing w:after="0"/>
        <w:rPr>
          <w:rFonts w:ascii="Times New Roman" w:hAnsi="Times New Roman"/>
          <w:sz w:val="24"/>
        </w:rPr>
      </w:pPr>
      <w:hyperlink r:id="rId2107" w:history="1">
        <w:r w:rsidRPr="00775E2D">
          <w:rPr>
            <w:rFonts w:ascii="Times New Roman" w:hAnsi="Times New Roman"/>
            <w:color w:val="0000FF"/>
            <w:sz w:val="24"/>
            <w:u w:val="single"/>
          </w:rPr>
          <w:t>Group leaders' meeting, March 15, 1954, 1954 March 17</w:t>
        </w:r>
      </w:hyperlink>
    </w:p>
    <w:p w14:paraId="6D092469" w14:textId="77777777" w:rsidR="004728DD" w:rsidRPr="00775E2D" w:rsidRDefault="004728DD" w:rsidP="004728DD">
      <w:pPr>
        <w:spacing w:after="0"/>
        <w:rPr>
          <w:rFonts w:ascii="Times New Roman" w:hAnsi="Times New Roman"/>
          <w:sz w:val="24"/>
        </w:rPr>
      </w:pPr>
      <w:hyperlink r:id="rId2108" w:history="1">
        <w:r w:rsidRPr="00775E2D">
          <w:rPr>
            <w:rFonts w:ascii="Times New Roman" w:hAnsi="Times New Roman"/>
            <w:color w:val="0000FF"/>
            <w:sz w:val="24"/>
            <w:u w:val="single"/>
          </w:rPr>
          <w:t>Selection of a company to work with the Lincoln Laboratory on the transition system, 1953 May 12</w:t>
        </w:r>
      </w:hyperlink>
    </w:p>
    <w:p w14:paraId="12C6BAFF" w14:textId="77777777" w:rsidR="004728DD" w:rsidRPr="00775E2D" w:rsidRDefault="004728DD" w:rsidP="004728DD">
      <w:pPr>
        <w:spacing w:after="0"/>
        <w:rPr>
          <w:rFonts w:ascii="Times New Roman" w:hAnsi="Times New Roman"/>
          <w:sz w:val="24"/>
        </w:rPr>
      </w:pPr>
      <w:hyperlink r:id="rId2109" w:history="1">
        <w:r w:rsidRPr="00775E2D">
          <w:rPr>
            <w:rFonts w:ascii="Times New Roman" w:hAnsi="Times New Roman"/>
            <w:color w:val="0000FF"/>
            <w:sz w:val="24"/>
            <w:u w:val="single"/>
          </w:rPr>
          <w:t>Group leaders' meeting, January 25, 1954, 1954 January 26</w:t>
        </w:r>
      </w:hyperlink>
    </w:p>
    <w:p w14:paraId="6D007D02" w14:textId="77777777" w:rsidR="004728DD" w:rsidRPr="00775E2D" w:rsidRDefault="004728DD" w:rsidP="004728DD">
      <w:pPr>
        <w:spacing w:after="0"/>
        <w:rPr>
          <w:rFonts w:ascii="Times New Roman" w:hAnsi="Times New Roman"/>
          <w:sz w:val="24"/>
        </w:rPr>
      </w:pPr>
      <w:hyperlink r:id="rId2110" w:history="1">
        <w:r w:rsidRPr="00775E2D">
          <w:rPr>
            <w:rFonts w:ascii="Times New Roman" w:hAnsi="Times New Roman"/>
            <w:color w:val="0000FF"/>
            <w:sz w:val="24"/>
            <w:u w:val="single"/>
          </w:rPr>
          <w:t>Group leaders' meeting, March 31, 1952, 1952 April 02</w:t>
        </w:r>
      </w:hyperlink>
    </w:p>
    <w:p w14:paraId="46C8B4A8" w14:textId="77777777" w:rsidR="004728DD" w:rsidRPr="00775E2D" w:rsidRDefault="004728DD" w:rsidP="004728DD">
      <w:pPr>
        <w:spacing w:after="0"/>
        <w:rPr>
          <w:rFonts w:ascii="Times New Roman" w:hAnsi="Times New Roman"/>
          <w:sz w:val="24"/>
        </w:rPr>
      </w:pPr>
      <w:hyperlink r:id="rId2111" w:history="1">
        <w:r w:rsidRPr="00775E2D">
          <w:rPr>
            <w:rFonts w:ascii="Times New Roman" w:hAnsi="Times New Roman"/>
            <w:color w:val="0000FF"/>
            <w:sz w:val="24"/>
            <w:u w:val="single"/>
          </w:rPr>
          <w:t>Group leaders' meeting, October 20, 1952, 1952 October 23</w:t>
        </w:r>
      </w:hyperlink>
    </w:p>
    <w:p w14:paraId="1CC75F7C" w14:textId="77777777" w:rsidR="004728DD" w:rsidRPr="00775E2D" w:rsidRDefault="004728DD" w:rsidP="004728DD">
      <w:pPr>
        <w:spacing w:after="0"/>
        <w:rPr>
          <w:rFonts w:ascii="Times New Roman" w:hAnsi="Times New Roman"/>
          <w:sz w:val="24"/>
        </w:rPr>
      </w:pPr>
      <w:hyperlink r:id="rId2112" w:history="1">
        <w:r w:rsidRPr="00775E2D">
          <w:rPr>
            <w:rFonts w:ascii="Times New Roman" w:hAnsi="Times New Roman"/>
            <w:color w:val="0000FF"/>
            <w:sz w:val="24"/>
            <w:u w:val="single"/>
          </w:rPr>
          <w:t>Group leaders' meeting, January 17, 1955, 1955 January 20</w:t>
        </w:r>
      </w:hyperlink>
    </w:p>
    <w:p w14:paraId="27A6D258" w14:textId="77777777" w:rsidR="004728DD" w:rsidRPr="00775E2D" w:rsidRDefault="004728DD" w:rsidP="004728DD">
      <w:pPr>
        <w:spacing w:after="0"/>
        <w:rPr>
          <w:rFonts w:ascii="Times New Roman" w:hAnsi="Times New Roman"/>
          <w:sz w:val="24"/>
        </w:rPr>
      </w:pPr>
      <w:hyperlink r:id="rId2113" w:history="1">
        <w:r w:rsidRPr="00775E2D">
          <w:rPr>
            <w:rFonts w:ascii="Times New Roman" w:hAnsi="Times New Roman"/>
            <w:color w:val="0000FF"/>
            <w:sz w:val="24"/>
            <w:u w:val="single"/>
          </w:rPr>
          <w:t>Group leaders' meeting, April 4, 1955, 1955 April 07</w:t>
        </w:r>
      </w:hyperlink>
    </w:p>
    <w:p w14:paraId="45E03995" w14:textId="77777777" w:rsidR="004728DD" w:rsidRPr="00775E2D" w:rsidRDefault="004728DD" w:rsidP="004728DD">
      <w:pPr>
        <w:spacing w:after="0"/>
        <w:rPr>
          <w:rFonts w:ascii="Times New Roman" w:hAnsi="Times New Roman"/>
          <w:sz w:val="24"/>
        </w:rPr>
      </w:pPr>
      <w:hyperlink r:id="rId2114" w:history="1">
        <w:r w:rsidRPr="00775E2D">
          <w:rPr>
            <w:rFonts w:ascii="Times New Roman" w:hAnsi="Times New Roman"/>
            <w:color w:val="0000FF"/>
            <w:sz w:val="24"/>
            <w:u w:val="single"/>
          </w:rPr>
          <w:t>Group leaders' meeting, August 18, 1952, 1952 August 18</w:t>
        </w:r>
      </w:hyperlink>
    </w:p>
    <w:p w14:paraId="460DEB23" w14:textId="77777777" w:rsidR="004728DD" w:rsidRPr="00775E2D" w:rsidRDefault="004728DD" w:rsidP="004728DD">
      <w:pPr>
        <w:spacing w:after="0"/>
        <w:rPr>
          <w:rFonts w:ascii="Times New Roman" w:hAnsi="Times New Roman"/>
          <w:sz w:val="24"/>
        </w:rPr>
      </w:pPr>
      <w:hyperlink r:id="rId2115" w:history="1">
        <w:r w:rsidRPr="00775E2D">
          <w:rPr>
            <w:rFonts w:ascii="Times New Roman" w:hAnsi="Times New Roman"/>
            <w:color w:val="0000FF"/>
            <w:sz w:val="24"/>
            <w:u w:val="single"/>
          </w:rPr>
          <w:t>Fiscal '53 budget revision, 1952 December 15</w:t>
        </w:r>
      </w:hyperlink>
    </w:p>
    <w:p w14:paraId="1F0267AC" w14:textId="77777777" w:rsidR="004728DD" w:rsidRPr="00775E2D" w:rsidRDefault="004728DD" w:rsidP="004728DD">
      <w:pPr>
        <w:spacing w:after="0"/>
        <w:rPr>
          <w:rFonts w:ascii="Times New Roman" w:hAnsi="Times New Roman"/>
          <w:sz w:val="24"/>
        </w:rPr>
      </w:pPr>
      <w:hyperlink r:id="rId2116" w:history="1">
        <w:r w:rsidRPr="00775E2D">
          <w:rPr>
            <w:rFonts w:ascii="Times New Roman" w:hAnsi="Times New Roman"/>
            <w:color w:val="0000FF"/>
            <w:sz w:val="24"/>
            <w:u w:val="single"/>
          </w:rPr>
          <w:t>Group leaders' meeting, January 11, 1954, 1954 January 11</w:t>
        </w:r>
      </w:hyperlink>
    </w:p>
    <w:p w14:paraId="3A4FEFAD" w14:textId="77777777" w:rsidR="004728DD" w:rsidRPr="00775E2D" w:rsidRDefault="004728DD" w:rsidP="004728DD">
      <w:pPr>
        <w:spacing w:after="0"/>
        <w:rPr>
          <w:rFonts w:ascii="Times New Roman" w:hAnsi="Times New Roman"/>
          <w:sz w:val="24"/>
        </w:rPr>
      </w:pPr>
      <w:hyperlink r:id="rId2117" w:history="1">
        <w:r w:rsidRPr="00775E2D">
          <w:rPr>
            <w:rFonts w:ascii="Times New Roman" w:hAnsi="Times New Roman"/>
            <w:color w:val="0000FF"/>
            <w:sz w:val="24"/>
            <w:u w:val="single"/>
          </w:rPr>
          <w:t>Group leaders' meeting, June 27, 1955, 1955 July 22</w:t>
        </w:r>
      </w:hyperlink>
    </w:p>
    <w:p w14:paraId="27AA908C" w14:textId="77777777" w:rsidR="004728DD" w:rsidRPr="00775E2D" w:rsidRDefault="004728DD" w:rsidP="004728DD">
      <w:pPr>
        <w:spacing w:after="0"/>
        <w:rPr>
          <w:rFonts w:ascii="Times New Roman" w:hAnsi="Times New Roman"/>
          <w:sz w:val="24"/>
        </w:rPr>
      </w:pPr>
      <w:hyperlink r:id="rId2118" w:history="1">
        <w:r w:rsidRPr="00775E2D">
          <w:rPr>
            <w:rFonts w:ascii="Times New Roman" w:hAnsi="Times New Roman"/>
            <w:color w:val="0000FF"/>
            <w:sz w:val="24"/>
            <w:u w:val="single"/>
          </w:rPr>
          <w:t>Group leaders' meeting, March 30, 1953, 1953 April 01</w:t>
        </w:r>
      </w:hyperlink>
    </w:p>
    <w:p w14:paraId="55781663" w14:textId="77777777" w:rsidR="004728DD" w:rsidRPr="00775E2D" w:rsidRDefault="004728DD" w:rsidP="004728DD">
      <w:pPr>
        <w:spacing w:after="0"/>
        <w:rPr>
          <w:rFonts w:ascii="Times New Roman" w:hAnsi="Times New Roman"/>
          <w:sz w:val="24"/>
        </w:rPr>
      </w:pPr>
      <w:hyperlink r:id="rId2119" w:history="1">
        <w:r w:rsidRPr="00775E2D">
          <w:rPr>
            <w:rFonts w:ascii="Times New Roman" w:hAnsi="Times New Roman"/>
            <w:color w:val="0000FF"/>
            <w:sz w:val="24"/>
            <w:u w:val="single"/>
          </w:rPr>
          <w:t>Group leaders' meeting, August 8, 1955, 1955 August 11</w:t>
        </w:r>
      </w:hyperlink>
    </w:p>
    <w:p w14:paraId="7AFFB166" w14:textId="77777777" w:rsidR="004728DD" w:rsidRPr="00775E2D" w:rsidRDefault="004728DD" w:rsidP="004728DD">
      <w:pPr>
        <w:spacing w:after="0"/>
        <w:rPr>
          <w:rFonts w:ascii="Times New Roman" w:hAnsi="Times New Roman"/>
          <w:sz w:val="24"/>
        </w:rPr>
      </w:pPr>
      <w:hyperlink r:id="rId2120" w:history="1">
        <w:r w:rsidRPr="00775E2D">
          <w:rPr>
            <w:rFonts w:ascii="Times New Roman" w:hAnsi="Times New Roman"/>
            <w:color w:val="0000FF"/>
            <w:sz w:val="24"/>
            <w:u w:val="single"/>
          </w:rPr>
          <w:t>Group leaders' meeting, May 12, 1952, 1952 May 14</w:t>
        </w:r>
      </w:hyperlink>
    </w:p>
    <w:p w14:paraId="3E45834D" w14:textId="77777777" w:rsidR="004728DD" w:rsidRPr="00775E2D" w:rsidRDefault="004728DD" w:rsidP="004728DD">
      <w:pPr>
        <w:spacing w:after="0"/>
        <w:rPr>
          <w:rFonts w:ascii="Times New Roman" w:hAnsi="Times New Roman"/>
          <w:sz w:val="24"/>
        </w:rPr>
      </w:pPr>
      <w:hyperlink r:id="rId2121" w:history="1">
        <w:r w:rsidRPr="00775E2D">
          <w:rPr>
            <w:rFonts w:ascii="Times New Roman" w:hAnsi="Times New Roman"/>
            <w:color w:val="0000FF"/>
            <w:sz w:val="24"/>
            <w:u w:val="single"/>
          </w:rPr>
          <w:t>Committee-236 meeting minutes (fifth meeting, 15 February 1956), 1956 February 24</w:t>
        </w:r>
      </w:hyperlink>
    </w:p>
    <w:p w14:paraId="0BCAF485" w14:textId="77777777" w:rsidR="004728DD" w:rsidRPr="00775E2D" w:rsidRDefault="004728DD" w:rsidP="004728DD">
      <w:pPr>
        <w:spacing w:after="0"/>
        <w:rPr>
          <w:rFonts w:ascii="Times New Roman" w:hAnsi="Times New Roman"/>
          <w:sz w:val="24"/>
        </w:rPr>
      </w:pPr>
      <w:hyperlink r:id="rId2122" w:history="1">
        <w:r w:rsidRPr="00775E2D">
          <w:rPr>
            <w:rFonts w:ascii="Times New Roman" w:hAnsi="Times New Roman"/>
            <w:color w:val="0000FF"/>
            <w:sz w:val="24"/>
            <w:u w:val="single"/>
          </w:rPr>
          <w:t>Group leaders' meeting, February 2, 1953, 1953 February 04</w:t>
        </w:r>
      </w:hyperlink>
    </w:p>
    <w:p w14:paraId="04135A1A" w14:textId="77777777" w:rsidR="004728DD" w:rsidRPr="00775E2D" w:rsidRDefault="004728DD" w:rsidP="004728DD">
      <w:pPr>
        <w:spacing w:after="0"/>
        <w:rPr>
          <w:rFonts w:ascii="Times New Roman" w:hAnsi="Times New Roman"/>
          <w:sz w:val="24"/>
        </w:rPr>
      </w:pPr>
      <w:hyperlink r:id="rId2123" w:history="1">
        <w:r w:rsidRPr="00775E2D">
          <w:rPr>
            <w:rFonts w:ascii="Times New Roman" w:hAnsi="Times New Roman"/>
            <w:color w:val="0000FF"/>
            <w:sz w:val="24"/>
            <w:u w:val="single"/>
          </w:rPr>
          <w:t>Group leaders' meeting - May 21, 1956, 1956 May 23</w:t>
        </w:r>
      </w:hyperlink>
    </w:p>
    <w:p w14:paraId="75744B5E" w14:textId="77777777" w:rsidR="004728DD" w:rsidRPr="00775E2D" w:rsidRDefault="004728DD" w:rsidP="004728DD">
      <w:pPr>
        <w:spacing w:after="0"/>
        <w:rPr>
          <w:rFonts w:ascii="Times New Roman" w:hAnsi="Times New Roman"/>
          <w:sz w:val="24"/>
        </w:rPr>
      </w:pPr>
      <w:hyperlink r:id="rId2124" w:history="1">
        <w:r w:rsidRPr="00775E2D">
          <w:rPr>
            <w:rFonts w:ascii="Times New Roman" w:hAnsi="Times New Roman"/>
            <w:color w:val="0000FF"/>
            <w:sz w:val="24"/>
            <w:u w:val="single"/>
          </w:rPr>
          <w:t>Group leaders' meeting, June 7, 1954, 1954 June 07</w:t>
        </w:r>
      </w:hyperlink>
    </w:p>
    <w:p w14:paraId="097C50A2" w14:textId="77777777" w:rsidR="004728DD" w:rsidRPr="00775E2D" w:rsidRDefault="004728DD" w:rsidP="004728DD">
      <w:pPr>
        <w:spacing w:after="0"/>
        <w:rPr>
          <w:rFonts w:ascii="Times New Roman" w:hAnsi="Times New Roman"/>
          <w:sz w:val="24"/>
        </w:rPr>
      </w:pPr>
      <w:hyperlink r:id="rId2125" w:history="1">
        <w:r w:rsidRPr="00775E2D">
          <w:rPr>
            <w:rFonts w:ascii="Times New Roman" w:hAnsi="Times New Roman"/>
            <w:color w:val="0000FF"/>
            <w:sz w:val="24"/>
            <w:u w:val="single"/>
          </w:rPr>
          <w:t>Group leaders' meeting - May 14, 1956, 1956 May 17</w:t>
        </w:r>
      </w:hyperlink>
    </w:p>
    <w:p w14:paraId="012E1785" w14:textId="77777777" w:rsidR="004728DD" w:rsidRPr="00775E2D" w:rsidRDefault="004728DD" w:rsidP="004728DD">
      <w:pPr>
        <w:spacing w:after="0"/>
        <w:rPr>
          <w:rFonts w:ascii="Times New Roman" w:hAnsi="Times New Roman"/>
          <w:sz w:val="24"/>
        </w:rPr>
      </w:pPr>
      <w:hyperlink r:id="rId2126" w:history="1">
        <w:r w:rsidRPr="00775E2D">
          <w:rPr>
            <w:rFonts w:ascii="Times New Roman" w:hAnsi="Times New Roman"/>
            <w:color w:val="0000FF"/>
            <w:sz w:val="24"/>
            <w:u w:val="single"/>
          </w:rPr>
          <w:t>Second bank of 1024 digit storage tubes for MIT, 1952 April 03</w:t>
        </w:r>
      </w:hyperlink>
    </w:p>
    <w:p w14:paraId="6048F36D" w14:textId="77777777" w:rsidR="004728DD" w:rsidRPr="00775E2D" w:rsidRDefault="004728DD" w:rsidP="004728DD">
      <w:pPr>
        <w:spacing w:after="0"/>
        <w:rPr>
          <w:rFonts w:ascii="Times New Roman" w:hAnsi="Times New Roman"/>
          <w:sz w:val="24"/>
        </w:rPr>
      </w:pPr>
      <w:hyperlink r:id="rId2127" w:history="1">
        <w:r w:rsidRPr="00775E2D">
          <w:rPr>
            <w:rFonts w:ascii="Times New Roman" w:hAnsi="Times New Roman"/>
            <w:color w:val="0000FF"/>
            <w:sz w:val="24"/>
            <w:u w:val="single"/>
          </w:rPr>
          <w:t>Group leaders' meeting, June 21, 1954, 1954 June 22</w:t>
        </w:r>
      </w:hyperlink>
    </w:p>
    <w:p w14:paraId="69AF7995" w14:textId="77777777" w:rsidR="004728DD" w:rsidRPr="00775E2D" w:rsidRDefault="004728DD" w:rsidP="004728DD">
      <w:pPr>
        <w:spacing w:after="0"/>
        <w:rPr>
          <w:rFonts w:ascii="Times New Roman" w:hAnsi="Times New Roman"/>
          <w:sz w:val="24"/>
        </w:rPr>
      </w:pPr>
      <w:hyperlink r:id="rId2128" w:history="1">
        <w:r w:rsidRPr="00775E2D">
          <w:rPr>
            <w:rFonts w:ascii="Times New Roman" w:hAnsi="Times New Roman"/>
            <w:color w:val="0000FF"/>
            <w:sz w:val="24"/>
            <w:u w:val="single"/>
          </w:rPr>
          <w:t>Group leaders' meeting - April 16, 1956, 1956 April 25</w:t>
        </w:r>
      </w:hyperlink>
    </w:p>
    <w:p w14:paraId="0BD83E65" w14:textId="77777777" w:rsidR="004728DD" w:rsidRPr="00775E2D" w:rsidRDefault="004728DD" w:rsidP="004728DD">
      <w:pPr>
        <w:spacing w:after="0"/>
        <w:rPr>
          <w:rFonts w:ascii="Times New Roman" w:hAnsi="Times New Roman"/>
          <w:sz w:val="24"/>
        </w:rPr>
      </w:pPr>
      <w:hyperlink r:id="rId2129" w:history="1">
        <w:r w:rsidRPr="00775E2D">
          <w:rPr>
            <w:rFonts w:ascii="Times New Roman" w:hAnsi="Times New Roman"/>
            <w:color w:val="0000FF"/>
            <w:sz w:val="24"/>
            <w:u w:val="single"/>
          </w:rPr>
          <w:t>Group leaders' meeting, March 21, 1955, 1955 March 22</w:t>
        </w:r>
      </w:hyperlink>
    </w:p>
    <w:p w14:paraId="01DE6670" w14:textId="77777777" w:rsidR="004728DD" w:rsidRPr="00775E2D" w:rsidRDefault="004728DD" w:rsidP="004728DD">
      <w:pPr>
        <w:spacing w:after="0"/>
        <w:rPr>
          <w:rFonts w:ascii="Times New Roman" w:hAnsi="Times New Roman"/>
          <w:sz w:val="24"/>
        </w:rPr>
      </w:pPr>
      <w:hyperlink r:id="rId2130" w:history="1">
        <w:r w:rsidRPr="00775E2D">
          <w:rPr>
            <w:rFonts w:ascii="Times New Roman" w:hAnsi="Times New Roman"/>
            <w:color w:val="0000FF"/>
            <w:sz w:val="24"/>
            <w:u w:val="single"/>
          </w:rPr>
          <w:t>Group leaders' meeting, March 16, 1953, 1953 March 18</w:t>
        </w:r>
      </w:hyperlink>
    </w:p>
    <w:p w14:paraId="4C0C7D93" w14:textId="77777777" w:rsidR="004728DD" w:rsidRPr="00775E2D" w:rsidRDefault="004728DD" w:rsidP="004728DD">
      <w:pPr>
        <w:spacing w:after="0"/>
        <w:rPr>
          <w:rFonts w:ascii="Times New Roman" w:hAnsi="Times New Roman"/>
          <w:sz w:val="24"/>
        </w:rPr>
      </w:pPr>
      <w:hyperlink r:id="rId2131" w:history="1">
        <w:r w:rsidRPr="00775E2D">
          <w:rPr>
            <w:rFonts w:ascii="Times New Roman" w:hAnsi="Times New Roman"/>
            <w:color w:val="0000FF"/>
            <w:sz w:val="24"/>
            <w:u w:val="single"/>
          </w:rPr>
          <w:t>Group leaders' meeting - April 30, 1956, 1956 May 03</w:t>
        </w:r>
      </w:hyperlink>
    </w:p>
    <w:p w14:paraId="163A54A9" w14:textId="77777777" w:rsidR="004728DD" w:rsidRPr="00775E2D" w:rsidRDefault="004728DD" w:rsidP="004728DD">
      <w:pPr>
        <w:spacing w:after="0"/>
        <w:rPr>
          <w:rFonts w:ascii="Times New Roman" w:hAnsi="Times New Roman"/>
          <w:sz w:val="24"/>
        </w:rPr>
      </w:pPr>
      <w:hyperlink r:id="rId2132" w:history="1">
        <w:r w:rsidRPr="00775E2D">
          <w:rPr>
            <w:rFonts w:ascii="Times New Roman" w:hAnsi="Times New Roman"/>
            <w:color w:val="0000FF"/>
            <w:sz w:val="24"/>
            <w:u w:val="single"/>
          </w:rPr>
          <w:t>Contract N5ori 06001, Task Order I; proposal for extension beyond current expiration date for the period 1 July 1954 through 30 June 1955., 1953 January 29</w:t>
        </w:r>
      </w:hyperlink>
    </w:p>
    <w:p w14:paraId="56CEA339" w14:textId="77777777" w:rsidR="004728DD" w:rsidRPr="00775E2D" w:rsidRDefault="004728DD" w:rsidP="004728DD">
      <w:pPr>
        <w:spacing w:after="0"/>
        <w:rPr>
          <w:rFonts w:ascii="Times New Roman" w:hAnsi="Times New Roman"/>
          <w:sz w:val="24"/>
        </w:rPr>
      </w:pPr>
      <w:hyperlink r:id="rId2133" w:history="1">
        <w:r w:rsidRPr="00775E2D">
          <w:rPr>
            <w:rFonts w:ascii="Times New Roman" w:hAnsi="Times New Roman"/>
            <w:color w:val="0000FF"/>
            <w:sz w:val="24"/>
            <w:u w:val="single"/>
          </w:rPr>
          <w:t>Group leaders' meeting, May 26, 1952, 1952 May 27</w:t>
        </w:r>
      </w:hyperlink>
    </w:p>
    <w:p w14:paraId="505894A7" w14:textId="77777777" w:rsidR="004728DD" w:rsidRPr="00775E2D" w:rsidRDefault="004728DD" w:rsidP="004728DD">
      <w:pPr>
        <w:spacing w:after="0"/>
        <w:rPr>
          <w:rFonts w:ascii="Times New Roman" w:hAnsi="Times New Roman"/>
          <w:sz w:val="24"/>
        </w:rPr>
      </w:pPr>
      <w:hyperlink r:id="rId2134" w:history="1">
        <w:r w:rsidRPr="00775E2D">
          <w:rPr>
            <w:rFonts w:ascii="Times New Roman" w:hAnsi="Times New Roman"/>
            <w:color w:val="0000FF"/>
            <w:sz w:val="24"/>
            <w:u w:val="single"/>
          </w:rPr>
          <w:t>Group leaders' meeting, August 17, 1953, 1953 August 18</w:t>
        </w:r>
      </w:hyperlink>
    </w:p>
    <w:p w14:paraId="714BA76D" w14:textId="77777777" w:rsidR="004728DD" w:rsidRPr="00775E2D" w:rsidRDefault="004728DD" w:rsidP="004728DD">
      <w:pPr>
        <w:spacing w:after="0"/>
        <w:rPr>
          <w:rFonts w:ascii="Times New Roman" w:hAnsi="Times New Roman"/>
          <w:sz w:val="24"/>
        </w:rPr>
      </w:pPr>
      <w:hyperlink r:id="rId2135" w:history="1">
        <w:r w:rsidRPr="00775E2D">
          <w:rPr>
            <w:rFonts w:ascii="Times New Roman" w:hAnsi="Times New Roman"/>
            <w:color w:val="0000FF"/>
            <w:sz w:val="24"/>
            <w:u w:val="single"/>
          </w:rPr>
          <w:t>Division 6 revised fiscal '53 extraordinary budget, 1952 October 01</w:t>
        </w:r>
      </w:hyperlink>
    </w:p>
    <w:p w14:paraId="7E62FBDA" w14:textId="77777777" w:rsidR="004728DD" w:rsidRPr="00775E2D" w:rsidRDefault="004728DD" w:rsidP="004728DD">
      <w:pPr>
        <w:spacing w:after="0"/>
        <w:rPr>
          <w:rFonts w:ascii="Times New Roman" w:hAnsi="Times New Roman"/>
          <w:sz w:val="24"/>
        </w:rPr>
      </w:pPr>
      <w:hyperlink r:id="rId2136" w:history="1">
        <w:r w:rsidRPr="00775E2D">
          <w:rPr>
            <w:rFonts w:ascii="Times New Roman" w:hAnsi="Times New Roman"/>
            <w:color w:val="0000FF"/>
            <w:sz w:val="24"/>
            <w:u w:val="single"/>
          </w:rPr>
          <w:t>Extraordinary expenditure budget for fiscal 1953, 1952 September 15</w:t>
        </w:r>
      </w:hyperlink>
    </w:p>
    <w:p w14:paraId="3664D2C1" w14:textId="77777777" w:rsidR="004728DD" w:rsidRPr="00775E2D" w:rsidRDefault="004728DD" w:rsidP="004728DD">
      <w:pPr>
        <w:spacing w:after="0"/>
        <w:rPr>
          <w:rFonts w:ascii="Times New Roman" w:hAnsi="Times New Roman"/>
          <w:sz w:val="24"/>
        </w:rPr>
      </w:pPr>
      <w:hyperlink r:id="rId2137" w:history="1">
        <w:r w:rsidRPr="00775E2D">
          <w:rPr>
            <w:rFonts w:ascii="Times New Roman" w:hAnsi="Times New Roman"/>
            <w:color w:val="0000FF"/>
            <w:sz w:val="24"/>
            <w:u w:val="single"/>
          </w:rPr>
          <w:t>Group leaders' meeting - February 6, 1956, 1956 February 07</w:t>
        </w:r>
      </w:hyperlink>
    </w:p>
    <w:p w14:paraId="54F619FE" w14:textId="77777777" w:rsidR="004728DD" w:rsidRPr="00775E2D" w:rsidRDefault="004728DD" w:rsidP="004728DD">
      <w:pPr>
        <w:spacing w:after="0"/>
        <w:rPr>
          <w:rFonts w:ascii="Times New Roman" w:hAnsi="Times New Roman"/>
          <w:sz w:val="24"/>
        </w:rPr>
      </w:pPr>
      <w:hyperlink r:id="rId2138" w:history="1">
        <w:r w:rsidRPr="00775E2D">
          <w:rPr>
            <w:rFonts w:ascii="Times New Roman" w:hAnsi="Times New Roman"/>
            <w:color w:val="0000FF"/>
            <w:sz w:val="24"/>
            <w:u w:val="single"/>
          </w:rPr>
          <w:t>Group leaders' meeting, November 29, 1954, 1954 December 03</w:t>
        </w:r>
      </w:hyperlink>
    </w:p>
    <w:p w14:paraId="005003FD" w14:textId="77777777" w:rsidR="004728DD" w:rsidRPr="00775E2D" w:rsidRDefault="004728DD" w:rsidP="004728DD">
      <w:pPr>
        <w:spacing w:after="0"/>
        <w:rPr>
          <w:rFonts w:ascii="Times New Roman" w:hAnsi="Times New Roman"/>
          <w:sz w:val="24"/>
        </w:rPr>
      </w:pPr>
      <w:hyperlink r:id="rId2139" w:history="1">
        <w:r w:rsidRPr="00775E2D">
          <w:rPr>
            <w:rFonts w:ascii="Times New Roman" w:hAnsi="Times New Roman"/>
            <w:color w:val="0000FF"/>
            <w:sz w:val="24"/>
            <w:u w:val="single"/>
          </w:rPr>
          <w:t>Group leaders' meeting, July 20, 1953, 1953 July 21</w:t>
        </w:r>
      </w:hyperlink>
    </w:p>
    <w:p w14:paraId="18B5A4CE" w14:textId="77777777" w:rsidR="004728DD" w:rsidRPr="00775E2D" w:rsidRDefault="004728DD" w:rsidP="004728DD">
      <w:pPr>
        <w:spacing w:after="0"/>
        <w:rPr>
          <w:rFonts w:ascii="Times New Roman" w:hAnsi="Times New Roman"/>
          <w:sz w:val="24"/>
        </w:rPr>
      </w:pPr>
      <w:hyperlink r:id="rId2140" w:history="1">
        <w:r w:rsidRPr="00775E2D">
          <w:rPr>
            <w:rFonts w:ascii="Times New Roman" w:hAnsi="Times New Roman"/>
            <w:color w:val="0000FF"/>
            <w:sz w:val="24"/>
            <w:u w:val="single"/>
          </w:rPr>
          <w:t>Group leaders' meeting, March 14, 1955, 1955 March 18</w:t>
        </w:r>
      </w:hyperlink>
    </w:p>
    <w:p w14:paraId="0B80268B" w14:textId="77777777" w:rsidR="004728DD" w:rsidRPr="00775E2D" w:rsidRDefault="004728DD" w:rsidP="004728DD">
      <w:pPr>
        <w:spacing w:after="0"/>
        <w:rPr>
          <w:rFonts w:ascii="Times New Roman" w:hAnsi="Times New Roman"/>
          <w:sz w:val="24"/>
        </w:rPr>
      </w:pPr>
      <w:hyperlink r:id="rId2141" w:history="1">
        <w:r w:rsidRPr="00775E2D">
          <w:rPr>
            <w:rFonts w:ascii="Times New Roman" w:hAnsi="Times New Roman"/>
            <w:color w:val="0000FF"/>
            <w:sz w:val="24"/>
            <w:u w:val="single"/>
          </w:rPr>
          <w:t>Group leaders' meeting, February 7, 1955, 1955 February 08</w:t>
        </w:r>
      </w:hyperlink>
    </w:p>
    <w:p w14:paraId="4E534AB7" w14:textId="77777777" w:rsidR="004728DD" w:rsidRPr="00775E2D" w:rsidRDefault="004728DD" w:rsidP="004728DD">
      <w:pPr>
        <w:spacing w:after="0"/>
        <w:rPr>
          <w:rFonts w:ascii="Times New Roman" w:hAnsi="Times New Roman"/>
          <w:sz w:val="24"/>
        </w:rPr>
      </w:pPr>
      <w:hyperlink r:id="rId2142" w:history="1">
        <w:r w:rsidRPr="00775E2D">
          <w:rPr>
            <w:rFonts w:ascii="Times New Roman" w:hAnsi="Times New Roman"/>
            <w:color w:val="0000FF"/>
            <w:sz w:val="24"/>
            <w:u w:val="single"/>
          </w:rPr>
          <w:t>Lincoln Laboratory salary structure, 1955 April 29</w:t>
        </w:r>
      </w:hyperlink>
    </w:p>
    <w:p w14:paraId="6C661E8F" w14:textId="77777777" w:rsidR="004728DD" w:rsidRPr="00775E2D" w:rsidRDefault="004728DD" w:rsidP="004728DD">
      <w:pPr>
        <w:spacing w:after="0"/>
        <w:rPr>
          <w:rFonts w:ascii="Times New Roman" w:hAnsi="Times New Roman"/>
          <w:sz w:val="24"/>
        </w:rPr>
      </w:pPr>
      <w:hyperlink r:id="rId2143" w:history="1">
        <w:r w:rsidRPr="00775E2D">
          <w:rPr>
            <w:rFonts w:ascii="Times New Roman" w:hAnsi="Times New Roman"/>
            <w:color w:val="0000FF"/>
            <w:sz w:val="24"/>
            <w:u w:val="single"/>
          </w:rPr>
          <w:t>Group leaders' meeting, May 16, 1955, 1955 May 19</w:t>
        </w:r>
      </w:hyperlink>
    </w:p>
    <w:p w14:paraId="24AF3C54" w14:textId="77777777" w:rsidR="004728DD" w:rsidRPr="00775E2D" w:rsidRDefault="004728DD" w:rsidP="004728DD">
      <w:pPr>
        <w:spacing w:after="0"/>
        <w:rPr>
          <w:rFonts w:ascii="Times New Roman" w:hAnsi="Times New Roman"/>
          <w:sz w:val="24"/>
        </w:rPr>
      </w:pPr>
      <w:hyperlink r:id="rId2144" w:history="1">
        <w:r w:rsidRPr="00775E2D">
          <w:rPr>
            <w:rFonts w:ascii="Times New Roman" w:hAnsi="Times New Roman"/>
            <w:color w:val="0000FF"/>
            <w:sz w:val="24"/>
            <w:u w:val="single"/>
          </w:rPr>
          <w:t>Group leaders' meeting, July 12, 1954, 1954 July 14</w:t>
        </w:r>
      </w:hyperlink>
    </w:p>
    <w:p w14:paraId="71AA170A" w14:textId="77777777" w:rsidR="004728DD" w:rsidRPr="00775E2D" w:rsidRDefault="004728DD" w:rsidP="004728DD">
      <w:pPr>
        <w:spacing w:after="0"/>
        <w:rPr>
          <w:rFonts w:ascii="Times New Roman" w:hAnsi="Times New Roman"/>
          <w:sz w:val="24"/>
        </w:rPr>
      </w:pPr>
      <w:hyperlink r:id="rId2145" w:history="1">
        <w:r w:rsidRPr="00775E2D">
          <w:rPr>
            <w:rFonts w:ascii="Times New Roman" w:hAnsi="Times New Roman"/>
            <w:color w:val="0000FF"/>
            <w:sz w:val="24"/>
            <w:u w:val="single"/>
          </w:rPr>
          <w:t>Group leaders' meeting - April 23, 1956, 1956 April 25</w:t>
        </w:r>
      </w:hyperlink>
    </w:p>
    <w:p w14:paraId="2542C123" w14:textId="77777777" w:rsidR="004728DD" w:rsidRPr="00775E2D" w:rsidRDefault="004728DD" w:rsidP="004728DD">
      <w:pPr>
        <w:spacing w:after="0"/>
        <w:rPr>
          <w:rFonts w:ascii="Times New Roman" w:hAnsi="Times New Roman"/>
          <w:sz w:val="24"/>
        </w:rPr>
      </w:pPr>
      <w:hyperlink r:id="rId2146" w:history="1">
        <w:r w:rsidRPr="00775E2D">
          <w:rPr>
            <w:rFonts w:ascii="Times New Roman" w:hAnsi="Times New Roman"/>
            <w:color w:val="0000FF"/>
            <w:sz w:val="24"/>
            <w:u w:val="single"/>
          </w:rPr>
          <w:t>Division VI group leaders' meeting - 22 August 1955, 1955 August 22</w:t>
        </w:r>
      </w:hyperlink>
    </w:p>
    <w:p w14:paraId="0CF821C7" w14:textId="77777777" w:rsidR="004728DD" w:rsidRPr="00775E2D" w:rsidRDefault="004728DD" w:rsidP="004728DD">
      <w:pPr>
        <w:spacing w:after="0"/>
        <w:rPr>
          <w:rFonts w:ascii="Times New Roman" w:hAnsi="Times New Roman"/>
          <w:sz w:val="24"/>
        </w:rPr>
      </w:pPr>
      <w:hyperlink r:id="rId2147" w:history="1">
        <w:r w:rsidRPr="00775E2D">
          <w:rPr>
            <w:rFonts w:ascii="Times New Roman" w:hAnsi="Times New Roman"/>
            <w:color w:val="0000FF"/>
            <w:sz w:val="24"/>
            <w:u w:val="single"/>
          </w:rPr>
          <w:t>Group leaders' meeting, January 19, 1953, 1953 January 19</w:t>
        </w:r>
      </w:hyperlink>
    </w:p>
    <w:p w14:paraId="26347C67" w14:textId="77777777" w:rsidR="004728DD" w:rsidRPr="00775E2D" w:rsidRDefault="004728DD" w:rsidP="004728DD">
      <w:pPr>
        <w:spacing w:after="0"/>
        <w:rPr>
          <w:rFonts w:ascii="Times New Roman" w:hAnsi="Times New Roman"/>
          <w:sz w:val="24"/>
        </w:rPr>
      </w:pPr>
      <w:hyperlink r:id="rId2148" w:history="1">
        <w:r w:rsidRPr="00775E2D">
          <w:rPr>
            <w:rFonts w:ascii="Times New Roman" w:hAnsi="Times New Roman"/>
            <w:color w:val="0000FF"/>
            <w:sz w:val="24"/>
            <w:u w:val="single"/>
          </w:rPr>
          <w:t>A breakdown of visits to Project Whirlwind by educational institutions, industries, and government departments from 1 July 1952 to 30 June 1953, 1953 August 17</w:t>
        </w:r>
      </w:hyperlink>
    </w:p>
    <w:p w14:paraId="46953C3B" w14:textId="77777777" w:rsidR="004728DD" w:rsidRPr="00775E2D" w:rsidRDefault="004728DD" w:rsidP="004728DD">
      <w:pPr>
        <w:spacing w:after="0"/>
        <w:rPr>
          <w:rFonts w:ascii="Times New Roman" w:hAnsi="Times New Roman"/>
          <w:sz w:val="24"/>
        </w:rPr>
      </w:pPr>
      <w:hyperlink r:id="rId2149" w:history="1">
        <w:r w:rsidRPr="00775E2D">
          <w:rPr>
            <w:rFonts w:ascii="Times New Roman" w:hAnsi="Times New Roman"/>
            <w:color w:val="0000FF"/>
            <w:sz w:val="24"/>
            <w:u w:val="single"/>
          </w:rPr>
          <w:t>Group leaders' meeting - February 20, 1956, 1956 February 21</w:t>
        </w:r>
      </w:hyperlink>
    </w:p>
    <w:p w14:paraId="663481D7" w14:textId="77777777" w:rsidR="004728DD" w:rsidRPr="00775E2D" w:rsidRDefault="004728DD" w:rsidP="004728DD">
      <w:pPr>
        <w:spacing w:after="0"/>
        <w:rPr>
          <w:rFonts w:ascii="Times New Roman" w:hAnsi="Times New Roman"/>
          <w:sz w:val="24"/>
        </w:rPr>
      </w:pPr>
      <w:hyperlink r:id="rId2150" w:history="1">
        <w:r w:rsidRPr="00775E2D">
          <w:rPr>
            <w:rFonts w:ascii="Times New Roman" w:hAnsi="Times New Roman"/>
            <w:color w:val="0000FF"/>
            <w:sz w:val="24"/>
            <w:u w:val="single"/>
          </w:rPr>
          <w:t>AN/FSQ-7 (XD-1) prototype schedule and installation, 1954 February 26</w:t>
        </w:r>
      </w:hyperlink>
    </w:p>
    <w:p w14:paraId="07661037" w14:textId="77777777" w:rsidR="004728DD" w:rsidRPr="00775E2D" w:rsidRDefault="004728DD" w:rsidP="004728DD">
      <w:pPr>
        <w:spacing w:after="0"/>
        <w:rPr>
          <w:rFonts w:ascii="Times New Roman" w:hAnsi="Times New Roman"/>
          <w:sz w:val="24"/>
        </w:rPr>
      </w:pPr>
      <w:hyperlink r:id="rId2151" w:history="1">
        <w:r w:rsidRPr="00775E2D">
          <w:rPr>
            <w:rFonts w:ascii="Times New Roman" w:hAnsi="Times New Roman"/>
            <w:color w:val="0000FF"/>
            <w:sz w:val="24"/>
            <w:u w:val="single"/>
          </w:rPr>
          <w:t>Group leaders' meeting, December 20, 1954, 1954 December 20</w:t>
        </w:r>
      </w:hyperlink>
    </w:p>
    <w:p w14:paraId="7188D22A" w14:textId="77777777" w:rsidR="004728DD" w:rsidRPr="00775E2D" w:rsidRDefault="004728DD" w:rsidP="004728DD">
      <w:pPr>
        <w:spacing w:after="0"/>
        <w:rPr>
          <w:rFonts w:ascii="Times New Roman" w:hAnsi="Times New Roman"/>
          <w:sz w:val="24"/>
        </w:rPr>
      </w:pPr>
      <w:hyperlink r:id="rId2152" w:history="1">
        <w:r w:rsidRPr="00775E2D">
          <w:rPr>
            <w:rFonts w:ascii="Times New Roman" w:hAnsi="Times New Roman"/>
            <w:color w:val="0000FF"/>
            <w:sz w:val="24"/>
            <w:u w:val="single"/>
          </w:rPr>
          <w:t>Group leaders' meeting, May 11, 1953, 1953 May 12</w:t>
        </w:r>
      </w:hyperlink>
    </w:p>
    <w:p w14:paraId="28F37A56" w14:textId="77777777" w:rsidR="004728DD" w:rsidRPr="00775E2D" w:rsidRDefault="004728DD" w:rsidP="004728DD">
      <w:pPr>
        <w:spacing w:after="0"/>
        <w:rPr>
          <w:rFonts w:ascii="Times New Roman" w:hAnsi="Times New Roman"/>
          <w:sz w:val="24"/>
        </w:rPr>
      </w:pPr>
      <w:hyperlink r:id="rId2153" w:history="1">
        <w:r w:rsidRPr="00775E2D">
          <w:rPr>
            <w:rFonts w:ascii="Times New Roman" w:hAnsi="Times New Roman"/>
            <w:color w:val="0000FF"/>
            <w:sz w:val="24"/>
            <w:u w:val="single"/>
          </w:rPr>
          <w:t>Group leaders' meeting - January 3, 1956, 1956 January 06</w:t>
        </w:r>
      </w:hyperlink>
    </w:p>
    <w:p w14:paraId="1FA9106F" w14:textId="77777777" w:rsidR="004728DD" w:rsidRPr="00775E2D" w:rsidRDefault="004728DD" w:rsidP="004728DD">
      <w:pPr>
        <w:spacing w:after="0"/>
        <w:rPr>
          <w:rFonts w:ascii="Times New Roman" w:hAnsi="Times New Roman"/>
          <w:sz w:val="24"/>
        </w:rPr>
      </w:pPr>
      <w:hyperlink r:id="rId2154" w:history="1">
        <w:r w:rsidRPr="00775E2D">
          <w:rPr>
            <w:rFonts w:ascii="Times New Roman" w:hAnsi="Times New Roman"/>
            <w:color w:val="0000FF"/>
            <w:sz w:val="24"/>
            <w:u w:val="single"/>
          </w:rPr>
          <w:t>Group leaders' meeting, June 2, 1952, 1952 June 04</w:t>
        </w:r>
      </w:hyperlink>
    </w:p>
    <w:p w14:paraId="33E827F9" w14:textId="77777777" w:rsidR="004728DD" w:rsidRPr="00775E2D" w:rsidRDefault="004728DD" w:rsidP="004728DD">
      <w:pPr>
        <w:spacing w:after="0"/>
        <w:rPr>
          <w:rFonts w:ascii="Times New Roman" w:hAnsi="Times New Roman"/>
          <w:sz w:val="24"/>
        </w:rPr>
      </w:pPr>
      <w:hyperlink r:id="rId2155" w:history="1">
        <w:r w:rsidRPr="00775E2D">
          <w:rPr>
            <w:rFonts w:ascii="Times New Roman" w:hAnsi="Times New Roman"/>
            <w:color w:val="0000FF"/>
            <w:sz w:val="24"/>
            <w:u w:val="single"/>
          </w:rPr>
          <w:t>Group leaders' meeting, April 13, 1953, 1953 April 13</w:t>
        </w:r>
      </w:hyperlink>
    </w:p>
    <w:p w14:paraId="6C525764" w14:textId="77777777" w:rsidR="004728DD" w:rsidRPr="00775E2D" w:rsidRDefault="004728DD" w:rsidP="004728DD">
      <w:pPr>
        <w:spacing w:after="0"/>
        <w:rPr>
          <w:rFonts w:ascii="Times New Roman" w:hAnsi="Times New Roman"/>
          <w:sz w:val="24"/>
        </w:rPr>
      </w:pPr>
      <w:hyperlink r:id="rId2156" w:history="1">
        <w:r w:rsidRPr="00775E2D">
          <w:rPr>
            <w:rFonts w:ascii="Times New Roman" w:hAnsi="Times New Roman"/>
            <w:color w:val="0000FF"/>
            <w:sz w:val="24"/>
            <w:u w:val="single"/>
          </w:rPr>
          <w:t>Group leaders' meeting, June 22, 1953, 1953 June 25</w:t>
        </w:r>
      </w:hyperlink>
    </w:p>
    <w:p w14:paraId="2DEF92A9" w14:textId="77777777" w:rsidR="004728DD" w:rsidRPr="00775E2D" w:rsidRDefault="004728DD" w:rsidP="004728DD">
      <w:pPr>
        <w:spacing w:after="0"/>
        <w:rPr>
          <w:rFonts w:ascii="Times New Roman" w:hAnsi="Times New Roman"/>
          <w:sz w:val="24"/>
        </w:rPr>
      </w:pPr>
      <w:hyperlink r:id="rId2157" w:history="1">
        <w:r w:rsidRPr="00775E2D">
          <w:rPr>
            <w:rFonts w:ascii="Times New Roman" w:hAnsi="Times New Roman"/>
            <w:color w:val="0000FF"/>
            <w:sz w:val="24"/>
            <w:u w:val="single"/>
          </w:rPr>
          <w:t>Group leaders' meeting, April 18, 1955, 1955 April 21</w:t>
        </w:r>
      </w:hyperlink>
    </w:p>
    <w:p w14:paraId="5ADA36A2" w14:textId="77777777" w:rsidR="004728DD" w:rsidRPr="00775E2D" w:rsidRDefault="004728DD" w:rsidP="004728DD">
      <w:pPr>
        <w:spacing w:after="0"/>
        <w:rPr>
          <w:rFonts w:ascii="Times New Roman" w:hAnsi="Times New Roman"/>
          <w:sz w:val="24"/>
        </w:rPr>
      </w:pPr>
      <w:hyperlink r:id="rId2158" w:history="1">
        <w:r w:rsidRPr="00775E2D">
          <w:rPr>
            <w:rFonts w:ascii="Times New Roman" w:hAnsi="Times New Roman"/>
            <w:color w:val="0000FF"/>
            <w:sz w:val="24"/>
            <w:u w:val="single"/>
          </w:rPr>
          <w:t>Test program for 1954 Cape Cod System, 1955 July 28</w:t>
        </w:r>
      </w:hyperlink>
    </w:p>
    <w:p w14:paraId="006ECB82" w14:textId="77777777" w:rsidR="004728DD" w:rsidRPr="00775E2D" w:rsidRDefault="004728DD" w:rsidP="004728DD">
      <w:pPr>
        <w:spacing w:after="0"/>
        <w:rPr>
          <w:rFonts w:ascii="Times New Roman" w:hAnsi="Times New Roman"/>
          <w:sz w:val="24"/>
        </w:rPr>
      </w:pPr>
      <w:hyperlink r:id="rId2159" w:history="1">
        <w:r w:rsidRPr="00775E2D">
          <w:rPr>
            <w:rFonts w:ascii="Times New Roman" w:hAnsi="Times New Roman"/>
            <w:color w:val="0000FF"/>
            <w:sz w:val="24"/>
            <w:u w:val="single"/>
          </w:rPr>
          <w:t>Group leaders' meeting, August 2, 1954, 1954 August 09</w:t>
        </w:r>
      </w:hyperlink>
    </w:p>
    <w:p w14:paraId="3581E7DC" w14:textId="77777777" w:rsidR="004728DD" w:rsidRPr="00775E2D" w:rsidRDefault="004728DD" w:rsidP="004728DD">
      <w:pPr>
        <w:spacing w:after="0"/>
        <w:rPr>
          <w:rFonts w:ascii="Times New Roman" w:hAnsi="Times New Roman"/>
          <w:sz w:val="24"/>
        </w:rPr>
      </w:pPr>
      <w:hyperlink r:id="rId2160" w:history="1">
        <w:r w:rsidRPr="00775E2D">
          <w:rPr>
            <w:rFonts w:ascii="Times New Roman" w:hAnsi="Times New Roman"/>
            <w:color w:val="0000FF"/>
            <w:sz w:val="24"/>
            <w:u w:val="single"/>
          </w:rPr>
          <w:t>Group leaders' meeting - March 21, 1956, 1956 March 23</w:t>
        </w:r>
      </w:hyperlink>
    </w:p>
    <w:p w14:paraId="53A8AE26" w14:textId="77777777" w:rsidR="004728DD" w:rsidRPr="00775E2D" w:rsidRDefault="004728DD" w:rsidP="004728DD">
      <w:pPr>
        <w:spacing w:after="0"/>
        <w:rPr>
          <w:rFonts w:ascii="Times New Roman" w:hAnsi="Times New Roman"/>
          <w:sz w:val="24"/>
        </w:rPr>
      </w:pPr>
      <w:hyperlink r:id="rId2161" w:history="1">
        <w:r w:rsidRPr="00775E2D">
          <w:rPr>
            <w:rFonts w:ascii="Times New Roman" w:hAnsi="Times New Roman"/>
            <w:color w:val="0000FF"/>
            <w:sz w:val="24"/>
            <w:u w:val="single"/>
          </w:rPr>
          <w:t>Group leaders' meeting - February 13, 1956, 1956 February 13</w:t>
        </w:r>
      </w:hyperlink>
    </w:p>
    <w:p w14:paraId="092DDB33" w14:textId="77777777" w:rsidR="004728DD" w:rsidRPr="00775E2D" w:rsidRDefault="004728DD" w:rsidP="004728DD">
      <w:pPr>
        <w:spacing w:after="0"/>
        <w:rPr>
          <w:rFonts w:ascii="Times New Roman" w:hAnsi="Times New Roman"/>
          <w:sz w:val="24"/>
        </w:rPr>
      </w:pPr>
      <w:hyperlink r:id="rId2162" w:history="1">
        <w:r w:rsidRPr="00775E2D">
          <w:rPr>
            <w:rFonts w:ascii="Times New Roman" w:hAnsi="Times New Roman"/>
            <w:color w:val="0000FF"/>
            <w:sz w:val="24"/>
            <w:u w:val="single"/>
          </w:rPr>
          <w:t>Group leaders' meeting - November 28, 1955, 1955 November 28</w:t>
        </w:r>
      </w:hyperlink>
    </w:p>
    <w:p w14:paraId="3F3EDC83" w14:textId="77777777" w:rsidR="004728DD" w:rsidRPr="00775E2D" w:rsidRDefault="004728DD" w:rsidP="004728DD">
      <w:pPr>
        <w:spacing w:after="0"/>
        <w:rPr>
          <w:rFonts w:ascii="Times New Roman" w:hAnsi="Times New Roman"/>
          <w:sz w:val="24"/>
        </w:rPr>
      </w:pPr>
      <w:hyperlink r:id="rId2163" w:history="1">
        <w:r w:rsidRPr="00775E2D">
          <w:rPr>
            <w:rFonts w:ascii="Times New Roman" w:hAnsi="Times New Roman"/>
            <w:color w:val="0000FF"/>
            <w:sz w:val="24"/>
            <w:u w:val="single"/>
          </w:rPr>
          <w:t>Group leaders' meeting, March 28, 1955, 1955 March 31</w:t>
        </w:r>
      </w:hyperlink>
    </w:p>
    <w:p w14:paraId="699E7523" w14:textId="77777777" w:rsidR="004728DD" w:rsidRPr="00775E2D" w:rsidRDefault="004728DD" w:rsidP="004728DD">
      <w:pPr>
        <w:spacing w:after="0"/>
        <w:rPr>
          <w:rFonts w:ascii="Times New Roman" w:hAnsi="Times New Roman"/>
          <w:sz w:val="24"/>
        </w:rPr>
      </w:pPr>
      <w:hyperlink r:id="rId2164" w:history="1">
        <w:r w:rsidRPr="00775E2D">
          <w:rPr>
            <w:rFonts w:ascii="Times New Roman" w:hAnsi="Times New Roman"/>
            <w:color w:val="0000FF"/>
            <w:sz w:val="24"/>
            <w:u w:val="single"/>
          </w:rPr>
          <w:t>Group leaders' meeting, November 3, 1952, 1952 November 03</w:t>
        </w:r>
      </w:hyperlink>
    </w:p>
    <w:p w14:paraId="7F00C0F6" w14:textId="77777777" w:rsidR="004728DD" w:rsidRPr="00775E2D" w:rsidRDefault="004728DD" w:rsidP="004728DD">
      <w:pPr>
        <w:spacing w:after="0"/>
        <w:rPr>
          <w:rFonts w:ascii="Times New Roman" w:hAnsi="Times New Roman"/>
          <w:sz w:val="24"/>
        </w:rPr>
      </w:pPr>
      <w:hyperlink r:id="rId2165" w:history="1">
        <w:r w:rsidRPr="00775E2D">
          <w:rPr>
            <w:rFonts w:ascii="Times New Roman" w:hAnsi="Times New Roman"/>
            <w:color w:val="0000FF"/>
            <w:sz w:val="24"/>
            <w:u w:val="single"/>
          </w:rPr>
          <w:t>Group leaders' meeting, May 10, 1954, 1954 May 11</w:t>
        </w:r>
      </w:hyperlink>
    </w:p>
    <w:p w14:paraId="5AF7AA3B" w14:textId="77777777" w:rsidR="004728DD" w:rsidRPr="00775E2D" w:rsidRDefault="004728DD" w:rsidP="004728DD">
      <w:pPr>
        <w:spacing w:after="0"/>
        <w:rPr>
          <w:rFonts w:ascii="Times New Roman" w:hAnsi="Times New Roman"/>
          <w:sz w:val="24"/>
        </w:rPr>
      </w:pPr>
      <w:hyperlink r:id="rId2166" w:history="1">
        <w:r w:rsidRPr="00775E2D">
          <w:rPr>
            <w:rFonts w:ascii="Times New Roman" w:hAnsi="Times New Roman"/>
            <w:color w:val="0000FF"/>
            <w:sz w:val="24"/>
            <w:u w:val="single"/>
          </w:rPr>
          <w:t>Group leaders' meeting, October 18, 1954, 1954 October 19</w:t>
        </w:r>
      </w:hyperlink>
    </w:p>
    <w:p w14:paraId="6A4A85DA" w14:textId="77777777" w:rsidR="004728DD" w:rsidRPr="00775E2D" w:rsidRDefault="004728DD" w:rsidP="004728DD">
      <w:pPr>
        <w:spacing w:after="0"/>
        <w:rPr>
          <w:rFonts w:ascii="Times New Roman" w:hAnsi="Times New Roman"/>
          <w:sz w:val="24"/>
        </w:rPr>
      </w:pPr>
      <w:hyperlink r:id="rId2167" w:history="1">
        <w:r w:rsidRPr="00775E2D">
          <w:rPr>
            <w:rFonts w:ascii="Times New Roman" w:hAnsi="Times New Roman"/>
            <w:color w:val="0000FF"/>
            <w:sz w:val="24"/>
            <w:u w:val="single"/>
          </w:rPr>
          <w:t>Group leaders' meeting, August 31, 1953, 1953 August 31</w:t>
        </w:r>
      </w:hyperlink>
    </w:p>
    <w:p w14:paraId="47FDF607" w14:textId="77777777" w:rsidR="004728DD" w:rsidRPr="00775E2D" w:rsidRDefault="004728DD" w:rsidP="004728DD">
      <w:pPr>
        <w:spacing w:after="0"/>
        <w:rPr>
          <w:rFonts w:ascii="Times New Roman" w:hAnsi="Times New Roman"/>
          <w:sz w:val="24"/>
        </w:rPr>
      </w:pPr>
      <w:hyperlink r:id="rId2168" w:history="1">
        <w:r w:rsidRPr="00775E2D">
          <w:rPr>
            <w:rFonts w:ascii="Times New Roman" w:hAnsi="Times New Roman"/>
            <w:color w:val="0000FF"/>
            <w:sz w:val="24"/>
            <w:u w:val="single"/>
          </w:rPr>
          <w:t>Group leaders' meeting - October 31, 1955, 1955 November 02</w:t>
        </w:r>
      </w:hyperlink>
    </w:p>
    <w:p w14:paraId="74D451B7" w14:textId="77777777" w:rsidR="004728DD" w:rsidRPr="00775E2D" w:rsidRDefault="004728DD" w:rsidP="004728DD">
      <w:pPr>
        <w:spacing w:after="0"/>
        <w:rPr>
          <w:rFonts w:ascii="Times New Roman" w:hAnsi="Times New Roman"/>
          <w:sz w:val="24"/>
        </w:rPr>
      </w:pPr>
      <w:hyperlink r:id="rId2169" w:history="1">
        <w:r w:rsidRPr="00775E2D">
          <w:rPr>
            <w:rFonts w:ascii="Times New Roman" w:hAnsi="Times New Roman"/>
            <w:color w:val="0000FF"/>
            <w:sz w:val="24"/>
            <w:u w:val="single"/>
          </w:rPr>
          <w:t>Group leaders' meeting - November 14, 1955, 1955 November 16</w:t>
        </w:r>
      </w:hyperlink>
    </w:p>
    <w:p w14:paraId="104FDE42" w14:textId="77777777" w:rsidR="004728DD" w:rsidRPr="00775E2D" w:rsidRDefault="004728DD" w:rsidP="004728DD">
      <w:pPr>
        <w:spacing w:after="0"/>
        <w:rPr>
          <w:rFonts w:ascii="Times New Roman" w:hAnsi="Times New Roman"/>
          <w:sz w:val="24"/>
        </w:rPr>
      </w:pPr>
      <w:hyperlink r:id="rId2170" w:history="1">
        <w:r w:rsidRPr="00775E2D">
          <w:rPr>
            <w:rFonts w:ascii="Times New Roman" w:hAnsi="Times New Roman"/>
            <w:color w:val="0000FF"/>
            <w:sz w:val="24"/>
            <w:u w:val="single"/>
          </w:rPr>
          <w:t>Comments on the IBM 701 computer, 1952 November 04</w:t>
        </w:r>
      </w:hyperlink>
    </w:p>
    <w:p w14:paraId="630E385B" w14:textId="77777777" w:rsidR="004728DD" w:rsidRPr="00775E2D" w:rsidRDefault="004728DD" w:rsidP="004728DD">
      <w:pPr>
        <w:spacing w:after="0"/>
        <w:rPr>
          <w:rFonts w:ascii="Times New Roman" w:hAnsi="Times New Roman"/>
          <w:sz w:val="24"/>
        </w:rPr>
      </w:pPr>
      <w:hyperlink r:id="rId2171" w:history="1">
        <w:r w:rsidRPr="00775E2D">
          <w:rPr>
            <w:rFonts w:ascii="Times New Roman" w:hAnsi="Times New Roman"/>
            <w:color w:val="0000FF"/>
            <w:sz w:val="24"/>
            <w:u w:val="single"/>
          </w:rPr>
          <w:t>Group leaders' meeting - December 5, 1955, 1955 December 08</w:t>
        </w:r>
      </w:hyperlink>
    </w:p>
    <w:p w14:paraId="3394E59C" w14:textId="77777777" w:rsidR="004728DD" w:rsidRPr="00775E2D" w:rsidRDefault="004728DD" w:rsidP="004728DD">
      <w:pPr>
        <w:spacing w:after="0"/>
        <w:rPr>
          <w:rFonts w:ascii="Times New Roman" w:hAnsi="Times New Roman"/>
          <w:sz w:val="24"/>
        </w:rPr>
      </w:pPr>
      <w:hyperlink r:id="rId2172" w:history="1">
        <w:r w:rsidRPr="00775E2D">
          <w:rPr>
            <w:rFonts w:ascii="Times New Roman" w:hAnsi="Times New Roman"/>
            <w:color w:val="0000FF"/>
            <w:sz w:val="24"/>
            <w:u w:val="single"/>
          </w:rPr>
          <w:t>Group leaders' meeting - January 30, 1956, 1956 February 01</w:t>
        </w:r>
      </w:hyperlink>
    </w:p>
    <w:p w14:paraId="72395062" w14:textId="77777777" w:rsidR="004728DD" w:rsidRPr="00775E2D" w:rsidRDefault="004728DD" w:rsidP="004728DD">
      <w:pPr>
        <w:spacing w:after="0"/>
        <w:rPr>
          <w:rFonts w:ascii="Times New Roman" w:hAnsi="Times New Roman"/>
          <w:sz w:val="24"/>
        </w:rPr>
      </w:pPr>
      <w:hyperlink r:id="rId2173" w:history="1">
        <w:r w:rsidRPr="00775E2D">
          <w:rPr>
            <w:rFonts w:ascii="Times New Roman" w:hAnsi="Times New Roman"/>
            <w:color w:val="0000FF"/>
            <w:sz w:val="24"/>
            <w:u w:val="single"/>
          </w:rPr>
          <w:t>Group leaders' meeting, March 29, 1954, 1954 March 31</w:t>
        </w:r>
      </w:hyperlink>
    </w:p>
    <w:p w14:paraId="1BCDC115" w14:textId="77777777" w:rsidR="004728DD" w:rsidRPr="00775E2D" w:rsidRDefault="004728DD" w:rsidP="004728DD">
      <w:pPr>
        <w:spacing w:after="0"/>
        <w:rPr>
          <w:rFonts w:ascii="Times New Roman" w:hAnsi="Times New Roman"/>
          <w:sz w:val="24"/>
        </w:rPr>
      </w:pPr>
      <w:hyperlink r:id="rId2174" w:history="1">
        <w:r w:rsidRPr="00775E2D">
          <w:rPr>
            <w:rFonts w:ascii="Times New Roman" w:hAnsi="Times New Roman"/>
            <w:color w:val="0000FF"/>
            <w:sz w:val="24"/>
            <w:u w:val="single"/>
          </w:rPr>
          <w:t>Group leaders' meeting, July 25, 1955, 1955 July 26</w:t>
        </w:r>
      </w:hyperlink>
    </w:p>
    <w:p w14:paraId="3F74F14F" w14:textId="77777777" w:rsidR="004728DD" w:rsidRPr="00775E2D" w:rsidRDefault="004728DD" w:rsidP="004728DD">
      <w:pPr>
        <w:spacing w:after="0"/>
        <w:rPr>
          <w:rFonts w:ascii="Times New Roman" w:hAnsi="Times New Roman"/>
          <w:sz w:val="24"/>
        </w:rPr>
      </w:pPr>
      <w:hyperlink r:id="rId2175" w:history="1">
        <w:r w:rsidRPr="00775E2D">
          <w:rPr>
            <w:rFonts w:ascii="Times New Roman" w:hAnsi="Times New Roman"/>
            <w:color w:val="0000FF"/>
            <w:sz w:val="24"/>
            <w:u w:val="single"/>
          </w:rPr>
          <w:t>Group leaders' meeting, February 15, 1954, 1954 February 15</w:t>
        </w:r>
      </w:hyperlink>
    </w:p>
    <w:p w14:paraId="045A43C3" w14:textId="77777777" w:rsidR="004728DD" w:rsidRPr="00775E2D" w:rsidRDefault="004728DD" w:rsidP="004728DD">
      <w:pPr>
        <w:spacing w:after="0"/>
        <w:rPr>
          <w:rFonts w:ascii="Times New Roman" w:hAnsi="Times New Roman"/>
          <w:sz w:val="24"/>
        </w:rPr>
      </w:pPr>
      <w:hyperlink r:id="rId2176" w:history="1">
        <w:r w:rsidRPr="00775E2D">
          <w:rPr>
            <w:rFonts w:ascii="Times New Roman" w:hAnsi="Times New Roman"/>
            <w:color w:val="0000FF"/>
            <w:sz w:val="24"/>
            <w:u w:val="single"/>
          </w:rPr>
          <w:t>Group leaders' meeting, August 4, 1952, 1952 August 07</w:t>
        </w:r>
      </w:hyperlink>
    </w:p>
    <w:p w14:paraId="15E63E13" w14:textId="77777777" w:rsidR="004728DD" w:rsidRPr="00775E2D" w:rsidRDefault="004728DD" w:rsidP="004728DD">
      <w:pPr>
        <w:spacing w:after="0"/>
        <w:rPr>
          <w:rFonts w:ascii="Times New Roman" w:hAnsi="Times New Roman"/>
          <w:sz w:val="24"/>
        </w:rPr>
      </w:pPr>
      <w:hyperlink r:id="rId2177" w:history="1">
        <w:r w:rsidRPr="00775E2D">
          <w:rPr>
            <w:rFonts w:ascii="Times New Roman" w:hAnsi="Times New Roman"/>
            <w:color w:val="0000FF"/>
            <w:sz w:val="24"/>
            <w:u w:val="single"/>
          </w:rPr>
          <w:t>Group leaders' meeting - December 19, 1955, 1955 December 27</w:t>
        </w:r>
      </w:hyperlink>
    </w:p>
    <w:p w14:paraId="3CE81527" w14:textId="77777777" w:rsidR="004728DD" w:rsidRPr="00775E2D" w:rsidRDefault="004728DD" w:rsidP="004728DD">
      <w:pPr>
        <w:spacing w:after="0"/>
        <w:rPr>
          <w:rFonts w:ascii="Times New Roman" w:hAnsi="Times New Roman"/>
          <w:sz w:val="24"/>
        </w:rPr>
      </w:pPr>
      <w:hyperlink r:id="rId2178" w:history="1">
        <w:r w:rsidRPr="00775E2D">
          <w:rPr>
            <w:rFonts w:ascii="Times New Roman" w:hAnsi="Times New Roman"/>
            <w:color w:val="0000FF"/>
            <w:sz w:val="24"/>
            <w:u w:val="single"/>
          </w:rPr>
          <w:t>Group leaders' meeting - March 5, 1956, 1956 March 06</w:t>
        </w:r>
      </w:hyperlink>
    </w:p>
    <w:p w14:paraId="2E804020" w14:textId="77777777" w:rsidR="004728DD" w:rsidRPr="00775E2D" w:rsidRDefault="004728DD" w:rsidP="004728DD">
      <w:pPr>
        <w:spacing w:after="0"/>
        <w:rPr>
          <w:rFonts w:ascii="Times New Roman" w:hAnsi="Times New Roman"/>
          <w:sz w:val="24"/>
        </w:rPr>
      </w:pPr>
      <w:hyperlink r:id="rId2179" w:history="1">
        <w:r w:rsidRPr="00775E2D">
          <w:rPr>
            <w:rFonts w:ascii="Times New Roman" w:hAnsi="Times New Roman"/>
            <w:color w:val="0000FF"/>
            <w:sz w:val="24"/>
            <w:u w:val="single"/>
          </w:rPr>
          <w:t>Group leaders' meeting, September 20, 1954, 1954 September 22</w:t>
        </w:r>
      </w:hyperlink>
    </w:p>
    <w:p w14:paraId="0928E5FE" w14:textId="77777777" w:rsidR="004728DD" w:rsidRPr="00775E2D" w:rsidRDefault="004728DD" w:rsidP="004728DD">
      <w:pPr>
        <w:spacing w:after="0"/>
        <w:rPr>
          <w:rFonts w:ascii="Times New Roman" w:hAnsi="Times New Roman"/>
          <w:sz w:val="24"/>
        </w:rPr>
      </w:pPr>
      <w:hyperlink r:id="rId2180" w:history="1">
        <w:r w:rsidRPr="00775E2D">
          <w:rPr>
            <w:rFonts w:ascii="Times New Roman" w:hAnsi="Times New Roman"/>
            <w:color w:val="0000FF"/>
            <w:sz w:val="24"/>
            <w:u w:val="single"/>
          </w:rPr>
          <w:t>Group leaders' meeting - November 21, 1955, 1955 December 15</w:t>
        </w:r>
      </w:hyperlink>
    </w:p>
    <w:p w14:paraId="010BF700" w14:textId="77777777" w:rsidR="004728DD" w:rsidRPr="00775E2D" w:rsidRDefault="004728DD" w:rsidP="004728DD">
      <w:pPr>
        <w:spacing w:after="0"/>
        <w:rPr>
          <w:rFonts w:ascii="Times New Roman" w:hAnsi="Times New Roman"/>
          <w:sz w:val="24"/>
        </w:rPr>
      </w:pPr>
      <w:hyperlink r:id="rId2181" w:history="1">
        <w:r w:rsidRPr="00775E2D">
          <w:rPr>
            <w:rFonts w:ascii="Times New Roman" w:hAnsi="Times New Roman"/>
            <w:color w:val="0000FF"/>
            <w:sz w:val="24"/>
            <w:u w:val="single"/>
          </w:rPr>
          <w:t>Group leaders' meeting, March 1, 1954, 1954 March 03</w:t>
        </w:r>
      </w:hyperlink>
    </w:p>
    <w:p w14:paraId="430F778B" w14:textId="77777777" w:rsidR="004728DD" w:rsidRPr="00775E2D" w:rsidRDefault="004728DD" w:rsidP="004728DD">
      <w:pPr>
        <w:spacing w:after="0"/>
        <w:rPr>
          <w:rFonts w:ascii="Times New Roman" w:hAnsi="Times New Roman"/>
          <w:sz w:val="24"/>
        </w:rPr>
      </w:pPr>
      <w:hyperlink r:id="rId2182" w:history="1">
        <w:r w:rsidRPr="00775E2D">
          <w:rPr>
            <w:rFonts w:ascii="Times New Roman" w:hAnsi="Times New Roman"/>
            <w:color w:val="0000FF"/>
            <w:sz w:val="24"/>
            <w:u w:val="single"/>
          </w:rPr>
          <w:t>Group leaders' meeting, September 29, 1952, 1952 September 30</w:t>
        </w:r>
      </w:hyperlink>
    </w:p>
    <w:p w14:paraId="4369E058" w14:textId="77777777" w:rsidR="004728DD" w:rsidRPr="00775E2D" w:rsidRDefault="004728DD" w:rsidP="004728DD">
      <w:pPr>
        <w:spacing w:after="0"/>
        <w:rPr>
          <w:rFonts w:ascii="Times New Roman" w:hAnsi="Times New Roman"/>
          <w:sz w:val="24"/>
        </w:rPr>
      </w:pPr>
      <w:hyperlink r:id="rId2183" w:history="1">
        <w:r w:rsidRPr="00775E2D">
          <w:rPr>
            <w:rFonts w:ascii="Times New Roman" w:hAnsi="Times New Roman"/>
            <w:color w:val="0000FF"/>
            <w:sz w:val="24"/>
            <w:u w:val="single"/>
          </w:rPr>
          <w:t>Group leaders' meeting, August 16, 1954, 1954 August 18</w:t>
        </w:r>
      </w:hyperlink>
    </w:p>
    <w:p w14:paraId="4FD074E6" w14:textId="77777777" w:rsidR="004728DD" w:rsidRPr="00775E2D" w:rsidRDefault="004728DD" w:rsidP="004728DD">
      <w:pPr>
        <w:spacing w:after="0"/>
        <w:rPr>
          <w:rFonts w:ascii="Times New Roman" w:hAnsi="Times New Roman"/>
          <w:sz w:val="24"/>
        </w:rPr>
      </w:pPr>
      <w:hyperlink r:id="rId2184" w:history="1">
        <w:r w:rsidRPr="00775E2D">
          <w:rPr>
            <w:rFonts w:ascii="Times New Roman" w:hAnsi="Times New Roman"/>
            <w:color w:val="0000FF"/>
            <w:sz w:val="24"/>
            <w:u w:val="single"/>
          </w:rPr>
          <w:t>Group leaders' meeting - June 11, 1956, 1956 June 13</w:t>
        </w:r>
      </w:hyperlink>
    </w:p>
    <w:p w14:paraId="0B2168BC" w14:textId="77777777" w:rsidR="004728DD" w:rsidRPr="00775E2D" w:rsidRDefault="004728DD" w:rsidP="004728DD">
      <w:pPr>
        <w:spacing w:after="0"/>
        <w:rPr>
          <w:rFonts w:ascii="Times New Roman" w:hAnsi="Times New Roman"/>
          <w:sz w:val="24"/>
        </w:rPr>
      </w:pPr>
      <w:hyperlink r:id="rId2185" w:history="1">
        <w:r w:rsidRPr="00775E2D">
          <w:rPr>
            <w:rFonts w:ascii="Times New Roman" w:hAnsi="Times New Roman"/>
            <w:color w:val="0000FF"/>
            <w:sz w:val="24"/>
            <w:u w:val="single"/>
          </w:rPr>
          <w:t>Group leaders' meeting, June 9, 1952, 1952 June 11</w:t>
        </w:r>
      </w:hyperlink>
    </w:p>
    <w:p w14:paraId="1BBBAB39" w14:textId="77777777" w:rsidR="004728DD" w:rsidRPr="00775E2D" w:rsidRDefault="004728DD" w:rsidP="004728DD">
      <w:pPr>
        <w:spacing w:after="0"/>
        <w:rPr>
          <w:rFonts w:ascii="Times New Roman" w:hAnsi="Times New Roman"/>
          <w:sz w:val="24"/>
        </w:rPr>
      </w:pPr>
      <w:hyperlink r:id="rId2186" w:history="1">
        <w:r w:rsidRPr="00775E2D">
          <w:rPr>
            <w:rFonts w:ascii="Times New Roman" w:hAnsi="Times New Roman"/>
            <w:color w:val="0000FF"/>
            <w:sz w:val="24"/>
            <w:u w:val="single"/>
          </w:rPr>
          <w:t>Group leaders' meeting, October 6, 1952, 1952 October 07</w:t>
        </w:r>
      </w:hyperlink>
    </w:p>
    <w:p w14:paraId="09A462A8" w14:textId="77777777" w:rsidR="004728DD" w:rsidRPr="00775E2D" w:rsidRDefault="004728DD" w:rsidP="004728DD">
      <w:pPr>
        <w:spacing w:after="0"/>
        <w:rPr>
          <w:rFonts w:ascii="Times New Roman" w:hAnsi="Times New Roman"/>
          <w:sz w:val="24"/>
        </w:rPr>
      </w:pPr>
      <w:hyperlink r:id="rId2187" w:history="1">
        <w:r w:rsidRPr="00775E2D">
          <w:rPr>
            <w:rFonts w:ascii="Times New Roman" w:hAnsi="Times New Roman"/>
            <w:color w:val="0000FF"/>
            <w:sz w:val="24"/>
            <w:u w:val="single"/>
          </w:rPr>
          <w:t>Group leaders' meeting, January 5, 1953, 1953 January 06</w:t>
        </w:r>
      </w:hyperlink>
    </w:p>
    <w:p w14:paraId="02697C4F" w14:textId="77777777" w:rsidR="004728DD" w:rsidRPr="00775E2D" w:rsidRDefault="004728DD" w:rsidP="004728DD">
      <w:pPr>
        <w:spacing w:after="0"/>
        <w:rPr>
          <w:rFonts w:ascii="Times New Roman" w:hAnsi="Times New Roman"/>
          <w:sz w:val="24"/>
        </w:rPr>
      </w:pPr>
      <w:hyperlink r:id="rId2188" w:history="1">
        <w:r w:rsidRPr="00775E2D">
          <w:rPr>
            <w:rFonts w:ascii="Times New Roman" w:hAnsi="Times New Roman"/>
            <w:color w:val="0000FF"/>
            <w:sz w:val="24"/>
            <w:u w:val="single"/>
          </w:rPr>
          <w:t>Report of discussion with Messrs. Fogg and Evans from Britain's radar research establishment, 1953 September 18</w:t>
        </w:r>
      </w:hyperlink>
    </w:p>
    <w:p w14:paraId="23D29BCC" w14:textId="77777777" w:rsidR="004728DD" w:rsidRPr="00775E2D" w:rsidRDefault="004728DD" w:rsidP="004728DD">
      <w:pPr>
        <w:spacing w:after="0"/>
        <w:rPr>
          <w:rFonts w:ascii="Times New Roman" w:hAnsi="Times New Roman"/>
          <w:sz w:val="24"/>
        </w:rPr>
      </w:pPr>
      <w:hyperlink r:id="rId2189" w:history="1">
        <w:r w:rsidRPr="00775E2D">
          <w:rPr>
            <w:rFonts w:ascii="Times New Roman" w:hAnsi="Times New Roman"/>
            <w:color w:val="0000FF"/>
            <w:sz w:val="24"/>
            <w:u w:val="single"/>
          </w:rPr>
          <w:t>Group leaders' meeting, January 4, 1954, 1954 January 05</w:t>
        </w:r>
      </w:hyperlink>
    </w:p>
    <w:p w14:paraId="61AFA452" w14:textId="77777777" w:rsidR="004728DD" w:rsidRPr="00775E2D" w:rsidRDefault="004728DD" w:rsidP="004728DD">
      <w:pPr>
        <w:spacing w:after="0"/>
        <w:rPr>
          <w:rFonts w:ascii="Times New Roman" w:hAnsi="Times New Roman"/>
          <w:sz w:val="24"/>
        </w:rPr>
      </w:pPr>
      <w:hyperlink r:id="rId2190" w:history="1">
        <w:r w:rsidRPr="00775E2D">
          <w:rPr>
            <w:rFonts w:ascii="Times New Roman" w:hAnsi="Times New Roman"/>
            <w:color w:val="0000FF"/>
            <w:sz w:val="24"/>
            <w:u w:val="single"/>
          </w:rPr>
          <w:t>Fiscal 1954 budget, 1953 August 18</w:t>
        </w:r>
      </w:hyperlink>
    </w:p>
    <w:p w14:paraId="2A3FCC03" w14:textId="77777777" w:rsidR="004728DD" w:rsidRPr="00775E2D" w:rsidRDefault="004728DD" w:rsidP="004728DD">
      <w:pPr>
        <w:spacing w:after="0"/>
        <w:rPr>
          <w:rFonts w:ascii="Times New Roman" w:hAnsi="Times New Roman"/>
          <w:sz w:val="24"/>
        </w:rPr>
      </w:pPr>
      <w:hyperlink r:id="rId2191" w:history="1">
        <w:r w:rsidRPr="00775E2D">
          <w:rPr>
            <w:rFonts w:ascii="Times New Roman" w:hAnsi="Times New Roman"/>
            <w:color w:val="0000FF"/>
            <w:sz w:val="24"/>
            <w:u w:val="single"/>
          </w:rPr>
          <w:t>Group leaders' meeting, September 8, 1952, 1952 September 08</w:t>
        </w:r>
      </w:hyperlink>
    </w:p>
    <w:p w14:paraId="6C8249FB" w14:textId="77777777" w:rsidR="004728DD" w:rsidRPr="00775E2D" w:rsidRDefault="004728DD" w:rsidP="004728DD">
      <w:pPr>
        <w:spacing w:after="0"/>
        <w:rPr>
          <w:rFonts w:ascii="Times New Roman" w:hAnsi="Times New Roman"/>
          <w:sz w:val="24"/>
        </w:rPr>
      </w:pPr>
      <w:hyperlink r:id="rId2192" w:history="1">
        <w:r w:rsidRPr="00775E2D">
          <w:rPr>
            <w:rFonts w:ascii="Times New Roman" w:hAnsi="Times New Roman"/>
            <w:color w:val="0000FF"/>
            <w:sz w:val="24"/>
            <w:u w:val="single"/>
          </w:rPr>
          <w:t>Group leaders' meeting, February 16, 1953, 1953 February 26</w:t>
        </w:r>
      </w:hyperlink>
    </w:p>
    <w:p w14:paraId="5D5D198B" w14:textId="77777777" w:rsidR="004728DD" w:rsidRPr="00775E2D" w:rsidRDefault="004728DD" w:rsidP="004728DD">
      <w:pPr>
        <w:spacing w:after="0"/>
        <w:rPr>
          <w:rFonts w:ascii="Times New Roman" w:hAnsi="Times New Roman"/>
          <w:sz w:val="24"/>
        </w:rPr>
      </w:pPr>
      <w:hyperlink r:id="rId2193" w:history="1">
        <w:r w:rsidRPr="00775E2D">
          <w:rPr>
            <w:rFonts w:ascii="Times New Roman" w:hAnsi="Times New Roman"/>
            <w:color w:val="0000FF"/>
            <w:sz w:val="24"/>
            <w:u w:val="single"/>
          </w:rPr>
          <w:t>Group leaders' meeting - January 16, 1956, 1956 January 17</w:t>
        </w:r>
      </w:hyperlink>
    </w:p>
    <w:p w14:paraId="57A9D0F9" w14:textId="77777777" w:rsidR="004728DD" w:rsidRPr="00775E2D" w:rsidRDefault="004728DD" w:rsidP="004728DD">
      <w:pPr>
        <w:spacing w:after="0"/>
        <w:rPr>
          <w:rFonts w:ascii="Times New Roman" w:hAnsi="Times New Roman"/>
          <w:sz w:val="24"/>
        </w:rPr>
      </w:pPr>
      <w:hyperlink r:id="rId2194" w:history="1">
        <w:r w:rsidRPr="00775E2D">
          <w:rPr>
            <w:rFonts w:ascii="Times New Roman" w:hAnsi="Times New Roman"/>
            <w:color w:val="0000FF"/>
            <w:sz w:val="24"/>
            <w:u w:val="single"/>
          </w:rPr>
          <w:t>Group leaders' meeting, November 10, 1952, 1952 November 10</w:t>
        </w:r>
      </w:hyperlink>
    </w:p>
    <w:p w14:paraId="28C2B461" w14:textId="77777777" w:rsidR="004728DD" w:rsidRPr="00775E2D" w:rsidRDefault="004728DD" w:rsidP="004728DD">
      <w:pPr>
        <w:spacing w:after="0"/>
        <w:rPr>
          <w:rFonts w:ascii="Times New Roman" w:hAnsi="Times New Roman"/>
          <w:sz w:val="24"/>
        </w:rPr>
      </w:pPr>
      <w:hyperlink r:id="rId2195" w:history="1">
        <w:r w:rsidRPr="00775E2D">
          <w:rPr>
            <w:rFonts w:ascii="Times New Roman" w:hAnsi="Times New Roman"/>
            <w:color w:val="0000FF"/>
            <w:sz w:val="24"/>
            <w:u w:val="single"/>
          </w:rPr>
          <w:t>Group leaders' meeting - October 24, 1955, 1955 October 26</w:t>
        </w:r>
      </w:hyperlink>
    </w:p>
    <w:p w14:paraId="508EB17F" w14:textId="77777777" w:rsidR="004728DD" w:rsidRPr="00775E2D" w:rsidRDefault="004728DD" w:rsidP="004728DD">
      <w:pPr>
        <w:spacing w:after="0"/>
        <w:rPr>
          <w:rFonts w:ascii="Times New Roman" w:hAnsi="Times New Roman"/>
          <w:sz w:val="24"/>
        </w:rPr>
      </w:pPr>
      <w:hyperlink r:id="rId2196" w:history="1">
        <w:r w:rsidRPr="00775E2D">
          <w:rPr>
            <w:rFonts w:ascii="Times New Roman" w:hAnsi="Times New Roman"/>
            <w:color w:val="0000FF"/>
            <w:sz w:val="24"/>
            <w:u w:val="single"/>
          </w:rPr>
          <w:t>Group leaders' meeting, June 8, 1953, 1953 June 09</w:t>
        </w:r>
      </w:hyperlink>
    </w:p>
    <w:p w14:paraId="0D3C4130" w14:textId="77777777" w:rsidR="004728DD" w:rsidRPr="00775E2D" w:rsidRDefault="004728DD" w:rsidP="004728DD">
      <w:pPr>
        <w:spacing w:after="0"/>
        <w:rPr>
          <w:rFonts w:ascii="Times New Roman" w:hAnsi="Times New Roman"/>
          <w:sz w:val="24"/>
        </w:rPr>
      </w:pPr>
      <w:hyperlink r:id="rId2197" w:history="1">
        <w:r w:rsidRPr="00775E2D">
          <w:rPr>
            <w:rFonts w:ascii="Times New Roman" w:hAnsi="Times New Roman"/>
            <w:color w:val="0000FF"/>
            <w:sz w:val="24"/>
            <w:u w:val="single"/>
          </w:rPr>
          <w:t>Group leaders' meeting, December 21, 1953, 1953 December 21</w:t>
        </w:r>
      </w:hyperlink>
    </w:p>
    <w:p w14:paraId="5B9D7F11" w14:textId="77777777" w:rsidR="004728DD" w:rsidRPr="00775E2D" w:rsidRDefault="004728DD" w:rsidP="004728DD">
      <w:pPr>
        <w:spacing w:after="0"/>
        <w:rPr>
          <w:rFonts w:ascii="Times New Roman" w:hAnsi="Times New Roman"/>
          <w:sz w:val="24"/>
        </w:rPr>
      </w:pPr>
      <w:hyperlink r:id="rId2198" w:history="1">
        <w:r w:rsidRPr="00775E2D">
          <w:rPr>
            <w:rFonts w:ascii="Times New Roman" w:hAnsi="Times New Roman"/>
            <w:color w:val="0000FF"/>
            <w:sz w:val="24"/>
            <w:u w:val="single"/>
          </w:rPr>
          <w:t>Group leaders' meeting, March 22, 1954, 1954 March 22</w:t>
        </w:r>
      </w:hyperlink>
    </w:p>
    <w:p w14:paraId="44208498" w14:textId="77777777" w:rsidR="004728DD" w:rsidRPr="00775E2D" w:rsidRDefault="004728DD" w:rsidP="004728DD">
      <w:pPr>
        <w:spacing w:after="0"/>
        <w:rPr>
          <w:rFonts w:ascii="Times New Roman" w:hAnsi="Times New Roman"/>
          <w:sz w:val="24"/>
        </w:rPr>
      </w:pPr>
      <w:hyperlink r:id="rId2199" w:history="1">
        <w:r w:rsidRPr="00775E2D">
          <w:rPr>
            <w:rFonts w:ascii="Times New Roman" w:hAnsi="Times New Roman"/>
            <w:color w:val="0000FF"/>
            <w:sz w:val="24"/>
            <w:u w:val="single"/>
          </w:rPr>
          <w:t>Group leaders' meeting, October 11, 1954, 1954 October 13</w:t>
        </w:r>
      </w:hyperlink>
    </w:p>
    <w:p w14:paraId="2E8B97C2" w14:textId="77777777" w:rsidR="004728DD" w:rsidRPr="00775E2D" w:rsidRDefault="004728DD" w:rsidP="004728DD">
      <w:pPr>
        <w:spacing w:after="0"/>
        <w:rPr>
          <w:rFonts w:ascii="Times New Roman" w:hAnsi="Times New Roman"/>
          <w:sz w:val="24"/>
        </w:rPr>
      </w:pPr>
      <w:hyperlink r:id="rId2200" w:history="1">
        <w:r w:rsidRPr="00775E2D">
          <w:rPr>
            <w:rFonts w:ascii="Times New Roman" w:hAnsi="Times New Roman"/>
            <w:color w:val="0000FF"/>
            <w:sz w:val="24"/>
            <w:u w:val="single"/>
          </w:rPr>
          <w:t>Group leaders' meeting, February 9, 1953, 1953 February 10</w:t>
        </w:r>
      </w:hyperlink>
    </w:p>
    <w:p w14:paraId="3C49AD77" w14:textId="77777777" w:rsidR="004728DD" w:rsidRPr="00775E2D" w:rsidRDefault="004728DD" w:rsidP="004728DD">
      <w:pPr>
        <w:spacing w:after="0"/>
        <w:rPr>
          <w:rFonts w:ascii="Times New Roman" w:hAnsi="Times New Roman"/>
          <w:sz w:val="24"/>
        </w:rPr>
      </w:pPr>
      <w:hyperlink r:id="rId2201" w:history="1">
        <w:r w:rsidRPr="00775E2D">
          <w:rPr>
            <w:rFonts w:ascii="Times New Roman" w:hAnsi="Times New Roman"/>
            <w:color w:val="0000FF"/>
            <w:sz w:val="24"/>
            <w:u w:val="single"/>
          </w:rPr>
          <w:t>Group leaders' meeting, April 7, 1952, 1952 April 09</w:t>
        </w:r>
      </w:hyperlink>
    </w:p>
    <w:p w14:paraId="71908CB6" w14:textId="77777777" w:rsidR="004728DD" w:rsidRPr="00775E2D" w:rsidRDefault="004728DD" w:rsidP="004728DD">
      <w:pPr>
        <w:spacing w:after="0"/>
        <w:rPr>
          <w:rFonts w:ascii="Times New Roman" w:hAnsi="Times New Roman"/>
          <w:sz w:val="24"/>
        </w:rPr>
      </w:pPr>
      <w:hyperlink r:id="rId2202" w:history="1">
        <w:r w:rsidRPr="00775E2D">
          <w:rPr>
            <w:rFonts w:ascii="Times New Roman" w:hAnsi="Times New Roman"/>
            <w:color w:val="0000FF"/>
            <w:sz w:val="24"/>
            <w:u w:val="single"/>
          </w:rPr>
          <w:t>Group leaders' meeting, May 18, 1953, 1953 May 21</w:t>
        </w:r>
      </w:hyperlink>
    </w:p>
    <w:p w14:paraId="51732431" w14:textId="77777777" w:rsidR="004728DD" w:rsidRPr="00775E2D" w:rsidRDefault="004728DD" w:rsidP="004728DD">
      <w:pPr>
        <w:spacing w:after="0"/>
        <w:rPr>
          <w:rFonts w:ascii="Times New Roman" w:hAnsi="Times New Roman"/>
          <w:sz w:val="24"/>
        </w:rPr>
      </w:pPr>
      <w:hyperlink r:id="rId2203" w:history="1">
        <w:r w:rsidRPr="00775E2D">
          <w:rPr>
            <w:rFonts w:ascii="Times New Roman" w:hAnsi="Times New Roman"/>
            <w:color w:val="0000FF"/>
            <w:sz w:val="24"/>
            <w:u w:val="single"/>
          </w:rPr>
          <w:t>Group leaders' meeting - March 12, 1956, 1956 April 25</w:t>
        </w:r>
      </w:hyperlink>
    </w:p>
    <w:p w14:paraId="4940523A" w14:textId="77777777" w:rsidR="004728DD" w:rsidRPr="00775E2D" w:rsidRDefault="004728DD" w:rsidP="004728DD">
      <w:pPr>
        <w:spacing w:after="0"/>
        <w:rPr>
          <w:rFonts w:ascii="Times New Roman" w:hAnsi="Times New Roman"/>
          <w:sz w:val="24"/>
        </w:rPr>
      </w:pPr>
      <w:hyperlink r:id="rId2204" w:history="1">
        <w:r w:rsidRPr="00775E2D">
          <w:rPr>
            <w:rFonts w:ascii="Times New Roman" w:hAnsi="Times New Roman"/>
            <w:color w:val="0000FF"/>
            <w:sz w:val="24"/>
            <w:u w:val="single"/>
          </w:rPr>
          <w:t>Group leaders' meeting, January 26, 1953, 1953 January 27</w:t>
        </w:r>
      </w:hyperlink>
    </w:p>
    <w:p w14:paraId="439F6086" w14:textId="77777777" w:rsidR="004728DD" w:rsidRPr="00775E2D" w:rsidRDefault="004728DD" w:rsidP="004728DD">
      <w:pPr>
        <w:spacing w:after="0"/>
        <w:rPr>
          <w:rFonts w:ascii="Times New Roman" w:hAnsi="Times New Roman"/>
          <w:sz w:val="24"/>
        </w:rPr>
      </w:pPr>
      <w:hyperlink r:id="rId2205" w:history="1">
        <w:r w:rsidRPr="00775E2D">
          <w:rPr>
            <w:rFonts w:ascii="Times New Roman" w:hAnsi="Times New Roman"/>
            <w:color w:val="0000FF"/>
            <w:sz w:val="24"/>
            <w:u w:val="single"/>
          </w:rPr>
          <w:t>Group leaders' meeting, August 3, 1953, 1953 August 03</w:t>
        </w:r>
      </w:hyperlink>
    </w:p>
    <w:p w14:paraId="5446CC45" w14:textId="77777777" w:rsidR="004728DD" w:rsidRPr="00775E2D" w:rsidRDefault="004728DD" w:rsidP="004728DD">
      <w:pPr>
        <w:spacing w:after="0"/>
        <w:rPr>
          <w:rFonts w:ascii="Times New Roman" w:hAnsi="Times New Roman"/>
          <w:sz w:val="24"/>
        </w:rPr>
      </w:pPr>
      <w:hyperlink r:id="rId2206" w:history="1">
        <w:r w:rsidRPr="00775E2D">
          <w:rPr>
            <w:rFonts w:ascii="Times New Roman" w:hAnsi="Times New Roman"/>
            <w:color w:val="0000FF"/>
            <w:sz w:val="24"/>
            <w:u w:val="single"/>
          </w:rPr>
          <w:t>Group leaders' meeting, July 21, 1952, 1952 July 21</w:t>
        </w:r>
      </w:hyperlink>
    </w:p>
    <w:p w14:paraId="3B1759DE" w14:textId="77777777" w:rsidR="004728DD" w:rsidRPr="00775E2D" w:rsidRDefault="004728DD" w:rsidP="004728DD">
      <w:pPr>
        <w:spacing w:after="0"/>
        <w:rPr>
          <w:rFonts w:ascii="Times New Roman" w:hAnsi="Times New Roman"/>
          <w:sz w:val="24"/>
        </w:rPr>
      </w:pPr>
      <w:hyperlink r:id="rId2207" w:history="1">
        <w:r w:rsidRPr="00775E2D">
          <w:rPr>
            <w:rFonts w:ascii="Times New Roman" w:hAnsi="Times New Roman"/>
            <w:color w:val="0000FF"/>
            <w:sz w:val="24"/>
            <w:u w:val="single"/>
          </w:rPr>
          <w:t>Division 6 fiscal 1954 extraordinary budget, 1954 January 05</w:t>
        </w:r>
      </w:hyperlink>
    </w:p>
    <w:p w14:paraId="09DF7B95" w14:textId="77777777" w:rsidR="004728DD" w:rsidRPr="00775E2D" w:rsidRDefault="004728DD" w:rsidP="004728DD">
      <w:pPr>
        <w:spacing w:after="0"/>
        <w:rPr>
          <w:rFonts w:ascii="Times New Roman" w:hAnsi="Times New Roman"/>
          <w:sz w:val="24"/>
        </w:rPr>
      </w:pPr>
      <w:hyperlink r:id="rId2208" w:history="1">
        <w:r w:rsidRPr="00775E2D">
          <w:rPr>
            <w:rFonts w:ascii="Times New Roman" w:hAnsi="Times New Roman"/>
            <w:color w:val="0000FF"/>
            <w:sz w:val="24"/>
            <w:u w:val="single"/>
          </w:rPr>
          <w:t>Group leaders' meeting, February 28, 1955, 1955 March 02</w:t>
        </w:r>
      </w:hyperlink>
    </w:p>
    <w:p w14:paraId="5D94C61D" w14:textId="77777777" w:rsidR="004728DD" w:rsidRPr="00775E2D" w:rsidRDefault="004728DD" w:rsidP="004728DD">
      <w:pPr>
        <w:spacing w:after="0"/>
        <w:rPr>
          <w:rFonts w:ascii="Times New Roman" w:hAnsi="Times New Roman"/>
          <w:sz w:val="24"/>
        </w:rPr>
      </w:pPr>
      <w:hyperlink r:id="rId2209" w:history="1">
        <w:r w:rsidRPr="00775E2D">
          <w:rPr>
            <w:rFonts w:ascii="Times New Roman" w:hAnsi="Times New Roman"/>
            <w:color w:val="0000FF"/>
            <w:sz w:val="24"/>
            <w:u w:val="single"/>
          </w:rPr>
          <w:t>Limited Memorandum L-65, 1952 October 13</w:t>
        </w:r>
      </w:hyperlink>
    </w:p>
    <w:p w14:paraId="2F812F36" w14:textId="77777777" w:rsidR="004728DD" w:rsidRPr="00775E2D" w:rsidRDefault="004728DD" w:rsidP="004728DD">
      <w:pPr>
        <w:spacing w:after="0"/>
        <w:rPr>
          <w:rFonts w:ascii="Times New Roman" w:hAnsi="Times New Roman"/>
          <w:sz w:val="24"/>
        </w:rPr>
      </w:pPr>
      <w:hyperlink r:id="rId2210" w:history="1">
        <w:r w:rsidRPr="00775E2D">
          <w:rPr>
            <w:rFonts w:ascii="Times New Roman" w:hAnsi="Times New Roman"/>
            <w:color w:val="0000FF"/>
            <w:sz w:val="24"/>
            <w:u w:val="single"/>
          </w:rPr>
          <w:t>Group leaders' meeting, July 11, 1955, 1955 July 25</w:t>
        </w:r>
      </w:hyperlink>
    </w:p>
    <w:p w14:paraId="09FCFAF2" w14:textId="77777777" w:rsidR="004728DD" w:rsidRPr="00775E2D" w:rsidRDefault="004728DD" w:rsidP="004728DD">
      <w:pPr>
        <w:spacing w:after="0"/>
        <w:rPr>
          <w:rFonts w:ascii="Times New Roman" w:hAnsi="Times New Roman"/>
          <w:sz w:val="24"/>
        </w:rPr>
      </w:pPr>
      <w:hyperlink r:id="rId2211" w:history="1">
        <w:r w:rsidRPr="00775E2D">
          <w:rPr>
            <w:rFonts w:ascii="Times New Roman" w:hAnsi="Times New Roman"/>
            <w:color w:val="0000FF"/>
            <w:sz w:val="24"/>
            <w:u w:val="single"/>
          </w:rPr>
          <w:t>Group leaders' meeting, August 11, 1952, 1952 August 11</w:t>
        </w:r>
      </w:hyperlink>
    </w:p>
    <w:p w14:paraId="4933BE9A" w14:textId="77777777" w:rsidR="004728DD" w:rsidRPr="00775E2D" w:rsidRDefault="004728DD" w:rsidP="004728DD">
      <w:pPr>
        <w:spacing w:after="0"/>
        <w:rPr>
          <w:rFonts w:ascii="Times New Roman" w:hAnsi="Times New Roman"/>
          <w:sz w:val="24"/>
        </w:rPr>
      </w:pPr>
      <w:hyperlink r:id="rId2212" w:history="1">
        <w:r w:rsidRPr="00775E2D">
          <w:rPr>
            <w:rFonts w:ascii="Times New Roman" w:hAnsi="Times New Roman"/>
            <w:color w:val="0000FF"/>
            <w:sz w:val="24"/>
            <w:u w:val="single"/>
          </w:rPr>
          <w:t>Group leaders' meeting, January 3, 1955, 1955 January 03</w:t>
        </w:r>
      </w:hyperlink>
    </w:p>
    <w:p w14:paraId="6123E59F" w14:textId="77777777" w:rsidR="004728DD" w:rsidRPr="00775E2D" w:rsidRDefault="004728DD" w:rsidP="004728DD">
      <w:pPr>
        <w:spacing w:after="0"/>
        <w:rPr>
          <w:rFonts w:ascii="Times New Roman" w:hAnsi="Times New Roman"/>
          <w:sz w:val="24"/>
        </w:rPr>
      </w:pPr>
      <w:hyperlink r:id="rId2213" w:history="1">
        <w:r w:rsidRPr="00775E2D">
          <w:rPr>
            <w:rFonts w:ascii="Times New Roman" w:hAnsi="Times New Roman"/>
            <w:color w:val="0000FF"/>
            <w:sz w:val="24"/>
            <w:u w:val="single"/>
          </w:rPr>
          <w:t>Group leaders' meeting - June 18, 1956, 1956 June 20</w:t>
        </w:r>
      </w:hyperlink>
    </w:p>
    <w:p w14:paraId="392CF022" w14:textId="77777777" w:rsidR="004728DD" w:rsidRPr="00775E2D" w:rsidRDefault="004728DD" w:rsidP="004728DD">
      <w:pPr>
        <w:spacing w:after="0"/>
        <w:rPr>
          <w:rFonts w:ascii="Times New Roman" w:hAnsi="Times New Roman"/>
          <w:sz w:val="24"/>
        </w:rPr>
      </w:pPr>
      <w:hyperlink r:id="rId2214" w:history="1">
        <w:r w:rsidRPr="00775E2D">
          <w:rPr>
            <w:rFonts w:ascii="Times New Roman" w:hAnsi="Times New Roman"/>
            <w:color w:val="0000FF"/>
            <w:sz w:val="24"/>
            <w:u w:val="single"/>
          </w:rPr>
          <w:t>Group leaders' meeting, June 29, 1953, 1953 June 30</w:t>
        </w:r>
      </w:hyperlink>
    </w:p>
    <w:p w14:paraId="0C052D5C" w14:textId="77777777" w:rsidR="004728DD" w:rsidRPr="00775E2D" w:rsidRDefault="004728DD" w:rsidP="004728DD">
      <w:pPr>
        <w:spacing w:after="0"/>
        <w:rPr>
          <w:rFonts w:ascii="Times New Roman" w:hAnsi="Times New Roman"/>
          <w:sz w:val="24"/>
        </w:rPr>
      </w:pPr>
      <w:hyperlink r:id="rId2215" w:history="1">
        <w:r w:rsidRPr="00775E2D">
          <w:rPr>
            <w:rFonts w:ascii="Times New Roman" w:hAnsi="Times New Roman"/>
            <w:color w:val="0000FF"/>
            <w:sz w:val="24"/>
            <w:u w:val="single"/>
          </w:rPr>
          <w:t>Group leaders' meeting, June 30, 1952, 1952 June 30</w:t>
        </w:r>
      </w:hyperlink>
    </w:p>
    <w:p w14:paraId="3DA9D034" w14:textId="77777777" w:rsidR="004728DD" w:rsidRPr="00775E2D" w:rsidRDefault="004728DD" w:rsidP="004728DD">
      <w:pPr>
        <w:spacing w:after="0"/>
        <w:rPr>
          <w:rFonts w:ascii="Times New Roman" w:hAnsi="Times New Roman"/>
          <w:sz w:val="24"/>
        </w:rPr>
      </w:pPr>
      <w:hyperlink r:id="rId2216" w:history="1">
        <w:r w:rsidRPr="00775E2D">
          <w:rPr>
            <w:rFonts w:ascii="Times New Roman" w:hAnsi="Times New Roman"/>
            <w:color w:val="0000FF"/>
            <w:sz w:val="24"/>
            <w:u w:val="single"/>
          </w:rPr>
          <w:t>Group leaders' meeting, September 27, 1954, 1954 September 29</w:t>
        </w:r>
      </w:hyperlink>
    </w:p>
    <w:p w14:paraId="36A5340E" w14:textId="77777777" w:rsidR="004728DD" w:rsidRPr="00775E2D" w:rsidRDefault="004728DD" w:rsidP="004728DD">
      <w:pPr>
        <w:spacing w:after="0"/>
        <w:rPr>
          <w:rFonts w:ascii="Times New Roman" w:hAnsi="Times New Roman"/>
          <w:sz w:val="24"/>
        </w:rPr>
      </w:pPr>
      <w:hyperlink r:id="rId2217" w:history="1">
        <w:r w:rsidRPr="00775E2D">
          <w:rPr>
            <w:rFonts w:ascii="Times New Roman" w:hAnsi="Times New Roman"/>
            <w:color w:val="0000FF"/>
            <w:sz w:val="24"/>
            <w:u w:val="single"/>
          </w:rPr>
          <w:t>Group leaders' meeting, January 31, 1955, 1955 February 01</w:t>
        </w:r>
      </w:hyperlink>
    </w:p>
    <w:p w14:paraId="7ACADCC4" w14:textId="77777777" w:rsidR="004728DD" w:rsidRPr="00775E2D" w:rsidRDefault="004728DD" w:rsidP="004728DD">
      <w:pPr>
        <w:spacing w:after="0"/>
        <w:rPr>
          <w:rFonts w:ascii="Times New Roman" w:hAnsi="Times New Roman"/>
          <w:sz w:val="24"/>
        </w:rPr>
      </w:pPr>
      <w:hyperlink r:id="rId2218" w:history="1">
        <w:r w:rsidRPr="00775E2D">
          <w:rPr>
            <w:rFonts w:ascii="Times New Roman" w:hAnsi="Times New Roman"/>
            <w:color w:val="0000FF"/>
            <w:sz w:val="24"/>
            <w:u w:val="single"/>
          </w:rPr>
          <w:t>Committee-236 meeting minutes (fourth meeting, 25 January 1956), 1956 February 14</w:t>
        </w:r>
      </w:hyperlink>
    </w:p>
    <w:p w14:paraId="538449AE" w14:textId="77777777" w:rsidR="004728DD" w:rsidRPr="00775E2D" w:rsidRDefault="004728DD" w:rsidP="004728DD">
      <w:pPr>
        <w:spacing w:after="0"/>
        <w:rPr>
          <w:rFonts w:ascii="Times New Roman" w:hAnsi="Times New Roman"/>
          <w:sz w:val="24"/>
        </w:rPr>
      </w:pPr>
      <w:hyperlink r:id="rId2219" w:history="1">
        <w:r w:rsidRPr="00775E2D">
          <w:rPr>
            <w:rFonts w:ascii="Times New Roman" w:hAnsi="Times New Roman"/>
            <w:color w:val="0000FF"/>
            <w:sz w:val="24"/>
            <w:u w:val="single"/>
          </w:rPr>
          <w:t>Group leaders' meeting - June 25, 1956, 1956 June 27</w:t>
        </w:r>
      </w:hyperlink>
    </w:p>
    <w:p w14:paraId="150B896E" w14:textId="77777777" w:rsidR="004728DD" w:rsidRPr="00775E2D" w:rsidRDefault="004728DD" w:rsidP="004728DD">
      <w:pPr>
        <w:spacing w:after="0"/>
        <w:rPr>
          <w:rFonts w:ascii="Times New Roman" w:hAnsi="Times New Roman"/>
          <w:sz w:val="24"/>
        </w:rPr>
      </w:pPr>
      <w:hyperlink r:id="rId2220" w:history="1">
        <w:r w:rsidRPr="00775E2D">
          <w:rPr>
            <w:rFonts w:ascii="Times New Roman" w:hAnsi="Times New Roman"/>
            <w:color w:val="0000FF"/>
            <w:sz w:val="24"/>
            <w:u w:val="single"/>
          </w:rPr>
          <w:t>Quarterly Progress Reports, 1955 May 19</w:t>
        </w:r>
      </w:hyperlink>
    </w:p>
    <w:p w14:paraId="76A4060B" w14:textId="77777777" w:rsidR="004728DD" w:rsidRPr="00775E2D" w:rsidRDefault="004728DD" w:rsidP="004728DD">
      <w:pPr>
        <w:spacing w:after="0"/>
        <w:rPr>
          <w:rFonts w:ascii="Times New Roman" w:hAnsi="Times New Roman"/>
          <w:sz w:val="24"/>
        </w:rPr>
      </w:pPr>
      <w:hyperlink r:id="rId2221" w:history="1">
        <w:r w:rsidRPr="00775E2D">
          <w:rPr>
            <w:rFonts w:ascii="Times New Roman" w:hAnsi="Times New Roman"/>
            <w:color w:val="0000FF"/>
            <w:sz w:val="24"/>
            <w:u w:val="single"/>
          </w:rPr>
          <w:t>Group leaders' meeting, November 9, 1953, 1953 November 10</w:t>
        </w:r>
      </w:hyperlink>
    </w:p>
    <w:p w14:paraId="0D88BFF9" w14:textId="77777777" w:rsidR="004728DD" w:rsidRPr="00775E2D" w:rsidRDefault="004728DD" w:rsidP="004728DD">
      <w:pPr>
        <w:spacing w:after="0"/>
        <w:rPr>
          <w:rFonts w:ascii="Times New Roman" w:hAnsi="Times New Roman"/>
          <w:sz w:val="24"/>
        </w:rPr>
      </w:pPr>
      <w:hyperlink r:id="rId2222" w:history="1">
        <w:r w:rsidRPr="00775E2D">
          <w:rPr>
            <w:rFonts w:ascii="Times New Roman" w:hAnsi="Times New Roman"/>
            <w:color w:val="0000FF"/>
            <w:sz w:val="24"/>
            <w:u w:val="single"/>
          </w:rPr>
          <w:t>Group leaders' meeting, July 7, 1952, 1952 July 08</w:t>
        </w:r>
      </w:hyperlink>
    </w:p>
    <w:p w14:paraId="52395D31" w14:textId="77777777" w:rsidR="004728DD" w:rsidRPr="00775E2D" w:rsidRDefault="004728DD" w:rsidP="004728DD">
      <w:pPr>
        <w:spacing w:after="0"/>
        <w:rPr>
          <w:rFonts w:ascii="Times New Roman" w:hAnsi="Times New Roman"/>
          <w:sz w:val="24"/>
        </w:rPr>
      </w:pPr>
      <w:hyperlink r:id="rId2223" w:history="1">
        <w:r w:rsidRPr="00775E2D">
          <w:rPr>
            <w:rFonts w:ascii="Times New Roman" w:hAnsi="Times New Roman"/>
            <w:color w:val="0000FF"/>
            <w:sz w:val="24"/>
            <w:u w:val="single"/>
          </w:rPr>
          <w:t>Group leaders' meeting, December 8, 1952, 1952 December 09</w:t>
        </w:r>
      </w:hyperlink>
    </w:p>
    <w:p w14:paraId="7DB9014E" w14:textId="77777777" w:rsidR="004728DD" w:rsidRPr="00775E2D" w:rsidRDefault="004728DD" w:rsidP="004728DD">
      <w:pPr>
        <w:spacing w:after="0"/>
        <w:rPr>
          <w:rFonts w:ascii="Times New Roman" w:hAnsi="Times New Roman"/>
          <w:sz w:val="24"/>
        </w:rPr>
      </w:pPr>
      <w:hyperlink r:id="rId2224" w:history="1">
        <w:r w:rsidRPr="00775E2D">
          <w:rPr>
            <w:rFonts w:ascii="Times New Roman" w:hAnsi="Times New Roman"/>
            <w:color w:val="0000FF"/>
            <w:sz w:val="24"/>
            <w:u w:val="single"/>
          </w:rPr>
          <w:t>Group leaders' meeting, June 14, 1954, 1954 June 15</w:t>
        </w:r>
      </w:hyperlink>
    </w:p>
    <w:p w14:paraId="3D740BBE" w14:textId="77777777" w:rsidR="004728DD" w:rsidRPr="00775E2D" w:rsidRDefault="004728DD" w:rsidP="004728DD">
      <w:pPr>
        <w:spacing w:after="0"/>
        <w:rPr>
          <w:rFonts w:ascii="Times New Roman" w:hAnsi="Times New Roman"/>
          <w:sz w:val="24"/>
        </w:rPr>
      </w:pPr>
      <w:hyperlink r:id="rId2225" w:history="1">
        <w:r w:rsidRPr="00775E2D">
          <w:rPr>
            <w:rFonts w:ascii="Times New Roman" w:hAnsi="Times New Roman"/>
            <w:color w:val="0000FF"/>
            <w:sz w:val="24"/>
            <w:u w:val="single"/>
          </w:rPr>
          <w:t>Group leaders' meeting, June 1, 1954, 1954 June 04</w:t>
        </w:r>
      </w:hyperlink>
    </w:p>
    <w:p w14:paraId="27F33BFC" w14:textId="77777777" w:rsidR="004728DD" w:rsidRPr="00775E2D" w:rsidRDefault="004728DD" w:rsidP="004728DD">
      <w:pPr>
        <w:spacing w:after="0"/>
        <w:rPr>
          <w:rFonts w:ascii="Times New Roman" w:hAnsi="Times New Roman"/>
          <w:sz w:val="24"/>
        </w:rPr>
      </w:pPr>
      <w:hyperlink r:id="rId2226" w:history="1">
        <w:r w:rsidRPr="00775E2D">
          <w:rPr>
            <w:rFonts w:ascii="Times New Roman" w:hAnsi="Times New Roman"/>
            <w:color w:val="0000FF"/>
            <w:sz w:val="24"/>
            <w:u w:val="single"/>
          </w:rPr>
          <w:t>Group leaders' meeting, April 6, 1953, 1953 April 08</w:t>
        </w:r>
      </w:hyperlink>
    </w:p>
    <w:p w14:paraId="395102B9" w14:textId="77777777" w:rsidR="004728DD" w:rsidRPr="00775E2D" w:rsidRDefault="004728DD" w:rsidP="004728DD">
      <w:pPr>
        <w:spacing w:after="0"/>
        <w:rPr>
          <w:rFonts w:ascii="Times New Roman" w:hAnsi="Times New Roman"/>
          <w:sz w:val="24"/>
        </w:rPr>
      </w:pPr>
      <w:hyperlink r:id="rId2227" w:history="1">
        <w:r w:rsidRPr="00775E2D">
          <w:rPr>
            <w:rFonts w:ascii="Times New Roman" w:hAnsi="Times New Roman"/>
            <w:color w:val="0000FF"/>
            <w:sz w:val="24"/>
            <w:u w:val="single"/>
          </w:rPr>
          <w:t>Group leaders' meeting, December 27, 1954, 1954 December 30</w:t>
        </w:r>
      </w:hyperlink>
    </w:p>
    <w:p w14:paraId="73E23451" w14:textId="77777777" w:rsidR="004728DD" w:rsidRPr="00775E2D" w:rsidRDefault="004728DD" w:rsidP="004728DD">
      <w:pPr>
        <w:spacing w:after="0"/>
        <w:rPr>
          <w:rFonts w:ascii="Times New Roman" w:hAnsi="Times New Roman"/>
          <w:sz w:val="24"/>
        </w:rPr>
      </w:pPr>
      <w:hyperlink r:id="rId2228" w:history="1">
        <w:r w:rsidRPr="00775E2D">
          <w:rPr>
            <w:rFonts w:ascii="Times New Roman" w:hAnsi="Times New Roman"/>
            <w:color w:val="0000FF"/>
            <w:sz w:val="24"/>
            <w:u w:val="single"/>
          </w:rPr>
          <w:t>Group leaders' meeting, June 16, 1952, 1952 June 17</w:t>
        </w:r>
      </w:hyperlink>
    </w:p>
    <w:p w14:paraId="47FE01B5" w14:textId="77777777" w:rsidR="004728DD" w:rsidRPr="00775E2D" w:rsidRDefault="004728DD" w:rsidP="004728DD">
      <w:pPr>
        <w:spacing w:after="0"/>
        <w:rPr>
          <w:rFonts w:ascii="Times New Roman" w:hAnsi="Times New Roman"/>
          <w:sz w:val="24"/>
        </w:rPr>
      </w:pPr>
      <w:hyperlink r:id="rId2229" w:history="1">
        <w:r w:rsidRPr="00775E2D">
          <w:rPr>
            <w:rFonts w:ascii="Times New Roman" w:hAnsi="Times New Roman"/>
            <w:color w:val="0000FF"/>
            <w:sz w:val="24"/>
            <w:u w:val="single"/>
          </w:rPr>
          <w:t>Group leaders' meeting, January 18, 1954, 1954 January 19</w:t>
        </w:r>
      </w:hyperlink>
    </w:p>
    <w:p w14:paraId="76946760" w14:textId="77777777" w:rsidR="004728DD" w:rsidRPr="00775E2D" w:rsidRDefault="004728DD" w:rsidP="004728DD">
      <w:pPr>
        <w:spacing w:after="0"/>
        <w:rPr>
          <w:rFonts w:ascii="Times New Roman" w:hAnsi="Times New Roman"/>
          <w:sz w:val="24"/>
        </w:rPr>
      </w:pPr>
      <w:hyperlink r:id="rId2230" w:history="1">
        <w:r w:rsidRPr="00775E2D">
          <w:rPr>
            <w:rFonts w:ascii="Times New Roman" w:hAnsi="Times New Roman"/>
            <w:color w:val="0000FF"/>
            <w:sz w:val="24"/>
            <w:u w:val="single"/>
          </w:rPr>
          <w:t>Proposed responsibilities for tasks in Memorandum 6M-3416, 1955 March 16</w:t>
        </w:r>
      </w:hyperlink>
    </w:p>
    <w:p w14:paraId="364EB9EC" w14:textId="77777777" w:rsidR="004728DD" w:rsidRPr="00775E2D" w:rsidRDefault="004728DD" w:rsidP="004728DD">
      <w:pPr>
        <w:spacing w:after="0"/>
        <w:rPr>
          <w:rFonts w:ascii="Times New Roman" w:hAnsi="Times New Roman"/>
          <w:sz w:val="24"/>
        </w:rPr>
      </w:pPr>
      <w:hyperlink r:id="rId2231" w:history="1">
        <w:r w:rsidRPr="00775E2D">
          <w:rPr>
            <w:rFonts w:ascii="Times New Roman" w:hAnsi="Times New Roman"/>
            <w:color w:val="0000FF"/>
            <w:sz w:val="24"/>
            <w:u w:val="single"/>
          </w:rPr>
          <w:t>Committee-236 meeting minutes (sixth meeting, 21 February 1956), 1956 February 28</w:t>
        </w:r>
      </w:hyperlink>
    </w:p>
    <w:p w14:paraId="053F69E1" w14:textId="77777777" w:rsidR="004728DD" w:rsidRPr="00775E2D" w:rsidRDefault="004728DD" w:rsidP="004728DD">
      <w:pPr>
        <w:spacing w:after="0"/>
        <w:rPr>
          <w:rFonts w:ascii="Times New Roman" w:hAnsi="Times New Roman"/>
          <w:sz w:val="24"/>
        </w:rPr>
      </w:pPr>
      <w:hyperlink r:id="rId2232" w:history="1">
        <w:r w:rsidRPr="00775E2D">
          <w:rPr>
            <w:rFonts w:ascii="Times New Roman" w:hAnsi="Times New Roman"/>
            <w:color w:val="0000FF"/>
            <w:sz w:val="24"/>
            <w:u w:val="single"/>
          </w:rPr>
          <w:t>Group leaders' meeting, January 12, 1953, 1953 January 14</w:t>
        </w:r>
      </w:hyperlink>
    </w:p>
    <w:p w14:paraId="6CCD99BA" w14:textId="77777777" w:rsidR="004728DD" w:rsidRPr="00775E2D" w:rsidRDefault="004728DD" w:rsidP="004728DD">
      <w:pPr>
        <w:spacing w:after="0"/>
        <w:rPr>
          <w:rFonts w:ascii="Times New Roman" w:hAnsi="Times New Roman"/>
          <w:sz w:val="24"/>
        </w:rPr>
      </w:pPr>
      <w:hyperlink r:id="rId2233" w:history="1">
        <w:r w:rsidRPr="00775E2D">
          <w:rPr>
            <w:rFonts w:ascii="Times New Roman" w:hAnsi="Times New Roman"/>
            <w:color w:val="0000FF"/>
            <w:sz w:val="24"/>
            <w:u w:val="single"/>
          </w:rPr>
          <w:t>Group leaders' meeting, September 14, 1953, 1953 September 15</w:t>
        </w:r>
      </w:hyperlink>
    </w:p>
    <w:p w14:paraId="268F6F3B" w14:textId="77777777" w:rsidR="004728DD" w:rsidRPr="00775E2D" w:rsidRDefault="004728DD" w:rsidP="004728DD">
      <w:pPr>
        <w:spacing w:after="0"/>
        <w:rPr>
          <w:rFonts w:ascii="Times New Roman" w:hAnsi="Times New Roman"/>
          <w:sz w:val="24"/>
        </w:rPr>
      </w:pPr>
      <w:hyperlink r:id="rId2234" w:history="1">
        <w:r w:rsidRPr="00775E2D">
          <w:rPr>
            <w:rFonts w:ascii="Times New Roman" w:hAnsi="Times New Roman"/>
            <w:color w:val="0000FF"/>
            <w:sz w:val="24"/>
            <w:u w:val="single"/>
          </w:rPr>
          <w:t>Group leaders' meeting, February 21, 1955, 1955 February 24</w:t>
        </w:r>
      </w:hyperlink>
    </w:p>
    <w:p w14:paraId="67AAEB3F" w14:textId="77777777" w:rsidR="004728DD" w:rsidRPr="00775E2D" w:rsidRDefault="004728DD" w:rsidP="004728DD">
      <w:pPr>
        <w:spacing w:after="0"/>
        <w:rPr>
          <w:rFonts w:ascii="Times New Roman" w:hAnsi="Times New Roman"/>
          <w:sz w:val="24"/>
        </w:rPr>
      </w:pPr>
      <w:hyperlink r:id="rId2235" w:history="1">
        <w:r w:rsidRPr="00775E2D">
          <w:rPr>
            <w:rFonts w:ascii="Times New Roman" w:hAnsi="Times New Roman"/>
            <w:color w:val="0000FF"/>
            <w:sz w:val="24"/>
            <w:u w:val="single"/>
          </w:rPr>
          <w:t>Group leaders' meeting, June 15, 1953, 1953 June 17</w:t>
        </w:r>
      </w:hyperlink>
    </w:p>
    <w:p w14:paraId="230FAE4C" w14:textId="77777777" w:rsidR="004728DD" w:rsidRPr="00775E2D" w:rsidRDefault="004728DD" w:rsidP="004728DD">
      <w:pPr>
        <w:spacing w:after="0"/>
        <w:rPr>
          <w:rFonts w:ascii="Times New Roman" w:hAnsi="Times New Roman"/>
          <w:sz w:val="24"/>
        </w:rPr>
      </w:pPr>
      <w:hyperlink r:id="rId2236" w:history="1">
        <w:r w:rsidRPr="00775E2D">
          <w:rPr>
            <w:rFonts w:ascii="Times New Roman" w:hAnsi="Times New Roman"/>
            <w:color w:val="0000FF"/>
            <w:sz w:val="24"/>
            <w:u w:val="single"/>
          </w:rPr>
          <w:t>Group leaders' meeting, October 1, 1953, 1953 October 07</w:t>
        </w:r>
      </w:hyperlink>
    </w:p>
    <w:p w14:paraId="2B9E6E5B" w14:textId="77777777" w:rsidR="004728DD" w:rsidRPr="00775E2D" w:rsidRDefault="004728DD" w:rsidP="004728DD">
      <w:pPr>
        <w:spacing w:after="0"/>
        <w:rPr>
          <w:rFonts w:ascii="Times New Roman" w:hAnsi="Times New Roman"/>
          <w:sz w:val="24"/>
        </w:rPr>
      </w:pPr>
      <w:hyperlink r:id="rId2237" w:history="1">
        <w:r w:rsidRPr="00775E2D">
          <w:rPr>
            <w:rFonts w:ascii="Times New Roman" w:hAnsi="Times New Roman"/>
            <w:color w:val="0000FF"/>
            <w:sz w:val="24"/>
            <w:u w:val="single"/>
          </w:rPr>
          <w:t>Group leaders' meeting, November 30, 1953, 1953 November 30</w:t>
        </w:r>
      </w:hyperlink>
    </w:p>
    <w:p w14:paraId="77FC5D3E" w14:textId="77777777" w:rsidR="004728DD" w:rsidRPr="00775E2D" w:rsidRDefault="004728DD" w:rsidP="004728DD">
      <w:pPr>
        <w:spacing w:after="0"/>
        <w:rPr>
          <w:rFonts w:ascii="Times New Roman" w:hAnsi="Times New Roman"/>
          <w:sz w:val="24"/>
        </w:rPr>
      </w:pPr>
      <w:hyperlink r:id="rId2238" w:history="1">
        <w:r w:rsidRPr="00775E2D">
          <w:rPr>
            <w:rFonts w:ascii="Times New Roman" w:hAnsi="Times New Roman"/>
            <w:color w:val="0000FF"/>
            <w:sz w:val="24"/>
            <w:u w:val="single"/>
          </w:rPr>
          <w:t>Group leaders' meeting, April 26, 1954, 1954 April 30</w:t>
        </w:r>
      </w:hyperlink>
    </w:p>
    <w:p w14:paraId="2791F89B" w14:textId="77777777" w:rsidR="004728DD" w:rsidRPr="00775E2D" w:rsidRDefault="004728DD" w:rsidP="004728DD">
      <w:pPr>
        <w:spacing w:after="0"/>
        <w:rPr>
          <w:rFonts w:ascii="Times New Roman" w:hAnsi="Times New Roman"/>
          <w:sz w:val="24"/>
        </w:rPr>
      </w:pPr>
      <w:hyperlink r:id="rId2239" w:history="1">
        <w:r w:rsidRPr="00775E2D">
          <w:rPr>
            <w:rFonts w:ascii="Times New Roman" w:hAnsi="Times New Roman"/>
            <w:color w:val="0000FF"/>
            <w:sz w:val="24"/>
            <w:u w:val="single"/>
          </w:rPr>
          <w:t>Group leaders' meeting, April 21, 1952, 1952 April 22</w:t>
        </w:r>
      </w:hyperlink>
    </w:p>
    <w:p w14:paraId="25FB0723" w14:textId="77777777" w:rsidR="004728DD" w:rsidRPr="00775E2D" w:rsidRDefault="004728DD" w:rsidP="004728DD">
      <w:pPr>
        <w:spacing w:after="0"/>
        <w:rPr>
          <w:rFonts w:ascii="Times New Roman" w:hAnsi="Times New Roman"/>
          <w:sz w:val="24"/>
        </w:rPr>
      </w:pPr>
      <w:hyperlink r:id="rId2240" w:history="1">
        <w:r w:rsidRPr="00775E2D">
          <w:rPr>
            <w:rFonts w:ascii="Times New Roman" w:hAnsi="Times New Roman"/>
            <w:color w:val="0000FF"/>
            <w:sz w:val="24"/>
            <w:u w:val="single"/>
          </w:rPr>
          <w:t>Group leaders' meeting, October 26, 1953, 1953 October 28</w:t>
        </w:r>
      </w:hyperlink>
    </w:p>
    <w:p w14:paraId="2A4D7F5D" w14:textId="77777777" w:rsidR="004728DD" w:rsidRPr="00775E2D" w:rsidRDefault="004728DD" w:rsidP="004728DD">
      <w:pPr>
        <w:spacing w:after="0"/>
        <w:rPr>
          <w:rFonts w:ascii="Times New Roman" w:hAnsi="Times New Roman"/>
          <w:sz w:val="24"/>
        </w:rPr>
      </w:pPr>
      <w:hyperlink r:id="rId2241" w:history="1">
        <w:r w:rsidRPr="00775E2D">
          <w:rPr>
            <w:rFonts w:ascii="Times New Roman" w:hAnsi="Times New Roman"/>
            <w:color w:val="0000FF"/>
            <w:sz w:val="24"/>
            <w:u w:val="single"/>
          </w:rPr>
          <w:t>Group leaders' meeting - January 9, 1956, 1956 January 11</w:t>
        </w:r>
      </w:hyperlink>
    </w:p>
    <w:p w14:paraId="7A1BEEB8" w14:textId="77777777" w:rsidR="004728DD" w:rsidRPr="00775E2D" w:rsidRDefault="004728DD" w:rsidP="004728DD">
      <w:pPr>
        <w:spacing w:after="0"/>
        <w:rPr>
          <w:rFonts w:ascii="Times New Roman" w:hAnsi="Times New Roman"/>
          <w:sz w:val="24"/>
        </w:rPr>
      </w:pPr>
      <w:hyperlink r:id="rId2242" w:history="1">
        <w:r w:rsidRPr="00775E2D">
          <w:rPr>
            <w:rFonts w:ascii="Times New Roman" w:hAnsi="Times New Roman"/>
            <w:color w:val="0000FF"/>
            <w:sz w:val="24"/>
            <w:u w:val="single"/>
          </w:rPr>
          <w:t>Group leaders' meeting - October 3, 1955, 1955 October 05</w:t>
        </w:r>
      </w:hyperlink>
    </w:p>
    <w:p w14:paraId="1CA2042E" w14:textId="77777777" w:rsidR="004728DD" w:rsidRPr="00775E2D" w:rsidRDefault="004728DD" w:rsidP="004728DD">
      <w:pPr>
        <w:spacing w:after="0"/>
        <w:rPr>
          <w:rFonts w:ascii="Times New Roman" w:hAnsi="Times New Roman"/>
          <w:sz w:val="24"/>
        </w:rPr>
      </w:pPr>
      <w:hyperlink r:id="rId2243" w:history="1">
        <w:r w:rsidRPr="00775E2D">
          <w:rPr>
            <w:rFonts w:ascii="Times New Roman" w:hAnsi="Times New Roman"/>
            <w:color w:val="0000FF"/>
            <w:sz w:val="24"/>
            <w:u w:val="single"/>
          </w:rPr>
          <w:t>Group leaders' meeting - August 29, 1955, 1955 September 13</w:t>
        </w:r>
      </w:hyperlink>
    </w:p>
    <w:p w14:paraId="0E870B97" w14:textId="77777777" w:rsidR="004728DD" w:rsidRPr="00775E2D" w:rsidRDefault="004728DD" w:rsidP="004728DD">
      <w:pPr>
        <w:spacing w:after="0"/>
        <w:rPr>
          <w:rFonts w:ascii="Times New Roman" w:hAnsi="Times New Roman"/>
          <w:sz w:val="24"/>
        </w:rPr>
      </w:pPr>
      <w:hyperlink r:id="rId2244" w:history="1">
        <w:r w:rsidRPr="00775E2D">
          <w:rPr>
            <w:rFonts w:ascii="Times New Roman" w:hAnsi="Times New Roman"/>
            <w:color w:val="0000FF"/>
            <w:sz w:val="24"/>
            <w:u w:val="single"/>
          </w:rPr>
          <w:t>Group leaders' meeting, August 1, 1955, 1955 August 02</w:t>
        </w:r>
      </w:hyperlink>
    </w:p>
    <w:p w14:paraId="6DD46024" w14:textId="77777777" w:rsidR="004728DD" w:rsidRPr="00775E2D" w:rsidRDefault="004728DD" w:rsidP="004728DD">
      <w:pPr>
        <w:spacing w:after="0"/>
        <w:rPr>
          <w:rFonts w:ascii="Times New Roman" w:hAnsi="Times New Roman"/>
          <w:sz w:val="24"/>
        </w:rPr>
      </w:pPr>
      <w:hyperlink r:id="rId2245" w:history="1">
        <w:r w:rsidRPr="00775E2D">
          <w:rPr>
            <w:rFonts w:ascii="Times New Roman" w:hAnsi="Times New Roman"/>
            <w:color w:val="0000FF"/>
            <w:sz w:val="24"/>
            <w:u w:val="single"/>
          </w:rPr>
          <w:t>Group leaders' meeting, December 14, 1953, 1953 December 15</w:t>
        </w:r>
      </w:hyperlink>
    </w:p>
    <w:p w14:paraId="07793F71" w14:textId="77777777" w:rsidR="004728DD" w:rsidRPr="00775E2D" w:rsidRDefault="004728DD" w:rsidP="004728DD">
      <w:pPr>
        <w:spacing w:after="0"/>
        <w:rPr>
          <w:rFonts w:ascii="Times New Roman" w:hAnsi="Times New Roman"/>
          <w:sz w:val="24"/>
        </w:rPr>
      </w:pPr>
      <w:hyperlink r:id="rId2246" w:history="1">
        <w:r w:rsidRPr="00775E2D">
          <w:rPr>
            <w:rFonts w:ascii="Times New Roman" w:hAnsi="Times New Roman"/>
            <w:color w:val="0000FF"/>
            <w:sz w:val="24"/>
            <w:u w:val="single"/>
          </w:rPr>
          <w:t>Group leaders' meeting, January 24, 1955, 1955 January 26</w:t>
        </w:r>
      </w:hyperlink>
    </w:p>
    <w:p w14:paraId="518376FD" w14:textId="77777777" w:rsidR="004728DD" w:rsidRPr="00775E2D" w:rsidRDefault="004728DD" w:rsidP="004728DD">
      <w:pPr>
        <w:spacing w:after="0"/>
        <w:rPr>
          <w:rFonts w:ascii="Times New Roman" w:hAnsi="Times New Roman"/>
          <w:sz w:val="24"/>
        </w:rPr>
      </w:pPr>
      <w:hyperlink r:id="rId2247" w:history="1">
        <w:r w:rsidRPr="00775E2D">
          <w:rPr>
            <w:rFonts w:ascii="Times New Roman" w:hAnsi="Times New Roman"/>
            <w:color w:val="0000FF"/>
            <w:sz w:val="24"/>
            <w:u w:val="single"/>
          </w:rPr>
          <w:t>Discussion with IBM regarding estimate of cost for initial sector, Lincoln Transition Air Defense System, 1953 March 20</w:t>
        </w:r>
      </w:hyperlink>
    </w:p>
    <w:p w14:paraId="3B78B6CE" w14:textId="77777777" w:rsidR="004728DD" w:rsidRPr="00775E2D" w:rsidRDefault="004728DD" w:rsidP="004728DD">
      <w:pPr>
        <w:spacing w:after="0"/>
        <w:rPr>
          <w:rFonts w:ascii="Times New Roman" w:hAnsi="Times New Roman"/>
          <w:sz w:val="24"/>
        </w:rPr>
      </w:pPr>
      <w:hyperlink r:id="rId2248" w:history="1">
        <w:r w:rsidRPr="00775E2D">
          <w:rPr>
            <w:rFonts w:ascii="Times New Roman" w:hAnsi="Times New Roman"/>
            <w:color w:val="0000FF"/>
            <w:sz w:val="24"/>
            <w:u w:val="single"/>
          </w:rPr>
          <w:t>Group leaders' meeting, May 19, 1952, 1952 May 22</w:t>
        </w:r>
      </w:hyperlink>
    </w:p>
    <w:p w14:paraId="2109D015" w14:textId="77777777" w:rsidR="004728DD" w:rsidRPr="00775E2D" w:rsidRDefault="004728DD" w:rsidP="004728DD">
      <w:pPr>
        <w:spacing w:after="0"/>
        <w:rPr>
          <w:rFonts w:ascii="Times New Roman" w:hAnsi="Times New Roman"/>
          <w:sz w:val="24"/>
        </w:rPr>
      </w:pPr>
      <w:hyperlink r:id="rId2249" w:history="1">
        <w:r w:rsidRPr="00775E2D">
          <w:rPr>
            <w:rFonts w:ascii="Times New Roman" w:hAnsi="Times New Roman"/>
            <w:color w:val="0000FF"/>
            <w:sz w:val="24"/>
            <w:u w:val="single"/>
          </w:rPr>
          <w:t>Group leaders' meeting, May 2, 1955, 1955 May 06</w:t>
        </w:r>
      </w:hyperlink>
    </w:p>
    <w:p w14:paraId="108087E7" w14:textId="77777777" w:rsidR="004728DD" w:rsidRPr="00775E2D" w:rsidRDefault="004728DD" w:rsidP="004728DD">
      <w:pPr>
        <w:spacing w:after="0"/>
        <w:rPr>
          <w:rFonts w:ascii="Times New Roman" w:hAnsi="Times New Roman"/>
          <w:sz w:val="24"/>
        </w:rPr>
      </w:pPr>
      <w:hyperlink r:id="rId2250" w:history="1">
        <w:r w:rsidRPr="00775E2D">
          <w:rPr>
            <w:rFonts w:ascii="Times New Roman" w:hAnsi="Times New Roman"/>
            <w:color w:val="0000FF"/>
            <w:sz w:val="24"/>
            <w:u w:val="single"/>
          </w:rPr>
          <w:t>Group leaders' meeting, December 15, 1952, 1952 December 15</w:t>
        </w:r>
      </w:hyperlink>
    </w:p>
    <w:p w14:paraId="2DEA6D54" w14:textId="77777777" w:rsidR="004728DD" w:rsidRPr="00775E2D" w:rsidRDefault="004728DD" w:rsidP="004728DD">
      <w:pPr>
        <w:spacing w:after="0"/>
        <w:rPr>
          <w:rFonts w:ascii="Times New Roman" w:hAnsi="Times New Roman"/>
          <w:sz w:val="24"/>
        </w:rPr>
      </w:pPr>
      <w:hyperlink r:id="rId2251" w:history="1">
        <w:r w:rsidRPr="00775E2D">
          <w:rPr>
            <w:rFonts w:ascii="Times New Roman" w:hAnsi="Times New Roman"/>
            <w:color w:val="0000FF"/>
            <w:sz w:val="24"/>
            <w:u w:val="single"/>
          </w:rPr>
          <w:t>Group leaders' meeting - October 17, 1955, 1955 October 19</w:t>
        </w:r>
      </w:hyperlink>
    </w:p>
    <w:p w14:paraId="15710323" w14:textId="77777777" w:rsidR="004728DD" w:rsidRPr="00775E2D" w:rsidRDefault="004728DD" w:rsidP="004728DD">
      <w:pPr>
        <w:spacing w:after="0"/>
        <w:rPr>
          <w:rFonts w:ascii="Times New Roman" w:hAnsi="Times New Roman"/>
          <w:sz w:val="24"/>
        </w:rPr>
      </w:pPr>
      <w:hyperlink r:id="rId2252" w:history="1">
        <w:r w:rsidRPr="00775E2D">
          <w:rPr>
            <w:rFonts w:ascii="Times New Roman" w:hAnsi="Times New Roman"/>
            <w:color w:val="0000FF"/>
            <w:sz w:val="24"/>
            <w:u w:val="single"/>
          </w:rPr>
          <w:t>Group leaders' meeting, August 10, 1953, 1953 August 11</w:t>
        </w:r>
      </w:hyperlink>
    </w:p>
    <w:p w14:paraId="2B922477" w14:textId="77777777" w:rsidR="004728DD" w:rsidRPr="00775E2D" w:rsidRDefault="004728DD" w:rsidP="004728DD">
      <w:pPr>
        <w:spacing w:after="0"/>
        <w:rPr>
          <w:rFonts w:ascii="Times New Roman" w:hAnsi="Times New Roman"/>
          <w:sz w:val="24"/>
        </w:rPr>
      </w:pPr>
      <w:hyperlink r:id="rId2253" w:history="1">
        <w:r w:rsidRPr="00775E2D">
          <w:rPr>
            <w:rFonts w:ascii="Times New Roman" w:hAnsi="Times New Roman"/>
            <w:color w:val="0000FF"/>
            <w:sz w:val="24"/>
            <w:u w:val="single"/>
          </w:rPr>
          <w:t>Group leaders' meeting, July 14, 1952, 1952 July 15</w:t>
        </w:r>
      </w:hyperlink>
    </w:p>
    <w:p w14:paraId="208DBF66" w14:textId="77777777" w:rsidR="004728DD" w:rsidRPr="00775E2D" w:rsidRDefault="004728DD" w:rsidP="004728DD">
      <w:pPr>
        <w:spacing w:after="0"/>
        <w:rPr>
          <w:rFonts w:ascii="Times New Roman" w:hAnsi="Times New Roman"/>
          <w:sz w:val="24"/>
        </w:rPr>
      </w:pPr>
      <w:hyperlink r:id="rId2254" w:history="1">
        <w:r w:rsidRPr="00775E2D">
          <w:rPr>
            <w:rFonts w:ascii="Times New Roman" w:hAnsi="Times New Roman"/>
            <w:color w:val="0000FF"/>
            <w:sz w:val="24"/>
            <w:u w:val="single"/>
          </w:rPr>
          <w:t>Group leaders' meeting, November 8, 1954, 1954 November 10</w:t>
        </w:r>
      </w:hyperlink>
    </w:p>
    <w:p w14:paraId="78F4818B" w14:textId="77777777" w:rsidR="004728DD" w:rsidRPr="00775E2D" w:rsidRDefault="004728DD" w:rsidP="004728DD">
      <w:pPr>
        <w:spacing w:after="0"/>
        <w:rPr>
          <w:rFonts w:ascii="Times New Roman" w:hAnsi="Times New Roman"/>
          <w:sz w:val="24"/>
        </w:rPr>
      </w:pPr>
      <w:hyperlink r:id="rId2255" w:history="1">
        <w:r w:rsidRPr="00775E2D">
          <w:rPr>
            <w:rFonts w:ascii="Times New Roman" w:hAnsi="Times New Roman"/>
            <w:color w:val="0000FF"/>
            <w:sz w:val="24"/>
            <w:u w:val="single"/>
          </w:rPr>
          <w:t>Group leaders' meeting, February 1, 1954, 1954 February 02</w:t>
        </w:r>
      </w:hyperlink>
    </w:p>
    <w:p w14:paraId="571ABB5D" w14:textId="77777777" w:rsidR="004728DD" w:rsidRPr="00775E2D" w:rsidRDefault="004728DD" w:rsidP="004728DD">
      <w:pPr>
        <w:spacing w:after="0"/>
        <w:rPr>
          <w:rFonts w:ascii="Times New Roman" w:hAnsi="Times New Roman"/>
          <w:sz w:val="24"/>
        </w:rPr>
      </w:pPr>
      <w:hyperlink r:id="rId2256" w:history="1">
        <w:r w:rsidRPr="00775E2D">
          <w:rPr>
            <w:rFonts w:ascii="Times New Roman" w:hAnsi="Times New Roman"/>
            <w:color w:val="0000FF"/>
            <w:sz w:val="24"/>
            <w:u w:val="single"/>
          </w:rPr>
          <w:t>Group leaders' meeting, April 11, 1955, 1955 April 14</w:t>
        </w:r>
      </w:hyperlink>
    </w:p>
    <w:p w14:paraId="3792C104" w14:textId="77777777" w:rsidR="004728DD" w:rsidRPr="00775E2D" w:rsidRDefault="004728DD" w:rsidP="004728DD">
      <w:pPr>
        <w:spacing w:after="0"/>
        <w:rPr>
          <w:rFonts w:ascii="Times New Roman" w:hAnsi="Times New Roman"/>
          <w:sz w:val="24"/>
        </w:rPr>
      </w:pPr>
      <w:hyperlink r:id="rId2257" w:history="1">
        <w:r w:rsidRPr="00775E2D">
          <w:rPr>
            <w:rFonts w:ascii="Times New Roman" w:hAnsi="Times New Roman"/>
            <w:color w:val="0000FF"/>
            <w:sz w:val="24"/>
            <w:u w:val="single"/>
          </w:rPr>
          <w:t>Group leaders' meeting, July 26, 1954, 1954 July 27</w:t>
        </w:r>
      </w:hyperlink>
    </w:p>
    <w:p w14:paraId="14039551" w14:textId="77777777" w:rsidR="004728DD" w:rsidRPr="00775E2D" w:rsidRDefault="004728DD" w:rsidP="004728DD">
      <w:pPr>
        <w:spacing w:after="0"/>
        <w:rPr>
          <w:rFonts w:ascii="Times New Roman" w:hAnsi="Times New Roman"/>
          <w:sz w:val="24"/>
        </w:rPr>
      </w:pPr>
      <w:hyperlink r:id="rId2258" w:history="1">
        <w:r w:rsidRPr="00775E2D">
          <w:rPr>
            <w:rFonts w:ascii="Times New Roman" w:hAnsi="Times New Roman"/>
            <w:color w:val="0000FF"/>
            <w:sz w:val="24"/>
            <w:u w:val="single"/>
          </w:rPr>
          <w:t>Group leaders' meeting, November 15, 1954, 1954 November 17</w:t>
        </w:r>
      </w:hyperlink>
    </w:p>
    <w:p w14:paraId="6883F640" w14:textId="77777777" w:rsidR="004728DD" w:rsidRPr="00775E2D" w:rsidRDefault="004728DD" w:rsidP="004728DD">
      <w:pPr>
        <w:spacing w:after="0"/>
        <w:rPr>
          <w:rFonts w:ascii="Times New Roman" w:hAnsi="Times New Roman"/>
          <w:sz w:val="24"/>
        </w:rPr>
      </w:pPr>
      <w:hyperlink r:id="rId2259" w:history="1">
        <w:r w:rsidRPr="00775E2D">
          <w:rPr>
            <w:rFonts w:ascii="Times New Roman" w:hAnsi="Times New Roman"/>
            <w:color w:val="0000FF"/>
            <w:sz w:val="24"/>
            <w:u w:val="single"/>
          </w:rPr>
          <w:t>Group leaders' meeting, November 24, 1952, 1952 November 24</w:t>
        </w:r>
      </w:hyperlink>
    </w:p>
    <w:p w14:paraId="298AED70" w14:textId="77777777" w:rsidR="004728DD" w:rsidRPr="00775E2D" w:rsidRDefault="004728DD" w:rsidP="004728DD">
      <w:pPr>
        <w:spacing w:after="0"/>
        <w:rPr>
          <w:rFonts w:ascii="Times New Roman" w:hAnsi="Times New Roman"/>
          <w:sz w:val="24"/>
        </w:rPr>
      </w:pPr>
      <w:hyperlink r:id="rId2260" w:history="1">
        <w:r w:rsidRPr="00775E2D">
          <w:rPr>
            <w:rFonts w:ascii="Times New Roman" w:hAnsi="Times New Roman"/>
            <w:color w:val="0000FF"/>
            <w:sz w:val="24"/>
            <w:u w:val="single"/>
          </w:rPr>
          <w:t>A proposal for accomplishing the SAGE System computer programming tasks outlined in memorandum 6M-3416, 1955 March 11</w:t>
        </w:r>
      </w:hyperlink>
    </w:p>
    <w:p w14:paraId="51C3A2A6" w14:textId="77777777" w:rsidR="004728DD" w:rsidRPr="00775E2D" w:rsidRDefault="004728DD" w:rsidP="004728DD">
      <w:pPr>
        <w:spacing w:after="0"/>
        <w:rPr>
          <w:rFonts w:ascii="Times New Roman" w:hAnsi="Times New Roman"/>
          <w:sz w:val="24"/>
        </w:rPr>
      </w:pPr>
      <w:hyperlink r:id="rId2261" w:history="1">
        <w:r w:rsidRPr="00775E2D">
          <w:rPr>
            <w:rFonts w:ascii="Times New Roman" w:hAnsi="Times New Roman"/>
            <w:color w:val="0000FF"/>
            <w:sz w:val="24"/>
            <w:u w:val="single"/>
          </w:rPr>
          <w:t>Group leaders' meeting, November 23, 1953, 1953 November 25</w:t>
        </w:r>
      </w:hyperlink>
    </w:p>
    <w:p w14:paraId="5943A6A6" w14:textId="77777777" w:rsidR="004728DD" w:rsidRPr="00775E2D" w:rsidRDefault="004728DD" w:rsidP="004728DD">
      <w:pPr>
        <w:spacing w:after="0"/>
        <w:rPr>
          <w:rFonts w:ascii="Times New Roman" w:hAnsi="Times New Roman"/>
          <w:sz w:val="24"/>
        </w:rPr>
      </w:pPr>
      <w:hyperlink r:id="rId2262" w:history="1">
        <w:r w:rsidRPr="00775E2D">
          <w:rPr>
            <w:rFonts w:ascii="Times New Roman" w:hAnsi="Times New Roman"/>
            <w:color w:val="0000FF"/>
            <w:sz w:val="24"/>
            <w:u w:val="single"/>
          </w:rPr>
          <w:t>Group leaders' meeting, September 28, 1953, 1953 October 01</w:t>
        </w:r>
      </w:hyperlink>
    </w:p>
    <w:p w14:paraId="135D212C" w14:textId="77777777" w:rsidR="004728DD" w:rsidRPr="00775E2D" w:rsidRDefault="004728DD" w:rsidP="004728DD">
      <w:pPr>
        <w:spacing w:after="0"/>
        <w:rPr>
          <w:rFonts w:ascii="Times New Roman" w:hAnsi="Times New Roman"/>
          <w:sz w:val="24"/>
        </w:rPr>
      </w:pPr>
      <w:hyperlink r:id="rId2263" w:history="1">
        <w:r w:rsidRPr="00775E2D">
          <w:rPr>
            <w:rFonts w:ascii="Times New Roman" w:hAnsi="Times New Roman"/>
            <w:color w:val="0000FF"/>
            <w:sz w:val="24"/>
            <w:u w:val="single"/>
          </w:rPr>
          <w:t>Visit to Remington Rand, 1953 May 12</w:t>
        </w:r>
      </w:hyperlink>
    </w:p>
    <w:p w14:paraId="76CE59EA" w14:textId="77777777" w:rsidR="004728DD" w:rsidRPr="00775E2D" w:rsidRDefault="004728DD" w:rsidP="004728DD">
      <w:pPr>
        <w:spacing w:after="0"/>
        <w:rPr>
          <w:rFonts w:ascii="Times New Roman" w:hAnsi="Times New Roman"/>
          <w:sz w:val="24"/>
        </w:rPr>
      </w:pPr>
      <w:hyperlink r:id="rId2264" w:history="1">
        <w:r w:rsidRPr="00775E2D">
          <w:rPr>
            <w:rFonts w:ascii="Times New Roman" w:hAnsi="Times New Roman"/>
            <w:color w:val="0000FF"/>
            <w:sz w:val="24"/>
            <w:u w:val="single"/>
          </w:rPr>
          <w:t>Group leaders' meeting, June 1, 1953, 1953 June 03</w:t>
        </w:r>
      </w:hyperlink>
    </w:p>
    <w:p w14:paraId="655C6A67" w14:textId="77777777" w:rsidR="004728DD" w:rsidRPr="00775E2D" w:rsidRDefault="004728DD" w:rsidP="004728DD">
      <w:pPr>
        <w:spacing w:after="0"/>
        <w:rPr>
          <w:rFonts w:ascii="Times New Roman" w:hAnsi="Times New Roman"/>
          <w:sz w:val="24"/>
        </w:rPr>
      </w:pPr>
      <w:hyperlink r:id="rId2265" w:history="1">
        <w:r w:rsidRPr="00775E2D">
          <w:rPr>
            <w:rFonts w:ascii="Times New Roman" w:hAnsi="Times New Roman"/>
            <w:color w:val="0000FF"/>
            <w:sz w:val="24"/>
            <w:u w:val="single"/>
          </w:rPr>
          <w:t>Group leaders' meeting - May 7, 1956, 1956 May 08</w:t>
        </w:r>
      </w:hyperlink>
    </w:p>
    <w:p w14:paraId="256AF020" w14:textId="77777777" w:rsidR="004728DD" w:rsidRPr="00775E2D" w:rsidRDefault="004728DD" w:rsidP="004728DD">
      <w:pPr>
        <w:spacing w:after="0"/>
        <w:rPr>
          <w:rFonts w:ascii="Times New Roman" w:hAnsi="Times New Roman"/>
          <w:sz w:val="24"/>
        </w:rPr>
      </w:pPr>
      <w:hyperlink r:id="rId2266" w:history="1">
        <w:r w:rsidRPr="00775E2D">
          <w:rPr>
            <w:rFonts w:ascii="Times New Roman" w:hAnsi="Times New Roman"/>
            <w:color w:val="0000FF"/>
            <w:sz w:val="24"/>
            <w:u w:val="single"/>
          </w:rPr>
          <w:t>Group leaders' meeting, August 30, 1954, 1954 August 31</w:t>
        </w:r>
      </w:hyperlink>
    </w:p>
    <w:p w14:paraId="128AB506" w14:textId="77777777" w:rsidR="004728DD" w:rsidRPr="00775E2D" w:rsidRDefault="004728DD" w:rsidP="004728DD">
      <w:pPr>
        <w:spacing w:after="0"/>
        <w:rPr>
          <w:rFonts w:ascii="Times New Roman" w:hAnsi="Times New Roman"/>
          <w:sz w:val="24"/>
        </w:rPr>
      </w:pPr>
      <w:hyperlink r:id="rId2267" w:history="1">
        <w:r w:rsidRPr="00775E2D">
          <w:rPr>
            <w:rFonts w:ascii="Times New Roman" w:hAnsi="Times New Roman"/>
            <w:color w:val="0000FF"/>
            <w:sz w:val="24"/>
            <w:u w:val="single"/>
          </w:rPr>
          <w:t>Group leaders' meeting, April 27, 1953, 1953 April 28</w:t>
        </w:r>
      </w:hyperlink>
    </w:p>
    <w:p w14:paraId="6E4F5FE6" w14:textId="77777777" w:rsidR="004728DD" w:rsidRPr="00775E2D" w:rsidRDefault="004728DD" w:rsidP="004728DD">
      <w:pPr>
        <w:spacing w:after="0"/>
        <w:rPr>
          <w:rFonts w:ascii="Times New Roman" w:hAnsi="Times New Roman"/>
          <w:sz w:val="24"/>
        </w:rPr>
      </w:pPr>
      <w:hyperlink r:id="rId2268" w:history="1">
        <w:r w:rsidRPr="00775E2D">
          <w:rPr>
            <w:rFonts w:ascii="Times New Roman" w:hAnsi="Times New Roman"/>
            <w:color w:val="0000FF"/>
            <w:sz w:val="24"/>
            <w:u w:val="single"/>
          </w:rPr>
          <w:t>Division VI group leaders' meeting - 15 August 1955, 1955 August 18</w:t>
        </w:r>
      </w:hyperlink>
    </w:p>
    <w:p w14:paraId="761EE7A6" w14:textId="77777777" w:rsidR="004728DD" w:rsidRPr="00775E2D" w:rsidRDefault="004728DD" w:rsidP="004728DD">
      <w:pPr>
        <w:spacing w:after="0"/>
        <w:rPr>
          <w:rFonts w:ascii="Times New Roman" w:hAnsi="Times New Roman"/>
          <w:sz w:val="24"/>
        </w:rPr>
      </w:pPr>
      <w:hyperlink r:id="rId2269" w:history="1">
        <w:r w:rsidRPr="00775E2D">
          <w:rPr>
            <w:rFonts w:ascii="Times New Roman" w:hAnsi="Times New Roman"/>
            <w:color w:val="0000FF"/>
            <w:sz w:val="24"/>
            <w:u w:val="single"/>
          </w:rPr>
          <w:t>Group leaders' meeting, July 6, 1953, 1953 July 07</w:t>
        </w:r>
      </w:hyperlink>
    </w:p>
    <w:p w14:paraId="1AA9B721" w14:textId="77777777" w:rsidR="004728DD" w:rsidRPr="00775E2D" w:rsidRDefault="004728DD" w:rsidP="004728DD">
      <w:pPr>
        <w:spacing w:after="0"/>
        <w:rPr>
          <w:rFonts w:ascii="Times New Roman" w:hAnsi="Times New Roman"/>
          <w:sz w:val="24"/>
        </w:rPr>
      </w:pPr>
      <w:hyperlink r:id="rId2270" w:history="1">
        <w:r w:rsidRPr="00775E2D">
          <w:rPr>
            <w:rFonts w:ascii="Times New Roman" w:hAnsi="Times New Roman"/>
            <w:color w:val="0000FF"/>
            <w:sz w:val="24"/>
            <w:u w:val="single"/>
          </w:rPr>
          <w:t>Group leaders' meeting, December 6, 1954, 1954 December 08</w:t>
        </w:r>
      </w:hyperlink>
    </w:p>
    <w:p w14:paraId="7BE32F26" w14:textId="77777777" w:rsidR="004728DD" w:rsidRPr="00775E2D" w:rsidRDefault="004728DD" w:rsidP="004728DD">
      <w:pPr>
        <w:spacing w:after="0"/>
        <w:rPr>
          <w:rFonts w:ascii="Times New Roman" w:hAnsi="Times New Roman"/>
          <w:sz w:val="24"/>
        </w:rPr>
      </w:pPr>
      <w:hyperlink r:id="rId2271" w:history="1">
        <w:r w:rsidRPr="00775E2D">
          <w:rPr>
            <w:rFonts w:ascii="Times New Roman" w:hAnsi="Times New Roman"/>
            <w:color w:val="0000FF"/>
            <w:sz w:val="24"/>
            <w:u w:val="single"/>
          </w:rPr>
          <w:t>Group leaders' meeting, May 17, 1954, 1954 May 18</w:t>
        </w:r>
      </w:hyperlink>
    </w:p>
    <w:p w14:paraId="5594AD8E" w14:textId="77777777" w:rsidR="004728DD" w:rsidRPr="00775E2D" w:rsidRDefault="004728DD" w:rsidP="004728DD">
      <w:pPr>
        <w:spacing w:after="0"/>
        <w:rPr>
          <w:rFonts w:ascii="Times New Roman" w:hAnsi="Times New Roman"/>
          <w:sz w:val="24"/>
        </w:rPr>
      </w:pPr>
      <w:hyperlink r:id="rId2272" w:history="1">
        <w:r w:rsidRPr="00775E2D">
          <w:rPr>
            <w:rFonts w:ascii="Times New Roman" w:hAnsi="Times New Roman"/>
            <w:color w:val="0000FF"/>
            <w:sz w:val="24"/>
            <w:u w:val="single"/>
          </w:rPr>
          <w:t>Group leaders' meeting, October 1953, 1953 October</w:t>
        </w:r>
      </w:hyperlink>
    </w:p>
    <w:p w14:paraId="43D2F807" w14:textId="77777777" w:rsidR="004728DD" w:rsidRPr="00775E2D" w:rsidRDefault="004728DD" w:rsidP="004728DD">
      <w:pPr>
        <w:spacing w:after="0"/>
        <w:rPr>
          <w:rFonts w:ascii="Times New Roman" w:hAnsi="Times New Roman"/>
          <w:sz w:val="24"/>
        </w:rPr>
      </w:pPr>
      <w:hyperlink r:id="rId2273" w:history="1">
        <w:r w:rsidRPr="00775E2D">
          <w:rPr>
            <w:rFonts w:ascii="Times New Roman" w:hAnsi="Times New Roman"/>
            <w:color w:val="0000FF"/>
            <w:sz w:val="24"/>
            <w:u w:val="single"/>
          </w:rPr>
          <w:t>Group leaders' meeting - September 12, 1955, 1955 September 14</w:t>
        </w:r>
      </w:hyperlink>
    </w:p>
    <w:p w14:paraId="0F81FD69" w14:textId="77777777" w:rsidR="004728DD" w:rsidRPr="00775E2D" w:rsidRDefault="004728DD" w:rsidP="004728DD">
      <w:pPr>
        <w:spacing w:after="0"/>
        <w:rPr>
          <w:rFonts w:ascii="Times New Roman" w:hAnsi="Times New Roman"/>
          <w:sz w:val="24"/>
        </w:rPr>
      </w:pPr>
      <w:hyperlink r:id="rId2274" w:history="1">
        <w:r w:rsidRPr="00775E2D">
          <w:rPr>
            <w:rFonts w:ascii="Times New Roman" w:hAnsi="Times New Roman"/>
            <w:color w:val="0000FF"/>
            <w:sz w:val="24"/>
            <w:u w:val="single"/>
          </w:rPr>
          <w:t>Group leaders' meeting, July 19, 1954, 1954 July 20</w:t>
        </w:r>
      </w:hyperlink>
    </w:p>
    <w:p w14:paraId="08E368F5" w14:textId="77777777" w:rsidR="004728DD" w:rsidRPr="00775E2D" w:rsidRDefault="004728DD" w:rsidP="004728DD">
      <w:pPr>
        <w:spacing w:after="0"/>
        <w:rPr>
          <w:rFonts w:ascii="Times New Roman" w:hAnsi="Times New Roman"/>
          <w:sz w:val="24"/>
        </w:rPr>
      </w:pPr>
      <w:hyperlink r:id="rId2275" w:history="1">
        <w:r w:rsidRPr="00775E2D">
          <w:rPr>
            <w:rFonts w:ascii="Times New Roman" w:hAnsi="Times New Roman"/>
            <w:color w:val="0000FF"/>
            <w:sz w:val="24"/>
            <w:u w:val="single"/>
          </w:rPr>
          <w:t>Group leaders' meeting, April 25, 1955, 1955 April 29</w:t>
        </w:r>
      </w:hyperlink>
    </w:p>
    <w:p w14:paraId="173E413E" w14:textId="77777777" w:rsidR="004728DD" w:rsidRPr="00775E2D" w:rsidRDefault="004728DD" w:rsidP="004728DD">
      <w:pPr>
        <w:spacing w:after="0"/>
        <w:rPr>
          <w:rFonts w:ascii="Times New Roman" w:hAnsi="Times New Roman"/>
          <w:sz w:val="24"/>
        </w:rPr>
      </w:pPr>
      <w:hyperlink r:id="rId2276" w:history="1">
        <w:r w:rsidRPr="00775E2D">
          <w:rPr>
            <w:rFonts w:ascii="Times New Roman" w:hAnsi="Times New Roman"/>
            <w:color w:val="0000FF"/>
            <w:sz w:val="24"/>
            <w:u w:val="single"/>
          </w:rPr>
          <w:t>Division 2 Fiscal '54 extraordinary budget justification, 1953 July 03</w:t>
        </w:r>
      </w:hyperlink>
    </w:p>
    <w:p w14:paraId="4A59B0E1" w14:textId="77777777" w:rsidR="004728DD" w:rsidRPr="00775E2D" w:rsidRDefault="004728DD" w:rsidP="004728DD">
      <w:pPr>
        <w:spacing w:after="0"/>
        <w:rPr>
          <w:rFonts w:ascii="Times New Roman" w:hAnsi="Times New Roman"/>
          <w:sz w:val="24"/>
        </w:rPr>
      </w:pPr>
      <w:hyperlink r:id="rId2277" w:history="1">
        <w:r w:rsidRPr="00775E2D">
          <w:rPr>
            <w:rFonts w:ascii="Times New Roman" w:hAnsi="Times New Roman"/>
            <w:color w:val="0000FF"/>
            <w:sz w:val="24"/>
            <w:u w:val="single"/>
          </w:rPr>
          <w:t>Group leaders' meeting, March 23, 1953, 1953 March 23</w:t>
        </w:r>
      </w:hyperlink>
    </w:p>
    <w:p w14:paraId="6DE37AE8" w14:textId="77777777" w:rsidR="004728DD" w:rsidRPr="00775E2D" w:rsidRDefault="004728DD" w:rsidP="004728DD">
      <w:pPr>
        <w:spacing w:after="0"/>
        <w:rPr>
          <w:rFonts w:ascii="Times New Roman" w:hAnsi="Times New Roman"/>
          <w:sz w:val="24"/>
        </w:rPr>
      </w:pPr>
      <w:hyperlink r:id="rId2278" w:history="1">
        <w:r w:rsidRPr="00775E2D">
          <w:rPr>
            <w:rFonts w:ascii="Times New Roman" w:hAnsi="Times New Roman"/>
            <w:color w:val="0000FF"/>
            <w:sz w:val="24"/>
            <w:u w:val="single"/>
          </w:rPr>
          <w:t>Division 6 Fiscal '54 extraordinary accounts, 1953 June 29</w:t>
        </w:r>
      </w:hyperlink>
    </w:p>
    <w:p w14:paraId="4AEF07F2" w14:textId="77777777" w:rsidR="004728DD" w:rsidRPr="00775E2D" w:rsidRDefault="004728DD" w:rsidP="004728DD">
      <w:pPr>
        <w:spacing w:after="0"/>
        <w:rPr>
          <w:rFonts w:ascii="Times New Roman" w:hAnsi="Times New Roman"/>
          <w:sz w:val="24"/>
        </w:rPr>
      </w:pPr>
      <w:hyperlink r:id="rId2279" w:history="1">
        <w:r w:rsidRPr="00775E2D">
          <w:rPr>
            <w:rFonts w:ascii="Times New Roman" w:hAnsi="Times New Roman"/>
            <w:color w:val="0000FF"/>
            <w:sz w:val="24"/>
            <w:u w:val="single"/>
          </w:rPr>
          <w:t>Group leaders' meeting - February 27, 1956, 1956 February 29</w:t>
        </w:r>
      </w:hyperlink>
    </w:p>
    <w:p w14:paraId="4F10BDE2" w14:textId="77777777" w:rsidR="004728DD" w:rsidRPr="00775E2D" w:rsidRDefault="004728DD" w:rsidP="004728DD">
      <w:pPr>
        <w:spacing w:after="0"/>
        <w:rPr>
          <w:rFonts w:ascii="Times New Roman" w:hAnsi="Times New Roman"/>
          <w:sz w:val="24"/>
        </w:rPr>
      </w:pPr>
      <w:hyperlink r:id="rId2280" w:history="1">
        <w:r w:rsidRPr="00775E2D">
          <w:rPr>
            <w:rFonts w:ascii="Times New Roman" w:hAnsi="Times New Roman"/>
            <w:color w:val="0000FF"/>
            <w:sz w:val="24"/>
            <w:u w:val="single"/>
          </w:rPr>
          <w:t>Group leaders' meeting - September 19, 1955, 1955 September 28</w:t>
        </w:r>
      </w:hyperlink>
    </w:p>
    <w:p w14:paraId="50516151" w14:textId="77777777" w:rsidR="004728DD" w:rsidRPr="00775E2D" w:rsidRDefault="004728DD" w:rsidP="004728DD">
      <w:pPr>
        <w:spacing w:after="0"/>
        <w:rPr>
          <w:rFonts w:ascii="Times New Roman" w:hAnsi="Times New Roman"/>
          <w:sz w:val="24"/>
        </w:rPr>
      </w:pPr>
      <w:hyperlink r:id="rId2281" w:history="1">
        <w:r w:rsidRPr="00775E2D">
          <w:rPr>
            <w:rFonts w:ascii="Times New Roman" w:hAnsi="Times New Roman"/>
            <w:color w:val="0000FF"/>
            <w:sz w:val="24"/>
            <w:u w:val="single"/>
          </w:rPr>
          <w:t>Group leaders' meeting, May 9, 1955, 1955 May 11</w:t>
        </w:r>
      </w:hyperlink>
    </w:p>
    <w:p w14:paraId="5D0F2E93" w14:textId="77777777" w:rsidR="004728DD" w:rsidRPr="00775E2D" w:rsidRDefault="004728DD" w:rsidP="004728DD">
      <w:pPr>
        <w:spacing w:after="0"/>
        <w:rPr>
          <w:rFonts w:ascii="Times New Roman" w:hAnsi="Times New Roman"/>
          <w:sz w:val="24"/>
        </w:rPr>
      </w:pPr>
      <w:hyperlink r:id="rId2282" w:history="1">
        <w:r w:rsidRPr="00775E2D">
          <w:rPr>
            <w:rFonts w:ascii="Times New Roman" w:hAnsi="Times New Roman"/>
            <w:color w:val="0000FF"/>
            <w:sz w:val="24"/>
            <w:u w:val="single"/>
          </w:rPr>
          <w:t>Group leaders' meeting - January 23, 1956, 1956 January 26</w:t>
        </w:r>
      </w:hyperlink>
    </w:p>
    <w:p w14:paraId="2A7AA88D" w14:textId="77777777" w:rsidR="004728DD" w:rsidRPr="00775E2D" w:rsidRDefault="004728DD" w:rsidP="004728DD">
      <w:pPr>
        <w:spacing w:after="0"/>
        <w:rPr>
          <w:rFonts w:ascii="Times New Roman" w:hAnsi="Times New Roman"/>
          <w:sz w:val="24"/>
        </w:rPr>
      </w:pPr>
      <w:hyperlink r:id="rId2283" w:history="1">
        <w:r w:rsidRPr="00775E2D">
          <w:rPr>
            <w:rFonts w:ascii="Times New Roman" w:hAnsi="Times New Roman"/>
            <w:color w:val="0000FF"/>
            <w:sz w:val="24"/>
            <w:u w:val="single"/>
          </w:rPr>
          <w:t>Group leaders' meeting, June 23, 1952, 1952 June 24</w:t>
        </w:r>
      </w:hyperlink>
    </w:p>
    <w:p w14:paraId="3EA0F952" w14:textId="77777777" w:rsidR="004728DD" w:rsidRPr="00775E2D" w:rsidRDefault="004728DD" w:rsidP="004728DD">
      <w:pPr>
        <w:spacing w:after="0"/>
        <w:rPr>
          <w:rFonts w:ascii="Times New Roman" w:hAnsi="Times New Roman"/>
          <w:sz w:val="24"/>
        </w:rPr>
      </w:pPr>
      <w:hyperlink r:id="rId2284" w:history="1">
        <w:r w:rsidRPr="00775E2D">
          <w:rPr>
            <w:rFonts w:ascii="Times New Roman" w:hAnsi="Times New Roman"/>
            <w:color w:val="0000FF"/>
            <w:sz w:val="24"/>
            <w:u w:val="single"/>
          </w:rPr>
          <w:t>Group leaders' meeting, February 14, 1955, 1955 February 18</w:t>
        </w:r>
      </w:hyperlink>
    </w:p>
    <w:p w14:paraId="40899F4C" w14:textId="77777777" w:rsidR="004728DD" w:rsidRPr="00775E2D" w:rsidRDefault="004728DD" w:rsidP="004728DD">
      <w:pPr>
        <w:spacing w:after="0"/>
        <w:rPr>
          <w:rFonts w:ascii="Times New Roman" w:hAnsi="Times New Roman"/>
          <w:sz w:val="24"/>
        </w:rPr>
      </w:pPr>
      <w:hyperlink r:id="rId2285" w:history="1">
        <w:r w:rsidRPr="00775E2D">
          <w:rPr>
            <w:rFonts w:ascii="Times New Roman" w:hAnsi="Times New Roman"/>
            <w:color w:val="0000FF"/>
            <w:sz w:val="24"/>
            <w:u w:val="single"/>
          </w:rPr>
          <w:t>Group leaders' meeting, December 22, 1952, 1952 December 23</w:t>
        </w:r>
      </w:hyperlink>
    </w:p>
    <w:p w14:paraId="7AB0FEA6" w14:textId="77777777" w:rsidR="004728DD" w:rsidRPr="00775E2D" w:rsidRDefault="004728DD" w:rsidP="004728DD">
      <w:pPr>
        <w:spacing w:after="0"/>
        <w:rPr>
          <w:rFonts w:ascii="Times New Roman" w:hAnsi="Times New Roman"/>
          <w:sz w:val="24"/>
        </w:rPr>
      </w:pPr>
      <w:hyperlink r:id="rId2286" w:history="1">
        <w:r w:rsidRPr="00775E2D">
          <w:rPr>
            <w:rFonts w:ascii="Times New Roman" w:hAnsi="Times New Roman"/>
            <w:color w:val="0000FF"/>
            <w:sz w:val="24"/>
            <w:u w:val="single"/>
          </w:rPr>
          <w:t>Group leaders' meeting, April 28, 1952, 1952 April 30</w:t>
        </w:r>
      </w:hyperlink>
    </w:p>
    <w:p w14:paraId="7326108D" w14:textId="77777777" w:rsidR="004728DD" w:rsidRPr="00775E2D" w:rsidRDefault="004728DD" w:rsidP="004728DD">
      <w:pPr>
        <w:spacing w:after="0"/>
        <w:rPr>
          <w:rFonts w:ascii="Times New Roman" w:hAnsi="Times New Roman"/>
          <w:sz w:val="24"/>
        </w:rPr>
      </w:pPr>
      <w:hyperlink r:id="rId2287" w:history="1">
        <w:r w:rsidRPr="00775E2D">
          <w:rPr>
            <w:rFonts w:ascii="Times New Roman" w:hAnsi="Times New Roman"/>
            <w:color w:val="0000FF"/>
            <w:sz w:val="24"/>
            <w:u w:val="single"/>
          </w:rPr>
          <w:t>Group leaders' meeting, November 2, 1953, 1953 November 04</w:t>
        </w:r>
      </w:hyperlink>
    </w:p>
    <w:p w14:paraId="1655E0F2" w14:textId="77777777" w:rsidR="004728DD" w:rsidRPr="00775E2D" w:rsidRDefault="004728DD" w:rsidP="004728DD">
      <w:pPr>
        <w:spacing w:after="0"/>
        <w:rPr>
          <w:rFonts w:ascii="Times New Roman" w:hAnsi="Times New Roman"/>
          <w:sz w:val="24"/>
        </w:rPr>
      </w:pPr>
      <w:hyperlink r:id="rId2288" w:history="1">
        <w:r w:rsidRPr="00775E2D">
          <w:rPr>
            <w:rFonts w:ascii="Times New Roman" w:hAnsi="Times New Roman"/>
            <w:color w:val="0000FF"/>
            <w:sz w:val="24"/>
            <w:u w:val="single"/>
          </w:rPr>
          <w:t>Group leaders' meeting, April 20, 1954, 1954 April 22</w:t>
        </w:r>
      </w:hyperlink>
    </w:p>
    <w:p w14:paraId="77A350CB" w14:textId="77777777" w:rsidR="004728DD" w:rsidRPr="00775E2D" w:rsidRDefault="004728DD" w:rsidP="004728DD">
      <w:pPr>
        <w:spacing w:after="0"/>
        <w:rPr>
          <w:rFonts w:ascii="Times New Roman" w:hAnsi="Times New Roman"/>
          <w:sz w:val="24"/>
        </w:rPr>
      </w:pPr>
      <w:hyperlink r:id="rId2289" w:history="1">
        <w:r w:rsidRPr="00775E2D">
          <w:rPr>
            <w:rFonts w:ascii="Times New Roman" w:hAnsi="Times New Roman"/>
            <w:color w:val="0000FF"/>
            <w:sz w:val="24"/>
            <w:u w:val="single"/>
          </w:rPr>
          <w:t>Condensed summary of FY54, 1952 June 10</w:t>
        </w:r>
      </w:hyperlink>
    </w:p>
    <w:p w14:paraId="4F5F7461" w14:textId="77777777" w:rsidR="004728DD" w:rsidRPr="00775E2D" w:rsidRDefault="004728DD" w:rsidP="004728DD">
      <w:pPr>
        <w:spacing w:after="0"/>
        <w:rPr>
          <w:rFonts w:ascii="Times New Roman" w:hAnsi="Times New Roman"/>
          <w:sz w:val="24"/>
        </w:rPr>
      </w:pPr>
      <w:hyperlink r:id="rId2290" w:history="1">
        <w:r w:rsidRPr="00775E2D">
          <w:rPr>
            <w:rFonts w:ascii="Times New Roman" w:hAnsi="Times New Roman"/>
            <w:color w:val="0000FF"/>
            <w:sz w:val="24"/>
            <w:u w:val="single"/>
          </w:rPr>
          <w:t>Group leaders' meeting - April 9, 1956, 1956 April 12</w:t>
        </w:r>
      </w:hyperlink>
    </w:p>
    <w:p w14:paraId="1C00982A" w14:textId="77777777" w:rsidR="004728DD" w:rsidRPr="00775E2D" w:rsidRDefault="004728DD" w:rsidP="004728DD">
      <w:pPr>
        <w:spacing w:after="0"/>
        <w:rPr>
          <w:rFonts w:ascii="Times New Roman" w:hAnsi="Times New Roman"/>
          <w:sz w:val="24"/>
        </w:rPr>
      </w:pPr>
      <w:hyperlink r:id="rId2291" w:history="1">
        <w:r w:rsidRPr="00775E2D">
          <w:rPr>
            <w:rFonts w:ascii="Times New Roman" w:hAnsi="Times New Roman"/>
            <w:color w:val="0000FF"/>
            <w:sz w:val="24"/>
            <w:u w:val="single"/>
          </w:rPr>
          <w:t>Group leaders' meeting - October 10, 1955, 1955 October 13</w:t>
        </w:r>
      </w:hyperlink>
    </w:p>
    <w:p w14:paraId="5DDA3E73" w14:textId="77777777" w:rsidR="004728DD" w:rsidRPr="00775E2D" w:rsidRDefault="004728DD" w:rsidP="004728DD">
      <w:pPr>
        <w:spacing w:after="0"/>
        <w:rPr>
          <w:rFonts w:ascii="Times New Roman" w:hAnsi="Times New Roman"/>
          <w:sz w:val="24"/>
        </w:rPr>
      </w:pPr>
      <w:hyperlink r:id="rId2292" w:history="1">
        <w:r w:rsidRPr="00775E2D">
          <w:rPr>
            <w:rFonts w:ascii="Times New Roman" w:hAnsi="Times New Roman"/>
            <w:color w:val="0000FF"/>
            <w:sz w:val="24"/>
            <w:u w:val="single"/>
          </w:rPr>
          <w:t>Group leaders' meeting, October 25, 1954, 1954 October 26</w:t>
        </w:r>
      </w:hyperlink>
    </w:p>
    <w:p w14:paraId="189AAEA7" w14:textId="77777777" w:rsidR="004728DD" w:rsidRPr="00775E2D" w:rsidRDefault="004728DD" w:rsidP="004728DD">
      <w:pPr>
        <w:spacing w:after="0"/>
        <w:rPr>
          <w:rFonts w:ascii="Times New Roman" w:hAnsi="Times New Roman"/>
          <w:sz w:val="24"/>
        </w:rPr>
      </w:pPr>
      <w:hyperlink r:id="rId2293" w:history="1">
        <w:r w:rsidRPr="00775E2D">
          <w:rPr>
            <w:rFonts w:ascii="Times New Roman" w:hAnsi="Times New Roman"/>
            <w:color w:val="0000FF"/>
            <w:sz w:val="24"/>
            <w:u w:val="single"/>
          </w:rPr>
          <w:t>Second source on tubes, 1955 May 25</w:t>
        </w:r>
      </w:hyperlink>
    </w:p>
    <w:p w14:paraId="012AED3A" w14:textId="77777777" w:rsidR="004728DD" w:rsidRPr="00775E2D" w:rsidRDefault="004728DD" w:rsidP="004728DD">
      <w:pPr>
        <w:spacing w:after="0"/>
        <w:rPr>
          <w:rFonts w:ascii="Times New Roman" w:hAnsi="Times New Roman"/>
          <w:sz w:val="24"/>
        </w:rPr>
      </w:pPr>
      <w:hyperlink r:id="rId2294" w:history="1">
        <w:r w:rsidRPr="00775E2D">
          <w:rPr>
            <w:rFonts w:ascii="Times New Roman" w:hAnsi="Times New Roman"/>
            <w:color w:val="0000FF"/>
            <w:sz w:val="24"/>
            <w:u w:val="single"/>
          </w:rPr>
          <w:t>Group leaders' meeting, February 8, 1954, 1954 February 09</w:t>
        </w:r>
      </w:hyperlink>
    </w:p>
    <w:p w14:paraId="66DB7228" w14:textId="77777777" w:rsidR="004728DD" w:rsidRPr="00775E2D" w:rsidRDefault="004728DD" w:rsidP="004728DD">
      <w:pPr>
        <w:spacing w:after="0"/>
        <w:rPr>
          <w:rFonts w:ascii="Times New Roman" w:hAnsi="Times New Roman"/>
          <w:sz w:val="24"/>
        </w:rPr>
      </w:pPr>
      <w:hyperlink r:id="rId2295" w:history="1">
        <w:r w:rsidRPr="00775E2D">
          <w:rPr>
            <w:rFonts w:ascii="Times New Roman" w:hAnsi="Times New Roman"/>
            <w:color w:val="0000FF"/>
            <w:sz w:val="24"/>
            <w:u w:val="single"/>
          </w:rPr>
          <w:t>Group leaders' meeting - June 4, 1956, 1956 June 05</w:t>
        </w:r>
      </w:hyperlink>
    </w:p>
    <w:p w14:paraId="0BB74932" w14:textId="77777777" w:rsidR="004728DD" w:rsidRPr="00775E2D" w:rsidRDefault="004728DD" w:rsidP="004728DD">
      <w:pPr>
        <w:spacing w:after="0"/>
        <w:rPr>
          <w:rFonts w:ascii="Times New Roman" w:hAnsi="Times New Roman"/>
          <w:sz w:val="24"/>
        </w:rPr>
      </w:pPr>
      <w:hyperlink r:id="rId2296" w:history="1">
        <w:r w:rsidRPr="00775E2D">
          <w:rPr>
            <w:rFonts w:ascii="Times New Roman" w:hAnsi="Times New Roman"/>
            <w:color w:val="0000FF"/>
            <w:sz w:val="24"/>
            <w:u w:val="single"/>
          </w:rPr>
          <w:t>Group leaders' meeting, December 13, 1954, 1954 December 17</w:t>
        </w:r>
      </w:hyperlink>
    </w:p>
    <w:p w14:paraId="117FA7E2" w14:textId="77777777" w:rsidR="004728DD" w:rsidRPr="00775E2D" w:rsidRDefault="004728DD" w:rsidP="004728DD">
      <w:pPr>
        <w:spacing w:after="0"/>
        <w:rPr>
          <w:rFonts w:ascii="Times New Roman" w:hAnsi="Times New Roman"/>
          <w:sz w:val="24"/>
        </w:rPr>
      </w:pPr>
      <w:hyperlink r:id="rId2297" w:history="1">
        <w:r w:rsidRPr="00775E2D">
          <w:rPr>
            <w:rFonts w:ascii="Times New Roman" w:hAnsi="Times New Roman"/>
            <w:color w:val="0000FF"/>
            <w:sz w:val="24"/>
            <w:u w:val="single"/>
          </w:rPr>
          <w:t>Group leaders' meeting, March 7, 1955, 1955 March 09</w:t>
        </w:r>
      </w:hyperlink>
    </w:p>
    <w:p w14:paraId="69583CBA" w14:textId="77777777" w:rsidR="004728DD" w:rsidRPr="00775E2D" w:rsidRDefault="004728DD" w:rsidP="004728DD">
      <w:pPr>
        <w:spacing w:after="0"/>
        <w:rPr>
          <w:rFonts w:ascii="Times New Roman" w:hAnsi="Times New Roman"/>
          <w:sz w:val="24"/>
        </w:rPr>
      </w:pPr>
      <w:hyperlink r:id="rId2298" w:history="1">
        <w:r w:rsidRPr="00775E2D">
          <w:rPr>
            <w:rFonts w:ascii="Times New Roman" w:hAnsi="Times New Roman"/>
            <w:color w:val="0000FF"/>
            <w:sz w:val="24"/>
            <w:u w:val="single"/>
          </w:rPr>
          <w:t>Group leaders' meeting, December 29, 1952, 1952 December 30</w:t>
        </w:r>
      </w:hyperlink>
    </w:p>
    <w:p w14:paraId="791E8B2D" w14:textId="77777777" w:rsidR="004728DD" w:rsidRPr="00775E2D" w:rsidRDefault="004728DD" w:rsidP="004728DD">
      <w:pPr>
        <w:spacing w:after="0"/>
        <w:rPr>
          <w:rFonts w:ascii="Times New Roman" w:hAnsi="Times New Roman"/>
          <w:sz w:val="24"/>
        </w:rPr>
      </w:pPr>
      <w:hyperlink r:id="rId2299" w:history="1">
        <w:r w:rsidRPr="00775E2D">
          <w:rPr>
            <w:rFonts w:ascii="Times New Roman" w:hAnsi="Times New Roman"/>
            <w:color w:val="0000FF"/>
            <w:sz w:val="24"/>
            <w:u w:val="single"/>
          </w:rPr>
          <w:t>Group leaders' meeting, May 23, 1955, 1955 May 25</w:t>
        </w:r>
      </w:hyperlink>
    </w:p>
    <w:p w14:paraId="23CE34DC" w14:textId="77777777" w:rsidR="004728DD" w:rsidRPr="00775E2D" w:rsidRDefault="004728DD" w:rsidP="004728DD">
      <w:pPr>
        <w:spacing w:after="0"/>
        <w:rPr>
          <w:rFonts w:ascii="Times New Roman" w:hAnsi="Times New Roman"/>
          <w:sz w:val="24"/>
        </w:rPr>
      </w:pPr>
      <w:hyperlink r:id="rId2300" w:history="1">
        <w:r w:rsidRPr="00775E2D">
          <w:rPr>
            <w:rFonts w:ascii="Times New Roman" w:hAnsi="Times New Roman"/>
            <w:color w:val="0000FF"/>
            <w:sz w:val="24"/>
            <w:u w:val="single"/>
          </w:rPr>
          <w:t>Cape Cod System and demonstration, 1953 March 13</w:t>
        </w:r>
      </w:hyperlink>
    </w:p>
    <w:p w14:paraId="38CEAAF9" w14:textId="77777777" w:rsidR="004728DD" w:rsidRPr="00775E2D" w:rsidRDefault="004728DD" w:rsidP="004728DD">
      <w:pPr>
        <w:spacing w:after="0"/>
        <w:rPr>
          <w:rFonts w:ascii="Times New Roman" w:hAnsi="Times New Roman"/>
          <w:sz w:val="24"/>
        </w:rPr>
      </w:pPr>
      <w:hyperlink r:id="rId2301" w:history="1">
        <w:r w:rsidRPr="00775E2D">
          <w:rPr>
            <w:rFonts w:ascii="Times New Roman" w:hAnsi="Times New Roman"/>
            <w:color w:val="0000FF"/>
            <w:sz w:val="24"/>
            <w:u w:val="single"/>
          </w:rPr>
          <w:t>Group leaders' meeting - May 28, 1956, 1956 May 31</w:t>
        </w:r>
      </w:hyperlink>
    </w:p>
    <w:p w14:paraId="6B81DE22" w14:textId="77777777" w:rsidR="004728DD" w:rsidRPr="00775E2D" w:rsidRDefault="004728DD" w:rsidP="004728DD">
      <w:pPr>
        <w:spacing w:after="0"/>
        <w:rPr>
          <w:rFonts w:ascii="Times New Roman" w:hAnsi="Times New Roman"/>
          <w:sz w:val="24"/>
        </w:rPr>
      </w:pPr>
      <w:hyperlink r:id="rId2302" w:history="1">
        <w:r w:rsidRPr="00775E2D">
          <w:rPr>
            <w:rFonts w:ascii="Times New Roman" w:hAnsi="Times New Roman"/>
            <w:color w:val="0000FF"/>
            <w:sz w:val="24"/>
            <w:u w:val="single"/>
          </w:rPr>
          <w:t>Barta Visitors #5, June 4, 1951 - December 3, 1951, 1951 December 03</w:t>
        </w:r>
      </w:hyperlink>
    </w:p>
    <w:p w14:paraId="7033A9B9" w14:textId="77777777" w:rsidR="004728DD" w:rsidRPr="00775E2D" w:rsidRDefault="004728DD" w:rsidP="004728DD">
      <w:pPr>
        <w:spacing w:after="0"/>
        <w:rPr>
          <w:rFonts w:ascii="Times New Roman" w:hAnsi="Times New Roman"/>
          <w:sz w:val="24"/>
        </w:rPr>
      </w:pPr>
      <w:hyperlink r:id="rId2303" w:history="1">
        <w:r w:rsidRPr="00775E2D">
          <w:rPr>
            <w:rFonts w:ascii="Times New Roman" w:hAnsi="Times New Roman"/>
            <w:color w:val="0000FF"/>
            <w:sz w:val="24"/>
            <w:u w:val="single"/>
          </w:rPr>
          <w:t>Barta Visitors #2, January 3, 1949 - December 30, 1949, 1949 December 30</w:t>
        </w:r>
      </w:hyperlink>
    </w:p>
    <w:p w14:paraId="0903034A" w14:textId="77777777" w:rsidR="004728DD" w:rsidRPr="00775E2D" w:rsidRDefault="004728DD" w:rsidP="004728DD">
      <w:pPr>
        <w:spacing w:after="0"/>
        <w:rPr>
          <w:rFonts w:ascii="Times New Roman" w:hAnsi="Times New Roman"/>
          <w:sz w:val="24"/>
        </w:rPr>
      </w:pPr>
      <w:hyperlink r:id="rId2304" w:history="1">
        <w:r w:rsidRPr="00775E2D">
          <w:rPr>
            <w:rFonts w:ascii="Times New Roman" w:hAnsi="Times New Roman"/>
            <w:color w:val="0000FF"/>
            <w:sz w:val="24"/>
            <w:u w:val="single"/>
          </w:rPr>
          <w:t>Barta Visitors #8, July 1, 1952 - October 6, 1952, 1952 October 06</w:t>
        </w:r>
      </w:hyperlink>
    </w:p>
    <w:p w14:paraId="53A1E2B5" w14:textId="77777777" w:rsidR="004728DD" w:rsidRPr="00775E2D" w:rsidRDefault="004728DD" w:rsidP="004728DD">
      <w:pPr>
        <w:spacing w:after="0"/>
        <w:rPr>
          <w:rFonts w:ascii="Times New Roman" w:hAnsi="Times New Roman"/>
          <w:sz w:val="24"/>
        </w:rPr>
      </w:pPr>
      <w:hyperlink r:id="rId2305" w:history="1">
        <w:r w:rsidRPr="00775E2D">
          <w:rPr>
            <w:rFonts w:ascii="Times New Roman" w:hAnsi="Times New Roman"/>
            <w:color w:val="0000FF"/>
            <w:sz w:val="24"/>
            <w:u w:val="single"/>
          </w:rPr>
          <w:t>Barta Visitors #3, January 1, 1950 - October 10, 1950, 1950 October 10</w:t>
        </w:r>
      </w:hyperlink>
    </w:p>
    <w:p w14:paraId="048315C5" w14:textId="77777777" w:rsidR="004728DD" w:rsidRPr="00775E2D" w:rsidRDefault="004728DD" w:rsidP="004728DD">
      <w:pPr>
        <w:spacing w:after="0"/>
        <w:rPr>
          <w:rFonts w:ascii="Times New Roman" w:hAnsi="Times New Roman"/>
          <w:sz w:val="24"/>
        </w:rPr>
      </w:pPr>
      <w:hyperlink r:id="rId2306" w:history="1">
        <w:r w:rsidRPr="00775E2D">
          <w:rPr>
            <w:rFonts w:ascii="Times New Roman" w:hAnsi="Times New Roman"/>
            <w:color w:val="0000FF"/>
            <w:sz w:val="24"/>
            <w:u w:val="single"/>
          </w:rPr>
          <w:t>Barta Visitors #6, December 3, 1951 - March 17, 1952, 1952 March 17</w:t>
        </w:r>
      </w:hyperlink>
    </w:p>
    <w:p w14:paraId="33E6DC24" w14:textId="77777777" w:rsidR="004728DD" w:rsidRPr="00775E2D" w:rsidRDefault="004728DD" w:rsidP="004728DD">
      <w:pPr>
        <w:spacing w:after="0"/>
        <w:rPr>
          <w:rFonts w:ascii="Times New Roman" w:hAnsi="Times New Roman"/>
          <w:sz w:val="24"/>
        </w:rPr>
      </w:pPr>
      <w:hyperlink r:id="rId2307" w:history="1">
        <w:r w:rsidRPr="00775E2D">
          <w:rPr>
            <w:rFonts w:ascii="Times New Roman" w:hAnsi="Times New Roman"/>
            <w:color w:val="0000FF"/>
            <w:sz w:val="24"/>
            <w:u w:val="single"/>
          </w:rPr>
          <w:t>Barta Visitors #9, October 6, 1952 - March 16, 1653, 1953 March 16</w:t>
        </w:r>
      </w:hyperlink>
    </w:p>
    <w:p w14:paraId="3A98260C" w14:textId="77777777" w:rsidR="004728DD" w:rsidRPr="00775E2D" w:rsidRDefault="004728DD" w:rsidP="004728DD">
      <w:pPr>
        <w:spacing w:after="0"/>
        <w:rPr>
          <w:rFonts w:ascii="Times New Roman" w:hAnsi="Times New Roman"/>
          <w:sz w:val="24"/>
        </w:rPr>
      </w:pPr>
      <w:hyperlink r:id="rId2308" w:history="1">
        <w:r w:rsidRPr="00775E2D">
          <w:rPr>
            <w:rFonts w:ascii="Times New Roman" w:hAnsi="Times New Roman"/>
            <w:color w:val="0000FF"/>
            <w:sz w:val="24"/>
            <w:u w:val="single"/>
          </w:rPr>
          <w:t>Barta Visitors #7, March 17, 1952 - July 1, 1952, 1952 July 01</w:t>
        </w:r>
      </w:hyperlink>
    </w:p>
    <w:p w14:paraId="79F87372" w14:textId="77777777" w:rsidR="004728DD" w:rsidRPr="00775E2D" w:rsidRDefault="004728DD" w:rsidP="004728DD">
      <w:pPr>
        <w:spacing w:after="0"/>
        <w:rPr>
          <w:rFonts w:ascii="Times New Roman" w:hAnsi="Times New Roman"/>
          <w:sz w:val="24"/>
        </w:rPr>
      </w:pPr>
      <w:hyperlink r:id="rId2309" w:history="1">
        <w:r w:rsidRPr="00775E2D">
          <w:rPr>
            <w:rFonts w:ascii="Times New Roman" w:hAnsi="Times New Roman"/>
            <w:color w:val="0000FF"/>
            <w:sz w:val="24"/>
            <w:u w:val="single"/>
          </w:rPr>
          <w:t>Barta Visitors #4, October 10, 1950 - June 4, 1951, 1951 June 04</w:t>
        </w:r>
      </w:hyperlink>
    </w:p>
    <w:p w14:paraId="4B71DB7E" w14:textId="77777777" w:rsidR="004728DD" w:rsidRPr="00775E2D" w:rsidRDefault="004728DD" w:rsidP="004728DD">
      <w:pPr>
        <w:spacing w:after="0"/>
        <w:rPr>
          <w:rFonts w:ascii="Times New Roman" w:hAnsi="Times New Roman"/>
          <w:sz w:val="24"/>
        </w:rPr>
      </w:pPr>
      <w:hyperlink r:id="rId2310" w:history="1">
        <w:r w:rsidRPr="00775E2D">
          <w:rPr>
            <w:rFonts w:ascii="Times New Roman" w:hAnsi="Times New Roman"/>
            <w:color w:val="0000FF"/>
            <w:sz w:val="24"/>
            <w:u w:val="single"/>
          </w:rPr>
          <w:t>Group leaders' meeting - 19 August 1957, 1957 August 21</w:t>
        </w:r>
      </w:hyperlink>
    </w:p>
    <w:p w14:paraId="69FE4D02" w14:textId="77777777" w:rsidR="004728DD" w:rsidRPr="00775E2D" w:rsidRDefault="004728DD" w:rsidP="004728DD">
      <w:pPr>
        <w:spacing w:after="0"/>
        <w:rPr>
          <w:rFonts w:ascii="Times New Roman" w:hAnsi="Times New Roman"/>
          <w:sz w:val="24"/>
        </w:rPr>
      </w:pPr>
      <w:hyperlink r:id="rId2311" w:history="1">
        <w:r w:rsidRPr="00775E2D">
          <w:rPr>
            <w:rFonts w:ascii="Times New Roman" w:hAnsi="Times New Roman"/>
            <w:color w:val="0000FF"/>
            <w:sz w:val="24"/>
            <w:u w:val="single"/>
          </w:rPr>
          <w:t>Group leaders' meeting - 22 October 1956, 1956 October 22</w:t>
        </w:r>
      </w:hyperlink>
    </w:p>
    <w:p w14:paraId="5BDD3691" w14:textId="77777777" w:rsidR="004728DD" w:rsidRPr="00775E2D" w:rsidRDefault="004728DD" w:rsidP="004728DD">
      <w:pPr>
        <w:spacing w:after="0"/>
        <w:rPr>
          <w:rFonts w:ascii="Times New Roman" w:hAnsi="Times New Roman"/>
          <w:sz w:val="24"/>
        </w:rPr>
      </w:pPr>
      <w:hyperlink r:id="rId2312" w:history="1">
        <w:r w:rsidRPr="00775E2D">
          <w:rPr>
            <w:rFonts w:ascii="Times New Roman" w:hAnsi="Times New Roman"/>
            <w:color w:val="0000FF"/>
            <w:sz w:val="24"/>
            <w:u w:val="single"/>
          </w:rPr>
          <w:t>Group leaders' meeting -27 August 1956, 1956 August 27</w:t>
        </w:r>
      </w:hyperlink>
    </w:p>
    <w:p w14:paraId="508347A5" w14:textId="77777777" w:rsidR="004728DD" w:rsidRPr="00775E2D" w:rsidRDefault="004728DD" w:rsidP="004728DD">
      <w:pPr>
        <w:spacing w:after="0"/>
        <w:rPr>
          <w:rFonts w:ascii="Times New Roman" w:hAnsi="Times New Roman"/>
          <w:sz w:val="24"/>
        </w:rPr>
      </w:pPr>
      <w:hyperlink r:id="rId2313" w:history="1">
        <w:r w:rsidRPr="00775E2D">
          <w:rPr>
            <w:rFonts w:ascii="Times New Roman" w:hAnsi="Times New Roman"/>
            <w:color w:val="0000FF"/>
            <w:sz w:val="24"/>
            <w:u w:val="single"/>
          </w:rPr>
          <w:t>Group leaders' meeting - 4 August 1958, 1958 August 05</w:t>
        </w:r>
      </w:hyperlink>
    </w:p>
    <w:p w14:paraId="57605F27" w14:textId="77777777" w:rsidR="004728DD" w:rsidRPr="00775E2D" w:rsidRDefault="004728DD" w:rsidP="004728DD">
      <w:pPr>
        <w:spacing w:after="0"/>
        <w:rPr>
          <w:rFonts w:ascii="Times New Roman" w:hAnsi="Times New Roman"/>
          <w:sz w:val="24"/>
        </w:rPr>
      </w:pPr>
      <w:hyperlink r:id="rId2314" w:history="1">
        <w:r w:rsidRPr="00775E2D">
          <w:rPr>
            <w:rFonts w:ascii="Times New Roman" w:hAnsi="Times New Roman"/>
            <w:color w:val="0000FF"/>
            <w:sz w:val="24"/>
            <w:u w:val="single"/>
          </w:rPr>
          <w:t>Group leaders' meeting - 3 June 1957, 1957 June 05</w:t>
        </w:r>
      </w:hyperlink>
    </w:p>
    <w:p w14:paraId="272F4FAF" w14:textId="77777777" w:rsidR="004728DD" w:rsidRPr="00775E2D" w:rsidRDefault="004728DD" w:rsidP="004728DD">
      <w:pPr>
        <w:spacing w:after="0"/>
        <w:rPr>
          <w:rFonts w:ascii="Times New Roman" w:hAnsi="Times New Roman"/>
          <w:sz w:val="24"/>
        </w:rPr>
      </w:pPr>
      <w:hyperlink r:id="rId2315" w:history="1">
        <w:r w:rsidRPr="00775E2D">
          <w:rPr>
            <w:rFonts w:ascii="Times New Roman" w:hAnsi="Times New Roman"/>
            <w:color w:val="0000FF"/>
            <w:sz w:val="24"/>
            <w:u w:val="single"/>
          </w:rPr>
          <w:t>Group leaders' meeting - 12 August 1957, 1957 August 14</w:t>
        </w:r>
      </w:hyperlink>
    </w:p>
    <w:p w14:paraId="5D10B15B" w14:textId="77777777" w:rsidR="004728DD" w:rsidRPr="00775E2D" w:rsidRDefault="004728DD" w:rsidP="004728DD">
      <w:pPr>
        <w:spacing w:after="0"/>
        <w:rPr>
          <w:rFonts w:ascii="Times New Roman" w:hAnsi="Times New Roman"/>
          <w:sz w:val="24"/>
        </w:rPr>
      </w:pPr>
      <w:hyperlink r:id="rId2316" w:history="1">
        <w:r w:rsidRPr="00775E2D">
          <w:rPr>
            <w:rFonts w:ascii="Times New Roman" w:hAnsi="Times New Roman"/>
            <w:color w:val="0000FF"/>
            <w:sz w:val="24"/>
            <w:u w:val="single"/>
          </w:rPr>
          <w:t>Group leaders' meeting - 8 September 1958, 1958 September 11</w:t>
        </w:r>
      </w:hyperlink>
    </w:p>
    <w:p w14:paraId="6470E685" w14:textId="77777777" w:rsidR="004728DD" w:rsidRPr="00775E2D" w:rsidRDefault="004728DD" w:rsidP="004728DD">
      <w:pPr>
        <w:spacing w:after="0"/>
        <w:rPr>
          <w:rFonts w:ascii="Times New Roman" w:hAnsi="Times New Roman"/>
          <w:sz w:val="24"/>
        </w:rPr>
      </w:pPr>
      <w:hyperlink r:id="rId2317" w:history="1">
        <w:r w:rsidRPr="00775E2D">
          <w:rPr>
            <w:rFonts w:ascii="Times New Roman" w:hAnsi="Times New Roman"/>
            <w:color w:val="0000FF"/>
            <w:sz w:val="24"/>
            <w:u w:val="single"/>
          </w:rPr>
          <w:t>Group leaders' meeting - 16 September 1957, 1957 September 18</w:t>
        </w:r>
      </w:hyperlink>
    </w:p>
    <w:p w14:paraId="5A485CD3" w14:textId="77777777" w:rsidR="004728DD" w:rsidRPr="00775E2D" w:rsidRDefault="004728DD" w:rsidP="004728DD">
      <w:pPr>
        <w:spacing w:after="0"/>
        <w:rPr>
          <w:rFonts w:ascii="Times New Roman" w:hAnsi="Times New Roman"/>
          <w:sz w:val="24"/>
        </w:rPr>
      </w:pPr>
      <w:hyperlink r:id="rId2318" w:history="1">
        <w:r w:rsidRPr="00775E2D">
          <w:rPr>
            <w:rFonts w:ascii="Times New Roman" w:hAnsi="Times New Roman"/>
            <w:color w:val="0000FF"/>
            <w:sz w:val="24"/>
            <w:u w:val="single"/>
          </w:rPr>
          <w:t>Memorandum 6L-308, 1957 June 10</w:t>
        </w:r>
      </w:hyperlink>
    </w:p>
    <w:p w14:paraId="251DE2B2" w14:textId="77777777" w:rsidR="004728DD" w:rsidRPr="00775E2D" w:rsidRDefault="004728DD" w:rsidP="004728DD">
      <w:pPr>
        <w:spacing w:after="0"/>
        <w:rPr>
          <w:rFonts w:ascii="Times New Roman" w:hAnsi="Times New Roman"/>
          <w:sz w:val="24"/>
        </w:rPr>
      </w:pPr>
      <w:hyperlink r:id="rId2319" w:history="1">
        <w:r w:rsidRPr="00775E2D">
          <w:rPr>
            <w:rFonts w:ascii="Times New Roman" w:hAnsi="Times New Roman"/>
            <w:color w:val="0000FF"/>
            <w:sz w:val="24"/>
            <w:u w:val="single"/>
          </w:rPr>
          <w:t>Group leaders' meeting - 7 January 1957, 1957 January 09</w:t>
        </w:r>
      </w:hyperlink>
    </w:p>
    <w:p w14:paraId="068E8A8E" w14:textId="77777777" w:rsidR="004728DD" w:rsidRPr="00775E2D" w:rsidRDefault="004728DD" w:rsidP="004728DD">
      <w:pPr>
        <w:spacing w:after="0"/>
        <w:rPr>
          <w:rFonts w:ascii="Times New Roman" w:hAnsi="Times New Roman"/>
          <w:sz w:val="24"/>
        </w:rPr>
      </w:pPr>
      <w:hyperlink r:id="rId2320" w:history="1">
        <w:r w:rsidRPr="00775E2D">
          <w:rPr>
            <w:rFonts w:ascii="Times New Roman" w:hAnsi="Times New Roman"/>
            <w:color w:val="0000FF"/>
            <w:sz w:val="24"/>
            <w:u w:val="single"/>
          </w:rPr>
          <w:t>Memorandum 6L-299, 1957 March 11</w:t>
        </w:r>
      </w:hyperlink>
    </w:p>
    <w:p w14:paraId="25660C6E" w14:textId="77777777" w:rsidR="004728DD" w:rsidRPr="00775E2D" w:rsidRDefault="004728DD" w:rsidP="004728DD">
      <w:pPr>
        <w:spacing w:after="0"/>
        <w:rPr>
          <w:rFonts w:ascii="Times New Roman" w:hAnsi="Times New Roman"/>
          <w:sz w:val="24"/>
        </w:rPr>
      </w:pPr>
      <w:hyperlink r:id="rId2321" w:history="1">
        <w:r w:rsidRPr="00775E2D">
          <w:rPr>
            <w:rFonts w:ascii="Times New Roman" w:hAnsi="Times New Roman"/>
            <w:color w:val="0000FF"/>
            <w:sz w:val="24"/>
            <w:u w:val="single"/>
          </w:rPr>
          <w:t>Group leaders' meeting - 25 March 1957, 1957 March 28</w:t>
        </w:r>
      </w:hyperlink>
    </w:p>
    <w:p w14:paraId="56F79D32" w14:textId="77777777" w:rsidR="004728DD" w:rsidRPr="00775E2D" w:rsidRDefault="004728DD" w:rsidP="004728DD">
      <w:pPr>
        <w:spacing w:after="0"/>
        <w:rPr>
          <w:rFonts w:ascii="Times New Roman" w:hAnsi="Times New Roman"/>
          <w:sz w:val="24"/>
        </w:rPr>
      </w:pPr>
      <w:hyperlink r:id="rId2322" w:history="1">
        <w:r w:rsidRPr="00775E2D">
          <w:rPr>
            <w:rFonts w:ascii="Times New Roman" w:hAnsi="Times New Roman"/>
            <w:color w:val="0000FF"/>
            <w:sz w:val="24"/>
            <w:u w:val="single"/>
          </w:rPr>
          <w:t>Group leaders' meeting - 6 January 1958, 1958 January 07</w:t>
        </w:r>
      </w:hyperlink>
    </w:p>
    <w:p w14:paraId="74565AB5" w14:textId="77777777" w:rsidR="004728DD" w:rsidRPr="00775E2D" w:rsidRDefault="004728DD" w:rsidP="004728DD">
      <w:pPr>
        <w:spacing w:after="0"/>
        <w:rPr>
          <w:rFonts w:ascii="Times New Roman" w:hAnsi="Times New Roman"/>
          <w:sz w:val="24"/>
        </w:rPr>
      </w:pPr>
      <w:hyperlink r:id="rId2323" w:history="1">
        <w:r w:rsidRPr="00775E2D">
          <w:rPr>
            <w:rFonts w:ascii="Times New Roman" w:hAnsi="Times New Roman"/>
            <w:color w:val="0000FF"/>
            <w:sz w:val="24"/>
            <w:u w:val="single"/>
          </w:rPr>
          <w:t>Group leaders' meeting - 23 June 1958, 1958 June 23</w:t>
        </w:r>
      </w:hyperlink>
    </w:p>
    <w:p w14:paraId="2FE2BFE6" w14:textId="77777777" w:rsidR="004728DD" w:rsidRPr="00775E2D" w:rsidRDefault="004728DD" w:rsidP="004728DD">
      <w:pPr>
        <w:spacing w:after="0"/>
        <w:rPr>
          <w:rFonts w:ascii="Times New Roman" w:hAnsi="Times New Roman"/>
          <w:sz w:val="24"/>
        </w:rPr>
      </w:pPr>
      <w:hyperlink r:id="rId2324" w:history="1">
        <w:r w:rsidRPr="00775E2D">
          <w:rPr>
            <w:rFonts w:ascii="Times New Roman" w:hAnsi="Times New Roman"/>
            <w:color w:val="0000FF"/>
            <w:sz w:val="24"/>
            <w:u w:val="single"/>
          </w:rPr>
          <w:t>Group leaders' meeting - 5 November 1956, 1956 December 07</w:t>
        </w:r>
      </w:hyperlink>
    </w:p>
    <w:p w14:paraId="28E8B4FF" w14:textId="77777777" w:rsidR="004728DD" w:rsidRPr="00775E2D" w:rsidRDefault="004728DD" w:rsidP="004728DD">
      <w:pPr>
        <w:spacing w:after="0"/>
        <w:rPr>
          <w:rFonts w:ascii="Times New Roman" w:hAnsi="Times New Roman"/>
          <w:sz w:val="24"/>
        </w:rPr>
      </w:pPr>
      <w:hyperlink r:id="rId2325" w:history="1">
        <w:r w:rsidRPr="00775E2D">
          <w:rPr>
            <w:rFonts w:ascii="Times New Roman" w:hAnsi="Times New Roman"/>
            <w:color w:val="0000FF"/>
            <w:sz w:val="24"/>
            <w:u w:val="single"/>
          </w:rPr>
          <w:t>Group leaders' meeting - 30 June 1958, 1958 July 07</w:t>
        </w:r>
      </w:hyperlink>
    </w:p>
    <w:p w14:paraId="02745755" w14:textId="77777777" w:rsidR="004728DD" w:rsidRPr="00775E2D" w:rsidRDefault="004728DD" w:rsidP="004728DD">
      <w:pPr>
        <w:spacing w:after="0"/>
        <w:rPr>
          <w:rFonts w:ascii="Times New Roman" w:hAnsi="Times New Roman"/>
          <w:sz w:val="24"/>
        </w:rPr>
      </w:pPr>
      <w:hyperlink r:id="rId2326" w:history="1">
        <w:r w:rsidRPr="00775E2D">
          <w:rPr>
            <w:rFonts w:ascii="Times New Roman" w:hAnsi="Times New Roman"/>
            <w:color w:val="0000FF"/>
            <w:sz w:val="24"/>
            <w:u w:val="single"/>
          </w:rPr>
          <w:t>Group leaders' meeting - 9 September 1957, 1957 September 17</w:t>
        </w:r>
      </w:hyperlink>
    </w:p>
    <w:p w14:paraId="4447104D" w14:textId="77777777" w:rsidR="004728DD" w:rsidRPr="00775E2D" w:rsidRDefault="004728DD" w:rsidP="004728DD">
      <w:pPr>
        <w:spacing w:after="0"/>
        <w:rPr>
          <w:rFonts w:ascii="Times New Roman" w:hAnsi="Times New Roman"/>
          <w:sz w:val="24"/>
        </w:rPr>
      </w:pPr>
      <w:hyperlink r:id="rId2327" w:history="1">
        <w:r w:rsidRPr="00775E2D">
          <w:rPr>
            <w:rFonts w:ascii="Times New Roman" w:hAnsi="Times New Roman"/>
            <w:color w:val="0000FF"/>
            <w:sz w:val="24"/>
            <w:u w:val="single"/>
          </w:rPr>
          <w:t>Group leaders' meeting - 10 February 1958, 1958 February 12</w:t>
        </w:r>
      </w:hyperlink>
    </w:p>
    <w:p w14:paraId="75492B32" w14:textId="77777777" w:rsidR="004728DD" w:rsidRPr="00775E2D" w:rsidRDefault="004728DD" w:rsidP="004728DD">
      <w:pPr>
        <w:spacing w:after="0"/>
        <w:rPr>
          <w:rFonts w:ascii="Times New Roman" w:hAnsi="Times New Roman"/>
          <w:sz w:val="24"/>
        </w:rPr>
      </w:pPr>
      <w:hyperlink r:id="rId2328" w:history="1">
        <w:r w:rsidRPr="00775E2D">
          <w:rPr>
            <w:rFonts w:ascii="Times New Roman" w:hAnsi="Times New Roman"/>
            <w:color w:val="0000FF"/>
            <w:sz w:val="24"/>
            <w:u w:val="single"/>
          </w:rPr>
          <w:t>Group leaders' meeting - 8 July 1957, 1957 July 16</w:t>
        </w:r>
      </w:hyperlink>
    </w:p>
    <w:p w14:paraId="130B0A1D" w14:textId="77777777" w:rsidR="004728DD" w:rsidRPr="00775E2D" w:rsidRDefault="004728DD" w:rsidP="004728DD">
      <w:pPr>
        <w:spacing w:after="0"/>
        <w:rPr>
          <w:rFonts w:ascii="Times New Roman" w:hAnsi="Times New Roman"/>
          <w:sz w:val="24"/>
        </w:rPr>
      </w:pPr>
      <w:hyperlink r:id="rId2329" w:history="1">
        <w:r w:rsidRPr="00775E2D">
          <w:rPr>
            <w:rFonts w:ascii="Times New Roman" w:hAnsi="Times New Roman"/>
            <w:color w:val="0000FF"/>
            <w:sz w:val="24"/>
            <w:u w:val="single"/>
          </w:rPr>
          <w:t>Group leaders' meeting - 15 October 1956, 1956 October 15</w:t>
        </w:r>
      </w:hyperlink>
    </w:p>
    <w:p w14:paraId="298FB235" w14:textId="77777777" w:rsidR="004728DD" w:rsidRPr="00775E2D" w:rsidRDefault="004728DD" w:rsidP="004728DD">
      <w:pPr>
        <w:spacing w:after="0"/>
        <w:rPr>
          <w:rFonts w:ascii="Times New Roman" w:hAnsi="Times New Roman"/>
          <w:sz w:val="24"/>
        </w:rPr>
      </w:pPr>
      <w:hyperlink r:id="rId2330" w:history="1">
        <w:r w:rsidRPr="00775E2D">
          <w:rPr>
            <w:rFonts w:ascii="Times New Roman" w:hAnsi="Times New Roman"/>
            <w:color w:val="0000FF"/>
            <w:sz w:val="24"/>
            <w:u w:val="single"/>
          </w:rPr>
          <w:t>Group leaders' meeting - 17 December 1956, 1956 December 20</w:t>
        </w:r>
      </w:hyperlink>
    </w:p>
    <w:p w14:paraId="08B47386" w14:textId="77777777" w:rsidR="004728DD" w:rsidRPr="00775E2D" w:rsidRDefault="004728DD" w:rsidP="004728DD">
      <w:pPr>
        <w:spacing w:after="0"/>
        <w:rPr>
          <w:rFonts w:ascii="Times New Roman" w:hAnsi="Times New Roman"/>
          <w:sz w:val="24"/>
        </w:rPr>
      </w:pPr>
      <w:hyperlink r:id="rId2331" w:history="1">
        <w:r w:rsidRPr="00775E2D">
          <w:rPr>
            <w:rFonts w:ascii="Times New Roman" w:hAnsi="Times New Roman"/>
            <w:color w:val="0000FF"/>
            <w:sz w:val="24"/>
            <w:u w:val="single"/>
          </w:rPr>
          <w:t>Group leaders' meeting - 10 March 1958, 1958 March 17</w:t>
        </w:r>
      </w:hyperlink>
    </w:p>
    <w:p w14:paraId="0DC08E1C" w14:textId="77777777" w:rsidR="004728DD" w:rsidRPr="00775E2D" w:rsidRDefault="004728DD" w:rsidP="004728DD">
      <w:pPr>
        <w:spacing w:after="0"/>
        <w:rPr>
          <w:rFonts w:ascii="Times New Roman" w:hAnsi="Times New Roman"/>
          <w:sz w:val="24"/>
        </w:rPr>
      </w:pPr>
      <w:hyperlink r:id="rId2332" w:history="1">
        <w:r w:rsidRPr="00775E2D">
          <w:rPr>
            <w:rFonts w:ascii="Times New Roman" w:hAnsi="Times New Roman"/>
            <w:color w:val="0000FF"/>
            <w:sz w:val="24"/>
            <w:u w:val="single"/>
          </w:rPr>
          <w:t>Group leaders' meeting - 24 March 1958, 1958 March 28</w:t>
        </w:r>
      </w:hyperlink>
    </w:p>
    <w:p w14:paraId="2F188504" w14:textId="77777777" w:rsidR="004728DD" w:rsidRPr="00775E2D" w:rsidRDefault="004728DD" w:rsidP="004728DD">
      <w:pPr>
        <w:spacing w:after="0"/>
        <w:rPr>
          <w:rFonts w:ascii="Times New Roman" w:hAnsi="Times New Roman"/>
          <w:sz w:val="24"/>
        </w:rPr>
      </w:pPr>
      <w:hyperlink r:id="rId2333" w:history="1">
        <w:r w:rsidRPr="00775E2D">
          <w:rPr>
            <w:rFonts w:ascii="Times New Roman" w:hAnsi="Times New Roman"/>
            <w:color w:val="0000FF"/>
            <w:sz w:val="24"/>
            <w:u w:val="single"/>
          </w:rPr>
          <w:t>Group leaders' meeting - 27 May 1957, 1957 May 28</w:t>
        </w:r>
      </w:hyperlink>
    </w:p>
    <w:p w14:paraId="5AB3B0CF" w14:textId="77777777" w:rsidR="004728DD" w:rsidRPr="00775E2D" w:rsidRDefault="004728DD" w:rsidP="004728DD">
      <w:pPr>
        <w:spacing w:after="0"/>
        <w:rPr>
          <w:rFonts w:ascii="Times New Roman" w:hAnsi="Times New Roman"/>
          <w:sz w:val="24"/>
        </w:rPr>
      </w:pPr>
      <w:hyperlink r:id="rId2334" w:history="1">
        <w:r w:rsidRPr="00775E2D">
          <w:rPr>
            <w:rFonts w:ascii="Times New Roman" w:hAnsi="Times New Roman"/>
            <w:color w:val="0000FF"/>
            <w:sz w:val="24"/>
            <w:u w:val="single"/>
          </w:rPr>
          <w:t>Group leaders' meeting - 4 March 1957, 1957 March 13</w:t>
        </w:r>
      </w:hyperlink>
    </w:p>
    <w:p w14:paraId="3A92E48B" w14:textId="77777777" w:rsidR="004728DD" w:rsidRPr="00775E2D" w:rsidRDefault="004728DD" w:rsidP="004728DD">
      <w:pPr>
        <w:spacing w:after="0"/>
        <w:rPr>
          <w:rFonts w:ascii="Times New Roman" w:hAnsi="Times New Roman"/>
          <w:sz w:val="24"/>
        </w:rPr>
      </w:pPr>
      <w:hyperlink r:id="rId2335" w:history="1">
        <w:r w:rsidRPr="00775E2D">
          <w:rPr>
            <w:rFonts w:ascii="Times New Roman" w:hAnsi="Times New Roman"/>
            <w:color w:val="0000FF"/>
            <w:sz w:val="24"/>
            <w:u w:val="single"/>
          </w:rPr>
          <w:t>Group leaders' meeting - 16 December 1957, 1957 December 19</w:t>
        </w:r>
      </w:hyperlink>
    </w:p>
    <w:p w14:paraId="30567F30" w14:textId="77777777" w:rsidR="004728DD" w:rsidRPr="00775E2D" w:rsidRDefault="004728DD" w:rsidP="004728DD">
      <w:pPr>
        <w:spacing w:after="0"/>
        <w:rPr>
          <w:rFonts w:ascii="Times New Roman" w:hAnsi="Times New Roman"/>
          <w:sz w:val="24"/>
        </w:rPr>
      </w:pPr>
      <w:hyperlink r:id="rId2336" w:history="1">
        <w:r w:rsidRPr="00775E2D">
          <w:rPr>
            <w:rFonts w:ascii="Times New Roman" w:hAnsi="Times New Roman"/>
            <w:color w:val="0000FF"/>
            <w:sz w:val="24"/>
            <w:u w:val="single"/>
          </w:rPr>
          <w:t>L-series memoranda [log], 1960 March 30</w:t>
        </w:r>
      </w:hyperlink>
    </w:p>
    <w:p w14:paraId="015A345A" w14:textId="77777777" w:rsidR="004728DD" w:rsidRPr="00775E2D" w:rsidRDefault="004728DD" w:rsidP="004728DD">
      <w:pPr>
        <w:spacing w:after="0"/>
        <w:rPr>
          <w:rFonts w:ascii="Times New Roman" w:hAnsi="Times New Roman"/>
          <w:sz w:val="24"/>
        </w:rPr>
      </w:pPr>
      <w:hyperlink r:id="rId2337" w:history="1">
        <w:r w:rsidRPr="00775E2D">
          <w:rPr>
            <w:rFonts w:ascii="Times New Roman" w:hAnsi="Times New Roman"/>
            <w:color w:val="0000FF"/>
            <w:sz w:val="24"/>
            <w:u w:val="single"/>
          </w:rPr>
          <w:t>Group leaders' meeting - 31 March 1958, 1958 April 04</w:t>
        </w:r>
      </w:hyperlink>
    </w:p>
    <w:p w14:paraId="7C9700FC" w14:textId="77777777" w:rsidR="004728DD" w:rsidRPr="00775E2D" w:rsidRDefault="004728DD" w:rsidP="004728DD">
      <w:pPr>
        <w:spacing w:after="0"/>
        <w:rPr>
          <w:rFonts w:ascii="Times New Roman" w:hAnsi="Times New Roman"/>
          <w:sz w:val="24"/>
        </w:rPr>
      </w:pPr>
      <w:hyperlink r:id="rId2338" w:history="1">
        <w:r w:rsidRPr="00775E2D">
          <w:rPr>
            <w:rFonts w:ascii="Times New Roman" w:hAnsi="Times New Roman"/>
            <w:color w:val="0000FF"/>
            <w:sz w:val="24"/>
            <w:u w:val="single"/>
          </w:rPr>
          <w:t>Group leaders' meeting - 21 April 1958, 1958 April 23</w:t>
        </w:r>
      </w:hyperlink>
    </w:p>
    <w:p w14:paraId="480DCEC4" w14:textId="77777777" w:rsidR="004728DD" w:rsidRPr="00775E2D" w:rsidRDefault="004728DD" w:rsidP="004728DD">
      <w:pPr>
        <w:spacing w:after="0"/>
        <w:rPr>
          <w:rFonts w:ascii="Times New Roman" w:hAnsi="Times New Roman"/>
          <w:sz w:val="24"/>
        </w:rPr>
      </w:pPr>
      <w:hyperlink r:id="rId2339" w:history="1">
        <w:r w:rsidRPr="00775E2D">
          <w:rPr>
            <w:rFonts w:ascii="Times New Roman" w:hAnsi="Times New Roman"/>
            <w:color w:val="0000FF"/>
            <w:sz w:val="24"/>
            <w:u w:val="single"/>
          </w:rPr>
          <w:t>Group leaders' meeting - 4 November 1957, 1957 November 05</w:t>
        </w:r>
      </w:hyperlink>
    </w:p>
    <w:p w14:paraId="54C206F3" w14:textId="77777777" w:rsidR="004728DD" w:rsidRPr="00775E2D" w:rsidRDefault="004728DD" w:rsidP="004728DD">
      <w:pPr>
        <w:spacing w:after="0"/>
        <w:rPr>
          <w:rFonts w:ascii="Times New Roman" w:hAnsi="Times New Roman"/>
          <w:sz w:val="24"/>
        </w:rPr>
      </w:pPr>
      <w:hyperlink r:id="rId2340" w:history="1">
        <w:r w:rsidRPr="00775E2D">
          <w:rPr>
            <w:rFonts w:ascii="Times New Roman" w:hAnsi="Times New Roman"/>
            <w:color w:val="0000FF"/>
            <w:sz w:val="24"/>
            <w:u w:val="single"/>
          </w:rPr>
          <w:t>Group leaders' meeting - 11 August 1958, 1958 August 15</w:t>
        </w:r>
      </w:hyperlink>
    </w:p>
    <w:p w14:paraId="329178A3" w14:textId="77777777" w:rsidR="004728DD" w:rsidRPr="00775E2D" w:rsidRDefault="004728DD" w:rsidP="004728DD">
      <w:pPr>
        <w:spacing w:after="0"/>
        <w:rPr>
          <w:rFonts w:ascii="Times New Roman" w:hAnsi="Times New Roman"/>
          <w:sz w:val="24"/>
        </w:rPr>
      </w:pPr>
      <w:hyperlink r:id="rId2341" w:history="1">
        <w:r w:rsidRPr="00775E2D">
          <w:rPr>
            <w:rFonts w:ascii="Times New Roman" w:hAnsi="Times New Roman"/>
            <w:color w:val="0000FF"/>
            <w:sz w:val="24"/>
            <w:u w:val="single"/>
          </w:rPr>
          <w:t>Group leaders' meeting - 17 June 1957, 1957 June 18</w:t>
        </w:r>
      </w:hyperlink>
    </w:p>
    <w:p w14:paraId="11CDCF52" w14:textId="77777777" w:rsidR="004728DD" w:rsidRPr="00775E2D" w:rsidRDefault="004728DD" w:rsidP="004728DD">
      <w:pPr>
        <w:spacing w:after="0"/>
        <w:rPr>
          <w:rFonts w:ascii="Times New Roman" w:hAnsi="Times New Roman"/>
          <w:sz w:val="24"/>
        </w:rPr>
      </w:pPr>
      <w:hyperlink r:id="rId2342" w:history="1">
        <w:r w:rsidRPr="00775E2D">
          <w:rPr>
            <w:rFonts w:ascii="Times New Roman" w:hAnsi="Times New Roman"/>
            <w:color w:val="0000FF"/>
            <w:sz w:val="24"/>
            <w:u w:val="single"/>
          </w:rPr>
          <w:t>Group leaders' meeting - 7 July 1958, 1958 July 08</w:t>
        </w:r>
      </w:hyperlink>
    </w:p>
    <w:p w14:paraId="1F9748EB" w14:textId="77777777" w:rsidR="004728DD" w:rsidRPr="00775E2D" w:rsidRDefault="004728DD" w:rsidP="004728DD">
      <w:pPr>
        <w:spacing w:after="0"/>
        <w:rPr>
          <w:rFonts w:ascii="Times New Roman" w:hAnsi="Times New Roman"/>
          <w:sz w:val="24"/>
        </w:rPr>
      </w:pPr>
      <w:hyperlink r:id="rId2343" w:history="1">
        <w:r w:rsidRPr="00775E2D">
          <w:rPr>
            <w:rFonts w:ascii="Times New Roman" w:hAnsi="Times New Roman"/>
            <w:color w:val="0000FF"/>
            <w:sz w:val="24"/>
            <w:u w:val="single"/>
          </w:rPr>
          <w:t>Group leaders' meeting - 25 November 1957, 1957 December 03</w:t>
        </w:r>
      </w:hyperlink>
    </w:p>
    <w:p w14:paraId="09D527D5" w14:textId="77777777" w:rsidR="004728DD" w:rsidRPr="00775E2D" w:rsidRDefault="004728DD" w:rsidP="004728DD">
      <w:pPr>
        <w:spacing w:after="0"/>
        <w:rPr>
          <w:rFonts w:ascii="Times New Roman" w:hAnsi="Times New Roman"/>
          <w:sz w:val="24"/>
        </w:rPr>
      </w:pPr>
      <w:hyperlink r:id="rId2344" w:history="1">
        <w:r w:rsidRPr="00775E2D">
          <w:rPr>
            <w:rFonts w:ascii="Times New Roman" w:hAnsi="Times New Roman"/>
            <w:color w:val="0000FF"/>
            <w:sz w:val="24"/>
            <w:u w:val="single"/>
          </w:rPr>
          <w:t>Group leaders' meeting - 19 May 1958, 1958 June 04</w:t>
        </w:r>
      </w:hyperlink>
    </w:p>
    <w:p w14:paraId="5165BC4B" w14:textId="77777777" w:rsidR="004728DD" w:rsidRPr="00775E2D" w:rsidRDefault="004728DD" w:rsidP="004728DD">
      <w:pPr>
        <w:spacing w:after="0"/>
        <w:rPr>
          <w:rFonts w:ascii="Times New Roman" w:hAnsi="Times New Roman"/>
          <w:sz w:val="24"/>
        </w:rPr>
      </w:pPr>
      <w:hyperlink r:id="rId2345" w:history="1">
        <w:r w:rsidRPr="00775E2D">
          <w:rPr>
            <w:rFonts w:ascii="Times New Roman" w:hAnsi="Times New Roman"/>
            <w:color w:val="0000FF"/>
            <w:sz w:val="24"/>
            <w:u w:val="single"/>
          </w:rPr>
          <w:t>Group leaders' meeting - 28 January 1957, 1957 January 31</w:t>
        </w:r>
      </w:hyperlink>
    </w:p>
    <w:p w14:paraId="46F55FA3" w14:textId="77777777" w:rsidR="004728DD" w:rsidRPr="00775E2D" w:rsidRDefault="004728DD" w:rsidP="004728DD">
      <w:pPr>
        <w:spacing w:after="0"/>
        <w:rPr>
          <w:rFonts w:ascii="Times New Roman" w:hAnsi="Times New Roman"/>
          <w:sz w:val="24"/>
        </w:rPr>
      </w:pPr>
      <w:hyperlink r:id="rId2346" w:history="1">
        <w:r w:rsidRPr="00775E2D">
          <w:rPr>
            <w:rFonts w:ascii="Times New Roman" w:hAnsi="Times New Roman"/>
            <w:color w:val="0000FF"/>
            <w:sz w:val="24"/>
            <w:u w:val="single"/>
          </w:rPr>
          <w:t>Group leaders' meeting - 7 October 1957, 1957 October 08</w:t>
        </w:r>
      </w:hyperlink>
    </w:p>
    <w:p w14:paraId="4E62DA9D" w14:textId="77777777" w:rsidR="004728DD" w:rsidRPr="00775E2D" w:rsidRDefault="004728DD" w:rsidP="004728DD">
      <w:pPr>
        <w:spacing w:after="0"/>
        <w:rPr>
          <w:rFonts w:ascii="Times New Roman" w:hAnsi="Times New Roman"/>
          <w:sz w:val="24"/>
        </w:rPr>
      </w:pPr>
      <w:hyperlink r:id="rId2347" w:history="1">
        <w:r w:rsidRPr="00775E2D">
          <w:rPr>
            <w:rFonts w:ascii="Times New Roman" w:hAnsi="Times New Roman"/>
            <w:color w:val="0000FF"/>
            <w:sz w:val="24"/>
            <w:u w:val="single"/>
          </w:rPr>
          <w:t>Group leaders' meeting - 21 January 1957, 1957 January 25</w:t>
        </w:r>
      </w:hyperlink>
    </w:p>
    <w:p w14:paraId="4169902D" w14:textId="77777777" w:rsidR="004728DD" w:rsidRPr="00775E2D" w:rsidRDefault="004728DD" w:rsidP="004728DD">
      <w:pPr>
        <w:spacing w:after="0"/>
        <w:rPr>
          <w:rFonts w:ascii="Times New Roman" w:hAnsi="Times New Roman"/>
          <w:sz w:val="24"/>
        </w:rPr>
      </w:pPr>
      <w:hyperlink r:id="rId2348" w:history="1">
        <w:r w:rsidRPr="00775E2D">
          <w:rPr>
            <w:rFonts w:ascii="Times New Roman" w:hAnsi="Times New Roman"/>
            <w:color w:val="0000FF"/>
            <w:sz w:val="24"/>
            <w:u w:val="single"/>
          </w:rPr>
          <w:t>Group leaders' meeting - 23 September 1957, 1957 September 24</w:t>
        </w:r>
      </w:hyperlink>
    </w:p>
    <w:p w14:paraId="09CCF1B5" w14:textId="77777777" w:rsidR="004728DD" w:rsidRPr="00775E2D" w:rsidRDefault="004728DD" w:rsidP="004728DD">
      <w:pPr>
        <w:spacing w:after="0"/>
        <w:rPr>
          <w:rFonts w:ascii="Times New Roman" w:hAnsi="Times New Roman"/>
          <w:sz w:val="24"/>
        </w:rPr>
      </w:pPr>
      <w:hyperlink r:id="rId2349" w:history="1">
        <w:r w:rsidRPr="00775E2D">
          <w:rPr>
            <w:rFonts w:ascii="Times New Roman" w:hAnsi="Times New Roman"/>
            <w:color w:val="0000FF"/>
            <w:sz w:val="24"/>
            <w:u w:val="single"/>
          </w:rPr>
          <w:t>Group leaders' meeting - 3 February 1958, 1958 February 07</w:t>
        </w:r>
      </w:hyperlink>
    </w:p>
    <w:p w14:paraId="16615AB0" w14:textId="77777777" w:rsidR="004728DD" w:rsidRPr="00775E2D" w:rsidRDefault="004728DD" w:rsidP="004728DD">
      <w:pPr>
        <w:spacing w:after="0"/>
        <w:rPr>
          <w:rFonts w:ascii="Times New Roman" w:hAnsi="Times New Roman"/>
          <w:sz w:val="24"/>
        </w:rPr>
      </w:pPr>
      <w:hyperlink r:id="rId2350" w:history="1">
        <w:r w:rsidRPr="00775E2D">
          <w:rPr>
            <w:rFonts w:ascii="Times New Roman" w:hAnsi="Times New Roman"/>
            <w:color w:val="0000FF"/>
            <w:sz w:val="24"/>
            <w:u w:val="single"/>
          </w:rPr>
          <w:t>Group leaders' meeting - 1 July 1957, 1957 July 12</w:t>
        </w:r>
      </w:hyperlink>
    </w:p>
    <w:p w14:paraId="2FE0D2AD" w14:textId="77777777" w:rsidR="004728DD" w:rsidRPr="00775E2D" w:rsidRDefault="004728DD" w:rsidP="004728DD">
      <w:pPr>
        <w:spacing w:after="0"/>
        <w:rPr>
          <w:rFonts w:ascii="Times New Roman" w:hAnsi="Times New Roman"/>
          <w:sz w:val="24"/>
        </w:rPr>
      </w:pPr>
      <w:hyperlink r:id="rId2351" w:history="1">
        <w:r w:rsidRPr="00775E2D">
          <w:rPr>
            <w:rFonts w:ascii="Times New Roman" w:hAnsi="Times New Roman"/>
            <w:color w:val="0000FF"/>
            <w:sz w:val="24"/>
            <w:u w:val="single"/>
          </w:rPr>
          <w:t>Group leaders' meeting - 18 February 1957, 1957 February 28</w:t>
        </w:r>
      </w:hyperlink>
    </w:p>
    <w:p w14:paraId="5EFF0E4A" w14:textId="77777777" w:rsidR="004728DD" w:rsidRPr="00775E2D" w:rsidRDefault="004728DD" w:rsidP="004728DD">
      <w:pPr>
        <w:spacing w:after="0"/>
        <w:rPr>
          <w:rFonts w:ascii="Times New Roman" w:hAnsi="Times New Roman"/>
          <w:sz w:val="24"/>
        </w:rPr>
      </w:pPr>
      <w:hyperlink r:id="rId2352" w:history="1">
        <w:r w:rsidRPr="00775E2D">
          <w:rPr>
            <w:rFonts w:ascii="Times New Roman" w:hAnsi="Times New Roman"/>
            <w:color w:val="0000FF"/>
            <w:sz w:val="24"/>
            <w:u w:val="single"/>
          </w:rPr>
          <w:t>Group leaders' meeting - 14 July 1958, 1958 July 22</w:t>
        </w:r>
      </w:hyperlink>
    </w:p>
    <w:p w14:paraId="79D405BF" w14:textId="77777777" w:rsidR="004728DD" w:rsidRPr="00775E2D" w:rsidRDefault="004728DD" w:rsidP="004728DD">
      <w:pPr>
        <w:spacing w:after="0"/>
        <w:rPr>
          <w:rFonts w:ascii="Times New Roman" w:hAnsi="Times New Roman"/>
          <w:sz w:val="24"/>
        </w:rPr>
      </w:pPr>
      <w:hyperlink r:id="rId2353" w:history="1">
        <w:r w:rsidRPr="00775E2D">
          <w:rPr>
            <w:rFonts w:ascii="Times New Roman" w:hAnsi="Times New Roman"/>
            <w:color w:val="0000FF"/>
            <w:sz w:val="24"/>
            <w:u w:val="single"/>
          </w:rPr>
          <w:t>Group leaders' meeting - 28 July 1958, 1958 July 30</w:t>
        </w:r>
      </w:hyperlink>
    </w:p>
    <w:p w14:paraId="55ED5A8F" w14:textId="77777777" w:rsidR="004728DD" w:rsidRPr="00775E2D" w:rsidRDefault="004728DD" w:rsidP="004728DD">
      <w:pPr>
        <w:spacing w:after="0"/>
        <w:rPr>
          <w:rFonts w:ascii="Times New Roman" w:hAnsi="Times New Roman"/>
          <w:sz w:val="24"/>
        </w:rPr>
      </w:pPr>
      <w:hyperlink r:id="rId2354" w:history="1">
        <w:r w:rsidRPr="00775E2D">
          <w:rPr>
            <w:rFonts w:ascii="Times New Roman" w:hAnsi="Times New Roman"/>
            <w:color w:val="0000FF"/>
            <w:sz w:val="24"/>
            <w:u w:val="single"/>
          </w:rPr>
          <w:t>Group leaders' meeting - January 14, 1957, 1957 January 16</w:t>
        </w:r>
      </w:hyperlink>
    </w:p>
    <w:p w14:paraId="0DB808A1" w14:textId="77777777" w:rsidR="004728DD" w:rsidRPr="00775E2D" w:rsidRDefault="004728DD" w:rsidP="004728DD">
      <w:pPr>
        <w:spacing w:after="0"/>
        <w:rPr>
          <w:rFonts w:ascii="Times New Roman" w:hAnsi="Times New Roman"/>
          <w:sz w:val="24"/>
        </w:rPr>
      </w:pPr>
      <w:hyperlink r:id="rId2355" w:history="1">
        <w:r w:rsidRPr="00775E2D">
          <w:rPr>
            <w:rFonts w:ascii="Times New Roman" w:hAnsi="Times New Roman"/>
            <w:color w:val="0000FF"/>
            <w:sz w:val="24"/>
            <w:u w:val="single"/>
          </w:rPr>
          <w:t>Group leaders' meeting - 29 October 1956, 1956 October 29</w:t>
        </w:r>
      </w:hyperlink>
    </w:p>
    <w:p w14:paraId="682FB272" w14:textId="77777777" w:rsidR="004728DD" w:rsidRPr="00775E2D" w:rsidRDefault="004728DD" w:rsidP="004728DD">
      <w:pPr>
        <w:spacing w:after="0"/>
        <w:rPr>
          <w:rFonts w:ascii="Times New Roman" w:hAnsi="Times New Roman"/>
          <w:sz w:val="24"/>
        </w:rPr>
      </w:pPr>
      <w:hyperlink r:id="rId2356" w:history="1">
        <w:r w:rsidRPr="00775E2D">
          <w:rPr>
            <w:rFonts w:ascii="Times New Roman" w:hAnsi="Times New Roman"/>
            <w:color w:val="0000FF"/>
            <w:sz w:val="24"/>
            <w:u w:val="single"/>
          </w:rPr>
          <w:t>Group leaders' meeting - 18 August 1958, 1958 August 20</w:t>
        </w:r>
      </w:hyperlink>
    </w:p>
    <w:p w14:paraId="08DDB4D5" w14:textId="77777777" w:rsidR="004728DD" w:rsidRPr="00775E2D" w:rsidRDefault="004728DD" w:rsidP="004728DD">
      <w:pPr>
        <w:spacing w:after="0"/>
        <w:rPr>
          <w:rFonts w:ascii="Times New Roman" w:hAnsi="Times New Roman"/>
          <w:sz w:val="24"/>
        </w:rPr>
      </w:pPr>
      <w:hyperlink r:id="rId2357" w:history="1">
        <w:r w:rsidRPr="00775E2D">
          <w:rPr>
            <w:rFonts w:ascii="Times New Roman" w:hAnsi="Times New Roman"/>
            <w:color w:val="0000FF"/>
            <w:sz w:val="24"/>
            <w:u w:val="single"/>
          </w:rPr>
          <w:t>Interim Report, 1956 August 10</w:t>
        </w:r>
      </w:hyperlink>
    </w:p>
    <w:p w14:paraId="3C6EF4B2" w14:textId="77777777" w:rsidR="004728DD" w:rsidRPr="00775E2D" w:rsidRDefault="004728DD" w:rsidP="004728DD">
      <w:pPr>
        <w:spacing w:after="0"/>
        <w:rPr>
          <w:rFonts w:ascii="Times New Roman" w:hAnsi="Times New Roman"/>
          <w:sz w:val="24"/>
        </w:rPr>
      </w:pPr>
      <w:hyperlink r:id="rId2358" w:history="1">
        <w:r w:rsidRPr="00775E2D">
          <w:rPr>
            <w:rFonts w:ascii="Times New Roman" w:hAnsi="Times New Roman"/>
            <w:color w:val="0000FF"/>
            <w:sz w:val="24"/>
            <w:u w:val="single"/>
          </w:rPr>
          <w:t>Group leaders' meeting - 15 July 1957, 1957 July 26</w:t>
        </w:r>
      </w:hyperlink>
    </w:p>
    <w:p w14:paraId="07AE15AD" w14:textId="77777777" w:rsidR="004728DD" w:rsidRPr="00775E2D" w:rsidRDefault="004728DD" w:rsidP="004728DD">
      <w:pPr>
        <w:spacing w:after="0"/>
        <w:rPr>
          <w:rFonts w:ascii="Times New Roman" w:hAnsi="Times New Roman"/>
          <w:sz w:val="24"/>
        </w:rPr>
      </w:pPr>
      <w:hyperlink r:id="rId2359" w:history="1">
        <w:r w:rsidRPr="00775E2D">
          <w:rPr>
            <w:rFonts w:ascii="Times New Roman" w:hAnsi="Times New Roman"/>
            <w:color w:val="0000FF"/>
            <w:sz w:val="24"/>
            <w:u w:val="single"/>
          </w:rPr>
          <w:t>Group leaders' meeting - 29 April 1957, 1957 May 01</w:t>
        </w:r>
      </w:hyperlink>
    </w:p>
    <w:p w14:paraId="3C824C7D" w14:textId="77777777" w:rsidR="004728DD" w:rsidRPr="00775E2D" w:rsidRDefault="004728DD" w:rsidP="004728DD">
      <w:pPr>
        <w:spacing w:after="0"/>
        <w:rPr>
          <w:rFonts w:ascii="Times New Roman" w:hAnsi="Times New Roman"/>
          <w:sz w:val="24"/>
        </w:rPr>
      </w:pPr>
      <w:hyperlink r:id="rId2360" w:history="1">
        <w:r w:rsidRPr="00775E2D">
          <w:rPr>
            <w:rFonts w:ascii="Times New Roman" w:hAnsi="Times New Roman"/>
            <w:color w:val="0000FF"/>
            <w:sz w:val="24"/>
            <w:u w:val="single"/>
          </w:rPr>
          <w:t>Group leaders' meeting - August 6, 1956, 1956 August 10</w:t>
        </w:r>
      </w:hyperlink>
    </w:p>
    <w:p w14:paraId="6DBD2B8D" w14:textId="77777777" w:rsidR="004728DD" w:rsidRPr="00775E2D" w:rsidRDefault="004728DD" w:rsidP="004728DD">
      <w:pPr>
        <w:spacing w:after="0"/>
        <w:rPr>
          <w:rFonts w:ascii="Times New Roman" w:hAnsi="Times New Roman"/>
          <w:sz w:val="24"/>
        </w:rPr>
      </w:pPr>
      <w:hyperlink r:id="rId2361" w:history="1">
        <w:r w:rsidRPr="00775E2D">
          <w:rPr>
            <w:rFonts w:ascii="Times New Roman" w:hAnsi="Times New Roman"/>
            <w:color w:val="0000FF"/>
            <w:sz w:val="24"/>
            <w:u w:val="single"/>
          </w:rPr>
          <w:t>Group leaders' meeting - 10 December 1956, 1956 December 14</w:t>
        </w:r>
      </w:hyperlink>
    </w:p>
    <w:p w14:paraId="0D3CBFC1" w14:textId="77777777" w:rsidR="004728DD" w:rsidRPr="00775E2D" w:rsidRDefault="004728DD" w:rsidP="004728DD">
      <w:pPr>
        <w:spacing w:after="0"/>
        <w:rPr>
          <w:rFonts w:ascii="Times New Roman" w:hAnsi="Times New Roman"/>
          <w:sz w:val="24"/>
        </w:rPr>
      </w:pPr>
      <w:hyperlink r:id="rId2362" w:history="1">
        <w:r w:rsidRPr="00775E2D">
          <w:rPr>
            <w:rFonts w:ascii="Times New Roman" w:hAnsi="Times New Roman"/>
            <w:color w:val="0000FF"/>
            <w:sz w:val="24"/>
            <w:u w:val="single"/>
          </w:rPr>
          <w:t>Group leaders' meeting - 4 February 1957, 1957 February 07</w:t>
        </w:r>
      </w:hyperlink>
    </w:p>
    <w:p w14:paraId="6E950895" w14:textId="77777777" w:rsidR="004728DD" w:rsidRPr="00775E2D" w:rsidRDefault="004728DD" w:rsidP="004728DD">
      <w:pPr>
        <w:spacing w:after="0"/>
        <w:rPr>
          <w:rFonts w:ascii="Times New Roman" w:hAnsi="Times New Roman"/>
          <w:sz w:val="24"/>
        </w:rPr>
      </w:pPr>
      <w:hyperlink r:id="rId2363" w:history="1">
        <w:r w:rsidRPr="00775E2D">
          <w:rPr>
            <w:rFonts w:ascii="Times New Roman" w:hAnsi="Times New Roman"/>
            <w:color w:val="0000FF"/>
            <w:sz w:val="24"/>
            <w:u w:val="single"/>
          </w:rPr>
          <w:t>Group leaders' meeting - 11 February 1957, 1957 February 13</w:t>
        </w:r>
      </w:hyperlink>
    </w:p>
    <w:p w14:paraId="6677222E" w14:textId="77777777" w:rsidR="004728DD" w:rsidRPr="00775E2D" w:rsidRDefault="004728DD" w:rsidP="004728DD">
      <w:pPr>
        <w:spacing w:after="0"/>
        <w:rPr>
          <w:rFonts w:ascii="Times New Roman" w:hAnsi="Times New Roman"/>
          <w:sz w:val="24"/>
        </w:rPr>
      </w:pPr>
      <w:hyperlink r:id="rId2364" w:history="1">
        <w:r w:rsidRPr="00775E2D">
          <w:rPr>
            <w:rFonts w:ascii="Times New Roman" w:hAnsi="Times New Roman"/>
            <w:color w:val="0000FF"/>
            <w:sz w:val="24"/>
            <w:u w:val="single"/>
          </w:rPr>
          <w:t>Group leaders' meeting - 30 September 1957, 1957 October 07</w:t>
        </w:r>
      </w:hyperlink>
    </w:p>
    <w:p w14:paraId="036727D7" w14:textId="77777777" w:rsidR="004728DD" w:rsidRPr="00775E2D" w:rsidRDefault="004728DD" w:rsidP="004728DD">
      <w:pPr>
        <w:spacing w:after="0"/>
        <w:rPr>
          <w:rFonts w:ascii="Times New Roman" w:hAnsi="Times New Roman"/>
          <w:sz w:val="24"/>
        </w:rPr>
      </w:pPr>
      <w:hyperlink r:id="rId2365" w:history="1">
        <w:r w:rsidRPr="00775E2D">
          <w:rPr>
            <w:rFonts w:ascii="Times New Roman" w:hAnsi="Times New Roman"/>
            <w:color w:val="0000FF"/>
            <w:sz w:val="24"/>
            <w:u w:val="single"/>
          </w:rPr>
          <w:t>Group leaders' meeting - July 23, 1956, 1956 July 25</w:t>
        </w:r>
      </w:hyperlink>
    </w:p>
    <w:p w14:paraId="27701084" w14:textId="77777777" w:rsidR="004728DD" w:rsidRPr="00775E2D" w:rsidRDefault="004728DD" w:rsidP="004728DD">
      <w:pPr>
        <w:spacing w:after="0"/>
        <w:rPr>
          <w:rFonts w:ascii="Times New Roman" w:hAnsi="Times New Roman"/>
          <w:sz w:val="24"/>
        </w:rPr>
      </w:pPr>
      <w:hyperlink r:id="rId2366" w:history="1">
        <w:r w:rsidRPr="00775E2D">
          <w:rPr>
            <w:rFonts w:ascii="Times New Roman" w:hAnsi="Times New Roman"/>
            <w:color w:val="0000FF"/>
            <w:sz w:val="24"/>
            <w:u w:val="single"/>
          </w:rPr>
          <w:t>Group leaders' meeting - 29 July 1957, 1957 August 01</w:t>
        </w:r>
      </w:hyperlink>
    </w:p>
    <w:p w14:paraId="11364E48" w14:textId="77777777" w:rsidR="004728DD" w:rsidRPr="00775E2D" w:rsidRDefault="004728DD" w:rsidP="004728DD">
      <w:pPr>
        <w:spacing w:after="0"/>
        <w:rPr>
          <w:rFonts w:ascii="Times New Roman" w:hAnsi="Times New Roman"/>
          <w:sz w:val="24"/>
        </w:rPr>
      </w:pPr>
      <w:hyperlink r:id="rId2367" w:history="1">
        <w:r w:rsidRPr="00775E2D">
          <w:rPr>
            <w:rFonts w:ascii="Times New Roman" w:hAnsi="Times New Roman"/>
            <w:color w:val="0000FF"/>
            <w:sz w:val="24"/>
            <w:u w:val="single"/>
          </w:rPr>
          <w:t>Group leaders' meeting - 7 April 1958, 1958 April 08</w:t>
        </w:r>
      </w:hyperlink>
    </w:p>
    <w:p w14:paraId="6B65C7B7" w14:textId="77777777" w:rsidR="004728DD" w:rsidRPr="00775E2D" w:rsidRDefault="004728DD" w:rsidP="004728DD">
      <w:pPr>
        <w:spacing w:after="0"/>
        <w:rPr>
          <w:rFonts w:ascii="Times New Roman" w:hAnsi="Times New Roman"/>
          <w:sz w:val="24"/>
        </w:rPr>
      </w:pPr>
      <w:hyperlink r:id="rId2368" w:history="1">
        <w:r w:rsidRPr="00775E2D">
          <w:rPr>
            <w:rFonts w:ascii="Times New Roman" w:hAnsi="Times New Roman"/>
            <w:color w:val="0000FF"/>
            <w:sz w:val="24"/>
            <w:u w:val="single"/>
          </w:rPr>
          <w:t>Group leaders' meeting - 8 April 1957, 1957 April 11</w:t>
        </w:r>
      </w:hyperlink>
    </w:p>
    <w:p w14:paraId="3AABB416" w14:textId="77777777" w:rsidR="004728DD" w:rsidRPr="00775E2D" w:rsidRDefault="004728DD" w:rsidP="004728DD">
      <w:pPr>
        <w:spacing w:after="0"/>
        <w:rPr>
          <w:rFonts w:ascii="Times New Roman" w:hAnsi="Times New Roman"/>
          <w:sz w:val="24"/>
        </w:rPr>
      </w:pPr>
      <w:hyperlink r:id="rId2369" w:history="1">
        <w:r w:rsidRPr="00775E2D">
          <w:rPr>
            <w:rFonts w:ascii="Times New Roman" w:hAnsi="Times New Roman"/>
            <w:color w:val="0000FF"/>
            <w:sz w:val="24"/>
            <w:u w:val="single"/>
          </w:rPr>
          <w:t>Administrative Memoranda (A-series)</w:t>
        </w:r>
      </w:hyperlink>
    </w:p>
    <w:p w14:paraId="68288C87" w14:textId="77777777" w:rsidR="004728DD" w:rsidRPr="00775E2D" w:rsidRDefault="004728DD" w:rsidP="004728DD">
      <w:pPr>
        <w:spacing w:after="0"/>
        <w:rPr>
          <w:rFonts w:ascii="Times New Roman" w:hAnsi="Times New Roman"/>
          <w:sz w:val="24"/>
        </w:rPr>
      </w:pPr>
      <w:hyperlink r:id="rId2370" w:history="1">
        <w:r w:rsidRPr="00775E2D">
          <w:rPr>
            <w:rFonts w:ascii="Times New Roman" w:hAnsi="Times New Roman"/>
            <w:color w:val="0000FF"/>
            <w:sz w:val="24"/>
            <w:u w:val="single"/>
          </w:rPr>
          <w:t>Conference Notes (C-series)</w:t>
        </w:r>
      </w:hyperlink>
    </w:p>
    <w:p w14:paraId="76A3FD64" w14:textId="77777777" w:rsidR="004728DD" w:rsidRPr="00775E2D" w:rsidRDefault="004728DD" w:rsidP="004728DD">
      <w:pPr>
        <w:spacing w:after="0"/>
        <w:rPr>
          <w:rFonts w:ascii="Times New Roman" w:hAnsi="Times New Roman"/>
          <w:sz w:val="24"/>
        </w:rPr>
      </w:pPr>
      <w:hyperlink r:id="rId2371" w:history="1">
        <w:r w:rsidRPr="00775E2D">
          <w:rPr>
            <w:rFonts w:ascii="Times New Roman" w:hAnsi="Times New Roman"/>
            <w:color w:val="0000FF"/>
            <w:sz w:val="24"/>
            <w:u w:val="single"/>
          </w:rPr>
          <w:t>Engineering Notes (E-series)</w:t>
        </w:r>
      </w:hyperlink>
    </w:p>
    <w:p w14:paraId="0C3CEA2E" w14:textId="77777777" w:rsidR="004728DD" w:rsidRPr="00775E2D" w:rsidRDefault="004728DD" w:rsidP="004728DD">
      <w:pPr>
        <w:spacing w:after="0"/>
        <w:rPr>
          <w:rFonts w:ascii="Times New Roman" w:hAnsi="Times New Roman"/>
          <w:sz w:val="24"/>
        </w:rPr>
      </w:pPr>
      <w:hyperlink r:id="rId2372" w:history="1">
        <w:r w:rsidRPr="00775E2D">
          <w:rPr>
            <w:rFonts w:ascii="Times New Roman" w:hAnsi="Times New Roman"/>
            <w:color w:val="0000FF"/>
            <w:sz w:val="24"/>
            <w:u w:val="single"/>
          </w:rPr>
          <w:t>Limited Distribution Memoranda (L-series)</w:t>
        </w:r>
      </w:hyperlink>
    </w:p>
    <w:p w14:paraId="17F09C23" w14:textId="77777777" w:rsidR="004728DD" w:rsidRPr="00775E2D" w:rsidRDefault="004728DD" w:rsidP="004728DD">
      <w:pPr>
        <w:spacing w:after="0"/>
        <w:rPr>
          <w:rFonts w:ascii="Times New Roman" w:hAnsi="Times New Roman"/>
          <w:sz w:val="24"/>
        </w:rPr>
      </w:pPr>
      <w:hyperlink r:id="rId2373" w:history="1">
        <w:r w:rsidRPr="00775E2D">
          <w:rPr>
            <w:rFonts w:ascii="Times New Roman" w:hAnsi="Times New Roman"/>
            <w:color w:val="0000FF"/>
            <w:sz w:val="24"/>
            <w:u w:val="single"/>
          </w:rPr>
          <w:t>Memoranda (M-series)</w:t>
        </w:r>
      </w:hyperlink>
    </w:p>
    <w:p w14:paraId="04A2B1C0" w14:textId="77777777" w:rsidR="004728DD" w:rsidRPr="00775E2D" w:rsidRDefault="004728DD" w:rsidP="004728DD">
      <w:pPr>
        <w:spacing w:after="0"/>
        <w:rPr>
          <w:rFonts w:ascii="Times New Roman" w:hAnsi="Times New Roman"/>
          <w:sz w:val="24"/>
        </w:rPr>
      </w:pPr>
      <w:hyperlink r:id="rId2374" w:history="1">
        <w:r w:rsidRPr="00775E2D">
          <w:rPr>
            <w:rFonts w:ascii="Times New Roman" w:hAnsi="Times New Roman"/>
            <w:color w:val="0000FF"/>
            <w:sz w:val="24"/>
            <w:u w:val="single"/>
          </w:rPr>
          <w:t>Reports (R-series)</w:t>
        </w:r>
      </w:hyperlink>
    </w:p>
    <w:p w14:paraId="7089CDB7" w14:textId="77777777" w:rsidR="004728DD" w:rsidRPr="00775E2D" w:rsidRDefault="004728DD" w:rsidP="004728DD">
      <w:pPr>
        <w:spacing w:after="0"/>
        <w:rPr>
          <w:rFonts w:ascii="Times New Roman" w:hAnsi="Times New Roman"/>
          <w:sz w:val="24"/>
        </w:rPr>
      </w:pPr>
      <w:hyperlink r:id="rId2375" w:history="1">
        <w:r w:rsidRPr="00775E2D">
          <w:rPr>
            <w:rFonts w:ascii="Times New Roman" w:hAnsi="Times New Roman"/>
            <w:color w:val="0000FF"/>
            <w:sz w:val="24"/>
            <w:u w:val="single"/>
          </w:rPr>
          <w:t>Digital Computer Laboratory Memoranda</w:t>
        </w:r>
      </w:hyperlink>
    </w:p>
    <w:p w14:paraId="71A5E3CF" w14:textId="77777777" w:rsidR="004728DD" w:rsidRPr="00775E2D" w:rsidRDefault="004728DD" w:rsidP="004728DD">
      <w:pPr>
        <w:spacing w:after="0"/>
        <w:rPr>
          <w:rFonts w:ascii="Times New Roman" w:hAnsi="Times New Roman"/>
          <w:sz w:val="24"/>
        </w:rPr>
      </w:pPr>
      <w:hyperlink r:id="rId2376" w:history="1">
        <w:r w:rsidRPr="00775E2D">
          <w:rPr>
            <w:rFonts w:ascii="Times New Roman" w:hAnsi="Times New Roman"/>
            <w:color w:val="0000FF"/>
            <w:sz w:val="24"/>
            <w:u w:val="single"/>
          </w:rPr>
          <w:t>Project Whirlwind Summary Reports, 1946-1957</w:t>
        </w:r>
      </w:hyperlink>
    </w:p>
    <w:p w14:paraId="04215FA2" w14:textId="77777777" w:rsidR="004728DD" w:rsidRPr="00775E2D" w:rsidRDefault="004728DD" w:rsidP="004728DD">
      <w:pPr>
        <w:spacing w:after="0"/>
        <w:rPr>
          <w:rFonts w:ascii="Times New Roman" w:hAnsi="Times New Roman"/>
          <w:sz w:val="24"/>
        </w:rPr>
      </w:pPr>
      <w:hyperlink r:id="rId2377" w:history="1">
        <w:r w:rsidRPr="00775E2D">
          <w:rPr>
            <w:rFonts w:ascii="Times New Roman" w:hAnsi="Times New Roman"/>
            <w:color w:val="0000FF"/>
            <w:sz w:val="24"/>
            <w:u w:val="single"/>
          </w:rPr>
          <w:t>Whirlwind Finding Aids</w:t>
        </w:r>
      </w:hyperlink>
    </w:p>
    <w:p w14:paraId="0F5E7ED4" w14:textId="77777777" w:rsidR="004728DD" w:rsidRDefault="004728DD" w:rsidP="004728DD"/>
    <w:p w14:paraId="37344E9A" w14:textId="77777777" w:rsidR="004728DD" w:rsidRDefault="004728DD" w:rsidP="004728DD"/>
    <w:p w14:paraId="10233A4E" w14:textId="673C3BF0" w:rsidR="004728DD" w:rsidRDefault="004728DD" w:rsidP="00BF68FF"/>
    <w:p w14:paraId="0CD4566F" w14:textId="77777777" w:rsidR="004728DD" w:rsidRDefault="004728DD" w:rsidP="00BF68FF"/>
    <w:p w14:paraId="088757F5" w14:textId="77777777" w:rsidR="004728DD" w:rsidRPr="00BF68FF" w:rsidRDefault="004728DD" w:rsidP="00BF68FF"/>
    <w:sectPr w:rsidR="004728DD" w:rsidRPr="00BF68FF" w:rsidSect="00A17B45">
      <w:headerReference w:type="default" r:id="rId2378"/>
      <w:footerReference w:type="default" r:id="rId237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A3E0" w14:textId="77777777" w:rsidR="00F06F99" w:rsidRDefault="00F06F99">
      <w:r>
        <w:separator/>
      </w:r>
    </w:p>
  </w:endnote>
  <w:endnote w:type="continuationSeparator" w:id="0">
    <w:p w14:paraId="63D85CCB" w14:textId="77777777" w:rsidR="00F06F99" w:rsidRDefault="00F0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Palatino">
    <w:charset w:val="4D"/>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iddenHorzOCR-Identity-H">
    <w:panose1 w:val="00000000000000000000"/>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 w:name="Gungsuh">
    <w:altName w:val="Malgun Gothic"/>
    <w:charset w:val="81"/>
    <w:family w:val="roman"/>
    <w:pitch w:val="variable"/>
    <w:sig w:usb0="B00002AF" w:usb1="69D77CFB" w:usb2="00000030" w:usb3="00000000" w:csb0="0008009F" w:csb1="00000000"/>
  </w:font>
  <w:font w:name="Algerian">
    <w:panose1 w:val="04020705040A02060702"/>
    <w:charset w:val="00"/>
    <w:family w:val="decorativ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urier Std">
    <w:altName w:val="Courier New"/>
    <w:panose1 w:val="00000000000000000000"/>
    <w:charset w:val="00"/>
    <w:family w:val="moder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HiddenHorzOCR">
    <w:altName w:val="Yu Gothic"/>
    <w:panose1 w:val="00000000000000000000"/>
    <w:charset w:val="80"/>
    <w:family w:val="auto"/>
    <w:notTrueType/>
    <w:pitch w:val="default"/>
    <w:sig w:usb0="00000001" w:usb1="08070000" w:usb2="00000010" w:usb3="00000000" w:csb0="00020000" w:csb1="00000000"/>
  </w:font>
  <w:font w:name="Old English Text MT">
    <w:panose1 w:val="03040902040508030806"/>
    <w:charset w:val="00"/>
    <w:family w:val="script"/>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8311" w14:textId="6F33CBFE" w:rsidR="006154BD" w:rsidRDefault="006154BD">
    <w:pPr>
      <w:pStyle w:val="Footer"/>
    </w:pPr>
    <w:r>
      <w:rPr>
        <w:noProof/>
      </w:rPr>
      <mc:AlternateContent>
        <mc:Choice Requires="wps">
          <w:drawing>
            <wp:anchor distT="0" distB="0" distL="114300" distR="114300" simplePos="0" relativeHeight="251659264" behindDoc="0" locked="0" layoutInCell="0" allowOverlap="1" wp14:anchorId="3125CA75" wp14:editId="59BA72A6">
              <wp:simplePos x="0" y="0"/>
              <wp:positionH relativeFrom="page">
                <wp:posOffset>0</wp:posOffset>
              </wp:positionH>
              <wp:positionV relativeFrom="page">
                <wp:posOffset>9601200</wp:posOffset>
              </wp:positionV>
              <wp:extent cx="7772400" cy="266700"/>
              <wp:effectExtent l="0" t="0" r="0" b="0"/>
              <wp:wrapNone/>
              <wp:docPr id="24" name="MSIPCMb4ec49c696ea032e3bf03f3f" descr="{&quot;HashCode&quot;:81709189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6D46993" w14:textId="6F5EA619" w:rsidR="006154BD" w:rsidRPr="00655609" w:rsidRDefault="006154BD" w:rsidP="00655609">
                          <w:pPr>
                            <w:spacing w:before="0" w:after="0"/>
                            <w:jc w:val="center"/>
                            <w:rPr>
                              <w:rFonts w:ascii="Calibri" w:hAnsi="Calibri" w:cs="Calibri"/>
                              <w:color w:val="000000"/>
                              <w:sz w:val="14"/>
                            </w:rPr>
                          </w:pPr>
                          <w:r w:rsidRPr="00655609">
                            <w:rPr>
                              <w:rFonts w:ascii="Calibri" w:hAnsi="Calibri" w:cs="Calibri"/>
                              <w:color w:val="000000"/>
                              <w:sz w:val="14"/>
                            </w:rPr>
                            <w:t>Juniper Business Use Only</w:t>
                          </w:r>
                        </w:p>
                      </w:txbxContent>
                    </wps:txbx>
                    <wps:bodyPr rot="0" spcFirstLastPara="0" vertOverflow="overflow" horzOverflow="overflow" vert="horz" wrap="square" lIns="9144" tIns="0" rIns="9144" bIns="0" numCol="1" spcCol="0" rtlCol="0" fromWordArt="0" anchor="b" anchorCtr="0" forceAA="0" compatLnSpc="1">
                      <a:prstTxWarp prst="textNoShape">
                        <a:avLst/>
                      </a:prstTxWarp>
                      <a:noAutofit/>
                    </wps:bodyPr>
                  </wps:wsp>
                </a:graphicData>
              </a:graphic>
            </wp:anchor>
          </w:drawing>
        </mc:Choice>
        <mc:Fallback>
          <w:pict>
            <v:shapetype w14:anchorId="3125CA75" id="_x0000_t202" coordsize="21600,21600" o:spt="202" path="m,l,21600r21600,l21600,xe">
              <v:stroke joinstyle="miter"/>
              <v:path gradientshapeok="t" o:connecttype="rect"/>
            </v:shapetype>
            <v:shape id="MSIPCMb4ec49c696ea032e3bf03f3f" o:spid="_x0000_s1055" type="#_x0000_t202" alt="{&quot;HashCode&quot;:817091896,&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" o:allowincell="f" filled="f" stroked="f" strokeweight=".5pt">
              <v:textbox inset=".72pt,0,.72pt,0">
                <w:txbxContent>
                  <w:p w14:paraId="56D46993" w14:textId="6F5EA619" w:rsidR="006154BD" w:rsidRPr="00655609" w:rsidRDefault="006154BD" w:rsidP="00655609">
                    <w:pPr>
                      <w:spacing w:before="0" w:after="0"/>
                      <w:jc w:val="center"/>
                      <w:rPr>
                        <w:rFonts w:ascii="Calibri" w:hAnsi="Calibri" w:cs="Calibri"/>
                        <w:color w:val="000000"/>
                        <w:sz w:val="14"/>
                      </w:rPr>
                    </w:pPr>
                    <w:r w:rsidRPr="00655609">
                      <w:rPr>
                        <w:rFonts w:ascii="Calibri" w:hAnsi="Calibri" w:cs="Calibri"/>
                        <w:color w:val="000000"/>
                        <w:sz w:val="14"/>
                      </w:rPr>
                      <w:t>Juniper Business Use Only</w:t>
                    </w:r>
                  </w:p>
                </w:txbxContent>
              </v:textbox>
              <w10:wrap anchorx="page" anchory="page"/>
            </v:shape>
          </w:pict>
        </mc:Fallback>
      </mc:AlternateContent>
    </w:r>
    <w:r>
      <w:rPr>
        <w:noProof/>
      </w:rPr>
      <mc:AlternateContent>
        <mc:Choice Requires="wps">
          <w:drawing>
            <wp:anchor distT="0" distB="0" distL="114300" distR="114300" simplePos="0" relativeHeight="251655168" behindDoc="0" locked="0" layoutInCell="0" allowOverlap="1" wp14:anchorId="3D13A280" wp14:editId="354DCE09">
              <wp:simplePos x="0" y="0"/>
              <wp:positionH relativeFrom="column">
                <wp:posOffset>-9525</wp:posOffset>
              </wp:positionH>
              <wp:positionV relativeFrom="paragraph">
                <wp:posOffset>5080</wp:posOffset>
              </wp:positionV>
              <wp:extent cx="5753100" cy="0"/>
              <wp:effectExtent l="9525" t="5080" r="9525" b="1397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07016"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pt" to="452.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Kq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" o:allowincell="f"/>
          </w:pict>
        </mc:Fallback>
      </mc:AlternateContent>
    </w:r>
  </w:p>
  <w:p w14:paraId="072401A0" w14:textId="0E1AC50C" w:rsidR="006154BD" w:rsidRDefault="006154BD">
    <w:pPr>
      <w:pStyle w:val="Footer"/>
      <w:tabs>
        <w:tab w:val="clear" w:pos="8640"/>
        <w:tab w:val="right" w:pos="9000"/>
      </w:tabs>
    </w:pPr>
    <w:r>
      <w:fldChar w:fldCharType="begin"/>
    </w:r>
    <w:r>
      <w:instrText xml:space="preserve"> DATE \@ "MMMM d, yyyy" </w:instrText>
    </w:r>
    <w:r>
      <w:fldChar w:fldCharType="separate"/>
    </w:r>
    <w:r w:rsidR="001C61AD">
      <w:rPr>
        <w:noProof/>
      </w:rPr>
      <w:t>August 12, 2026</w:t>
    </w:r>
    <w:r>
      <w:rPr>
        <w:noProof/>
      </w:rPr>
      <w:fldChar w:fldCharType="end"/>
    </w:r>
    <w:r>
      <w:tab/>
      <w:t xml:space="preserve">g. </w:t>
    </w:r>
    <w:proofErr w:type="spellStart"/>
    <w:r>
      <w:t>fedorkow</w:t>
    </w:r>
    <w:proofErr w:type="spellEnd"/>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45</w:t>
    </w:r>
    <w:r>
      <w:rPr>
        <w:rStyle w:val="PageNumber"/>
      </w:rPr>
      <w:fldChar w:fldCharType="end"/>
    </w:r>
  </w:p>
  <w:p w14:paraId="0B5F1C4A" w14:textId="05CAA354" w:rsidR="006154BD" w:rsidRDefault="006154BD">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E34F" w14:textId="77777777" w:rsidR="00F06F99" w:rsidRDefault="00F06F99">
      <w:r>
        <w:separator/>
      </w:r>
    </w:p>
  </w:footnote>
  <w:footnote w:type="continuationSeparator" w:id="0">
    <w:p w14:paraId="33E2C7C6" w14:textId="77777777" w:rsidR="00F06F99" w:rsidRDefault="00F06F99">
      <w:r>
        <w:continuationSeparator/>
      </w:r>
    </w:p>
  </w:footnote>
  <w:footnote w:id="1">
    <w:p w14:paraId="74686881" w14:textId="15EC17F0" w:rsidR="00222662" w:rsidRPr="00222662" w:rsidRDefault="00222662">
      <w:pPr>
        <w:pStyle w:val="FootnoteText"/>
        <w:rPr>
          <w:lang w:val="en-US"/>
        </w:rPr>
      </w:pPr>
      <w:r>
        <w:rPr>
          <w:rStyle w:val="FootnoteReference"/>
        </w:rPr>
        <w:footnoteRef/>
      </w:r>
      <w:r>
        <w:t xml:space="preserve"> </w:t>
      </w:r>
      <w:r>
        <w:rPr>
          <w:lang w:val="en-US"/>
        </w:rPr>
        <w:t>And it lists Dr. V. D. Noe of Stanford Research Institute to talk transistors.  That would be Dr. No to you, good sir.</w:t>
      </w:r>
    </w:p>
  </w:footnote>
  <w:footnote w:id="2">
    <w:p w14:paraId="7EC9EFD2" w14:textId="687D1A91" w:rsidR="006154BD" w:rsidRPr="006D612C" w:rsidRDefault="006154BD">
      <w:pPr>
        <w:pStyle w:val="FootnoteText"/>
        <w:rPr>
          <w:lang w:val="en-US"/>
        </w:rPr>
      </w:pPr>
      <w:r>
        <w:rPr>
          <w:rStyle w:val="FootnoteReference"/>
        </w:rPr>
        <w:footnoteRef/>
      </w:r>
      <w:r>
        <w:t xml:space="preserve"> Also, see the modern version of the bouncing ball (nothing to do with Whirlwind): </w:t>
      </w:r>
      <w:hyperlink r:id="rId1" w:history="1">
        <w:r w:rsidRPr="001126B8">
          <w:rPr>
            <w:rStyle w:val="Hyperlink"/>
          </w:rPr>
          <w:t>http://demonstrations.wolfram.com/StroboscopicPhotographOfABouncingBall/</w:t>
        </w:r>
      </w:hyperlink>
    </w:p>
  </w:footnote>
  <w:footnote w:id="3">
    <w:p w14:paraId="6AA26ABA" w14:textId="5C9A73F0" w:rsidR="006154BD" w:rsidRPr="00966183" w:rsidRDefault="006154BD">
      <w:pPr>
        <w:pStyle w:val="FootnoteText"/>
        <w:rPr>
          <w:lang w:val="en-US"/>
        </w:rPr>
      </w:pPr>
      <w:r>
        <w:rPr>
          <w:rStyle w:val="FootnoteReference"/>
        </w:rPr>
        <w:footnoteRef/>
      </w:r>
      <w:r>
        <w:t xml:space="preserve"> </w:t>
      </w:r>
      <w:r>
        <w:rPr>
          <w:lang w:val="en-US"/>
        </w:rPr>
        <w:t>i.e., I assume he means “it’s analog”.</w:t>
      </w:r>
    </w:p>
  </w:footnote>
  <w:footnote w:id="4">
    <w:p w14:paraId="5A938D3F" w14:textId="5E585969" w:rsidR="006154BD" w:rsidRPr="00966183" w:rsidRDefault="006154BD">
      <w:pPr>
        <w:pStyle w:val="FootnoteText"/>
        <w:rPr>
          <w:lang w:val="en-US"/>
        </w:rPr>
      </w:pPr>
      <w:r>
        <w:rPr>
          <w:rStyle w:val="FootnoteReference"/>
        </w:rPr>
        <w:footnoteRef/>
      </w:r>
      <w:r>
        <w:t xml:space="preserve"> </w:t>
      </w:r>
      <w:r>
        <w:rPr>
          <w:lang w:val="en-US"/>
        </w:rPr>
        <w:t>I assume those are the People kind</w:t>
      </w:r>
    </w:p>
  </w:footnote>
  <w:footnote w:id="5">
    <w:p w14:paraId="41A25801" w14:textId="73D5C496" w:rsidR="00DE7310" w:rsidRPr="00DE7310" w:rsidRDefault="00DE7310">
      <w:pPr>
        <w:pStyle w:val="FootnoteText"/>
        <w:rPr>
          <w:lang w:val="en-US"/>
        </w:rPr>
      </w:pPr>
      <w:r>
        <w:rPr>
          <w:rStyle w:val="FootnoteReference"/>
        </w:rPr>
        <w:footnoteRef/>
      </w:r>
      <w:r>
        <w:t xml:space="preserve"> </w:t>
      </w:r>
      <w:r>
        <w:rPr>
          <w:lang w:val="en-US"/>
        </w:rPr>
        <w:t>C. R. Weiser said: get a human to do it.</w:t>
      </w:r>
    </w:p>
  </w:footnote>
  <w:footnote w:id="6">
    <w:p w14:paraId="7DF9F561" w14:textId="5F6B2F3F" w:rsidR="006154BD" w:rsidRPr="00A4565A" w:rsidRDefault="006154BD">
      <w:pPr>
        <w:pStyle w:val="FootnoteText"/>
        <w:rPr>
          <w:lang w:val="en-US"/>
        </w:rPr>
      </w:pPr>
      <w:r>
        <w:rPr>
          <w:rStyle w:val="FootnoteReference"/>
        </w:rPr>
        <w:footnoteRef/>
      </w:r>
      <w:r>
        <w:t xml:space="preserve"> </w:t>
      </w:r>
      <w:r>
        <w:rPr>
          <w:lang w:val="en-US"/>
        </w:rPr>
        <w:t>Which is exactly what my aircraft simulator generates(!)</w:t>
      </w:r>
    </w:p>
  </w:footnote>
  <w:footnote w:id="7">
    <w:p w14:paraId="18EB2C64" w14:textId="03B7CC3A" w:rsidR="006154BD" w:rsidRPr="00EB2821" w:rsidRDefault="006154BD">
      <w:pPr>
        <w:pStyle w:val="FootnoteText"/>
        <w:rPr>
          <w:lang w:val="en-US"/>
        </w:rPr>
      </w:pPr>
      <w:r>
        <w:rPr>
          <w:rStyle w:val="FootnoteReference"/>
        </w:rPr>
        <w:footnoteRef/>
      </w:r>
      <w:r>
        <w:t xml:space="preserve"> </w:t>
      </w:r>
      <w:r>
        <w:rPr>
          <w:lang w:val="en-US"/>
        </w:rPr>
        <w:t>We are still arguing the point.</w:t>
      </w:r>
    </w:p>
  </w:footnote>
  <w:footnote w:id="8">
    <w:p w14:paraId="7700B09C" w14:textId="7767DB8C" w:rsidR="006154BD" w:rsidRPr="00520387" w:rsidRDefault="006154BD">
      <w:pPr>
        <w:pStyle w:val="FootnoteText"/>
        <w:rPr>
          <w:lang w:val="en-US"/>
        </w:rPr>
      </w:pPr>
      <w:r>
        <w:rPr>
          <w:rStyle w:val="FootnoteReference"/>
        </w:rPr>
        <w:footnoteRef/>
      </w:r>
      <w:r>
        <w:t xml:space="preserve"> </w:t>
      </w:r>
      <w:r>
        <w:rPr>
          <w:lang w:val="en-US"/>
        </w:rPr>
        <w:t>From Hanscom, that direction probably covers the city of Boston and the South Shore, i.e., considerable clutter, a long way to open water.</w:t>
      </w:r>
    </w:p>
  </w:footnote>
  <w:footnote w:id="9">
    <w:p w14:paraId="0F5BF84D" w14:textId="645839CE" w:rsidR="006154BD" w:rsidRPr="003D3F54" w:rsidRDefault="006154BD">
      <w:pPr>
        <w:pStyle w:val="FootnoteText"/>
        <w:rPr>
          <w:lang w:val="en-US"/>
        </w:rPr>
      </w:pPr>
      <w:r>
        <w:rPr>
          <w:rStyle w:val="FootnoteReference"/>
        </w:rPr>
        <w:footnoteRef/>
      </w:r>
      <w:r>
        <w:t xml:space="preserve"> </w:t>
      </w:r>
      <w:r>
        <w:rPr>
          <w:lang w:val="en-US"/>
        </w:rPr>
        <w:t>Hey, that’s my April 2021 status too!  It still doesn’t work!</w:t>
      </w:r>
    </w:p>
  </w:footnote>
  <w:footnote w:id="10">
    <w:p w14:paraId="20187242" w14:textId="5E966CEE" w:rsidR="005827A9" w:rsidRPr="005827A9" w:rsidRDefault="005827A9">
      <w:pPr>
        <w:pStyle w:val="FootnoteText"/>
        <w:rPr>
          <w:lang w:val="en-US"/>
        </w:rPr>
      </w:pPr>
      <w:r>
        <w:rPr>
          <w:rStyle w:val="FootnoteReference"/>
        </w:rPr>
        <w:footnoteRef/>
      </w:r>
      <w:r>
        <w:t xml:space="preserve"> </w:t>
      </w:r>
      <w:r>
        <w:rPr>
          <w:lang w:val="en-US"/>
        </w:rPr>
        <w:t>I can only assume they got tired of waiting around for computers to do stuff, just like we do.</w:t>
      </w:r>
    </w:p>
  </w:footnote>
  <w:footnote w:id="11">
    <w:p w14:paraId="51431B41" w14:textId="530E052F" w:rsidR="006154BD" w:rsidRPr="00E003BC" w:rsidRDefault="006154BD">
      <w:pPr>
        <w:pStyle w:val="FootnoteText"/>
        <w:rPr>
          <w:lang w:val="en-US"/>
        </w:rPr>
      </w:pPr>
      <w:r>
        <w:rPr>
          <w:rStyle w:val="FootnoteReference"/>
        </w:rPr>
        <w:footnoteRef/>
      </w:r>
      <w:r>
        <w:t xml:space="preserve"> </w:t>
      </w:r>
      <w:r>
        <w:rPr>
          <w:lang w:val="en-US"/>
        </w:rPr>
        <w:t>Pixar take note.</w:t>
      </w:r>
    </w:p>
  </w:footnote>
  <w:footnote w:id="12">
    <w:p w14:paraId="2577F54D" w14:textId="164A8F6D" w:rsidR="00291D3F" w:rsidRPr="00291D3F" w:rsidRDefault="00291D3F">
      <w:pPr>
        <w:pStyle w:val="FootnoteText"/>
        <w:rPr>
          <w:lang w:val="en-US"/>
        </w:rPr>
      </w:pPr>
      <w:r>
        <w:rPr>
          <w:rStyle w:val="FootnoteReference"/>
        </w:rPr>
        <w:footnoteRef/>
      </w:r>
      <w:r>
        <w:t xml:space="preserve"> </w:t>
      </w:r>
      <w:r>
        <w:rPr>
          <w:lang w:val="en-US"/>
        </w:rPr>
        <w:t>Dude, it pays the bills.</w:t>
      </w:r>
    </w:p>
  </w:footnote>
  <w:footnote w:id="13">
    <w:p w14:paraId="5E0AB503" w14:textId="492CF1AE" w:rsidR="00FC2640" w:rsidRPr="00FC2640" w:rsidRDefault="00FC2640">
      <w:pPr>
        <w:pStyle w:val="FootnoteText"/>
        <w:rPr>
          <w:lang w:val="en-US"/>
        </w:rPr>
      </w:pPr>
      <w:r>
        <w:rPr>
          <w:rStyle w:val="FootnoteReference"/>
        </w:rPr>
        <w:footnoteRef/>
      </w:r>
      <w:r>
        <w:t xml:space="preserve"> </w:t>
      </w:r>
      <w:r>
        <w:rPr>
          <w:lang w:val="en-US"/>
        </w:rPr>
        <w:t xml:space="preserve">See additional notes in Theory of Operation, </w:t>
      </w:r>
      <w:proofErr w:type="spellStart"/>
      <w:r>
        <w:rPr>
          <w:lang w:val="en-US"/>
        </w:rPr>
        <w:t>Appdendix</w:t>
      </w:r>
      <w:proofErr w:type="spellEnd"/>
    </w:p>
  </w:footnote>
  <w:footnote w:id="14">
    <w:p w14:paraId="30D093CF" w14:textId="05B5133B" w:rsidR="00FC2640" w:rsidRPr="00FC2640" w:rsidRDefault="00FC2640">
      <w:pPr>
        <w:pStyle w:val="FootnoteText"/>
        <w:rPr>
          <w:lang w:val="en-US"/>
        </w:rPr>
      </w:pPr>
      <w:r>
        <w:rPr>
          <w:rStyle w:val="FootnoteReference"/>
        </w:rPr>
        <w:footnoteRef/>
      </w:r>
      <w:r>
        <w:t xml:space="preserve"> </w:t>
      </w:r>
      <w:r>
        <w:rPr>
          <w:lang w:val="en-US"/>
        </w:rPr>
        <w:t>6M-4420 gives a proposal for CF; 6M-4420-1 gives the (slightly different) implementation.</w:t>
      </w:r>
    </w:p>
  </w:footnote>
  <w:footnote w:id="15">
    <w:p w14:paraId="0EE977F3" w14:textId="226E2EBD" w:rsidR="00231EBE" w:rsidRPr="00231EBE" w:rsidRDefault="00231EBE">
      <w:pPr>
        <w:pStyle w:val="FootnoteText"/>
        <w:rPr>
          <w:lang w:val="en-US"/>
        </w:rPr>
      </w:pPr>
      <w:r>
        <w:rPr>
          <w:rStyle w:val="FootnoteReference"/>
        </w:rPr>
        <w:footnoteRef/>
      </w:r>
      <w:r>
        <w:t xml:space="preserve"> </w:t>
      </w:r>
      <w:proofErr w:type="gramStart"/>
      <w:r>
        <w:rPr>
          <w:lang w:val="en-US"/>
        </w:rPr>
        <w:t>So</w:t>
      </w:r>
      <w:proofErr w:type="gramEnd"/>
      <w:r>
        <w:rPr>
          <w:lang w:val="en-US"/>
        </w:rPr>
        <w:t xml:space="preserve"> the Mnemonic value is </w:t>
      </w:r>
      <w:proofErr w:type="spellStart"/>
      <w:r>
        <w:rPr>
          <w:lang w:val="en-US"/>
        </w:rPr>
        <w:t>kinda</w:t>
      </w:r>
      <w:proofErr w:type="spellEnd"/>
      <w:r>
        <w:rPr>
          <w:lang w:val="en-US"/>
        </w:rPr>
        <w:t xml:space="preserve"> lame.  Ok, A is for Add, S for Subtract, but </w:t>
      </w:r>
      <w:r w:rsidR="00E975A1">
        <w:rPr>
          <w:lang w:val="en-US"/>
        </w:rPr>
        <w:t>G is Branch if Less Than Zero (the G is silent in Branch.  And invisible).</w:t>
      </w:r>
    </w:p>
  </w:footnote>
  <w:footnote w:id="16">
    <w:p w14:paraId="6EEC1491" w14:textId="1830335E" w:rsidR="00AC6047" w:rsidRPr="00AC6047" w:rsidRDefault="00AC6047">
      <w:pPr>
        <w:pStyle w:val="FootnoteText"/>
        <w:rPr>
          <w:lang w:val="en-US"/>
        </w:rPr>
      </w:pPr>
      <w:r>
        <w:rPr>
          <w:rStyle w:val="FootnoteReference"/>
        </w:rPr>
        <w:footnoteRef/>
      </w:r>
      <w:r>
        <w:t xml:space="preserve"> </w:t>
      </w:r>
      <w:r w:rsidR="00A1344B">
        <w:t>You’d think t</w:t>
      </w:r>
      <w:r>
        <w:rPr>
          <w:lang w:val="en-US"/>
        </w:rPr>
        <w:t xml:space="preserve">he line code must use a shift or something to tell between letters and digits; the codes for 0-9 all overlap letters.  </w:t>
      </w:r>
      <w:r w:rsidR="00A1344B">
        <w:rPr>
          <w:lang w:val="en-US"/>
        </w:rPr>
        <w:t>But I think you’re supposed to tell from the context</w:t>
      </w:r>
      <w:r>
        <w:rPr>
          <w:lang w:val="en-US"/>
        </w:rPr>
        <w:t>.</w:t>
      </w:r>
      <w:r w:rsidR="00A1344B">
        <w:rPr>
          <w:lang w:val="en-US"/>
        </w:rPr>
        <w:t xml:space="preserve"> (!)</w:t>
      </w:r>
    </w:p>
  </w:footnote>
  <w:footnote w:id="17">
    <w:p w14:paraId="7F3136F2" w14:textId="7E2A517D" w:rsidR="00231EBE" w:rsidRPr="00231EBE" w:rsidRDefault="00231EBE">
      <w:pPr>
        <w:pStyle w:val="FootnoteText"/>
        <w:rPr>
          <w:lang w:val="en-US"/>
        </w:rPr>
      </w:pPr>
      <w:r>
        <w:rPr>
          <w:rStyle w:val="FootnoteReference"/>
        </w:rPr>
        <w:footnoteRef/>
      </w:r>
      <w:r>
        <w:t xml:space="preserve"> </w:t>
      </w:r>
      <w:r>
        <w:rPr>
          <w:lang w:val="en-US"/>
        </w:rPr>
        <w:t>So that’s why the initial chapter explains the algorithm for decimal/binary conversion!</w:t>
      </w:r>
    </w:p>
  </w:footnote>
  <w:footnote w:id="18">
    <w:p w14:paraId="01DC51CB" w14:textId="58D74379" w:rsidR="00A0544F" w:rsidRPr="00A0544F" w:rsidRDefault="00A0544F">
      <w:pPr>
        <w:pStyle w:val="FootnoteText"/>
        <w:rPr>
          <w:lang w:val="en-US"/>
        </w:rPr>
      </w:pPr>
      <w:r>
        <w:rPr>
          <w:rStyle w:val="FootnoteReference"/>
        </w:rPr>
        <w:footnoteRef/>
      </w:r>
      <w:r>
        <w:t xml:space="preserve"> </w:t>
      </w:r>
      <w:r>
        <w:rPr>
          <w:lang w:val="en-US"/>
        </w:rPr>
        <w:t>Perhaps tellingly, the Mathematician’s program is shown working the first time (unlike the MIT optician’s).  Proof: subroutines are better.</w:t>
      </w:r>
    </w:p>
  </w:footnote>
  <w:footnote w:id="19">
    <w:p w14:paraId="5EB2BB3E" w14:textId="290B5C72" w:rsidR="007F756C" w:rsidRPr="007F756C" w:rsidRDefault="007F756C">
      <w:pPr>
        <w:pStyle w:val="FootnoteText"/>
        <w:rPr>
          <w:lang w:val="en-US"/>
        </w:rPr>
      </w:pPr>
      <w:r>
        <w:rPr>
          <w:rStyle w:val="FootnoteReference"/>
        </w:rPr>
        <w:footnoteRef/>
      </w:r>
      <w:r>
        <w:t xml:space="preserve"> </w:t>
      </w:r>
      <w:r>
        <w:rPr>
          <w:lang w:val="en-US"/>
        </w:rPr>
        <w:t>Apparently 640K did not come up as the ultimate limit.</w:t>
      </w:r>
    </w:p>
  </w:footnote>
  <w:footnote w:id="20">
    <w:p w14:paraId="742E334C" w14:textId="015A04BD" w:rsidR="00CD18F1" w:rsidRPr="00CD18F1" w:rsidRDefault="00CD18F1">
      <w:pPr>
        <w:pStyle w:val="FootnoteText"/>
        <w:rPr>
          <w:lang w:val="en-US"/>
        </w:rPr>
      </w:pPr>
      <w:r>
        <w:rPr>
          <w:rStyle w:val="FootnoteReference"/>
        </w:rPr>
        <w:footnoteRef/>
      </w:r>
      <w:r>
        <w:t xml:space="preserve"> </w:t>
      </w:r>
      <w:r>
        <w:rPr>
          <w:lang w:val="en-US"/>
        </w:rPr>
        <w:t>Wilkes really does seem to have worried a lot about how much programmers had to suffer in getting stuff to work, in contrast (in his mind) with Turing’s assumption that anyone could figure out bugs if they just tried harder.</w:t>
      </w:r>
    </w:p>
  </w:footnote>
  <w:footnote w:id="21">
    <w:p w14:paraId="30E7FE64" w14:textId="463A9DDF" w:rsidR="00010F75" w:rsidRPr="00010F75" w:rsidRDefault="00010F75">
      <w:pPr>
        <w:pStyle w:val="FootnoteText"/>
        <w:rPr>
          <w:lang w:val="en-US"/>
        </w:rPr>
      </w:pPr>
      <w:r>
        <w:rPr>
          <w:rStyle w:val="FootnoteReference"/>
        </w:rPr>
        <w:footnoteRef/>
      </w:r>
      <w:r>
        <w:t xml:space="preserve"> </w:t>
      </w:r>
      <w:r>
        <w:rPr>
          <w:lang w:val="en-US"/>
        </w:rPr>
        <w:t>Rochester, N.  “Symbolic Programming”, Trans IRE Professional Group on Electronic Computers, Vol EC2 No. 1, Mar 1953.</w:t>
      </w:r>
    </w:p>
  </w:footnote>
  <w:footnote w:id="22">
    <w:p w14:paraId="749457B8" w14:textId="1D9D32DC" w:rsidR="00120B4F" w:rsidRPr="00120B4F" w:rsidRDefault="00120B4F">
      <w:pPr>
        <w:pStyle w:val="FootnoteText"/>
        <w:rPr>
          <w:lang w:val="en-US"/>
        </w:rPr>
      </w:pPr>
      <w:r>
        <w:rPr>
          <w:rStyle w:val="FootnoteReference"/>
        </w:rPr>
        <w:footnoteRef/>
      </w:r>
      <w:r>
        <w:t xml:space="preserve"> Subject, as always, to the vagaries of OCR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footnote>
  <w:footnote w:id="23">
    <w:p w14:paraId="651B9FB6" w14:textId="241F85F2" w:rsidR="00C30769" w:rsidRPr="00C30769" w:rsidRDefault="00C30769">
      <w:pPr>
        <w:pStyle w:val="FootnoteText"/>
        <w:rPr>
          <w:lang w:val="en-US"/>
        </w:rPr>
      </w:pPr>
      <w:r>
        <w:rPr>
          <w:rStyle w:val="FootnoteReference"/>
        </w:rPr>
        <w:footnoteRef/>
      </w:r>
      <w:r>
        <w:t xml:space="preserve"> </w:t>
      </w:r>
      <w:r>
        <w:rPr>
          <w:lang w:val="en-US"/>
        </w:rPr>
        <w:t>I assume “XD-1” is a generic Experimental Device One…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590C" w14:textId="7040C081" w:rsidR="006154BD" w:rsidRDefault="006154BD">
    <w:pPr>
      <w:pStyle w:val="Header"/>
      <w:tabs>
        <w:tab w:val="clear" w:pos="4320"/>
        <w:tab w:val="clear" w:pos="8640"/>
        <w:tab w:val="center" w:pos="4500"/>
        <w:tab w:val="right" w:pos="9000"/>
      </w:tabs>
      <w:rPr>
        <w:lang w:val="en-GB"/>
      </w:rPr>
    </w:pPr>
    <w:r>
      <w:rPr>
        <w:noProof/>
      </w:rPr>
      <mc:AlternateContent>
        <mc:Choice Requires="wps">
          <w:drawing>
            <wp:anchor distT="0" distB="0" distL="114300" distR="114300" simplePos="0" relativeHeight="251654144" behindDoc="0" locked="0" layoutInCell="0" allowOverlap="1" wp14:anchorId="4E98B076" wp14:editId="7B0FF9D0">
              <wp:simplePos x="0" y="0"/>
              <wp:positionH relativeFrom="margin">
                <wp:align>left</wp:align>
              </wp:positionH>
              <wp:positionV relativeFrom="paragraph">
                <wp:posOffset>216196</wp:posOffset>
              </wp:positionV>
              <wp:extent cx="5743575" cy="0"/>
              <wp:effectExtent l="0" t="0" r="28575" b="1905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1209C" id="Line 1" o:spid="_x0000_s1026" style="position:absolute;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7pt" to="452.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" o:allowincell="f">
              <w10:wrap anchorx="margin"/>
            </v:line>
          </w:pict>
        </mc:Fallback>
      </mc:AlternateContent>
    </w:r>
    <w:r>
      <w:rPr>
        <w:lang w:val="en-GB"/>
      </w:rPr>
      <w:t>Engineering</w:t>
    </w:r>
    <w:r>
      <w:rPr>
        <w:lang w:val="en-GB"/>
      </w:rPr>
      <w:tab/>
    </w:r>
    <w:r>
      <w:rPr>
        <w:lang w:val="en-GB"/>
      </w:rPr>
      <w:tab/>
      <w:t>MIT Whirlwind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30B"/>
    <w:multiLevelType w:val="hybridMultilevel"/>
    <w:tmpl w:val="1A84A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6EC"/>
    <w:multiLevelType w:val="hybridMultilevel"/>
    <w:tmpl w:val="1AF6D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958F9"/>
    <w:multiLevelType w:val="hybridMultilevel"/>
    <w:tmpl w:val="112C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973B1"/>
    <w:multiLevelType w:val="hybridMultilevel"/>
    <w:tmpl w:val="34502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B4964"/>
    <w:multiLevelType w:val="multilevel"/>
    <w:tmpl w:val="8D0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62C6D"/>
    <w:multiLevelType w:val="hybridMultilevel"/>
    <w:tmpl w:val="3F728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9E70EF"/>
    <w:multiLevelType w:val="hybridMultilevel"/>
    <w:tmpl w:val="818A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D0075"/>
    <w:multiLevelType w:val="hybridMultilevel"/>
    <w:tmpl w:val="52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B72F6"/>
    <w:multiLevelType w:val="multilevel"/>
    <w:tmpl w:val="2904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AB0508"/>
    <w:multiLevelType w:val="hybridMultilevel"/>
    <w:tmpl w:val="7D60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E1175"/>
    <w:multiLevelType w:val="multilevel"/>
    <w:tmpl w:val="CAEEA01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D152E"/>
    <w:multiLevelType w:val="hybridMultilevel"/>
    <w:tmpl w:val="74FE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EC0BB6"/>
    <w:multiLevelType w:val="multilevel"/>
    <w:tmpl w:val="08CA68B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76635"/>
    <w:multiLevelType w:val="multilevel"/>
    <w:tmpl w:val="730C343C"/>
    <w:styleLink w:val="CurrentList1"/>
    <w:lvl w:ilvl="0">
      <w:start w:val="1"/>
      <w:numFmt w:val="decimal"/>
      <w:lvlText w:val="Figure %1."/>
      <w:lvlJc w:val="center"/>
      <w:pPr>
        <w:tabs>
          <w:tab w:val="num" w:pos="0"/>
        </w:tabs>
        <w:ind w:left="0" w:firstLine="288"/>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4" w15:restartNumberingAfterBreak="0">
    <w:nsid w:val="1CDA0F4F"/>
    <w:multiLevelType w:val="hybridMultilevel"/>
    <w:tmpl w:val="016A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5D33CE"/>
    <w:multiLevelType w:val="hybridMultilevel"/>
    <w:tmpl w:val="F34430C6"/>
    <w:lvl w:ilvl="0" w:tplc="6640341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915BC7"/>
    <w:multiLevelType w:val="hybridMultilevel"/>
    <w:tmpl w:val="321A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5A773E"/>
    <w:multiLevelType w:val="multilevel"/>
    <w:tmpl w:val="84C859E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sz w:val="20"/>
        <w:szCs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1FAE7EBE"/>
    <w:multiLevelType w:val="hybridMultilevel"/>
    <w:tmpl w:val="36CE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C15B0D"/>
    <w:multiLevelType w:val="multilevel"/>
    <w:tmpl w:val="96967E8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70F64"/>
    <w:multiLevelType w:val="hybridMultilevel"/>
    <w:tmpl w:val="AB88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6E39F2"/>
    <w:multiLevelType w:val="hybridMultilevel"/>
    <w:tmpl w:val="12AA4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87120B"/>
    <w:multiLevelType w:val="hybridMultilevel"/>
    <w:tmpl w:val="DBA8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6764F"/>
    <w:multiLevelType w:val="multilevel"/>
    <w:tmpl w:val="1BB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F6B61"/>
    <w:multiLevelType w:val="hybridMultilevel"/>
    <w:tmpl w:val="0F827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E859C4"/>
    <w:multiLevelType w:val="hybridMultilevel"/>
    <w:tmpl w:val="1EDAFC8E"/>
    <w:lvl w:ilvl="0" w:tplc="90FC9CD2">
      <w:start w:val="1"/>
      <w:numFmt w:val="bullet"/>
      <w:lvlText w:val="•"/>
      <w:lvlJc w:val="left"/>
      <w:pPr>
        <w:tabs>
          <w:tab w:val="num" w:pos="720"/>
        </w:tabs>
        <w:ind w:left="720" w:hanging="360"/>
      </w:pPr>
      <w:rPr>
        <w:rFonts w:ascii="Arial" w:hAnsi="Arial" w:hint="default"/>
      </w:rPr>
    </w:lvl>
    <w:lvl w:ilvl="1" w:tplc="907E9D8C">
      <w:numFmt w:val="bullet"/>
      <w:lvlText w:val="•"/>
      <w:lvlJc w:val="left"/>
      <w:pPr>
        <w:tabs>
          <w:tab w:val="num" w:pos="1440"/>
        </w:tabs>
        <w:ind w:left="1440" w:hanging="360"/>
      </w:pPr>
      <w:rPr>
        <w:rFonts w:ascii="Arial" w:hAnsi="Arial" w:hint="default"/>
      </w:rPr>
    </w:lvl>
    <w:lvl w:ilvl="2" w:tplc="747C2580" w:tentative="1">
      <w:start w:val="1"/>
      <w:numFmt w:val="bullet"/>
      <w:lvlText w:val="•"/>
      <w:lvlJc w:val="left"/>
      <w:pPr>
        <w:tabs>
          <w:tab w:val="num" w:pos="2160"/>
        </w:tabs>
        <w:ind w:left="2160" w:hanging="360"/>
      </w:pPr>
      <w:rPr>
        <w:rFonts w:ascii="Arial" w:hAnsi="Arial" w:hint="default"/>
      </w:rPr>
    </w:lvl>
    <w:lvl w:ilvl="3" w:tplc="026C4DC2" w:tentative="1">
      <w:start w:val="1"/>
      <w:numFmt w:val="bullet"/>
      <w:lvlText w:val="•"/>
      <w:lvlJc w:val="left"/>
      <w:pPr>
        <w:tabs>
          <w:tab w:val="num" w:pos="2880"/>
        </w:tabs>
        <w:ind w:left="2880" w:hanging="360"/>
      </w:pPr>
      <w:rPr>
        <w:rFonts w:ascii="Arial" w:hAnsi="Arial" w:hint="default"/>
      </w:rPr>
    </w:lvl>
    <w:lvl w:ilvl="4" w:tplc="8744A60C" w:tentative="1">
      <w:start w:val="1"/>
      <w:numFmt w:val="bullet"/>
      <w:lvlText w:val="•"/>
      <w:lvlJc w:val="left"/>
      <w:pPr>
        <w:tabs>
          <w:tab w:val="num" w:pos="3600"/>
        </w:tabs>
        <w:ind w:left="3600" w:hanging="360"/>
      </w:pPr>
      <w:rPr>
        <w:rFonts w:ascii="Arial" w:hAnsi="Arial" w:hint="default"/>
      </w:rPr>
    </w:lvl>
    <w:lvl w:ilvl="5" w:tplc="88688EE2" w:tentative="1">
      <w:start w:val="1"/>
      <w:numFmt w:val="bullet"/>
      <w:lvlText w:val="•"/>
      <w:lvlJc w:val="left"/>
      <w:pPr>
        <w:tabs>
          <w:tab w:val="num" w:pos="4320"/>
        </w:tabs>
        <w:ind w:left="4320" w:hanging="360"/>
      </w:pPr>
      <w:rPr>
        <w:rFonts w:ascii="Arial" w:hAnsi="Arial" w:hint="default"/>
      </w:rPr>
    </w:lvl>
    <w:lvl w:ilvl="6" w:tplc="FDAEBF94" w:tentative="1">
      <w:start w:val="1"/>
      <w:numFmt w:val="bullet"/>
      <w:lvlText w:val="•"/>
      <w:lvlJc w:val="left"/>
      <w:pPr>
        <w:tabs>
          <w:tab w:val="num" w:pos="5040"/>
        </w:tabs>
        <w:ind w:left="5040" w:hanging="360"/>
      </w:pPr>
      <w:rPr>
        <w:rFonts w:ascii="Arial" w:hAnsi="Arial" w:hint="default"/>
      </w:rPr>
    </w:lvl>
    <w:lvl w:ilvl="7" w:tplc="2A9A9942" w:tentative="1">
      <w:start w:val="1"/>
      <w:numFmt w:val="bullet"/>
      <w:lvlText w:val="•"/>
      <w:lvlJc w:val="left"/>
      <w:pPr>
        <w:tabs>
          <w:tab w:val="num" w:pos="5760"/>
        </w:tabs>
        <w:ind w:left="5760" w:hanging="360"/>
      </w:pPr>
      <w:rPr>
        <w:rFonts w:ascii="Arial" w:hAnsi="Arial" w:hint="default"/>
      </w:rPr>
    </w:lvl>
    <w:lvl w:ilvl="8" w:tplc="FC82B72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423569"/>
    <w:multiLevelType w:val="hybridMultilevel"/>
    <w:tmpl w:val="7F624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A36DAC"/>
    <w:multiLevelType w:val="hybridMultilevel"/>
    <w:tmpl w:val="452ABCEE"/>
    <w:lvl w:ilvl="0" w:tplc="66369E44">
      <w:start w:val="1"/>
      <w:numFmt w:val="bullet"/>
      <w:lvlText w:val="•"/>
      <w:lvlJc w:val="left"/>
      <w:pPr>
        <w:tabs>
          <w:tab w:val="num" w:pos="720"/>
        </w:tabs>
        <w:ind w:left="720" w:hanging="360"/>
      </w:pPr>
      <w:rPr>
        <w:rFonts w:ascii="Arial" w:hAnsi="Arial" w:hint="default"/>
      </w:rPr>
    </w:lvl>
    <w:lvl w:ilvl="1" w:tplc="22D49A20" w:tentative="1">
      <w:start w:val="1"/>
      <w:numFmt w:val="bullet"/>
      <w:lvlText w:val="•"/>
      <w:lvlJc w:val="left"/>
      <w:pPr>
        <w:tabs>
          <w:tab w:val="num" w:pos="1440"/>
        </w:tabs>
        <w:ind w:left="1440" w:hanging="360"/>
      </w:pPr>
      <w:rPr>
        <w:rFonts w:ascii="Arial" w:hAnsi="Arial" w:hint="default"/>
      </w:rPr>
    </w:lvl>
    <w:lvl w:ilvl="2" w:tplc="408497B6" w:tentative="1">
      <w:start w:val="1"/>
      <w:numFmt w:val="bullet"/>
      <w:lvlText w:val="•"/>
      <w:lvlJc w:val="left"/>
      <w:pPr>
        <w:tabs>
          <w:tab w:val="num" w:pos="2160"/>
        </w:tabs>
        <w:ind w:left="2160" w:hanging="360"/>
      </w:pPr>
      <w:rPr>
        <w:rFonts w:ascii="Arial" w:hAnsi="Arial" w:hint="default"/>
      </w:rPr>
    </w:lvl>
    <w:lvl w:ilvl="3" w:tplc="C39CD958" w:tentative="1">
      <w:start w:val="1"/>
      <w:numFmt w:val="bullet"/>
      <w:lvlText w:val="•"/>
      <w:lvlJc w:val="left"/>
      <w:pPr>
        <w:tabs>
          <w:tab w:val="num" w:pos="2880"/>
        </w:tabs>
        <w:ind w:left="2880" w:hanging="360"/>
      </w:pPr>
      <w:rPr>
        <w:rFonts w:ascii="Arial" w:hAnsi="Arial" w:hint="default"/>
      </w:rPr>
    </w:lvl>
    <w:lvl w:ilvl="4" w:tplc="90243590" w:tentative="1">
      <w:start w:val="1"/>
      <w:numFmt w:val="bullet"/>
      <w:lvlText w:val="•"/>
      <w:lvlJc w:val="left"/>
      <w:pPr>
        <w:tabs>
          <w:tab w:val="num" w:pos="3600"/>
        </w:tabs>
        <w:ind w:left="3600" w:hanging="360"/>
      </w:pPr>
      <w:rPr>
        <w:rFonts w:ascii="Arial" w:hAnsi="Arial" w:hint="default"/>
      </w:rPr>
    </w:lvl>
    <w:lvl w:ilvl="5" w:tplc="4146AC92" w:tentative="1">
      <w:start w:val="1"/>
      <w:numFmt w:val="bullet"/>
      <w:lvlText w:val="•"/>
      <w:lvlJc w:val="left"/>
      <w:pPr>
        <w:tabs>
          <w:tab w:val="num" w:pos="4320"/>
        </w:tabs>
        <w:ind w:left="4320" w:hanging="360"/>
      </w:pPr>
      <w:rPr>
        <w:rFonts w:ascii="Arial" w:hAnsi="Arial" w:hint="default"/>
      </w:rPr>
    </w:lvl>
    <w:lvl w:ilvl="6" w:tplc="EBCA4740" w:tentative="1">
      <w:start w:val="1"/>
      <w:numFmt w:val="bullet"/>
      <w:lvlText w:val="•"/>
      <w:lvlJc w:val="left"/>
      <w:pPr>
        <w:tabs>
          <w:tab w:val="num" w:pos="5040"/>
        </w:tabs>
        <w:ind w:left="5040" w:hanging="360"/>
      </w:pPr>
      <w:rPr>
        <w:rFonts w:ascii="Arial" w:hAnsi="Arial" w:hint="default"/>
      </w:rPr>
    </w:lvl>
    <w:lvl w:ilvl="7" w:tplc="CBEA8468" w:tentative="1">
      <w:start w:val="1"/>
      <w:numFmt w:val="bullet"/>
      <w:lvlText w:val="•"/>
      <w:lvlJc w:val="left"/>
      <w:pPr>
        <w:tabs>
          <w:tab w:val="num" w:pos="5760"/>
        </w:tabs>
        <w:ind w:left="5760" w:hanging="360"/>
      </w:pPr>
      <w:rPr>
        <w:rFonts w:ascii="Arial" w:hAnsi="Arial" w:hint="default"/>
      </w:rPr>
    </w:lvl>
    <w:lvl w:ilvl="8" w:tplc="1C24FE9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215CE2"/>
    <w:multiLevelType w:val="hybridMultilevel"/>
    <w:tmpl w:val="1FF099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087401"/>
    <w:multiLevelType w:val="hybridMultilevel"/>
    <w:tmpl w:val="96BE85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0E2A79"/>
    <w:multiLevelType w:val="hybridMultilevel"/>
    <w:tmpl w:val="E126195A"/>
    <w:lvl w:ilvl="0" w:tplc="F60AA8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B24D5B"/>
    <w:multiLevelType w:val="singleLevel"/>
    <w:tmpl w:val="FFB42348"/>
    <w:lvl w:ilvl="0">
      <w:start w:val="1"/>
      <w:numFmt w:val="bullet"/>
      <w:pStyle w:val="MainHeadBullet"/>
      <w:lvlText w:val=""/>
      <w:lvlJc w:val="left"/>
      <w:pPr>
        <w:tabs>
          <w:tab w:val="num" w:pos="720"/>
        </w:tabs>
        <w:ind w:left="720" w:hanging="360"/>
      </w:pPr>
      <w:rPr>
        <w:rFonts w:ascii="Symbol" w:hAnsi="Symbol" w:hint="default"/>
      </w:rPr>
    </w:lvl>
  </w:abstractNum>
  <w:abstractNum w:abstractNumId="32" w15:restartNumberingAfterBreak="0">
    <w:nsid w:val="544366B7"/>
    <w:multiLevelType w:val="hybridMultilevel"/>
    <w:tmpl w:val="2F46EC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8D4248"/>
    <w:multiLevelType w:val="hybridMultilevel"/>
    <w:tmpl w:val="317A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B37430"/>
    <w:multiLevelType w:val="multilevel"/>
    <w:tmpl w:val="66E842D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22A01"/>
    <w:multiLevelType w:val="hybridMultilevel"/>
    <w:tmpl w:val="5786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BD206C"/>
    <w:multiLevelType w:val="hybridMultilevel"/>
    <w:tmpl w:val="2F7A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4B19B9"/>
    <w:multiLevelType w:val="hybridMultilevel"/>
    <w:tmpl w:val="E2B0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714C22"/>
    <w:multiLevelType w:val="hybridMultilevel"/>
    <w:tmpl w:val="18225598"/>
    <w:lvl w:ilvl="0" w:tplc="DFD0CFB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B82CE6"/>
    <w:multiLevelType w:val="hybridMultilevel"/>
    <w:tmpl w:val="7A86E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CF263E"/>
    <w:multiLevelType w:val="multilevel"/>
    <w:tmpl w:val="8EC0C4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9688D"/>
    <w:multiLevelType w:val="multilevel"/>
    <w:tmpl w:val="9086015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F1371"/>
    <w:multiLevelType w:val="hybridMultilevel"/>
    <w:tmpl w:val="2CC0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833D5C"/>
    <w:multiLevelType w:val="hybridMultilevel"/>
    <w:tmpl w:val="2CE6E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E93CD6"/>
    <w:multiLevelType w:val="hybridMultilevel"/>
    <w:tmpl w:val="4166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FC06BB"/>
    <w:multiLevelType w:val="hybridMultilevel"/>
    <w:tmpl w:val="BFCC8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1D5D84"/>
    <w:multiLevelType w:val="hybridMultilevel"/>
    <w:tmpl w:val="A86E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2A2F40"/>
    <w:multiLevelType w:val="multilevel"/>
    <w:tmpl w:val="C3A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C4D7B"/>
    <w:multiLevelType w:val="multilevel"/>
    <w:tmpl w:val="5AF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C303AC"/>
    <w:multiLevelType w:val="hybridMultilevel"/>
    <w:tmpl w:val="32BA7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46040B"/>
    <w:multiLevelType w:val="hybridMultilevel"/>
    <w:tmpl w:val="AF7A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A63982"/>
    <w:multiLevelType w:val="hybridMultilevel"/>
    <w:tmpl w:val="B810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8A6352"/>
    <w:multiLevelType w:val="hybridMultilevel"/>
    <w:tmpl w:val="388E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D975A9"/>
    <w:multiLevelType w:val="multilevel"/>
    <w:tmpl w:val="8A80E654"/>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0830790">
    <w:abstractNumId w:val="17"/>
  </w:num>
  <w:num w:numId="2" w16cid:durableId="823551591">
    <w:abstractNumId w:val="13"/>
  </w:num>
  <w:num w:numId="3" w16cid:durableId="1459370525">
    <w:abstractNumId w:val="53"/>
  </w:num>
  <w:num w:numId="4" w16cid:durableId="1216430582">
    <w:abstractNumId w:val="31"/>
  </w:num>
  <w:num w:numId="5" w16cid:durableId="1774352710">
    <w:abstractNumId w:val="21"/>
  </w:num>
  <w:num w:numId="6" w16cid:durableId="2027754915">
    <w:abstractNumId w:val="16"/>
  </w:num>
  <w:num w:numId="7" w16cid:durableId="1212885135">
    <w:abstractNumId w:val="14"/>
  </w:num>
  <w:num w:numId="8" w16cid:durableId="923151979">
    <w:abstractNumId w:val="11"/>
  </w:num>
  <w:num w:numId="9" w16cid:durableId="1704667137">
    <w:abstractNumId w:val="51"/>
  </w:num>
  <w:num w:numId="10" w16cid:durableId="2014257238">
    <w:abstractNumId w:val="15"/>
  </w:num>
  <w:num w:numId="11" w16cid:durableId="1776636186">
    <w:abstractNumId w:val="30"/>
  </w:num>
  <w:num w:numId="12" w16cid:durableId="2026832132">
    <w:abstractNumId w:val="7"/>
  </w:num>
  <w:num w:numId="13" w16cid:durableId="715200279">
    <w:abstractNumId w:val="50"/>
  </w:num>
  <w:num w:numId="14" w16cid:durableId="382296014">
    <w:abstractNumId w:val="6"/>
  </w:num>
  <w:num w:numId="15" w16cid:durableId="79982765">
    <w:abstractNumId w:val="35"/>
  </w:num>
  <w:num w:numId="16" w16cid:durableId="928194085">
    <w:abstractNumId w:val="24"/>
  </w:num>
  <w:num w:numId="17" w16cid:durableId="637613157">
    <w:abstractNumId w:val="28"/>
  </w:num>
  <w:num w:numId="18" w16cid:durableId="1375154535">
    <w:abstractNumId w:val="32"/>
  </w:num>
  <w:num w:numId="19" w16cid:durableId="679164435">
    <w:abstractNumId w:val="9"/>
  </w:num>
  <w:num w:numId="20" w16cid:durableId="1973705999">
    <w:abstractNumId w:val="0"/>
  </w:num>
  <w:num w:numId="21" w16cid:durableId="608699712">
    <w:abstractNumId w:val="39"/>
  </w:num>
  <w:num w:numId="22" w16cid:durableId="740907046">
    <w:abstractNumId w:val="33"/>
  </w:num>
  <w:num w:numId="23" w16cid:durableId="1441800568">
    <w:abstractNumId w:val="40"/>
  </w:num>
  <w:num w:numId="24" w16cid:durableId="1419594298">
    <w:abstractNumId w:val="3"/>
  </w:num>
  <w:num w:numId="25" w16cid:durableId="1716616125">
    <w:abstractNumId w:val="5"/>
  </w:num>
  <w:num w:numId="26" w16cid:durableId="817308000">
    <w:abstractNumId w:val="52"/>
  </w:num>
  <w:num w:numId="27" w16cid:durableId="225730342">
    <w:abstractNumId w:val="45"/>
  </w:num>
  <w:num w:numId="28" w16cid:durableId="548079419">
    <w:abstractNumId w:val="1"/>
  </w:num>
  <w:num w:numId="29" w16cid:durableId="1917474823">
    <w:abstractNumId w:val="2"/>
  </w:num>
  <w:num w:numId="30" w16cid:durableId="240873560">
    <w:abstractNumId w:val="26"/>
  </w:num>
  <w:num w:numId="31" w16cid:durableId="1139032330">
    <w:abstractNumId w:val="44"/>
  </w:num>
  <w:num w:numId="32" w16cid:durableId="1396972702">
    <w:abstractNumId w:val="36"/>
  </w:num>
  <w:num w:numId="33" w16cid:durableId="680933314">
    <w:abstractNumId w:val="49"/>
  </w:num>
  <w:num w:numId="34" w16cid:durableId="811752306">
    <w:abstractNumId w:val="18"/>
  </w:num>
  <w:num w:numId="35" w16cid:durableId="2024891722">
    <w:abstractNumId w:val="43"/>
  </w:num>
  <w:num w:numId="36" w16cid:durableId="1800226648">
    <w:abstractNumId w:val="8"/>
  </w:num>
  <w:num w:numId="37" w16cid:durableId="724107398">
    <w:abstractNumId w:val="38"/>
  </w:num>
  <w:num w:numId="38" w16cid:durableId="360279588">
    <w:abstractNumId w:val="29"/>
  </w:num>
  <w:num w:numId="39" w16cid:durableId="1243904697">
    <w:abstractNumId w:val="20"/>
  </w:num>
  <w:num w:numId="40" w16cid:durableId="191192054">
    <w:abstractNumId w:val="4"/>
  </w:num>
  <w:num w:numId="41" w16cid:durableId="1402220186">
    <w:abstractNumId w:val="48"/>
  </w:num>
  <w:num w:numId="42" w16cid:durableId="200553287">
    <w:abstractNumId w:val="23"/>
  </w:num>
  <w:num w:numId="43" w16cid:durableId="317926588">
    <w:abstractNumId w:val="10"/>
  </w:num>
  <w:num w:numId="44" w16cid:durableId="831333588">
    <w:abstractNumId w:val="12"/>
  </w:num>
  <w:num w:numId="45" w16cid:durableId="206727134">
    <w:abstractNumId w:val="46"/>
  </w:num>
  <w:num w:numId="46" w16cid:durableId="1789157860">
    <w:abstractNumId w:val="19"/>
  </w:num>
  <w:num w:numId="47" w16cid:durableId="523133768">
    <w:abstractNumId w:val="41"/>
  </w:num>
  <w:num w:numId="48" w16cid:durableId="591279111">
    <w:abstractNumId w:val="34"/>
  </w:num>
  <w:num w:numId="49" w16cid:durableId="1974869326">
    <w:abstractNumId w:val="42"/>
  </w:num>
  <w:num w:numId="50" w16cid:durableId="656616199">
    <w:abstractNumId w:val="37"/>
  </w:num>
  <w:num w:numId="51" w16cid:durableId="850803356">
    <w:abstractNumId w:val="25"/>
  </w:num>
  <w:num w:numId="52" w16cid:durableId="1964116090">
    <w:abstractNumId w:val="27"/>
  </w:num>
  <w:num w:numId="53" w16cid:durableId="934481774">
    <w:abstractNumId w:val="22"/>
  </w:num>
  <w:num w:numId="54" w16cid:durableId="1543516520">
    <w:abstractNumId w:val="47"/>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y Fedorkow">
    <w15:presenceInfo w15:providerId="Windows Live" w15:userId="951422807492c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en-GB" w:vendorID="64" w:dllVersion="6" w:nlCheck="1" w:checkStyle="0"/>
  <w:activeWritingStyle w:appName="MSWord" w:lang="en-US" w:vendorID="64" w:dllVersion="6" w:nlCheck="1" w:checkStyle="0"/>
  <w:activeWritingStyle w:appName="MSWord" w:lang="fr-FR" w:vendorID="64" w:dllVersion="6" w:nlCheck="1" w:checkStyle="1"/>
  <w:activeWritingStyle w:appName="MSWord" w:lang="en-IN"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1"/>
  <w:displayHorizontalDrawingGridEvery w:val="2"/>
  <w:noPunctuationKerning/>
  <w:characterSpacingControl w:val="doNotCompress"/>
  <w:hdrShapeDefaults>
    <o:shapedefaults v:ext="edit" spidmax="2050" style="v-text-anchor:middle" fillcolor="#ff6" strokecolor="#960">
      <v:fill color="#ff6"/>
      <v:stroke color="#960" weight="1.5pt"/>
      <v:textbox inset="1.44pt,.72pt,1.44pt,.72pt"/>
      <o:colormru v:ext="edit" colors="#ffc,#ff9,#f6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13"/>
    <w:rsid w:val="000000C6"/>
    <w:rsid w:val="00000629"/>
    <w:rsid w:val="00000C43"/>
    <w:rsid w:val="000011D9"/>
    <w:rsid w:val="00001907"/>
    <w:rsid w:val="00001C72"/>
    <w:rsid w:val="00001E90"/>
    <w:rsid w:val="00002010"/>
    <w:rsid w:val="00002161"/>
    <w:rsid w:val="000024C7"/>
    <w:rsid w:val="00002786"/>
    <w:rsid w:val="00003191"/>
    <w:rsid w:val="0000365B"/>
    <w:rsid w:val="00003B3E"/>
    <w:rsid w:val="00004240"/>
    <w:rsid w:val="00004BC4"/>
    <w:rsid w:val="0000520E"/>
    <w:rsid w:val="0000523F"/>
    <w:rsid w:val="00005822"/>
    <w:rsid w:val="00005A6C"/>
    <w:rsid w:val="00005C47"/>
    <w:rsid w:val="000061E5"/>
    <w:rsid w:val="000069EE"/>
    <w:rsid w:val="00006A95"/>
    <w:rsid w:val="00006BE4"/>
    <w:rsid w:val="00007440"/>
    <w:rsid w:val="0000767E"/>
    <w:rsid w:val="00007A1C"/>
    <w:rsid w:val="00010194"/>
    <w:rsid w:val="000101F5"/>
    <w:rsid w:val="00010242"/>
    <w:rsid w:val="00010F75"/>
    <w:rsid w:val="00011096"/>
    <w:rsid w:val="00011508"/>
    <w:rsid w:val="00011B01"/>
    <w:rsid w:val="00011B35"/>
    <w:rsid w:val="00011C9B"/>
    <w:rsid w:val="00011F2E"/>
    <w:rsid w:val="00012070"/>
    <w:rsid w:val="000126FD"/>
    <w:rsid w:val="00012ADD"/>
    <w:rsid w:val="00012B3F"/>
    <w:rsid w:val="00012D9C"/>
    <w:rsid w:val="000130EA"/>
    <w:rsid w:val="0001321E"/>
    <w:rsid w:val="00013981"/>
    <w:rsid w:val="00013AC5"/>
    <w:rsid w:val="000142E6"/>
    <w:rsid w:val="000149B2"/>
    <w:rsid w:val="0001539E"/>
    <w:rsid w:val="00015743"/>
    <w:rsid w:val="0001587D"/>
    <w:rsid w:val="00015958"/>
    <w:rsid w:val="00015C31"/>
    <w:rsid w:val="00015E80"/>
    <w:rsid w:val="000163CA"/>
    <w:rsid w:val="0001640E"/>
    <w:rsid w:val="00016B33"/>
    <w:rsid w:val="00016D43"/>
    <w:rsid w:val="00016D54"/>
    <w:rsid w:val="00016EE4"/>
    <w:rsid w:val="00017B83"/>
    <w:rsid w:val="00017BA1"/>
    <w:rsid w:val="0002020A"/>
    <w:rsid w:val="0002037C"/>
    <w:rsid w:val="000205DB"/>
    <w:rsid w:val="00020694"/>
    <w:rsid w:val="0002078F"/>
    <w:rsid w:val="000208D1"/>
    <w:rsid w:val="00020A37"/>
    <w:rsid w:val="00021312"/>
    <w:rsid w:val="00021831"/>
    <w:rsid w:val="00022921"/>
    <w:rsid w:val="0002294B"/>
    <w:rsid w:val="00022D5E"/>
    <w:rsid w:val="0002310D"/>
    <w:rsid w:val="0002372C"/>
    <w:rsid w:val="00023845"/>
    <w:rsid w:val="00023860"/>
    <w:rsid w:val="0002396E"/>
    <w:rsid w:val="00023E29"/>
    <w:rsid w:val="000245C7"/>
    <w:rsid w:val="00024696"/>
    <w:rsid w:val="000246D4"/>
    <w:rsid w:val="000247D4"/>
    <w:rsid w:val="00024F75"/>
    <w:rsid w:val="00025018"/>
    <w:rsid w:val="00025696"/>
    <w:rsid w:val="00025720"/>
    <w:rsid w:val="00025B01"/>
    <w:rsid w:val="00025B95"/>
    <w:rsid w:val="00025CB8"/>
    <w:rsid w:val="00026007"/>
    <w:rsid w:val="0002637C"/>
    <w:rsid w:val="00026B08"/>
    <w:rsid w:val="00026BA0"/>
    <w:rsid w:val="00026E98"/>
    <w:rsid w:val="00027225"/>
    <w:rsid w:val="00027644"/>
    <w:rsid w:val="0002785A"/>
    <w:rsid w:val="00027AD3"/>
    <w:rsid w:val="00027AF7"/>
    <w:rsid w:val="00027C14"/>
    <w:rsid w:val="00030909"/>
    <w:rsid w:val="00030C31"/>
    <w:rsid w:val="00030CB2"/>
    <w:rsid w:val="0003116F"/>
    <w:rsid w:val="00031522"/>
    <w:rsid w:val="00031D24"/>
    <w:rsid w:val="00031F95"/>
    <w:rsid w:val="000325E2"/>
    <w:rsid w:val="000327C9"/>
    <w:rsid w:val="0003290B"/>
    <w:rsid w:val="00032917"/>
    <w:rsid w:val="00032A26"/>
    <w:rsid w:val="00032D7D"/>
    <w:rsid w:val="00032EBB"/>
    <w:rsid w:val="000332A2"/>
    <w:rsid w:val="00033436"/>
    <w:rsid w:val="000335C6"/>
    <w:rsid w:val="000337FD"/>
    <w:rsid w:val="00033858"/>
    <w:rsid w:val="00033884"/>
    <w:rsid w:val="00033A8D"/>
    <w:rsid w:val="000344A4"/>
    <w:rsid w:val="0003473D"/>
    <w:rsid w:val="00034869"/>
    <w:rsid w:val="00034883"/>
    <w:rsid w:val="00034A8C"/>
    <w:rsid w:val="00034FFE"/>
    <w:rsid w:val="00035282"/>
    <w:rsid w:val="0003567C"/>
    <w:rsid w:val="00035849"/>
    <w:rsid w:val="00035941"/>
    <w:rsid w:val="00035C91"/>
    <w:rsid w:val="00035DDE"/>
    <w:rsid w:val="00036015"/>
    <w:rsid w:val="00036191"/>
    <w:rsid w:val="0003637A"/>
    <w:rsid w:val="000363E2"/>
    <w:rsid w:val="00036B33"/>
    <w:rsid w:val="00037005"/>
    <w:rsid w:val="000374A0"/>
    <w:rsid w:val="00037657"/>
    <w:rsid w:val="00037B9C"/>
    <w:rsid w:val="00040037"/>
    <w:rsid w:val="000404FB"/>
    <w:rsid w:val="000404FD"/>
    <w:rsid w:val="000409E5"/>
    <w:rsid w:val="00040A30"/>
    <w:rsid w:val="00040C99"/>
    <w:rsid w:val="00040F63"/>
    <w:rsid w:val="000410A3"/>
    <w:rsid w:val="00041639"/>
    <w:rsid w:val="00041697"/>
    <w:rsid w:val="00041A22"/>
    <w:rsid w:val="00041E1C"/>
    <w:rsid w:val="00041E29"/>
    <w:rsid w:val="00041FCD"/>
    <w:rsid w:val="00042063"/>
    <w:rsid w:val="000425F3"/>
    <w:rsid w:val="00042C88"/>
    <w:rsid w:val="00042F8D"/>
    <w:rsid w:val="000436F9"/>
    <w:rsid w:val="00043795"/>
    <w:rsid w:val="000438C5"/>
    <w:rsid w:val="00043E5D"/>
    <w:rsid w:val="0004414F"/>
    <w:rsid w:val="000442A6"/>
    <w:rsid w:val="00044699"/>
    <w:rsid w:val="000446A5"/>
    <w:rsid w:val="00044D35"/>
    <w:rsid w:val="00045EBA"/>
    <w:rsid w:val="00046555"/>
    <w:rsid w:val="00046753"/>
    <w:rsid w:val="00046932"/>
    <w:rsid w:val="00046E63"/>
    <w:rsid w:val="00046F2A"/>
    <w:rsid w:val="00046F75"/>
    <w:rsid w:val="00046FCE"/>
    <w:rsid w:val="000479AC"/>
    <w:rsid w:val="0005004B"/>
    <w:rsid w:val="000502C5"/>
    <w:rsid w:val="000507F7"/>
    <w:rsid w:val="00050B10"/>
    <w:rsid w:val="00050E18"/>
    <w:rsid w:val="00050F65"/>
    <w:rsid w:val="00051579"/>
    <w:rsid w:val="00051736"/>
    <w:rsid w:val="000517D8"/>
    <w:rsid w:val="000517F6"/>
    <w:rsid w:val="00051815"/>
    <w:rsid w:val="000519F7"/>
    <w:rsid w:val="00051CCD"/>
    <w:rsid w:val="00052106"/>
    <w:rsid w:val="00052351"/>
    <w:rsid w:val="00052641"/>
    <w:rsid w:val="00052862"/>
    <w:rsid w:val="000529BB"/>
    <w:rsid w:val="00052ACC"/>
    <w:rsid w:val="00052B62"/>
    <w:rsid w:val="00053015"/>
    <w:rsid w:val="00053254"/>
    <w:rsid w:val="00053632"/>
    <w:rsid w:val="00053DB2"/>
    <w:rsid w:val="00054005"/>
    <w:rsid w:val="000540E4"/>
    <w:rsid w:val="00054B3D"/>
    <w:rsid w:val="00054D1B"/>
    <w:rsid w:val="000554B3"/>
    <w:rsid w:val="000554D1"/>
    <w:rsid w:val="0005583B"/>
    <w:rsid w:val="00055D50"/>
    <w:rsid w:val="00055F5D"/>
    <w:rsid w:val="0005606D"/>
    <w:rsid w:val="0005633B"/>
    <w:rsid w:val="00056AC0"/>
    <w:rsid w:val="000572D0"/>
    <w:rsid w:val="00057427"/>
    <w:rsid w:val="00057597"/>
    <w:rsid w:val="0005761F"/>
    <w:rsid w:val="00057D95"/>
    <w:rsid w:val="00057F5F"/>
    <w:rsid w:val="00057FE2"/>
    <w:rsid w:val="00060027"/>
    <w:rsid w:val="000600A9"/>
    <w:rsid w:val="000600BF"/>
    <w:rsid w:val="000600FD"/>
    <w:rsid w:val="00060201"/>
    <w:rsid w:val="00060700"/>
    <w:rsid w:val="00060B29"/>
    <w:rsid w:val="0006169B"/>
    <w:rsid w:val="00061A37"/>
    <w:rsid w:val="00062446"/>
    <w:rsid w:val="0006263C"/>
    <w:rsid w:val="00062B82"/>
    <w:rsid w:val="00062CCC"/>
    <w:rsid w:val="00062E88"/>
    <w:rsid w:val="00062E92"/>
    <w:rsid w:val="0006354A"/>
    <w:rsid w:val="000638A7"/>
    <w:rsid w:val="00063CBB"/>
    <w:rsid w:val="00064154"/>
    <w:rsid w:val="0006435C"/>
    <w:rsid w:val="00064373"/>
    <w:rsid w:val="0006483D"/>
    <w:rsid w:val="000649ED"/>
    <w:rsid w:val="00064BB5"/>
    <w:rsid w:val="00064CCE"/>
    <w:rsid w:val="00065000"/>
    <w:rsid w:val="000653CC"/>
    <w:rsid w:val="0006556C"/>
    <w:rsid w:val="0006558D"/>
    <w:rsid w:val="000655D1"/>
    <w:rsid w:val="000656A4"/>
    <w:rsid w:val="00065C2F"/>
    <w:rsid w:val="00065C91"/>
    <w:rsid w:val="00066025"/>
    <w:rsid w:val="00066639"/>
    <w:rsid w:val="00066AC2"/>
    <w:rsid w:val="00066B0E"/>
    <w:rsid w:val="000675BF"/>
    <w:rsid w:val="00067797"/>
    <w:rsid w:val="00067D39"/>
    <w:rsid w:val="000703BC"/>
    <w:rsid w:val="000705BB"/>
    <w:rsid w:val="00070D51"/>
    <w:rsid w:val="00070D7D"/>
    <w:rsid w:val="00070F1A"/>
    <w:rsid w:val="000710DD"/>
    <w:rsid w:val="000711A2"/>
    <w:rsid w:val="00071780"/>
    <w:rsid w:val="00071BBF"/>
    <w:rsid w:val="00072365"/>
    <w:rsid w:val="00072728"/>
    <w:rsid w:val="00072AB7"/>
    <w:rsid w:val="00073799"/>
    <w:rsid w:val="00073CE3"/>
    <w:rsid w:val="00073EE1"/>
    <w:rsid w:val="0007403C"/>
    <w:rsid w:val="000749D5"/>
    <w:rsid w:val="000749E5"/>
    <w:rsid w:val="00074FF7"/>
    <w:rsid w:val="0007507E"/>
    <w:rsid w:val="0007559E"/>
    <w:rsid w:val="000757D7"/>
    <w:rsid w:val="000758E9"/>
    <w:rsid w:val="00076305"/>
    <w:rsid w:val="00076772"/>
    <w:rsid w:val="000772E1"/>
    <w:rsid w:val="0007772A"/>
    <w:rsid w:val="00077D46"/>
    <w:rsid w:val="00080635"/>
    <w:rsid w:val="000807A0"/>
    <w:rsid w:val="00080F9B"/>
    <w:rsid w:val="0008100E"/>
    <w:rsid w:val="0008149D"/>
    <w:rsid w:val="00081551"/>
    <w:rsid w:val="0008171F"/>
    <w:rsid w:val="000817EB"/>
    <w:rsid w:val="000819F1"/>
    <w:rsid w:val="00081B21"/>
    <w:rsid w:val="00081C25"/>
    <w:rsid w:val="00081EDC"/>
    <w:rsid w:val="0008260A"/>
    <w:rsid w:val="00082C50"/>
    <w:rsid w:val="000832CD"/>
    <w:rsid w:val="00083496"/>
    <w:rsid w:val="00083A92"/>
    <w:rsid w:val="00083CFF"/>
    <w:rsid w:val="00083D77"/>
    <w:rsid w:val="00083EDE"/>
    <w:rsid w:val="00084C03"/>
    <w:rsid w:val="00085595"/>
    <w:rsid w:val="00085624"/>
    <w:rsid w:val="00085BE8"/>
    <w:rsid w:val="00085F11"/>
    <w:rsid w:val="00085F91"/>
    <w:rsid w:val="0008688F"/>
    <w:rsid w:val="00086D26"/>
    <w:rsid w:val="00086E67"/>
    <w:rsid w:val="00086F23"/>
    <w:rsid w:val="00087144"/>
    <w:rsid w:val="000871B6"/>
    <w:rsid w:val="0008723B"/>
    <w:rsid w:val="0008790E"/>
    <w:rsid w:val="00087FDF"/>
    <w:rsid w:val="0009006B"/>
    <w:rsid w:val="00090B5F"/>
    <w:rsid w:val="00090E80"/>
    <w:rsid w:val="00090F02"/>
    <w:rsid w:val="00091778"/>
    <w:rsid w:val="00091B5B"/>
    <w:rsid w:val="00092071"/>
    <w:rsid w:val="00092476"/>
    <w:rsid w:val="00092BD4"/>
    <w:rsid w:val="00092C73"/>
    <w:rsid w:val="00092D87"/>
    <w:rsid w:val="00092F18"/>
    <w:rsid w:val="00093560"/>
    <w:rsid w:val="00093AA2"/>
    <w:rsid w:val="0009403A"/>
    <w:rsid w:val="0009405A"/>
    <w:rsid w:val="00094091"/>
    <w:rsid w:val="0009452C"/>
    <w:rsid w:val="00094941"/>
    <w:rsid w:val="00094EBA"/>
    <w:rsid w:val="000952A0"/>
    <w:rsid w:val="000954A1"/>
    <w:rsid w:val="00095665"/>
    <w:rsid w:val="0009586A"/>
    <w:rsid w:val="00095C54"/>
    <w:rsid w:val="00095C56"/>
    <w:rsid w:val="00095FFC"/>
    <w:rsid w:val="00096723"/>
    <w:rsid w:val="0009680C"/>
    <w:rsid w:val="00096A19"/>
    <w:rsid w:val="00097228"/>
    <w:rsid w:val="000975FF"/>
    <w:rsid w:val="000976DD"/>
    <w:rsid w:val="000978B6"/>
    <w:rsid w:val="0009799C"/>
    <w:rsid w:val="00097BFF"/>
    <w:rsid w:val="00097F13"/>
    <w:rsid w:val="000A0AD2"/>
    <w:rsid w:val="000A0C17"/>
    <w:rsid w:val="000A0C63"/>
    <w:rsid w:val="000A0C6C"/>
    <w:rsid w:val="000A0C9D"/>
    <w:rsid w:val="000A1D67"/>
    <w:rsid w:val="000A1E0C"/>
    <w:rsid w:val="000A1E97"/>
    <w:rsid w:val="000A22E3"/>
    <w:rsid w:val="000A2445"/>
    <w:rsid w:val="000A24D4"/>
    <w:rsid w:val="000A2666"/>
    <w:rsid w:val="000A29CB"/>
    <w:rsid w:val="000A3225"/>
    <w:rsid w:val="000A3589"/>
    <w:rsid w:val="000A3DEB"/>
    <w:rsid w:val="000A405D"/>
    <w:rsid w:val="000A4227"/>
    <w:rsid w:val="000A43D5"/>
    <w:rsid w:val="000A44DB"/>
    <w:rsid w:val="000A45FC"/>
    <w:rsid w:val="000A4728"/>
    <w:rsid w:val="000A473F"/>
    <w:rsid w:val="000A4847"/>
    <w:rsid w:val="000A49E8"/>
    <w:rsid w:val="000A4DA5"/>
    <w:rsid w:val="000A5100"/>
    <w:rsid w:val="000A6239"/>
    <w:rsid w:val="000A64DA"/>
    <w:rsid w:val="000A7124"/>
    <w:rsid w:val="000A71A3"/>
    <w:rsid w:val="000A7751"/>
    <w:rsid w:val="000A7CA0"/>
    <w:rsid w:val="000B05FE"/>
    <w:rsid w:val="000B0A1C"/>
    <w:rsid w:val="000B0B31"/>
    <w:rsid w:val="000B1163"/>
    <w:rsid w:val="000B12FC"/>
    <w:rsid w:val="000B18EA"/>
    <w:rsid w:val="000B2AB1"/>
    <w:rsid w:val="000B35E3"/>
    <w:rsid w:val="000B37A7"/>
    <w:rsid w:val="000B39A9"/>
    <w:rsid w:val="000B3C0A"/>
    <w:rsid w:val="000B3D3C"/>
    <w:rsid w:val="000B4799"/>
    <w:rsid w:val="000B4BB6"/>
    <w:rsid w:val="000B4BE3"/>
    <w:rsid w:val="000B50E3"/>
    <w:rsid w:val="000B54BA"/>
    <w:rsid w:val="000B54CB"/>
    <w:rsid w:val="000B6BBA"/>
    <w:rsid w:val="000B745C"/>
    <w:rsid w:val="000B7656"/>
    <w:rsid w:val="000B7799"/>
    <w:rsid w:val="000B78C7"/>
    <w:rsid w:val="000B796A"/>
    <w:rsid w:val="000B79EB"/>
    <w:rsid w:val="000B7BA4"/>
    <w:rsid w:val="000B7D32"/>
    <w:rsid w:val="000B7DAE"/>
    <w:rsid w:val="000B7F5C"/>
    <w:rsid w:val="000C0410"/>
    <w:rsid w:val="000C098E"/>
    <w:rsid w:val="000C0DFF"/>
    <w:rsid w:val="000C142B"/>
    <w:rsid w:val="000C1A79"/>
    <w:rsid w:val="000C1E7B"/>
    <w:rsid w:val="000C23DB"/>
    <w:rsid w:val="000C265C"/>
    <w:rsid w:val="000C3149"/>
    <w:rsid w:val="000C317A"/>
    <w:rsid w:val="000C3847"/>
    <w:rsid w:val="000C3ED2"/>
    <w:rsid w:val="000C3FBE"/>
    <w:rsid w:val="000C4578"/>
    <w:rsid w:val="000C48F6"/>
    <w:rsid w:val="000C4F28"/>
    <w:rsid w:val="000C525F"/>
    <w:rsid w:val="000C52D1"/>
    <w:rsid w:val="000C54A1"/>
    <w:rsid w:val="000C574A"/>
    <w:rsid w:val="000C59BF"/>
    <w:rsid w:val="000C5A76"/>
    <w:rsid w:val="000C5B27"/>
    <w:rsid w:val="000C5D1B"/>
    <w:rsid w:val="000C6005"/>
    <w:rsid w:val="000C61D8"/>
    <w:rsid w:val="000C6522"/>
    <w:rsid w:val="000C66C4"/>
    <w:rsid w:val="000C6BE7"/>
    <w:rsid w:val="000C6F56"/>
    <w:rsid w:val="000C7222"/>
    <w:rsid w:val="000C7FC1"/>
    <w:rsid w:val="000D09C2"/>
    <w:rsid w:val="000D10D8"/>
    <w:rsid w:val="000D12D3"/>
    <w:rsid w:val="000D1470"/>
    <w:rsid w:val="000D19CD"/>
    <w:rsid w:val="000D1B7D"/>
    <w:rsid w:val="000D2110"/>
    <w:rsid w:val="000D2573"/>
    <w:rsid w:val="000D29FA"/>
    <w:rsid w:val="000D2A8E"/>
    <w:rsid w:val="000D2CC0"/>
    <w:rsid w:val="000D31E4"/>
    <w:rsid w:val="000D31F1"/>
    <w:rsid w:val="000D3303"/>
    <w:rsid w:val="000D33CA"/>
    <w:rsid w:val="000D3676"/>
    <w:rsid w:val="000D3EDB"/>
    <w:rsid w:val="000D4352"/>
    <w:rsid w:val="000D438B"/>
    <w:rsid w:val="000D47FC"/>
    <w:rsid w:val="000D5181"/>
    <w:rsid w:val="000D5294"/>
    <w:rsid w:val="000D52E5"/>
    <w:rsid w:val="000D53BE"/>
    <w:rsid w:val="000D5504"/>
    <w:rsid w:val="000D5645"/>
    <w:rsid w:val="000D5AC0"/>
    <w:rsid w:val="000D5B7D"/>
    <w:rsid w:val="000D5E6B"/>
    <w:rsid w:val="000D6037"/>
    <w:rsid w:val="000D7720"/>
    <w:rsid w:val="000D772A"/>
    <w:rsid w:val="000D7780"/>
    <w:rsid w:val="000D78DF"/>
    <w:rsid w:val="000D7D39"/>
    <w:rsid w:val="000E0313"/>
    <w:rsid w:val="000E034D"/>
    <w:rsid w:val="000E0625"/>
    <w:rsid w:val="000E0767"/>
    <w:rsid w:val="000E08D3"/>
    <w:rsid w:val="000E0C8A"/>
    <w:rsid w:val="000E1891"/>
    <w:rsid w:val="000E19EC"/>
    <w:rsid w:val="000E1B1A"/>
    <w:rsid w:val="000E1F70"/>
    <w:rsid w:val="000E297F"/>
    <w:rsid w:val="000E2AA9"/>
    <w:rsid w:val="000E2B56"/>
    <w:rsid w:val="000E393C"/>
    <w:rsid w:val="000E3941"/>
    <w:rsid w:val="000E3DFB"/>
    <w:rsid w:val="000E4545"/>
    <w:rsid w:val="000E4919"/>
    <w:rsid w:val="000E4B6E"/>
    <w:rsid w:val="000E4DF0"/>
    <w:rsid w:val="000E4E99"/>
    <w:rsid w:val="000E4EC9"/>
    <w:rsid w:val="000E5032"/>
    <w:rsid w:val="000E5244"/>
    <w:rsid w:val="000E55B5"/>
    <w:rsid w:val="000E57D8"/>
    <w:rsid w:val="000E5DF6"/>
    <w:rsid w:val="000E5FC1"/>
    <w:rsid w:val="000E64BE"/>
    <w:rsid w:val="000E6E52"/>
    <w:rsid w:val="000E6F28"/>
    <w:rsid w:val="000E720D"/>
    <w:rsid w:val="000E7363"/>
    <w:rsid w:val="000F04AB"/>
    <w:rsid w:val="000F04FA"/>
    <w:rsid w:val="000F0C3A"/>
    <w:rsid w:val="000F0F34"/>
    <w:rsid w:val="000F21C9"/>
    <w:rsid w:val="000F29D3"/>
    <w:rsid w:val="000F2C13"/>
    <w:rsid w:val="000F2ED1"/>
    <w:rsid w:val="000F32B1"/>
    <w:rsid w:val="000F3903"/>
    <w:rsid w:val="000F3B32"/>
    <w:rsid w:val="000F3C45"/>
    <w:rsid w:val="000F3DD5"/>
    <w:rsid w:val="000F3F57"/>
    <w:rsid w:val="000F4282"/>
    <w:rsid w:val="000F4295"/>
    <w:rsid w:val="000F4790"/>
    <w:rsid w:val="000F4A03"/>
    <w:rsid w:val="000F4C59"/>
    <w:rsid w:val="000F55C7"/>
    <w:rsid w:val="000F593D"/>
    <w:rsid w:val="000F598B"/>
    <w:rsid w:val="000F59E4"/>
    <w:rsid w:val="000F5AE4"/>
    <w:rsid w:val="000F66C0"/>
    <w:rsid w:val="000F696D"/>
    <w:rsid w:val="000F77FB"/>
    <w:rsid w:val="000F7CAB"/>
    <w:rsid w:val="00100523"/>
    <w:rsid w:val="0010094B"/>
    <w:rsid w:val="00100A12"/>
    <w:rsid w:val="00100FBE"/>
    <w:rsid w:val="001018F1"/>
    <w:rsid w:val="00101A83"/>
    <w:rsid w:val="00101B4C"/>
    <w:rsid w:val="00101B88"/>
    <w:rsid w:val="00101C23"/>
    <w:rsid w:val="00101CD7"/>
    <w:rsid w:val="00101DC0"/>
    <w:rsid w:val="00101DCC"/>
    <w:rsid w:val="00102093"/>
    <w:rsid w:val="001022EB"/>
    <w:rsid w:val="001025D3"/>
    <w:rsid w:val="00103651"/>
    <w:rsid w:val="00103951"/>
    <w:rsid w:val="0010409E"/>
    <w:rsid w:val="0010421F"/>
    <w:rsid w:val="00104746"/>
    <w:rsid w:val="001052DF"/>
    <w:rsid w:val="001059D1"/>
    <w:rsid w:val="00105D70"/>
    <w:rsid w:val="00105F11"/>
    <w:rsid w:val="00106635"/>
    <w:rsid w:val="00106AB6"/>
    <w:rsid w:val="00107470"/>
    <w:rsid w:val="00107545"/>
    <w:rsid w:val="001077ED"/>
    <w:rsid w:val="00107AA3"/>
    <w:rsid w:val="00107C48"/>
    <w:rsid w:val="00107E2F"/>
    <w:rsid w:val="00107F66"/>
    <w:rsid w:val="001104B1"/>
    <w:rsid w:val="00110AB2"/>
    <w:rsid w:val="00111151"/>
    <w:rsid w:val="0011127B"/>
    <w:rsid w:val="001124FE"/>
    <w:rsid w:val="001132F9"/>
    <w:rsid w:val="00113AB0"/>
    <w:rsid w:val="001141C4"/>
    <w:rsid w:val="0011499B"/>
    <w:rsid w:val="00114E37"/>
    <w:rsid w:val="00114E39"/>
    <w:rsid w:val="001152CA"/>
    <w:rsid w:val="001165F1"/>
    <w:rsid w:val="001172DE"/>
    <w:rsid w:val="00117401"/>
    <w:rsid w:val="00117433"/>
    <w:rsid w:val="0011784C"/>
    <w:rsid w:val="0012027F"/>
    <w:rsid w:val="0012077F"/>
    <w:rsid w:val="00120B40"/>
    <w:rsid w:val="00120B4F"/>
    <w:rsid w:val="001214CB"/>
    <w:rsid w:val="00121684"/>
    <w:rsid w:val="00121B0D"/>
    <w:rsid w:val="00121CA7"/>
    <w:rsid w:val="00121E31"/>
    <w:rsid w:val="001220E9"/>
    <w:rsid w:val="00122547"/>
    <w:rsid w:val="00122E5F"/>
    <w:rsid w:val="00122F03"/>
    <w:rsid w:val="00123427"/>
    <w:rsid w:val="0012385E"/>
    <w:rsid w:val="0012410E"/>
    <w:rsid w:val="001241DE"/>
    <w:rsid w:val="00124539"/>
    <w:rsid w:val="00124DAD"/>
    <w:rsid w:val="00124FF6"/>
    <w:rsid w:val="00125097"/>
    <w:rsid w:val="0012545A"/>
    <w:rsid w:val="0012570E"/>
    <w:rsid w:val="00125BF1"/>
    <w:rsid w:val="00125D64"/>
    <w:rsid w:val="00125F99"/>
    <w:rsid w:val="001260FA"/>
    <w:rsid w:val="0012610D"/>
    <w:rsid w:val="00126208"/>
    <w:rsid w:val="001268DF"/>
    <w:rsid w:val="00126BCB"/>
    <w:rsid w:val="001276A6"/>
    <w:rsid w:val="001300CE"/>
    <w:rsid w:val="001309E6"/>
    <w:rsid w:val="00130B91"/>
    <w:rsid w:val="00130EB0"/>
    <w:rsid w:val="00131035"/>
    <w:rsid w:val="00131DA4"/>
    <w:rsid w:val="00132135"/>
    <w:rsid w:val="00132146"/>
    <w:rsid w:val="0013276D"/>
    <w:rsid w:val="00132BE1"/>
    <w:rsid w:val="00132E25"/>
    <w:rsid w:val="0013304F"/>
    <w:rsid w:val="001331C9"/>
    <w:rsid w:val="00133234"/>
    <w:rsid w:val="00133553"/>
    <w:rsid w:val="001336DD"/>
    <w:rsid w:val="00133A90"/>
    <w:rsid w:val="00133AAC"/>
    <w:rsid w:val="00133B26"/>
    <w:rsid w:val="00134158"/>
    <w:rsid w:val="001346FF"/>
    <w:rsid w:val="00134C52"/>
    <w:rsid w:val="001351C9"/>
    <w:rsid w:val="00135265"/>
    <w:rsid w:val="0013561F"/>
    <w:rsid w:val="00135745"/>
    <w:rsid w:val="00135B47"/>
    <w:rsid w:val="00135F72"/>
    <w:rsid w:val="00136172"/>
    <w:rsid w:val="001366BE"/>
    <w:rsid w:val="001368A9"/>
    <w:rsid w:val="00136CB7"/>
    <w:rsid w:val="00136F57"/>
    <w:rsid w:val="00137325"/>
    <w:rsid w:val="00137A84"/>
    <w:rsid w:val="001405A1"/>
    <w:rsid w:val="0014095C"/>
    <w:rsid w:val="00140EA8"/>
    <w:rsid w:val="0014108F"/>
    <w:rsid w:val="001411E6"/>
    <w:rsid w:val="001412CB"/>
    <w:rsid w:val="001415B3"/>
    <w:rsid w:val="001416C7"/>
    <w:rsid w:val="0014183F"/>
    <w:rsid w:val="001419DB"/>
    <w:rsid w:val="001420ED"/>
    <w:rsid w:val="0014288E"/>
    <w:rsid w:val="00142F9C"/>
    <w:rsid w:val="00143020"/>
    <w:rsid w:val="0014302B"/>
    <w:rsid w:val="001432E8"/>
    <w:rsid w:val="001433B6"/>
    <w:rsid w:val="001434C4"/>
    <w:rsid w:val="00143A5B"/>
    <w:rsid w:val="00144075"/>
    <w:rsid w:val="0014463F"/>
    <w:rsid w:val="001449FD"/>
    <w:rsid w:val="00144C35"/>
    <w:rsid w:val="00145434"/>
    <w:rsid w:val="00145866"/>
    <w:rsid w:val="001459D2"/>
    <w:rsid w:val="00145F37"/>
    <w:rsid w:val="0014697F"/>
    <w:rsid w:val="001469B9"/>
    <w:rsid w:val="00146DB5"/>
    <w:rsid w:val="00147108"/>
    <w:rsid w:val="0014730E"/>
    <w:rsid w:val="0014761B"/>
    <w:rsid w:val="00150357"/>
    <w:rsid w:val="00150446"/>
    <w:rsid w:val="0015094C"/>
    <w:rsid w:val="00150E8C"/>
    <w:rsid w:val="00150F26"/>
    <w:rsid w:val="00151D4A"/>
    <w:rsid w:val="00152056"/>
    <w:rsid w:val="001523A7"/>
    <w:rsid w:val="00152C79"/>
    <w:rsid w:val="001537FD"/>
    <w:rsid w:val="001543E3"/>
    <w:rsid w:val="00154C07"/>
    <w:rsid w:val="00154F3C"/>
    <w:rsid w:val="001550D9"/>
    <w:rsid w:val="00155560"/>
    <w:rsid w:val="00155965"/>
    <w:rsid w:val="00155B2E"/>
    <w:rsid w:val="00156334"/>
    <w:rsid w:val="00156588"/>
    <w:rsid w:val="00156A6D"/>
    <w:rsid w:val="00156E03"/>
    <w:rsid w:val="00157CE3"/>
    <w:rsid w:val="0016023D"/>
    <w:rsid w:val="0016041C"/>
    <w:rsid w:val="001607EF"/>
    <w:rsid w:val="00160894"/>
    <w:rsid w:val="00160A3A"/>
    <w:rsid w:val="00160D1E"/>
    <w:rsid w:val="00160E1E"/>
    <w:rsid w:val="001617E7"/>
    <w:rsid w:val="001618D6"/>
    <w:rsid w:val="00162022"/>
    <w:rsid w:val="00162DF9"/>
    <w:rsid w:val="0016313F"/>
    <w:rsid w:val="001631C9"/>
    <w:rsid w:val="00163210"/>
    <w:rsid w:val="00163294"/>
    <w:rsid w:val="0016329A"/>
    <w:rsid w:val="001645CE"/>
    <w:rsid w:val="00164922"/>
    <w:rsid w:val="00164AA3"/>
    <w:rsid w:val="001653DE"/>
    <w:rsid w:val="00165C25"/>
    <w:rsid w:val="0016629E"/>
    <w:rsid w:val="00166387"/>
    <w:rsid w:val="001664F4"/>
    <w:rsid w:val="001668CC"/>
    <w:rsid w:val="001672D1"/>
    <w:rsid w:val="001674E2"/>
    <w:rsid w:val="00167DEF"/>
    <w:rsid w:val="00167F6E"/>
    <w:rsid w:val="00170D22"/>
    <w:rsid w:val="001715EF"/>
    <w:rsid w:val="00171A3C"/>
    <w:rsid w:val="00171B22"/>
    <w:rsid w:val="00171DC2"/>
    <w:rsid w:val="00172007"/>
    <w:rsid w:val="00172256"/>
    <w:rsid w:val="001725A5"/>
    <w:rsid w:val="001727C1"/>
    <w:rsid w:val="00172877"/>
    <w:rsid w:val="00172C27"/>
    <w:rsid w:val="00172F04"/>
    <w:rsid w:val="00173207"/>
    <w:rsid w:val="001732A4"/>
    <w:rsid w:val="00173598"/>
    <w:rsid w:val="00175B07"/>
    <w:rsid w:val="00175D3D"/>
    <w:rsid w:val="00175F7F"/>
    <w:rsid w:val="00176309"/>
    <w:rsid w:val="00176549"/>
    <w:rsid w:val="00176C5C"/>
    <w:rsid w:val="00176F5E"/>
    <w:rsid w:val="001773C0"/>
    <w:rsid w:val="00177761"/>
    <w:rsid w:val="0017780B"/>
    <w:rsid w:val="00177877"/>
    <w:rsid w:val="00177FD0"/>
    <w:rsid w:val="00180135"/>
    <w:rsid w:val="001801DE"/>
    <w:rsid w:val="001804CB"/>
    <w:rsid w:val="001805DB"/>
    <w:rsid w:val="001808E0"/>
    <w:rsid w:val="00180A4A"/>
    <w:rsid w:val="00180B1F"/>
    <w:rsid w:val="00180C10"/>
    <w:rsid w:val="00180DF1"/>
    <w:rsid w:val="001814E8"/>
    <w:rsid w:val="0018155A"/>
    <w:rsid w:val="00181726"/>
    <w:rsid w:val="00181CFF"/>
    <w:rsid w:val="00181E1A"/>
    <w:rsid w:val="00181FD4"/>
    <w:rsid w:val="0018203A"/>
    <w:rsid w:val="0018205C"/>
    <w:rsid w:val="00182177"/>
    <w:rsid w:val="001828A4"/>
    <w:rsid w:val="00182D85"/>
    <w:rsid w:val="00183439"/>
    <w:rsid w:val="001834FE"/>
    <w:rsid w:val="001841E2"/>
    <w:rsid w:val="001845E3"/>
    <w:rsid w:val="00184684"/>
    <w:rsid w:val="00184819"/>
    <w:rsid w:val="00184921"/>
    <w:rsid w:val="00184A2B"/>
    <w:rsid w:val="00184BCA"/>
    <w:rsid w:val="00184F4C"/>
    <w:rsid w:val="00185334"/>
    <w:rsid w:val="00185C92"/>
    <w:rsid w:val="00185DB9"/>
    <w:rsid w:val="00185E15"/>
    <w:rsid w:val="00186260"/>
    <w:rsid w:val="0018632A"/>
    <w:rsid w:val="00186378"/>
    <w:rsid w:val="00187418"/>
    <w:rsid w:val="001904B3"/>
    <w:rsid w:val="00190A3D"/>
    <w:rsid w:val="00190DE8"/>
    <w:rsid w:val="00191361"/>
    <w:rsid w:val="001915DB"/>
    <w:rsid w:val="00191656"/>
    <w:rsid w:val="00191787"/>
    <w:rsid w:val="00192083"/>
    <w:rsid w:val="0019223F"/>
    <w:rsid w:val="00192512"/>
    <w:rsid w:val="00192750"/>
    <w:rsid w:val="0019277A"/>
    <w:rsid w:val="0019291A"/>
    <w:rsid w:val="00192D45"/>
    <w:rsid w:val="00192F4F"/>
    <w:rsid w:val="0019341F"/>
    <w:rsid w:val="00193575"/>
    <w:rsid w:val="001936F0"/>
    <w:rsid w:val="001936F6"/>
    <w:rsid w:val="001939EE"/>
    <w:rsid w:val="00193AE2"/>
    <w:rsid w:val="0019408D"/>
    <w:rsid w:val="0019419D"/>
    <w:rsid w:val="00194A34"/>
    <w:rsid w:val="00194DC2"/>
    <w:rsid w:val="00195722"/>
    <w:rsid w:val="00195874"/>
    <w:rsid w:val="00196170"/>
    <w:rsid w:val="00196AC7"/>
    <w:rsid w:val="00196BC2"/>
    <w:rsid w:val="0019749A"/>
    <w:rsid w:val="001975FE"/>
    <w:rsid w:val="001976AD"/>
    <w:rsid w:val="00197F43"/>
    <w:rsid w:val="001A00C8"/>
    <w:rsid w:val="001A01EE"/>
    <w:rsid w:val="001A03F5"/>
    <w:rsid w:val="001A066B"/>
    <w:rsid w:val="001A09E7"/>
    <w:rsid w:val="001A0F9F"/>
    <w:rsid w:val="001A12D5"/>
    <w:rsid w:val="001A149E"/>
    <w:rsid w:val="001A17DA"/>
    <w:rsid w:val="001A1F4D"/>
    <w:rsid w:val="001A235C"/>
    <w:rsid w:val="001A24F3"/>
    <w:rsid w:val="001A2AA2"/>
    <w:rsid w:val="001A3396"/>
    <w:rsid w:val="001A35EA"/>
    <w:rsid w:val="001A43D6"/>
    <w:rsid w:val="001A461E"/>
    <w:rsid w:val="001A4A5E"/>
    <w:rsid w:val="001A5570"/>
    <w:rsid w:val="001A59A9"/>
    <w:rsid w:val="001A69B8"/>
    <w:rsid w:val="001A69F0"/>
    <w:rsid w:val="001A6B61"/>
    <w:rsid w:val="001A6CB7"/>
    <w:rsid w:val="001A6FC5"/>
    <w:rsid w:val="001A761D"/>
    <w:rsid w:val="001A7958"/>
    <w:rsid w:val="001B0137"/>
    <w:rsid w:val="001B0353"/>
    <w:rsid w:val="001B046D"/>
    <w:rsid w:val="001B05FA"/>
    <w:rsid w:val="001B0B7D"/>
    <w:rsid w:val="001B0FCB"/>
    <w:rsid w:val="001B133B"/>
    <w:rsid w:val="001B13E3"/>
    <w:rsid w:val="001B271B"/>
    <w:rsid w:val="001B2A4D"/>
    <w:rsid w:val="001B2C2E"/>
    <w:rsid w:val="001B2EA5"/>
    <w:rsid w:val="001B30A6"/>
    <w:rsid w:val="001B3802"/>
    <w:rsid w:val="001B3A78"/>
    <w:rsid w:val="001B3B57"/>
    <w:rsid w:val="001B4B1B"/>
    <w:rsid w:val="001B5351"/>
    <w:rsid w:val="001B564F"/>
    <w:rsid w:val="001B5B11"/>
    <w:rsid w:val="001B5EE4"/>
    <w:rsid w:val="001B76E9"/>
    <w:rsid w:val="001B7868"/>
    <w:rsid w:val="001B7F9D"/>
    <w:rsid w:val="001C0398"/>
    <w:rsid w:val="001C2128"/>
    <w:rsid w:val="001C2498"/>
    <w:rsid w:val="001C2CE4"/>
    <w:rsid w:val="001C32DD"/>
    <w:rsid w:val="001C3629"/>
    <w:rsid w:val="001C3A3C"/>
    <w:rsid w:val="001C3AAA"/>
    <w:rsid w:val="001C3D23"/>
    <w:rsid w:val="001C3ED0"/>
    <w:rsid w:val="001C42D4"/>
    <w:rsid w:val="001C449C"/>
    <w:rsid w:val="001C4670"/>
    <w:rsid w:val="001C497C"/>
    <w:rsid w:val="001C4F0B"/>
    <w:rsid w:val="001C5607"/>
    <w:rsid w:val="001C581E"/>
    <w:rsid w:val="001C5BB2"/>
    <w:rsid w:val="001C5CCD"/>
    <w:rsid w:val="001C60CA"/>
    <w:rsid w:val="001C61AD"/>
    <w:rsid w:val="001C633B"/>
    <w:rsid w:val="001C66E2"/>
    <w:rsid w:val="001C70CF"/>
    <w:rsid w:val="001C7730"/>
    <w:rsid w:val="001C7733"/>
    <w:rsid w:val="001C7DF9"/>
    <w:rsid w:val="001D0C28"/>
    <w:rsid w:val="001D10F6"/>
    <w:rsid w:val="001D14EA"/>
    <w:rsid w:val="001D18EC"/>
    <w:rsid w:val="001D195A"/>
    <w:rsid w:val="001D1A13"/>
    <w:rsid w:val="001D1CC8"/>
    <w:rsid w:val="001D2200"/>
    <w:rsid w:val="001D24F2"/>
    <w:rsid w:val="001D25DC"/>
    <w:rsid w:val="001D2B66"/>
    <w:rsid w:val="001D2C7E"/>
    <w:rsid w:val="001D40AA"/>
    <w:rsid w:val="001D4589"/>
    <w:rsid w:val="001D4598"/>
    <w:rsid w:val="001D51A8"/>
    <w:rsid w:val="001D5789"/>
    <w:rsid w:val="001D57D0"/>
    <w:rsid w:val="001D5EBE"/>
    <w:rsid w:val="001D612D"/>
    <w:rsid w:val="001D61BC"/>
    <w:rsid w:val="001D61C8"/>
    <w:rsid w:val="001D63B1"/>
    <w:rsid w:val="001D6B63"/>
    <w:rsid w:val="001D6DF5"/>
    <w:rsid w:val="001D787B"/>
    <w:rsid w:val="001D7A90"/>
    <w:rsid w:val="001D7CD9"/>
    <w:rsid w:val="001E0A01"/>
    <w:rsid w:val="001E0A2B"/>
    <w:rsid w:val="001E0EA5"/>
    <w:rsid w:val="001E0F05"/>
    <w:rsid w:val="001E0F97"/>
    <w:rsid w:val="001E1566"/>
    <w:rsid w:val="001E1796"/>
    <w:rsid w:val="001E2535"/>
    <w:rsid w:val="001E2814"/>
    <w:rsid w:val="001E3144"/>
    <w:rsid w:val="001E3857"/>
    <w:rsid w:val="001E3A9D"/>
    <w:rsid w:val="001E3C46"/>
    <w:rsid w:val="001E3D6C"/>
    <w:rsid w:val="001E3FC3"/>
    <w:rsid w:val="001E4635"/>
    <w:rsid w:val="001E47F8"/>
    <w:rsid w:val="001E4E64"/>
    <w:rsid w:val="001E4F4E"/>
    <w:rsid w:val="001E4F8F"/>
    <w:rsid w:val="001E53C0"/>
    <w:rsid w:val="001E5478"/>
    <w:rsid w:val="001E6508"/>
    <w:rsid w:val="001E66E0"/>
    <w:rsid w:val="001E6758"/>
    <w:rsid w:val="001E6759"/>
    <w:rsid w:val="001E693D"/>
    <w:rsid w:val="001E6F32"/>
    <w:rsid w:val="001E7229"/>
    <w:rsid w:val="001E776D"/>
    <w:rsid w:val="001E79C0"/>
    <w:rsid w:val="001F056B"/>
    <w:rsid w:val="001F0BB2"/>
    <w:rsid w:val="001F0F47"/>
    <w:rsid w:val="001F13E1"/>
    <w:rsid w:val="001F15F5"/>
    <w:rsid w:val="001F2125"/>
    <w:rsid w:val="001F2177"/>
    <w:rsid w:val="001F2286"/>
    <w:rsid w:val="001F2985"/>
    <w:rsid w:val="001F2FAE"/>
    <w:rsid w:val="001F3576"/>
    <w:rsid w:val="001F3666"/>
    <w:rsid w:val="001F3D20"/>
    <w:rsid w:val="001F481F"/>
    <w:rsid w:val="001F489A"/>
    <w:rsid w:val="001F556A"/>
    <w:rsid w:val="001F5680"/>
    <w:rsid w:val="001F620F"/>
    <w:rsid w:val="001F6221"/>
    <w:rsid w:val="001F67F3"/>
    <w:rsid w:val="001F7076"/>
    <w:rsid w:val="001F74C1"/>
    <w:rsid w:val="001F777E"/>
    <w:rsid w:val="001F77F8"/>
    <w:rsid w:val="001F781A"/>
    <w:rsid w:val="001F7A18"/>
    <w:rsid w:val="001F7A49"/>
    <w:rsid w:val="001F7C51"/>
    <w:rsid w:val="0020000D"/>
    <w:rsid w:val="00200016"/>
    <w:rsid w:val="002003FD"/>
    <w:rsid w:val="00200497"/>
    <w:rsid w:val="0020051F"/>
    <w:rsid w:val="00200520"/>
    <w:rsid w:val="002005EE"/>
    <w:rsid w:val="0020075F"/>
    <w:rsid w:val="002007EC"/>
    <w:rsid w:val="00200B5C"/>
    <w:rsid w:val="00201321"/>
    <w:rsid w:val="0020153D"/>
    <w:rsid w:val="002018B0"/>
    <w:rsid w:val="002019F4"/>
    <w:rsid w:val="00201A66"/>
    <w:rsid w:val="00201B1F"/>
    <w:rsid w:val="00201FC6"/>
    <w:rsid w:val="00202829"/>
    <w:rsid w:val="002028A6"/>
    <w:rsid w:val="0020345A"/>
    <w:rsid w:val="00203EBF"/>
    <w:rsid w:val="00203F7C"/>
    <w:rsid w:val="002041C8"/>
    <w:rsid w:val="002049D1"/>
    <w:rsid w:val="00204EB7"/>
    <w:rsid w:val="00204FE1"/>
    <w:rsid w:val="0020514B"/>
    <w:rsid w:val="00205773"/>
    <w:rsid w:val="00206079"/>
    <w:rsid w:val="002060FA"/>
    <w:rsid w:val="002063E5"/>
    <w:rsid w:val="00206748"/>
    <w:rsid w:val="00206BCF"/>
    <w:rsid w:val="00206C79"/>
    <w:rsid w:val="00206CE7"/>
    <w:rsid w:val="0020760A"/>
    <w:rsid w:val="0020786F"/>
    <w:rsid w:val="00207904"/>
    <w:rsid w:val="00207EE4"/>
    <w:rsid w:val="002102B4"/>
    <w:rsid w:val="002105BC"/>
    <w:rsid w:val="00211014"/>
    <w:rsid w:val="00211193"/>
    <w:rsid w:val="002118C8"/>
    <w:rsid w:val="002119B0"/>
    <w:rsid w:val="00212330"/>
    <w:rsid w:val="00212F29"/>
    <w:rsid w:val="00213239"/>
    <w:rsid w:val="00213814"/>
    <w:rsid w:val="00213E5E"/>
    <w:rsid w:val="00214698"/>
    <w:rsid w:val="00215248"/>
    <w:rsid w:val="002154F2"/>
    <w:rsid w:val="00215B94"/>
    <w:rsid w:val="00215BCE"/>
    <w:rsid w:val="00216487"/>
    <w:rsid w:val="00216F33"/>
    <w:rsid w:val="00216FB7"/>
    <w:rsid w:val="00217741"/>
    <w:rsid w:val="00217747"/>
    <w:rsid w:val="002179F4"/>
    <w:rsid w:val="002179F5"/>
    <w:rsid w:val="00217A2F"/>
    <w:rsid w:val="00217A4C"/>
    <w:rsid w:val="00217D42"/>
    <w:rsid w:val="002208AC"/>
    <w:rsid w:val="00220DB0"/>
    <w:rsid w:val="00220E33"/>
    <w:rsid w:val="0022169B"/>
    <w:rsid w:val="00221A5C"/>
    <w:rsid w:val="00221FA1"/>
    <w:rsid w:val="00222662"/>
    <w:rsid w:val="0022267B"/>
    <w:rsid w:val="002227AB"/>
    <w:rsid w:val="002227C4"/>
    <w:rsid w:val="002227F4"/>
    <w:rsid w:val="002229EB"/>
    <w:rsid w:val="00222A5E"/>
    <w:rsid w:val="00222F3D"/>
    <w:rsid w:val="002234CE"/>
    <w:rsid w:val="002234DF"/>
    <w:rsid w:val="0022381E"/>
    <w:rsid w:val="00223E13"/>
    <w:rsid w:val="0022409F"/>
    <w:rsid w:val="0022413E"/>
    <w:rsid w:val="00224323"/>
    <w:rsid w:val="00224481"/>
    <w:rsid w:val="00224531"/>
    <w:rsid w:val="002245C0"/>
    <w:rsid w:val="00224765"/>
    <w:rsid w:val="00224DF1"/>
    <w:rsid w:val="002257EA"/>
    <w:rsid w:val="002259FB"/>
    <w:rsid w:val="00225B83"/>
    <w:rsid w:val="00225DC1"/>
    <w:rsid w:val="0022613A"/>
    <w:rsid w:val="002267C6"/>
    <w:rsid w:val="002267FE"/>
    <w:rsid w:val="00226A06"/>
    <w:rsid w:val="00227373"/>
    <w:rsid w:val="00227BFD"/>
    <w:rsid w:val="00230287"/>
    <w:rsid w:val="0023069A"/>
    <w:rsid w:val="00230B89"/>
    <w:rsid w:val="00230D7E"/>
    <w:rsid w:val="00231878"/>
    <w:rsid w:val="00231951"/>
    <w:rsid w:val="00231EBE"/>
    <w:rsid w:val="002320A7"/>
    <w:rsid w:val="00232894"/>
    <w:rsid w:val="00232F50"/>
    <w:rsid w:val="00233350"/>
    <w:rsid w:val="00233409"/>
    <w:rsid w:val="002335CA"/>
    <w:rsid w:val="00233B01"/>
    <w:rsid w:val="00233C9A"/>
    <w:rsid w:val="00234E9B"/>
    <w:rsid w:val="0023518E"/>
    <w:rsid w:val="00235CD7"/>
    <w:rsid w:val="00235CED"/>
    <w:rsid w:val="002366C7"/>
    <w:rsid w:val="00236D7C"/>
    <w:rsid w:val="00236EED"/>
    <w:rsid w:val="0023724E"/>
    <w:rsid w:val="0023731E"/>
    <w:rsid w:val="0023742F"/>
    <w:rsid w:val="00237693"/>
    <w:rsid w:val="002376D1"/>
    <w:rsid w:val="0023776A"/>
    <w:rsid w:val="0023785C"/>
    <w:rsid w:val="00240593"/>
    <w:rsid w:val="002407E6"/>
    <w:rsid w:val="00240AB8"/>
    <w:rsid w:val="00240AF7"/>
    <w:rsid w:val="00240D62"/>
    <w:rsid w:val="00241595"/>
    <w:rsid w:val="002415B8"/>
    <w:rsid w:val="0024172D"/>
    <w:rsid w:val="00241FC7"/>
    <w:rsid w:val="0024231F"/>
    <w:rsid w:val="00242347"/>
    <w:rsid w:val="002423F6"/>
    <w:rsid w:val="0024273C"/>
    <w:rsid w:val="002427F0"/>
    <w:rsid w:val="00242A76"/>
    <w:rsid w:val="0024334B"/>
    <w:rsid w:val="00243917"/>
    <w:rsid w:val="00243A4E"/>
    <w:rsid w:val="00243AC9"/>
    <w:rsid w:val="00243C7C"/>
    <w:rsid w:val="00244236"/>
    <w:rsid w:val="0024432D"/>
    <w:rsid w:val="00244531"/>
    <w:rsid w:val="00244713"/>
    <w:rsid w:val="00245507"/>
    <w:rsid w:val="0024589E"/>
    <w:rsid w:val="002458F6"/>
    <w:rsid w:val="00246684"/>
    <w:rsid w:val="002466F9"/>
    <w:rsid w:val="00246847"/>
    <w:rsid w:val="0024699E"/>
    <w:rsid w:val="00246E3F"/>
    <w:rsid w:val="00246E52"/>
    <w:rsid w:val="00246FC2"/>
    <w:rsid w:val="00247085"/>
    <w:rsid w:val="00247540"/>
    <w:rsid w:val="0024783B"/>
    <w:rsid w:val="00247997"/>
    <w:rsid w:val="00247B3C"/>
    <w:rsid w:val="00247BCC"/>
    <w:rsid w:val="00247CF7"/>
    <w:rsid w:val="00247F4E"/>
    <w:rsid w:val="0025002B"/>
    <w:rsid w:val="0025010D"/>
    <w:rsid w:val="002501F9"/>
    <w:rsid w:val="002502E9"/>
    <w:rsid w:val="0025071A"/>
    <w:rsid w:val="00250D96"/>
    <w:rsid w:val="00250F50"/>
    <w:rsid w:val="00251535"/>
    <w:rsid w:val="0025178B"/>
    <w:rsid w:val="0025238A"/>
    <w:rsid w:val="002526A0"/>
    <w:rsid w:val="002529FB"/>
    <w:rsid w:val="00252B95"/>
    <w:rsid w:val="002531CD"/>
    <w:rsid w:val="0025365E"/>
    <w:rsid w:val="00253A16"/>
    <w:rsid w:val="00253EF3"/>
    <w:rsid w:val="002540E2"/>
    <w:rsid w:val="00254409"/>
    <w:rsid w:val="002545B6"/>
    <w:rsid w:val="00254BE5"/>
    <w:rsid w:val="0025503C"/>
    <w:rsid w:val="002556B1"/>
    <w:rsid w:val="002557B3"/>
    <w:rsid w:val="0025636D"/>
    <w:rsid w:val="002563D9"/>
    <w:rsid w:val="0025688B"/>
    <w:rsid w:val="00256F5C"/>
    <w:rsid w:val="00257BA9"/>
    <w:rsid w:val="002600A9"/>
    <w:rsid w:val="0026031D"/>
    <w:rsid w:val="0026059A"/>
    <w:rsid w:val="00260CDB"/>
    <w:rsid w:val="00260E02"/>
    <w:rsid w:val="00260FF6"/>
    <w:rsid w:val="00261114"/>
    <w:rsid w:val="002617A4"/>
    <w:rsid w:val="00261EB1"/>
    <w:rsid w:val="002620DB"/>
    <w:rsid w:val="0026250B"/>
    <w:rsid w:val="00262CBF"/>
    <w:rsid w:val="002631EA"/>
    <w:rsid w:val="002633F9"/>
    <w:rsid w:val="002636E3"/>
    <w:rsid w:val="00263833"/>
    <w:rsid w:val="0026386F"/>
    <w:rsid w:val="00263995"/>
    <w:rsid w:val="0026446D"/>
    <w:rsid w:val="00264498"/>
    <w:rsid w:val="002651AB"/>
    <w:rsid w:val="0026535E"/>
    <w:rsid w:val="00265A9B"/>
    <w:rsid w:val="00265C7F"/>
    <w:rsid w:val="002661D1"/>
    <w:rsid w:val="00266352"/>
    <w:rsid w:val="0026659D"/>
    <w:rsid w:val="002665FE"/>
    <w:rsid w:val="00266E37"/>
    <w:rsid w:val="002670A7"/>
    <w:rsid w:val="00267169"/>
    <w:rsid w:val="0026719F"/>
    <w:rsid w:val="0026788D"/>
    <w:rsid w:val="00267917"/>
    <w:rsid w:val="0027002C"/>
    <w:rsid w:val="00270C11"/>
    <w:rsid w:val="00271552"/>
    <w:rsid w:val="00271BF2"/>
    <w:rsid w:val="0027210E"/>
    <w:rsid w:val="00272272"/>
    <w:rsid w:val="002722DF"/>
    <w:rsid w:val="00272463"/>
    <w:rsid w:val="002724F4"/>
    <w:rsid w:val="002735C3"/>
    <w:rsid w:val="00273B7F"/>
    <w:rsid w:val="00273E39"/>
    <w:rsid w:val="00274B3D"/>
    <w:rsid w:val="00274BB3"/>
    <w:rsid w:val="00274FE8"/>
    <w:rsid w:val="002752AF"/>
    <w:rsid w:val="002757D5"/>
    <w:rsid w:val="00275ADE"/>
    <w:rsid w:val="00275BBA"/>
    <w:rsid w:val="00275C43"/>
    <w:rsid w:val="00276064"/>
    <w:rsid w:val="00276619"/>
    <w:rsid w:val="002766AE"/>
    <w:rsid w:val="00276811"/>
    <w:rsid w:val="00276836"/>
    <w:rsid w:val="00276A0C"/>
    <w:rsid w:val="00276A34"/>
    <w:rsid w:val="00276B76"/>
    <w:rsid w:val="002770B7"/>
    <w:rsid w:val="00277580"/>
    <w:rsid w:val="002777BF"/>
    <w:rsid w:val="00277B95"/>
    <w:rsid w:val="00277F9E"/>
    <w:rsid w:val="00280FB4"/>
    <w:rsid w:val="00281042"/>
    <w:rsid w:val="0028120A"/>
    <w:rsid w:val="0028127B"/>
    <w:rsid w:val="002814F8"/>
    <w:rsid w:val="0028182E"/>
    <w:rsid w:val="00281841"/>
    <w:rsid w:val="00281873"/>
    <w:rsid w:val="002819C8"/>
    <w:rsid w:val="00281B62"/>
    <w:rsid w:val="00281E96"/>
    <w:rsid w:val="00281F98"/>
    <w:rsid w:val="00281FB3"/>
    <w:rsid w:val="0028244F"/>
    <w:rsid w:val="0028255D"/>
    <w:rsid w:val="0028321D"/>
    <w:rsid w:val="002834C3"/>
    <w:rsid w:val="002836C5"/>
    <w:rsid w:val="002837F0"/>
    <w:rsid w:val="00283E8A"/>
    <w:rsid w:val="00284149"/>
    <w:rsid w:val="00284AD9"/>
    <w:rsid w:val="00284B3B"/>
    <w:rsid w:val="002851E6"/>
    <w:rsid w:val="00285A5F"/>
    <w:rsid w:val="00286189"/>
    <w:rsid w:val="002862C3"/>
    <w:rsid w:val="0028642B"/>
    <w:rsid w:val="0028771C"/>
    <w:rsid w:val="002878D7"/>
    <w:rsid w:val="00287C8A"/>
    <w:rsid w:val="00287D4D"/>
    <w:rsid w:val="00287EE1"/>
    <w:rsid w:val="00287F39"/>
    <w:rsid w:val="00290472"/>
    <w:rsid w:val="00290604"/>
    <w:rsid w:val="00290739"/>
    <w:rsid w:val="00290788"/>
    <w:rsid w:val="00291A95"/>
    <w:rsid w:val="00291BFE"/>
    <w:rsid w:val="00291D3F"/>
    <w:rsid w:val="0029203F"/>
    <w:rsid w:val="0029266A"/>
    <w:rsid w:val="002926AA"/>
    <w:rsid w:val="00292CDE"/>
    <w:rsid w:val="00292DC6"/>
    <w:rsid w:val="00293650"/>
    <w:rsid w:val="002936B1"/>
    <w:rsid w:val="00293981"/>
    <w:rsid w:val="00293D64"/>
    <w:rsid w:val="00293FCA"/>
    <w:rsid w:val="00294022"/>
    <w:rsid w:val="0029461B"/>
    <w:rsid w:val="0029485B"/>
    <w:rsid w:val="00294940"/>
    <w:rsid w:val="00295789"/>
    <w:rsid w:val="00295EEA"/>
    <w:rsid w:val="0029606B"/>
    <w:rsid w:val="002964AB"/>
    <w:rsid w:val="00296C75"/>
    <w:rsid w:val="00296E0F"/>
    <w:rsid w:val="00296F0A"/>
    <w:rsid w:val="0029793E"/>
    <w:rsid w:val="00297B01"/>
    <w:rsid w:val="002A02ED"/>
    <w:rsid w:val="002A0440"/>
    <w:rsid w:val="002A1387"/>
    <w:rsid w:val="002A15B9"/>
    <w:rsid w:val="002A165C"/>
    <w:rsid w:val="002A169A"/>
    <w:rsid w:val="002A21A7"/>
    <w:rsid w:val="002A21E1"/>
    <w:rsid w:val="002A25A6"/>
    <w:rsid w:val="002A2A17"/>
    <w:rsid w:val="002A2E29"/>
    <w:rsid w:val="002A32C1"/>
    <w:rsid w:val="002A340A"/>
    <w:rsid w:val="002A351F"/>
    <w:rsid w:val="002A381C"/>
    <w:rsid w:val="002A3836"/>
    <w:rsid w:val="002A38AD"/>
    <w:rsid w:val="002A3AF9"/>
    <w:rsid w:val="002A401C"/>
    <w:rsid w:val="002A5212"/>
    <w:rsid w:val="002A5CE1"/>
    <w:rsid w:val="002A5D11"/>
    <w:rsid w:val="002A6997"/>
    <w:rsid w:val="002A7046"/>
    <w:rsid w:val="002A75A0"/>
    <w:rsid w:val="002A79D2"/>
    <w:rsid w:val="002A7FAC"/>
    <w:rsid w:val="002B02B2"/>
    <w:rsid w:val="002B1020"/>
    <w:rsid w:val="002B106D"/>
    <w:rsid w:val="002B1980"/>
    <w:rsid w:val="002B1DF6"/>
    <w:rsid w:val="002B22DA"/>
    <w:rsid w:val="002B2DCC"/>
    <w:rsid w:val="002B2EAB"/>
    <w:rsid w:val="002B2EEC"/>
    <w:rsid w:val="002B30A7"/>
    <w:rsid w:val="002B3136"/>
    <w:rsid w:val="002B36A2"/>
    <w:rsid w:val="002B38DD"/>
    <w:rsid w:val="002B3A7C"/>
    <w:rsid w:val="002B3C39"/>
    <w:rsid w:val="002B412B"/>
    <w:rsid w:val="002B48DD"/>
    <w:rsid w:val="002B4C87"/>
    <w:rsid w:val="002B4E7C"/>
    <w:rsid w:val="002B4FD6"/>
    <w:rsid w:val="002B512E"/>
    <w:rsid w:val="002B5485"/>
    <w:rsid w:val="002B54D2"/>
    <w:rsid w:val="002B5A10"/>
    <w:rsid w:val="002B5F6C"/>
    <w:rsid w:val="002B6205"/>
    <w:rsid w:val="002B62E4"/>
    <w:rsid w:val="002B635D"/>
    <w:rsid w:val="002B65B4"/>
    <w:rsid w:val="002B6960"/>
    <w:rsid w:val="002B6F86"/>
    <w:rsid w:val="002B71E3"/>
    <w:rsid w:val="002B7206"/>
    <w:rsid w:val="002B727B"/>
    <w:rsid w:val="002B72FE"/>
    <w:rsid w:val="002B7AD8"/>
    <w:rsid w:val="002B7C0E"/>
    <w:rsid w:val="002B7C96"/>
    <w:rsid w:val="002B7E56"/>
    <w:rsid w:val="002C0573"/>
    <w:rsid w:val="002C0E52"/>
    <w:rsid w:val="002C106E"/>
    <w:rsid w:val="002C1952"/>
    <w:rsid w:val="002C2047"/>
    <w:rsid w:val="002C2496"/>
    <w:rsid w:val="002C24AD"/>
    <w:rsid w:val="002C2B02"/>
    <w:rsid w:val="002C2C8E"/>
    <w:rsid w:val="002C2E10"/>
    <w:rsid w:val="002C33FE"/>
    <w:rsid w:val="002C35F7"/>
    <w:rsid w:val="002C37CE"/>
    <w:rsid w:val="002C38AC"/>
    <w:rsid w:val="002C3B0C"/>
    <w:rsid w:val="002C3D69"/>
    <w:rsid w:val="002C41D9"/>
    <w:rsid w:val="002C4864"/>
    <w:rsid w:val="002C48A7"/>
    <w:rsid w:val="002C511E"/>
    <w:rsid w:val="002C5583"/>
    <w:rsid w:val="002C55B7"/>
    <w:rsid w:val="002C5EEC"/>
    <w:rsid w:val="002C6972"/>
    <w:rsid w:val="002C6B7B"/>
    <w:rsid w:val="002C6B8E"/>
    <w:rsid w:val="002C7073"/>
    <w:rsid w:val="002C7113"/>
    <w:rsid w:val="002C7518"/>
    <w:rsid w:val="002D088D"/>
    <w:rsid w:val="002D146B"/>
    <w:rsid w:val="002D14CA"/>
    <w:rsid w:val="002D1F69"/>
    <w:rsid w:val="002D2095"/>
    <w:rsid w:val="002D275B"/>
    <w:rsid w:val="002D2EBE"/>
    <w:rsid w:val="002D39E2"/>
    <w:rsid w:val="002D3A14"/>
    <w:rsid w:val="002D4169"/>
    <w:rsid w:val="002D4343"/>
    <w:rsid w:val="002D44BD"/>
    <w:rsid w:val="002D456B"/>
    <w:rsid w:val="002D46CC"/>
    <w:rsid w:val="002D472F"/>
    <w:rsid w:val="002D485C"/>
    <w:rsid w:val="002D4DFD"/>
    <w:rsid w:val="002D51FC"/>
    <w:rsid w:val="002D548E"/>
    <w:rsid w:val="002D5B84"/>
    <w:rsid w:val="002D608C"/>
    <w:rsid w:val="002D6B1F"/>
    <w:rsid w:val="002D6B33"/>
    <w:rsid w:val="002D6D25"/>
    <w:rsid w:val="002D76F8"/>
    <w:rsid w:val="002E002F"/>
    <w:rsid w:val="002E01A1"/>
    <w:rsid w:val="002E0205"/>
    <w:rsid w:val="002E08C4"/>
    <w:rsid w:val="002E0E88"/>
    <w:rsid w:val="002E14E0"/>
    <w:rsid w:val="002E15BF"/>
    <w:rsid w:val="002E16D8"/>
    <w:rsid w:val="002E185D"/>
    <w:rsid w:val="002E2472"/>
    <w:rsid w:val="002E2551"/>
    <w:rsid w:val="002E2DB2"/>
    <w:rsid w:val="002E30C0"/>
    <w:rsid w:val="002E30D0"/>
    <w:rsid w:val="002E3357"/>
    <w:rsid w:val="002E3A53"/>
    <w:rsid w:val="002E3E45"/>
    <w:rsid w:val="002E41AB"/>
    <w:rsid w:val="002E41DC"/>
    <w:rsid w:val="002E469C"/>
    <w:rsid w:val="002E4901"/>
    <w:rsid w:val="002E4A6E"/>
    <w:rsid w:val="002E4D46"/>
    <w:rsid w:val="002E5ED9"/>
    <w:rsid w:val="002E68B9"/>
    <w:rsid w:val="002E68BC"/>
    <w:rsid w:val="002E68DC"/>
    <w:rsid w:val="002E6BFC"/>
    <w:rsid w:val="002E6DD7"/>
    <w:rsid w:val="002E6FF9"/>
    <w:rsid w:val="002E7013"/>
    <w:rsid w:val="002E71EF"/>
    <w:rsid w:val="002E79C2"/>
    <w:rsid w:val="002F00E9"/>
    <w:rsid w:val="002F0258"/>
    <w:rsid w:val="002F02EB"/>
    <w:rsid w:val="002F13AA"/>
    <w:rsid w:val="002F16A5"/>
    <w:rsid w:val="002F16F7"/>
    <w:rsid w:val="002F18DD"/>
    <w:rsid w:val="002F19C5"/>
    <w:rsid w:val="002F1C17"/>
    <w:rsid w:val="002F1F32"/>
    <w:rsid w:val="002F24FB"/>
    <w:rsid w:val="002F27F5"/>
    <w:rsid w:val="002F28BB"/>
    <w:rsid w:val="002F28CE"/>
    <w:rsid w:val="002F2F30"/>
    <w:rsid w:val="002F3701"/>
    <w:rsid w:val="002F377A"/>
    <w:rsid w:val="002F38DF"/>
    <w:rsid w:val="002F3A2E"/>
    <w:rsid w:val="002F3DBE"/>
    <w:rsid w:val="002F41FF"/>
    <w:rsid w:val="002F44CD"/>
    <w:rsid w:val="002F4935"/>
    <w:rsid w:val="002F546A"/>
    <w:rsid w:val="002F5478"/>
    <w:rsid w:val="002F56E4"/>
    <w:rsid w:val="002F57E9"/>
    <w:rsid w:val="002F5C99"/>
    <w:rsid w:val="002F5D64"/>
    <w:rsid w:val="002F606D"/>
    <w:rsid w:val="002F670B"/>
    <w:rsid w:val="002F6EA4"/>
    <w:rsid w:val="002F7699"/>
    <w:rsid w:val="00300206"/>
    <w:rsid w:val="0030052E"/>
    <w:rsid w:val="003005C9"/>
    <w:rsid w:val="00300696"/>
    <w:rsid w:val="0030082A"/>
    <w:rsid w:val="00300DAA"/>
    <w:rsid w:val="00300EE8"/>
    <w:rsid w:val="003010D8"/>
    <w:rsid w:val="0030258F"/>
    <w:rsid w:val="00302768"/>
    <w:rsid w:val="0030358E"/>
    <w:rsid w:val="003037EB"/>
    <w:rsid w:val="00303AAA"/>
    <w:rsid w:val="00303B48"/>
    <w:rsid w:val="00303CD4"/>
    <w:rsid w:val="0030450B"/>
    <w:rsid w:val="00304845"/>
    <w:rsid w:val="00304D09"/>
    <w:rsid w:val="00305036"/>
    <w:rsid w:val="003052DC"/>
    <w:rsid w:val="00305450"/>
    <w:rsid w:val="003058F8"/>
    <w:rsid w:val="00306589"/>
    <w:rsid w:val="0030689F"/>
    <w:rsid w:val="003068A7"/>
    <w:rsid w:val="00306DC1"/>
    <w:rsid w:val="00306E02"/>
    <w:rsid w:val="00307385"/>
    <w:rsid w:val="00307542"/>
    <w:rsid w:val="003075FF"/>
    <w:rsid w:val="00307C3A"/>
    <w:rsid w:val="00307E69"/>
    <w:rsid w:val="003103C1"/>
    <w:rsid w:val="00310515"/>
    <w:rsid w:val="00310704"/>
    <w:rsid w:val="003108C8"/>
    <w:rsid w:val="00310A85"/>
    <w:rsid w:val="00310D42"/>
    <w:rsid w:val="00311144"/>
    <w:rsid w:val="00311177"/>
    <w:rsid w:val="003111BA"/>
    <w:rsid w:val="003115E2"/>
    <w:rsid w:val="00311887"/>
    <w:rsid w:val="00311AD7"/>
    <w:rsid w:val="003122C7"/>
    <w:rsid w:val="003127EE"/>
    <w:rsid w:val="00312A04"/>
    <w:rsid w:val="00312A46"/>
    <w:rsid w:val="003140F2"/>
    <w:rsid w:val="003142FB"/>
    <w:rsid w:val="0031459C"/>
    <w:rsid w:val="003154B4"/>
    <w:rsid w:val="0031552F"/>
    <w:rsid w:val="00315A29"/>
    <w:rsid w:val="00316389"/>
    <w:rsid w:val="003165A4"/>
    <w:rsid w:val="00316D8D"/>
    <w:rsid w:val="00317891"/>
    <w:rsid w:val="00317954"/>
    <w:rsid w:val="00320126"/>
    <w:rsid w:val="003202EC"/>
    <w:rsid w:val="003203D8"/>
    <w:rsid w:val="00320487"/>
    <w:rsid w:val="00320511"/>
    <w:rsid w:val="00320691"/>
    <w:rsid w:val="003206EB"/>
    <w:rsid w:val="00320860"/>
    <w:rsid w:val="003209F2"/>
    <w:rsid w:val="00320CA5"/>
    <w:rsid w:val="00320FEB"/>
    <w:rsid w:val="003211A0"/>
    <w:rsid w:val="003213DE"/>
    <w:rsid w:val="0032141F"/>
    <w:rsid w:val="00321429"/>
    <w:rsid w:val="00321498"/>
    <w:rsid w:val="0032224C"/>
    <w:rsid w:val="00322A54"/>
    <w:rsid w:val="00322B1E"/>
    <w:rsid w:val="00322D50"/>
    <w:rsid w:val="003230BA"/>
    <w:rsid w:val="0032310A"/>
    <w:rsid w:val="00323260"/>
    <w:rsid w:val="003238A9"/>
    <w:rsid w:val="003238C2"/>
    <w:rsid w:val="00323B1D"/>
    <w:rsid w:val="00323D6C"/>
    <w:rsid w:val="003241B2"/>
    <w:rsid w:val="003247DA"/>
    <w:rsid w:val="00324BF3"/>
    <w:rsid w:val="00324C3B"/>
    <w:rsid w:val="00324D60"/>
    <w:rsid w:val="00324F94"/>
    <w:rsid w:val="003255F2"/>
    <w:rsid w:val="00325E72"/>
    <w:rsid w:val="003264E1"/>
    <w:rsid w:val="00326A83"/>
    <w:rsid w:val="00326C1C"/>
    <w:rsid w:val="0032712A"/>
    <w:rsid w:val="00327479"/>
    <w:rsid w:val="00327570"/>
    <w:rsid w:val="003275E1"/>
    <w:rsid w:val="003275EF"/>
    <w:rsid w:val="00330149"/>
    <w:rsid w:val="003305F9"/>
    <w:rsid w:val="003307C0"/>
    <w:rsid w:val="003310B6"/>
    <w:rsid w:val="0033188D"/>
    <w:rsid w:val="003318DE"/>
    <w:rsid w:val="00331ECE"/>
    <w:rsid w:val="00331F2A"/>
    <w:rsid w:val="00332065"/>
    <w:rsid w:val="00332278"/>
    <w:rsid w:val="003327CC"/>
    <w:rsid w:val="00332BDF"/>
    <w:rsid w:val="00332BEE"/>
    <w:rsid w:val="00332C46"/>
    <w:rsid w:val="00332F40"/>
    <w:rsid w:val="003332EB"/>
    <w:rsid w:val="0033337E"/>
    <w:rsid w:val="00333630"/>
    <w:rsid w:val="003337EA"/>
    <w:rsid w:val="003345CA"/>
    <w:rsid w:val="0033461A"/>
    <w:rsid w:val="0033483F"/>
    <w:rsid w:val="00334873"/>
    <w:rsid w:val="00334CBC"/>
    <w:rsid w:val="00334FE6"/>
    <w:rsid w:val="00335336"/>
    <w:rsid w:val="003359B9"/>
    <w:rsid w:val="0033652E"/>
    <w:rsid w:val="0033677F"/>
    <w:rsid w:val="003371A3"/>
    <w:rsid w:val="0033736A"/>
    <w:rsid w:val="00337A63"/>
    <w:rsid w:val="00337FC6"/>
    <w:rsid w:val="0034022A"/>
    <w:rsid w:val="003402E6"/>
    <w:rsid w:val="00340519"/>
    <w:rsid w:val="0034065F"/>
    <w:rsid w:val="0034075D"/>
    <w:rsid w:val="00340D18"/>
    <w:rsid w:val="00340F90"/>
    <w:rsid w:val="0034123E"/>
    <w:rsid w:val="0034126E"/>
    <w:rsid w:val="0034141B"/>
    <w:rsid w:val="00341A55"/>
    <w:rsid w:val="00341B9C"/>
    <w:rsid w:val="00341C0E"/>
    <w:rsid w:val="00341C67"/>
    <w:rsid w:val="00341C74"/>
    <w:rsid w:val="003420EA"/>
    <w:rsid w:val="0034213C"/>
    <w:rsid w:val="003426AF"/>
    <w:rsid w:val="0034323D"/>
    <w:rsid w:val="00343ED0"/>
    <w:rsid w:val="00344258"/>
    <w:rsid w:val="003444A5"/>
    <w:rsid w:val="003444AF"/>
    <w:rsid w:val="00344951"/>
    <w:rsid w:val="00344DCB"/>
    <w:rsid w:val="00345FE6"/>
    <w:rsid w:val="003460E9"/>
    <w:rsid w:val="0034629B"/>
    <w:rsid w:val="00346504"/>
    <w:rsid w:val="0034655D"/>
    <w:rsid w:val="00346579"/>
    <w:rsid w:val="003470AA"/>
    <w:rsid w:val="00347182"/>
    <w:rsid w:val="003472C0"/>
    <w:rsid w:val="0034770B"/>
    <w:rsid w:val="00347824"/>
    <w:rsid w:val="00347E20"/>
    <w:rsid w:val="003502EB"/>
    <w:rsid w:val="003507E9"/>
    <w:rsid w:val="003509B9"/>
    <w:rsid w:val="00350CA2"/>
    <w:rsid w:val="00351117"/>
    <w:rsid w:val="00351383"/>
    <w:rsid w:val="00351F03"/>
    <w:rsid w:val="003528E7"/>
    <w:rsid w:val="00352A5B"/>
    <w:rsid w:val="00352A6C"/>
    <w:rsid w:val="00352B73"/>
    <w:rsid w:val="00352CAF"/>
    <w:rsid w:val="0035324A"/>
    <w:rsid w:val="003536A7"/>
    <w:rsid w:val="00353BAA"/>
    <w:rsid w:val="00353DFA"/>
    <w:rsid w:val="0035443D"/>
    <w:rsid w:val="0035503D"/>
    <w:rsid w:val="0035517E"/>
    <w:rsid w:val="00355BCA"/>
    <w:rsid w:val="00355DEA"/>
    <w:rsid w:val="00356053"/>
    <w:rsid w:val="003560E7"/>
    <w:rsid w:val="003574BA"/>
    <w:rsid w:val="00357FAC"/>
    <w:rsid w:val="00360371"/>
    <w:rsid w:val="003611CC"/>
    <w:rsid w:val="00361508"/>
    <w:rsid w:val="00361D07"/>
    <w:rsid w:val="00361DBE"/>
    <w:rsid w:val="003620E0"/>
    <w:rsid w:val="003621A3"/>
    <w:rsid w:val="00362CBC"/>
    <w:rsid w:val="00363112"/>
    <w:rsid w:val="0036347F"/>
    <w:rsid w:val="00363635"/>
    <w:rsid w:val="003636A9"/>
    <w:rsid w:val="00363914"/>
    <w:rsid w:val="00363E0D"/>
    <w:rsid w:val="0036448D"/>
    <w:rsid w:val="003644CE"/>
    <w:rsid w:val="0036469F"/>
    <w:rsid w:val="00364793"/>
    <w:rsid w:val="00364DA3"/>
    <w:rsid w:val="003651C4"/>
    <w:rsid w:val="003654AE"/>
    <w:rsid w:val="00365A77"/>
    <w:rsid w:val="00365BCF"/>
    <w:rsid w:val="00366468"/>
    <w:rsid w:val="003666BD"/>
    <w:rsid w:val="00366B90"/>
    <w:rsid w:val="00366CDD"/>
    <w:rsid w:val="00366D8D"/>
    <w:rsid w:val="00366DED"/>
    <w:rsid w:val="00366F20"/>
    <w:rsid w:val="00366FDE"/>
    <w:rsid w:val="00367522"/>
    <w:rsid w:val="00367CFE"/>
    <w:rsid w:val="00367D74"/>
    <w:rsid w:val="0037090F"/>
    <w:rsid w:val="00370DE2"/>
    <w:rsid w:val="00371360"/>
    <w:rsid w:val="00372204"/>
    <w:rsid w:val="00372F75"/>
    <w:rsid w:val="003732DC"/>
    <w:rsid w:val="00373470"/>
    <w:rsid w:val="0037350B"/>
    <w:rsid w:val="003735CF"/>
    <w:rsid w:val="00373787"/>
    <w:rsid w:val="00373D58"/>
    <w:rsid w:val="003742B7"/>
    <w:rsid w:val="003746DD"/>
    <w:rsid w:val="0037473E"/>
    <w:rsid w:val="00374E1D"/>
    <w:rsid w:val="00374FAD"/>
    <w:rsid w:val="003753AE"/>
    <w:rsid w:val="0037591D"/>
    <w:rsid w:val="00375A19"/>
    <w:rsid w:val="00375B83"/>
    <w:rsid w:val="00375D39"/>
    <w:rsid w:val="00376641"/>
    <w:rsid w:val="00376C33"/>
    <w:rsid w:val="0037759A"/>
    <w:rsid w:val="003775C4"/>
    <w:rsid w:val="0037792D"/>
    <w:rsid w:val="00377FAD"/>
    <w:rsid w:val="00380131"/>
    <w:rsid w:val="003804EB"/>
    <w:rsid w:val="0038075E"/>
    <w:rsid w:val="00381332"/>
    <w:rsid w:val="0038159E"/>
    <w:rsid w:val="003815A6"/>
    <w:rsid w:val="00381B9A"/>
    <w:rsid w:val="00382093"/>
    <w:rsid w:val="00382470"/>
    <w:rsid w:val="00382F33"/>
    <w:rsid w:val="00382F40"/>
    <w:rsid w:val="00383621"/>
    <w:rsid w:val="00383CEA"/>
    <w:rsid w:val="00384082"/>
    <w:rsid w:val="003840B8"/>
    <w:rsid w:val="003840B9"/>
    <w:rsid w:val="003851D3"/>
    <w:rsid w:val="003852C6"/>
    <w:rsid w:val="003853DE"/>
    <w:rsid w:val="00385CFE"/>
    <w:rsid w:val="00386570"/>
    <w:rsid w:val="0038686A"/>
    <w:rsid w:val="00386B36"/>
    <w:rsid w:val="00386EBC"/>
    <w:rsid w:val="003871AB"/>
    <w:rsid w:val="00387255"/>
    <w:rsid w:val="00387356"/>
    <w:rsid w:val="00387533"/>
    <w:rsid w:val="003875BB"/>
    <w:rsid w:val="0038777B"/>
    <w:rsid w:val="003878F0"/>
    <w:rsid w:val="00387F77"/>
    <w:rsid w:val="003907BD"/>
    <w:rsid w:val="003908FE"/>
    <w:rsid w:val="00390C02"/>
    <w:rsid w:val="00391331"/>
    <w:rsid w:val="00391576"/>
    <w:rsid w:val="00391703"/>
    <w:rsid w:val="00391782"/>
    <w:rsid w:val="00391A47"/>
    <w:rsid w:val="00392196"/>
    <w:rsid w:val="00392323"/>
    <w:rsid w:val="003924B0"/>
    <w:rsid w:val="003928B6"/>
    <w:rsid w:val="00392F99"/>
    <w:rsid w:val="0039306B"/>
    <w:rsid w:val="0039312F"/>
    <w:rsid w:val="0039337F"/>
    <w:rsid w:val="003935E0"/>
    <w:rsid w:val="00393620"/>
    <w:rsid w:val="00393786"/>
    <w:rsid w:val="003938A5"/>
    <w:rsid w:val="003938DD"/>
    <w:rsid w:val="00393928"/>
    <w:rsid w:val="00393E22"/>
    <w:rsid w:val="00394224"/>
    <w:rsid w:val="00394F71"/>
    <w:rsid w:val="00395360"/>
    <w:rsid w:val="003953D5"/>
    <w:rsid w:val="00395728"/>
    <w:rsid w:val="00395C19"/>
    <w:rsid w:val="00395CD9"/>
    <w:rsid w:val="003961CD"/>
    <w:rsid w:val="003963CF"/>
    <w:rsid w:val="003967D9"/>
    <w:rsid w:val="00396AE5"/>
    <w:rsid w:val="00396DED"/>
    <w:rsid w:val="00397BB5"/>
    <w:rsid w:val="003A0302"/>
    <w:rsid w:val="003A06F6"/>
    <w:rsid w:val="003A0BC4"/>
    <w:rsid w:val="003A1117"/>
    <w:rsid w:val="003A1456"/>
    <w:rsid w:val="003A14A3"/>
    <w:rsid w:val="003A183D"/>
    <w:rsid w:val="003A220F"/>
    <w:rsid w:val="003A2AAA"/>
    <w:rsid w:val="003A2C3D"/>
    <w:rsid w:val="003A2DE7"/>
    <w:rsid w:val="003A3724"/>
    <w:rsid w:val="003A3885"/>
    <w:rsid w:val="003A38E3"/>
    <w:rsid w:val="003A3EB7"/>
    <w:rsid w:val="003A406F"/>
    <w:rsid w:val="003A43E4"/>
    <w:rsid w:val="003A44EB"/>
    <w:rsid w:val="003A4632"/>
    <w:rsid w:val="003A5285"/>
    <w:rsid w:val="003A545D"/>
    <w:rsid w:val="003A5886"/>
    <w:rsid w:val="003A591B"/>
    <w:rsid w:val="003A5C79"/>
    <w:rsid w:val="003A627B"/>
    <w:rsid w:val="003A628F"/>
    <w:rsid w:val="003A64B8"/>
    <w:rsid w:val="003A68D0"/>
    <w:rsid w:val="003A69FD"/>
    <w:rsid w:val="003A6DFB"/>
    <w:rsid w:val="003A6E47"/>
    <w:rsid w:val="003A7678"/>
    <w:rsid w:val="003A794C"/>
    <w:rsid w:val="003B06A7"/>
    <w:rsid w:val="003B0A0F"/>
    <w:rsid w:val="003B0B72"/>
    <w:rsid w:val="003B0E88"/>
    <w:rsid w:val="003B12B9"/>
    <w:rsid w:val="003B153D"/>
    <w:rsid w:val="003B1D4F"/>
    <w:rsid w:val="003B2048"/>
    <w:rsid w:val="003B21E8"/>
    <w:rsid w:val="003B2637"/>
    <w:rsid w:val="003B294D"/>
    <w:rsid w:val="003B29C0"/>
    <w:rsid w:val="003B2B7F"/>
    <w:rsid w:val="003B2D14"/>
    <w:rsid w:val="003B2DD0"/>
    <w:rsid w:val="003B3252"/>
    <w:rsid w:val="003B33E2"/>
    <w:rsid w:val="003B3A98"/>
    <w:rsid w:val="003B3AC4"/>
    <w:rsid w:val="003B43C8"/>
    <w:rsid w:val="003B4880"/>
    <w:rsid w:val="003B4BBA"/>
    <w:rsid w:val="003B4BDA"/>
    <w:rsid w:val="003B4F31"/>
    <w:rsid w:val="003B4F7B"/>
    <w:rsid w:val="003B5306"/>
    <w:rsid w:val="003B54A5"/>
    <w:rsid w:val="003B54E9"/>
    <w:rsid w:val="003B5765"/>
    <w:rsid w:val="003B6A7A"/>
    <w:rsid w:val="003B6C85"/>
    <w:rsid w:val="003B6EDA"/>
    <w:rsid w:val="003B7216"/>
    <w:rsid w:val="003B721A"/>
    <w:rsid w:val="003B7339"/>
    <w:rsid w:val="003B7560"/>
    <w:rsid w:val="003B7ADB"/>
    <w:rsid w:val="003B7CDF"/>
    <w:rsid w:val="003C0783"/>
    <w:rsid w:val="003C0AAE"/>
    <w:rsid w:val="003C0B49"/>
    <w:rsid w:val="003C0C3F"/>
    <w:rsid w:val="003C1154"/>
    <w:rsid w:val="003C1444"/>
    <w:rsid w:val="003C19B7"/>
    <w:rsid w:val="003C19ED"/>
    <w:rsid w:val="003C200D"/>
    <w:rsid w:val="003C20C2"/>
    <w:rsid w:val="003C2AC6"/>
    <w:rsid w:val="003C3110"/>
    <w:rsid w:val="003C34F0"/>
    <w:rsid w:val="003C36A3"/>
    <w:rsid w:val="003C393C"/>
    <w:rsid w:val="003C3D64"/>
    <w:rsid w:val="003C47C3"/>
    <w:rsid w:val="003C4AD2"/>
    <w:rsid w:val="003C4E96"/>
    <w:rsid w:val="003C5639"/>
    <w:rsid w:val="003C566F"/>
    <w:rsid w:val="003C5810"/>
    <w:rsid w:val="003C5C37"/>
    <w:rsid w:val="003C5F94"/>
    <w:rsid w:val="003C62B8"/>
    <w:rsid w:val="003C6676"/>
    <w:rsid w:val="003C6813"/>
    <w:rsid w:val="003C6840"/>
    <w:rsid w:val="003C68D7"/>
    <w:rsid w:val="003C7465"/>
    <w:rsid w:val="003C7A38"/>
    <w:rsid w:val="003C7C94"/>
    <w:rsid w:val="003C7D27"/>
    <w:rsid w:val="003C7D5F"/>
    <w:rsid w:val="003C7E28"/>
    <w:rsid w:val="003D0142"/>
    <w:rsid w:val="003D0317"/>
    <w:rsid w:val="003D0B0D"/>
    <w:rsid w:val="003D1DF6"/>
    <w:rsid w:val="003D2D9E"/>
    <w:rsid w:val="003D3175"/>
    <w:rsid w:val="003D31D4"/>
    <w:rsid w:val="003D32D0"/>
    <w:rsid w:val="003D33F8"/>
    <w:rsid w:val="003D34AE"/>
    <w:rsid w:val="003D3BC5"/>
    <w:rsid w:val="003D3C94"/>
    <w:rsid w:val="003D3D18"/>
    <w:rsid w:val="003D3E25"/>
    <w:rsid w:val="003D3E6B"/>
    <w:rsid w:val="003D3E7F"/>
    <w:rsid w:val="003D3F54"/>
    <w:rsid w:val="003D40C2"/>
    <w:rsid w:val="003D426F"/>
    <w:rsid w:val="003D42A4"/>
    <w:rsid w:val="003D4590"/>
    <w:rsid w:val="003D48B8"/>
    <w:rsid w:val="003D4905"/>
    <w:rsid w:val="003D4DEE"/>
    <w:rsid w:val="003D510E"/>
    <w:rsid w:val="003D53EB"/>
    <w:rsid w:val="003D570A"/>
    <w:rsid w:val="003D57A8"/>
    <w:rsid w:val="003D6420"/>
    <w:rsid w:val="003D6CA5"/>
    <w:rsid w:val="003D6E06"/>
    <w:rsid w:val="003D7161"/>
    <w:rsid w:val="003D72F6"/>
    <w:rsid w:val="003D7C70"/>
    <w:rsid w:val="003E0C95"/>
    <w:rsid w:val="003E0D91"/>
    <w:rsid w:val="003E12D7"/>
    <w:rsid w:val="003E1A59"/>
    <w:rsid w:val="003E1B69"/>
    <w:rsid w:val="003E281D"/>
    <w:rsid w:val="003E2886"/>
    <w:rsid w:val="003E2D3C"/>
    <w:rsid w:val="003E32A3"/>
    <w:rsid w:val="003E35DB"/>
    <w:rsid w:val="003E3847"/>
    <w:rsid w:val="003E3E1D"/>
    <w:rsid w:val="003E42BB"/>
    <w:rsid w:val="003E4459"/>
    <w:rsid w:val="003E61FB"/>
    <w:rsid w:val="003E6363"/>
    <w:rsid w:val="003E6A8F"/>
    <w:rsid w:val="003E6BE7"/>
    <w:rsid w:val="003E7A57"/>
    <w:rsid w:val="003F1989"/>
    <w:rsid w:val="003F1C56"/>
    <w:rsid w:val="003F1F5F"/>
    <w:rsid w:val="003F2219"/>
    <w:rsid w:val="003F28CC"/>
    <w:rsid w:val="003F2978"/>
    <w:rsid w:val="003F2CB8"/>
    <w:rsid w:val="003F3313"/>
    <w:rsid w:val="003F3571"/>
    <w:rsid w:val="003F37DE"/>
    <w:rsid w:val="003F39EE"/>
    <w:rsid w:val="003F409F"/>
    <w:rsid w:val="003F43AD"/>
    <w:rsid w:val="003F4D69"/>
    <w:rsid w:val="003F5437"/>
    <w:rsid w:val="003F5540"/>
    <w:rsid w:val="003F5B7C"/>
    <w:rsid w:val="003F5C3C"/>
    <w:rsid w:val="003F5E87"/>
    <w:rsid w:val="003F5F34"/>
    <w:rsid w:val="003F6273"/>
    <w:rsid w:val="003F644C"/>
    <w:rsid w:val="003F64D3"/>
    <w:rsid w:val="003F6E1A"/>
    <w:rsid w:val="003F6F30"/>
    <w:rsid w:val="003F6F78"/>
    <w:rsid w:val="003F6F9E"/>
    <w:rsid w:val="003F7B30"/>
    <w:rsid w:val="003F7BD1"/>
    <w:rsid w:val="003F7F9A"/>
    <w:rsid w:val="004002AB"/>
    <w:rsid w:val="004002B4"/>
    <w:rsid w:val="00400F9D"/>
    <w:rsid w:val="00400FA8"/>
    <w:rsid w:val="004020FF"/>
    <w:rsid w:val="004021D3"/>
    <w:rsid w:val="004029EB"/>
    <w:rsid w:val="00402D0F"/>
    <w:rsid w:val="004031F1"/>
    <w:rsid w:val="00403300"/>
    <w:rsid w:val="00403C36"/>
    <w:rsid w:val="00403D81"/>
    <w:rsid w:val="004043C6"/>
    <w:rsid w:val="00404566"/>
    <w:rsid w:val="004045B0"/>
    <w:rsid w:val="00404849"/>
    <w:rsid w:val="00404860"/>
    <w:rsid w:val="00404D69"/>
    <w:rsid w:val="00404E84"/>
    <w:rsid w:val="00405329"/>
    <w:rsid w:val="00405DD9"/>
    <w:rsid w:val="00405E15"/>
    <w:rsid w:val="0040608F"/>
    <w:rsid w:val="00406107"/>
    <w:rsid w:val="004064DC"/>
    <w:rsid w:val="0040662F"/>
    <w:rsid w:val="0040663A"/>
    <w:rsid w:val="004069B7"/>
    <w:rsid w:val="00406B2F"/>
    <w:rsid w:val="00406E3B"/>
    <w:rsid w:val="004070EE"/>
    <w:rsid w:val="00407A01"/>
    <w:rsid w:val="00407A99"/>
    <w:rsid w:val="00407F67"/>
    <w:rsid w:val="004100E2"/>
    <w:rsid w:val="004106E5"/>
    <w:rsid w:val="004114AF"/>
    <w:rsid w:val="004118D2"/>
    <w:rsid w:val="00411BFB"/>
    <w:rsid w:val="00411F88"/>
    <w:rsid w:val="00412124"/>
    <w:rsid w:val="004124B6"/>
    <w:rsid w:val="004124E2"/>
    <w:rsid w:val="00412CB9"/>
    <w:rsid w:val="0041323D"/>
    <w:rsid w:val="004133F5"/>
    <w:rsid w:val="004136D6"/>
    <w:rsid w:val="00413790"/>
    <w:rsid w:val="00414040"/>
    <w:rsid w:val="00414720"/>
    <w:rsid w:val="004147BD"/>
    <w:rsid w:val="00414CF8"/>
    <w:rsid w:val="0041521C"/>
    <w:rsid w:val="00415605"/>
    <w:rsid w:val="004167EA"/>
    <w:rsid w:val="00417147"/>
    <w:rsid w:val="00417688"/>
    <w:rsid w:val="00417A0C"/>
    <w:rsid w:val="00417B29"/>
    <w:rsid w:val="004205DD"/>
    <w:rsid w:val="00421A97"/>
    <w:rsid w:val="00422174"/>
    <w:rsid w:val="00422BA7"/>
    <w:rsid w:val="00423264"/>
    <w:rsid w:val="0042357F"/>
    <w:rsid w:val="00424063"/>
    <w:rsid w:val="00424509"/>
    <w:rsid w:val="0042481A"/>
    <w:rsid w:val="00424998"/>
    <w:rsid w:val="00424ED4"/>
    <w:rsid w:val="0042524F"/>
    <w:rsid w:val="00425289"/>
    <w:rsid w:val="00425A0F"/>
    <w:rsid w:val="00425DA0"/>
    <w:rsid w:val="00425F68"/>
    <w:rsid w:val="00426185"/>
    <w:rsid w:val="004262F6"/>
    <w:rsid w:val="00426373"/>
    <w:rsid w:val="00426668"/>
    <w:rsid w:val="00426882"/>
    <w:rsid w:val="00426D00"/>
    <w:rsid w:val="00427139"/>
    <w:rsid w:val="00427408"/>
    <w:rsid w:val="0042749B"/>
    <w:rsid w:val="00430031"/>
    <w:rsid w:val="00430AD9"/>
    <w:rsid w:val="00430F2E"/>
    <w:rsid w:val="004313B8"/>
    <w:rsid w:val="00432043"/>
    <w:rsid w:val="004320C7"/>
    <w:rsid w:val="00432318"/>
    <w:rsid w:val="0043248D"/>
    <w:rsid w:val="004327DA"/>
    <w:rsid w:val="0043317A"/>
    <w:rsid w:val="0043317E"/>
    <w:rsid w:val="0043360F"/>
    <w:rsid w:val="00433828"/>
    <w:rsid w:val="00433D99"/>
    <w:rsid w:val="00433DA3"/>
    <w:rsid w:val="004346A5"/>
    <w:rsid w:val="0043498C"/>
    <w:rsid w:val="00434ED1"/>
    <w:rsid w:val="0043543A"/>
    <w:rsid w:val="00435542"/>
    <w:rsid w:val="00435974"/>
    <w:rsid w:val="0043615B"/>
    <w:rsid w:val="00436644"/>
    <w:rsid w:val="004371E8"/>
    <w:rsid w:val="00440359"/>
    <w:rsid w:val="0044050E"/>
    <w:rsid w:val="00440545"/>
    <w:rsid w:val="00440FAE"/>
    <w:rsid w:val="00441210"/>
    <w:rsid w:val="00441622"/>
    <w:rsid w:val="004416D9"/>
    <w:rsid w:val="00441896"/>
    <w:rsid w:val="004418B8"/>
    <w:rsid w:val="004418ED"/>
    <w:rsid w:val="00441A67"/>
    <w:rsid w:val="00442CDC"/>
    <w:rsid w:val="004431CB"/>
    <w:rsid w:val="00443259"/>
    <w:rsid w:val="00444401"/>
    <w:rsid w:val="0044446D"/>
    <w:rsid w:val="00444582"/>
    <w:rsid w:val="0044482E"/>
    <w:rsid w:val="00444C21"/>
    <w:rsid w:val="00444F67"/>
    <w:rsid w:val="00445218"/>
    <w:rsid w:val="004453E6"/>
    <w:rsid w:val="0044545F"/>
    <w:rsid w:val="00445537"/>
    <w:rsid w:val="004456C1"/>
    <w:rsid w:val="00445711"/>
    <w:rsid w:val="00445BBC"/>
    <w:rsid w:val="00445FB4"/>
    <w:rsid w:val="00446091"/>
    <w:rsid w:val="0044699B"/>
    <w:rsid w:val="00446F26"/>
    <w:rsid w:val="0044746A"/>
    <w:rsid w:val="00447BFA"/>
    <w:rsid w:val="00447C2A"/>
    <w:rsid w:val="00447DC7"/>
    <w:rsid w:val="00447FB8"/>
    <w:rsid w:val="00450AD8"/>
    <w:rsid w:val="00450EAD"/>
    <w:rsid w:val="00450FF7"/>
    <w:rsid w:val="004511EC"/>
    <w:rsid w:val="00451233"/>
    <w:rsid w:val="004516E8"/>
    <w:rsid w:val="004518C9"/>
    <w:rsid w:val="00451984"/>
    <w:rsid w:val="00451B61"/>
    <w:rsid w:val="00451C6C"/>
    <w:rsid w:val="00451E44"/>
    <w:rsid w:val="0045201C"/>
    <w:rsid w:val="0045257D"/>
    <w:rsid w:val="00452742"/>
    <w:rsid w:val="00453474"/>
    <w:rsid w:val="00453E78"/>
    <w:rsid w:val="00453E7A"/>
    <w:rsid w:val="004543B4"/>
    <w:rsid w:val="00454951"/>
    <w:rsid w:val="00454AA0"/>
    <w:rsid w:val="00455134"/>
    <w:rsid w:val="00455416"/>
    <w:rsid w:val="0045557D"/>
    <w:rsid w:val="00455ED3"/>
    <w:rsid w:val="00456C32"/>
    <w:rsid w:val="00457116"/>
    <w:rsid w:val="00457BB3"/>
    <w:rsid w:val="00460188"/>
    <w:rsid w:val="00460455"/>
    <w:rsid w:val="00460808"/>
    <w:rsid w:val="004608BD"/>
    <w:rsid w:val="00460E97"/>
    <w:rsid w:val="0046116E"/>
    <w:rsid w:val="00461202"/>
    <w:rsid w:val="00461522"/>
    <w:rsid w:val="004618DC"/>
    <w:rsid w:val="004620A0"/>
    <w:rsid w:val="0046279A"/>
    <w:rsid w:val="00462C1F"/>
    <w:rsid w:val="0046304B"/>
    <w:rsid w:val="0046305A"/>
    <w:rsid w:val="004637ED"/>
    <w:rsid w:val="00463867"/>
    <w:rsid w:val="00463EC3"/>
    <w:rsid w:val="00464576"/>
    <w:rsid w:val="00464B8D"/>
    <w:rsid w:val="00464C19"/>
    <w:rsid w:val="00464D6E"/>
    <w:rsid w:val="004651F7"/>
    <w:rsid w:val="00465538"/>
    <w:rsid w:val="00465E71"/>
    <w:rsid w:val="0046664F"/>
    <w:rsid w:val="00466B72"/>
    <w:rsid w:val="00466BD8"/>
    <w:rsid w:val="0047068D"/>
    <w:rsid w:val="00470B4B"/>
    <w:rsid w:val="004714B6"/>
    <w:rsid w:val="004715C0"/>
    <w:rsid w:val="004717C8"/>
    <w:rsid w:val="00471824"/>
    <w:rsid w:val="00471A64"/>
    <w:rsid w:val="00471B19"/>
    <w:rsid w:val="00471F53"/>
    <w:rsid w:val="00472775"/>
    <w:rsid w:val="004728DD"/>
    <w:rsid w:val="00472EAF"/>
    <w:rsid w:val="00472F9B"/>
    <w:rsid w:val="004730F1"/>
    <w:rsid w:val="00474126"/>
    <w:rsid w:val="00474428"/>
    <w:rsid w:val="004748BA"/>
    <w:rsid w:val="00474978"/>
    <w:rsid w:val="00474BA2"/>
    <w:rsid w:val="00474C41"/>
    <w:rsid w:val="00474F8F"/>
    <w:rsid w:val="0047516E"/>
    <w:rsid w:val="004751AA"/>
    <w:rsid w:val="004757AF"/>
    <w:rsid w:val="00475ECF"/>
    <w:rsid w:val="00476664"/>
    <w:rsid w:val="00476674"/>
    <w:rsid w:val="00476C36"/>
    <w:rsid w:val="00477181"/>
    <w:rsid w:val="0047774A"/>
    <w:rsid w:val="004777FE"/>
    <w:rsid w:val="00477A57"/>
    <w:rsid w:val="00477FC9"/>
    <w:rsid w:val="00480341"/>
    <w:rsid w:val="00480458"/>
    <w:rsid w:val="00480AFB"/>
    <w:rsid w:val="00481200"/>
    <w:rsid w:val="0048123E"/>
    <w:rsid w:val="00481280"/>
    <w:rsid w:val="0048174F"/>
    <w:rsid w:val="00481950"/>
    <w:rsid w:val="004820AB"/>
    <w:rsid w:val="0048217C"/>
    <w:rsid w:val="00482453"/>
    <w:rsid w:val="0048252B"/>
    <w:rsid w:val="00482C81"/>
    <w:rsid w:val="004837CB"/>
    <w:rsid w:val="00483DEA"/>
    <w:rsid w:val="00484263"/>
    <w:rsid w:val="00484812"/>
    <w:rsid w:val="0048496C"/>
    <w:rsid w:val="00484A4D"/>
    <w:rsid w:val="00484DCD"/>
    <w:rsid w:val="00484DE6"/>
    <w:rsid w:val="00484E13"/>
    <w:rsid w:val="00485156"/>
    <w:rsid w:val="0048563A"/>
    <w:rsid w:val="0048574D"/>
    <w:rsid w:val="00485AF2"/>
    <w:rsid w:val="00486B7B"/>
    <w:rsid w:val="004878CC"/>
    <w:rsid w:val="00487A26"/>
    <w:rsid w:val="00487D90"/>
    <w:rsid w:val="00487F19"/>
    <w:rsid w:val="00490502"/>
    <w:rsid w:val="00490936"/>
    <w:rsid w:val="0049133E"/>
    <w:rsid w:val="00491650"/>
    <w:rsid w:val="00491EF8"/>
    <w:rsid w:val="00492237"/>
    <w:rsid w:val="0049228A"/>
    <w:rsid w:val="00492437"/>
    <w:rsid w:val="00492C3A"/>
    <w:rsid w:val="00492C50"/>
    <w:rsid w:val="00492D58"/>
    <w:rsid w:val="00492D70"/>
    <w:rsid w:val="0049358E"/>
    <w:rsid w:val="004936EC"/>
    <w:rsid w:val="00493890"/>
    <w:rsid w:val="00493CD5"/>
    <w:rsid w:val="00493E60"/>
    <w:rsid w:val="00493E8E"/>
    <w:rsid w:val="0049477B"/>
    <w:rsid w:val="004947D5"/>
    <w:rsid w:val="00494B25"/>
    <w:rsid w:val="00495319"/>
    <w:rsid w:val="004960D8"/>
    <w:rsid w:val="004966D6"/>
    <w:rsid w:val="00497166"/>
    <w:rsid w:val="00497AB4"/>
    <w:rsid w:val="00497AB9"/>
    <w:rsid w:val="004A0092"/>
    <w:rsid w:val="004A01EF"/>
    <w:rsid w:val="004A0358"/>
    <w:rsid w:val="004A081B"/>
    <w:rsid w:val="004A0A09"/>
    <w:rsid w:val="004A0D8E"/>
    <w:rsid w:val="004A0FA2"/>
    <w:rsid w:val="004A1330"/>
    <w:rsid w:val="004A13CD"/>
    <w:rsid w:val="004A175A"/>
    <w:rsid w:val="004A2417"/>
    <w:rsid w:val="004A25EB"/>
    <w:rsid w:val="004A2744"/>
    <w:rsid w:val="004A296E"/>
    <w:rsid w:val="004A2C06"/>
    <w:rsid w:val="004A2E88"/>
    <w:rsid w:val="004A318A"/>
    <w:rsid w:val="004A31B9"/>
    <w:rsid w:val="004A34B6"/>
    <w:rsid w:val="004A3A97"/>
    <w:rsid w:val="004A3C7B"/>
    <w:rsid w:val="004A3F78"/>
    <w:rsid w:val="004A4521"/>
    <w:rsid w:val="004A4F30"/>
    <w:rsid w:val="004A582A"/>
    <w:rsid w:val="004A5EF7"/>
    <w:rsid w:val="004A5F0E"/>
    <w:rsid w:val="004A617F"/>
    <w:rsid w:val="004A6735"/>
    <w:rsid w:val="004A6ADA"/>
    <w:rsid w:val="004B0B66"/>
    <w:rsid w:val="004B0E2E"/>
    <w:rsid w:val="004B0EFC"/>
    <w:rsid w:val="004B1372"/>
    <w:rsid w:val="004B13D9"/>
    <w:rsid w:val="004B156B"/>
    <w:rsid w:val="004B1674"/>
    <w:rsid w:val="004B180F"/>
    <w:rsid w:val="004B229C"/>
    <w:rsid w:val="004B2625"/>
    <w:rsid w:val="004B2769"/>
    <w:rsid w:val="004B2DFC"/>
    <w:rsid w:val="004B2ED6"/>
    <w:rsid w:val="004B319B"/>
    <w:rsid w:val="004B37B6"/>
    <w:rsid w:val="004B40DD"/>
    <w:rsid w:val="004B418A"/>
    <w:rsid w:val="004B41B6"/>
    <w:rsid w:val="004B4434"/>
    <w:rsid w:val="004B4533"/>
    <w:rsid w:val="004B46B6"/>
    <w:rsid w:val="004B4703"/>
    <w:rsid w:val="004B477D"/>
    <w:rsid w:val="004B5C1A"/>
    <w:rsid w:val="004B5C5C"/>
    <w:rsid w:val="004B5E5B"/>
    <w:rsid w:val="004B6A14"/>
    <w:rsid w:val="004B6B51"/>
    <w:rsid w:val="004B6E57"/>
    <w:rsid w:val="004B7F15"/>
    <w:rsid w:val="004C0140"/>
    <w:rsid w:val="004C0564"/>
    <w:rsid w:val="004C0EC3"/>
    <w:rsid w:val="004C15F8"/>
    <w:rsid w:val="004C1698"/>
    <w:rsid w:val="004C1D5B"/>
    <w:rsid w:val="004C2812"/>
    <w:rsid w:val="004C29E5"/>
    <w:rsid w:val="004C29EC"/>
    <w:rsid w:val="004C2D9A"/>
    <w:rsid w:val="004C305E"/>
    <w:rsid w:val="004C34CD"/>
    <w:rsid w:val="004C34ED"/>
    <w:rsid w:val="004C35C5"/>
    <w:rsid w:val="004C3DC9"/>
    <w:rsid w:val="004C4493"/>
    <w:rsid w:val="004C4973"/>
    <w:rsid w:val="004C4C8B"/>
    <w:rsid w:val="004C5D0F"/>
    <w:rsid w:val="004C6769"/>
    <w:rsid w:val="004C6CD1"/>
    <w:rsid w:val="004C7E00"/>
    <w:rsid w:val="004C7F35"/>
    <w:rsid w:val="004D0055"/>
    <w:rsid w:val="004D017B"/>
    <w:rsid w:val="004D0345"/>
    <w:rsid w:val="004D0710"/>
    <w:rsid w:val="004D0B8D"/>
    <w:rsid w:val="004D0CC2"/>
    <w:rsid w:val="004D13E4"/>
    <w:rsid w:val="004D151C"/>
    <w:rsid w:val="004D212B"/>
    <w:rsid w:val="004D2358"/>
    <w:rsid w:val="004D25EB"/>
    <w:rsid w:val="004D26C8"/>
    <w:rsid w:val="004D2796"/>
    <w:rsid w:val="004D27A1"/>
    <w:rsid w:val="004D27C5"/>
    <w:rsid w:val="004D33B1"/>
    <w:rsid w:val="004D362A"/>
    <w:rsid w:val="004D368B"/>
    <w:rsid w:val="004D3892"/>
    <w:rsid w:val="004D3E9E"/>
    <w:rsid w:val="004D408B"/>
    <w:rsid w:val="004D40F9"/>
    <w:rsid w:val="004D4267"/>
    <w:rsid w:val="004D42BC"/>
    <w:rsid w:val="004D460F"/>
    <w:rsid w:val="004D48E7"/>
    <w:rsid w:val="004D4C21"/>
    <w:rsid w:val="004D5231"/>
    <w:rsid w:val="004D55A9"/>
    <w:rsid w:val="004D5820"/>
    <w:rsid w:val="004D5C94"/>
    <w:rsid w:val="004D5FFB"/>
    <w:rsid w:val="004D6145"/>
    <w:rsid w:val="004D61C1"/>
    <w:rsid w:val="004D65DE"/>
    <w:rsid w:val="004D6609"/>
    <w:rsid w:val="004D6634"/>
    <w:rsid w:val="004D67B9"/>
    <w:rsid w:val="004D68E1"/>
    <w:rsid w:val="004D691D"/>
    <w:rsid w:val="004D6A84"/>
    <w:rsid w:val="004D6AD4"/>
    <w:rsid w:val="004D6F81"/>
    <w:rsid w:val="004D7923"/>
    <w:rsid w:val="004D7D36"/>
    <w:rsid w:val="004D7F00"/>
    <w:rsid w:val="004D7F93"/>
    <w:rsid w:val="004D7FE2"/>
    <w:rsid w:val="004E0627"/>
    <w:rsid w:val="004E0D05"/>
    <w:rsid w:val="004E0E3D"/>
    <w:rsid w:val="004E0FB4"/>
    <w:rsid w:val="004E1232"/>
    <w:rsid w:val="004E1400"/>
    <w:rsid w:val="004E14A1"/>
    <w:rsid w:val="004E185A"/>
    <w:rsid w:val="004E2033"/>
    <w:rsid w:val="004E23AA"/>
    <w:rsid w:val="004E2455"/>
    <w:rsid w:val="004E2AD7"/>
    <w:rsid w:val="004E2CFB"/>
    <w:rsid w:val="004E3038"/>
    <w:rsid w:val="004E36AC"/>
    <w:rsid w:val="004E3BF0"/>
    <w:rsid w:val="004E435E"/>
    <w:rsid w:val="004E4D96"/>
    <w:rsid w:val="004E4E3F"/>
    <w:rsid w:val="004E500B"/>
    <w:rsid w:val="004E5581"/>
    <w:rsid w:val="004E59FA"/>
    <w:rsid w:val="004E7426"/>
    <w:rsid w:val="004E7CA3"/>
    <w:rsid w:val="004E7D6C"/>
    <w:rsid w:val="004F0234"/>
    <w:rsid w:val="004F0541"/>
    <w:rsid w:val="004F0770"/>
    <w:rsid w:val="004F1147"/>
    <w:rsid w:val="004F116C"/>
    <w:rsid w:val="004F1A78"/>
    <w:rsid w:val="004F1E5A"/>
    <w:rsid w:val="004F20A7"/>
    <w:rsid w:val="004F250D"/>
    <w:rsid w:val="004F27C8"/>
    <w:rsid w:val="004F3587"/>
    <w:rsid w:val="004F3A52"/>
    <w:rsid w:val="004F3E6C"/>
    <w:rsid w:val="004F41D5"/>
    <w:rsid w:val="004F4639"/>
    <w:rsid w:val="004F46AE"/>
    <w:rsid w:val="004F4789"/>
    <w:rsid w:val="004F478A"/>
    <w:rsid w:val="004F50D7"/>
    <w:rsid w:val="004F5342"/>
    <w:rsid w:val="004F5535"/>
    <w:rsid w:val="004F5AA5"/>
    <w:rsid w:val="004F5F44"/>
    <w:rsid w:val="004F5F85"/>
    <w:rsid w:val="004F6597"/>
    <w:rsid w:val="004F68C1"/>
    <w:rsid w:val="004F697E"/>
    <w:rsid w:val="004F6E21"/>
    <w:rsid w:val="004F6FD5"/>
    <w:rsid w:val="004F70B5"/>
    <w:rsid w:val="004F7F3D"/>
    <w:rsid w:val="0050009D"/>
    <w:rsid w:val="0050028D"/>
    <w:rsid w:val="0050080C"/>
    <w:rsid w:val="00500A36"/>
    <w:rsid w:val="00500ADE"/>
    <w:rsid w:val="0050138D"/>
    <w:rsid w:val="0050143F"/>
    <w:rsid w:val="0050194F"/>
    <w:rsid w:val="00501984"/>
    <w:rsid w:val="005019BA"/>
    <w:rsid w:val="005019D2"/>
    <w:rsid w:val="00502FD5"/>
    <w:rsid w:val="0050337D"/>
    <w:rsid w:val="005034DD"/>
    <w:rsid w:val="00503515"/>
    <w:rsid w:val="00503FA9"/>
    <w:rsid w:val="005051F2"/>
    <w:rsid w:val="0050589C"/>
    <w:rsid w:val="00505F97"/>
    <w:rsid w:val="00506751"/>
    <w:rsid w:val="005067D1"/>
    <w:rsid w:val="00506B1B"/>
    <w:rsid w:val="00506E22"/>
    <w:rsid w:val="0050791E"/>
    <w:rsid w:val="00507D96"/>
    <w:rsid w:val="00507F2F"/>
    <w:rsid w:val="00510016"/>
    <w:rsid w:val="00510587"/>
    <w:rsid w:val="00511213"/>
    <w:rsid w:val="00511464"/>
    <w:rsid w:val="00511759"/>
    <w:rsid w:val="00512104"/>
    <w:rsid w:val="0051299C"/>
    <w:rsid w:val="00513829"/>
    <w:rsid w:val="00513932"/>
    <w:rsid w:val="00513976"/>
    <w:rsid w:val="00513981"/>
    <w:rsid w:val="00514011"/>
    <w:rsid w:val="00514189"/>
    <w:rsid w:val="005147EC"/>
    <w:rsid w:val="00515164"/>
    <w:rsid w:val="00515C1B"/>
    <w:rsid w:val="00515C57"/>
    <w:rsid w:val="00515D24"/>
    <w:rsid w:val="00515F86"/>
    <w:rsid w:val="0051642E"/>
    <w:rsid w:val="0051680E"/>
    <w:rsid w:val="00516C77"/>
    <w:rsid w:val="0051719B"/>
    <w:rsid w:val="00517DA1"/>
    <w:rsid w:val="0052005C"/>
    <w:rsid w:val="00520157"/>
    <w:rsid w:val="00520387"/>
    <w:rsid w:val="005205DB"/>
    <w:rsid w:val="005209B8"/>
    <w:rsid w:val="00522031"/>
    <w:rsid w:val="0052206D"/>
    <w:rsid w:val="00522295"/>
    <w:rsid w:val="005225FE"/>
    <w:rsid w:val="00522FC4"/>
    <w:rsid w:val="00523144"/>
    <w:rsid w:val="005231F7"/>
    <w:rsid w:val="00523590"/>
    <w:rsid w:val="005237C7"/>
    <w:rsid w:val="00523B4B"/>
    <w:rsid w:val="00524271"/>
    <w:rsid w:val="005246C8"/>
    <w:rsid w:val="005248B2"/>
    <w:rsid w:val="005248B3"/>
    <w:rsid w:val="00525012"/>
    <w:rsid w:val="00525753"/>
    <w:rsid w:val="00525A1A"/>
    <w:rsid w:val="00526005"/>
    <w:rsid w:val="005261B4"/>
    <w:rsid w:val="0052636E"/>
    <w:rsid w:val="00526656"/>
    <w:rsid w:val="00526750"/>
    <w:rsid w:val="00526CA0"/>
    <w:rsid w:val="005274CD"/>
    <w:rsid w:val="005276AD"/>
    <w:rsid w:val="005276CF"/>
    <w:rsid w:val="00527C42"/>
    <w:rsid w:val="00527F6E"/>
    <w:rsid w:val="00530243"/>
    <w:rsid w:val="00530431"/>
    <w:rsid w:val="0053073C"/>
    <w:rsid w:val="005307DF"/>
    <w:rsid w:val="00530ED9"/>
    <w:rsid w:val="00530F67"/>
    <w:rsid w:val="005318ED"/>
    <w:rsid w:val="00531B2E"/>
    <w:rsid w:val="00531D6D"/>
    <w:rsid w:val="005321EB"/>
    <w:rsid w:val="00532F7C"/>
    <w:rsid w:val="005333E2"/>
    <w:rsid w:val="005336F8"/>
    <w:rsid w:val="005337CA"/>
    <w:rsid w:val="00533ED7"/>
    <w:rsid w:val="005340C4"/>
    <w:rsid w:val="005343E0"/>
    <w:rsid w:val="005348C8"/>
    <w:rsid w:val="00535186"/>
    <w:rsid w:val="005352A0"/>
    <w:rsid w:val="0053557A"/>
    <w:rsid w:val="00535C9B"/>
    <w:rsid w:val="005360D3"/>
    <w:rsid w:val="0053643F"/>
    <w:rsid w:val="00536689"/>
    <w:rsid w:val="0053703A"/>
    <w:rsid w:val="005371A2"/>
    <w:rsid w:val="005372E8"/>
    <w:rsid w:val="00537935"/>
    <w:rsid w:val="00537E0C"/>
    <w:rsid w:val="00537F35"/>
    <w:rsid w:val="0054004E"/>
    <w:rsid w:val="005400BA"/>
    <w:rsid w:val="00540112"/>
    <w:rsid w:val="005402F8"/>
    <w:rsid w:val="00540335"/>
    <w:rsid w:val="00540EEB"/>
    <w:rsid w:val="00540FFF"/>
    <w:rsid w:val="005415EC"/>
    <w:rsid w:val="00543216"/>
    <w:rsid w:val="00543448"/>
    <w:rsid w:val="00544365"/>
    <w:rsid w:val="00544644"/>
    <w:rsid w:val="0054495C"/>
    <w:rsid w:val="00544F5B"/>
    <w:rsid w:val="005455BB"/>
    <w:rsid w:val="00545A71"/>
    <w:rsid w:val="0054608B"/>
    <w:rsid w:val="00546262"/>
    <w:rsid w:val="0054632D"/>
    <w:rsid w:val="00546934"/>
    <w:rsid w:val="00546A81"/>
    <w:rsid w:val="00546D56"/>
    <w:rsid w:val="00546E8B"/>
    <w:rsid w:val="00547B04"/>
    <w:rsid w:val="00547CC1"/>
    <w:rsid w:val="00550018"/>
    <w:rsid w:val="0055023D"/>
    <w:rsid w:val="005503F1"/>
    <w:rsid w:val="005506AE"/>
    <w:rsid w:val="00550835"/>
    <w:rsid w:val="0055083F"/>
    <w:rsid w:val="00550918"/>
    <w:rsid w:val="00550FB4"/>
    <w:rsid w:val="00551592"/>
    <w:rsid w:val="00552AD3"/>
    <w:rsid w:val="00552BD0"/>
    <w:rsid w:val="00552CE7"/>
    <w:rsid w:val="00553025"/>
    <w:rsid w:val="0055349F"/>
    <w:rsid w:val="005538F3"/>
    <w:rsid w:val="0055395D"/>
    <w:rsid w:val="00553B8C"/>
    <w:rsid w:val="00554DA1"/>
    <w:rsid w:val="00554DAD"/>
    <w:rsid w:val="00555082"/>
    <w:rsid w:val="0055548C"/>
    <w:rsid w:val="005554C4"/>
    <w:rsid w:val="005555B1"/>
    <w:rsid w:val="00555D87"/>
    <w:rsid w:val="00555E1A"/>
    <w:rsid w:val="0055619B"/>
    <w:rsid w:val="00556AFC"/>
    <w:rsid w:val="005573A2"/>
    <w:rsid w:val="00557446"/>
    <w:rsid w:val="005576DB"/>
    <w:rsid w:val="005579E9"/>
    <w:rsid w:val="00557A04"/>
    <w:rsid w:val="0056018C"/>
    <w:rsid w:val="005605EE"/>
    <w:rsid w:val="00561671"/>
    <w:rsid w:val="005616AD"/>
    <w:rsid w:val="005619B8"/>
    <w:rsid w:val="00561AD3"/>
    <w:rsid w:val="00561B8A"/>
    <w:rsid w:val="00561E4E"/>
    <w:rsid w:val="00562020"/>
    <w:rsid w:val="0056255C"/>
    <w:rsid w:val="00562712"/>
    <w:rsid w:val="00562A0E"/>
    <w:rsid w:val="00562C31"/>
    <w:rsid w:val="00563319"/>
    <w:rsid w:val="0056366E"/>
    <w:rsid w:val="00563692"/>
    <w:rsid w:val="00563BAD"/>
    <w:rsid w:val="00563BBD"/>
    <w:rsid w:val="00564924"/>
    <w:rsid w:val="00564AC9"/>
    <w:rsid w:val="0056504A"/>
    <w:rsid w:val="005652CE"/>
    <w:rsid w:val="00565733"/>
    <w:rsid w:val="00565964"/>
    <w:rsid w:val="00565D06"/>
    <w:rsid w:val="00565D4C"/>
    <w:rsid w:val="00565D90"/>
    <w:rsid w:val="0056602C"/>
    <w:rsid w:val="005660B4"/>
    <w:rsid w:val="00566ECB"/>
    <w:rsid w:val="0056712A"/>
    <w:rsid w:val="00567851"/>
    <w:rsid w:val="005679C7"/>
    <w:rsid w:val="00567AB6"/>
    <w:rsid w:val="00567B46"/>
    <w:rsid w:val="00567E53"/>
    <w:rsid w:val="00570853"/>
    <w:rsid w:val="00570BE1"/>
    <w:rsid w:val="00570CCE"/>
    <w:rsid w:val="00570E03"/>
    <w:rsid w:val="00571D6D"/>
    <w:rsid w:val="00571E3B"/>
    <w:rsid w:val="0057208D"/>
    <w:rsid w:val="0057300F"/>
    <w:rsid w:val="00573139"/>
    <w:rsid w:val="0057331F"/>
    <w:rsid w:val="005737D1"/>
    <w:rsid w:val="00573948"/>
    <w:rsid w:val="00573989"/>
    <w:rsid w:val="00573CA7"/>
    <w:rsid w:val="00573CA8"/>
    <w:rsid w:val="00574093"/>
    <w:rsid w:val="005741B3"/>
    <w:rsid w:val="005741C1"/>
    <w:rsid w:val="00574297"/>
    <w:rsid w:val="00574DFC"/>
    <w:rsid w:val="005750F5"/>
    <w:rsid w:val="005754E6"/>
    <w:rsid w:val="005755C4"/>
    <w:rsid w:val="005755CA"/>
    <w:rsid w:val="0057568D"/>
    <w:rsid w:val="005757BF"/>
    <w:rsid w:val="00575AD4"/>
    <w:rsid w:val="0057619A"/>
    <w:rsid w:val="00576304"/>
    <w:rsid w:val="00576468"/>
    <w:rsid w:val="00576593"/>
    <w:rsid w:val="005768E4"/>
    <w:rsid w:val="0057693D"/>
    <w:rsid w:val="005773C1"/>
    <w:rsid w:val="0057761A"/>
    <w:rsid w:val="00577693"/>
    <w:rsid w:val="0057772C"/>
    <w:rsid w:val="0057788B"/>
    <w:rsid w:val="00577C10"/>
    <w:rsid w:val="00577EB2"/>
    <w:rsid w:val="005801C0"/>
    <w:rsid w:val="005808D6"/>
    <w:rsid w:val="00580A62"/>
    <w:rsid w:val="00580ADD"/>
    <w:rsid w:val="00580B42"/>
    <w:rsid w:val="00580D1C"/>
    <w:rsid w:val="00580E82"/>
    <w:rsid w:val="00580F3E"/>
    <w:rsid w:val="005811A8"/>
    <w:rsid w:val="005811AD"/>
    <w:rsid w:val="00581506"/>
    <w:rsid w:val="00581851"/>
    <w:rsid w:val="00581AC5"/>
    <w:rsid w:val="00581EC1"/>
    <w:rsid w:val="00582737"/>
    <w:rsid w:val="005827A9"/>
    <w:rsid w:val="00582BAD"/>
    <w:rsid w:val="00582C2A"/>
    <w:rsid w:val="00583120"/>
    <w:rsid w:val="005835F9"/>
    <w:rsid w:val="00583ABF"/>
    <w:rsid w:val="00583DD2"/>
    <w:rsid w:val="005840B0"/>
    <w:rsid w:val="00584B4B"/>
    <w:rsid w:val="00584FD2"/>
    <w:rsid w:val="0058583C"/>
    <w:rsid w:val="00585ACD"/>
    <w:rsid w:val="00585E80"/>
    <w:rsid w:val="00586729"/>
    <w:rsid w:val="005867D0"/>
    <w:rsid w:val="00586B70"/>
    <w:rsid w:val="0058721D"/>
    <w:rsid w:val="0058750E"/>
    <w:rsid w:val="00587AD5"/>
    <w:rsid w:val="005905AF"/>
    <w:rsid w:val="00590F76"/>
    <w:rsid w:val="00591138"/>
    <w:rsid w:val="005913B3"/>
    <w:rsid w:val="0059178F"/>
    <w:rsid w:val="0059183A"/>
    <w:rsid w:val="00591887"/>
    <w:rsid w:val="0059226E"/>
    <w:rsid w:val="005925B3"/>
    <w:rsid w:val="00592B67"/>
    <w:rsid w:val="00592DAD"/>
    <w:rsid w:val="00592E67"/>
    <w:rsid w:val="00593440"/>
    <w:rsid w:val="00593630"/>
    <w:rsid w:val="005936A8"/>
    <w:rsid w:val="00593805"/>
    <w:rsid w:val="00593C97"/>
    <w:rsid w:val="00594649"/>
    <w:rsid w:val="00594690"/>
    <w:rsid w:val="00594F18"/>
    <w:rsid w:val="00595454"/>
    <w:rsid w:val="00595466"/>
    <w:rsid w:val="00595468"/>
    <w:rsid w:val="0059583B"/>
    <w:rsid w:val="005958D8"/>
    <w:rsid w:val="00595936"/>
    <w:rsid w:val="0059600F"/>
    <w:rsid w:val="00596053"/>
    <w:rsid w:val="00596310"/>
    <w:rsid w:val="005966E2"/>
    <w:rsid w:val="00596A62"/>
    <w:rsid w:val="00596B3C"/>
    <w:rsid w:val="00596D26"/>
    <w:rsid w:val="005970ED"/>
    <w:rsid w:val="0059714A"/>
    <w:rsid w:val="00597AF4"/>
    <w:rsid w:val="00597C8A"/>
    <w:rsid w:val="00597EE0"/>
    <w:rsid w:val="005A0D9D"/>
    <w:rsid w:val="005A155A"/>
    <w:rsid w:val="005A1735"/>
    <w:rsid w:val="005A19F5"/>
    <w:rsid w:val="005A1DFE"/>
    <w:rsid w:val="005A1F1B"/>
    <w:rsid w:val="005A234D"/>
    <w:rsid w:val="005A240B"/>
    <w:rsid w:val="005A27F3"/>
    <w:rsid w:val="005A2D5B"/>
    <w:rsid w:val="005A3765"/>
    <w:rsid w:val="005A3A7A"/>
    <w:rsid w:val="005A3F34"/>
    <w:rsid w:val="005A4099"/>
    <w:rsid w:val="005A4EB9"/>
    <w:rsid w:val="005A5229"/>
    <w:rsid w:val="005A5A74"/>
    <w:rsid w:val="005A5B3B"/>
    <w:rsid w:val="005A5C3C"/>
    <w:rsid w:val="005A5E01"/>
    <w:rsid w:val="005A5F95"/>
    <w:rsid w:val="005A64C3"/>
    <w:rsid w:val="005A6D23"/>
    <w:rsid w:val="005A7203"/>
    <w:rsid w:val="005A7326"/>
    <w:rsid w:val="005A76BE"/>
    <w:rsid w:val="005B0085"/>
    <w:rsid w:val="005B0CC2"/>
    <w:rsid w:val="005B195D"/>
    <w:rsid w:val="005B1A41"/>
    <w:rsid w:val="005B1E5F"/>
    <w:rsid w:val="005B2291"/>
    <w:rsid w:val="005B232B"/>
    <w:rsid w:val="005B2494"/>
    <w:rsid w:val="005B271A"/>
    <w:rsid w:val="005B2B5B"/>
    <w:rsid w:val="005B3115"/>
    <w:rsid w:val="005B3803"/>
    <w:rsid w:val="005B3982"/>
    <w:rsid w:val="005B3C80"/>
    <w:rsid w:val="005B4418"/>
    <w:rsid w:val="005B4E97"/>
    <w:rsid w:val="005B5779"/>
    <w:rsid w:val="005B585F"/>
    <w:rsid w:val="005B5A55"/>
    <w:rsid w:val="005B5C9F"/>
    <w:rsid w:val="005B5E88"/>
    <w:rsid w:val="005B646F"/>
    <w:rsid w:val="005B6DB9"/>
    <w:rsid w:val="005B6F5F"/>
    <w:rsid w:val="005B72C4"/>
    <w:rsid w:val="005B7D81"/>
    <w:rsid w:val="005C049B"/>
    <w:rsid w:val="005C0518"/>
    <w:rsid w:val="005C051E"/>
    <w:rsid w:val="005C0898"/>
    <w:rsid w:val="005C0C3A"/>
    <w:rsid w:val="005C1894"/>
    <w:rsid w:val="005C1B31"/>
    <w:rsid w:val="005C1C85"/>
    <w:rsid w:val="005C1F2F"/>
    <w:rsid w:val="005C2AB5"/>
    <w:rsid w:val="005C2F6B"/>
    <w:rsid w:val="005C3337"/>
    <w:rsid w:val="005C3479"/>
    <w:rsid w:val="005C34AE"/>
    <w:rsid w:val="005C381C"/>
    <w:rsid w:val="005C3C13"/>
    <w:rsid w:val="005C4443"/>
    <w:rsid w:val="005C4566"/>
    <w:rsid w:val="005C46FF"/>
    <w:rsid w:val="005C4A6B"/>
    <w:rsid w:val="005C4B6D"/>
    <w:rsid w:val="005C4B74"/>
    <w:rsid w:val="005C4F0B"/>
    <w:rsid w:val="005C56CF"/>
    <w:rsid w:val="005C5C2E"/>
    <w:rsid w:val="005C615B"/>
    <w:rsid w:val="005C65DE"/>
    <w:rsid w:val="005C6C97"/>
    <w:rsid w:val="005C6D8A"/>
    <w:rsid w:val="005C6FE9"/>
    <w:rsid w:val="005C72A9"/>
    <w:rsid w:val="005C79E0"/>
    <w:rsid w:val="005D0015"/>
    <w:rsid w:val="005D0098"/>
    <w:rsid w:val="005D010F"/>
    <w:rsid w:val="005D0146"/>
    <w:rsid w:val="005D0247"/>
    <w:rsid w:val="005D041B"/>
    <w:rsid w:val="005D0704"/>
    <w:rsid w:val="005D110F"/>
    <w:rsid w:val="005D152E"/>
    <w:rsid w:val="005D1870"/>
    <w:rsid w:val="005D1B9E"/>
    <w:rsid w:val="005D1E59"/>
    <w:rsid w:val="005D1E82"/>
    <w:rsid w:val="005D1EDF"/>
    <w:rsid w:val="005D20DB"/>
    <w:rsid w:val="005D2A47"/>
    <w:rsid w:val="005D2AC1"/>
    <w:rsid w:val="005D2F71"/>
    <w:rsid w:val="005D3284"/>
    <w:rsid w:val="005D3322"/>
    <w:rsid w:val="005D3382"/>
    <w:rsid w:val="005D38A0"/>
    <w:rsid w:val="005D3B0E"/>
    <w:rsid w:val="005D52BE"/>
    <w:rsid w:val="005D5344"/>
    <w:rsid w:val="005D5535"/>
    <w:rsid w:val="005D5DCE"/>
    <w:rsid w:val="005D644D"/>
    <w:rsid w:val="005D6D91"/>
    <w:rsid w:val="005D7040"/>
    <w:rsid w:val="005D71EB"/>
    <w:rsid w:val="005D724E"/>
    <w:rsid w:val="005D7318"/>
    <w:rsid w:val="005D755F"/>
    <w:rsid w:val="005D7765"/>
    <w:rsid w:val="005D7C22"/>
    <w:rsid w:val="005D7D4E"/>
    <w:rsid w:val="005D7FC6"/>
    <w:rsid w:val="005E02B0"/>
    <w:rsid w:val="005E0937"/>
    <w:rsid w:val="005E099A"/>
    <w:rsid w:val="005E114B"/>
    <w:rsid w:val="005E1558"/>
    <w:rsid w:val="005E1581"/>
    <w:rsid w:val="005E159D"/>
    <w:rsid w:val="005E18E7"/>
    <w:rsid w:val="005E2901"/>
    <w:rsid w:val="005E2DE8"/>
    <w:rsid w:val="005E3140"/>
    <w:rsid w:val="005E377D"/>
    <w:rsid w:val="005E37A6"/>
    <w:rsid w:val="005E3810"/>
    <w:rsid w:val="005E387B"/>
    <w:rsid w:val="005E3BE4"/>
    <w:rsid w:val="005E4530"/>
    <w:rsid w:val="005E4691"/>
    <w:rsid w:val="005E4EC7"/>
    <w:rsid w:val="005E621E"/>
    <w:rsid w:val="005E62CE"/>
    <w:rsid w:val="005E65CE"/>
    <w:rsid w:val="005E6619"/>
    <w:rsid w:val="005E6765"/>
    <w:rsid w:val="005E6CD7"/>
    <w:rsid w:val="005E6D4E"/>
    <w:rsid w:val="005E6D92"/>
    <w:rsid w:val="005E6DCB"/>
    <w:rsid w:val="005E702C"/>
    <w:rsid w:val="005E74DC"/>
    <w:rsid w:val="005E75C3"/>
    <w:rsid w:val="005E75D9"/>
    <w:rsid w:val="005E76A6"/>
    <w:rsid w:val="005E7A5A"/>
    <w:rsid w:val="005E7BFB"/>
    <w:rsid w:val="005E7DBC"/>
    <w:rsid w:val="005F0155"/>
    <w:rsid w:val="005F037C"/>
    <w:rsid w:val="005F047A"/>
    <w:rsid w:val="005F0629"/>
    <w:rsid w:val="005F078D"/>
    <w:rsid w:val="005F07F2"/>
    <w:rsid w:val="005F09D9"/>
    <w:rsid w:val="005F0AA5"/>
    <w:rsid w:val="005F0C41"/>
    <w:rsid w:val="005F10BC"/>
    <w:rsid w:val="005F158F"/>
    <w:rsid w:val="005F17D5"/>
    <w:rsid w:val="005F1F4D"/>
    <w:rsid w:val="005F2091"/>
    <w:rsid w:val="005F218B"/>
    <w:rsid w:val="005F2933"/>
    <w:rsid w:val="005F2D00"/>
    <w:rsid w:val="005F30D8"/>
    <w:rsid w:val="005F378A"/>
    <w:rsid w:val="005F3980"/>
    <w:rsid w:val="005F3D4F"/>
    <w:rsid w:val="005F41C5"/>
    <w:rsid w:val="005F4356"/>
    <w:rsid w:val="005F466B"/>
    <w:rsid w:val="005F471A"/>
    <w:rsid w:val="005F490C"/>
    <w:rsid w:val="005F4A8F"/>
    <w:rsid w:val="005F5628"/>
    <w:rsid w:val="005F57FA"/>
    <w:rsid w:val="005F5C47"/>
    <w:rsid w:val="005F6314"/>
    <w:rsid w:val="005F6640"/>
    <w:rsid w:val="005F6690"/>
    <w:rsid w:val="005F6E95"/>
    <w:rsid w:val="005F799A"/>
    <w:rsid w:val="005F79C4"/>
    <w:rsid w:val="0060028F"/>
    <w:rsid w:val="0060067F"/>
    <w:rsid w:val="00600ACC"/>
    <w:rsid w:val="0060170E"/>
    <w:rsid w:val="0060185B"/>
    <w:rsid w:val="00602044"/>
    <w:rsid w:val="006024F0"/>
    <w:rsid w:val="00602995"/>
    <w:rsid w:val="00602B02"/>
    <w:rsid w:val="00602CAA"/>
    <w:rsid w:val="00603A90"/>
    <w:rsid w:val="0060458B"/>
    <w:rsid w:val="00604EEC"/>
    <w:rsid w:val="00605394"/>
    <w:rsid w:val="006054A4"/>
    <w:rsid w:val="00605767"/>
    <w:rsid w:val="006057BA"/>
    <w:rsid w:val="00605C06"/>
    <w:rsid w:val="00605E25"/>
    <w:rsid w:val="00606D1E"/>
    <w:rsid w:val="00606EAC"/>
    <w:rsid w:val="00606FB8"/>
    <w:rsid w:val="00606FFD"/>
    <w:rsid w:val="0060702E"/>
    <w:rsid w:val="006070B1"/>
    <w:rsid w:val="00607700"/>
    <w:rsid w:val="00607B0C"/>
    <w:rsid w:val="00607B40"/>
    <w:rsid w:val="00607EE1"/>
    <w:rsid w:val="006101BD"/>
    <w:rsid w:val="006104A3"/>
    <w:rsid w:val="00610920"/>
    <w:rsid w:val="00610CD1"/>
    <w:rsid w:val="00611128"/>
    <w:rsid w:val="006114A7"/>
    <w:rsid w:val="00611718"/>
    <w:rsid w:val="00611DB5"/>
    <w:rsid w:val="006122EA"/>
    <w:rsid w:val="00612ABA"/>
    <w:rsid w:val="0061379B"/>
    <w:rsid w:val="00613F1B"/>
    <w:rsid w:val="0061441E"/>
    <w:rsid w:val="00615054"/>
    <w:rsid w:val="00615260"/>
    <w:rsid w:val="006154BD"/>
    <w:rsid w:val="00615B2E"/>
    <w:rsid w:val="00615E83"/>
    <w:rsid w:val="006168A7"/>
    <w:rsid w:val="00616B1D"/>
    <w:rsid w:val="00616BA9"/>
    <w:rsid w:val="0061755A"/>
    <w:rsid w:val="00617BBF"/>
    <w:rsid w:val="00617CB0"/>
    <w:rsid w:val="00617D5A"/>
    <w:rsid w:val="006200BD"/>
    <w:rsid w:val="0062026F"/>
    <w:rsid w:val="00620605"/>
    <w:rsid w:val="0062142F"/>
    <w:rsid w:val="00621953"/>
    <w:rsid w:val="00621F12"/>
    <w:rsid w:val="00622738"/>
    <w:rsid w:val="006227D0"/>
    <w:rsid w:val="00622CE9"/>
    <w:rsid w:val="00622FF8"/>
    <w:rsid w:val="006230DB"/>
    <w:rsid w:val="006233F0"/>
    <w:rsid w:val="00623409"/>
    <w:rsid w:val="00623598"/>
    <w:rsid w:val="006235B0"/>
    <w:rsid w:val="00623616"/>
    <w:rsid w:val="00623E1F"/>
    <w:rsid w:val="00623EA9"/>
    <w:rsid w:val="00624317"/>
    <w:rsid w:val="006248C1"/>
    <w:rsid w:val="00624AA2"/>
    <w:rsid w:val="0062508D"/>
    <w:rsid w:val="006253E3"/>
    <w:rsid w:val="00625441"/>
    <w:rsid w:val="006261EF"/>
    <w:rsid w:val="00626555"/>
    <w:rsid w:val="0062661A"/>
    <w:rsid w:val="006268BC"/>
    <w:rsid w:val="00626F04"/>
    <w:rsid w:val="00627CA4"/>
    <w:rsid w:val="006300BA"/>
    <w:rsid w:val="00630C51"/>
    <w:rsid w:val="00630EF4"/>
    <w:rsid w:val="00631088"/>
    <w:rsid w:val="006310E1"/>
    <w:rsid w:val="0063137B"/>
    <w:rsid w:val="0063145A"/>
    <w:rsid w:val="0063189B"/>
    <w:rsid w:val="00631A1A"/>
    <w:rsid w:val="00631A7F"/>
    <w:rsid w:val="00631D4D"/>
    <w:rsid w:val="00632216"/>
    <w:rsid w:val="00632856"/>
    <w:rsid w:val="00632BF0"/>
    <w:rsid w:val="00633031"/>
    <w:rsid w:val="00633723"/>
    <w:rsid w:val="00633838"/>
    <w:rsid w:val="006338E5"/>
    <w:rsid w:val="006340E1"/>
    <w:rsid w:val="00634367"/>
    <w:rsid w:val="00634637"/>
    <w:rsid w:val="00634A44"/>
    <w:rsid w:val="006356C0"/>
    <w:rsid w:val="00635758"/>
    <w:rsid w:val="00635A12"/>
    <w:rsid w:val="006360F3"/>
    <w:rsid w:val="00636D9A"/>
    <w:rsid w:val="0063788B"/>
    <w:rsid w:val="006379D6"/>
    <w:rsid w:val="00637B98"/>
    <w:rsid w:val="006402F6"/>
    <w:rsid w:val="006407A7"/>
    <w:rsid w:val="0064131B"/>
    <w:rsid w:val="006416C7"/>
    <w:rsid w:val="0064195D"/>
    <w:rsid w:val="00642047"/>
    <w:rsid w:val="00642C76"/>
    <w:rsid w:val="00642ED2"/>
    <w:rsid w:val="00643208"/>
    <w:rsid w:val="00643F9E"/>
    <w:rsid w:val="00644622"/>
    <w:rsid w:val="00644675"/>
    <w:rsid w:val="006454C7"/>
    <w:rsid w:val="006456FD"/>
    <w:rsid w:val="00646312"/>
    <w:rsid w:val="00646527"/>
    <w:rsid w:val="0064666C"/>
    <w:rsid w:val="0064675D"/>
    <w:rsid w:val="00646862"/>
    <w:rsid w:val="00646AB8"/>
    <w:rsid w:val="00647002"/>
    <w:rsid w:val="006472FB"/>
    <w:rsid w:val="00647882"/>
    <w:rsid w:val="00650230"/>
    <w:rsid w:val="00650549"/>
    <w:rsid w:val="00650874"/>
    <w:rsid w:val="00650D30"/>
    <w:rsid w:val="00650DB9"/>
    <w:rsid w:val="00651611"/>
    <w:rsid w:val="00651E67"/>
    <w:rsid w:val="00651F15"/>
    <w:rsid w:val="00651F52"/>
    <w:rsid w:val="0065212B"/>
    <w:rsid w:val="0065218A"/>
    <w:rsid w:val="00652315"/>
    <w:rsid w:val="0065234A"/>
    <w:rsid w:val="00652415"/>
    <w:rsid w:val="00653688"/>
    <w:rsid w:val="00653CFD"/>
    <w:rsid w:val="006547F5"/>
    <w:rsid w:val="00655377"/>
    <w:rsid w:val="00655609"/>
    <w:rsid w:val="0065584B"/>
    <w:rsid w:val="00655BCB"/>
    <w:rsid w:val="00655D4D"/>
    <w:rsid w:val="006569BA"/>
    <w:rsid w:val="00656D77"/>
    <w:rsid w:val="0065714A"/>
    <w:rsid w:val="00657CA4"/>
    <w:rsid w:val="00657E13"/>
    <w:rsid w:val="00657E46"/>
    <w:rsid w:val="0066044B"/>
    <w:rsid w:val="006606F2"/>
    <w:rsid w:val="006612D7"/>
    <w:rsid w:val="00661692"/>
    <w:rsid w:val="00661842"/>
    <w:rsid w:val="00661A4C"/>
    <w:rsid w:val="006622B1"/>
    <w:rsid w:val="00662370"/>
    <w:rsid w:val="0066255A"/>
    <w:rsid w:val="006626E1"/>
    <w:rsid w:val="0066274F"/>
    <w:rsid w:val="0066349E"/>
    <w:rsid w:val="00663988"/>
    <w:rsid w:val="00663B0B"/>
    <w:rsid w:val="00663B95"/>
    <w:rsid w:val="00663DF5"/>
    <w:rsid w:val="00664556"/>
    <w:rsid w:val="00664926"/>
    <w:rsid w:val="00664CDA"/>
    <w:rsid w:val="00665342"/>
    <w:rsid w:val="00665808"/>
    <w:rsid w:val="00665FDC"/>
    <w:rsid w:val="00666307"/>
    <w:rsid w:val="0066643E"/>
    <w:rsid w:val="00666636"/>
    <w:rsid w:val="006668FF"/>
    <w:rsid w:val="00666915"/>
    <w:rsid w:val="006669A1"/>
    <w:rsid w:val="00666A38"/>
    <w:rsid w:val="00666A48"/>
    <w:rsid w:val="00666BBD"/>
    <w:rsid w:val="00666EBA"/>
    <w:rsid w:val="00667228"/>
    <w:rsid w:val="00667788"/>
    <w:rsid w:val="00667D47"/>
    <w:rsid w:val="00670044"/>
    <w:rsid w:val="006700FF"/>
    <w:rsid w:val="006707D5"/>
    <w:rsid w:val="00670BBF"/>
    <w:rsid w:val="00671505"/>
    <w:rsid w:val="00671544"/>
    <w:rsid w:val="00671E18"/>
    <w:rsid w:val="00671F21"/>
    <w:rsid w:val="00671FB4"/>
    <w:rsid w:val="00672160"/>
    <w:rsid w:val="006725AC"/>
    <w:rsid w:val="00672968"/>
    <w:rsid w:val="00672A4E"/>
    <w:rsid w:val="00672CBC"/>
    <w:rsid w:val="00672DB8"/>
    <w:rsid w:val="006732DE"/>
    <w:rsid w:val="00673E5E"/>
    <w:rsid w:val="006747FD"/>
    <w:rsid w:val="00674845"/>
    <w:rsid w:val="00674882"/>
    <w:rsid w:val="006753A9"/>
    <w:rsid w:val="006758DE"/>
    <w:rsid w:val="00675ABE"/>
    <w:rsid w:val="00675CCE"/>
    <w:rsid w:val="00675D2E"/>
    <w:rsid w:val="00675F64"/>
    <w:rsid w:val="006761A2"/>
    <w:rsid w:val="00676258"/>
    <w:rsid w:val="0067652E"/>
    <w:rsid w:val="00676733"/>
    <w:rsid w:val="00676A87"/>
    <w:rsid w:val="00676F8E"/>
    <w:rsid w:val="006776F6"/>
    <w:rsid w:val="006777CA"/>
    <w:rsid w:val="00677885"/>
    <w:rsid w:val="006779A3"/>
    <w:rsid w:val="00677C08"/>
    <w:rsid w:val="00677C62"/>
    <w:rsid w:val="00677DA1"/>
    <w:rsid w:val="00680788"/>
    <w:rsid w:val="00680830"/>
    <w:rsid w:val="00680CF5"/>
    <w:rsid w:val="00680D9A"/>
    <w:rsid w:val="00680FFC"/>
    <w:rsid w:val="00681AA8"/>
    <w:rsid w:val="00681B91"/>
    <w:rsid w:val="00681C6E"/>
    <w:rsid w:val="00681ECC"/>
    <w:rsid w:val="00681FD1"/>
    <w:rsid w:val="006822D3"/>
    <w:rsid w:val="0068231A"/>
    <w:rsid w:val="00682371"/>
    <w:rsid w:val="0068277B"/>
    <w:rsid w:val="00682BF1"/>
    <w:rsid w:val="00682E0B"/>
    <w:rsid w:val="006834E5"/>
    <w:rsid w:val="006836FA"/>
    <w:rsid w:val="006836FF"/>
    <w:rsid w:val="006838C3"/>
    <w:rsid w:val="006848C7"/>
    <w:rsid w:val="00684F07"/>
    <w:rsid w:val="00684F2D"/>
    <w:rsid w:val="00685144"/>
    <w:rsid w:val="0068518A"/>
    <w:rsid w:val="0068547F"/>
    <w:rsid w:val="00685884"/>
    <w:rsid w:val="006864E0"/>
    <w:rsid w:val="006871A8"/>
    <w:rsid w:val="006873AD"/>
    <w:rsid w:val="00687D05"/>
    <w:rsid w:val="00687DF3"/>
    <w:rsid w:val="0069057F"/>
    <w:rsid w:val="0069165D"/>
    <w:rsid w:val="00691880"/>
    <w:rsid w:val="0069199B"/>
    <w:rsid w:val="00691DE7"/>
    <w:rsid w:val="00691F2D"/>
    <w:rsid w:val="006921A7"/>
    <w:rsid w:val="006922CD"/>
    <w:rsid w:val="00692469"/>
    <w:rsid w:val="006924FF"/>
    <w:rsid w:val="00692A4D"/>
    <w:rsid w:val="00692B27"/>
    <w:rsid w:val="00692CE3"/>
    <w:rsid w:val="00692F69"/>
    <w:rsid w:val="00693071"/>
    <w:rsid w:val="00693148"/>
    <w:rsid w:val="006932DD"/>
    <w:rsid w:val="0069375D"/>
    <w:rsid w:val="006938E6"/>
    <w:rsid w:val="00693C27"/>
    <w:rsid w:val="006945D9"/>
    <w:rsid w:val="00694A7A"/>
    <w:rsid w:val="00694C9F"/>
    <w:rsid w:val="00694ECA"/>
    <w:rsid w:val="00695063"/>
    <w:rsid w:val="00696313"/>
    <w:rsid w:val="0069645B"/>
    <w:rsid w:val="00696BFF"/>
    <w:rsid w:val="00697106"/>
    <w:rsid w:val="0069776F"/>
    <w:rsid w:val="006A0581"/>
    <w:rsid w:val="006A1201"/>
    <w:rsid w:val="006A19D8"/>
    <w:rsid w:val="006A1C53"/>
    <w:rsid w:val="006A2055"/>
    <w:rsid w:val="006A21B1"/>
    <w:rsid w:val="006A2315"/>
    <w:rsid w:val="006A248F"/>
    <w:rsid w:val="006A2DB8"/>
    <w:rsid w:val="006A2FC6"/>
    <w:rsid w:val="006A375F"/>
    <w:rsid w:val="006A3983"/>
    <w:rsid w:val="006A3B05"/>
    <w:rsid w:val="006A3CEE"/>
    <w:rsid w:val="006A42A5"/>
    <w:rsid w:val="006A48FA"/>
    <w:rsid w:val="006A493D"/>
    <w:rsid w:val="006A49C7"/>
    <w:rsid w:val="006A4B4E"/>
    <w:rsid w:val="006A4ED4"/>
    <w:rsid w:val="006A5152"/>
    <w:rsid w:val="006A5684"/>
    <w:rsid w:val="006A5A22"/>
    <w:rsid w:val="006A5EF0"/>
    <w:rsid w:val="006A5FDC"/>
    <w:rsid w:val="006A61F0"/>
    <w:rsid w:val="006A66F6"/>
    <w:rsid w:val="006A6F1D"/>
    <w:rsid w:val="006A71A4"/>
    <w:rsid w:val="006A7344"/>
    <w:rsid w:val="006A749F"/>
    <w:rsid w:val="006A7F81"/>
    <w:rsid w:val="006B0273"/>
    <w:rsid w:val="006B0FC8"/>
    <w:rsid w:val="006B19D7"/>
    <w:rsid w:val="006B220F"/>
    <w:rsid w:val="006B280F"/>
    <w:rsid w:val="006B2EE3"/>
    <w:rsid w:val="006B335B"/>
    <w:rsid w:val="006B3F35"/>
    <w:rsid w:val="006B3F80"/>
    <w:rsid w:val="006B4441"/>
    <w:rsid w:val="006B461B"/>
    <w:rsid w:val="006B4A2F"/>
    <w:rsid w:val="006B4CDC"/>
    <w:rsid w:val="006B5824"/>
    <w:rsid w:val="006B5B91"/>
    <w:rsid w:val="006B600B"/>
    <w:rsid w:val="006B638F"/>
    <w:rsid w:val="006B63FC"/>
    <w:rsid w:val="006B68E0"/>
    <w:rsid w:val="006B7566"/>
    <w:rsid w:val="006B7892"/>
    <w:rsid w:val="006B7908"/>
    <w:rsid w:val="006C000B"/>
    <w:rsid w:val="006C0123"/>
    <w:rsid w:val="006C06EB"/>
    <w:rsid w:val="006C123B"/>
    <w:rsid w:val="006C143B"/>
    <w:rsid w:val="006C2733"/>
    <w:rsid w:val="006C311C"/>
    <w:rsid w:val="006C354F"/>
    <w:rsid w:val="006C36E4"/>
    <w:rsid w:val="006C36EB"/>
    <w:rsid w:val="006C3A26"/>
    <w:rsid w:val="006C3E12"/>
    <w:rsid w:val="006C3FA4"/>
    <w:rsid w:val="006C4014"/>
    <w:rsid w:val="006C4095"/>
    <w:rsid w:val="006C443A"/>
    <w:rsid w:val="006C461D"/>
    <w:rsid w:val="006C4C84"/>
    <w:rsid w:val="006C4E57"/>
    <w:rsid w:val="006C5E0B"/>
    <w:rsid w:val="006C6B97"/>
    <w:rsid w:val="006C6CC6"/>
    <w:rsid w:val="006C6E85"/>
    <w:rsid w:val="006C703E"/>
    <w:rsid w:val="006C7525"/>
    <w:rsid w:val="006C78D1"/>
    <w:rsid w:val="006C7B42"/>
    <w:rsid w:val="006D01A0"/>
    <w:rsid w:val="006D0292"/>
    <w:rsid w:val="006D11B6"/>
    <w:rsid w:val="006D176D"/>
    <w:rsid w:val="006D181F"/>
    <w:rsid w:val="006D190D"/>
    <w:rsid w:val="006D2209"/>
    <w:rsid w:val="006D2573"/>
    <w:rsid w:val="006D3BD0"/>
    <w:rsid w:val="006D4159"/>
    <w:rsid w:val="006D42DA"/>
    <w:rsid w:val="006D469E"/>
    <w:rsid w:val="006D5491"/>
    <w:rsid w:val="006D612C"/>
    <w:rsid w:val="006D616E"/>
    <w:rsid w:val="006D64A9"/>
    <w:rsid w:val="006D684F"/>
    <w:rsid w:val="006D6DE5"/>
    <w:rsid w:val="006D6FAA"/>
    <w:rsid w:val="006D70E1"/>
    <w:rsid w:val="006D7875"/>
    <w:rsid w:val="006D7BB1"/>
    <w:rsid w:val="006E00EB"/>
    <w:rsid w:val="006E037E"/>
    <w:rsid w:val="006E0452"/>
    <w:rsid w:val="006E0E0B"/>
    <w:rsid w:val="006E0EF9"/>
    <w:rsid w:val="006E1066"/>
    <w:rsid w:val="006E1496"/>
    <w:rsid w:val="006E15D3"/>
    <w:rsid w:val="006E1BB0"/>
    <w:rsid w:val="006E1C84"/>
    <w:rsid w:val="006E1CE2"/>
    <w:rsid w:val="006E22EB"/>
    <w:rsid w:val="006E2485"/>
    <w:rsid w:val="006E259E"/>
    <w:rsid w:val="006E25C5"/>
    <w:rsid w:val="006E26F0"/>
    <w:rsid w:val="006E2893"/>
    <w:rsid w:val="006E28D6"/>
    <w:rsid w:val="006E29D1"/>
    <w:rsid w:val="006E2AA8"/>
    <w:rsid w:val="006E2FFC"/>
    <w:rsid w:val="006E3320"/>
    <w:rsid w:val="006E335B"/>
    <w:rsid w:val="006E3CAB"/>
    <w:rsid w:val="006E4C6D"/>
    <w:rsid w:val="006E51B5"/>
    <w:rsid w:val="006E5604"/>
    <w:rsid w:val="006E56AF"/>
    <w:rsid w:val="006E5F79"/>
    <w:rsid w:val="006E601C"/>
    <w:rsid w:val="006E640D"/>
    <w:rsid w:val="006E66C6"/>
    <w:rsid w:val="006E6A7F"/>
    <w:rsid w:val="006E702A"/>
    <w:rsid w:val="006E7073"/>
    <w:rsid w:val="006E766B"/>
    <w:rsid w:val="006E7E35"/>
    <w:rsid w:val="006F04AB"/>
    <w:rsid w:val="006F04ED"/>
    <w:rsid w:val="006F05D1"/>
    <w:rsid w:val="006F0EA3"/>
    <w:rsid w:val="006F106F"/>
    <w:rsid w:val="006F11D1"/>
    <w:rsid w:val="006F1608"/>
    <w:rsid w:val="006F1BF0"/>
    <w:rsid w:val="006F2E2A"/>
    <w:rsid w:val="006F370B"/>
    <w:rsid w:val="006F3920"/>
    <w:rsid w:val="006F434A"/>
    <w:rsid w:val="006F5052"/>
    <w:rsid w:val="006F5197"/>
    <w:rsid w:val="006F51CF"/>
    <w:rsid w:val="006F53B2"/>
    <w:rsid w:val="006F5928"/>
    <w:rsid w:val="006F5B6E"/>
    <w:rsid w:val="006F5DC5"/>
    <w:rsid w:val="006F5EA5"/>
    <w:rsid w:val="006F638D"/>
    <w:rsid w:val="006F6464"/>
    <w:rsid w:val="006F6CC1"/>
    <w:rsid w:val="006F6E3A"/>
    <w:rsid w:val="006F6E58"/>
    <w:rsid w:val="006F7141"/>
    <w:rsid w:val="006F7305"/>
    <w:rsid w:val="006F73CA"/>
    <w:rsid w:val="006F748E"/>
    <w:rsid w:val="006F7A46"/>
    <w:rsid w:val="0070035C"/>
    <w:rsid w:val="00700D64"/>
    <w:rsid w:val="00700DA1"/>
    <w:rsid w:val="00700E62"/>
    <w:rsid w:val="00700EA3"/>
    <w:rsid w:val="0070131F"/>
    <w:rsid w:val="00701535"/>
    <w:rsid w:val="00701859"/>
    <w:rsid w:val="0070199C"/>
    <w:rsid w:val="00701B29"/>
    <w:rsid w:val="0070279F"/>
    <w:rsid w:val="007031D2"/>
    <w:rsid w:val="00703259"/>
    <w:rsid w:val="0070335D"/>
    <w:rsid w:val="00703A2D"/>
    <w:rsid w:val="00703FE7"/>
    <w:rsid w:val="007040A9"/>
    <w:rsid w:val="00704405"/>
    <w:rsid w:val="0070453F"/>
    <w:rsid w:val="00704587"/>
    <w:rsid w:val="007050F3"/>
    <w:rsid w:val="007053D7"/>
    <w:rsid w:val="00705461"/>
    <w:rsid w:val="00706965"/>
    <w:rsid w:val="0070707E"/>
    <w:rsid w:val="00707179"/>
    <w:rsid w:val="00707B98"/>
    <w:rsid w:val="00707C9C"/>
    <w:rsid w:val="00707E2F"/>
    <w:rsid w:val="00707E30"/>
    <w:rsid w:val="00707F0A"/>
    <w:rsid w:val="00707FA4"/>
    <w:rsid w:val="007100A1"/>
    <w:rsid w:val="00710600"/>
    <w:rsid w:val="00710AF4"/>
    <w:rsid w:val="00710D7B"/>
    <w:rsid w:val="007113AA"/>
    <w:rsid w:val="00711683"/>
    <w:rsid w:val="007119E0"/>
    <w:rsid w:val="00711FA2"/>
    <w:rsid w:val="00712156"/>
    <w:rsid w:val="0071254F"/>
    <w:rsid w:val="00712AE7"/>
    <w:rsid w:val="00712BE4"/>
    <w:rsid w:val="00712ED8"/>
    <w:rsid w:val="0071304D"/>
    <w:rsid w:val="007130FE"/>
    <w:rsid w:val="00713348"/>
    <w:rsid w:val="007133DC"/>
    <w:rsid w:val="00713455"/>
    <w:rsid w:val="00713A97"/>
    <w:rsid w:val="00713F68"/>
    <w:rsid w:val="00714162"/>
    <w:rsid w:val="007141CD"/>
    <w:rsid w:val="0071457A"/>
    <w:rsid w:val="0071458B"/>
    <w:rsid w:val="0071477C"/>
    <w:rsid w:val="007147FF"/>
    <w:rsid w:val="00714A54"/>
    <w:rsid w:val="00714BE9"/>
    <w:rsid w:val="007150C2"/>
    <w:rsid w:val="00715F2C"/>
    <w:rsid w:val="00716140"/>
    <w:rsid w:val="00716166"/>
    <w:rsid w:val="007166A4"/>
    <w:rsid w:val="00716725"/>
    <w:rsid w:val="007167A5"/>
    <w:rsid w:val="0071680F"/>
    <w:rsid w:val="00716BFE"/>
    <w:rsid w:val="00716D00"/>
    <w:rsid w:val="00716DC0"/>
    <w:rsid w:val="00716E9C"/>
    <w:rsid w:val="00716F5A"/>
    <w:rsid w:val="007173BC"/>
    <w:rsid w:val="007175BA"/>
    <w:rsid w:val="00717A21"/>
    <w:rsid w:val="00720315"/>
    <w:rsid w:val="007204FA"/>
    <w:rsid w:val="00720A78"/>
    <w:rsid w:val="00720C01"/>
    <w:rsid w:val="00720ECA"/>
    <w:rsid w:val="007214CC"/>
    <w:rsid w:val="007216F3"/>
    <w:rsid w:val="00721876"/>
    <w:rsid w:val="00721926"/>
    <w:rsid w:val="00721D60"/>
    <w:rsid w:val="00721D83"/>
    <w:rsid w:val="00721DFB"/>
    <w:rsid w:val="00721E60"/>
    <w:rsid w:val="00722106"/>
    <w:rsid w:val="00722257"/>
    <w:rsid w:val="0072241A"/>
    <w:rsid w:val="0072270B"/>
    <w:rsid w:val="0072294B"/>
    <w:rsid w:val="00723132"/>
    <w:rsid w:val="007238DA"/>
    <w:rsid w:val="00723A38"/>
    <w:rsid w:val="00723BCA"/>
    <w:rsid w:val="00723C61"/>
    <w:rsid w:val="00723D97"/>
    <w:rsid w:val="007240F4"/>
    <w:rsid w:val="00724B55"/>
    <w:rsid w:val="00724BEE"/>
    <w:rsid w:val="00724D13"/>
    <w:rsid w:val="00724D90"/>
    <w:rsid w:val="00724DB6"/>
    <w:rsid w:val="00724FBB"/>
    <w:rsid w:val="00725DA5"/>
    <w:rsid w:val="00726109"/>
    <w:rsid w:val="007263C4"/>
    <w:rsid w:val="007263C6"/>
    <w:rsid w:val="007268B3"/>
    <w:rsid w:val="007268B5"/>
    <w:rsid w:val="00726C63"/>
    <w:rsid w:val="007272BD"/>
    <w:rsid w:val="007274B0"/>
    <w:rsid w:val="007275DE"/>
    <w:rsid w:val="00727648"/>
    <w:rsid w:val="00730153"/>
    <w:rsid w:val="00730480"/>
    <w:rsid w:val="0073100D"/>
    <w:rsid w:val="007316E2"/>
    <w:rsid w:val="007319F8"/>
    <w:rsid w:val="00731DD3"/>
    <w:rsid w:val="00731DEE"/>
    <w:rsid w:val="0073216A"/>
    <w:rsid w:val="007328B4"/>
    <w:rsid w:val="00732C82"/>
    <w:rsid w:val="00732E70"/>
    <w:rsid w:val="0073335B"/>
    <w:rsid w:val="007339B1"/>
    <w:rsid w:val="00733BEB"/>
    <w:rsid w:val="00733E8B"/>
    <w:rsid w:val="00733E9C"/>
    <w:rsid w:val="00734E85"/>
    <w:rsid w:val="00735AED"/>
    <w:rsid w:val="00735BB7"/>
    <w:rsid w:val="007368CA"/>
    <w:rsid w:val="00736949"/>
    <w:rsid w:val="00737029"/>
    <w:rsid w:val="00737373"/>
    <w:rsid w:val="007373BD"/>
    <w:rsid w:val="00737E71"/>
    <w:rsid w:val="00740386"/>
    <w:rsid w:val="00740557"/>
    <w:rsid w:val="00740587"/>
    <w:rsid w:val="00740688"/>
    <w:rsid w:val="00740E85"/>
    <w:rsid w:val="0074103F"/>
    <w:rsid w:val="0074117D"/>
    <w:rsid w:val="007412AA"/>
    <w:rsid w:val="00741452"/>
    <w:rsid w:val="00741596"/>
    <w:rsid w:val="007419EC"/>
    <w:rsid w:val="00741BFE"/>
    <w:rsid w:val="00741FEC"/>
    <w:rsid w:val="0074222C"/>
    <w:rsid w:val="00742500"/>
    <w:rsid w:val="007428BD"/>
    <w:rsid w:val="00742D7A"/>
    <w:rsid w:val="00743199"/>
    <w:rsid w:val="00743245"/>
    <w:rsid w:val="00743422"/>
    <w:rsid w:val="0074364B"/>
    <w:rsid w:val="007438B1"/>
    <w:rsid w:val="007438EB"/>
    <w:rsid w:val="00743B91"/>
    <w:rsid w:val="00743D34"/>
    <w:rsid w:val="00743EDB"/>
    <w:rsid w:val="007449A7"/>
    <w:rsid w:val="00744B78"/>
    <w:rsid w:val="00744DB6"/>
    <w:rsid w:val="0074553F"/>
    <w:rsid w:val="00745A85"/>
    <w:rsid w:val="00745BF6"/>
    <w:rsid w:val="00746A30"/>
    <w:rsid w:val="00746B0B"/>
    <w:rsid w:val="00746B56"/>
    <w:rsid w:val="007473E4"/>
    <w:rsid w:val="00747828"/>
    <w:rsid w:val="0074796E"/>
    <w:rsid w:val="00747AA9"/>
    <w:rsid w:val="00747F62"/>
    <w:rsid w:val="007502C8"/>
    <w:rsid w:val="00750E04"/>
    <w:rsid w:val="00750E92"/>
    <w:rsid w:val="0075109E"/>
    <w:rsid w:val="0075110D"/>
    <w:rsid w:val="00751783"/>
    <w:rsid w:val="00751B37"/>
    <w:rsid w:val="00751CDA"/>
    <w:rsid w:val="00752579"/>
    <w:rsid w:val="00752834"/>
    <w:rsid w:val="00752969"/>
    <w:rsid w:val="00753802"/>
    <w:rsid w:val="00753BF4"/>
    <w:rsid w:val="00754004"/>
    <w:rsid w:val="00754064"/>
    <w:rsid w:val="00754DE8"/>
    <w:rsid w:val="00755559"/>
    <w:rsid w:val="00755C29"/>
    <w:rsid w:val="00755F06"/>
    <w:rsid w:val="00756000"/>
    <w:rsid w:val="00756090"/>
    <w:rsid w:val="00756626"/>
    <w:rsid w:val="007568A6"/>
    <w:rsid w:val="00756EDA"/>
    <w:rsid w:val="00757095"/>
    <w:rsid w:val="0075712B"/>
    <w:rsid w:val="007573EC"/>
    <w:rsid w:val="00757477"/>
    <w:rsid w:val="007576BA"/>
    <w:rsid w:val="00757730"/>
    <w:rsid w:val="00757876"/>
    <w:rsid w:val="00757B0B"/>
    <w:rsid w:val="00760511"/>
    <w:rsid w:val="007609EC"/>
    <w:rsid w:val="00760AA2"/>
    <w:rsid w:val="00760E3D"/>
    <w:rsid w:val="00760ECA"/>
    <w:rsid w:val="0076116C"/>
    <w:rsid w:val="00761B29"/>
    <w:rsid w:val="00761B86"/>
    <w:rsid w:val="0076205D"/>
    <w:rsid w:val="007621D6"/>
    <w:rsid w:val="00762893"/>
    <w:rsid w:val="00762D6B"/>
    <w:rsid w:val="00762DCA"/>
    <w:rsid w:val="00763057"/>
    <w:rsid w:val="00763172"/>
    <w:rsid w:val="00763225"/>
    <w:rsid w:val="00763ECF"/>
    <w:rsid w:val="0076405E"/>
    <w:rsid w:val="007641CA"/>
    <w:rsid w:val="00764571"/>
    <w:rsid w:val="00764BF8"/>
    <w:rsid w:val="00764C4A"/>
    <w:rsid w:val="00764CA5"/>
    <w:rsid w:val="00764D41"/>
    <w:rsid w:val="00764FB2"/>
    <w:rsid w:val="00765425"/>
    <w:rsid w:val="00765426"/>
    <w:rsid w:val="007654C6"/>
    <w:rsid w:val="00765515"/>
    <w:rsid w:val="007656C3"/>
    <w:rsid w:val="00765898"/>
    <w:rsid w:val="00765940"/>
    <w:rsid w:val="00765B09"/>
    <w:rsid w:val="00765CE0"/>
    <w:rsid w:val="00765CFA"/>
    <w:rsid w:val="00765DEC"/>
    <w:rsid w:val="00765FE3"/>
    <w:rsid w:val="00766FB5"/>
    <w:rsid w:val="00766FE8"/>
    <w:rsid w:val="00767585"/>
    <w:rsid w:val="007675C2"/>
    <w:rsid w:val="00767C70"/>
    <w:rsid w:val="00767F12"/>
    <w:rsid w:val="00770847"/>
    <w:rsid w:val="00770A6D"/>
    <w:rsid w:val="00771153"/>
    <w:rsid w:val="007715CE"/>
    <w:rsid w:val="0077167B"/>
    <w:rsid w:val="0077212D"/>
    <w:rsid w:val="0077253B"/>
    <w:rsid w:val="007728C2"/>
    <w:rsid w:val="00772DA3"/>
    <w:rsid w:val="00772DE4"/>
    <w:rsid w:val="00773160"/>
    <w:rsid w:val="00773378"/>
    <w:rsid w:val="00773466"/>
    <w:rsid w:val="00773767"/>
    <w:rsid w:val="00773E84"/>
    <w:rsid w:val="00773F27"/>
    <w:rsid w:val="00773FA8"/>
    <w:rsid w:val="00774537"/>
    <w:rsid w:val="007748A4"/>
    <w:rsid w:val="007751AC"/>
    <w:rsid w:val="007751D5"/>
    <w:rsid w:val="007753A1"/>
    <w:rsid w:val="007755F7"/>
    <w:rsid w:val="00775651"/>
    <w:rsid w:val="00775AD7"/>
    <w:rsid w:val="00775B15"/>
    <w:rsid w:val="00776478"/>
    <w:rsid w:val="007769CE"/>
    <w:rsid w:val="007775A0"/>
    <w:rsid w:val="0077797C"/>
    <w:rsid w:val="00777BA6"/>
    <w:rsid w:val="00777E53"/>
    <w:rsid w:val="007801AA"/>
    <w:rsid w:val="00780B1D"/>
    <w:rsid w:val="00780BB0"/>
    <w:rsid w:val="00780E3E"/>
    <w:rsid w:val="00781D97"/>
    <w:rsid w:val="00782637"/>
    <w:rsid w:val="007826EA"/>
    <w:rsid w:val="00782AF2"/>
    <w:rsid w:val="007830C8"/>
    <w:rsid w:val="0078313A"/>
    <w:rsid w:val="00784944"/>
    <w:rsid w:val="00785CE7"/>
    <w:rsid w:val="00785EB8"/>
    <w:rsid w:val="00786B60"/>
    <w:rsid w:val="00786BC7"/>
    <w:rsid w:val="00786E55"/>
    <w:rsid w:val="00787016"/>
    <w:rsid w:val="00787DB5"/>
    <w:rsid w:val="00790180"/>
    <w:rsid w:val="0079076A"/>
    <w:rsid w:val="00790AAE"/>
    <w:rsid w:val="00790AB5"/>
    <w:rsid w:val="00791575"/>
    <w:rsid w:val="00791E8F"/>
    <w:rsid w:val="0079241E"/>
    <w:rsid w:val="007928F0"/>
    <w:rsid w:val="00793354"/>
    <w:rsid w:val="007934ED"/>
    <w:rsid w:val="0079352D"/>
    <w:rsid w:val="0079385B"/>
    <w:rsid w:val="007939F5"/>
    <w:rsid w:val="00793A2A"/>
    <w:rsid w:val="00793D2F"/>
    <w:rsid w:val="00793F78"/>
    <w:rsid w:val="0079469E"/>
    <w:rsid w:val="00794789"/>
    <w:rsid w:val="007947E6"/>
    <w:rsid w:val="007947FA"/>
    <w:rsid w:val="00794BB9"/>
    <w:rsid w:val="00795127"/>
    <w:rsid w:val="00795AE0"/>
    <w:rsid w:val="00795E7E"/>
    <w:rsid w:val="0079614E"/>
    <w:rsid w:val="0079649A"/>
    <w:rsid w:val="00797960"/>
    <w:rsid w:val="007979A1"/>
    <w:rsid w:val="007979C2"/>
    <w:rsid w:val="00797A20"/>
    <w:rsid w:val="00797D2A"/>
    <w:rsid w:val="00797E08"/>
    <w:rsid w:val="007A0012"/>
    <w:rsid w:val="007A0310"/>
    <w:rsid w:val="007A03B5"/>
    <w:rsid w:val="007A06F9"/>
    <w:rsid w:val="007A098D"/>
    <w:rsid w:val="007A0F7C"/>
    <w:rsid w:val="007A10E6"/>
    <w:rsid w:val="007A1E41"/>
    <w:rsid w:val="007A1EB3"/>
    <w:rsid w:val="007A1FCB"/>
    <w:rsid w:val="007A2257"/>
    <w:rsid w:val="007A23FF"/>
    <w:rsid w:val="007A2DEA"/>
    <w:rsid w:val="007A2E4A"/>
    <w:rsid w:val="007A2EFA"/>
    <w:rsid w:val="007A31AB"/>
    <w:rsid w:val="007A3E2B"/>
    <w:rsid w:val="007A40EE"/>
    <w:rsid w:val="007A41E8"/>
    <w:rsid w:val="007A431F"/>
    <w:rsid w:val="007A4372"/>
    <w:rsid w:val="007A4857"/>
    <w:rsid w:val="007A5384"/>
    <w:rsid w:val="007A55D6"/>
    <w:rsid w:val="007A6200"/>
    <w:rsid w:val="007A68BC"/>
    <w:rsid w:val="007A6C0D"/>
    <w:rsid w:val="007A7070"/>
    <w:rsid w:val="007A739E"/>
    <w:rsid w:val="007A78B7"/>
    <w:rsid w:val="007A7B94"/>
    <w:rsid w:val="007A7CB1"/>
    <w:rsid w:val="007B0AB4"/>
    <w:rsid w:val="007B0DF2"/>
    <w:rsid w:val="007B0FE2"/>
    <w:rsid w:val="007B116A"/>
    <w:rsid w:val="007B119C"/>
    <w:rsid w:val="007B188B"/>
    <w:rsid w:val="007B1D59"/>
    <w:rsid w:val="007B27DB"/>
    <w:rsid w:val="007B2B1F"/>
    <w:rsid w:val="007B2BBA"/>
    <w:rsid w:val="007B30EC"/>
    <w:rsid w:val="007B34C0"/>
    <w:rsid w:val="007B357B"/>
    <w:rsid w:val="007B38C0"/>
    <w:rsid w:val="007B4181"/>
    <w:rsid w:val="007B42FF"/>
    <w:rsid w:val="007B4659"/>
    <w:rsid w:val="007B4BAC"/>
    <w:rsid w:val="007B4CC7"/>
    <w:rsid w:val="007B4DF3"/>
    <w:rsid w:val="007B4EE7"/>
    <w:rsid w:val="007B512D"/>
    <w:rsid w:val="007B55DE"/>
    <w:rsid w:val="007B597E"/>
    <w:rsid w:val="007B5A73"/>
    <w:rsid w:val="007B6469"/>
    <w:rsid w:val="007B6EFF"/>
    <w:rsid w:val="007B71F2"/>
    <w:rsid w:val="007B71FC"/>
    <w:rsid w:val="007B727D"/>
    <w:rsid w:val="007B730F"/>
    <w:rsid w:val="007B742B"/>
    <w:rsid w:val="007B7AF1"/>
    <w:rsid w:val="007B7B01"/>
    <w:rsid w:val="007B7EEA"/>
    <w:rsid w:val="007C02B7"/>
    <w:rsid w:val="007C069C"/>
    <w:rsid w:val="007C09E8"/>
    <w:rsid w:val="007C1196"/>
    <w:rsid w:val="007C185D"/>
    <w:rsid w:val="007C1DC6"/>
    <w:rsid w:val="007C1EA2"/>
    <w:rsid w:val="007C1FEF"/>
    <w:rsid w:val="007C29F0"/>
    <w:rsid w:val="007C2AB4"/>
    <w:rsid w:val="007C2D3A"/>
    <w:rsid w:val="007C3A3E"/>
    <w:rsid w:val="007C3DBD"/>
    <w:rsid w:val="007C4516"/>
    <w:rsid w:val="007C4D88"/>
    <w:rsid w:val="007C4F9C"/>
    <w:rsid w:val="007C557A"/>
    <w:rsid w:val="007C5DBE"/>
    <w:rsid w:val="007C6520"/>
    <w:rsid w:val="007C65AF"/>
    <w:rsid w:val="007C71DE"/>
    <w:rsid w:val="007C71F9"/>
    <w:rsid w:val="007C725E"/>
    <w:rsid w:val="007C7F99"/>
    <w:rsid w:val="007D011D"/>
    <w:rsid w:val="007D0127"/>
    <w:rsid w:val="007D06CD"/>
    <w:rsid w:val="007D0A3B"/>
    <w:rsid w:val="007D0BB3"/>
    <w:rsid w:val="007D119A"/>
    <w:rsid w:val="007D146E"/>
    <w:rsid w:val="007D1ABC"/>
    <w:rsid w:val="007D2221"/>
    <w:rsid w:val="007D24CA"/>
    <w:rsid w:val="007D2C14"/>
    <w:rsid w:val="007D321C"/>
    <w:rsid w:val="007D335E"/>
    <w:rsid w:val="007D36E3"/>
    <w:rsid w:val="007D3EB0"/>
    <w:rsid w:val="007D462B"/>
    <w:rsid w:val="007D4828"/>
    <w:rsid w:val="007D4837"/>
    <w:rsid w:val="007D4CE3"/>
    <w:rsid w:val="007D4D17"/>
    <w:rsid w:val="007D5C5F"/>
    <w:rsid w:val="007D5F67"/>
    <w:rsid w:val="007D60C5"/>
    <w:rsid w:val="007D62F8"/>
    <w:rsid w:val="007D67C2"/>
    <w:rsid w:val="007D7C77"/>
    <w:rsid w:val="007D7D8F"/>
    <w:rsid w:val="007E0429"/>
    <w:rsid w:val="007E0AD5"/>
    <w:rsid w:val="007E1367"/>
    <w:rsid w:val="007E1704"/>
    <w:rsid w:val="007E1AA7"/>
    <w:rsid w:val="007E1AB5"/>
    <w:rsid w:val="007E1AB7"/>
    <w:rsid w:val="007E1CFC"/>
    <w:rsid w:val="007E1E9E"/>
    <w:rsid w:val="007E2027"/>
    <w:rsid w:val="007E22A6"/>
    <w:rsid w:val="007E23F4"/>
    <w:rsid w:val="007E2831"/>
    <w:rsid w:val="007E2B8B"/>
    <w:rsid w:val="007E2E60"/>
    <w:rsid w:val="007E43BD"/>
    <w:rsid w:val="007E4B57"/>
    <w:rsid w:val="007E51A8"/>
    <w:rsid w:val="007E59A3"/>
    <w:rsid w:val="007E69C7"/>
    <w:rsid w:val="007E6D06"/>
    <w:rsid w:val="007E6E35"/>
    <w:rsid w:val="007E78EA"/>
    <w:rsid w:val="007E7CC6"/>
    <w:rsid w:val="007F0020"/>
    <w:rsid w:val="007F0798"/>
    <w:rsid w:val="007F0D1E"/>
    <w:rsid w:val="007F0F62"/>
    <w:rsid w:val="007F1A5F"/>
    <w:rsid w:val="007F1E02"/>
    <w:rsid w:val="007F1F16"/>
    <w:rsid w:val="007F241A"/>
    <w:rsid w:val="007F27A1"/>
    <w:rsid w:val="007F28C4"/>
    <w:rsid w:val="007F2910"/>
    <w:rsid w:val="007F2D4C"/>
    <w:rsid w:val="007F2D67"/>
    <w:rsid w:val="007F3E02"/>
    <w:rsid w:val="007F3F26"/>
    <w:rsid w:val="007F4A24"/>
    <w:rsid w:val="007F4B9D"/>
    <w:rsid w:val="007F512B"/>
    <w:rsid w:val="007F5607"/>
    <w:rsid w:val="007F568B"/>
    <w:rsid w:val="007F56B0"/>
    <w:rsid w:val="007F5CF8"/>
    <w:rsid w:val="007F5F77"/>
    <w:rsid w:val="007F62DA"/>
    <w:rsid w:val="007F6604"/>
    <w:rsid w:val="007F668C"/>
    <w:rsid w:val="007F6DE1"/>
    <w:rsid w:val="007F6E1C"/>
    <w:rsid w:val="007F749B"/>
    <w:rsid w:val="007F756C"/>
    <w:rsid w:val="007F7761"/>
    <w:rsid w:val="00801147"/>
    <w:rsid w:val="00801401"/>
    <w:rsid w:val="008016B1"/>
    <w:rsid w:val="008018EC"/>
    <w:rsid w:val="00801BD5"/>
    <w:rsid w:val="0080206E"/>
    <w:rsid w:val="008028CC"/>
    <w:rsid w:val="008029BE"/>
    <w:rsid w:val="00802A34"/>
    <w:rsid w:val="00802E3E"/>
    <w:rsid w:val="00802F70"/>
    <w:rsid w:val="008032EF"/>
    <w:rsid w:val="0080331A"/>
    <w:rsid w:val="00803CAE"/>
    <w:rsid w:val="00803F00"/>
    <w:rsid w:val="00804617"/>
    <w:rsid w:val="00804720"/>
    <w:rsid w:val="00805219"/>
    <w:rsid w:val="008053B9"/>
    <w:rsid w:val="00805F0A"/>
    <w:rsid w:val="00806C59"/>
    <w:rsid w:val="00806C7D"/>
    <w:rsid w:val="00807103"/>
    <w:rsid w:val="00807236"/>
    <w:rsid w:val="008073EC"/>
    <w:rsid w:val="0081020E"/>
    <w:rsid w:val="00810565"/>
    <w:rsid w:val="00810687"/>
    <w:rsid w:val="008108A2"/>
    <w:rsid w:val="00810989"/>
    <w:rsid w:val="00810991"/>
    <w:rsid w:val="00810A34"/>
    <w:rsid w:val="0081125E"/>
    <w:rsid w:val="008114E5"/>
    <w:rsid w:val="008116B5"/>
    <w:rsid w:val="00811A83"/>
    <w:rsid w:val="00811B52"/>
    <w:rsid w:val="00811B66"/>
    <w:rsid w:val="008120AE"/>
    <w:rsid w:val="008122E0"/>
    <w:rsid w:val="00812822"/>
    <w:rsid w:val="0081290D"/>
    <w:rsid w:val="00812BB2"/>
    <w:rsid w:val="00812F12"/>
    <w:rsid w:val="00813010"/>
    <w:rsid w:val="00813194"/>
    <w:rsid w:val="0081369C"/>
    <w:rsid w:val="008137CB"/>
    <w:rsid w:val="008138AA"/>
    <w:rsid w:val="00813DFB"/>
    <w:rsid w:val="00813E19"/>
    <w:rsid w:val="008140CB"/>
    <w:rsid w:val="0081411F"/>
    <w:rsid w:val="008141E2"/>
    <w:rsid w:val="0081434F"/>
    <w:rsid w:val="00814589"/>
    <w:rsid w:val="00814F2D"/>
    <w:rsid w:val="008152E5"/>
    <w:rsid w:val="008157ED"/>
    <w:rsid w:val="00815991"/>
    <w:rsid w:val="00815A37"/>
    <w:rsid w:val="00815A7D"/>
    <w:rsid w:val="008160A6"/>
    <w:rsid w:val="00816214"/>
    <w:rsid w:val="008165CE"/>
    <w:rsid w:val="00816F59"/>
    <w:rsid w:val="0081787F"/>
    <w:rsid w:val="0082029F"/>
    <w:rsid w:val="00820BA8"/>
    <w:rsid w:val="00820FEA"/>
    <w:rsid w:val="008215F7"/>
    <w:rsid w:val="0082195B"/>
    <w:rsid w:val="00821BE0"/>
    <w:rsid w:val="00822107"/>
    <w:rsid w:val="0082269F"/>
    <w:rsid w:val="00822B89"/>
    <w:rsid w:val="00822CB0"/>
    <w:rsid w:val="00822D2F"/>
    <w:rsid w:val="008238FE"/>
    <w:rsid w:val="00823BF4"/>
    <w:rsid w:val="00824391"/>
    <w:rsid w:val="00824B23"/>
    <w:rsid w:val="00825CC3"/>
    <w:rsid w:val="00825EBF"/>
    <w:rsid w:val="00826114"/>
    <w:rsid w:val="008262BC"/>
    <w:rsid w:val="008268A7"/>
    <w:rsid w:val="00826C80"/>
    <w:rsid w:val="008272CB"/>
    <w:rsid w:val="00827C0F"/>
    <w:rsid w:val="00827DE9"/>
    <w:rsid w:val="0083168B"/>
    <w:rsid w:val="008317E2"/>
    <w:rsid w:val="00831A63"/>
    <w:rsid w:val="00831C5C"/>
    <w:rsid w:val="00831CF6"/>
    <w:rsid w:val="00831EAC"/>
    <w:rsid w:val="00832000"/>
    <w:rsid w:val="008322A2"/>
    <w:rsid w:val="00832E18"/>
    <w:rsid w:val="0083343B"/>
    <w:rsid w:val="00834755"/>
    <w:rsid w:val="0083481C"/>
    <w:rsid w:val="00834F60"/>
    <w:rsid w:val="00835373"/>
    <w:rsid w:val="00835397"/>
    <w:rsid w:val="008353DA"/>
    <w:rsid w:val="00835BAD"/>
    <w:rsid w:val="00835D9A"/>
    <w:rsid w:val="0083604A"/>
    <w:rsid w:val="0083628C"/>
    <w:rsid w:val="0083649A"/>
    <w:rsid w:val="00836851"/>
    <w:rsid w:val="0083742D"/>
    <w:rsid w:val="008403A5"/>
    <w:rsid w:val="0084079A"/>
    <w:rsid w:val="00840D09"/>
    <w:rsid w:val="00840F05"/>
    <w:rsid w:val="00841227"/>
    <w:rsid w:val="008414A9"/>
    <w:rsid w:val="008415EE"/>
    <w:rsid w:val="0084283B"/>
    <w:rsid w:val="008429D2"/>
    <w:rsid w:val="00842C93"/>
    <w:rsid w:val="00842D62"/>
    <w:rsid w:val="00842D66"/>
    <w:rsid w:val="008433E8"/>
    <w:rsid w:val="008434ED"/>
    <w:rsid w:val="00843A51"/>
    <w:rsid w:val="00843EE8"/>
    <w:rsid w:val="00844220"/>
    <w:rsid w:val="0084428F"/>
    <w:rsid w:val="008443CB"/>
    <w:rsid w:val="00844432"/>
    <w:rsid w:val="0084484C"/>
    <w:rsid w:val="00844DC2"/>
    <w:rsid w:val="00846722"/>
    <w:rsid w:val="008467B1"/>
    <w:rsid w:val="00846824"/>
    <w:rsid w:val="0084748F"/>
    <w:rsid w:val="00847523"/>
    <w:rsid w:val="00847774"/>
    <w:rsid w:val="00847C3C"/>
    <w:rsid w:val="00847E56"/>
    <w:rsid w:val="00847F02"/>
    <w:rsid w:val="00850B25"/>
    <w:rsid w:val="00850CEC"/>
    <w:rsid w:val="00850DE7"/>
    <w:rsid w:val="00850F98"/>
    <w:rsid w:val="008510D7"/>
    <w:rsid w:val="0085157E"/>
    <w:rsid w:val="00851A88"/>
    <w:rsid w:val="00851A8F"/>
    <w:rsid w:val="008523D8"/>
    <w:rsid w:val="00852558"/>
    <w:rsid w:val="00852F73"/>
    <w:rsid w:val="00853C53"/>
    <w:rsid w:val="00853E4E"/>
    <w:rsid w:val="008541BE"/>
    <w:rsid w:val="008549C0"/>
    <w:rsid w:val="00854C06"/>
    <w:rsid w:val="0085500F"/>
    <w:rsid w:val="008557EF"/>
    <w:rsid w:val="008558AE"/>
    <w:rsid w:val="00855A0F"/>
    <w:rsid w:val="00855C9B"/>
    <w:rsid w:val="00856107"/>
    <w:rsid w:val="008563E7"/>
    <w:rsid w:val="008569A8"/>
    <w:rsid w:val="00856AE4"/>
    <w:rsid w:val="0085702B"/>
    <w:rsid w:val="00857802"/>
    <w:rsid w:val="00857CBD"/>
    <w:rsid w:val="00857D09"/>
    <w:rsid w:val="00857D24"/>
    <w:rsid w:val="00860A1E"/>
    <w:rsid w:val="008611B4"/>
    <w:rsid w:val="008613E9"/>
    <w:rsid w:val="008617EE"/>
    <w:rsid w:val="00861997"/>
    <w:rsid w:val="0086199E"/>
    <w:rsid w:val="00861E6E"/>
    <w:rsid w:val="00862931"/>
    <w:rsid w:val="008636AA"/>
    <w:rsid w:val="00863BA9"/>
    <w:rsid w:val="00863C1C"/>
    <w:rsid w:val="00863DA6"/>
    <w:rsid w:val="00864982"/>
    <w:rsid w:val="00864ACD"/>
    <w:rsid w:val="00864EB4"/>
    <w:rsid w:val="00864EEC"/>
    <w:rsid w:val="008652E2"/>
    <w:rsid w:val="00866ABF"/>
    <w:rsid w:val="00866CDE"/>
    <w:rsid w:val="00867270"/>
    <w:rsid w:val="0086735E"/>
    <w:rsid w:val="00867A16"/>
    <w:rsid w:val="00867BFF"/>
    <w:rsid w:val="00867FD0"/>
    <w:rsid w:val="0087040C"/>
    <w:rsid w:val="00870725"/>
    <w:rsid w:val="00870A50"/>
    <w:rsid w:val="00870F82"/>
    <w:rsid w:val="0087115D"/>
    <w:rsid w:val="00871D6C"/>
    <w:rsid w:val="00871E70"/>
    <w:rsid w:val="00871E87"/>
    <w:rsid w:val="00872460"/>
    <w:rsid w:val="00872D8E"/>
    <w:rsid w:val="00872E2B"/>
    <w:rsid w:val="00873023"/>
    <w:rsid w:val="008733A3"/>
    <w:rsid w:val="008735E6"/>
    <w:rsid w:val="00873792"/>
    <w:rsid w:val="00873E12"/>
    <w:rsid w:val="00874CFF"/>
    <w:rsid w:val="00875AF1"/>
    <w:rsid w:val="00875EAC"/>
    <w:rsid w:val="00875FA3"/>
    <w:rsid w:val="00876253"/>
    <w:rsid w:val="0087634A"/>
    <w:rsid w:val="0087662B"/>
    <w:rsid w:val="00876E35"/>
    <w:rsid w:val="00876EB7"/>
    <w:rsid w:val="00876F0D"/>
    <w:rsid w:val="008773D4"/>
    <w:rsid w:val="00877D10"/>
    <w:rsid w:val="00880149"/>
    <w:rsid w:val="008805CC"/>
    <w:rsid w:val="0088071B"/>
    <w:rsid w:val="00880720"/>
    <w:rsid w:val="00880768"/>
    <w:rsid w:val="00880F2D"/>
    <w:rsid w:val="00880F8B"/>
    <w:rsid w:val="0088138F"/>
    <w:rsid w:val="008823D6"/>
    <w:rsid w:val="0088263C"/>
    <w:rsid w:val="00882E9C"/>
    <w:rsid w:val="00882FC3"/>
    <w:rsid w:val="0088324F"/>
    <w:rsid w:val="008833EB"/>
    <w:rsid w:val="00883C6D"/>
    <w:rsid w:val="008840D0"/>
    <w:rsid w:val="008842A5"/>
    <w:rsid w:val="008843DE"/>
    <w:rsid w:val="0088452E"/>
    <w:rsid w:val="0088468A"/>
    <w:rsid w:val="00884B31"/>
    <w:rsid w:val="00884CE0"/>
    <w:rsid w:val="00884E06"/>
    <w:rsid w:val="008856D3"/>
    <w:rsid w:val="00885908"/>
    <w:rsid w:val="008860FC"/>
    <w:rsid w:val="008861F4"/>
    <w:rsid w:val="008862C1"/>
    <w:rsid w:val="00886324"/>
    <w:rsid w:val="00886809"/>
    <w:rsid w:val="008872EA"/>
    <w:rsid w:val="00887393"/>
    <w:rsid w:val="008877F1"/>
    <w:rsid w:val="00887A6F"/>
    <w:rsid w:val="00887C32"/>
    <w:rsid w:val="00887E30"/>
    <w:rsid w:val="008903BE"/>
    <w:rsid w:val="008903DD"/>
    <w:rsid w:val="00890D66"/>
    <w:rsid w:val="0089111E"/>
    <w:rsid w:val="008917B4"/>
    <w:rsid w:val="00891C2B"/>
    <w:rsid w:val="00892393"/>
    <w:rsid w:val="0089242E"/>
    <w:rsid w:val="0089249D"/>
    <w:rsid w:val="0089271D"/>
    <w:rsid w:val="00892ABE"/>
    <w:rsid w:val="00892C5F"/>
    <w:rsid w:val="00892F4A"/>
    <w:rsid w:val="0089311B"/>
    <w:rsid w:val="00893371"/>
    <w:rsid w:val="00893485"/>
    <w:rsid w:val="0089403A"/>
    <w:rsid w:val="00894CD3"/>
    <w:rsid w:val="0089592B"/>
    <w:rsid w:val="00895DD6"/>
    <w:rsid w:val="0089635B"/>
    <w:rsid w:val="00896604"/>
    <w:rsid w:val="00896645"/>
    <w:rsid w:val="00896D8C"/>
    <w:rsid w:val="00896ED5"/>
    <w:rsid w:val="00896FA3"/>
    <w:rsid w:val="0089704D"/>
    <w:rsid w:val="00897050"/>
    <w:rsid w:val="0089728A"/>
    <w:rsid w:val="0089750C"/>
    <w:rsid w:val="0089756C"/>
    <w:rsid w:val="00897899"/>
    <w:rsid w:val="008A0324"/>
    <w:rsid w:val="008A035A"/>
    <w:rsid w:val="008A0B19"/>
    <w:rsid w:val="008A0D61"/>
    <w:rsid w:val="008A103A"/>
    <w:rsid w:val="008A1550"/>
    <w:rsid w:val="008A18C7"/>
    <w:rsid w:val="008A1A32"/>
    <w:rsid w:val="008A1E86"/>
    <w:rsid w:val="008A1ECE"/>
    <w:rsid w:val="008A2A7F"/>
    <w:rsid w:val="008A3203"/>
    <w:rsid w:val="008A370A"/>
    <w:rsid w:val="008A3752"/>
    <w:rsid w:val="008A3CB9"/>
    <w:rsid w:val="008A3DA2"/>
    <w:rsid w:val="008A3F84"/>
    <w:rsid w:val="008A4DAD"/>
    <w:rsid w:val="008A4E2B"/>
    <w:rsid w:val="008A5399"/>
    <w:rsid w:val="008A5475"/>
    <w:rsid w:val="008A5C57"/>
    <w:rsid w:val="008A611C"/>
    <w:rsid w:val="008A6157"/>
    <w:rsid w:val="008A63B6"/>
    <w:rsid w:val="008A655C"/>
    <w:rsid w:val="008A6804"/>
    <w:rsid w:val="008A6C8A"/>
    <w:rsid w:val="008A6D2D"/>
    <w:rsid w:val="008A71BE"/>
    <w:rsid w:val="008A7651"/>
    <w:rsid w:val="008A790A"/>
    <w:rsid w:val="008A7CA7"/>
    <w:rsid w:val="008B00FB"/>
    <w:rsid w:val="008B00FD"/>
    <w:rsid w:val="008B08DC"/>
    <w:rsid w:val="008B0DDC"/>
    <w:rsid w:val="008B1354"/>
    <w:rsid w:val="008B157B"/>
    <w:rsid w:val="008B1635"/>
    <w:rsid w:val="008B1B84"/>
    <w:rsid w:val="008B1E97"/>
    <w:rsid w:val="008B20EE"/>
    <w:rsid w:val="008B2226"/>
    <w:rsid w:val="008B2706"/>
    <w:rsid w:val="008B2B98"/>
    <w:rsid w:val="008B2E2A"/>
    <w:rsid w:val="008B37F5"/>
    <w:rsid w:val="008B3B9A"/>
    <w:rsid w:val="008B3D5E"/>
    <w:rsid w:val="008B3EE6"/>
    <w:rsid w:val="008B4144"/>
    <w:rsid w:val="008B42BB"/>
    <w:rsid w:val="008B4633"/>
    <w:rsid w:val="008B4DE2"/>
    <w:rsid w:val="008B509D"/>
    <w:rsid w:val="008B60DD"/>
    <w:rsid w:val="008B610D"/>
    <w:rsid w:val="008B635D"/>
    <w:rsid w:val="008B6A87"/>
    <w:rsid w:val="008B6ABB"/>
    <w:rsid w:val="008B6EC8"/>
    <w:rsid w:val="008B70BE"/>
    <w:rsid w:val="008B78C2"/>
    <w:rsid w:val="008C0438"/>
    <w:rsid w:val="008C05C9"/>
    <w:rsid w:val="008C07B1"/>
    <w:rsid w:val="008C0B95"/>
    <w:rsid w:val="008C0DB5"/>
    <w:rsid w:val="008C0EDD"/>
    <w:rsid w:val="008C122C"/>
    <w:rsid w:val="008C16E3"/>
    <w:rsid w:val="008C1744"/>
    <w:rsid w:val="008C1846"/>
    <w:rsid w:val="008C1CB3"/>
    <w:rsid w:val="008C2198"/>
    <w:rsid w:val="008C21C5"/>
    <w:rsid w:val="008C2326"/>
    <w:rsid w:val="008C23E8"/>
    <w:rsid w:val="008C2A86"/>
    <w:rsid w:val="008C3993"/>
    <w:rsid w:val="008C3A8E"/>
    <w:rsid w:val="008C4685"/>
    <w:rsid w:val="008C46CF"/>
    <w:rsid w:val="008C4740"/>
    <w:rsid w:val="008C4848"/>
    <w:rsid w:val="008C4A2B"/>
    <w:rsid w:val="008C4F28"/>
    <w:rsid w:val="008C575E"/>
    <w:rsid w:val="008C59F8"/>
    <w:rsid w:val="008C648F"/>
    <w:rsid w:val="008C66CF"/>
    <w:rsid w:val="008C6A6B"/>
    <w:rsid w:val="008C6D49"/>
    <w:rsid w:val="008C71D7"/>
    <w:rsid w:val="008C7A3C"/>
    <w:rsid w:val="008C7A78"/>
    <w:rsid w:val="008C7BC9"/>
    <w:rsid w:val="008C7FD3"/>
    <w:rsid w:val="008D053E"/>
    <w:rsid w:val="008D0FC7"/>
    <w:rsid w:val="008D1022"/>
    <w:rsid w:val="008D1110"/>
    <w:rsid w:val="008D14AE"/>
    <w:rsid w:val="008D158C"/>
    <w:rsid w:val="008D1705"/>
    <w:rsid w:val="008D19C3"/>
    <w:rsid w:val="008D1AB2"/>
    <w:rsid w:val="008D1F08"/>
    <w:rsid w:val="008D212D"/>
    <w:rsid w:val="008D2141"/>
    <w:rsid w:val="008D2776"/>
    <w:rsid w:val="008D28F5"/>
    <w:rsid w:val="008D2A7A"/>
    <w:rsid w:val="008D2F98"/>
    <w:rsid w:val="008D33F4"/>
    <w:rsid w:val="008D3843"/>
    <w:rsid w:val="008D41FF"/>
    <w:rsid w:val="008D42CE"/>
    <w:rsid w:val="008D49DE"/>
    <w:rsid w:val="008D4BBC"/>
    <w:rsid w:val="008D529A"/>
    <w:rsid w:val="008D539E"/>
    <w:rsid w:val="008D5664"/>
    <w:rsid w:val="008D5A4A"/>
    <w:rsid w:val="008D5E09"/>
    <w:rsid w:val="008D64BE"/>
    <w:rsid w:val="008D6595"/>
    <w:rsid w:val="008D6932"/>
    <w:rsid w:val="008D6C54"/>
    <w:rsid w:val="008D726B"/>
    <w:rsid w:val="008D74F8"/>
    <w:rsid w:val="008D7616"/>
    <w:rsid w:val="008D76CF"/>
    <w:rsid w:val="008D7C3C"/>
    <w:rsid w:val="008D7E0E"/>
    <w:rsid w:val="008D7E6E"/>
    <w:rsid w:val="008E023D"/>
    <w:rsid w:val="008E0914"/>
    <w:rsid w:val="008E0A7C"/>
    <w:rsid w:val="008E14C5"/>
    <w:rsid w:val="008E1F31"/>
    <w:rsid w:val="008E1FF7"/>
    <w:rsid w:val="008E2073"/>
    <w:rsid w:val="008E218D"/>
    <w:rsid w:val="008E2603"/>
    <w:rsid w:val="008E306A"/>
    <w:rsid w:val="008E395D"/>
    <w:rsid w:val="008E4148"/>
    <w:rsid w:val="008E4E2E"/>
    <w:rsid w:val="008E502E"/>
    <w:rsid w:val="008E587B"/>
    <w:rsid w:val="008E5A21"/>
    <w:rsid w:val="008E66A7"/>
    <w:rsid w:val="008E69FB"/>
    <w:rsid w:val="008E6B2F"/>
    <w:rsid w:val="008E6FCE"/>
    <w:rsid w:val="008E7432"/>
    <w:rsid w:val="008E7542"/>
    <w:rsid w:val="008E75E5"/>
    <w:rsid w:val="008E7DEF"/>
    <w:rsid w:val="008F002E"/>
    <w:rsid w:val="008F0702"/>
    <w:rsid w:val="008F0C21"/>
    <w:rsid w:val="008F0C34"/>
    <w:rsid w:val="008F0D3F"/>
    <w:rsid w:val="008F2044"/>
    <w:rsid w:val="008F251F"/>
    <w:rsid w:val="008F266D"/>
    <w:rsid w:val="008F2B03"/>
    <w:rsid w:val="008F3066"/>
    <w:rsid w:val="008F3551"/>
    <w:rsid w:val="008F35B9"/>
    <w:rsid w:val="008F388D"/>
    <w:rsid w:val="008F3C61"/>
    <w:rsid w:val="008F3D45"/>
    <w:rsid w:val="008F3FA6"/>
    <w:rsid w:val="008F430F"/>
    <w:rsid w:val="008F4368"/>
    <w:rsid w:val="008F48CC"/>
    <w:rsid w:val="008F50FC"/>
    <w:rsid w:val="008F51BE"/>
    <w:rsid w:val="008F5498"/>
    <w:rsid w:val="008F64A0"/>
    <w:rsid w:val="008F67FA"/>
    <w:rsid w:val="008F6DD2"/>
    <w:rsid w:val="008F6F57"/>
    <w:rsid w:val="008F707B"/>
    <w:rsid w:val="008F72D1"/>
    <w:rsid w:val="008F73CB"/>
    <w:rsid w:val="008F7422"/>
    <w:rsid w:val="008F7737"/>
    <w:rsid w:val="008F7CF0"/>
    <w:rsid w:val="0090049D"/>
    <w:rsid w:val="00900829"/>
    <w:rsid w:val="00900967"/>
    <w:rsid w:val="00900D32"/>
    <w:rsid w:val="00901EFF"/>
    <w:rsid w:val="00901F2D"/>
    <w:rsid w:val="00902422"/>
    <w:rsid w:val="00902AA5"/>
    <w:rsid w:val="00902CE4"/>
    <w:rsid w:val="00902D7D"/>
    <w:rsid w:val="00903028"/>
    <w:rsid w:val="00903397"/>
    <w:rsid w:val="00903899"/>
    <w:rsid w:val="00903A0B"/>
    <w:rsid w:val="00903AEE"/>
    <w:rsid w:val="00903C9C"/>
    <w:rsid w:val="00903D5A"/>
    <w:rsid w:val="00904858"/>
    <w:rsid w:val="00904886"/>
    <w:rsid w:val="009048E7"/>
    <w:rsid w:val="009050B4"/>
    <w:rsid w:val="009056F8"/>
    <w:rsid w:val="00905760"/>
    <w:rsid w:val="00906255"/>
    <w:rsid w:val="0090652B"/>
    <w:rsid w:val="009069EF"/>
    <w:rsid w:val="00906BCB"/>
    <w:rsid w:val="00906C3A"/>
    <w:rsid w:val="00907511"/>
    <w:rsid w:val="00907D2D"/>
    <w:rsid w:val="00907D6E"/>
    <w:rsid w:val="00910260"/>
    <w:rsid w:val="0091051D"/>
    <w:rsid w:val="00910933"/>
    <w:rsid w:val="00910953"/>
    <w:rsid w:val="00910CA1"/>
    <w:rsid w:val="00910CE7"/>
    <w:rsid w:val="0091148D"/>
    <w:rsid w:val="009114E7"/>
    <w:rsid w:val="00911A1B"/>
    <w:rsid w:val="009130CC"/>
    <w:rsid w:val="0091372C"/>
    <w:rsid w:val="00913C86"/>
    <w:rsid w:val="009141B3"/>
    <w:rsid w:val="00914591"/>
    <w:rsid w:val="00914AEB"/>
    <w:rsid w:val="009150A9"/>
    <w:rsid w:val="009156FD"/>
    <w:rsid w:val="0091592F"/>
    <w:rsid w:val="0091614C"/>
    <w:rsid w:val="00916937"/>
    <w:rsid w:val="00916E45"/>
    <w:rsid w:val="00917134"/>
    <w:rsid w:val="0091718E"/>
    <w:rsid w:val="009171E0"/>
    <w:rsid w:val="009173D7"/>
    <w:rsid w:val="009179D8"/>
    <w:rsid w:val="00920264"/>
    <w:rsid w:val="00920CC5"/>
    <w:rsid w:val="0092104D"/>
    <w:rsid w:val="009213A1"/>
    <w:rsid w:val="00921875"/>
    <w:rsid w:val="00922844"/>
    <w:rsid w:val="00923966"/>
    <w:rsid w:val="00923C35"/>
    <w:rsid w:val="00923E78"/>
    <w:rsid w:val="00923EDB"/>
    <w:rsid w:val="009244A6"/>
    <w:rsid w:val="0092476D"/>
    <w:rsid w:val="00924836"/>
    <w:rsid w:val="00924BD3"/>
    <w:rsid w:val="00924BF5"/>
    <w:rsid w:val="00924CA6"/>
    <w:rsid w:val="00924E5E"/>
    <w:rsid w:val="00925095"/>
    <w:rsid w:val="00925108"/>
    <w:rsid w:val="0092578C"/>
    <w:rsid w:val="00925D91"/>
    <w:rsid w:val="00926034"/>
    <w:rsid w:val="009260C2"/>
    <w:rsid w:val="0092673F"/>
    <w:rsid w:val="0092677F"/>
    <w:rsid w:val="00926BD2"/>
    <w:rsid w:val="00926E37"/>
    <w:rsid w:val="00926EE8"/>
    <w:rsid w:val="009271A7"/>
    <w:rsid w:val="009276A8"/>
    <w:rsid w:val="00927DEB"/>
    <w:rsid w:val="00927FD1"/>
    <w:rsid w:val="0093004C"/>
    <w:rsid w:val="00930395"/>
    <w:rsid w:val="00930927"/>
    <w:rsid w:val="00930D3C"/>
    <w:rsid w:val="00930DA0"/>
    <w:rsid w:val="00930F37"/>
    <w:rsid w:val="00930FD3"/>
    <w:rsid w:val="0093159E"/>
    <w:rsid w:val="00931B5B"/>
    <w:rsid w:val="00931FD2"/>
    <w:rsid w:val="009320C8"/>
    <w:rsid w:val="00932A6B"/>
    <w:rsid w:val="00932CB1"/>
    <w:rsid w:val="009330DA"/>
    <w:rsid w:val="009337F4"/>
    <w:rsid w:val="00933920"/>
    <w:rsid w:val="009339A6"/>
    <w:rsid w:val="00933A3A"/>
    <w:rsid w:val="00934136"/>
    <w:rsid w:val="0093413E"/>
    <w:rsid w:val="0093481D"/>
    <w:rsid w:val="00934AD0"/>
    <w:rsid w:val="00934BD5"/>
    <w:rsid w:val="009350E1"/>
    <w:rsid w:val="009359FF"/>
    <w:rsid w:val="00935BDF"/>
    <w:rsid w:val="00935FCA"/>
    <w:rsid w:val="00935FD7"/>
    <w:rsid w:val="009364C2"/>
    <w:rsid w:val="00936E7B"/>
    <w:rsid w:val="00937350"/>
    <w:rsid w:val="0093739D"/>
    <w:rsid w:val="0093786A"/>
    <w:rsid w:val="00937A67"/>
    <w:rsid w:val="00937E98"/>
    <w:rsid w:val="00940242"/>
    <w:rsid w:val="0094047A"/>
    <w:rsid w:val="0094079F"/>
    <w:rsid w:val="00940DF0"/>
    <w:rsid w:val="00941054"/>
    <w:rsid w:val="009418F5"/>
    <w:rsid w:val="00941DB3"/>
    <w:rsid w:val="00941ECE"/>
    <w:rsid w:val="00942041"/>
    <w:rsid w:val="009422AA"/>
    <w:rsid w:val="00942362"/>
    <w:rsid w:val="0094244F"/>
    <w:rsid w:val="0094289F"/>
    <w:rsid w:val="009428EB"/>
    <w:rsid w:val="00942F78"/>
    <w:rsid w:val="00942FCD"/>
    <w:rsid w:val="009434D5"/>
    <w:rsid w:val="0094351A"/>
    <w:rsid w:val="00943A79"/>
    <w:rsid w:val="009444D1"/>
    <w:rsid w:val="00944D75"/>
    <w:rsid w:val="00945606"/>
    <w:rsid w:val="0094561D"/>
    <w:rsid w:val="00945B73"/>
    <w:rsid w:val="00946683"/>
    <w:rsid w:val="00946B28"/>
    <w:rsid w:val="00946BAC"/>
    <w:rsid w:val="00946F63"/>
    <w:rsid w:val="0094711D"/>
    <w:rsid w:val="00947EAA"/>
    <w:rsid w:val="009502D8"/>
    <w:rsid w:val="0095032D"/>
    <w:rsid w:val="00950348"/>
    <w:rsid w:val="00950905"/>
    <w:rsid w:val="00950A98"/>
    <w:rsid w:val="00950C23"/>
    <w:rsid w:val="00951186"/>
    <w:rsid w:val="00951D54"/>
    <w:rsid w:val="00951E34"/>
    <w:rsid w:val="00952741"/>
    <w:rsid w:val="00952962"/>
    <w:rsid w:val="00952B0D"/>
    <w:rsid w:val="00952E4D"/>
    <w:rsid w:val="009536BA"/>
    <w:rsid w:val="009542F9"/>
    <w:rsid w:val="0095438A"/>
    <w:rsid w:val="00954718"/>
    <w:rsid w:val="009549F0"/>
    <w:rsid w:val="009553FF"/>
    <w:rsid w:val="0095546C"/>
    <w:rsid w:val="0095567C"/>
    <w:rsid w:val="00955AB3"/>
    <w:rsid w:val="00955BC8"/>
    <w:rsid w:val="009560BC"/>
    <w:rsid w:val="009564B1"/>
    <w:rsid w:val="00957167"/>
    <w:rsid w:val="0095794C"/>
    <w:rsid w:val="00960017"/>
    <w:rsid w:val="0096005A"/>
    <w:rsid w:val="009602D2"/>
    <w:rsid w:val="00960300"/>
    <w:rsid w:val="00960892"/>
    <w:rsid w:val="00960C9B"/>
    <w:rsid w:val="00960FED"/>
    <w:rsid w:val="0096114B"/>
    <w:rsid w:val="00961971"/>
    <w:rsid w:val="00961D47"/>
    <w:rsid w:val="00961D93"/>
    <w:rsid w:val="0096205C"/>
    <w:rsid w:val="009626B7"/>
    <w:rsid w:val="009626F8"/>
    <w:rsid w:val="00962927"/>
    <w:rsid w:val="00962960"/>
    <w:rsid w:val="00962E5F"/>
    <w:rsid w:val="00963001"/>
    <w:rsid w:val="00963348"/>
    <w:rsid w:val="009633E6"/>
    <w:rsid w:val="0096497B"/>
    <w:rsid w:val="00964CE0"/>
    <w:rsid w:val="00964D48"/>
    <w:rsid w:val="0096544F"/>
    <w:rsid w:val="0096552F"/>
    <w:rsid w:val="00965CD0"/>
    <w:rsid w:val="00965E6C"/>
    <w:rsid w:val="009660B3"/>
    <w:rsid w:val="00966178"/>
    <w:rsid w:val="00966183"/>
    <w:rsid w:val="009664AB"/>
    <w:rsid w:val="009666B0"/>
    <w:rsid w:val="0096758D"/>
    <w:rsid w:val="00967682"/>
    <w:rsid w:val="0096769A"/>
    <w:rsid w:val="009678EA"/>
    <w:rsid w:val="00967AF3"/>
    <w:rsid w:val="00967E5F"/>
    <w:rsid w:val="0097047A"/>
    <w:rsid w:val="0097087D"/>
    <w:rsid w:val="0097102E"/>
    <w:rsid w:val="0097139B"/>
    <w:rsid w:val="00971A8F"/>
    <w:rsid w:val="00972829"/>
    <w:rsid w:val="00972E2A"/>
    <w:rsid w:val="00972F81"/>
    <w:rsid w:val="00973431"/>
    <w:rsid w:val="00973684"/>
    <w:rsid w:val="00973A8A"/>
    <w:rsid w:val="009744EA"/>
    <w:rsid w:val="009744FF"/>
    <w:rsid w:val="00974E65"/>
    <w:rsid w:val="00974F20"/>
    <w:rsid w:val="00975347"/>
    <w:rsid w:val="0097550A"/>
    <w:rsid w:val="00975738"/>
    <w:rsid w:val="0097585C"/>
    <w:rsid w:val="00975D51"/>
    <w:rsid w:val="00976203"/>
    <w:rsid w:val="009764BB"/>
    <w:rsid w:val="00976755"/>
    <w:rsid w:val="00976D99"/>
    <w:rsid w:val="00976E04"/>
    <w:rsid w:val="00976E27"/>
    <w:rsid w:val="00976F87"/>
    <w:rsid w:val="009770E3"/>
    <w:rsid w:val="00977564"/>
    <w:rsid w:val="0097793D"/>
    <w:rsid w:val="00977FAD"/>
    <w:rsid w:val="00980065"/>
    <w:rsid w:val="00980335"/>
    <w:rsid w:val="0098065D"/>
    <w:rsid w:val="0098073D"/>
    <w:rsid w:val="00980755"/>
    <w:rsid w:val="009808B9"/>
    <w:rsid w:val="00980964"/>
    <w:rsid w:val="00980A43"/>
    <w:rsid w:val="0098116C"/>
    <w:rsid w:val="009819B6"/>
    <w:rsid w:val="00981C2A"/>
    <w:rsid w:val="00981F63"/>
    <w:rsid w:val="009821D9"/>
    <w:rsid w:val="00982843"/>
    <w:rsid w:val="00982BA2"/>
    <w:rsid w:val="00982D52"/>
    <w:rsid w:val="00982E89"/>
    <w:rsid w:val="0098304D"/>
    <w:rsid w:val="0098365C"/>
    <w:rsid w:val="0098386B"/>
    <w:rsid w:val="00983908"/>
    <w:rsid w:val="00983C40"/>
    <w:rsid w:val="00983CB9"/>
    <w:rsid w:val="00984710"/>
    <w:rsid w:val="00985335"/>
    <w:rsid w:val="009854D1"/>
    <w:rsid w:val="00985F32"/>
    <w:rsid w:val="00986B69"/>
    <w:rsid w:val="00986B9C"/>
    <w:rsid w:val="00987688"/>
    <w:rsid w:val="00987993"/>
    <w:rsid w:val="0099091F"/>
    <w:rsid w:val="00990E19"/>
    <w:rsid w:val="009910AE"/>
    <w:rsid w:val="00991457"/>
    <w:rsid w:val="0099145C"/>
    <w:rsid w:val="009915D5"/>
    <w:rsid w:val="0099183B"/>
    <w:rsid w:val="009920F7"/>
    <w:rsid w:val="0099244B"/>
    <w:rsid w:val="0099278D"/>
    <w:rsid w:val="009927ED"/>
    <w:rsid w:val="0099281F"/>
    <w:rsid w:val="00992A9B"/>
    <w:rsid w:val="00993A38"/>
    <w:rsid w:val="00993C0B"/>
    <w:rsid w:val="00993D90"/>
    <w:rsid w:val="00994692"/>
    <w:rsid w:val="00994B4D"/>
    <w:rsid w:val="00995160"/>
    <w:rsid w:val="00995810"/>
    <w:rsid w:val="00995CCC"/>
    <w:rsid w:val="00996076"/>
    <w:rsid w:val="009965AB"/>
    <w:rsid w:val="00996751"/>
    <w:rsid w:val="009967F4"/>
    <w:rsid w:val="00996B24"/>
    <w:rsid w:val="00996B38"/>
    <w:rsid w:val="00996B9C"/>
    <w:rsid w:val="00996D5C"/>
    <w:rsid w:val="00996E48"/>
    <w:rsid w:val="00997065"/>
    <w:rsid w:val="009974FB"/>
    <w:rsid w:val="009A0165"/>
    <w:rsid w:val="009A04B0"/>
    <w:rsid w:val="009A1F3B"/>
    <w:rsid w:val="009A2036"/>
    <w:rsid w:val="009A20A0"/>
    <w:rsid w:val="009A2ABB"/>
    <w:rsid w:val="009A2ACB"/>
    <w:rsid w:val="009A2C48"/>
    <w:rsid w:val="009A2DCB"/>
    <w:rsid w:val="009A3C3C"/>
    <w:rsid w:val="009A4160"/>
    <w:rsid w:val="009A4180"/>
    <w:rsid w:val="009A47A1"/>
    <w:rsid w:val="009A4808"/>
    <w:rsid w:val="009A4AE0"/>
    <w:rsid w:val="009A4D71"/>
    <w:rsid w:val="009A58DF"/>
    <w:rsid w:val="009A5A10"/>
    <w:rsid w:val="009A5C09"/>
    <w:rsid w:val="009A61BB"/>
    <w:rsid w:val="009A6977"/>
    <w:rsid w:val="009A699A"/>
    <w:rsid w:val="009A6D51"/>
    <w:rsid w:val="009A7293"/>
    <w:rsid w:val="009B0B39"/>
    <w:rsid w:val="009B0D04"/>
    <w:rsid w:val="009B0D6A"/>
    <w:rsid w:val="009B1145"/>
    <w:rsid w:val="009B179F"/>
    <w:rsid w:val="009B2123"/>
    <w:rsid w:val="009B2257"/>
    <w:rsid w:val="009B302D"/>
    <w:rsid w:val="009B31E4"/>
    <w:rsid w:val="009B338C"/>
    <w:rsid w:val="009B3B06"/>
    <w:rsid w:val="009B3C03"/>
    <w:rsid w:val="009B3E04"/>
    <w:rsid w:val="009B44D6"/>
    <w:rsid w:val="009B468C"/>
    <w:rsid w:val="009B46E4"/>
    <w:rsid w:val="009B4B6E"/>
    <w:rsid w:val="009B59E6"/>
    <w:rsid w:val="009B5AD4"/>
    <w:rsid w:val="009B6216"/>
    <w:rsid w:val="009B6623"/>
    <w:rsid w:val="009B6E3E"/>
    <w:rsid w:val="009B6FE0"/>
    <w:rsid w:val="009B7BD8"/>
    <w:rsid w:val="009C0364"/>
    <w:rsid w:val="009C08A8"/>
    <w:rsid w:val="009C08DF"/>
    <w:rsid w:val="009C14AF"/>
    <w:rsid w:val="009C178B"/>
    <w:rsid w:val="009C1DE1"/>
    <w:rsid w:val="009C1E5E"/>
    <w:rsid w:val="009C1E8D"/>
    <w:rsid w:val="009C238D"/>
    <w:rsid w:val="009C252B"/>
    <w:rsid w:val="009C2B14"/>
    <w:rsid w:val="009C2DD8"/>
    <w:rsid w:val="009C3409"/>
    <w:rsid w:val="009C3796"/>
    <w:rsid w:val="009C3A51"/>
    <w:rsid w:val="009C3FB7"/>
    <w:rsid w:val="009C417E"/>
    <w:rsid w:val="009C43BF"/>
    <w:rsid w:val="009C45BF"/>
    <w:rsid w:val="009C4BA0"/>
    <w:rsid w:val="009C4F9E"/>
    <w:rsid w:val="009C52D1"/>
    <w:rsid w:val="009C5670"/>
    <w:rsid w:val="009C56EC"/>
    <w:rsid w:val="009C586B"/>
    <w:rsid w:val="009C6128"/>
    <w:rsid w:val="009C6729"/>
    <w:rsid w:val="009C6978"/>
    <w:rsid w:val="009C6A7A"/>
    <w:rsid w:val="009C73C2"/>
    <w:rsid w:val="009C7579"/>
    <w:rsid w:val="009D043B"/>
    <w:rsid w:val="009D0656"/>
    <w:rsid w:val="009D08A4"/>
    <w:rsid w:val="009D0C45"/>
    <w:rsid w:val="009D0E71"/>
    <w:rsid w:val="009D128A"/>
    <w:rsid w:val="009D1605"/>
    <w:rsid w:val="009D19F8"/>
    <w:rsid w:val="009D2223"/>
    <w:rsid w:val="009D27DB"/>
    <w:rsid w:val="009D2950"/>
    <w:rsid w:val="009D2BFF"/>
    <w:rsid w:val="009D3245"/>
    <w:rsid w:val="009D366A"/>
    <w:rsid w:val="009D38AB"/>
    <w:rsid w:val="009D3B31"/>
    <w:rsid w:val="009D3E96"/>
    <w:rsid w:val="009D4002"/>
    <w:rsid w:val="009D416D"/>
    <w:rsid w:val="009D4201"/>
    <w:rsid w:val="009D4604"/>
    <w:rsid w:val="009D4AAA"/>
    <w:rsid w:val="009D4C08"/>
    <w:rsid w:val="009D4D9B"/>
    <w:rsid w:val="009D524F"/>
    <w:rsid w:val="009D5293"/>
    <w:rsid w:val="009D55DD"/>
    <w:rsid w:val="009D5FD4"/>
    <w:rsid w:val="009D61C4"/>
    <w:rsid w:val="009D67C4"/>
    <w:rsid w:val="009D6966"/>
    <w:rsid w:val="009D6B7F"/>
    <w:rsid w:val="009D6D4F"/>
    <w:rsid w:val="009D6DD6"/>
    <w:rsid w:val="009D73F1"/>
    <w:rsid w:val="009D7481"/>
    <w:rsid w:val="009D7A45"/>
    <w:rsid w:val="009E012B"/>
    <w:rsid w:val="009E05C6"/>
    <w:rsid w:val="009E0881"/>
    <w:rsid w:val="009E1019"/>
    <w:rsid w:val="009E18CB"/>
    <w:rsid w:val="009E200C"/>
    <w:rsid w:val="009E25C7"/>
    <w:rsid w:val="009E27CC"/>
    <w:rsid w:val="009E2C73"/>
    <w:rsid w:val="009E2E85"/>
    <w:rsid w:val="009E31CF"/>
    <w:rsid w:val="009E37DC"/>
    <w:rsid w:val="009E3A0B"/>
    <w:rsid w:val="009E3C1F"/>
    <w:rsid w:val="009E4266"/>
    <w:rsid w:val="009E46A8"/>
    <w:rsid w:val="009E4C10"/>
    <w:rsid w:val="009E4D1D"/>
    <w:rsid w:val="009E4DA5"/>
    <w:rsid w:val="009E5281"/>
    <w:rsid w:val="009E53A1"/>
    <w:rsid w:val="009E545E"/>
    <w:rsid w:val="009E586F"/>
    <w:rsid w:val="009E5882"/>
    <w:rsid w:val="009E59B1"/>
    <w:rsid w:val="009E5A64"/>
    <w:rsid w:val="009E5F44"/>
    <w:rsid w:val="009E6090"/>
    <w:rsid w:val="009E6B09"/>
    <w:rsid w:val="009E6BED"/>
    <w:rsid w:val="009E6C08"/>
    <w:rsid w:val="009E6CA0"/>
    <w:rsid w:val="009E6E95"/>
    <w:rsid w:val="009E6F15"/>
    <w:rsid w:val="009E70BB"/>
    <w:rsid w:val="009E7CB5"/>
    <w:rsid w:val="009E7DF5"/>
    <w:rsid w:val="009F0142"/>
    <w:rsid w:val="009F0220"/>
    <w:rsid w:val="009F0632"/>
    <w:rsid w:val="009F08FF"/>
    <w:rsid w:val="009F1176"/>
    <w:rsid w:val="009F15EE"/>
    <w:rsid w:val="009F1C5C"/>
    <w:rsid w:val="009F1F5B"/>
    <w:rsid w:val="009F1F7D"/>
    <w:rsid w:val="009F2031"/>
    <w:rsid w:val="009F2182"/>
    <w:rsid w:val="009F25D6"/>
    <w:rsid w:val="009F26BD"/>
    <w:rsid w:val="009F2FE8"/>
    <w:rsid w:val="009F3365"/>
    <w:rsid w:val="009F37FD"/>
    <w:rsid w:val="009F3982"/>
    <w:rsid w:val="009F4018"/>
    <w:rsid w:val="009F449D"/>
    <w:rsid w:val="009F45F2"/>
    <w:rsid w:val="009F4F14"/>
    <w:rsid w:val="009F4FB5"/>
    <w:rsid w:val="009F5168"/>
    <w:rsid w:val="009F52EF"/>
    <w:rsid w:val="009F543E"/>
    <w:rsid w:val="009F5A31"/>
    <w:rsid w:val="009F5A8C"/>
    <w:rsid w:val="009F64C6"/>
    <w:rsid w:val="009F64F2"/>
    <w:rsid w:val="009F67E5"/>
    <w:rsid w:val="009F68A2"/>
    <w:rsid w:val="009F7C77"/>
    <w:rsid w:val="00A00037"/>
    <w:rsid w:val="00A00076"/>
    <w:rsid w:val="00A0150B"/>
    <w:rsid w:val="00A01E58"/>
    <w:rsid w:val="00A022E0"/>
    <w:rsid w:val="00A02316"/>
    <w:rsid w:val="00A0231B"/>
    <w:rsid w:val="00A02AB3"/>
    <w:rsid w:val="00A0356A"/>
    <w:rsid w:val="00A03843"/>
    <w:rsid w:val="00A03B2B"/>
    <w:rsid w:val="00A03CDD"/>
    <w:rsid w:val="00A049B5"/>
    <w:rsid w:val="00A04AC7"/>
    <w:rsid w:val="00A04F92"/>
    <w:rsid w:val="00A05015"/>
    <w:rsid w:val="00A0544F"/>
    <w:rsid w:val="00A05456"/>
    <w:rsid w:val="00A0566D"/>
    <w:rsid w:val="00A056F4"/>
    <w:rsid w:val="00A05708"/>
    <w:rsid w:val="00A05795"/>
    <w:rsid w:val="00A0639D"/>
    <w:rsid w:val="00A063B5"/>
    <w:rsid w:val="00A068E8"/>
    <w:rsid w:val="00A069B7"/>
    <w:rsid w:val="00A06BCB"/>
    <w:rsid w:val="00A06D71"/>
    <w:rsid w:val="00A06E8D"/>
    <w:rsid w:val="00A0733D"/>
    <w:rsid w:val="00A0738B"/>
    <w:rsid w:val="00A0786B"/>
    <w:rsid w:val="00A07A23"/>
    <w:rsid w:val="00A07AA9"/>
    <w:rsid w:val="00A07D35"/>
    <w:rsid w:val="00A1028A"/>
    <w:rsid w:val="00A103F1"/>
    <w:rsid w:val="00A10493"/>
    <w:rsid w:val="00A10655"/>
    <w:rsid w:val="00A10873"/>
    <w:rsid w:val="00A10AC2"/>
    <w:rsid w:val="00A11429"/>
    <w:rsid w:val="00A11613"/>
    <w:rsid w:val="00A11764"/>
    <w:rsid w:val="00A11B04"/>
    <w:rsid w:val="00A11E35"/>
    <w:rsid w:val="00A11FBC"/>
    <w:rsid w:val="00A121A4"/>
    <w:rsid w:val="00A124C2"/>
    <w:rsid w:val="00A125FC"/>
    <w:rsid w:val="00A12AC5"/>
    <w:rsid w:val="00A12E1F"/>
    <w:rsid w:val="00A12EEB"/>
    <w:rsid w:val="00A13241"/>
    <w:rsid w:val="00A1344B"/>
    <w:rsid w:val="00A13FD3"/>
    <w:rsid w:val="00A14250"/>
    <w:rsid w:val="00A143E6"/>
    <w:rsid w:val="00A14409"/>
    <w:rsid w:val="00A1443B"/>
    <w:rsid w:val="00A144AA"/>
    <w:rsid w:val="00A144E1"/>
    <w:rsid w:val="00A145B5"/>
    <w:rsid w:val="00A15519"/>
    <w:rsid w:val="00A15A84"/>
    <w:rsid w:val="00A16330"/>
    <w:rsid w:val="00A164D2"/>
    <w:rsid w:val="00A16706"/>
    <w:rsid w:val="00A16BE8"/>
    <w:rsid w:val="00A16C24"/>
    <w:rsid w:val="00A16E18"/>
    <w:rsid w:val="00A178F8"/>
    <w:rsid w:val="00A17B45"/>
    <w:rsid w:val="00A17B64"/>
    <w:rsid w:val="00A20476"/>
    <w:rsid w:val="00A20489"/>
    <w:rsid w:val="00A2068D"/>
    <w:rsid w:val="00A21685"/>
    <w:rsid w:val="00A219B8"/>
    <w:rsid w:val="00A21D87"/>
    <w:rsid w:val="00A21DE8"/>
    <w:rsid w:val="00A22000"/>
    <w:rsid w:val="00A22023"/>
    <w:rsid w:val="00A22398"/>
    <w:rsid w:val="00A22AA7"/>
    <w:rsid w:val="00A22B93"/>
    <w:rsid w:val="00A22C54"/>
    <w:rsid w:val="00A23402"/>
    <w:rsid w:val="00A23776"/>
    <w:rsid w:val="00A239DA"/>
    <w:rsid w:val="00A23ABA"/>
    <w:rsid w:val="00A23C5C"/>
    <w:rsid w:val="00A241D4"/>
    <w:rsid w:val="00A24233"/>
    <w:rsid w:val="00A24287"/>
    <w:rsid w:val="00A249A0"/>
    <w:rsid w:val="00A24E23"/>
    <w:rsid w:val="00A254BB"/>
    <w:rsid w:val="00A255AC"/>
    <w:rsid w:val="00A270A4"/>
    <w:rsid w:val="00A2759E"/>
    <w:rsid w:val="00A278FF"/>
    <w:rsid w:val="00A27A0E"/>
    <w:rsid w:val="00A303A3"/>
    <w:rsid w:val="00A304E7"/>
    <w:rsid w:val="00A305D4"/>
    <w:rsid w:val="00A30CD7"/>
    <w:rsid w:val="00A30EB8"/>
    <w:rsid w:val="00A31996"/>
    <w:rsid w:val="00A319B0"/>
    <w:rsid w:val="00A31C0B"/>
    <w:rsid w:val="00A323A3"/>
    <w:rsid w:val="00A3251A"/>
    <w:rsid w:val="00A32596"/>
    <w:rsid w:val="00A327BD"/>
    <w:rsid w:val="00A332B6"/>
    <w:rsid w:val="00A33B9F"/>
    <w:rsid w:val="00A33C51"/>
    <w:rsid w:val="00A33F67"/>
    <w:rsid w:val="00A340AA"/>
    <w:rsid w:val="00A341FD"/>
    <w:rsid w:val="00A34360"/>
    <w:rsid w:val="00A34A2E"/>
    <w:rsid w:val="00A34AAC"/>
    <w:rsid w:val="00A35CC4"/>
    <w:rsid w:val="00A35FB2"/>
    <w:rsid w:val="00A3601D"/>
    <w:rsid w:val="00A3710B"/>
    <w:rsid w:val="00A3726E"/>
    <w:rsid w:val="00A37E9D"/>
    <w:rsid w:val="00A4012D"/>
    <w:rsid w:val="00A404EC"/>
    <w:rsid w:val="00A40649"/>
    <w:rsid w:val="00A406F8"/>
    <w:rsid w:val="00A40793"/>
    <w:rsid w:val="00A408F1"/>
    <w:rsid w:val="00A4095A"/>
    <w:rsid w:val="00A409F3"/>
    <w:rsid w:val="00A40C31"/>
    <w:rsid w:val="00A414F2"/>
    <w:rsid w:val="00A41D20"/>
    <w:rsid w:val="00A4211D"/>
    <w:rsid w:val="00A424BA"/>
    <w:rsid w:val="00A42864"/>
    <w:rsid w:val="00A429A4"/>
    <w:rsid w:val="00A42A20"/>
    <w:rsid w:val="00A43249"/>
    <w:rsid w:val="00A436D6"/>
    <w:rsid w:val="00A43F05"/>
    <w:rsid w:val="00A4463D"/>
    <w:rsid w:val="00A44D91"/>
    <w:rsid w:val="00A44EF0"/>
    <w:rsid w:val="00A44F22"/>
    <w:rsid w:val="00A452F6"/>
    <w:rsid w:val="00A455EE"/>
    <w:rsid w:val="00A4565A"/>
    <w:rsid w:val="00A45F7C"/>
    <w:rsid w:val="00A46119"/>
    <w:rsid w:val="00A4612F"/>
    <w:rsid w:val="00A463B4"/>
    <w:rsid w:val="00A465C5"/>
    <w:rsid w:val="00A46D59"/>
    <w:rsid w:val="00A46F6D"/>
    <w:rsid w:val="00A47148"/>
    <w:rsid w:val="00A507AF"/>
    <w:rsid w:val="00A50E6A"/>
    <w:rsid w:val="00A5122C"/>
    <w:rsid w:val="00A517CD"/>
    <w:rsid w:val="00A517ED"/>
    <w:rsid w:val="00A51998"/>
    <w:rsid w:val="00A51F45"/>
    <w:rsid w:val="00A521B5"/>
    <w:rsid w:val="00A5222B"/>
    <w:rsid w:val="00A524C3"/>
    <w:rsid w:val="00A524EC"/>
    <w:rsid w:val="00A525D7"/>
    <w:rsid w:val="00A52A1C"/>
    <w:rsid w:val="00A52B9A"/>
    <w:rsid w:val="00A52ED3"/>
    <w:rsid w:val="00A52F67"/>
    <w:rsid w:val="00A530DE"/>
    <w:rsid w:val="00A53AD8"/>
    <w:rsid w:val="00A53BE0"/>
    <w:rsid w:val="00A53E66"/>
    <w:rsid w:val="00A542B1"/>
    <w:rsid w:val="00A54867"/>
    <w:rsid w:val="00A54BF5"/>
    <w:rsid w:val="00A54D6E"/>
    <w:rsid w:val="00A551D1"/>
    <w:rsid w:val="00A5567D"/>
    <w:rsid w:val="00A55837"/>
    <w:rsid w:val="00A558BD"/>
    <w:rsid w:val="00A55A96"/>
    <w:rsid w:val="00A55DB0"/>
    <w:rsid w:val="00A564DD"/>
    <w:rsid w:val="00A57946"/>
    <w:rsid w:val="00A57A26"/>
    <w:rsid w:val="00A57DFD"/>
    <w:rsid w:val="00A57E66"/>
    <w:rsid w:val="00A57ED3"/>
    <w:rsid w:val="00A60832"/>
    <w:rsid w:val="00A6120F"/>
    <w:rsid w:val="00A6146A"/>
    <w:rsid w:val="00A6197A"/>
    <w:rsid w:val="00A61BF0"/>
    <w:rsid w:val="00A61F56"/>
    <w:rsid w:val="00A62175"/>
    <w:rsid w:val="00A62335"/>
    <w:rsid w:val="00A624EB"/>
    <w:rsid w:val="00A62750"/>
    <w:rsid w:val="00A634D8"/>
    <w:rsid w:val="00A63537"/>
    <w:rsid w:val="00A636FD"/>
    <w:rsid w:val="00A63C0E"/>
    <w:rsid w:val="00A63E58"/>
    <w:rsid w:val="00A64071"/>
    <w:rsid w:val="00A64EAB"/>
    <w:rsid w:val="00A65531"/>
    <w:rsid w:val="00A65A69"/>
    <w:rsid w:val="00A65C28"/>
    <w:rsid w:val="00A66723"/>
    <w:rsid w:val="00A66765"/>
    <w:rsid w:val="00A66799"/>
    <w:rsid w:val="00A6688F"/>
    <w:rsid w:val="00A66D8D"/>
    <w:rsid w:val="00A66E92"/>
    <w:rsid w:val="00A67277"/>
    <w:rsid w:val="00A67496"/>
    <w:rsid w:val="00A67AC3"/>
    <w:rsid w:val="00A70873"/>
    <w:rsid w:val="00A70D26"/>
    <w:rsid w:val="00A70E3A"/>
    <w:rsid w:val="00A7107C"/>
    <w:rsid w:val="00A71311"/>
    <w:rsid w:val="00A717AB"/>
    <w:rsid w:val="00A719F8"/>
    <w:rsid w:val="00A72C6F"/>
    <w:rsid w:val="00A735D1"/>
    <w:rsid w:val="00A737B1"/>
    <w:rsid w:val="00A737C7"/>
    <w:rsid w:val="00A73B2B"/>
    <w:rsid w:val="00A74491"/>
    <w:rsid w:val="00A74770"/>
    <w:rsid w:val="00A74CA8"/>
    <w:rsid w:val="00A74D9A"/>
    <w:rsid w:val="00A75213"/>
    <w:rsid w:val="00A7583B"/>
    <w:rsid w:val="00A75D75"/>
    <w:rsid w:val="00A768A0"/>
    <w:rsid w:val="00A768A5"/>
    <w:rsid w:val="00A76EBA"/>
    <w:rsid w:val="00A76F39"/>
    <w:rsid w:val="00A76F7E"/>
    <w:rsid w:val="00A77625"/>
    <w:rsid w:val="00A777D2"/>
    <w:rsid w:val="00A77956"/>
    <w:rsid w:val="00A779A0"/>
    <w:rsid w:val="00A77ED4"/>
    <w:rsid w:val="00A80171"/>
    <w:rsid w:val="00A80219"/>
    <w:rsid w:val="00A80241"/>
    <w:rsid w:val="00A80308"/>
    <w:rsid w:val="00A8093A"/>
    <w:rsid w:val="00A80B78"/>
    <w:rsid w:val="00A80BC7"/>
    <w:rsid w:val="00A81078"/>
    <w:rsid w:val="00A813CD"/>
    <w:rsid w:val="00A81AD8"/>
    <w:rsid w:val="00A81EA8"/>
    <w:rsid w:val="00A822E3"/>
    <w:rsid w:val="00A8260F"/>
    <w:rsid w:val="00A82671"/>
    <w:rsid w:val="00A828AB"/>
    <w:rsid w:val="00A82903"/>
    <w:rsid w:val="00A832B6"/>
    <w:rsid w:val="00A83A22"/>
    <w:rsid w:val="00A83CAC"/>
    <w:rsid w:val="00A84A2A"/>
    <w:rsid w:val="00A84BB4"/>
    <w:rsid w:val="00A84F19"/>
    <w:rsid w:val="00A856CB"/>
    <w:rsid w:val="00A85D35"/>
    <w:rsid w:val="00A8661A"/>
    <w:rsid w:val="00A86ECF"/>
    <w:rsid w:val="00A87047"/>
    <w:rsid w:val="00A8755B"/>
    <w:rsid w:val="00A87710"/>
    <w:rsid w:val="00A879CE"/>
    <w:rsid w:val="00A87BB7"/>
    <w:rsid w:val="00A87D17"/>
    <w:rsid w:val="00A87EBD"/>
    <w:rsid w:val="00A9044C"/>
    <w:rsid w:val="00A905F3"/>
    <w:rsid w:val="00A906F5"/>
    <w:rsid w:val="00A90759"/>
    <w:rsid w:val="00A9088C"/>
    <w:rsid w:val="00A90BE3"/>
    <w:rsid w:val="00A90FE6"/>
    <w:rsid w:val="00A92284"/>
    <w:rsid w:val="00A924FC"/>
    <w:rsid w:val="00A933C9"/>
    <w:rsid w:val="00A9358B"/>
    <w:rsid w:val="00A93A8B"/>
    <w:rsid w:val="00A93D3D"/>
    <w:rsid w:val="00A93EC8"/>
    <w:rsid w:val="00A94245"/>
    <w:rsid w:val="00A9439E"/>
    <w:rsid w:val="00A94796"/>
    <w:rsid w:val="00A94B2D"/>
    <w:rsid w:val="00A94B69"/>
    <w:rsid w:val="00A94FEA"/>
    <w:rsid w:val="00A953AD"/>
    <w:rsid w:val="00A95502"/>
    <w:rsid w:val="00A95A11"/>
    <w:rsid w:val="00A95B2B"/>
    <w:rsid w:val="00A966A5"/>
    <w:rsid w:val="00A9671D"/>
    <w:rsid w:val="00A969CF"/>
    <w:rsid w:val="00A96F36"/>
    <w:rsid w:val="00A97061"/>
    <w:rsid w:val="00A972C7"/>
    <w:rsid w:val="00A975FE"/>
    <w:rsid w:val="00A9766F"/>
    <w:rsid w:val="00A978ED"/>
    <w:rsid w:val="00AA060D"/>
    <w:rsid w:val="00AA0794"/>
    <w:rsid w:val="00AA0915"/>
    <w:rsid w:val="00AA0E81"/>
    <w:rsid w:val="00AA1903"/>
    <w:rsid w:val="00AA1C7B"/>
    <w:rsid w:val="00AA22E7"/>
    <w:rsid w:val="00AA2414"/>
    <w:rsid w:val="00AA25D4"/>
    <w:rsid w:val="00AA2669"/>
    <w:rsid w:val="00AA282C"/>
    <w:rsid w:val="00AA3506"/>
    <w:rsid w:val="00AA38CB"/>
    <w:rsid w:val="00AA3F27"/>
    <w:rsid w:val="00AA46FA"/>
    <w:rsid w:val="00AA4823"/>
    <w:rsid w:val="00AA4C97"/>
    <w:rsid w:val="00AA4F0B"/>
    <w:rsid w:val="00AA503B"/>
    <w:rsid w:val="00AA53A3"/>
    <w:rsid w:val="00AA5499"/>
    <w:rsid w:val="00AA56E5"/>
    <w:rsid w:val="00AA570E"/>
    <w:rsid w:val="00AA5A6C"/>
    <w:rsid w:val="00AA5A78"/>
    <w:rsid w:val="00AA6666"/>
    <w:rsid w:val="00AA7195"/>
    <w:rsid w:val="00AA74F6"/>
    <w:rsid w:val="00AA785A"/>
    <w:rsid w:val="00AA79D3"/>
    <w:rsid w:val="00AA7EDE"/>
    <w:rsid w:val="00AB0609"/>
    <w:rsid w:val="00AB08F3"/>
    <w:rsid w:val="00AB0B68"/>
    <w:rsid w:val="00AB1AE7"/>
    <w:rsid w:val="00AB20F1"/>
    <w:rsid w:val="00AB2118"/>
    <w:rsid w:val="00AB27E1"/>
    <w:rsid w:val="00AB2B26"/>
    <w:rsid w:val="00AB2C4E"/>
    <w:rsid w:val="00AB2E2B"/>
    <w:rsid w:val="00AB31A8"/>
    <w:rsid w:val="00AB31C4"/>
    <w:rsid w:val="00AB335B"/>
    <w:rsid w:val="00AB342B"/>
    <w:rsid w:val="00AB36EF"/>
    <w:rsid w:val="00AB388D"/>
    <w:rsid w:val="00AB3CE5"/>
    <w:rsid w:val="00AB4174"/>
    <w:rsid w:val="00AB439D"/>
    <w:rsid w:val="00AB4658"/>
    <w:rsid w:val="00AB4931"/>
    <w:rsid w:val="00AB4941"/>
    <w:rsid w:val="00AB4A57"/>
    <w:rsid w:val="00AB4C06"/>
    <w:rsid w:val="00AB4D6E"/>
    <w:rsid w:val="00AB513A"/>
    <w:rsid w:val="00AB5349"/>
    <w:rsid w:val="00AB55D2"/>
    <w:rsid w:val="00AB56EE"/>
    <w:rsid w:val="00AB588E"/>
    <w:rsid w:val="00AB6020"/>
    <w:rsid w:val="00AB66D4"/>
    <w:rsid w:val="00AB689C"/>
    <w:rsid w:val="00AB6B42"/>
    <w:rsid w:val="00AB6D2C"/>
    <w:rsid w:val="00AB730F"/>
    <w:rsid w:val="00AB7DA9"/>
    <w:rsid w:val="00AB7E33"/>
    <w:rsid w:val="00AC047C"/>
    <w:rsid w:val="00AC0578"/>
    <w:rsid w:val="00AC0A12"/>
    <w:rsid w:val="00AC0C59"/>
    <w:rsid w:val="00AC108D"/>
    <w:rsid w:val="00AC1438"/>
    <w:rsid w:val="00AC1569"/>
    <w:rsid w:val="00AC1886"/>
    <w:rsid w:val="00AC1BCA"/>
    <w:rsid w:val="00AC2226"/>
    <w:rsid w:val="00AC2634"/>
    <w:rsid w:val="00AC28E1"/>
    <w:rsid w:val="00AC2B50"/>
    <w:rsid w:val="00AC2BCF"/>
    <w:rsid w:val="00AC2C00"/>
    <w:rsid w:val="00AC311E"/>
    <w:rsid w:val="00AC32B7"/>
    <w:rsid w:val="00AC33F5"/>
    <w:rsid w:val="00AC376E"/>
    <w:rsid w:val="00AC3975"/>
    <w:rsid w:val="00AC3985"/>
    <w:rsid w:val="00AC39E9"/>
    <w:rsid w:val="00AC3C27"/>
    <w:rsid w:val="00AC41F6"/>
    <w:rsid w:val="00AC4A20"/>
    <w:rsid w:val="00AC57EF"/>
    <w:rsid w:val="00AC6047"/>
    <w:rsid w:val="00AC62B8"/>
    <w:rsid w:val="00AC6B64"/>
    <w:rsid w:val="00AC74F0"/>
    <w:rsid w:val="00AC753B"/>
    <w:rsid w:val="00AC7972"/>
    <w:rsid w:val="00AD0943"/>
    <w:rsid w:val="00AD131B"/>
    <w:rsid w:val="00AD14AD"/>
    <w:rsid w:val="00AD15E7"/>
    <w:rsid w:val="00AD1722"/>
    <w:rsid w:val="00AD26A4"/>
    <w:rsid w:val="00AD27A2"/>
    <w:rsid w:val="00AD2889"/>
    <w:rsid w:val="00AD2D40"/>
    <w:rsid w:val="00AD2E4C"/>
    <w:rsid w:val="00AD2EB4"/>
    <w:rsid w:val="00AD31F5"/>
    <w:rsid w:val="00AD3254"/>
    <w:rsid w:val="00AD3301"/>
    <w:rsid w:val="00AD3614"/>
    <w:rsid w:val="00AD4227"/>
    <w:rsid w:val="00AD4421"/>
    <w:rsid w:val="00AD4513"/>
    <w:rsid w:val="00AD5290"/>
    <w:rsid w:val="00AD540F"/>
    <w:rsid w:val="00AD544A"/>
    <w:rsid w:val="00AD5888"/>
    <w:rsid w:val="00AD5B4E"/>
    <w:rsid w:val="00AD5B4F"/>
    <w:rsid w:val="00AD5BE6"/>
    <w:rsid w:val="00AD5C74"/>
    <w:rsid w:val="00AD5CE1"/>
    <w:rsid w:val="00AD5FC3"/>
    <w:rsid w:val="00AD68E7"/>
    <w:rsid w:val="00AD7187"/>
    <w:rsid w:val="00AD7933"/>
    <w:rsid w:val="00AE0170"/>
    <w:rsid w:val="00AE0202"/>
    <w:rsid w:val="00AE09E6"/>
    <w:rsid w:val="00AE0CCF"/>
    <w:rsid w:val="00AE0FC4"/>
    <w:rsid w:val="00AE16C9"/>
    <w:rsid w:val="00AE207A"/>
    <w:rsid w:val="00AE2603"/>
    <w:rsid w:val="00AE2987"/>
    <w:rsid w:val="00AE2A94"/>
    <w:rsid w:val="00AE2C4E"/>
    <w:rsid w:val="00AE3366"/>
    <w:rsid w:val="00AE33FE"/>
    <w:rsid w:val="00AE34A9"/>
    <w:rsid w:val="00AE37E7"/>
    <w:rsid w:val="00AE3A29"/>
    <w:rsid w:val="00AE3F94"/>
    <w:rsid w:val="00AE4245"/>
    <w:rsid w:val="00AE48C7"/>
    <w:rsid w:val="00AE4A19"/>
    <w:rsid w:val="00AE4D39"/>
    <w:rsid w:val="00AE4D4D"/>
    <w:rsid w:val="00AE4E63"/>
    <w:rsid w:val="00AE4F07"/>
    <w:rsid w:val="00AE5820"/>
    <w:rsid w:val="00AE587F"/>
    <w:rsid w:val="00AE5E84"/>
    <w:rsid w:val="00AE5E92"/>
    <w:rsid w:val="00AE62ED"/>
    <w:rsid w:val="00AE64F8"/>
    <w:rsid w:val="00AE69BA"/>
    <w:rsid w:val="00AE6CE2"/>
    <w:rsid w:val="00AE6FA7"/>
    <w:rsid w:val="00AE75B9"/>
    <w:rsid w:val="00AE7A5F"/>
    <w:rsid w:val="00AE7B1D"/>
    <w:rsid w:val="00AE7EA6"/>
    <w:rsid w:val="00AF00FE"/>
    <w:rsid w:val="00AF03CE"/>
    <w:rsid w:val="00AF075E"/>
    <w:rsid w:val="00AF0CCF"/>
    <w:rsid w:val="00AF0DD3"/>
    <w:rsid w:val="00AF1300"/>
    <w:rsid w:val="00AF13C9"/>
    <w:rsid w:val="00AF1EB6"/>
    <w:rsid w:val="00AF2AE5"/>
    <w:rsid w:val="00AF2D51"/>
    <w:rsid w:val="00AF2F64"/>
    <w:rsid w:val="00AF363C"/>
    <w:rsid w:val="00AF3830"/>
    <w:rsid w:val="00AF3B70"/>
    <w:rsid w:val="00AF47D1"/>
    <w:rsid w:val="00AF48A4"/>
    <w:rsid w:val="00AF4E9F"/>
    <w:rsid w:val="00AF5DB7"/>
    <w:rsid w:val="00AF5FFD"/>
    <w:rsid w:val="00AF6413"/>
    <w:rsid w:val="00AF6D34"/>
    <w:rsid w:val="00AF6E03"/>
    <w:rsid w:val="00AF6F49"/>
    <w:rsid w:val="00AF7AD4"/>
    <w:rsid w:val="00AF7B4C"/>
    <w:rsid w:val="00AF7CA2"/>
    <w:rsid w:val="00AF7DB7"/>
    <w:rsid w:val="00B00969"/>
    <w:rsid w:val="00B00B7D"/>
    <w:rsid w:val="00B00E0C"/>
    <w:rsid w:val="00B01331"/>
    <w:rsid w:val="00B015AF"/>
    <w:rsid w:val="00B0183B"/>
    <w:rsid w:val="00B01A78"/>
    <w:rsid w:val="00B01C2C"/>
    <w:rsid w:val="00B01DB9"/>
    <w:rsid w:val="00B01F17"/>
    <w:rsid w:val="00B02001"/>
    <w:rsid w:val="00B02038"/>
    <w:rsid w:val="00B0225D"/>
    <w:rsid w:val="00B023A4"/>
    <w:rsid w:val="00B02A95"/>
    <w:rsid w:val="00B03725"/>
    <w:rsid w:val="00B039ED"/>
    <w:rsid w:val="00B041E6"/>
    <w:rsid w:val="00B0467B"/>
    <w:rsid w:val="00B04A50"/>
    <w:rsid w:val="00B056B3"/>
    <w:rsid w:val="00B07555"/>
    <w:rsid w:val="00B076A8"/>
    <w:rsid w:val="00B079C0"/>
    <w:rsid w:val="00B07F71"/>
    <w:rsid w:val="00B07FAF"/>
    <w:rsid w:val="00B1107C"/>
    <w:rsid w:val="00B118C0"/>
    <w:rsid w:val="00B11FAA"/>
    <w:rsid w:val="00B12452"/>
    <w:rsid w:val="00B12C96"/>
    <w:rsid w:val="00B12DD9"/>
    <w:rsid w:val="00B13937"/>
    <w:rsid w:val="00B14444"/>
    <w:rsid w:val="00B14BBF"/>
    <w:rsid w:val="00B158C1"/>
    <w:rsid w:val="00B15D87"/>
    <w:rsid w:val="00B16525"/>
    <w:rsid w:val="00B16A54"/>
    <w:rsid w:val="00B16D0F"/>
    <w:rsid w:val="00B16F13"/>
    <w:rsid w:val="00B17365"/>
    <w:rsid w:val="00B174E3"/>
    <w:rsid w:val="00B179A6"/>
    <w:rsid w:val="00B17D47"/>
    <w:rsid w:val="00B17EA5"/>
    <w:rsid w:val="00B17F08"/>
    <w:rsid w:val="00B201C7"/>
    <w:rsid w:val="00B20C2D"/>
    <w:rsid w:val="00B2168B"/>
    <w:rsid w:val="00B217EF"/>
    <w:rsid w:val="00B219F8"/>
    <w:rsid w:val="00B21A04"/>
    <w:rsid w:val="00B21A1E"/>
    <w:rsid w:val="00B21E03"/>
    <w:rsid w:val="00B21E6A"/>
    <w:rsid w:val="00B224AF"/>
    <w:rsid w:val="00B227DE"/>
    <w:rsid w:val="00B22848"/>
    <w:rsid w:val="00B228D2"/>
    <w:rsid w:val="00B22D23"/>
    <w:rsid w:val="00B230CA"/>
    <w:rsid w:val="00B23652"/>
    <w:rsid w:val="00B23676"/>
    <w:rsid w:val="00B236F6"/>
    <w:rsid w:val="00B238AB"/>
    <w:rsid w:val="00B2390B"/>
    <w:rsid w:val="00B23AAA"/>
    <w:rsid w:val="00B23EA0"/>
    <w:rsid w:val="00B23EF9"/>
    <w:rsid w:val="00B2429A"/>
    <w:rsid w:val="00B247AC"/>
    <w:rsid w:val="00B24D51"/>
    <w:rsid w:val="00B2502C"/>
    <w:rsid w:val="00B25038"/>
    <w:rsid w:val="00B26137"/>
    <w:rsid w:val="00B26740"/>
    <w:rsid w:val="00B26A06"/>
    <w:rsid w:val="00B26CBF"/>
    <w:rsid w:val="00B27249"/>
    <w:rsid w:val="00B27590"/>
    <w:rsid w:val="00B27BCF"/>
    <w:rsid w:val="00B3030E"/>
    <w:rsid w:val="00B30A91"/>
    <w:rsid w:val="00B30AFC"/>
    <w:rsid w:val="00B30DC7"/>
    <w:rsid w:val="00B30E0C"/>
    <w:rsid w:val="00B3154D"/>
    <w:rsid w:val="00B3166D"/>
    <w:rsid w:val="00B31A54"/>
    <w:rsid w:val="00B31D07"/>
    <w:rsid w:val="00B31D3B"/>
    <w:rsid w:val="00B31F9A"/>
    <w:rsid w:val="00B321C1"/>
    <w:rsid w:val="00B324F6"/>
    <w:rsid w:val="00B32749"/>
    <w:rsid w:val="00B32A32"/>
    <w:rsid w:val="00B333DF"/>
    <w:rsid w:val="00B33A24"/>
    <w:rsid w:val="00B33E89"/>
    <w:rsid w:val="00B34045"/>
    <w:rsid w:val="00B3408F"/>
    <w:rsid w:val="00B34235"/>
    <w:rsid w:val="00B34501"/>
    <w:rsid w:val="00B3494C"/>
    <w:rsid w:val="00B34AA0"/>
    <w:rsid w:val="00B34D74"/>
    <w:rsid w:val="00B34E22"/>
    <w:rsid w:val="00B3514F"/>
    <w:rsid w:val="00B352FB"/>
    <w:rsid w:val="00B35A0A"/>
    <w:rsid w:val="00B36024"/>
    <w:rsid w:val="00B36407"/>
    <w:rsid w:val="00B3646C"/>
    <w:rsid w:val="00B36A40"/>
    <w:rsid w:val="00B371EF"/>
    <w:rsid w:val="00B372D7"/>
    <w:rsid w:val="00B37555"/>
    <w:rsid w:val="00B376A8"/>
    <w:rsid w:val="00B37750"/>
    <w:rsid w:val="00B37804"/>
    <w:rsid w:val="00B379EA"/>
    <w:rsid w:val="00B400F0"/>
    <w:rsid w:val="00B40102"/>
    <w:rsid w:val="00B4025C"/>
    <w:rsid w:val="00B402A9"/>
    <w:rsid w:val="00B405A6"/>
    <w:rsid w:val="00B40780"/>
    <w:rsid w:val="00B40BEE"/>
    <w:rsid w:val="00B41232"/>
    <w:rsid w:val="00B412EA"/>
    <w:rsid w:val="00B4156D"/>
    <w:rsid w:val="00B416BB"/>
    <w:rsid w:val="00B417C3"/>
    <w:rsid w:val="00B417D1"/>
    <w:rsid w:val="00B41A38"/>
    <w:rsid w:val="00B41F29"/>
    <w:rsid w:val="00B4202B"/>
    <w:rsid w:val="00B423A6"/>
    <w:rsid w:val="00B423B3"/>
    <w:rsid w:val="00B427FF"/>
    <w:rsid w:val="00B42D26"/>
    <w:rsid w:val="00B43011"/>
    <w:rsid w:val="00B434C4"/>
    <w:rsid w:val="00B4383E"/>
    <w:rsid w:val="00B43AAD"/>
    <w:rsid w:val="00B43D08"/>
    <w:rsid w:val="00B44080"/>
    <w:rsid w:val="00B443D3"/>
    <w:rsid w:val="00B44C56"/>
    <w:rsid w:val="00B44EA8"/>
    <w:rsid w:val="00B459EF"/>
    <w:rsid w:val="00B45B26"/>
    <w:rsid w:val="00B45CA8"/>
    <w:rsid w:val="00B45DC1"/>
    <w:rsid w:val="00B460FF"/>
    <w:rsid w:val="00B46707"/>
    <w:rsid w:val="00B4689C"/>
    <w:rsid w:val="00B46943"/>
    <w:rsid w:val="00B469B1"/>
    <w:rsid w:val="00B46A80"/>
    <w:rsid w:val="00B46B4C"/>
    <w:rsid w:val="00B47E22"/>
    <w:rsid w:val="00B50293"/>
    <w:rsid w:val="00B5047A"/>
    <w:rsid w:val="00B50B37"/>
    <w:rsid w:val="00B50E40"/>
    <w:rsid w:val="00B50FDE"/>
    <w:rsid w:val="00B51520"/>
    <w:rsid w:val="00B51745"/>
    <w:rsid w:val="00B51DFC"/>
    <w:rsid w:val="00B521AB"/>
    <w:rsid w:val="00B524FC"/>
    <w:rsid w:val="00B5252A"/>
    <w:rsid w:val="00B525E8"/>
    <w:rsid w:val="00B5283D"/>
    <w:rsid w:val="00B52A1F"/>
    <w:rsid w:val="00B52AE5"/>
    <w:rsid w:val="00B53673"/>
    <w:rsid w:val="00B53702"/>
    <w:rsid w:val="00B53A69"/>
    <w:rsid w:val="00B54404"/>
    <w:rsid w:val="00B548D9"/>
    <w:rsid w:val="00B54A38"/>
    <w:rsid w:val="00B54C1C"/>
    <w:rsid w:val="00B54D44"/>
    <w:rsid w:val="00B55D8B"/>
    <w:rsid w:val="00B55FF7"/>
    <w:rsid w:val="00B561DF"/>
    <w:rsid w:val="00B56469"/>
    <w:rsid w:val="00B56912"/>
    <w:rsid w:val="00B56D68"/>
    <w:rsid w:val="00B56F52"/>
    <w:rsid w:val="00B5700C"/>
    <w:rsid w:val="00B5705A"/>
    <w:rsid w:val="00B570AF"/>
    <w:rsid w:val="00B57568"/>
    <w:rsid w:val="00B57CCD"/>
    <w:rsid w:val="00B57D4B"/>
    <w:rsid w:val="00B57D53"/>
    <w:rsid w:val="00B57EE7"/>
    <w:rsid w:val="00B60281"/>
    <w:rsid w:val="00B6031E"/>
    <w:rsid w:val="00B606CC"/>
    <w:rsid w:val="00B610CC"/>
    <w:rsid w:val="00B6130B"/>
    <w:rsid w:val="00B61404"/>
    <w:rsid w:val="00B61439"/>
    <w:rsid w:val="00B61963"/>
    <w:rsid w:val="00B61D40"/>
    <w:rsid w:val="00B61D89"/>
    <w:rsid w:val="00B61E93"/>
    <w:rsid w:val="00B61E9E"/>
    <w:rsid w:val="00B61F7B"/>
    <w:rsid w:val="00B620E2"/>
    <w:rsid w:val="00B62186"/>
    <w:rsid w:val="00B621E7"/>
    <w:rsid w:val="00B62612"/>
    <w:rsid w:val="00B6282A"/>
    <w:rsid w:val="00B62B12"/>
    <w:rsid w:val="00B62C42"/>
    <w:rsid w:val="00B634F1"/>
    <w:rsid w:val="00B63E4F"/>
    <w:rsid w:val="00B64210"/>
    <w:rsid w:val="00B643FF"/>
    <w:rsid w:val="00B64BD5"/>
    <w:rsid w:val="00B64EF6"/>
    <w:rsid w:val="00B65415"/>
    <w:rsid w:val="00B65494"/>
    <w:rsid w:val="00B65557"/>
    <w:rsid w:val="00B65907"/>
    <w:rsid w:val="00B65D26"/>
    <w:rsid w:val="00B6679E"/>
    <w:rsid w:val="00B667C2"/>
    <w:rsid w:val="00B669A9"/>
    <w:rsid w:val="00B66AC5"/>
    <w:rsid w:val="00B66B08"/>
    <w:rsid w:val="00B66B0B"/>
    <w:rsid w:val="00B66C1A"/>
    <w:rsid w:val="00B67298"/>
    <w:rsid w:val="00B67472"/>
    <w:rsid w:val="00B67BE2"/>
    <w:rsid w:val="00B67E27"/>
    <w:rsid w:val="00B708BD"/>
    <w:rsid w:val="00B7100C"/>
    <w:rsid w:val="00B71CB9"/>
    <w:rsid w:val="00B71CF3"/>
    <w:rsid w:val="00B71DDC"/>
    <w:rsid w:val="00B720C0"/>
    <w:rsid w:val="00B721A1"/>
    <w:rsid w:val="00B72332"/>
    <w:rsid w:val="00B732A6"/>
    <w:rsid w:val="00B734BF"/>
    <w:rsid w:val="00B73CBE"/>
    <w:rsid w:val="00B73CD5"/>
    <w:rsid w:val="00B74006"/>
    <w:rsid w:val="00B74250"/>
    <w:rsid w:val="00B74261"/>
    <w:rsid w:val="00B742B7"/>
    <w:rsid w:val="00B74AF8"/>
    <w:rsid w:val="00B74DFB"/>
    <w:rsid w:val="00B75438"/>
    <w:rsid w:val="00B75862"/>
    <w:rsid w:val="00B75EDA"/>
    <w:rsid w:val="00B76351"/>
    <w:rsid w:val="00B7673A"/>
    <w:rsid w:val="00B768E0"/>
    <w:rsid w:val="00B76975"/>
    <w:rsid w:val="00B76D80"/>
    <w:rsid w:val="00B76F8E"/>
    <w:rsid w:val="00B77475"/>
    <w:rsid w:val="00B774AE"/>
    <w:rsid w:val="00B77E52"/>
    <w:rsid w:val="00B805BC"/>
    <w:rsid w:val="00B80C1F"/>
    <w:rsid w:val="00B80CF4"/>
    <w:rsid w:val="00B81626"/>
    <w:rsid w:val="00B8195C"/>
    <w:rsid w:val="00B81C44"/>
    <w:rsid w:val="00B81C5D"/>
    <w:rsid w:val="00B81D67"/>
    <w:rsid w:val="00B81DB2"/>
    <w:rsid w:val="00B820B2"/>
    <w:rsid w:val="00B822A4"/>
    <w:rsid w:val="00B822E0"/>
    <w:rsid w:val="00B82629"/>
    <w:rsid w:val="00B8263F"/>
    <w:rsid w:val="00B83E50"/>
    <w:rsid w:val="00B83F89"/>
    <w:rsid w:val="00B84390"/>
    <w:rsid w:val="00B84B40"/>
    <w:rsid w:val="00B84C46"/>
    <w:rsid w:val="00B8512F"/>
    <w:rsid w:val="00B85249"/>
    <w:rsid w:val="00B86419"/>
    <w:rsid w:val="00B867C7"/>
    <w:rsid w:val="00B8699B"/>
    <w:rsid w:val="00B869EB"/>
    <w:rsid w:val="00B86A19"/>
    <w:rsid w:val="00B86AC8"/>
    <w:rsid w:val="00B86F76"/>
    <w:rsid w:val="00B876FB"/>
    <w:rsid w:val="00B87894"/>
    <w:rsid w:val="00B87A73"/>
    <w:rsid w:val="00B87D06"/>
    <w:rsid w:val="00B87E30"/>
    <w:rsid w:val="00B900C6"/>
    <w:rsid w:val="00B90178"/>
    <w:rsid w:val="00B9095E"/>
    <w:rsid w:val="00B90EDD"/>
    <w:rsid w:val="00B911BB"/>
    <w:rsid w:val="00B91C8B"/>
    <w:rsid w:val="00B91ED5"/>
    <w:rsid w:val="00B92571"/>
    <w:rsid w:val="00B92D96"/>
    <w:rsid w:val="00B92E4F"/>
    <w:rsid w:val="00B93266"/>
    <w:rsid w:val="00B937D4"/>
    <w:rsid w:val="00B93948"/>
    <w:rsid w:val="00B93B1E"/>
    <w:rsid w:val="00B93D98"/>
    <w:rsid w:val="00B93DE7"/>
    <w:rsid w:val="00B93E48"/>
    <w:rsid w:val="00B93E4C"/>
    <w:rsid w:val="00B94284"/>
    <w:rsid w:val="00B94424"/>
    <w:rsid w:val="00B9499E"/>
    <w:rsid w:val="00B94D2B"/>
    <w:rsid w:val="00B94DB6"/>
    <w:rsid w:val="00B95211"/>
    <w:rsid w:val="00B9572F"/>
    <w:rsid w:val="00B957EE"/>
    <w:rsid w:val="00B95D5A"/>
    <w:rsid w:val="00B95D6A"/>
    <w:rsid w:val="00B9650C"/>
    <w:rsid w:val="00B9676D"/>
    <w:rsid w:val="00B96DE6"/>
    <w:rsid w:val="00B975D6"/>
    <w:rsid w:val="00B97B24"/>
    <w:rsid w:val="00B97D48"/>
    <w:rsid w:val="00B97E49"/>
    <w:rsid w:val="00B97E5E"/>
    <w:rsid w:val="00BA002E"/>
    <w:rsid w:val="00BA0375"/>
    <w:rsid w:val="00BA0387"/>
    <w:rsid w:val="00BA0940"/>
    <w:rsid w:val="00BA1420"/>
    <w:rsid w:val="00BA1D86"/>
    <w:rsid w:val="00BA1DDD"/>
    <w:rsid w:val="00BA28A4"/>
    <w:rsid w:val="00BA2E1E"/>
    <w:rsid w:val="00BA3646"/>
    <w:rsid w:val="00BA45FD"/>
    <w:rsid w:val="00BA4B83"/>
    <w:rsid w:val="00BA512F"/>
    <w:rsid w:val="00BA55CD"/>
    <w:rsid w:val="00BA6492"/>
    <w:rsid w:val="00BA7710"/>
    <w:rsid w:val="00BA7925"/>
    <w:rsid w:val="00BA7D83"/>
    <w:rsid w:val="00BB0067"/>
    <w:rsid w:val="00BB06F8"/>
    <w:rsid w:val="00BB0831"/>
    <w:rsid w:val="00BB09C7"/>
    <w:rsid w:val="00BB0BC7"/>
    <w:rsid w:val="00BB0BE2"/>
    <w:rsid w:val="00BB1074"/>
    <w:rsid w:val="00BB12B7"/>
    <w:rsid w:val="00BB13D6"/>
    <w:rsid w:val="00BB141E"/>
    <w:rsid w:val="00BB14DF"/>
    <w:rsid w:val="00BB1655"/>
    <w:rsid w:val="00BB1BA8"/>
    <w:rsid w:val="00BB1BF4"/>
    <w:rsid w:val="00BB1C7F"/>
    <w:rsid w:val="00BB1F12"/>
    <w:rsid w:val="00BB1F81"/>
    <w:rsid w:val="00BB24CA"/>
    <w:rsid w:val="00BB2584"/>
    <w:rsid w:val="00BB2856"/>
    <w:rsid w:val="00BB2BF2"/>
    <w:rsid w:val="00BB3211"/>
    <w:rsid w:val="00BB4070"/>
    <w:rsid w:val="00BB42F7"/>
    <w:rsid w:val="00BB458E"/>
    <w:rsid w:val="00BB46C6"/>
    <w:rsid w:val="00BB4815"/>
    <w:rsid w:val="00BB518E"/>
    <w:rsid w:val="00BB577C"/>
    <w:rsid w:val="00BB57A8"/>
    <w:rsid w:val="00BB5D95"/>
    <w:rsid w:val="00BB5EEF"/>
    <w:rsid w:val="00BB61BB"/>
    <w:rsid w:val="00BB62F1"/>
    <w:rsid w:val="00BB6841"/>
    <w:rsid w:val="00BB699B"/>
    <w:rsid w:val="00BB69CE"/>
    <w:rsid w:val="00BB6BBA"/>
    <w:rsid w:val="00BB6FCF"/>
    <w:rsid w:val="00BB7830"/>
    <w:rsid w:val="00BB7976"/>
    <w:rsid w:val="00BB7A9E"/>
    <w:rsid w:val="00BB7B98"/>
    <w:rsid w:val="00BB7E52"/>
    <w:rsid w:val="00BB7F2C"/>
    <w:rsid w:val="00BC0519"/>
    <w:rsid w:val="00BC0661"/>
    <w:rsid w:val="00BC08E6"/>
    <w:rsid w:val="00BC1109"/>
    <w:rsid w:val="00BC1837"/>
    <w:rsid w:val="00BC1989"/>
    <w:rsid w:val="00BC1B4B"/>
    <w:rsid w:val="00BC1D1A"/>
    <w:rsid w:val="00BC2132"/>
    <w:rsid w:val="00BC218C"/>
    <w:rsid w:val="00BC226A"/>
    <w:rsid w:val="00BC22B2"/>
    <w:rsid w:val="00BC3441"/>
    <w:rsid w:val="00BC3845"/>
    <w:rsid w:val="00BC387E"/>
    <w:rsid w:val="00BC38E1"/>
    <w:rsid w:val="00BC3A29"/>
    <w:rsid w:val="00BC41E5"/>
    <w:rsid w:val="00BC4ADC"/>
    <w:rsid w:val="00BC4C17"/>
    <w:rsid w:val="00BC54B4"/>
    <w:rsid w:val="00BC5728"/>
    <w:rsid w:val="00BC5BA4"/>
    <w:rsid w:val="00BC636E"/>
    <w:rsid w:val="00BC6E7B"/>
    <w:rsid w:val="00BC73E7"/>
    <w:rsid w:val="00BC7807"/>
    <w:rsid w:val="00BC7978"/>
    <w:rsid w:val="00BC7AA2"/>
    <w:rsid w:val="00BC7B64"/>
    <w:rsid w:val="00BD0054"/>
    <w:rsid w:val="00BD007A"/>
    <w:rsid w:val="00BD10ED"/>
    <w:rsid w:val="00BD1165"/>
    <w:rsid w:val="00BD193E"/>
    <w:rsid w:val="00BD1977"/>
    <w:rsid w:val="00BD19A5"/>
    <w:rsid w:val="00BD1D77"/>
    <w:rsid w:val="00BD205B"/>
    <w:rsid w:val="00BD227A"/>
    <w:rsid w:val="00BD22D9"/>
    <w:rsid w:val="00BD2573"/>
    <w:rsid w:val="00BD2591"/>
    <w:rsid w:val="00BD26A9"/>
    <w:rsid w:val="00BD26B8"/>
    <w:rsid w:val="00BD2A2A"/>
    <w:rsid w:val="00BD3FB2"/>
    <w:rsid w:val="00BD4141"/>
    <w:rsid w:val="00BD4297"/>
    <w:rsid w:val="00BD4594"/>
    <w:rsid w:val="00BD4603"/>
    <w:rsid w:val="00BD4642"/>
    <w:rsid w:val="00BD4BA2"/>
    <w:rsid w:val="00BD4C75"/>
    <w:rsid w:val="00BD4EF8"/>
    <w:rsid w:val="00BD510F"/>
    <w:rsid w:val="00BD55DD"/>
    <w:rsid w:val="00BD5FA6"/>
    <w:rsid w:val="00BD6742"/>
    <w:rsid w:val="00BD6C6F"/>
    <w:rsid w:val="00BD6D0C"/>
    <w:rsid w:val="00BD700B"/>
    <w:rsid w:val="00BD7034"/>
    <w:rsid w:val="00BD710D"/>
    <w:rsid w:val="00BD736B"/>
    <w:rsid w:val="00BD7BA5"/>
    <w:rsid w:val="00BE0300"/>
    <w:rsid w:val="00BE099E"/>
    <w:rsid w:val="00BE1853"/>
    <w:rsid w:val="00BE1BEB"/>
    <w:rsid w:val="00BE1D39"/>
    <w:rsid w:val="00BE22C3"/>
    <w:rsid w:val="00BE2575"/>
    <w:rsid w:val="00BE25AD"/>
    <w:rsid w:val="00BE2751"/>
    <w:rsid w:val="00BE2863"/>
    <w:rsid w:val="00BE2A85"/>
    <w:rsid w:val="00BE2CB7"/>
    <w:rsid w:val="00BE3650"/>
    <w:rsid w:val="00BE3EF0"/>
    <w:rsid w:val="00BE4435"/>
    <w:rsid w:val="00BE4787"/>
    <w:rsid w:val="00BE4A0C"/>
    <w:rsid w:val="00BE5488"/>
    <w:rsid w:val="00BE5989"/>
    <w:rsid w:val="00BE5997"/>
    <w:rsid w:val="00BE5A43"/>
    <w:rsid w:val="00BE5E9E"/>
    <w:rsid w:val="00BE6886"/>
    <w:rsid w:val="00BE6EC0"/>
    <w:rsid w:val="00BE6FF1"/>
    <w:rsid w:val="00BE7054"/>
    <w:rsid w:val="00BE707D"/>
    <w:rsid w:val="00BE7233"/>
    <w:rsid w:val="00BE7E72"/>
    <w:rsid w:val="00BF01C4"/>
    <w:rsid w:val="00BF063D"/>
    <w:rsid w:val="00BF066F"/>
    <w:rsid w:val="00BF06AA"/>
    <w:rsid w:val="00BF0C91"/>
    <w:rsid w:val="00BF0D24"/>
    <w:rsid w:val="00BF0EF1"/>
    <w:rsid w:val="00BF0FE7"/>
    <w:rsid w:val="00BF112A"/>
    <w:rsid w:val="00BF135A"/>
    <w:rsid w:val="00BF1A97"/>
    <w:rsid w:val="00BF2725"/>
    <w:rsid w:val="00BF273F"/>
    <w:rsid w:val="00BF31B7"/>
    <w:rsid w:val="00BF327A"/>
    <w:rsid w:val="00BF32DC"/>
    <w:rsid w:val="00BF32F1"/>
    <w:rsid w:val="00BF359F"/>
    <w:rsid w:val="00BF373E"/>
    <w:rsid w:val="00BF3C6C"/>
    <w:rsid w:val="00BF3C79"/>
    <w:rsid w:val="00BF3CEC"/>
    <w:rsid w:val="00BF4800"/>
    <w:rsid w:val="00BF55E6"/>
    <w:rsid w:val="00BF5695"/>
    <w:rsid w:val="00BF5EEE"/>
    <w:rsid w:val="00BF5FE1"/>
    <w:rsid w:val="00BF6012"/>
    <w:rsid w:val="00BF6073"/>
    <w:rsid w:val="00BF656F"/>
    <w:rsid w:val="00BF67BA"/>
    <w:rsid w:val="00BF68FF"/>
    <w:rsid w:val="00BF6B44"/>
    <w:rsid w:val="00BF6BA3"/>
    <w:rsid w:val="00BF6F37"/>
    <w:rsid w:val="00BF71A2"/>
    <w:rsid w:val="00BF7381"/>
    <w:rsid w:val="00BF75FA"/>
    <w:rsid w:val="00BF761A"/>
    <w:rsid w:val="00BF76B0"/>
    <w:rsid w:val="00BF78D4"/>
    <w:rsid w:val="00BF7987"/>
    <w:rsid w:val="00BF7C73"/>
    <w:rsid w:val="00BF7CC0"/>
    <w:rsid w:val="00BF7DFC"/>
    <w:rsid w:val="00C0099D"/>
    <w:rsid w:val="00C00D1C"/>
    <w:rsid w:val="00C01A55"/>
    <w:rsid w:val="00C01BDD"/>
    <w:rsid w:val="00C02137"/>
    <w:rsid w:val="00C0214C"/>
    <w:rsid w:val="00C0216C"/>
    <w:rsid w:val="00C02A08"/>
    <w:rsid w:val="00C02D4F"/>
    <w:rsid w:val="00C03601"/>
    <w:rsid w:val="00C036D8"/>
    <w:rsid w:val="00C04153"/>
    <w:rsid w:val="00C0473C"/>
    <w:rsid w:val="00C048F7"/>
    <w:rsid w:val="00C0496C"/>
    <w:rsid w:val="00C04EE4"/>
    <w:rsid w:val="00C052F8"/>
    <w:rsid w:val="00C057D2"/>
    <w:rsid w:val="00C0590E"/>
    <w:rsid w:val="00C05AB2"/>
    <w:rsid w:val="00C05F87"/>
    <w:rsid w:val="00C063C2"/>
    <w:rsid w:val="00C068B8"/>
    <w:rsid w:val="00C06B49"/>
    <w:rsid w:val="00C0709C"/>
    <w:rsid w:val="00C070C1"/>
    <w:rsid w:val="00C075AB"/>
    <w:rsid w:val="00C077D7"/>
    <w:rsid w:val="00C07F63"/>
    <w:rsid w:val="00C1019B"/>
    <w:rsid w:val="00C101B1"/>
    <w:rsid w:val="00C10366"/>
    <w:rsid w:val="00C103DB"/>
    <w:rsid w:val="00C107EA"/>
    <w:rsid w:val="00C11506"/>
    <w:rsid w:val="00C1237E"/>
    <w:rsid w:val="00C1290B"/>
    <w:rsid w:val="00C12A87"/>
    <w:rsid w:val="00C12EF9"/>
    <w:rsid w:val="00C13401"/>
    <w:rsid w:val="00C13CF3"/>
    <w:rsid w:val="00C13F9F"/>
    <w:rsid w:val="00C14688"/>
    <w:rsid w:val="00C152AA"/>
    <w:rsid w:val="00C15530"/>
    <w:rsid w:val="00C15548"/>
    <w:rsid w:val="00C156BB"/>
    <w:rsid w:val="00C157B5"/>
    <w:rsid w:val="00C15BEB"/>
    <w:rsid w:val="00C16034"/>
    <w:rsid w:val="00C16176"/>
    <w:rsid w:val="00C1650A"/>
    <w:rsid w:val="00C16A00"/>
    <w:rsid w:val="00C16BFE"/>
    <w:rsid w:val="00C16C6B"/>
    <w:rsid w:val="00C16F63"/>
    <w:rsid w:val="00C171BA"/>
    <w:rsid w:val="00C17469"/>
    <w:rsid w:val="00C176B8"/>
    <w:rsid w:val="00C17893"/>
    <w:rsid w:val="00C17C5D"/>
    <w:rsid w:val="00C17CAC"/>
    <w:rsid w:val="00C2071C"/>
    <w:rsid w:val="00C20886"/>
    <w:rsid w:val="00C20B2D"/>
    <w:rsid w:val="00C21094"/>
    <w:rsid w:val="00C21C1A"/>
    <w:rsid w:val="00C2212D"/>
    <w:rsid w:val="00C226A0"/>
    <w:rsid w:val="00C226C4"/>
    <w:rsid w:val="00C23444"/>
    <w:rsid w:val="00C239A2"/>
    <w:rsid w:val="00C23A63"/>
    <w:rsid w:val="00C23B4E"/>
    <w:rsid w:val="00C23B78"/>
    <w:rsid w:val="00C23E4D"/>
    <w:rsid w:val="00C2408D"/>
    <w:rsid w:val="00C240A4"/>
    <w:rsid w:val="00C24134"/>
    <w:rsid w:val="00C2485C"/>
    <w:rsid w:val="00C248CF"/>
    <w:rsid w:val="00C25390"/>
    <w:rsid w:val="00C25706"/>
    <w:rsid w:val="00C257FC"/>
    <w:rsid w:val="00C266C8"/>
    <w:rsid w:val="00C27085"/>
    <w:rsid w:val="00C27600"/>
    <w:rsid w:val="00C27D12"/>
    <w:rsid w:val="00C27D2A"/>
    <w:rsid w:val="00C27DC8"/>
    <w:rsid w:val="00C30024"/>
    <w:rsid w:val="00C30027"/>
    <w:rsid w:val="00C30295"/>
    <w:rsid w:val="00C30603"/>
    <w:rsid w:val="00C306FD"/>
    <w:rsid w:val="00C30769"/>
    <w:rsid w:val="00C3079E"/>
    <w:rsid w:val="00C307E0"/>
    <w:rsid w:val="00C3083A"/>
    <w:rsid w:val="00C30DEC"/>
    <w:rsid w:val="00C30E39"/>
    <w:rsid w:val="00C3112B"/>
    <w:rsid w:val="00C31703"/>
    <w:rsid w:val="00C31F4C"/>
    <w:rsid w:val="00C32054"/>
    <w:rsid w:val="00C3208B"/>
    <w:rsid w:val="00C321ED"/>
    <w:rsid w:val="00C322C8"/>
    <w:rsid w:val="00C323C4"/>
    <w:rsid w:val="00C32868"/>
    <w:rsid w:val="00C330F0"/>
    <w:rsid w:val="00C34552"/>
    <w:rsid w:val="00C348F7"/>
    <w:rsid w:val="00C34B2D"/>
    <w:rsid w:val="00C35141"/>
    <w:rsid w:val="00C35DAA"/>
    <w:rsid w:val="00C35E99"/>
    <w:rsid w:val="00C35EC0"/>
    <w:rsid w:val="00C367F6"/>
    <w:rsid w:val="00C36A93"/>
    <w:rsid w:val="00C370C1"/>
    <w:rsid w:val="00C371AD"/>
    <w:rsid w:val="00C37627"/>
    <w:rsid w:val="00C37ABB"/>
    <w:rsid w:val="00C37C17"/>
    <w:rsid w:val="00C40081"/>
    <w:rsid w:val="00C401EA"/>
    <w:rsid w:val="00C40361"/>
    <w:rsid w:val="00C40A6E"/>
    <w:rsid w:val="00C40D8F"/>
    <w:rsid w:val="00C41984"/>
    <w:rsid w:val="00C41991"/>
    <w:rsid w:val="00C41DC3"/>
    <w:rsid w:val="00C4200E"/>
    <w:rsid w:val="00C42566"/>
    <w:rsid w:val="00C425D3"/>
    <w:rsid w:val="00C426F6"/>
    <w:rsid w:val="00C4291B"/>
    <w:rsid w:val="00C42BC5"/>
    <w:rsid w:val="00C42D11"/>
    <w:rsid w:val="00C43228"/>
    <w:rsid w:val="00C43ACD"/>
    <w:rsid w:val="00C43C1F"/>
    <w:rsid w:val="00C43D42"/>
    <w:rsid w:val="00C43D77"/>
    <w:rsid w:val="00C4432E"/>
    <w:rsid w:val="00C44B0D"/>
    <w:rsid w:val="00C44D34"/>
    <w:rsid w:val="00C44F0C"/>
    <w:rsid w:val="00C4520F"/>
    <w:rsid w:val="00C45310"/>
    <w:rsid w:val="00C45395"/>
    <w:rsid w:val="00C4571C"/>
    <w:rsid w:val="00C45818"/>
    <w:rsid w:val="00C45CD1"/>
    <w:rsid w:val="00C46297"/>
    <w:rsid w:val="00C462EC"/>
    <w:rsid w:val="00C468DF"/>
    <w:rsid w:val="00C4691B"/>
    <w:rsid w:val="00C469A1"/>
    <w:rsid w:val="00C46D08"/>
    <w:rsid w:val="00C471A9"/>
    <w:rsid w:val="00C477D7"/>
    <w:rsid w:val="00C47D95"/>
    <w:rsid w:val="00C50210"/>
    <w:rsid w:val="00C5045F"/>
    <w:rsid w:val="00C504E8"/>
    <w:rsid w:val="00C50F76"/>
    <w:rsid w:val="00C518DC"/>
    <w:rsid w:val="00C520EA"/>
    <w:rsid w:val="00C520EF"/>
    <w:rsid w:val="00C5256D"/>
    <w:rsid w:val="00C526A5"/>
    <w:rsid w:val="00C52E66"/>
    <w:rsid w:val="00C532DA"/>
    <w:rsid w:val="00C53624"/>
    <w:rsid w:val="00C5399E"/>
    <w:rsid w:val="00C53A31"/>
    <w:rsid w:val="00C53C19"/>
    <w:rsid w:val="00C5417A"/>
    <w:rsid w:val="00C5422E"/>
    <w:rsid w:val="00C547D0"/>
    <w:rsid w:val="00C54A3B"/>
    <w:rsid w:val="00C551E4"/>
    <w:rsid w:val="00C553B4"/>
    <w:rsid w:val="00C55FD1"/>
    <w:rsid w:val="00C5626D"/>
    <w:rsid w:val="00C56277"/>
    <w:rsid w:val="00C562DA"/>
    <w:rsid w:val="00C56321"/>
    <w:rsid w:val="00C568C8"/>
    <w:rsid w:val="00C56D3E"/>
    <w:rsid w:val="00C56FE3"/>
    <w:rsid w:val="00C5714E"/>
    <w:rsid w:val="00C5766C"/>
    <w:rsid w:val="00C577AF"/>
    <w:rsid w:val="00C6027D"/>
    <w:rsid w:val="00C60AE5"/>
    <w:rsid w:val="00C6133D"/>
    <w:rsid w:val="00C618DB"/>
    <w:rsid w:val="00C61EC8"/>
    <w:rsid w:val="00C621DA"/>
    <w:rsid w:val="00C62400"/>
    <w:rsid w:val="00C6260D"/>
    <w:rsid w:val="00C62DD9"/>
    <w:rsid w:val="00C63245"/>
    <w:rsid w:val="00C63424"/>
    <w:rsid w:val="00C63674"/>
    <w:rsid w:val="00C63C65"/>
    <w:rsid w:val="00C64154"/>
    <w:rsid w:val="00C64E41"/>
    <w:rsid w:val="00C64E47"/>
    <w:rsid w:val="00C64E78"/>
    <w:rsid w:val="00C65DB6"/>
    <w:rsid w:val="00C65E6D"/>
    <w:rsid w:val="00C65F1D"/>
    <w:rsid w:val="00C660B4"/>
    <w:rsid w:val="00C663D9"/>
    <w:rsid w:val="00C66A0A"/>
    <w:rsid w:val="00C66A77"/>
    <w:rsid w:val="00C66E6A"/>
    <w:rsid w:val="00C67765"/>
    <w:rsid w:val="00C7026F"/>
    <w:rsid w:val="00C70AF3"/>
    <w:rsid w:val="00C70D9A"/>
    <w:rsid w:val="00C71555"/>
    <w:rsid w:val="00C71D2C"/>
    <w:rsid w:val="00C72130"/>
    <w:rsid w:val="00C725B6"/>
    <w:rsid w:val="00C72A39"/>
    <w:rsid w:val="00C72B02"/>
    <w:rsid w:val="00C73023"/>
    <w:rsid w:val="00C730B9"/>
    <w:rsid w:val="00C734AE"/>
    <w:rsid w:val="00C73808"/>
    <w:rsid w:val="00C7387F"/>
    <w:rsid w:val="00C7389D"/>
    <w:rsid w:val="00C73E3B"/>
    <w:rsid w:val="00C7463A"/>
    <w:rsid w:val="00C7480E"/>
    <w:rsid w:val="00C74AA5"/>
    <w:rsid w:val="00C74B45"/>
    <w:rsid w:val="00C74C77"/>
    <w:rsid w:val="00C74C81"/>
    <w:rsid w:val="00C74E2E"/>
    <w:rsid w:val="00C75801"/>
    <w:rsid w:val="00C75845"/>
    <w:rsid w:val="00C75CBC"/>
    <w:rsid w:val="00C765D0"/>
    <w:rsid w:val="00C76D03"/>
    <w:rsid w:val="00C771C7"/>
    <w:rsid w:val="00C774EC"/>
    <w:rsid w:val="00C7768F"/>
    <w:rsid w:val="00C779CF"/>
    <w:rsid w:val="00C77C6D"/>
    <w:rsid w:val="00C77EB5"/>
    <w:rsid w:val="00C8029F"/>
    <w:rsid w:val="00C80DB6"/>
    <w:rsid w:val="00C80EC2"/>
    <w:rsid w:val="00C811A8"/>
    <w:rsid w:val="00C814C4"/>
    <w:rsid w:val="00C8155C"/>
    <w:rsid w:val="00C8188E"/>
    <w:rsid w:val="00C81BB1"/>
    <w:rsid w:val="00C82442"/>
    <w:rsid w:val="00C82717"/>
    <w:rsid w:val="00C82DB1"/>
    <w:rsid w:val="00C82EC3"/>
    <w:rsid w:val="00C82EF0"/>
    <w:rsid w:val="00C82F77"/>
    <w:rsid w:val="00C83884"/>
    <w:rsid w:val="00C8490B"/>
    <w:rsid w:val="00C851E5"/>
    <w:rsid w:val="00C851F7"/>
    <w:rsid w:val="00C856B3"/>
    <w:rsid w:val="00C85764"/>
    <w:rsid w:val="00C85B45"/>
    <w:rsid w:val="00C85BDB"/>
    <w:rsid w:val="00C8601B"/>
    <w:rsid w:val="00C860B7"/>
    <w:rsid w:val="00C862F1"/>
    <w:rsid w:val="00C873E9"/>
    <w:rsid w:val="00C875C1"/>
    <w:rsid w:val="00C87A5C"/>
    <w:rsid w:val="00C87D40"/>
    <w:rsid w:val="00C87E99"/>
    <w:rsid w:val="00C901E0"/>
    <w:rsid w:val="00C90368"/>
    <w:rsid w:val="00C9078A"/>
    <w:rsid w:val="00C90C17"/>
    <w:rsid w:val="00C918ED"/>
    <w:rsid w:val="00C91A3E"/>
    <w:rsid w:val="00C91A3F"/>
    <w:rsid w:val="00C91CB4"/>
    <w:rsid w:val="00C92026"/>
    <w:rsid w:val="00C922B2"/>
    <w:rsid w:val="00C92671"/>
    <w:rsid w:val="00C92980"/>
    <w:rsid w:val="00C92C05"/>
    <w:rsid w:val="00C9306F"/>
    <w:rsid w:val="00C931F7"/>
    <w:rsid w:val="00C9395C"/>
    <w:rsid w:val="00C93CF4"/>
    <w:rsid w:val="00C94027"/>
    <w:rsid w:val="00C9455B"/>
    <w:rsid w:val="00C9468D"/>
    <w:rsid w:val="00C94796"/>
    <w:rsid w:val="00C94B14"/>
    <w:rsid w:val="00C952A4"/>
    <w:rsid w:val="00C95887"/>
    <w:rsid w:val="00C95FFB"/>
    <w:rsid w:val="00C9614D"/>
    <w:rsid w:val="00C96B34"/>
    <w:rsid w:val="00C96BEB"/>
    <w:rsid w:val="00C96EE1"/>
    <w:rsid w:val="00C96F45"/>
    <w:rsid w:val="00C97996"/>
    <w:rsid w:val="00C97D9F"/>
    <w:rsid w:val="00CA03E5"/>
    <w:rsid w:val="00CA0609"/>
    <w:rsid w:val="00CA084B"/>
    <w:rsid w:val="00CA08FC"/>
    <w:rsid w:val="00CA0B2E"/>
    <w:rsid w:val="00CA10E7"/>
    <w:rsid w:val="00CA12CC"/>
    <w:rsid w:val="00CA14C2"/>
    <w:rsid w:val="00CA15A9"/>
    <w:rsid w:val="00CA1824"/>
    <w:rsid w:val="00CA1C00"/>
    <w:rsid w:val="00CA2284"/>
    <w:rsid w:val="00CA236A"/>
    <w:rsid w:val="00CA351B"/>
    <w:rsid w:val="00CA389C"/>
    <w:rsid w:val="00CA38E5"/>
    <w:rsid w:val="00CA3AFF"/>
    <w:rsid w:val="00CA3DF4"/>
    <w:rsid w:val="00CA47CF"/>
    <w:rsid w:val="00CA4B35"/>
    <w:rsid w:val="00CA5135"/>
    <w:rsid w:val="00CA5534"/>
    <w:rsid w:val="00CA5684"/>
    <w:rsid w:val="00CA56FC"/>
    <w:rsid w:val="00CA5C31"/>
    <w:rsid w:val="00CA5DD9"/>
    <w:rsid w:val="00CA625F"/>
    <w:rsid w:val="00CA6CD7"/>
    <w:rsid w:val="00CA6CE8"/>
    <w:rsid w:val="00CA70B4"/>
    <w:rsid w:val="00CA7941"/>
    <w:rsid w:val="00CA7962"/>
    <w:rsid w:val="00CA7B39"/>
    <w:rsid w:val="00CA7E92"/>
    <w:rsid w:val="00CA7F64"/>
    <w:rsid w:val="00CA7FEB"/>
    <w:rsid w:val="00CB0074"/>
    <w:rsid w:val="00CB00A6"/>
    <w:rsid w:val="00CB0196"/>
    <w:rsid w:val="00CB0580"/>
    <w:rsid w:val="00CB09B3"/>
    <w:rsid w:val="00CB0F4F"/>
    <w:rsid w:val="00CB1280"/>
    <w:rsid w:val="00CB13E8"/>
    <w:rsid w:val="00CB1AA6"/>
    <w:rsid w:val="00CB1C38"/>
    <w:rsid w:val="00CB1F75"/>
    <w:rsid w:val="00CB202D"/>
    <w:rsid w:val="00CB266B"/>
    <w:rsid w:val="00CB2DAA"/>
    <w:rsid w:val="00CB3B07"/>
    <w:rsid w:val="00CB3FD5"/>
    <w:rsid w:val="00CB4088"/>
    <w:rsid w:val="00CB4243"/>
    <w:rsid w:val="00CB4305"/>
    <w:rsid w:val="00CB431A"/>
    <w:rsid w:val="00CB4510"/>
    <w:rsid w:val="00CB456B"/>
    <w:rsid w:val="00CB487A"/>
    <w:rsid w:val="00CB4B89"/>
    <w:rsid w:val="00CB4C71"/>
    <w:rsid w:val="00CB4CED"/>
    <w:rsid w:val="00CB510A"/>
    <w:rsid w:val="00CB543F"/>
    <w:rsid w:val="00CB582A"/>
    <w:rsid w:val="00CB59DC"/>
    <w:rsid w:val="00CB5D2E"/>
    <w:rsid w:val="00CB5D87"/>
    <w:rsid w:val="00CB5EBE"/>
    <w:rsid w:val="00CB611B"/>
    <w:rsid w:val="00CB613A"/>
    <w:rsid w:val="00CB66AA"/>
    <w:rsid w:val="00CB67FF"/>
    <w:rsid w:val="00CB685F"/>
    <w:rsid w:val="00CB6F67"/>
    <w:rsid w:val="00CB7211"/>
    <w:rsid w:val="00CB72DF"/>
    <w:rsid w:val="00CB73FF"/>
    <w:rsid w:val="00CB7726"/>
    <w:rsid w:val="00CB7DC1"/>
    <w:rsid w:val="00CC024C"/>
    <w:rsid w:val="00CC05A3"/>
    <w:rsid w:val="00CC0CF0"/>
    <w:rsid w:val="00CC0D9C"/>
    <w:rsid w:val="00CC0DA3"/>
    <w:rsid w:val="00CC1140"/>
    <w:rsid w:val="00CC1394"/>
    <w:rsid w:val="00CC1461"/>
    <w:rsid w:val="00CC149F"/>
    <w:rsid w:val="00CC186C"/>
    <w:rsid w:val="00CC1C6E"/>
    <w:rsid w:val="00CC1F62"/>
    <w:rsid w:val="00CC1FC8"/>
    <w:rsid w:val="00CC26DD"/>
    <w:rsid w:val="00CC2ACD"/>
    <w:rsid w:val="00CC2D27"/>
    <w:rsid w:val="00CC3541"/>
    <w:rsid w:val="00CC36E9"/>
    <w:rsid w:val="00CC3F43"/>
    <w:rsid w:val="00CC3F96"/>
    <w:rsid w:val="00CC4C23"/>
    <w:rsid w:val="00CC53D8"/>
    <w:rsid w:val="00CC55BC"/>
    <w:rsid w:val="00CC5777"/>
    <w:rsid w:val="00CC5A36"/>
    <w:rsid w:val="00CC5BB5"/>
    <w:rsid w:val="00CC6A95"/>
    <w:rsid w:val="00CC7137"/>
    <w:rsid w:val="00CC71EB"/>
    <w:rsid w:val="00CC762A"/>
    <w:rsid w:val="00CC7E56"/>
    <w:rsid w:val="00CD0C23"/>
    <w:rsid w:val="00CD0C25"/>
    <w:rsid w:val="00CD13FC"/>
    <w:rsid w:val="00CD14EE"/>
    <w:rsid w:val="00CD18F1"/>
    <w:rsid w:val="00CD2101"/>
    <w:rsid w:val="00CD2160"/>
    <w:rsid w:val="00CD2497"/>
    <w:rsid w:val="00CD258F"/>
    <w:rsid w:val="00CD3118"/>
    <w:rsid w:val="00CD3381"/>
    <w:rsid w:val="00CD3D73"/>
    <w:rsid w:val="00CD3DCD"/>
    <w:rsid w:val="00CD5C04"/>
    <w:rsid w:val="00CD5FA8"/>
    <w:rsid w:val="00CD5FBD"/>
    <w:rsid w:val="00CD63EA"/>
    <w:rsid w:val="00CD6405"/>
    <w:rsid w:val="00CD640D"/>
    <w:rsid w:val="00CD7D78"/>
    <w:rsid w:val="00CE05F4"/>
    <w:rsid w:val="00CE0653"/>
    <w:rsid w:val="00CE0F0C"/>
    <w:rsid w:val="00CE1401"/>
    <w:rsid w:val="00CE17DD"/>
    <w:rsid w:val="00CE187A"/>
    <w:rsid w:val="00CE18F4"/>
    <w:rsid w:val="00CE1D39"/>
    <w:rsid w:val="00CE1D58"/>
    <w:rsid w:val="00CE1F42"/>
    <w:rsid w:val="00CE263D"/>
    <w:rsid w:val="00CE28FD"/>
    <w:rsid w:val="00CE2995"/>
    <w:rsid w:val="00CE32CA"/>
    <w:rsid w:val="00CE35D0"/>
    <w:rsid w:val="00CE3882"/>
    <w:rsid w:val="00CE3FB2"/>
    <w:rsid w:val="00CE3FB7"/>
    <w:rsid w:val="00CE42D7"/>
    <w:rsid w:val="00CE4519"/>
    <w:rsid w:val="00CE4AEC"/>
    <w:rsid w:val="00CE4FB9"/>
    <w:rsid w:val="00CE5658"/>
    <w:rsid w:val="00CE5790"/>
    <w:rsid w:val="00CE5892"/>
    <w:rsid w:val="00CE5A16"/>
    <w:rsid w:val="00CE5E79"/>
    <w:rsid w:val="00CE5EA5"/>
    <w:rsid w:val="00CE6026"/>
    <w:rsid w:val="00CE60EE"/>
    <w:rsid w:val="00CE63EB"/>
    <w:rsid w:val="00CE643F"/>
    <w:rsid w:val="00CE64C7"/>
    <w:rsid w:val="00CE6FD7"/>
    <w:rsid w:val="00CE7093"/>
    <w:rsid w:val="00CE7D6A"/>
    <w:rsid w:val="00CF04D7"/>
    <w:rsid w:val="00CF0679"/>
    <w:rsid w:val="00CF0DD9"/>
    <w:rsid w:val="00CF136A"/>
    <w:rsid w:val="00CF16EB"/>
    <w:rsid w:val="00CF17FE"/>
    <w:rsid w:val="00CF1C46"/>
    <w:rsid w:val="00CF1C70"/>
    <w:rsid w:val="00CF1CAF"/>
    <w:rsid w:val="00CF1DE7"/>
    <w:rsid w:val="00CF20AA"/>
    <w:rsid w:val="00CF2113"/>
    <w:rsid w:val="00CF2261"/>
    <w:rsid w:val="00CF255E"/>
    <w:rsid w:val="00CF2EF5"/>
    <w:rsid w:val="00CF2F7E"/>
    <w:rsid w:val="00CF3125"/>
    <w:rsid w:val="00CF31A4"/>
    <w:rsid w:val="00CF36F6"/>
    <w:rsid w:val="00CF4067"/>
    <w:rsid w:val="00CF40BC"/>
    <w:rsid w:val="00CF48A7"/>
    <w:rsid w:val="00CF4914"/>
    <w:rsid w:val="00CF5D58"/>
    <w:rsid w:val="00CF6588"/>
    <w:rsid w:val="00CF6F90"/>
    <w:rsid w:val="00CF73D8"/>
    <w:rsid w:val="00CF7796"/>
    <w:rsid w:val="00D004D1"/>
    <w:rsid w:val="00D00A3C"/>
    <w:rsid w:val="00D00AE7"/>
    <w:rsid w:val="00D00D84"/>
    <w:rsid w:val="00D014C7"/>
    <w:rsid w:val="00D0172D"/>
    <w:rsid w:val="00D01A79"/>
    <w:rsid w:val="00D01DDC"/>
    <w:rsid w:val="00D025D9"/>
    <w:rsid w:val="00D0276D"/>
    <w:rsid w:val="00D02D45"/>
    <w:rsid w:val="00D0302E"/>
    <w:rsid w:val="00D0312C"/>
    <w:rsid w:val="00D0369F"/>
    <w:rsid w:val="00D03C1B"/>
    <w:rsid w:val="00D03DC9"/>
    <w:rsid w:val="00D040DA"/>
    <w:rsid w:val="00D04930"/>
    <w:rsid w:val="00D049FD"/>
    <w:rsid w:val="00D04CB6"/>
    <w:rsid w:val="00D050B0"/>
    <w:rsid w:val="00D05223"/>
    <w:rsid w:val="00D05515"/>
    <w:rsid w:val="00D056BA"/>
    <w:rsid w:val="00D06021"/>
    <w:rsid w:val="00D065C8"/>
    <w:rsid w:val="00D066EF"/>
    <w:rsid w:val="00D06AFF"/>
    <w:rsid w:val="00D06D75"/>
    <w:rsid w:val="00D06FF0"/>
    <w:rsid w:val="00D071FB"/>
    <w:rsid w:val="00D07EEA"/>
    <w:rsid w:val="00D07FF8"/>
    <w:rsid w:val="00D103D1"/>
    <w:rsid w:val="00D1081C"/>
    <w:rsid w:val="00D108BB"/>
    <w:rsid w:val="00D10AD0"/>
    <w:rsid w:val="00D1109E"/>
    <w:rsid w:val="00D11721"/>
    <w:rsid w:val="00D11BA4"/>
    <w:rsid w:val="00D11C8F"/>
    <w:rsid w:val="00D11F2B"/>
    <w:rsid w:val="00D11F79"/>
    <w:rsid w:val="00D124B8"/>
    <w:rsid w:val="00D12E15"/>
    <w:rsid w:val="00D138FE"/>
    <w:rsid w:val="00D13BCB"/>
    <w:rsid w:val="00D140B0"/>
    <w:rsid w:val="00D142B5"/>
    <w:rsid w:val="00D14A53"/>
    <w:rsid w:val="00D15414"/>
    <w:rsid w:val="00D15761"/>
    <w:rsid w:val="00D15B04"/>
    <w:rsid w:val="00D15BAE"/>
    <w:rsid w:val="00D164D6"/>
    <w:rsid w:val="00D16DC5"/>
    <w:rsid w:val="00D171C5"/>
    <w:rsid w:val="00D1779D"/>
    <w:rsid w:val="00D178F8"/>
    <w:rsid w:val="00D17FF9"/>
    <w:rsid w:val="00D20335"/>
    <w:rsid w:val="00D20373"/>
    <w:rsid w:val="00D20652"/>
    <w:rsid w:val="00D2078A"/>
    <w:rsid w:val="00D209E4"/>
    <w:rsid w:val="00D20A58"/>
    <w:rsid w:val="00D2115D"/>
    <w:rsid w:val="00D211E9"/>
    <w:rsid w:val="00D2134A"/>
    <w:rsid w:val="00D213DE"/>
    <w:rsid w:val="00D21968"/>
    <w:rsid w:val="00D223B5"/>
    <w:rsid w:val="00D229FF"/>
    <w:rsid w:val="00D22A16"/>
    <w:rsid w:val="00D24244"/>
    <w:rsid w:val="00D24E58"/>
    <w:rsid w:val="00D250F4"/>
    <w:rsid w:val="00D25102"/>
    <w:rsid w:val="00D25E3B"/>
    <w:rsid w:val="00D2638B"/>
    <w:rsid w:val="00D26665"/>
    <w:rsid w:val="00D26920"/>
    <w:rsid w:val="00D26E00"/>
    <w:rsid w:val="00D26E50"/>
    <w:rsid w:val="00D27627"/>
    <w:rsid w:val="00D304CC"/>
    <w:rsid w:val="00D305BA"/>
    <w:rsid w:val="00D30BAC"/>
    <w:rsid w:val="00D30C92"/>
    <w:rsid w:val="00D31251"/>
    <w:rsid w:val="00D315DF"/>
    <w:rsid w:val="00D31C7F"/>
    <w:rsid w:val="00D31E83"/>
    <w:rsid w:val="00D3220F"/>
    <w:rsid w:val="00D32643"/>
    <w:rsid w:val="00D3265B"/>
    <w:rsid w:val="00D32E3D"/>
    <w:rsid w:val="00D336A9"/>
    <w:rsid w:val="00D34071"/>
    <w:rsid w:val="00D34358"/>
    <w:rsid w:val="00D34C67"/>
    <w:rsid w:val="00D351B0"/>
    <w:rsid w:val="00D355B0"/>
    <w:rsid w:val="00D359A3"/>
    <w:rsid w:val="00D35A3B"/>
    <w:rsid w:val="00D35BB7"/>
    <w:rsid w:val="00D35C48"/>
    <w:rsid w:val="00D35EC0"/>
    <w:rsid w:val="00D35ED0"/>
    <w:rsid w:val="00D35F1D"/>
    <w:rsid w:val="00D36184"/>
    <w:rsid w:val="00D36646"/>
    <w:rsid w:val="00D376C2"/>
    <w:rsid w:val="00D378E1"/>
    <w:rsid w:val="00D37EAE"/>
    <w:rsid w:val="00D37FA5"/>
    <w:rsid w:val="00D40591"/>
    <w:rsid w:val="00D4084B"/>
    <w:rsid w:val="00D40B27"/>
    <w:rsid w:val="00D413CA"/>
    <w:rsid w:val="00D4145C"/>
    <w:rsid w:val="00D41917"/>
    <w:rsid w:val="00D41D1D"/>
    <w:rsid w:val="00D41FE8"/>
    <w:rsid w:val="00D42148"/>
    <w:rsid w:val="00D42223"/>
    <w:rsid w:val="00D422A9"/>
    <w:rsid w:val="00D42EAC"/>
    <w:rsid w:val="00D4339F"/>
    <w:rsid w:val="00D43CB3"/>
    <w:rsid w:val="00D44481"/>
    <w:rsid w:val="00D4525E"/>
    <w:rsid w:val="00D454F6"/>
    <w:rsid w:val="00D4558C"/>
    <w:rsid w:val="00D457F8"/>
    <w:rsid w:val="00D45DFF"/>
    <w:rsid w:val="00D45FD0"/>
    <w:rsid w:val="00D464D0"/>
    <w:rsid w:val="00D465A0"/>
    <w:rsid w:val="00D46956"/>
    <w:rsid w:val="00D469CA"/>
    <w:rsid w:val="00D46CBA"/>
    <w:rsid w:val="00D472D2"/>
    <w:rsid w:val="00D479E4"/>
    <w:rsid w:val="00D47A8A"/>
    <w:rsid w:val="00D47D53"/>
    <w:rsid w:val="00D50523"/>
    <w:rsid w:val="00D50D2F"/>
    <w:rsid w:val="00D51C30"/>
    <w:rsid w:val="00D5201C"/>
    <w:rsid w:val="00D52564"/>
    <w:rsid w:val="00D52BA1"/>
    <w:rsid w:val="00D52BF8"/>
    <w:rsid w:val="00D52C35"/>
    <w:rsid w:val="00D531AE"/>
    <w:rsid w:val="00D5399F"/>
    <w:rsid w:val="00D539EE"/>
    <w:rsid w:val="00D53B08"/>
    <w:rsid w:val="00D53B95"/>
    <w:rsid w:val="00D53F04"/>
    <w:rsid w:val="00D54022"/>
    <w:rsid w:val="00D54E93"/>
    <w:rsid w:val="00D55040"/>
    <w:rsid w:val="00D55612"/>
    <w:rsid w:val="00D55711"/>
    <w:rsid w:val="00D557D5"/>
    <w:rsid w:val="00D5592B"/>
    <w:rsid w:val="00D55965"/>
    <w:rsid w:val="00D55ABE"/>
    <w:rsid w:val="00D55ADC"/>
    <w:rsid w:val="00D55D41"/>
    <w:rsid w:val="00D55E4E"/>
    <w:rsid w:val="00D56639"/>
    <w:rsid w:val="00D56B6D"/>
    <w:rsid w:val="00D56E95"/>
    <w:rsid w:val="00D5765D"/>
    <w:rsid w:val="00D57CBE"/>
    <w:rsid w:val="00D60A6E"/>
    <w:rsid w:val="00D60E4B"/>
    <w:rsid w:val="00D60E6E"/>
    <w:rsid w:val="00D61472"/>
    <w:rsid w:val="00D615B4"/>
    <w:rsid w:val="00D61B57"/>
    <w:rsid w:val="00D62861"/>
    <w:rsid w:val="00D6296B"/>
    <w:rsid w:val="00D62C14"/>
    <w:rsid w:val="00D62F3A"/>
    <w:rsid w:val="00D62FB1"/>
    <w:rsid w:val="00D63168"/>
    <w:rsid w:val="00D6333E"/>
    <w:rsid w:val="00D63635"/>
    <w:rsid w:val="00D64025"/>
    <w:rsid w:val="00D643DA"/>
    <w:rsid w:val="00D646E8"/>
    <w:rsid w:val="00D64C40"/>
    <w:rsid w:val="00D6508D"/>
    <w:rsid w:val="00D655C0"/>
    <w:rsid w:val="00D655EB"/>
    <w:rsid w:val="00D6576B"/>
    <w:rsid w:val="00D65CF9"/>
    <w:rsid w:val="00D6609A"/>
    <w:rsid w:val="00D6624D"/>
    <w:rsid w:val="00D66523"/>
    <w:rsid w:val="00D6669A"/>
    <w:rsid w:val="00D666FD"/>
    <w:rsid w:val="00D66C4C"/>
    <w:rsid w:val="00D67071"/>
    <w:rsid w:val="00D6749F"/>
    <w:rsid w:val="00D678FF"/>
    <w:rsid w:val="00D67A43"/>
    <w:rsid w:val="00D70465"/>
    <w:rsid w:val="00D7145D"/>
    <w:rsid w:val="00D7173E"/>
    <w:rsid w:val="00D7175F"/>
    <w:rsid w:val="00D718EB"/>
    <w:rsid w:val="00D72013"/>
    <w:rsid w:val="00D7268F"/>
    <w:rsid w:val="00D72A95"/>
    <w:rsid w:val="00D72D84"/>
    <w:rsid w:val="00D73106"/>
    <w:rsid w:val="00D7328D"/>
    <w:rsid w:val="00D732B7"/>
    <w:rsid w:val="00D740C5"/>
    <w:rsid w:val="00D749F7"/>
    <w:rsid w:val="00D74A1C"/>
    <w:rsid w:val="00D74D8E"/>
    <w:rsid w:val="00D750C0"/>
    <w:rsid w:val="00D755D9"/>
    <w:rsid w:val="00D759FB"/>
    <w:rsid w:val="00D75E30"/>
    <w:rsid w:val="00D76204"/>
    <w:rsid w:val="00D76260"/>
    <w:rsid w:val="00D762CD"/>
    <w:rsid w:val="00D766E2"/>
    <w:rsid w:val="00D767AC"/>
    <w:rsid w:val="00D77045"/>
    <w:rsid w:val="00D77B0C"/>
    <w:rsid w:val="00D77C92"/>
    <w:rsid w:val="00D800E5"/>
    <w:rsid w:val="00D80482"/>
    <w:rsid w:val="00D807F3"/>
    <w:rsid w:val="00D8096C"/>
    <w:rsid w:val="00D80E59"/>
    <w:rsid w:val="00D80F6B"/>
    <w:rsid w:val="00D81106"/>
    <w:rsid w:val="00D817F2"/>
    <w:rsid w:val="00D81A94"/>
    <w:rsid w:val="00D81C82"/>
    <w:rsid w:val="00D81D2F"/>
    <w:rsid w:val="00D82186"/>
    <w:rsid w:val="00D821CB"/>
    <w:rsid w:val="00D82B13"/>
    <w:rsid w:val="00D83456"/>
    <w:rsid w:val="00D835CF"/>
    <w:rsid w:val="00D8381F"/>
    <w:rsid w:val="00D8391C"/>
    <w:rsid w:val="00D84712"/>
    <w:rsid w:val="00D84B52"/>
    <w:rsid w:val="00D84E79"/>
    <w:rsid w:val="00D85010"/>
    <w:rsid w:val="00D8562C"/>
    <w:rsid w:val="00D857BF"/>
    <w:rsid w:val="00D85DB2"/>
    <w:rsid w:val="00D85EEF"/>
    <w:rsid w:val="00D862EE"/>
    <w:rsid w:val="00D864F8"/>
    <w:rsid w:val="00D869B4"/>
    <w:rsid w:val="00D86C29"/>
    <w:rsid w:val="00D875DC"/>
    <w:rsid w:val="00D90298"/>
    <w:rsid w:val="00D90349"/>
    <w:rsid w:val="00D90A99"/>
    <w:rsid w:val="00D90B60"/>
    <w:rsid w:val="00D90E02"/>
    <w:rsid w:val="00D9100F"/>
    <w:rsid w:val="00D91188"/>
    <w:rsid w:val="00D9192E"/>
    <w:rsid w:val="00D91A84"/>
    <w:rsid w:val="00D91BF3"/>
    <w:rsid w:val="00D9261C"/>
    <w:rsid w:val="00D92BF7"/>
    <w:rsid w:val="00D92C89"/>
    <w:rsid w:val="00D92D02"/>
    <w:rsid w:val="00D93383"/>
    <w:rsid w:val="00D933AC"/>
    <w:rsid w:val="00D93977"/>
    <w:rsid w:val="00D941A9"/>
    <w:rsid w:val="00D94943"/>
    <w:rsid w:val="00D949CA"/>
    <w:rsid w:val="00D94D88"/>
    <w:rsid w:val="00D9525A"/>
    <w:rsid w:val="00D95791"/>
    <w:rsid w:val="00D95ED6"/>
    <w:rsid w:val="00D9632A"/>
    <w:rsid w:val="00D963E0"/>
    <w:rsid w:val="00D968DD"/>
    <w:rsid w:val="00D96ABE"/>
    <w:rsid w:val="00D97106"/>
    <w:rsid w:val="00D97970"/>
    <w:rsid w:val="00DA0013"/>
    <w:rsid w:val="00DA0676"/>
    <w:rsid w:val="00DA0B9D"/>
    <w:rsid w:val="00DA11C9"/>
    <w:rsid w:val="00DA1752"/>
    <w:rsid w:val="00DA17BF"/>
    <w:rsid w:val="00DA1A7C"/>
    <w:rsid w:val="00DA1E14"/>
    <w:rsid w:val="00DA1F58"/>
    <w:rsid w:val="00DA2042"/>
    <w:rsid w:val="00DA2200"/>
    <w:rsid w:val="00DA2374"/>
    <w:rsid w:val="00DA2D99"/>
    <w:rsid w:val="00DA30BD"/>
    <w:rsid w:val="00DA3305"/>
    <w:rsid w:val="00DA378E"/>
    <w:rsid w:val="00DA3CBF"/>
    <w:rsid w:val="00DA3E35"/>
    <w:rsid w:val="00DA3E7F"/>
    <w:rsid w:val="00DA4013"/>
    <w:rsid w:val="00DA405D"/>
    <w:rsid w:val="00DA4521"/>
    <w:rsid w:val="00DA4670"/>
    <w:rsid w:val="00DA4AC7"/>
    <w:rsid w:val="00DA4B34"/>
    <w:rsid w:val="00DA4C51"/>
    <w:rsid w:val="00DA50C8"/>
    <w:rsid w:val="00DA5CE3"/>
    <w:rsid w:val="00DA65F7"/>
    <w:rsid w:val="00DA6862"/>
    <w:rsid w:val="00DA6C22"/>
    <w:rsid w:val="00DA6CEC"/>
    <w:rsid w:val="00DA72DE"/>
    <w:rsid w:val="00DA7961"/>
    <w:rsid w:val="00DA7B9E"/>
    <w:rsid w:val="00DA7D9E"/>
    <w:rsid w:val="00DB01EA"/>
    <w:rsid w:val="00DB0A0C"/>
    <w:rsid w:val="00DB12B9"/>
    <w:rsid w:val="00DB14FF"/>
    <w:rsid w:val="00DB16CB"/>
    <w:rsid w:val="00DB1A3E"/>
    <w:rsid w:val="00DB2158"/>
    <w:rsid w:val="00DB24CA"/>
    <w:rsid w:val="00DB2AF9"/>
    <w:rsid w:val="00DB39D5"/>
    <w:rsid w:val="00DB3A74"/>
    <w:rsid w:val="00DB46A1"/>
    <w:rsid w:val="00DB4745"/>
    <w:rsid w:val="00DB4B6B"/>
    <w:rsid w:val="00DB4CD8"/>
    <w:rsid w:val="00DB4F76"/>
    <w:rsid w:val="00DB5026"/>
    <w:rsid w:val="00DB50FE"/>
    <w:rsid w:val="00DB584A"/>
    <w:rsid w:val="00DB5ACB"/>
    <w:rsid w:val="00DB6046"/>
    <w:rsid w:val="00DB6308"/>
    <w:rsid w:val="00DB649E"/>
    <w:rsid w:val="00DB66CB"/>
    <w:rsid w:val="00DB6A06"/>
    <w:rsid w:val="00DB7472"/>
    <w:rsid w:val="00DB754E"/>
    <w:rsid w:val="00DB7944"/>
    <w:rsid w:val="00DB797E"/>
    <w:rsid w:val="00DC01F3"/>
    <w:rsid w:val="00DC0923"/>
    <w:rsid w:val="00DC0A6A"/>
    <w:rsid w:val="00DC0B50"/>
    <w:rsid w:val="00DC1C54"/>
    <w:rsid w:val="00DC20C8"/>
    <w:rsid w:val="00DC2B68"/>
    <w:rsid w:val="00DC2DB3"/>
    <w:rsid w:val="00DC3308"/>
    <w:rsid w:val="00DC35AE"/>
    <w:rsid w:val="00DC36F4"/>
    <w:rsid w:val="00DC3D16"/>
    <w:rsid w:val="00DC40F4"/>
    <w:rsid w:val="00DC438B"/>
    <w:rsid w:val="00DC4ADB"/>
    <w:rsid w:val="00DC4B5D"/>
    <w:rsid w:val="00DC4B7E"/>
    <w:rsid w:val="00DC543B"/>
    <w:rsid w:val="00DC54D3"/>
    <w:rsid w:val="00DC5F9D"/>
    <w:rsid w:val="00DC5FFB"/>
    <w:rsid w:val="00DC62D0"/>
    <w:rsid w:val="00DC6314"/>
    <w:rsid w:val="00DC65CC"/>
    <w:rsid w:val="00DC6682"/>
    <w:rsid w:val="00DC68E3"/>
    <w:rsid w:val="00DC6B67"/>
    <w:rsid w:val="00DC6D91"/>
    <w:rsid w:val="00DC6E0C"/>
    <w:rsid w:val="00DC6E22"/>
    <w:rsid w:val="00DC718A"/>
    <w:rsid w:val="00DC73BB"/>
    <w:rsid w:val="00DC7DD6"/>
    <w:rsid w:val="00DD00EC"/>
    <w:rsid w:val="00DD0457"/>
    <w:rsid w:val="00DD05E4"/>
    <w:rsid w:val="00DD0A14"/>
    <w:rsid w:val="00DD0CC7"/>
    <w:rsid w:val="00DD0EF3"/>
    <w:rsid w:val="00DD1274"/>
    <w:rsid w:val="00DD1329"/>
    <w:rsid w:val="00DD188A"/>
    <w:rsid w:val="00DD204B"/>
    <w:rsid w:val="00DD2479"/>
    <w:rsid w:val="00DD2CBB"/>
    <w:rsid w:val="00DD2CE3"/>
    <w:rsid w:val="00DD2E54"/>
    <w:rsid w:val="00DD2EC3"/>
    <w:rsid w:val="00DD3663"/>
    <w:rsid w:val="00DD37F7"/>
    <w:rsid w:val="00DD3A31"/>
    <w:rsid w:val="00DD3B6A"/>
    <w:rsid w:val="00DD3CBA"/>
    <w:rsid w:val="00DD566C"/>
    <w:rsid w:val="00DD5C43"/>
    <w:rsid w:val="00DD6184"/>
    <w:rsid w:val="00DD61FE"/>
    <w:rsid w:val="00DD62B2"/>
    <w:rsid w:val="00DD6BA5"/>
    <w:rsid w:val="00DD6F92"/>
    <w:rsid w:val="00DD71DD"/>
    <w:rsid w:val="00DD7420"/>
    <w:rsid w:val="00DD7583"/>
    <w:rsid w:val="00DD7F27"/>
    <w:rsid w:val="00DE01E7"/>
    <w:rsid w:val="00DE030C"/>
    <w:rsid w:val="00DE042F"/>
    <w:rsid w:val="00DE0704"/>
    <w:rsid w:val="00DE0A2C"/>
    <w:rsid w:val="00DE0AA5"/>
    <w:rsid w:val="00DE0CC2"/>
    <w:rsid w:val="00DE1255"/>
    <w:rsid w:val="00DE16AE"/>
    <w:rsid w:val="00DE22C4"/>
    <w:rsid w:val="00DE24E3"/>
    <w:rsid w:val="00DE2CB2"/>
    <w:rsid w:val="00DE2CFA"/>
    <w:rsid w:val="00DE3721"/>
    <w:rsid w:val="00DE3D4F"/>
    <w:rsid w:val="00DE41A3"/>
    <w:rsid w:val="00DE469C"/>
    <w:rsid w:val="00DE4812"/>
    <w:rsid w:val="00DE56F0"/>
    <w:rsid w:val="00DE5D04"/>
    <w:rsid w:val="00DE629A"/>
    <w:rsid w:val="00DE6528"/>
    <w:rsid w:val="00DE68CB"/>
    <w:rsid w:val="00DE6D55"/>
    <w:rsid w:val="00DE7310"/>
    <w:rsid w:val="00DE75EB"/>
    <w:rsid w:val="00DE76FA"/>
    <w:rsid w:val="00DE77E6"/>
    <w:rsid w:val="00DE7D24"/>
    <w:rsid w:val="00DF012F"/>
    <w:rsid w:val="00DF01F7"/>
    <w:rsid w:val="00DF04E6"/>
    <w:rsid w:val="00DF0556"/>
    <w:rsid w:val="00DF05AB"/>
    <w:rsid w:val="00DF0EB3"/>
    <w:rsid w:val="00DF10A2"/>
    <w:rsid w:val="00DF133F"/>
    <w:rsid w:val="00DF159F"/>
    <w:rsid w:val="00DF17BD"/>
    <w:rsid w:val="00DF1B4B"/>
    <w:rsid w:val="00DF1DEA"/>
    <w:rsid w:val="00DF1EC0"/>
    <w:rsid w:val="00DF2444"/>
    <w:rsid w:val="00DF2711"/>
    <w:rsid w:val="00DF2C24"/>
    <w:rsid w:val="00DF32BC"/>
    <w:rsid w:val="00DF33B5"/>
    <w:rsid w:val="00DF342A"/>
    <w:rsid w:val="00DF3553"/>
    <w:rsid w:val="00DF37EC"/>
    <w:rsid w:val="00DF40D9"/>
    <w:rsid w:val="00DF45BD"/>
    <w:rsid w:val="00DF4EEF"/>
    <w:rsid w:val="00DF4FDC"/>
    <w:rsid w:val="00DF5F1C"/>
    <w:rsid w:val="00DF600C"/>
    <w:rsid w:val="00DF6392"/>
    <w:rsid w:val="00DF63EC"/>
    <w:rsid w:val="00DF6652"/>
    <w:rsid w:val="00DF6AF8"/>
    <w:rsid w:val="00DF7153"/>
    <w:rsid w:val="00DF7356"/>
    <w:rsid w:val="00DF762C"/>
    <w:rsid w:val="00DF796E"/>
    <w:rsid w:val="00DF7A75"/>
    <w:rsid w:val="00DF7CD2"/>
    <w:rsid w:val="00E003BC"/>
    <w:rsid w:val="00E004AA"/>
    <w:rsid w:val="00E005B5"/>
    <w:rsid w:val="00E0062B"/>
    <w:rsid w:val="00E00E75"/>
    <w:rsid w:val="00E00FC4"/>
    <w:rsid w:val="00E00FF1"/>
    <w:rsid w:val="00E015CC"/>
    <w:rsid w:val="00E0170E"/>
    <w:rsid w:val="00E01990"/>
    <w:rsid w:val="00E019B6"/>
    <w:rsid w:val="00E01A52"/>
    <w:rsid w:val="00E01D32"/>
    <w:rsid w:val="00E02130"/>
    <w:rsid w:val="00E0269A"/>
    <w:rsid w:val="00E029E5"/>
    <w:rsid w:val="00E02D3E"/>
    <w:rsid w:val="00E02DB4"/>
    <w:rsid w:val="00E02DEC"/>
    <w:rsid w:val="00E035EE"/>
    <w:rsid w:val="00E037C9"/>
    <w:rsid w:val="00E038C8"/>
    <w:rsid w:val="00E03CDB"/>
    <w:rsid w:val="00E0418B"/>
    <w:rsid w:val="00E04731"/>
    <w:rsid w:val="00E04EF0"/>
    <w:rsid w:val="00E050AD"/>
    <w:rsid w:val="00E0535E"/>
    <w:rsid w:val="00E056C3"/>
    <w:rsid w:val="00E05784"/>
    <w:rsid w:val="00E0589A"/>
    <w:rsid w:val="00E05B7B"/>
    <w:rsid w:val="00E0644E"/>
    <w:rsid w:val="00E06611"/>
    <w:rsid w:val="00E066B2"/>
    <w:rsid w:val="00E067A5"/>
    <w:rsid w:val="00E0686F"/>
    <w:rsid w:val="00E0736F"/>
    <w:rsid w:val="00E076D9"/>
    <w:rsid w:val="00E0779E"/>
    <w:rsid w:val="00E0788C"/>
    <w:rsid w:val="00E07B68"/>
    <w:rsid w:val="00E07BC7"/>
    <w:rsid w:val="00E07D4E"/>
    <w:rsid w:val="00E07EC3"/>
    <w:rsid w:val="00E10B11"/>
    <w:rsid w:val="00E10B6D"/>
    <w:rsid w:val="00E10CE2"/>
    <w:rsid w:val="00E10F94"/>
    <w:rsid w:val="00E110E3"/>
    <w:rsid w:val="00E11184"/>
    <w:rsid w:val="00E11C48"/>
    <w:rsid w:val="00E12313"/>
    <w:rsid w:val="00E126C0"/>
    <w:rsid w:val="00E126D5"/>
    <w:rsid w:val="00E12810"/>
    <w:rsid w:val="00E1286E"/>
    <w:rsid w:val="00E129A0"/>
    <w:rsid w:val="00E12FAB"/>
    <w:rsid w:val="00E133B0"/>
    <w:rsid w:val="00E135AF"/>
    <w:rsid w:val="00E1431F"/>
    <w:rsid w:val="00E143FA"/>
    <w:rsid w:val="00E147C0"/>
    <w:rsid w:val="00E1494D"/>
    <w:rsid w:val="00E14A09"/>
    <w:rsid w:val="00E14BCD"/>
    <w:rsid w:val="00E14D02"/>
    <w:rsid w:val="00E14D8D"/>
    <w:rsid w:val="00E1578D"/>
    <w:rsid w:val="00E15D60"/>
    <w:rsid w:val="00E161B8"/>
    <w:rsid w:val="00E1647A"/>
    <w:rsid w:val="00E16FEE"/>
    <w:rsid w:val="00E1721F"/>
    <w:rsid w:val="00E172C2"/>
    <w:rsid w:val="00E17659"/>
    <w:rsid w:val="00E17896"/>
    <w:rsid w:val="00E179CB"/>
    <w:rsid w:val="00E17B4E"/>
    <w:rsid w:val="00E20095"/>
    <w:rsid w:val="00E201B3"/>
    <w:rsid w:val="00E2024E"/>
    <w:rsid w:val="00E204E2"/>
    <w:rsid w:val="00E207AD"/>
    <w:rsid w:val="00E20C1E"/>
    <w:rsid w:val="00E21962"/>
    <w:rsid w:val="00E2197D"/>
    <w:rsid w:val="00E21F2D"/>
    <w:rsid w:val="00E225AF"/>
    <w:rsid w:val="00E228BA"/>
    <w:rsid w:val="00E22AF8"/>
    <w:rsid w:val="00E22D20"/>
    <w:rsid w:val="00E23126"/>
    <w:rsid w:val="00E23CF2"/>
    <w:rsid w:val="00E23E40"/>
    <w:rsid w:val="00E2413D"/>
    <w:rsid w:val="00E2444E"/>
    <w:rsid w:val="00E24651"/>
    <w:rsid w:val="00E24A74"/>
    <w:rsid w:val="00E25873"/>
    <w:rsid w:val="00E25C9F"/>
    <w:rsid w:val="00E263DA"/>
    <w:rsid w:val="00E27097"/>
    <w:rsid w:val="00E30D6B"/>
    <w:rsid w:val="00E3122C"/>
    <w:rsid w:val="00E3184E"/>
    <w:rsid w:val="00E31C1F"/>
    <w:rsid w:val="00E32515"/>
    <w:rsid w:val="00E328B1"/>
    <w:rsid w:val="00E329DA"/>
    <w:rsid w:val="00E32A58"/>
    <w:rsid w:val="00E32B93"/>
    <w:rsid w:val="00E32F5D"/>
    <w:rsid w:val="00E34114"/>
    <w:rsid w:val="00E3463F"/>
    <w:rsid w:val="00E34642"/>
    <w:rsid w:val="00E3469E"/>
    <w:rsid w:val="00E34C20"/>
    <w:rsid w:val="00E34DE2"/>
    <w:rsid w:val="00E35375"/>
    <w:rsid w:val="00E356E0"/>
    <w:rsid w:val="00E367AB"/>
    <w:rsid w:val="00E3727E"/>
    <w:rsid w:val="00E37F18"/>
    <w:rsid w:val="00E37F5C"/>
    <w:rsid w:val="00E4056A"/>
    <w:rsid w:val="00E408F6"/>
    <w:rsid w:val="00E40D9E"/>
    <w:rsid w:val="00E40E23"/>
    <w:rsid w:val="00E40FDD"/>
    <w:rsid w:val="00E41179"/>
    <w:rsid w:val="00E411CA"/>
    <w:rsid w:val="00E4154C"/>
    <w:rsid w:val="00E42260"/>
    <w:rsid w:val="00E42318"/>
    <w:rsid w:val="00E42EAA"/>
    <w:rsid w:val="00E44183"/>
    <w:rsid w:val="00E44431"/>
    <w:rsid w:val="00E44DD1"/>
    <w:rsid w:val="00E44E34"/>
    <w:rsid w:val="00E45127"/>
    <w:rsid w:val="00E45176"/>
    <w:rsid w:val="00E455A5"/>
    <w:rsid w:val="00E455DC"/>
    <w:rsid w:val="00E45B0C"/>
    <w:rsid w:val="00E45B20"/>
    <w:rsid w:val="00E45BFE"/>
    <w:rsid w:val="00E45D28"/>
    <w:rsid w:val="00E4622B"/>
    <w:rsid w:val="00E464E7"/>
    <w:rsid w:val="00E46510"/>
    <w:rsid w:val="00E46600"/>
    <w:rsid w:val="00E46B06"/>
    <w:rsid w:val="00E46DF9"/>
    <w:rsid w:val="00E46E82"/>
    <w:rsid w:val="00E4734D"/>
    <w:rsid w:val="00E47D6F"/>
    <w:rsid w:val="00E504D6"/>
    <w:rsid w:val="00E50D9C"/>
    <w:rsid w:val="00E50EE4"/>
    <w:rsid w:val="00E510F7"/>
    <w:rsid w:val="00E51202"/>
    <w:rsid w:val="00E5149F"/>
    <w:rsid w:val="00E5178D"/>
    <w:rsid w:val="00E5196C"/>
    <w:rsid w:val="00E519F6"/>
    <w:rsid w:val="00E51D85"/>
    <w:rsid w:val="00E51ECE"/>
    <w:rsid w:val="00E520D3"/>
    <w:rsid w:val="00E52E07"/>
    <w:rsid w:val="00E531CE"/>
    <w:rsid w:val="00E5354D"/>
    <w:rsid w:val="00E53971"/>
    <w:rsid w:val="00E5405D"/>
    <w:rsid w:val="00E541F2"/>
    <w:rsid w:val="00E54201"/>
    <w:rsid w:val="00E54D9C"/>
    <w:rsid w:val="00E54DF3"/>
    <w:rsid w:val="00E558B3"/>
    <w:rsid w:val="00E55E69"/>
    <w:rsid w:val="00E568E3"/>
    <w:rsid w:val="00E5717C"/>
    <w:rsid w:val="00E57257"/>
    <w:rsid w:val="00E57A54"/>
    <w:rsid w:val="00E57CDF"/>
    <w:rsid w:val="00E6001D"/>
    <w:rsid w:val="00E60A9D"/>
    <w:rsid w:val="00E60BE5"/>
    <w:rsid w:val="00E61464"/>
    <w:rsid w:val="00E6170C"/>
    <w:rsid w:val="00E619B5"/>
    <w:rsid w:val="00E61C4B"/>
    <w:rsid w:val="00E62C9B"/>
    <w:rsid w:val="00E62EFC"/>
    <w:rsid w:val="00E6388D"/>
    <w:rsid w:val="00E63BEB"/>
    <w:rsid w:val="00E641FA"/>
    <w:rsid w:val="00E64530"/>
    <w:rsid w:val="00E64869"/>
    <w:rsid w:val="00E65284"/>
    <w:rsid w:val="00E656FF"/>
    <w:rsid w:val="00E65909"/>
    <w:rsid w:val="00E6597D"/>
    <w:rsid w:val="00E65B1D"/>
    <w:rsid w:val="00E65C60"/>
    <w:rsid w:val="00E65D20"/>
    <w:rsid w:val="00E65F80"/>
    <w:rsid w:val="00E66F4C"/>
    <w:rsid w:val="00E679CF"/>
    <w:rsid w:val="00E67E57"/>
    <w:rsid w:val="00E67FC2"/>
    <w:rsid w:val="00E70064"/>
    <w:rsid w:val="00E700FA"/>
    <w:rsid w:val="00E7017B"/>
    <w:rsid w:val="00E7019F"/>
    <w:rsid w:val="00E701D5"/>
    <w:rsid w:val="00E7054A"/>
    <w:rsid w:val="00E7091B"/>
    <w:rsid w:val="00E70C75"/>
    <w:rsid w:val="00E71298"/>
    <w:rsid w:val="00E71A62"/>
    <w:rsid w:val="00E71C8F"/>
    <w:rsid w:val="00E72684"/>
    <w:rsid w:val="00E73CBF"/>
    <w:rsid w:val="00E745A5"/>
    <w:rsid w:val="00E746CC"/>
    <w:rsid w:val="00E7470E"/>
    <w:rsid w:val="00E74F7A"/>
    <w:rsid w:val="00E75568"/>
    <w:rsid w:val="00E756D0"/>
    <w:rsid w:val="00E75A56"/>
    <w:rsid w:val="00E7659A"/>
    <w:rsid w:val="00E76A02"/>
    <w:rsid w:val="00E77569"/>
    <w:rsid w:val="00E776B9"/>
    <w:rsid w:val="00E77916"/>
    <w:rsid w:val="00E77F0E"/>
    <w:rsid w:val="00E77FBC"/>
    <w:rsid w:val="00E80611"/>
    <w:rsid w:val="00E80684"/>
    <w:rsid w:val="00E80C6F"/>
    <w:rsid w:val="00E811AE"/>
    <w:rsid w:val="00E813AC"/>
    <w:rsid w:val="00E81C98"/>
    <w:rsid w:val="00E81FA7"/>
    <w:rsid w:val="00E826CC"/>
    <w:rsid w:val="00E830A3"/>
    <w:rsid w:val="00E832EB"/>
    <w:rsid w:val="00E83773"/>
    <w:rsid w:val="00E83805"/>
    <w:rsid w:val="00E83BB3"/>
    <w:rsid w:val="00E83D3F"/>
    <w:rsid w:val="00E84087"/>
    <w:rsid w:val="00E84328"/>
    <w:rsid w:val="00E8444D"/>
    <w:rsid w:val="00E84830"/>
    <w:rsid w:val="00E854CD"/>
    <w:rsid w:val="00E85688"/>
    <w:rsid w:val="00E858ED"/>
    <w:rsid w:val="00E859A0"/>
    <w:rsid w:val="00E8605F"/>
    <w:rsid w:val="00E86074"/>
    <w:rsid w:val="00E861EE"/>
    <w:rsid w:val="00E8620D"/>
    <w:rsid w:val="00E86882"/>
    <w:rsid w:val="00E8689B"/>
    <w:rsid w:val="00E86ED1"/>
    <w:rsid w:val="00E8732E"/>
    <w:rsid w:val="00E875F0"/>
    <w:rsid w:val="00E87754"/>
    <w:rsid w:val="00E90923"/>
    <w:rsid w:val="00E9092E"/>
    <w:rsid w:val="00E90C68"/>
    <w:rsid w:val="00E9120F"/>
    <w:rsid w:val="00E9125D"/>
    <w:rsid w:val="00E915DA"/>
    <w:rsid w:val="00E91C83"/>
    <w:rsid w:val="00E91D36"/>
    <w:rsid w:val="00E92283"/>
    <w:rsid w:val="00E92434"/>
    <w:rsid w:val="00E92AC2"/>
    <w:rsid w:val="00E9384D"/>
    <w:rsid w:val="00E93BA6"/>
    <w:rsid w:val="00E93C6C"/>
    <w:rsid w:val="00E93E7A"/>
    <w:rsid w:val="00E93FE7"/>
    <w:rsid w:val="00E947D1"/>
    <w:rsid w:val="00E94A27"/>
    <w:rsid w:val="00E94F19"/>
    <w:rsid w:val="00E94FD3"/>
    <w:rsid w:val="00E9617B"/>
    <w:rsid w:val="00E964F5"/>
    <w:rsid w:val="00E96AD9"/>
    <w:rsid w:val="00E96C47"/>
    <w:rsid w:val="00E9704C"/>
    <w:rsid w:val="00E975A1"/>
    <w:rsid w:val="00E976CE"/>
    <w:rsid w:val="00E97907"/>
    <w:rsid w:val="00EA0109"/>
    <w:rsid w:val="00EA033F"/>
    <w:rsid w:val="00EA0B68"/>
    <w:rsid w:val="00EA0BC1"/>
    <w:rsid w:val="00EA0CBE"/>
    <w:rsid w:val="00EA0D77"/>
    <w:rsid w:val="00EA1291"/>
    <w:rsid w:val="00EA1515"/>
    <w:rsid w:val="00EA16FE"/>
    <w:rsid w:val="00EA18DA"/>
    <w:rsid w:val="00EA2153"/>
    <w:rsid w:val="00EA269C"/>
    <w:rsid w:val="00EA2C41"/>
    <w:rsid w:val="00EA2DF1"/>
    <w:rsid w:val="00EA32B0"/>
    <w:rsid w:val="00EA3620"/>
    <w:rsid w:val="00EA3979"/>
    <w:rsid w:val="00EA3B3F"/>
    <w:rsid w:val="00EA3DAD"/>
    <w:rsid w:val="00EA3EB0"/>
    <w:rsid w:val="00EA4124"/>
    <w:rsid w:val="00EA43DF"/>
    <w:rsid w:val="00EA4411"/>
    <w:rsid w:val="00EA4644"/>
    <w:rsid w:val="00EA47A8"/>
    <w:rsid w:val="00EA49BC"/>
    <w:rsid w:val="00EA4A1D"/>
    <w:rsid w:val="00EA4E57"/>
    <w:rsid w:val="00EA4EF4"/>
    <w:rsid w:val="00EA5B96"/>
    <w:rsid w:val="00EA65FC"/>
    <w:rsid w:val="00EA68F9"/>
    <w:rsid w:val="00EA6A3B"/>
    <w:rsid w:val="00EA6B92"/>
    <w:rsid w:val="00EA6D9B"/>
    <w:rsid w:val="00EA711F"/>
    <w:rsid w:val="00EA7250"/>
    <w:rsid w:val="00EA7A46"/>
    <w:rsid w:val="00EA7AD6"/>
    <w:rsid w:val="00EA7EBA"/>
    <w:rsid w:val="00EB050A"/>
    <w:rsid w:val="00EB1183"/>
    <w:rsid w:val="00EB13DE"/>
    <w:rsid w:val="00EB16FA"/>
    <w:rsid w:val="00EB213C"/>
    <w:rsid w:val="00EB241C"/>
    <w:rsid w:val="00EB2561"/>
    <w:rsid w:val="00EB2695"/>
    <w:rsid w:val="00EB2821"/>
    <w:rsid w:val="00EB2BDA"/>
    <w:rsid w:val="00EB2E4A"/>
    <w:rsid w:val="00EB3011"/>
    <w:rsid w:val="00EB3086"/>
    <w:rsid w:val="00EB30B2"/>
    <w:rsid w:val="00EB31FC"/>
    <w:rsid w:val="00EB33B1"/>
    <w:rsid w:val="00EB34C0"/>
    <w:rsid w:val="00EB3751"/>
    <w:rsid w:val="00EB4273"/>
    <w:rsid w:val="00EB42D4"/>
    <w:rsid w:val="00EB44A5"/>
    <w:rsid w:val="00EB46A7"/>
    <w:rsid w:val="00EB5166"/>
    <w:rsid w:val="00EB519F"/>
    <w:rsid w:val="00EB5258"/>
    <w:rsid w:val="00EB5358"/>
    <w:rsid w:val="00EB56B1"/>
    <w:rsid w:val="00EB56FF"/>
    <w:rsid w:val="00EB5947"/>
    <w:rsid w:val="00EB5A56"/>
    <w:rsid w:val="00EB5C1B"/>
    <w:rsid w:val="00EB6B15"/>
    <w:rsid w:val="00EB6C64"/>
    <w:rsid w:val="00EB6CFA"/>
    <w:rsid w:val="00EB6DB7"/>
    <w:rsid w:val="00EB710A"/>
    <w:rsid w:val="00EB71DE"/>
    <w:rsid w:val="00EB7843"/>
    <w:rsid w:val="00EB78AA"/>
    <w:rsid w:val="00EB79CE"/>
    <w:rsid w:val="00EB7C64"/>
    <w:rsid w:val="00EC007E"/>
    <w:rsid w:val="00EC0419"/>
    <w:rsid w:val="00EC09AA"/>
    <w:rsid w:val="00EC0FDD"/>
    <w:rsid w:val="00EC1F0E"/>
    <w:rsid w:val="00EC2BCB"/>
    <w:rsid w:val="00EC2BEE"/>
    <w:rsid w:val="00EC2E5F"/>
    <w:rsid w:val="00EC2FFF"/>
    <w:rsid w:val="00EC31F9"/>
    <w:rsid w:val="00EC3256"/>
    <w:rsid w:val="00EC3898"/>
    <w:rsid w:val="00EC38F4"/>
    <w:rsid w:val="00EC3AEE"/>
    <w:rsid w:val="00EC3CC7"/>
    <w:rsid w:val="00EC3FBA"/>
    <w:rsid w:val="00EC408E"/>
    <w:rsid w:val="00EC44A1"/>
    <w:rsid w:val="00EC4500"/>
    <w:rsid w:val="00EC53B5"/>
    <w:rsid w:val="00EC5C43"/>
    <w:rsid w:val="00EC60C9"/>
    <w:rsid w:val="00EC6368"/>
    <w:rsid w:val="00EC64DA"/>
    <w:rsid w:val="00EC6567"/>
    <w:rsid w:val="00EC6934"/>
    <w:rsid w:val="00EC6E3D"/>
    <w:rsid w:val="00EC6F5F"/>
    <w:rsid w:val="00EC77E4"/>
    <w:rsid w:val="00EC7CAD"/>
    <w:rsid w:val="00EC7FB2"/>
    <w:rsid w:val="00ED034D"/>
    <w:rsid w:val="00ED03FD"/>
    <w:rsid w:val="00ED053F"/>
    <w:rsid w:val="00ED060B"/>
    <w:rsid w:val="00ED085B"/>
    <w:rsid w:val="00ED08A3"/>
    <w:rsid w:val="00ED092D"/>
    <w:rsid w:val="00ED0BB7"/>
    <w:rsid w:val="00ED0D38"/>
    <w:rsid w:val="00ED1065"/>
    <w:rsid w:val="00ED11F2"/>
    <w:rsid w:val="00ED140B"/>
    <w:rsid w:val="00ED1B71"/>
    <w:rsid w:val="00ED1C8C"/>
    <w:rsid w:val="00ED1E46"/>
    <w:rsid w:val="00ED2315"/>
    <w:rsid w:val="00ED24C0"/>
    <w:rsid w:val="00ED26AF"/>
    <w:rsid w:val="00ED2BC6"/>
    <w:rsid w:val="00ED3043"/>
    <w:rsid w:val="00ED31E4"/>
    <w:rsid w:val="00ED3200"/>
    <w:rsid w:val="00ED35FB"/>
    <w:rsid w:val="00ED3CE3"/>
    <w:rsid w:val="00ED3EFA"/>
    <w:rsid w:val="00ED4465"/>
    <w:rsid w:val="00ED500D"/>
    <w:rsid w:val="00ED51E5"/>
    <w:rsid w:val="00ED5573"/>
    <w:rsid w:val="00ED55C0"/>
    <w:rsid w:val="00ED5665"/>
    <w:rsid w:val="00ED5A02"/>
    <w:rsid w:val="00ED5C1B"/>
    <w:rsid w:val="00ED5E0A"/>
    <w:rsid w:val="00ED5F0B"/>
    <w:rsid w:val="00ED65E3"/>
    <w:rsid w:val="00ED6EF5"/>
    <w:rsid w:val="00ED6F72"/>
    <w:rsid w:val="00ED70E0"/>
    <w:rsid w:val="00ED78D8"/>
    <w:rsid w:val="00EE0298"/>
    <w:rsid w:val="00EE0618"/>
    <w:rsid w:val="00EE06B5"/>
    <w:rsid w:val="00EE0CA2"/>
    <w:rsid w:val="00EE0DED"/>
    <w:rsid w:val="00EE0ED7"/>
    <w:rsid w:val="00EE110E"/>
    <w:rsid w:val="00EE1447"/>
    <w:rsid w:val="00EE14FC"/>
    <w:rsid w:val="00EE1BEF"/>
    <w:rsid w:val="00EE1DF6"/>
    <w:rsid w:val="00EE206C"/>
    <w:rsid w:val="00EE231E"/>
    <w:rsid w:val="00EE2BB0"/>
    <w:rsid w:val="00EE3087"/>
    <w:rsid w:val="00EE3201"/>
    <w:rsid w:val="00EE3595"/>
    <w:rsid w:val="00EE35ED"/>
    <w:rsid w:val="00EE3667"/>
    <w:rsid w:val="00EE3886"/>
    <w:rsid w:val="00EE461A"/>
    <w:rsid w:val="00EE49E6"/>
    <w:rsid w:val="00EE4B03"/>
    <w:rsid w:val="00EE4B4C"/>
    <w:rsid w:val="00EE4B8E"/>
    <w:rsid w:val="00EE4DC9"/>
    <w:rsid w:val="00EE4FEF"/>
    <w:rsid w:val="00EE522D"/>
    <w:rsid w:val="00EE5317"/>
    <w:rsid w:val="00EE546D"/>
    <w:rsid w:val="00EE5EE5"/>
    <w:rsid w:val="00EE5EF8"/>
    <w:rsid w:val="00EE5F7C"/>
    <w:rsid w:val="00EE603B"/>
    <w:rsid w:val="00EE631A"/>
    <w:rsid w:val="00EE6C64"/>
    <w:rsid w:val="00EE6E61"/>
    <w:rsid w:val="00EE73ED"/>
    <w:rsid w:val="00EE74C1"/>
    <w:rsid w:val="00EE752D"/>
    <w:rsid w:val="00EE7689"/>
    <w:rsid w:val="00EE7CDB"/>
    <w:rsid w:val="00EE7DBD"/>
    <w:rsid w:val="00EF0142"/>
    <w:rsid w:val="00EF0636"/>
    <w:rsid w:val="00EF095D"/>
    <w:rsid w:val="00EF141A"/>
    <w:rsid w:val="00EF157B"/>
    <w:rsid w:val="00EF1626"/>
    <w:rsid w:val="00EF169D"/>
    <w:rsid w:val="00EF16C9"/>
    <w:rsid w:val="00EF16DE"/>
    <w:rsid w:val="00EF1852"/>
    <w:rsid w:val="00EF1DA2"/>
    <w:rsid w:val="00EF2393"/>
    <w:rsid w:val="00EF2EDC"/>
    <w:rsid w:val="00EF4489"/>
    <w:rsid w:val="00EF4BE7"/>
    <w:rsid w:val="00EF5639"/>
    <w:rsid w:val="00EF5650"/>
    <w:rsid w:val="00EF57D8"/>
    <w:rsid w:val="00EF5D41"/>
    <w:rsid w:val="00EF666D"/>
    <w:rsid w:val="00EF6989"/>
    <w:rsid w:val="00EF6993"/>
    <w:rsid w:val="00EF71B2"/>
    <w:rsid w:val="00EF7AB5"/>
    <w:rsid w:val="00EF7B79"/>
    <w:rsid w:val="00F0003B"/>
    <w:rsid w:val="00F00396"/>
    <w:rsid w:val="00F00596"/>
    <w:rsid w:val="00F00883"/>
    <w:rsid w:val="00F00E00"/>
    <w:rsid w:val="00F01144"/>
    <w:rsid w:val="00F0236E"/>
    <w:rsid w:val="00F02680"/>
    <w:rsid w:val="00F0268A"/>
    <w:rsid w:val="00F02DD6"/>
    <w:rsid w:val="00F036DE"/>
    <w:rsid w:val="00F040E3"/>
    <w:rsid w:val="00F04588"/>
    <w:rsid w:val="00F045CD"/>
    <w:rsid w:val="00F04665"/>
    <w:rsid w:val="00F04A4A"/>
    <w:rsid w:val="00F04E5C"/>
    <w:rsid w:val="00F0578C"/>
    <w:rsid w:val="00F05877"/>
    <w:rsid w:val="00F05AD9"/>
    <w:rsid w:val="00F05B6F"/>
    <w:rsid w:val="00F060A8"/>
    <w:rsid w:val="00F0635D"/>
    <w:rsid w:val="00F06719"/>
    <w:rsid w:val="00F0678F"/>
    <w:rsid w:val="00F06E57"/>
    <w:rsid w:val="00F06F99"/>
    <w:rsid w:val="00F0706A"/>
    <w:rsid w:val="00F077F5"/>
    <w:rsid w:val="00F07895"/>
    <w:rsid w:val="00F106D4"/>
    <w:rsid w:val="00F108B4"/>
    <w:rsid w:val="00F10A44"/>
    <w:rsid w:val="00F1105A"/>
    <w:rsid w:val="00F11141"/>
    <w:rsid w:val="00F1130D"/>
    <w:rsid w:val="00F1178C"/>
    <w:rsid w:val="00F11867"/>
    <w:rsid w:val="00F11920"/>
    <w:rsid w:val="00F11D3E"/>
    <w:rsid w:val="00F11DA4"/>
    <w:rsid w:val="00F12777"/>
    <w:rsid w:val="00F12D13"/>
    <w:rsid w:val="00F12D9A"/>
    <w:rsid w:val="00F12FB3"/>
    <w:rsid w:val="00F1389E"/>
    <w:rsid w:val="00F1392F"/>
    <w:rsid w:val="00F1459A"/>
    <w:rsid w:val="00F14BA1"/>
    <w:rsid w:val="00F14D03"/>
    <w:rsid w:val="00F14E32"/>
    <w:rsid w:val="00F1598E"/>
    <w:rsid w:val="00F16642"/>
    <w:rsid w:val="00F166AE"/>
    <w:rsid w:val="00F16A47"/>
    <w:rsid w:val="00F16B1A"/>
    <w:rsid w:val="00F16C9E"/>
    <w:rsid w:val="00F177D9"/>
    <w:rsid w:val="00F177FF"/>
    <w:rsid w:val="00F17831"/>
    <w:rsid w:val="00F178CF"/>
    <w:rsid w:val="00F17992"/>
    <w:rsid w:val="00F17ECE"/>
    <w:rsid w:val="00F20185"/>
    <w:rsid w:val="00F205A3"/>
    <w:rsid w:val="00F20C0A"/>
    <w:rsid w:val="00F20E43"/>
    <w:rsid w:val="00F21109"/>
    <w:rsid w:val="00F21874"/>
    <w:rsid w:val="00F2195C"/>
    <w:rsid w:val="00F21E17"/>
    <w:rsid w:val="00F21EB6"/>
    <w:rsid w:val="00F22184"/>
    <w:rsid w:val="00F22188"/>
    <w:rsid w:val="00F221B4"/>
    <w:rsid w:val="00F2233A"/>
    <w:rsid w:val="00F22765"/>
    <w:rsid w:val="00F22A27"/>
    <w:rsid w:val="00F22CBA"/>
    <w:rsid w:val="00F22E07"/>
    <w:rsid w:val="00F23447"/>
    <w:rsid w:val="00F2364B"/>
    <w:rsid w:val="00F2382D"/>
    <w:rsid w:val="00F23F4B"/>
    <w:rsid w:val="00F243A2"/>
    <w:rsid w:val="00F24583"/>
    <w:rsid w:val="00F247A7"/>
    <w:rsid w:val="00F247C8"/>
    <w:rsid w:val="00F24B34"/>
    <w:rsid w:val="00F24D4B"/>
    <w:rsid w:val="00F24D56"/>
    <w:rsid w:val="00F25289"/>
    <w:rsid w:val="00F259C9"/>
    <w:rsid w:val="00F25CF9"/>
    <w:rsid w:val="00F25D0A"/>
    <w:rsid w:val="00F26189"/>
    <w:rsid w:val="00F265F9"/>
    <w:rsid w:val="00F26A31"/>
    <w:rsid w:val="00F26F8A"/>
    <w:rsid w:val="00F27572"/>
    <w:rsid w:val="00F27685"/>
    <w:rsid w:val="00F276F5"/>
    <w:rsid w:val="00F279B3"/>
    <w:rsid w:val="00F30037"/>
    <w:rsid w:val="00F30778"/>
    <w:rsid w:val="00F30C9A"/>
    <w:rsid w:val="00F31042"/>
    <w:rsid w:val="00F317A7"/>
    <w:rsid w:val="00F31B29"/>
    <w:rsid w:val="00F31B59"/>
    <w:rsid w:val="00F31C52"/>
    <w:rsid w:val="00F32248"/>
    <w:rsid w:val="00F32381"/>
    <w:rsid w:val="00F3242B"/>
    <w:rsid w:val="00F33853"/>
    <w:rsid w:val="00F34037"/>
    <w:rsid w:val="00F341EE"/>
    <w:rsid w:val="00F34580"/>
    <w:rsid w:val="00F34765"/>
    <w:rsid w:val="00F34C58"/>
    <w:rsid w:val="00F34DD2"/>
    <w:rsid w:val="00F34F8E"/>
    <w:rsid w:val="00F3519C"/>
    <w:rsid w:val="00F35CA5"/>
    <w:rsid w:val="00F35DE4"/>
    <w:rsid w:val="00F35E64"/>
    <w:rsid w:val="00F36307"/>
    <w:rsid w:val="00F3639A"/>
    <w:rsid w:val="00F368EA"/>
    <w:rsid w:val="00F36A62"/>
    <w:rsid w:val="00F36C1E"/>
    <w:rsid w:val="00F36E38"/>
    <w:rsid w:val="00F370BF"/>
    <w:rsid w:val="00F3737A"/>
    <w:rsid w:val="00F3762D"/>
    <w:rsid w:val="00F37669"/>
    <w:rsid w:val="00F379E0"/>
    <w:rsid w:val="00F37D94"/>
    <w:rsid w:val="00F37E35"/>
    <w:rsid w:val="00F405AC"/>
    <w:rsid w:val="00F40933"/>
    <w:rsid w:val="00F40AC7"/>
    <w:rsid w:val="00F411C6"/>
    <w:rsid w:val="00F4147F"/>
    <w:rsid w:val="00F41B17"/>
    <w:rsid w:val="00F41CEE"/>
    <w:rsid w:val="00F41D9D"/>
    <w:rsid w:val="00F420B7"/>
    <w:rsid w:val="00F42204"/>
    <w:rsid w:val="00F4245D"/>
    <w:rsid w:val="00F42DEE"/>
    <w:rsid w:val="00F42F03"/>
    <w:rsid w:val="00F42FB4"/>
    <w:rsid w:val="00F42FF3"/>
    <w:rsid w:val="00F43037"/>
    <w:rsid w:val="00F4339E"/>
    <w:rsid w:val="00F435D5"/>
    <w:rsid w:val="00F43829"/>
    <w:rsid w:val="00F439FF"/>
    <w:rsid w:val="00F43BAE"/>
    <w:rsid w:val="00F43DEE"/>
    <w:rsid w:val="00F44270"/>
    <w:rsid w:val="00F4530C"/>
    <w:rsid w:val="00F4580D"/>
    <w:rsid w:val="00F45846"/>
    <w:rsid w:val="00F45E9D"/>
    <w:rsid w:val="00F46D6B"/>
    <w:rsid w:val="00F471AA"/>
    <w:rsid w:val="00F47631"/>
    <w:rsid w:val="00F47CF6"/>
    <w:rsid w:val="00F47DBD"/>
    <w:rsid w:val="00F50CD6"/>
    <w:rsid w:val="00F51064"/>
    <w:rsid w:val="00F5220B"/>
    <w:rsid w:val="00F524C2"/>
    <w:rsid w:val="00F52AD2"/>
    <w:rsid w:val="00F52BD5"/>
    <w:rsid w:val="00F52D30"/>
    <w:rsid w:val="00F52D9F"/>
    <w:rsid w:val="00F52EDE"/>
    <w:rsid w:val="00F54216"/>
    <w:rsid w:val="00F54B71"/>
    <w:rsid w:val="00F54D88"/>
    <w:rsid w:val="00F553F8"/>
    <w:rsid w:val="00F55857"/>
    <w:rsid w:val="00F55988"/>
    <w:rsid w:val="00F5607A"/>
    <w:rsid w:val="00F567E3"/>
    <w:rsid w:val="00F56D3A"/>
    <w:rsid w:val="00F5735C"/>
    <w:rsid w:val="00F57691"/>
    <w:rsid w:val="00F60C45"/>
    <w:rsid w:val="00F61046"/>
    <w:rsid w:val="00F6166A"/>
    <w:rsid w:val="00F61A58"/>
    <w:rsid w:val="00F61A93"/>
    <w:rsid w:val="00F61E91"/>
    <w:rsid w:val="00F61EC0"/>
    <w:rsid w:val="00F61FC3"/>
    <w:rsid w:val="00F62013"/>
    <w:rsid w:val="00F62177"/>
    <w:rsid w:val="00F622EA"/>
    <w:rsid w:val="00F62462"/>
    <w:rsid w:val="00F62669"/>
    <w:rsid w:val="00F62AA2"/>
    <w:rsid w:val="00F62F64"/>
    <w:rsid w:val="00F630B1"/>
    <w:rsid w:val="00F631C2"/>
    <w:rsid w:val="00F632CE"/>
    <w:rsid w:val="00F633EF"/>
    <w:rsid w:val="00F63A08"/>
    <w:rsid w:val="00F63B52"/>
    <w:rsid w:val="00F64340"/>
    <w:rsid w:val="00F64461"/>
    <w:rsid w:val="00F64CA8"/>
    <w:rsid w:val="00F64FBF"/>
    <w:rsid w:val="00F653EF"/>
    <w:rsid w:val="00F654A9"/>
    <w:rsid w:val="00F656D2"/>
    <w:rsid w:val="00F657A1"/>
    <w:rsid w:val="00F66242"/>
    <w:rsid w:val="00F667A9"/>
    <w:rsid w:val="00F668A4"/>
    <w:rsid w:val="00F6745B"/>
    <w:rsid w:val="00F67D3A"/>
    <w:rsid w:val="00F7068E"/>
    <w:rsid w:val="00F707C1"/>
    <w:rsid w:val="00F713A7"/>
    <w:rsid w:val="00F7146C"/>
    <w:rsid w:val="00F714F9"/>
    <w:rsid w:val="00F715C2"/>
    <w:rsid w:val="00F718C9"/>
    <w:rsid w:val="00F71AD3"/>
    <w:rsid w:val="00F72048"/>
    <w:rsid w:val="00F73686"/>
    <w:rsid w:val="00F7375C"/>
    <w:rsid w:val="00F73863"/>
    <w:rsid w:val="00F7400D"/>
    <w:rsid w:val="00F740E7"/>
    <w:rsid w:val="00F744DA"/>
    <w:rsid w:val="00F745B6"/>
    <w:rsid w:val="00F74B10"/>
    <w:rsid w:val="00F74B4C"/>
    <w:rsid w:val="00F74F95"/>
    <w:rsid w:val="00F75047"/>
    <w:rsid w:val="00F754F3"/>
    <w:rsid w:val="00F75F19"/>
    <w:rsid w:val="00F76137"/>
    <w:rsid w:val="00F7682C"/>
    <w:rsid w:val="00F76998"/>
    <w:rsid w:val="00F76BCD"/>
    <w:rsid w:val="00F76E49"/>
    <w:rsid w:val="00F76FAA"/>
    <w:rsid w:val="00F77090"/>
    <w:rsid w:val="00F776C2"/>
    <w:rsid w:val="00F777C1"/>
    <w:rsid w:val="00F77882"/>
    <w:rsid w:val="00F77AE9"/>
    <w:rsid w:val="00F77C7B"/>
    <w:rsid w:val="00F8096D"/>
    <w:rsid w:val="00F80F03"/>
    <w:rsid w:val="00F81A42"/>
    <w:rsid w:val="00F81A89"/>
    <w:rsid w:val="00F821E2"/>
    <w:rsid w:val="00F824E3"/>
    <w:rsid w:val="00F826AD"/>
    <w:rsid w:val="00F8278A"/>
    <w:rsid w:val="00F827DF"/>
    <w:rsid w:val="00F82E17"/>
    <w:rsid w:val="00F8423C"/>
    <w:rsid w:val="00F84877"/>
    <w:rsid w:val="00F84E60"/>
    <w:rsid w:val="00F85507"/>
    <w:rsid w:val="00F85688"/>
    <w:rsid w:val="00F85E06"/>
    <w:rsid w:val="00F85E3C"/>
    <w:rsid w:val="00F868C8"/>
    <w:rsid w:val="00F86A13"/>
    <w:rsid w:val="00F86A71"/>
    <w:rsid w:val="00F8710D"/>
    <w:rsid w:val="00F87AA1"/>
    <w:rsid w:val="00F87D65"/>
    <w:rsid w:val="00F87F1D"/>
    <w:rsid w:val="00F901B3"/>
    <w:rsid w:val="00F903FD"/>
    <w:rsid w:val="00F906F2"/>
    <w:rsid w:val="00F91502"/>
    <w:rsid w:val="00F9182F"/>
    <w:rsid w:val="00F9191C"/>
    <w:rsid w:val="00F9193A"/>
    <w:rsid w:val="00F919D7"/>
    <w:rsid w:val="00F91A7C"/>
    <w:rsid w:val="00F922C8"/>
    <w:rsid w:val="00F925E6"/>
    <w:rsid w:val="00F92671"/>
    <w:rsid w:val="00F92721"/>
    <w:rsid w:val="00F929CE"/>
    <w:rsid w:val="00F92B15"/>
    <w:rsid w:val="00F930D6"/>
    <w:rsid w:val="00F93C7E"/>
    <w:rsid w:val="00F94445"/>
    <w:rsid w:val="00F94829"/>
    <w:rsid w:val="00F94866"/>
    <w:rsid w:val="00F94F52"/>
    <w:rsid w:val="00F9500E"/>
    <w:rsid w:val="00F95431"/>
    <w:rsid w:val="00F9545A"/>
    <w:rsid w:val="00F9586C"/>
    <w:rsid w:val="00F95B27"/>
    <w:rsid w:val="00F96581"/>
    <w:rsid w:val="00F96849"/>
    <w:rsid w:val="00F96B11"/>
    <w:rsid w:val="00F97190"/>
    <w:rsid w:val="00F97540"/>
    <w:rsid w:val="00F97721"/>
    <w:rsid w:val="00F97898"/>
    <w:rsid w:val="00F97AF7"/>
    <w:rsid w:val="00FA0742"/>
    <w:rsid w:val="00FA08E3"/>
    <w:rsid w:val="00FA169E"/>
    <w:rsid w:val="00FA1797"/>
    <w:rsid w:val="00FA1C9F"/>
    <w:rsid w:val="00FA208C"/>
    <w:rsid w:val="00FA2155"/>
    <w:rsid w:val="00FA2230"/>
    <w:rsid w:val="00FA22A2"/>
    <w:rsid w:val="00FA24ED"/>
    <w:rsid w:val="00FA2936"/>
    <w:rsid w:val="00FA300F"/>
    <w:rsid w:val="00FA382F"/>
    <w:rsid w:val="00FA3D1C"/>
    <w:rsid w:val="00FA440A"/>
    <w:rsid w:val="00FA46D9"/>
    <w:rsid w:val="00FA4C90"/>
    <w:rsid w:val="00FA4CDD"/>
    <w:rsid w:val="00FA52D9"/>
    <w:rsid w:val="00FA53A0"/>
    <w:rsid w:val="00FA58D2"/>
    <w:rsid w:val="00FA5D2B"/>
    <w:rsid w:val="00FA61C0"/>
    <w:rsid w:val="00FA62C7"/>
    <w:rsid w:val="00FA687B"/>
    <w:rsid w:val="00FA7072"/>
    <w:rsid w:val="00FA7404"/>
    <w:rsid w:val="00FA7555"/>
    <w:rsid w:val="00FA7691"/>
    <w:rsid w:val="00FA76BD"/>
    <w:rsid w:val="00FA76DD"/>
    <w:rsid w:val="00FA7C04"/>
    <w:rsid w:val="00FA7F8E"/>
    <w:rsid w:val="00FB0365"/>
    <w:rsid w:val="00FB05B1"/>
    <w:rsid w:val="00FB0A2B"/>
    <w:rsid w:val="00FB0A30"/>
    <w:rsid w:val="00FB0B54"/>
    <w:rsid w:val="00FB0B71"/>
    <w:rsid w:val="00FB0DC4"/>
    <w:rsid w:val="00FB0F15"/>
    <w:rsid w:val="00FB1065"/>
    <w:rsid w:val="00FB14A3"/>
    <w:rsid w:val="00FB160D"/>
    <w:rsid w:val="00FB164D"/>
    <w:rsid w:val="00FB16E5"/>
    <w:rsid w:val="00FB17A4"/>
    <w:rsid w:val="00FB20C8"/>
    <w:rsid w:val="00FB25B5"/>
    <w:rsid w:val="00FB260C"/>
    <w:rsid w:val="00FB26B7"/>
    <w:rsid w:val="00FB322D"/>
    <w:rsid w:val="00FB34BD"/>
    <w:rsid w:val="00FB35DD"/>
    <w:rsid w:val="00FB3CDD"/>
    <w:rsid w:val="00FB40AF"/>
    <w:rsid w:val="00FB43DF"/>
    <w:rsid w:val="00FB45CF"/>
    <w:rsid w:val="00FB4B2D"/>
    <w:rsid w:val="00FB4D4E"/>
    <w:rsid w:val="00FB5AA9"/>
    <w:rsid w:val="00FB5F61"/>
    <w:rsid w:val="00FB64FA"/>
    <w:rsid w:val="00FB6789"/>
    <w:rsid w:val="00FB6A80"/>
    <w:rsid w:val="00FB6B19"/>
    <w:rsid w:val="00FB6DD7"/>
    <w:rsid w:val="00FB71E1"/>
    <w:rsid w:val="00FB7752"/>
    <w:rsid w:val="00FB7817"/>
    <w:rsid w:val="00FC01BA"/>
    <w:rsid w:val="00FC0243"/>
    <w:rsid w:val="00FC03A8"/>
    <w:rsid w:val="00FC047A"/>
    <w:rsid w:val="00FC0893"/>
    <w:rsid w:val="00FC09A3"/>
    <w:rsid w:val="00FC0AEC"/>
    <w:rsid w:val="00FC14BC"/>
    <w:rsid w:val="00FC14F4"/>
    <w:rsid w:val="00FC1635"/>
    <w:rsid w:val="00FC18AB"/>
    <w:rsid w:val="00FC1A9F"/>
    <w:rsid w:val="00FC24CD"/>
    <w:rsid w:val="00FC2640"/>
    <w:rsid w:val="00FC2C56"/>
    <w:rsid w:val="00FC2EB8"/>
    <w:rsid w:val="00FC35E2"/>
    <w:rsid w:val="00FC36E3"/>
    <w:rsid w:val="00FC39BB"/>
    <w:rsid w:val="00FC3C74"/>
    <w:rsid w:val="00FC3E18"/>
    <w:rsid w:val="00FC4126"/>
    <w:rsid w:val="00FC44B1"/>
    <w:rsid w:val="00FC4A88"/>
    <w:rsid w:val="00FC4B85"/>
    <w:rsid w:val="00FC5098"/>
    <w:rsid w:val="00FC5194"/>
    <w:rsid w:val="00FC5264"/>
    <w:rsid w:val="00FC5A14"/>
    <w:rsid w:val="00FC5FD2"/>
    <w:rsid w:val="00FC6006"/>
    <w:rsid w:val="00FC60D9"/>
    <w:rsid w:val="00FC72DD"/>
    <w:rsid w:val="00FC7435"/>
    <w:rsid w:val="00FC7652"/>
    <w:rsid w:val="00FC79C3"/>
    <w:rsid w:val="00FC7B1C"/>
    <w:rsid w:val="00FC7E98"/>
    <w:rsid w:val="00FD0532"/>
    <w:rsid w:val="00FD07D9"/>
    <w:rsid w:val="00FD0A87"/>
    <w:rsid w:val="00FD1119"/>
    <w:rsid w:val="00FD15D2"/>
    <w:rsid w:val="00FD17BA"/>
    <w:rsid w:val="00FD1805"/>
    <w:rsid w:val="00FD18D3"/>
    <w:rsid w:val="00FD26B2"/>
    <w:rsid w:val="00FD277D"/>
    <w:rsid w:val="00FD2E70"/>
    <w:rsid w:val="00FD330B"/>
    <w:rsid w:val="00FD407A"/>
    <w:rsid w:val="00FD438F"/>
    <w:rsid w:val="00FD461C"/>
    <w:rsid w:val="00FD472D"/>
    <w:rsid w:val="00FD4897"/>
    <w:rsid w:val="00FD4F77"/>
    <w:rsid w:val="00FD4FB9"/>
    <w:rsid w:val="00FD51AA"/>
    <w:rsid w:val="00FD533A"/>
    <w:rsid w:val="00FD58EC"/>
    <w:rsid w:val="00FD612E"/>
    <w:rsid w:val="00FD693E"/>
    <w:rsid w:val="00FD6F4F"/>
    <w:rsid w:val="00FD70CD"/>
    <w:rsid w:val="00FD7A23"/>
    <w:rsid w:val="00FD7E3C"/>
    <w:rsid w:val="00FE023A"/>
    <w:rsid w:val="00FE058D"/>
    <w:rsid w:val="00FE0ACC"/>
    <w:rsid w:val="00FE0B63"/>
    <w:rsid w:val="00FE0B87"/>
    <w:rsid w:val="00FE10D0"/>
    <w:rsid w:val="00FE1307"/>
    <w:rsid w:val="00FE14B4"/>
    <w:rsid w:val="00FE14D5"/>
    <w:rsid w:val="00FE1781"/>
    <w:rsid w:val="00FE1FA4"/>
    <w:rsid w:val="00FE2426"/>
    <w:rsid w:val="00FE243C"/>
    <w:rsid w:val="00FE2B5A"/>
    <w:rsid w:val="00FE2BD7"/>
    <w:rsid w:val="00FE2DA8"/>
    <w:rsid w:val="00FE3121"/>
    <w:rsid w:val="00FE3246"/>
    <w:rsid w:val="00FE37CC"/>
    <w:rsid w:val="00FE3D6C"/>
    <w:rsid w:val="00FE3EBE"/>
    <w:rsid w:val="00FE4087"/>
    <w:rsid w:val="00FE4415"/>
    <w:rsid w:val="00FE4B12"/>
    <w:rsid w:val="00FE4BFA"/>
    <w:rsid w:val="00FE515F"/>
    <w:rsid w:val="00FE5630"/>
    <w:rsid w:val="00FE5BB8"/>
    <w:rsid w:val="00FE5D3E"/>
    <w:rsid w:val="00FE7183"/>
    <w:rsid w:val="00FE7457"/>
    <w:rsid w:val="00FE74FF"/>
    <w:rsid w:val="00FE7724"/>
    <w:rsid w:val="00FE7C7E"/>
    <w:rsid w:val="00FE7CA0"/>
    <w:rsid w:val="00FE7D8F"/>
    <w:rsid w:val="00FF006F"/>
    <w:rsid w:val="00FF00C8"/>
    <w:rsid w:val="00FF0172"/>
    <w:rsid w:val="00FF0BE7"/>
    <w:rsid w:val="00FF0D0C"/>
    <w:rsid w:val="00FF0FAB"/>
    <w:rsid w:val="00FF11E1"/>
    <w:rsid w:val="00FF17D8"/>
    <w:rsid w:val="00FF27E7"/>
    <w:rsid w:val="00FF285B"/>
    <w:rsid w:val="00FF2D54"/>
    <w:rsid w:val="00FF33B8"/>
    <w:rsid w:val="00FF35AF"/>
    <w:rsid w:val="00FF3688"/>
    <w:rsid w:val="00FF37EE"/>
    <w:rsid w:val="00FF3C3D"/>
    <w:rsid w:val="00FF4375"/>
    <w:rsid w:val="00FF43E8"/>
    <w:rsid w:val="00FF46ED"/>
    <w:rsid w:val="00FF4905"/>
    <w:rsid w:val="00FF4960"/>
    <w:rsid w:val="00FF4A23"/>
    <w:rsid w:val="00FF4BBD"/>
    <w:rsid w:val="00FF4C6B"/>
    <w:rsid w:val="00FF54DB"/>
    <w:rsid w:val="00FF5639"/>
    <w:rsid w:val="00FF588B"/>
    <w:rsid w:val="00FF589D"/>
    <w:rsid w:val="00FF5B17"/>
    <w:rsid w:val="00FF6266"/>
    <w:rsid w:val="00FF6CC8"/>
    <w:rsid w:val="00FF6DD7"/>
    <w:rsid w:val="00FF761D"/>
    <w:rsid w:val="00FF781E"/>
    <w:rsid w:val="00FF7970"/>
    <w:rsid w:val="00FF797F"/>
    <w:rsid w:val="00FF7CCF"/>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ff6" strokecolor="#960">
      <v:fill color="#ff6"/>
      <v:stroke color="#960" weight="1.5pt"/>
      <v:textbox inset="1.44pt,.72pt,1.44pt,.72pt"/>
      <o:colormru v:ext="edit" colors="#ffc,#ff9,#f69"/>
    </o:shapedefaults>
    <o:shapelayout v:ext="edit">
      <o:idmap v:ext="edit" data="2"/>
    </o:shapelayout>
  </w:shapeDefaults>
  <w:decimalSymbol w:val="."/>
  <w:listSeparator w:val=","/>
  <w14:docId w14:val="05340003"/>
  <w15:docId w15:val="{5010DFF3-5747-4F49-BAB9-F2EF9B12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9" w:unhideWhenUsed="1" w:qFormat="1"/>
    <w:lsdException w:name="heading 8" w:semiHidden="1" w:uiPriority="9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6F33"/>
    <w:pPr>
      <w:spacing w:before="80" w:after="60"/>
    </w:pPr>
    <w:rPr>
      <w:rFonts w:ascii="Arial" w:hAnsi="Arial"/>
      <w:szCs w:val="24"/>
    </w:rPr>
  </w:style>
  <w:style w:type="paragraph" w:styleId="Heading1">
    <w:name w:val="heading 1"/>
    <w:basedOn w:val="Normal"/>
    <w:next w:val="Normal"/>
    <w:link w:val="Heading1Char"/>
    <w:uiPriority w:val="9"/>
    <w:qFormat/>
    <w:rsid w:val="0037759A"/>
    <w:pPr>
      <w:keepNext/>
      <w:numPr>
        <w:numId w:val="1"/>
      </w:numPr>
      <w:tabs>
        <w:tab w:val="clear" w:pos="432"/>
      </w:tabs>
      <w:spacing w:before="200" w:after="120" w:line="240" w:lineRule="exact"/>
      <w:ind w:left="720" w:hanging="720"/>
      <w:outlineLvl w:val="0"/>
    </w:pPr>
    <w:rPr>
      <w:rFonts w:cs="Arial"/>
      <w:b/>
      <w:bCs/>
      <w:iCs/>
      <w:color w:val="31849B" w:themeColor="accent5" w:themeShade="BF"/>
      <w:sz w:val="28"/>
    </w:rPr>
  </w:style>
  <w:style w:type="paragraph" w:styleId="Heading2">
    <w:name w:val="heading 2"/>
    <w:basedOn w:val="Heading1"/>
    <w:next w:val="Normal"/>
    <w:link w:val="Heading2Char"/>
    <w:uiPriority w:val="9"/>
    <w:qFormat/>
    <w:rsid w:val="006154BD"/>
    <w:pPr>
      <w:numPr>
        <w:ilvl w:val="1"/>
      </w:numPr>
      <w:tabs>
        <w:tab w:val="clear" w:pos="576"/>
      </w:tabs>
      <w:ind w:left="720" w:hanging="720"/>
      <w:outlineLvl w:val="1"/>
    </w:pPr>
  </w:style>
  <w:style w:type="paragraph" w:styleId="Heading3">
    <w:name w:val="heading 3"/>
    <w:basedOn w:val="Heading1"/>
    <w:next w:val="Normal"/>
    <w:link w:val="Heading3Char"/>
    <w:uiPriority w:val="9"/>
    <w:qFormat/>
    <w:rsid w:val="00F86A13"/>
    <w:pPr>
      <w:numPr>
        <w:ilvl w:val="2"/>
      </w:numPr>
      <w:tabs>
        <w:tab w:val="clear" w:pos="720"/>
      </w:tabs>
      <w:outlineLvl w:val="2"/>
    </w:pPr>
    <w:rPr>
      <w:bCs w:val="0"/>
      <w:sz w:val="24"/>
      <w:szCs w:val="26"/>
    </w:rPr>
  </w:style>
  <w:style w:type="paragraph" w:styleId="Heading4">
    <w:name w:val="heading 4"/>
    <w:aliases w:val="Heading 4 Char Char"/>
    <w:basedOn w:val="Normal"/>
    <w:next w:val="Normal"/>
    <w:link w:val="Heading4Char"/>
    <w:uiPriority w:val="9"/>
    <w:qFormat/>
    <w:rsid w:val="00F86A13"/>
    <w:pPr>
      <w:keepNext/>
      <w:numPr>
        <w:ilvl w:val="3"/>
        <w:numId w:val="1"/>
      </w:numPr>
      <w:spacing w:before="240"/>
      <w:outlineLvl w:val="3"/>
    </w:pPr>
    <w:rPr>
      <w:b/>
      <w:bCs/>
      <w:color w:val="31849B" w:themeColor="accent5" w:themeShade="BF"/>
      <w:szCs w:val="28"/>
    </w:rPr>
  </w:style>
  <w:style w:type="paragraph" w:styleId="Heading5">
    <w:name w:val="heading 5"/>
    <w:basedOn w:val="Normal"/>
    <w:next w:val="Normal"/>
    <w:link w:val="Heading5Char"/>
    <w:uiPriority w:val="9"/>
    <w:qFormat/>
    <w:rsid w:val="00EE3886"/>
    <w:pPr>
      <w:numPr>
        <w:ilvl w:val="4"/>
        <w:numId w:val="1"/>
      </w:numPr>
      <w:spacing w:before="240"/>
      <w:outlineLvl w:val="4"/>
    </w:pPr>
    <w:rPr>
      <w:b/>
      <w:bCs/>
      <w:iCs/>
      <w:szCs w:val="26"/>
    </w:rPr>
  </w:style>
  <w:style w:type="paragraph" w:styleId="Heading6">
    <w:name w:val="heading 6"/>
    <w:basedOn w:val="Normal"/>
    <w:next w:val="Normal"/>
    <w:link w:val="Heading6Char"/>
    <w:uiPriority w:val="9"/>
    <w:qFormat/>
    <w:rsid w:val="00B44080"/>
    <w:pPr>
      <w:numPr>
        <w:ilvl w:val="5"/>
        <w:numId w:val="1"/>
      </w:numPr>
      <w:spacing w:before="240"/>
      <w:outlineLvl w:val="5"/>
    </w:pPr>
    <w:rPr>
      <w:b/>
      <w:bCs/>
      <w:sz w:val="22"/>
      <w:szCs w:val="22"/>
    </w:rPr>
  </w:style>
  <w:style w:type="paragraph" w:styleId="Heading7">
    <w:name w:val="heading 7"/>
    <w:basedOn w:val="Normal"/>
    <w:next w:val="Normal"/>
    <w:link w:val="Heading7Char"/>
    <w:uiPriority w:val="99"/>
    <w:qFormat/>
    <w:rsid w:val="00B44080"/>
    <w:pPr>
      <w:numPr>
        <w:ilvl w:val="6"/>
        <w:numId w:val="1"/>
      </w:numPr>
      <w:spacing w:before="240"/>
      <w:outlineLvl w:val="6"/>
    </w:pPr>
  </w:style>
  <w:style w:type="paragraph" w:styleId="Heading8">
    <w:name w:val="heading 8"/>
    <w:basedOn w:val="Normal"/>
    <w:next w:val="Normal"/>
    <w:link w:val="Heading8Char"/>
    <w:uiPriority w:val="99"/>
    <w:qFormat/>
    <w:rsid w:val="00B44080"/>
    <w:pPr>
      <w:numPr>
        <w:ilvl w:val="7"/>
        <w:numId w:val="1"/>
      </w:numPr>
      <w:spacing w:before="240"/>
      <w:outlineLvl w:val="7"/>
    </w:pPr>
    <w:rPr>
      <w:i/>
      <w:iCs/>
    </w:rPr>
  </w:style>
  <w:style w:type="paragraph" w:styleId="Heading9">
    <w:name w:val="heading 9"/>
    <w:basedOn w:val="Normal"/>
    <w:next w:val="Normal"/>
    <w:link w:val="Heading9Char"/>
    <w:uiPriority w:val="9"/>
    <w:qFormat/>
    <w:rsid w:val="00B44080"/>
    <w:pPr>
      <w:numPr>
        <w:ilvl w:val="8"/>
        <w:numId w:val="1"/>
      </w:numPr>
      <w:spacing w:before="24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44080"/>
    <w:pPr>
      <w:spacing w:before="240"/>
      <w:jc w:val="center"/>
    </w:pPr>
    <w:rPr>
      <w:b/>
      <w:kern w:val="28"/>
      <w:sz w:val="40"/>
      <w:szCs w:val="20"/>
      <w:lang w:val="en-GB"/>
    </w:rPr>
  </w:style>
  <w:style w:type="paragraph" w:styleId="Header">
    <w:name w:val="header"/>
    <w:basedOn w:val="Normal"/>
    <w:link w:val="HeaderChar"/>
    <w:uiPriority w:val="99"/>
    <w:rsid w:val="00B44080"/>
    <w:pPr>
      <w:tabs>
        <w:tab w:val="center" w:pos="4320"/>
        <w:tab w:val="right" w:pos="8640"/>
      </w:tabs>
    </w:pPr>
  </w:style>
  <w:style w:type="paragraph" w:styleId="Footer">
    <w:name w:val="footer"/>
    <w:basedOn w:val="Normal"/>
    <w:link w:val="FooterChar"/>
    <w:uiPriority w:val="99"/>
    <w:rsid w:val="00B44080"/>
    <w:pPr>
      <w:tabs>
        <w:tab w:val="center" w:pos="4320"/>
        <w:tab w:val="right" w:pos="8640"/>
      </w:tabs>
    </w:pPr>
  </w:style>
  <w:style w:type="character" w:styleId="PageNumber">
    <w:name w:val="page number"/>
    <w:basedOn w:val="DefaultParagraphFont"/>
    <w:uiPriority w:val="99"/>
    <w:rsid w:val="00B44080"/>
  </w:style>
  <w:style w:type="paragraph" w:styleId="FootnoteText">
    <w:name w:val="footnote text"/>
    <w:basedOn w:val="Normal"/>
    <w:link w:val="FootnoteTextChar"/>
    <w:uiPriority w:val="99"/>
    <w:semiHidden/>
    <w:rsid w:val="00436644"/>
    <w:pPr>
      <w:widowControl w:val="0"/>
    </w:pPr>
    <w:rPr>
      <w:sz w:val="16"/>
      <w:szCs w:val="20"/>
      <w:lang w:val="en-GB"/>
    </w:rPr>
  </w:style>
  <w:style w:type="paragraph" w:customStyle="1" w:styleId="Body">
    <w:name w:val="Body"/>
    <w:basedOn w:val="Normal"/>
    <w:rsid w:val="00B44080"/>
    <w:pPr>
      <w:widowControl w:val="0"/>
      <w:tabs>
        <w:tab w:val="left" w:pos="720"/>
        <w:tab w:val="left" w:pos="1440"/>
        <w:tab w:val="left" w:pos="2160"/>
        <w:tab w:val="left" w:pos="2880"/>
        <w:tab w:val="left" w:pos="3600"/>
        <w:tab w:val="left" w:pos="4320"/>
        <w:tab w:val="left" w:pos="5040"/>
        <w:tab w:val="left" w:pos="5840"/>
        <w:tab w:val="left" w:pos="6480"/>
        <w:tab w:val="left" w:pos="7200"/>
        <w:tab w:val="left" w:pos="7920"/>
      </w:tabs>
    </w:pPr>
    <w:rPr>
      <w:szCs w:val="20"/>
      <w:lang w:val="en-GB"/>
    </w:rPr>
  </w:style>
  <w:style w:type="paragraph" w:styleId="BodyText">
    <w:name w:val="Body Text"/>
    <w:basedOn w:val="Normal"/>
    <w:link w:val="BodyTextChar"/>
    <w:uiPriority w:val="99"/>
    <w:rsid w:val="00B44080"/>
    <w:pPr>
      <w:widowControl w:val="0"/>
    </w:pPr>
    <w:rPr>
      <w:szCs w:val="20"/>
      <w:lang w:val="en-GB"/>
    </w:rPr>
  </w:style>
  <w:style w:type="paragraph" w:styleId="BodyTextIndent">
    <w:name w:val="Body Text Indent"/>
    <w:basedOn w:val="Normal"/>
    <w:rsid w:val="00B44080"/>
    <w:pPr>
      <w:widowControl w:val="0"/>
      <w:ind w:left="720"/>
    </w:pPr>
    <w:rPr>
      <w:rFonts w:ascii="Times New Roman" w:hAnsi="Times New Roman"/>
      <w:szCs w:val="20"/>
      <w:lang w:val="en-GB"/>
    </w:rPr>
  </w:style>
  <w:style w:type="paragraph" w:styleId="BodyTextIndent3">
    <w:name w:val="Body Text Indent 3"/>
    <w:basedOn w:val="Normal"/>
    <w:rsid w:val="00B44080"/>
    <w:pPr>
      <w:ind w:left="360"/>
    </w:pPr>
    <w:rPr>
      <w:rFonts w:ascii="Times New Roman" w:hAnsi="Times New Roman"/>
      <w:i/>
      <w:szCs w:val="20"/>
      <w:lang w:val="en-GB"/>
    </w:rPr>
  </w:style>
  <w:style w:type="paragraph" w:styleId="TOC1">
    <w:name w:val="toc 1"/>
    <w:basedOn w:val="Normal"/>
    <w:next w:val="Normal"/>
    <w:autoRedefine/>
    <w:uiPriority w:val="39"/>
    <w:rsid w:val="00B44080"/>
    <w:pPr>
      <w:spacing w:before="120" w:after="120"/>
    </w:pPr>
    <w:rPr>
      <w:b/>
      <w:bCs/>
      <w:caps/>
    </w:rPr>
  </w:style>
  <w:style w:type="paragraph" w:styleId="TOC2">
    <w:name w:val="toc 2"/>
    <w:basedOn w:val="Normal"/>
    <w:next w:val="Normal"/>
    <w:autoRedefine/>
    <w:uiPriority w:val="39"/>
    <w:rsid w:val="00B44080"/>
    <w:pPr>
      <w:ind w:left="200"/>
    </w:pPr>
    <w:rPr>
      <w:smallCaps/>
    </w:rPr>
  </w:style>
  <w:style w:type="paragraph" w:styleId="TOC3">
    <w:name w:val="toc 3"/>
    <w:basedOn w:val="Normal"/>
    <w:next w:val="Normal"/>
    <w:autoRedefine/>
    <w:uiPriority w:val="39"/>
    <w:rsid w:val="00B44080"/>
    <w:pPr>
      <w:ind w:left="400"/>
    </w:pPr>
    <w:rPr>
      <w:iCs/>
    </w:rPr>
  </w:style>
  <w:style w:type="paragraph" w:styleId="TOC4">
    <w:name w:val="toc 4"/>
    <w:basedOn w:val="Normal"/>
    <w:next w:val="Normal"/>
    <w:autoRedefine/>
    <w:uiPriority w:val="39"/>
    <w:rsid w:val="00312A46"/>
    <w:pPr>
      <w:tabs>
        <w:tab w:val="left" w:pos="1400"/>
        <w:tab w:val="right" w:leader="dot" w:pos="9019"/>
      </w:tabs>
      <w:ind w:left="600"/>
    </w:pPr>
    <w:rPr>
      <w:rFonts w:cs="Arial"/>
      <w:noProof/>
      <w:szCs w:val="21"/>
    </w:rPr>
  </w:style>
  <w:style w:type="paragraph" w:styleId="TOC5">
    <w:name w:val="toc 5"/>
    <w:basedOn w:val="Normal"/>
    <w:next w:val="Normal"/>
    <w:autoRedefine/>
    <w:uiPriority w:val="39"/>
    <w:rsid w:val="00B44080"/>
    <w:pPr>
      <w:ind w:left="800"/>
    </w:pPr>
    <w:rPr>
      <w:rFonts w:ascii="Times New Roman" w:hAnsi="Times New Roman"/>
      <w:szCs w:val="21"/>
    </w:rPr>
  </w:style>
  <w:style w:type="paragraph" w:styleId="TOC6">
    <w:name w:val="toc 6"/>
    <w:basedOn w:val="Normal"/>
    <w:next w:val="Normal"/>
    <w:autoRedefine/>
    <w:uiPriority w:val="39"/>
    <w:rsid w:val="00B44080"/>
    <w:pPr>
      <w:ind w:left="1000"/>
    </w:pPr>
    <w:rPr>
      <w:rFonts w:ascii="Times New Roman" w:hAnsi="Times New Roman"/>
      <w:szCs w:val="21"/>
    </w:rPr>
  </w:style>
  <w:style w:type="paragraph" w:styleId="TOC7">
    <w:name w:val="toc 7"/>
    <w:basedOn w:val="Normal"/>
    <w:next w:val="Normal"/>
    <w:autoRedefine/>
    <w:uiPriority w:val="39"/>
    <w:rsid w:val="00B44080"/>
    <w:pPr>
      <w:ind w:left="1200"/>
    </w:pPr>
    <w:rPr>
      <w:rFonts w:ascii="Times New Roman" w:hAnsi="Times New Roman"/>
      <w:szCs w:val="21"/>
    </w:rPr>
  </w:style>
  <w:style w:type="paragraph" w:styleId="TOC8">
    <w:name w:val="toc 8"/>
    <w:basedOn w:val="Normal"/>
    <w:next w:val="Normal"/>
    <w:autoRedefine/>
    <w:uiPriority w:val="39"/>
    <w:rsid w:val="00B44080"/>
    <w:pPr>
      <w:ind w:left="1400"/>
    </w:pPr>
    <w:rPr>
      <w:rFonts w:ascii="Times New Roman" w:hAnsi="Times New Roman"/>
      <w:szCs w:val="21"/>
    </w:rPr>
  </w:style>
  <w:style w:type="paragraph" w:styleId="TOC9">
    <w:name w:val="toc 9"/>
    <w:basedOn w:val="Normal"/>
    <w:next w:val="Normal"/>
    <w:autoRedefine/>
    <w:uiPriority w:val="39"/>
    <w:rsid w:val="00B44080"/>
    <w:pPr>
      <w:ind w:left="1600"/>
    </w:pPr>
    <w:rPr>
      <w:rFonts w:ascii="Times New Roman" w:hAnsi="Times New Roman"/>
      <w:szCs w:val="21"/>
    </w:rPr>
  </w:style>
  <w:style w:type="paragraph" w:styleId="BodyText2">
    <w:name w:val="Body Text 2"/>
    <w:basedOn w:val="Normal"/>
    <w:rsid w:val="00B44080"/>
    <w:rPr>
      <w:b/>
      <w:bCs/>
      <w:shd w:val="clear" w:color="auto" w:fill="D9D9D9"/>
    </w:rPr>
  </w:style>
  <w:style w:type="character" w:styleId="Hyperlink">
    <w:name w:val="Hyperlink"/>
    <w:basedOn w:val="DefaultParagraphFont"/>
    <w:uiPriority w:val="99"/>
    <w:rsid w:val="00B44080"/>
    <w:rPr>
      <w:color w:val="0000FF"/>
      <w:u w:val="single"/>
    </w:rPr>
  </w:style>
  <w:style w:type="paragraph" w:styleId="BodyText3">
    <w:name w:val="Body Text 3"/>
    <w:basedOn w:val="Normal"/>
    <w:rsid w:val="00B44080"/>
    <w:pPr>
      <w:jc w:val="center"/>
    </w:pPr>
    <w:rPr>
      <w:b/>
      <w:bCs/>
    </w:rPr>
  </w:style>
  <w:style w:type="character" w:styleId="FollowedHyperlink">
    <w:name w:val="FollowedHyperlink"/>
    <w:basedOn w:val="DefaultParagraphFont"/>
    <w:uiPriority w:val="99"/>
    <w:rsid w:val="00B44080"/>
    <w:rPr>
      <w:color w:val="800080"/>
      <w:u w:val="single"/>
    </w:rPr>
  </w:style>
  <w:style w:type="paragraph" w:styleId="Index3">
    <w:name w:val="index 3"/>
    <w:basedOn w:val="Normal"/>
    <w:next w:val="Normal"/>
    <w:autoRedefine/>
    <w:uiPriority w:val="99"/>
    <w:semiHidden/>
    <w:rsid w:val="00B44080"/>
    <w:pPr>
      <w:ind w:left="600" w:hanging="200"/>
    </w:pPr>
  </w:style>
  <w:style w:type="paragraph" w:styleId="Subtitle">
    <w:name w:val="Subtitle"/>
    <w:basedOn w:val="Normal"/>
    <w:qFormat/>
    <w:rsid w:val="00B44080"/>
    <w:pPr>
      <w:tabs>
        <w:tab w:val="center" w:pos="4500"/>
      </w:tabs>
      <w:jc w:val="center"/>
    </w:pPr>
    <w:rPr>
      <w:rFonts w:cs="Arial"/>
      <w:b/>
      <w:bCs/>
      <w:i/>
      <w:sz w:val="28"/>
    </w:rPr>
  </w:style>
  <w:style w:type="character" w:customStyle="1" w:styleId="bcopy1">
    <w:name w:val="bcopy1"/>
    <w:basedOn w:val="DefaultParagraphFont"/>
    <w:rsid w:val="00B44080"/>
    <w:rPr>
      <w:rFonts w:ascii="Arial" w:hAnsi="Arial" w:cs="Arial" w:hint="default"/>
      <w:sz w:val="22"/>
      <w:szCs w:val="22"/>
    </w:rPr>
  </w:style>
  <w:style w:type="character" w:customStyle="1" w:styleId="l31">
    <w:name w:val="l31"/>
    <w:basedOn w:val="DefaultParagraphFont"/>
    <w:rsid w:val="00B44080"/>
    <w:rPr>
      <w:rFonts w:ascii="Arial" w:hAnsi="Arial" w:cs="Arial" w:hint="default"/>
      <w:b/>
      <w:bCs/>
      <w:sz w:val="22"/>
      <w:szCs w:val="22"/>
    </w:rPr>
  </w:style>
  <w:style w:type="character" w:customStyle="1" w:styleId="bullet1">
    <w:name w:val="bullet1"/>
    <w:basedOn w:val="DefaultParagraphFont"/>
    <w:rsid w:val="00B44080"/>
    <w:rPr>
      <w:sz w:val="18"/>
      <w:szCs w:val="18"/>
    </w:rPr>
  </w:style>
  <w:style w:type="paragraph" w:customStyle="1" w:styleId="NormalWeb1">
    <w:name w:val="Normal (Web)1"/>
    <w:basedOn w:val="Normal"/>
    <w:rsid w:val="00B44080"/>
    <w:pPr>
      <w:spacing w:before="100" w:beforeAutospacing="1" w:after="100" w:afterAutospacing="1"/>
    </w:pPr>
    <w:rPr>
      <w:rFonts w:eastAsia="Arial Unicode MS" w:cs="Arial"/>
      <w:szCs w:val="20"/>
    </w:rPr>
  </w:style>
  <w:style w:type="paragraph" w:customStyle="1" w:styleId="l3">
    <w:name w:val="l3"/>
    <w:basedOn w:val="Normal"/>
    <w:rsid w:val="00B44080"/>
    <w:pPr>
      <w:spacing w:before="100" w:beforeAutospacing="1" w:after="100" w:afterAutospacing="1"/>
    </w:pPr>
    <w:rPr>
      <w:rFonts w:eastAsia="Arial Unicode MS" w:cs="Arial"/>
      <w:b/>
      <w:bCs/>
      <w:sz w:val="22"/>
      <w:szCs w:val="22"/>
    </w:rPr>
  </w:style>
  <w:style w:type="character" w:customStyle="1" w:styleId="l41">
    <w:name w:val="l41"/>
    <w:basedOn w:val="DefaultParagraphFont"/>
    <w:rsid w:val="00B44080"/>
    <w:rPr>
      <w:rFonts w:ascii="Arial" w:hAnsi="Arial" w:cs="Arial" w:hint="default"/>
      <w:b/>
      <w:bCs/>
      <w:sz w:val="20"/>
      <w:szCs w:val="20"/>
    </w:rPr>
  </w:style>
  <w:style w:type="character" w:styleId="Strong">
    <w:name w:val="Strong"/>
    <w:basedOn w:val="DefaultParagraphFont"/>
    <w:uiPriority w:val="22"/>
    <w:qFormat/>
    <w:rsid w:val="00B44080"/>
    <w:rPr>
      <w:b/>
      <w:bCs/>
    </w:rPr>
  </w:style>
  <w:style w:type="paragraph" w:customStyle="1" w:styleId="para1">
    <w:name w:val="para1"/>
    <w:basedOn w:val="Normal"/>
    <w:rsid w:val="00FE10D0"/>
    <w:pPr>
      <w:spacing w:before="100" w:beforeAutospacing="1" w:after="100" w:afterAutospacing="1"/>
    </w:pPr>
    <w:rPr>
      <w:rFonts w:ascii="Times New Roman" w:hAnsi="Times New Roman"/>
      <w:sz w:val="24"/>
    </w:rPr>
  </w:style>
  <w:style w:type="character" w:customStyle="1" w:styleId="exampleinline">
    <w:name w:val="exampleinline"/>
    <w:basedOn w:val="DefaultParagraphFont"/>
    <w:rsid w:val="00FE10D0"/>
  </w:style>
  <w:style w:type="numbering" w:customStyle="1" w:styleId="CurrentList1">
    <w:name w:val="Current List1"/>
    <w:rsid w:val="001A24F3"/>
    <w:pPr>
      <w:numPr>
        <w:numId w:val="2"/>
      </w:numPr>
    </w:pPr>
  </w:style>
  <w:style w:type="table" w:styleId="TableGrid">
    <w:name w:val="Table Grid"/>
    <w:basedOn w:val="TableNormal"/>
    <w:uiPriority w:val="39"/>
    <w:rsid w:val="00161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15A7D"/>
    <w:pPr>
      <w:spacing w:before="100" w:beforeAutospacing="1" w:after="100" w:afterAutospacing="1"/>
    </w:pPr>
    <w:rPr>
      <w:rFonts w:ascii="Times New Roman" w:hAnsi="Times New Roman"/>
      <w:sz w:val="24"/>
    </w:rPr>
  </w:style>
  <w:style w:type="paragraph" w:styleId="BalloonText">
    <w:name w:val="Balloon Text"/>
    <w:basedOn w:val="Normal"/>
    <w:link w:val="BalloonTextChar"/>
    <w:uiPriority w:val="99"/>
    <w:rsid w:val="00427408"/>
    <w:rPr>
      <w:rFonts w:ascii="Tahoma" w:hAnsi="Tahoma" w:cs="Tahoma"/>
      <w:sz w:val="16"/>
      <w:szCs w:val="16"/>
    </w:rPr>
  </w:style>
  <w:style w:type="character" w:customStyle="1" w:styleId="BalloonTextChar">
    <w:name w:val="Balloon Text Char"/>
    <w:basedOn w:val="DefaultParagraphFont"/>
    <w:link w:val="BalloonText"/>
    <w:uiPriority w:val="99"/>
    <w:rsid w:val="00427408"/>
    <w:rPr>
      <w:rFonts w:ascii="Tahoma" w:hAnsi="Tahoma" w:cs="Tahoma"/>
      <w:sz w:val="16"/>
      <w:szCs w:val="16"/>
    </w:rPr>
  </w:style>
  <w:style w:type="paragraph" w:customStyle="1" w:styleId="Default">
    <w:name w:val="Default"/>
    <w:rsid w:val="000404FB"/>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096723"/>
    <w:pPr>
      <w:spacing w:before="0" w:after="0"/>
      <w:ind w:left="288"/>
    </w:pPr>
    <w:rPr>
      <w:rFonts w:eastAsiaTheme="minorHAnsi" w:cstheme="minorBidi"/>
    </w:rPr>
  </w:style>
  <w:style w:type="paragraph" w:styleId="Caption">
    <w:name w:val="caption"/>
    <w:basedOn w:val="Normal"/>
    <w:next w:val="Normal"/>
    <w:uiPriority w:val="99"/>
    <w:unhideWhenUsed/>
    <w:qFormat/>
    <w:rsid w:val="00EE3595"/>
    <w:pPr>
      <w:spacing w:before="0" w:after="200"/>
    </w:pPr>
    <w:rPr>
      <w:b/>
      <w:bCs/>
      <w:color w:val="4F81BD" w:themeColor="accent1"/>
      <w:sz w:val="18"/>
      <w:szCs w:val="18"/>
    </w:rPr>
  </w:style>
  <w:style w:type="paragraph" w:styleId="NoSpacing">
    <w:name w:val="No Spacing"/>
    <w:uiPriority w:val="1"/>
    <w:qFormat/>
    <w:rsid w:val="005B1E5F"/>
    <w:rPr>
      <w:rFonts w:ascii="Arial" w:hAnsi="Arial"/>
      <w:szCs w:val="24"/>
    </w:rPr>
  </w:style>
  <w:style w:type="paragraph" w:styleId="PlainText">
    <w:name w:val="Plain Text"/>
    <w:basedOn w:val="Normal"/>
    <w:link w:val="PlainTextChar"/>
    <w:uiPriority w:val="99"/>
    <w:unhideWhenUsed/>
    <w:rsid w:val="00025018"/>
    <w:pPr>
      <w:spacing w:before="0" w:after="0"/>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025018"/>
    <w:rPr>
      <w:rFonts w:ascii="Consolas" w:eastAsiaTheme="minorHAnsi" w:hAnsi="Consolas" w:cstheme="minorBidi"/>
      <w:sz w:val="21"/>
      <w:szCs w:val="21"/>
    </w:rPr>
  </w:style>
  <w:style w:type="character" w:styleId="FootnoteReference">
    <w:name w:val="footnote reference"/>
    <w:basedOn w:val="DefaultParagraphFont"/>
    <w:uiPriority w:val="99"/>
    <w:rsid w:val="00E85688"/>
    <w:rPr>
      <w:vertAlign w:val="superscript"/>
    </w:rPr>
  </w:style>
  <w:style w:type="character" w:customStyle="1" w:styleId="apple-tab-span">
    <w:name w:val="apple-tab-span"/>
    <w:basedOn w:val="DefaultParagraphFont"/>
    <w:rsid w:val="00827C0F"/>
  </w:style>
  <w:style w:type="character" w:customStyle="1" w:styleId="Heading2Char">
    <w:name w:val="Heading 2 Char"/>
    <w:basedOn w:val="DefaultParagraphFont"/>
    <w:link w:val="Heading2"/>
    <w:uiPriority w:val="9"/>
    <w:rsid w:val="006154BD"/>
    <w:rPr>
      <w:rFonts w:ascii="Arial" w:hAnsi="Arial" w:cs="Arial"/>
      <w:b/>
      <w:bCs/>
      <w:iCs/>
      <w:color w:val="31849B" w:themeColor="accent5" w:themeShade="BF"/>
      <w:sz w:val="28"/>
      <w:szCs w:val="24"/>
    </w:rPr>
  </w:style>
  <w:style w:type="table" w:customStyle="1" w:styleId="TableGrid1">
    <w:name w:val="Table Grid1"/>
    <w:basedOn w:val="TableNormal"/>
    <w:next w:val="TableGrid"/>
    <w:uiPriority w:val="59"/>
    <w:rsid w:val="009D08A4"/>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665342"/>
  </w:style>
  <w:style w:type="character" w:styleId="HTMLCite">
    <w:name w:val="HTML Cite"/>
    <w:basedOn w:val="DefaultParagraphFont"/>
    <w:uiPriority w:val="99"/>
    <w:unhideWhenUsed/>
    <w:rsid w:val="00BE099E"/>
    <w:rPr>
      <w:i/>
      <w:iCs/>
    </w:rPr>
  </w:style>
  <w:style w:type="character" w:customStyle="1" w:styleId="cellheading">
    <w:name w:val="cellheading"/>
    <w:basedOn w:val="DefaultParagraphFont"/>
    <w:rsid w:val="005F218B"/>
  </w:style>
  <w:style w:type="character" w:customStyle="1" w:styleId="Heading1Char">
    <w:name w:val="Heading 1 Char"/>
    <w:basedOn w:val="DefaultParagraphFont"/>
    <w:link w:val="Heading1"/>
    <w:uiPriority w:val="9"/>
    <w:locked/>
    <w:rsid w:val="0037759A"/>
    <w:rPr>
      <w:rFonts w:ascii="Arial" w:hAnsi="Arial" w:cs="Arial"/>
      <w:b/>
      <w:bCs/>
      <w:iCs/>
      <w:color w:val="31849B" w:themeColor="accent5" w:themeShade="BF"/>
      <w:sz w:val="28"/>
      <w:szCs w:val="24"/>
    </w:rPr>
  </w:style>
  <w:style w:type="character" w:customStyle="1" w:styleId="Heading3Char">
    <w:name w:val="Heading 3 Char"/>
    <w:basedOn w:val="DefaultParagraphFont"/>
    <w:link w:val="Heading3"/>
    <w:uiPriority w:val="9"/>
    <w:locked/>
    <w:rsid w:val="00F86A13"/>
    <w:rPr>
      <w:rFonts w:ascii="Arial" w:hAnsi="Arial" w:cs="Arial"/>
      <w:b/>
      <w:iCs/>
      <w:color w:val="31849B" w:themeColor="accent5" w:themeShade="BF"/>
      <w:sz w:val="24"/>
      <w:szCs w:val="26"/>
    </w:rPr>
  </w:style>
  <w:style w:type="character" w:customStyle="1" w:styleId="Heading4Char">
    <w:name w:val="Heading 4 Char"/>
    <w:aliases w:val="Heading 4 Char Char Char"/>
    <w:basedOn w:val="DefaultParagraphFont"/>
    <w:link w:val="Heading4"/>
    <w:uiPriority w:val="9"/>
    <w:locked/>
    <w:rsid w:val="00F86A13"/>
    <w:rPr>
      <w:rFonts w:ascii="Arial" w:hAnsi="Arial"/>
      <w:b/>
      <w:bCs/>
      <w:color w:val="31849B" w:themeColor="accent5" w:themeShade="BF"/>
      <w:szCs w:val="28"/>
    </w:rPr>
  </w:style>
  <w:style w:type="character" w:customStyle="1" w:styleId="Heading5Char">
    <w:name w:val="Heading 5 Char"/>
    <w:basedOn w:val="DefaultParagraphFont"/>
    <w:link w:val="Heading5"/>
    <w:uiPriority w:val="9"/>
    <w:locked/>
    <w:rsid w:val="00EE3886"/>
    <w:rPr>
      <w:rFonts w:ascii="Arial" w:hAnsi="Arial"/>
      <w:b/>
      <w:bCs/>
      <w:iCs/>
      <w:szCs w:val="26"/>
    </w:rPr>
  </w:style>
  <w:style w:type="character" w:customStyle="1" w:styleId="Heading6Char">
    <w:name w:val="Heading 6 Char"/>
    <w:basedOn w:val="DefaultParagraphFont"/>
    <w:link w:val="Heading6"/>
    <w:uiPriority w:val="9"/>
    <w:locked/>
    <w:rsid w:val="003D6CA5"/>
    <w:rPr>
      <w:rFonts w:ascii="Arial" w:hAnsi="Arial"/>
      <w:b/>
      <w:bCs/>
      <w:sz w:val="22"/>
      <w:szCs w:val="22"/>
    </w:rPr>
  </w:style>
  <w:style w:type="character" w:customStyle="1" w:styleId="Heading7Char">
    <w:name w:val="Heading 7 Char"/>
    <w:basedOn w:val="DefaultParagraphFont"/>
    <w:link w:val="Heading7"/>
    <w:uiPriority w:val="99"/>
    <w:locked/>
    <w:rsid w:val="003D6CA5"/>
    <w:rPr>
      <w:rFonts w:ascii="Arial" w:hAnsi="Arial"/>
      <w:szCs w:val="24"/>
    </w:rPr>
  </w:style>
  <w:style w:type="character" w:customStyle="1" w:styleId="Heading8Char">
    <w:name w:val="Heading 8 Char"/>
    <w:basedOn w:val="DefaultParagraphFont"/>
    <w:link w:val="Heading8"/>
    <w:uiPriority w:val="99"/>
    <w:locked/>
    <w:rsid w:val="003D6CA5"/>
    <w:rPr>
      <w:rFonts w:ascii="Arial" w:hAnsi="Arial"/>
      <w:i/>
      <w:iCs/>
      <w:szCs w:val="24"/>
    </w:rPr>
  </w:style>
  <w:style w:type="character" w:customStyle="1" w:styleId="Heading9Char">
    <w:name w:val="Heading 9 Char"/>
    <w:basedOn w:val="DefaultParagraphFont"/>
    <w:link w:val="Heading9"/>
    <w:uiPriority w:val="9"/>
    <w:locked/>
    <w:rsid w:val="003D6CA5"/>
    <w:rPr>
      <w:rFonts w:ascii="Arial" w:hAnsi="Arial" w:cs="Arial"/>
      <w:sz w:val="22"/>
      <w:szCs w:val="22"/>
    </w:rPr>
  </w:style>
  <w:style w:type="paragraph" w:styleId="List">
    <w:name w:val="List"/>
    <w:basedOn w:val="Normal"/>
    <w:uiPriority w:val="99"/>
    <w:rsid w:val="003D6CA5"/>
    <w:pPr>
      <w:spacing w:before="0" w:after="0"/>
      <w:ind w:left="360" w:hanging="360"/>
    </w:pPr>
    <w:rPr>
      <w:rFonts w:ascii="Times" w:hAnsi="Times"/>
      <w:sz w:val="24"/>
      <w:szCs w:val="20"/>
    </w:rPr>
  </w:style>
  <w:style w:type="paragraph" w:styleId="ListBullet">
    <w:name w:val="List Bullet"/>
    <w:basedOn w:val="Normal"/>
    <w:uiPriority w:val="99"/>
    <w:rsid w:val="003D6CA5"/>
    <w:pPr>
      <w:spacing w:before="0" w:after="0"/>
      <w:ind w:left="360" w:hanging="360"/>
    </w:pPr>
    <w:rPr>
      <w:rFonts w:ascii="Times" w:hAnsi="Times"/>
      <w:sz w:val="24"/>
      <w:szCs w:val="20"/>
    </w:rPr>
  </w:style>
  <w:style w:type="paragraph" w:styleId="ListBullet2">
    <w:name w:val="List Bullet 2"/>
    <w:basedOn w:val="Normal"/>
    <w:uiPriority w:val="99"/>
    <w:rsid w:val="003D6CA5"/>
    <w:pPr>
      <w:spacing w:before="0" w:after="0"/>
      <w:ind w:left="720" w:hanging="360"/>
    </w:pPr>
    <w:rPr>
      <w:rFonts w:ascii="Times" w:hAnsi="Times"/>
      <w:sz w:val="24"/>
      <w:szCs w:val="20"/>
    </w:rPr>
  </w:style>
  <w:style w:type="character" w:customStyle="1" w:styleId="BodyTextChar">
    <w:name w:val="Body Text Char"/>
    <w:basedOn w:val="DefaultParagraphFont"/>
    <w:link w:val="BodyText"/>
    <w:uiPriority w:val="99"/>
    <w:locked/>
    <w:rsid w:val="003D6CA5"/>
    <w:rPr>
      <w:rFonts w:ascii="Arial" w:hAnsi="Arial"/>
      <w:lang w:val="en-GB"/>
    </w:rPr>
  </w:style>
  <w:style w:type="character" w:customStyle="1" w:styleId="HeaderChar">
    <w:name w:val="Header Char"/>
    <w:basedOn w:val="DefaultParagraphFont"/>
    <w:link w:val="Header"/>
    <w:uiPriority w:val="99"/>
    <w:locked/>
    <w:rsid w:val="003D6CA5"/>
    <w:rPr>
      <w:rFonts w:ascii="Arial" w:hAnsi="Arial"/>
      <w:szCs w:val="24"/>
    </w:rPr>
  </w:style>
  <w:style w:type="character" w:customStyle="1" w:styleId="FooterChar">
    <w:name w:val="Footer Char"/>
    <w:basedOn w:val="DefaultParagraphFont"/>
    <w:link w:val="Footer"/>
    <w:uiPriority w:val="99"/>
    <w:locked/>
    <w:rsid w:val="003D6CA5"/>
    <w:rPr>
      <w:rFonts w:ascii="Arial" w:hAnsi="Arial"/>
      <w:szCs w:val="24"/>
    </w:rPr>
  </w:style>
  <w:style w:type="paragraph" w:styleId="Index1">
    <w:name w:val="index 1"/>
    <w:basedOn w:val="Normal"/>
    <w:next w:val="Normal"/>
    <w:autoRedefine/>
    <w:uiPriority w:val="99"/>
    <w:rsid w:val="003D6CA5"/>
    <w:pPr>
      <w:spacing w:before="0" w:after="0"/>
      <w:ind w:left="240" w:hanging="240"/>
    </w:pPr>
    <w:rPr>
      <w:rFonts w:ascii="Times" w:hAnsi="Times"/>
      <w:sz w:val="24"/>
      <w:szCs w:val="20"/>
    </w:rPr>
  </w:style>
  <w:style w:type="paragraph" w:styleId="Index2">
    <w:name w:val="index 2"/>
    <w:basedOn w:val="Normal"/>
    <w:next w:val="Normal"/>
    <w:autoRedefine/>
    <w:uiPriority w:val="99"/>
    <w:rsid w:val="003D6CA5"/>
    <w:pPr>
      <w:spacing w:before="0" w:after="0"/>
      <w:ind w:left="480" w:hanging="240"/>
    </w:pPr>
    <w:rPr>
      <w:rFonts w:ascii="Times" w:hAnsi="Times"/>
      <w:sz w:val="24"/>
      <w:szCs w:val="20"/>
    </w:rPr>
  </w:style>
  <w:style w:type="paragraph" w:styleId="Index4">
    <w:name w:val="index 4"/>
    <w:basedOn w:val="Normal"/>
    <w:next w:val="Normal"/>
    <w:autoRedefine/>
    <w:uiPriority w:val="99"/>
    <w:rsid w:val="003D6CA5"/>
    <w:pPr>
      <w:spacing w:before="0" w:after="0"/>
      <w:ind w:left="960" w:hanging="240"/>
    </w:pPr>
    <w:rPr>
      <w:rFonts w:ascii="Times" w:hAnsi="Times"/>
      <w:sz w:val="24"/>
      <w:szCs w:val="20"/>
    </w:rPr>
  </w:style>
  <w:style w:type="paragraph" w:styleId="Index5">
    <w:name w:val="index 5"/>
    <w:basedOn w:val="Normal"/>
    <w:next w:val="Normal"/>
    <w:autoRedefine/>
    <w:uiPriority w:val="99"/>
    <w:rsid w:val="003D6CA5"/>
    <w:pPr>
      <w:spacing w:before="0" w:after="0"/>
      <w:ind w:left="1200" w:hanging="240"/>
    </w:pPr>
    <w:rPr>
      <w:rFonts w:ascii="Times" w:hAnsi="Times"/>
      <w:sz w:val="24"/>
      <w:szCs w:val="20"/>
    </w:rPr>
  </w:style>
  <w:style w:type="paragraph" w:styleId="Index6">
    <w:name w:val="index 6"/>
    <w:basedOn w:val="Normal"/>
    <w:next w:val="Normal"/>
    <w:autoRedefine/>
    <w:uiPriority w:val="99"/>
    <w:rsid w:val="003D6CA5"/>
    <w:pPr>
      <w:spacing w:before="0" w:after="0"/>
      <w:ind w:left="1440" w:hanging="240"/>
    </w:pPr>
    <w:rPr>
      <w:rFonts w:ascii="Times" w:hAnsi="Times"/>
      <w:sz w:val="24"/>
      <w:szCs w:val="20"/>
    </w:rPr>
  </w:style>
  <w:style w:type="paragraph" w:styleId="Index7">
    <w:name w:val="index 7"/>
    <w:basedOn w:val="Normal"/>
    <w:next w:val="Normal"/>
    <w:autoRedefine/>
    <w:uiPriority w:val="99"/>
    <w:rsid w:val="003D6CA5"/>
    <w:pPr>
      <w:spacing w:before="0" w:after="0"/>
      <w:ind w:left="1680" w:hanging="240"/>
    </w:pPr>
    <w:rPr>
      <w:rFonts w:ascii="Times" w:hAnsi="Times"/>
      <w:sz w:val="24"/>
      <w:szCs w:val="20"/>
    </w:rPr>
  </w:style>
  <w:style w:type="paragraph" w:styleId="Index8">
    <w:name w:val="index 8"/>
    <w:basedOn w:val="Normal"/>
    <w:next w:val="Normal"/>
    <w:autoRedefine/>
    <w:uiPriority w:val="99"/>
    <w:rsid w:val="003D6CA5"/>
    <w:pPr>
      <w:spacing w:before="0" w:after="0"/>
      <w:ind w:left="1920" w:hanging="240"/>
    </w:pPr>
    <w:rPr>
      <w:rFonts w:ascii="Times" w:hAnsi="Times"/>
      <w:sz w:val="24"/>
      <w:szCs w:val="20"/>
    </w:rPr>
  </w:style>
  <w:style w:type="paragraph" w:styleId="Index9">
    <w:name w:val="index 9"/>
    <w:basedOn w:val="Normal"/>
    <w:next w:val="Normal"/>
    <w:autoRedefine/>
    <w:uiPriority w:val="99"/>
    <w:rsid w:val="003D6CA5"/>
    <w:pPr>
      <w:spacing w:before="0" w:after="0"/>
      <w:ind w:left="2160" w:hanging="240"/>
    </w:pPr>
    <w:rPr>
      <w:rFonts w:ascii="Times" w:hAnsi="Times"/>
      <w:sz w:val="24"/>
      <w:szCs w:val="20"/>
    </w:rPr>
  </w:style>
  <w:style w:type="paragraph" w:styleId="IndexHeading">
    <w:name w:val="index heading"/>
    <w:basedOn w:val="Normal"/>
    <w:next w:val="Index1"/>
    <w:uiPriority w:val="99"/>
    <w:rsid w:val="003D6CA5"/>
    <w:pPr>
      <w:spacing w:before="0" w:after="0"/>
    </w:pPr>
    <w:rPr>
      <w:rFonts w:ascii="Times" w:hAnsi="Times"/>
      <w:sz w:val="24"/>
      <w:szCs w:val="20"/>
    </w:rPr>
  </w:style>
  <w:style w:type="character" w:customStyle="1" w:styleId="FootnoteTextChar">
    <w:name w:val="Footnote Text Char"/>
    <w:basedOn w:val="DefaultParagraphFont"/>
    <w:link w:val="FootnoteText"/>
    <w:uiPriority w:val="99"/>
    <w:semiHidden/>
    <w:locked/>
    <w:rsid w:val="00436644"/>
    <w:rPr>
      <w:rFonts w:ascii="Arial" w:hAnsi="Arial"/>
      <w:sz w:val="16"/>
      <w:lang w:val="en-GB"/>
    </w:rPr>
  </w:style>
  <w:style w:type="paragraph" w:styleId="DocumentMap">
    <w:name w:val="Document Map"/>
    <w:basedOn w:val="Normal"/>
    <w:link w:val="DocumentMapChar"/>
    <w:uiPriority w:val="99"/>
    <w:rsid w:val="003D6CA5"/>
    <w:pPr>
      <w:shd w:val="clear" w:color="auto" w:fill="000080"/>
      <w:spacing w:before="0" w:after="0"/>
    </w:pPr>
    <w:rPr>
      <w:rFonts w:ascii="Tahoma" w:hAnsi="Tahoma" w:cs="Tahoma"/>
      <w:sz w:val="24"/>
      <w:szCs w:val="20"/>
    </w:rPr>
  </w:style>
  <w:style w:type="character" w:customStyle="1" w:styleId="DocumentMapChar">
    <w:name w:val="Document Map Char"/>
    <w:basedOn w:val="DefaultParagraphFont"/>
    <w:link w:val="DocumentMap"/>
    <w:uiPriority w:val="99"/>
    <w:rsid w:val="003D6CA5"/>
    <w:rPr>
      <w:rFonts w:ascii="Tahoma" w:hAnsi="Tahoma" w:cs="Tahoma"/>
      <w:sz w:val="24"/>
      <w:shd w:val="clear" w:color="auto" w:fill="000080"/>
    </w:rPr>
  </w:style>
  <w:style w:type="paragraph" w:customStyle="1" w:styleId="Char">
    <w:name w:val="Char"/>
    <w:basedOn w:val="Normal"/>
    <w:uiPriority w:val="99"/>
    <w:rsid w:val="003D6CA5"/>
    <w:pPr>
      <w:spacing w:before="0" w:after="160" w:line="240" w:lineRule="exact"/>
    </w:pPr>
    <w:rPr>
      <w:rFonts w:ascii="Tahoma" w:hAnsi="Tahoma" w:cs="Tahoma"/>
      <w:szCs w:val="20"/>
    </w:rPr>
  </w:style>
  <w:style w:type="character" w:customStyle="1" w:styleId="content">
    <w:name w:val="content"/>
    <w:basedOn w:val="DefaultParagraphFont"/>
    <w:uiPriority w:val="99"/>
    <w:rsid w:val="003D6CA5"/>
    <w:rPr>
      <w:rFonts w:cs="Times New Roman"/>
    </w:rPr>
  </w:style>
  <w:style w:type="character" w:styleId="CommentReference">
    <w:name w:val="annotation reference"/>
    <w:basedOn w:val="DefaultParagraphFont"/>
    <w:rsid w:val="003D6CA5"/>
    <w:rPr>
      <w:rFonts w:cs="Times New Roman"/>
      <w:sz w:val="16"/>
      <w:szCs w:val="16"/>
    </w:rPr>
  </w:style>
  <w:style w:type="paragraph" w:styleId="CommentText">
    <w:name w:val="annotation text"/>
    <w:basedOn w:val="Normal"/>
    <w:link w:val="CommentTextChar"/>
    <w:rsid w:val="003D6CA5"/>
    <w:pPr>
      <w:spacing w:before="0" w:after="200" w:line="276" w:lineRule="auto"/>
    </w:pPr>
    <w:rPr>
      <w:szCs w:val="20"/>
    </w:rPr>
  </w:style>
  <w:style w:type="character" w:customStyle="1" w:styleId="CommentTextChar">
    <w:name w:val="Comment Text Char"/>
    <w:basedOn w:val="DefaultParagraphFont"/>
    <w:link w:val="CommentText"/>
    <w:rsid w:val="003D6CA5"/>
    <w:rPr>
      <w:rFonts w:ascii="Arial" w:hAnsi="Arial"/>
    </w:rPr>
  </w:style>
  <w:style w:type="paragraph" w:styleId="TableofFigures">
    <w:name w:val="table of figures"/>
    <w:basedOn w:val="Normal"/>
    <w:next w:val="Normal"/>
    <w:uiPriority w:val="99"/>
    <w:rsid w:val="003D6CA5"/>
    <w:pPr>
      <w:spacing w:before="0" w:after="0"/>
    </w:pPr>
    <w:rPr>
      <w:rFonts w:ascii="Times" w:hAnsi="Times"/>
      <w:sz w:val="24"/>
      <w:szCs w:val="20"/>
    </w:rPr>
  </w:style>
  <w:style w:type="paragraph" w:customStyle="1" w:styleId="Para10">
    <w:name w:val="Para1"/>
    <w:uiPriority w:val="99"/>
    <w:rsid w:val="003D6CA5"/>
    <w:pPr>
      <w:suppressAutoHyphens/>
      <w:autoSpaceDE w:val="0"/>
      <w:autoSpaceDN w:val="0"/>
      <w:adjustRightInd w:val="0"/>
      <w:spacing w:after="120" w:line="240" w:lineRule="atLeast"/>
      <w:ind w:left="1440"/>
    </w:pPr>
    <w:rPr>
      <w:rFonts w:ascii="Palatino" w:hAnsi="Palatino" w:cs="Palatino"/>
      <w:color w:val="000000"/>
      <w:w w:val="0"/>
    </w:rPr>
  </w:style>
  <w:style w:type="paragraph" w:customStyle="1" w:styleId="Note-Warning">
    <w:name w:val="Note-Warning"/>
    <w:next w:val="Para10"/>
    <w:uiPriority w:val="99"/>
    <w:rsid w:val="003D6CA5"/>
    <w:pPr>
      <w:pBdr>
        <w:top w:val="single" w:sz="8" w:space="0" w:color="auto"/>
        <w:bottom w:val="single" w:sz="8" w:space="0" w:color="auto"/>
      </w:pBdr>
      <w:suppressAutoHyphens/>
      <w:autoSpaceDE w:val="0"/>
      <w:autoSpaceDN w:val="0"/>
      <w:adjustRightInd w:val="0"/>
      <w:spacing w:before="240" w:after="240" w:line="240" w:lineRule="atLeast"/>
      <w:ind w:left="1440" w:right="720"/>
    </w:pPr>
    <w:rPr>
      <w:rFonts w:ascii="Palatino" w:hAnsi="Palatino" w:cs="Palatino"/>
      <w:color w:val="000000"/>
      <w:w w:val="0"/>
    </w:rPr>
  </w:style>
  <w:style w:type="paragraph" w:styleId="CommentSubject">
    <w:name w:val="annotation subject"/>
    <w:basedOn w:val="CommentText"/>
    <w:next w:val="CommentText"/>
    <w:link w:val="CommentSubjectChar"/>
    <w:uiPriority w:val="99"/>
    <w:rsid w:val="003D6CA5"/>
    <w:pPr>
      <w:spacing w:after="0" w:line="240" w:lineRule="auto"/>
    </w:pPr>
    <w:rPr>
      <w:rFonts w:ascii="Times" w:hAnsi="Times"/>
      <w:b/>
      <w:bCs/>
    </w:rPr>
  </w:style>
  <w:style w:type="character" w:customStyle="1" w:styleId="CommentSubjectChar">
    <w:name w:val="Comment Subject Char"/>
    <w:basedOn w:val="CommentTextChar"/>
    <w:link w:val="CommentSubject"/>
    <w:uiPriority w:val="99"/>
    <w:rsid w:val="003D6CA5"/>
    <w:rPr>
      <w:rFonts w:ascii="Times" w:hAnsi="Times"/>
      <w:b/>
      <w:bCs/>
    </w:rPr>
  </w:style>
  <w:style w:type="paragraph" w:customStyle="1" w:styleId="Bullet">
    <w:name w:val="Bullet"/>
    <w:uiPriority w:val="99"/>
    <w:rsid w:val="003D6CA5"/>
    <w:pPr>
      <w:tabs>
        <w:tab w:val="left" w:pos="1800"/>
      </w:tabs>
      <w:suppressAutoHyphens/>
      <w:autoSpaceDE w:val="0"/>
      <w:autoSpaceDN w:val="0"/>
      <w:adjustRightInd w:val="0"/>
      <w:spacing w:after="120" w:line="240" w:lineRule="atLeast"/>
      <w:ind w:left="1800" w:hanging="360"/>
    </w:pPr>
    <w:rPr>
      <w:rFonts w:ascii="Palatino" w:hAnsi="Palatino" w:cs="Palatino"/>
      <w:color w:val="000000"/>
      <w:w w:val="0"/>
    </w:rPr>
  </w:style>
  <w:style w:type="character" w:styleId="Emphasis">
    <w:name w:val="Emphasis"/>
    <w:basedOn w:val="DefaultParagraphFont"/>
    <w:uiPriority w:val="20"/>
    <w:qFormat/>
    <w:rsid w:val="009F0220"/>
    <w:rPr>
      <w:i/>
      <w:iCs/>
    </w:rPr>
  </w:style>
  <w:style w:type="numbering" w:customStyle="1" w:styleId="Style1">
    <w:name w:val="Style1"/>
    <w:uiPriority w:val="99"/>
    <w:rsid w:val="00B867C7"/>
    <w:pPr>
      <w:numPr>
        <w:numId w:val="3"/>
      </w:numPr>
    </w:pPr>
  </w:style>
  <w:style w:type="paragraph" w:customStyle="1" w:styleId="c2">
    <w:name w:val="c2"/>
    <w:basedOn w:val="Normal"/>
    <w:rsid w:val="00AA7195"/>
    <w:pPr>
      <w:spacing w:before="100" w:beforeAutospacing="1" w:after="100" w:afterAutospacing="1"/>
    </w:pPr>
    <w:rPr>
      <w:rFonts w:ascii="Times New Roman" w:hAnsi="Times New Roman"/>
      <w:color w:val="666666"/>
      <w:sz w:val="24"/>
    </w:rPr>
  </w:style>
  <w:style w:type="paragraph" w:customStyle="1" w:styleId="Bodyundersubhead2">
    <w:name w:val="Body under subhead 2"/>
    <w:basedOn w:val="Normal"/>
    <w:link w:val="Bodyundersubhead2Char"/>
    <w:qFormat/>
    <w:rsid w:val="003938A5"/>
    <w:pPr>
      <w:spacing w:before="0" w:after="160" w:line="259" w:lineRule="auto"/>
    </w:pPr>
    <w:rPr>
      <w:rFonts w:asciiTheme="minorHAnsi" w:eastAsiaTheme="minorHAnsi" w:hAnsiTheme="minorHAnsi" w:cstheme="minorBidi"/>
      <w:i/>
      <w:iCs/>
      <w:sz w:val="22"/>
      <w:szCs w:val="22"/>
    </w:rPr>
  </w:style>
  <w:style w:type="character" w:customStyle="1" w:styleId="Bodyundersubhead2Char">
    <w:name w:val="Body under subhead 2 Char"/>
    <w:basedOn w:val="DefaultParagraphFont"/>
    <w:link w:val="Bodyundersubhead2"/>
    <w:rsid w:val="003938A5"/>
    <w:rPr>
      <w:rFonts w:asciiTheme="minorHAnsi" w:eastAsiaTheme="minorHAnsi" w:hAnsiTheme="minorHAnsi" w:cstheme="minorBidi"/>
      <w:i/>
      <w:iCs/>
      <w:sz w:val="22"/>
      <w:szCs w:val="22"/>
    </w:rPr>
  </w:style>
  <w:style w:type="paragraph" w:customStyle="1" w:styleId="MainHeadBullet">
    <w:name w:val="Main Head Bullet"/>
    <w:basedOn w:val="Normal"/>
    <w:qFormat/>
    <w:rsid w:val="003938A5"/>
    <w:pPr>
      <w:numPr>
        <w:numId w:val="4"/>
      </w:numPr>
      <w:tabs>
        <w:tab w:val="clear" w:pos="720"/>
      </w:tabs>
      <w:spacing w:before="0" w:after="160" w:line="259" w:lineRule="auto"/>
      <w:ind w:left="1080"/>
    </w:pPr>
    <w:rPr>
      <w:rFonts w:asciiTheme="minorHAnsi" w:eastAsiaTheme="minorHAnsi" w:hAnsiTheme="minorHAnsi" w:cstheme="minorBidi"/>
      <w:i/>
      <w:sz w:val="22"/>
      <w:szCs w:val="22"/>
    </w:rPr>
  </w:style>
  <w:style w:type="character" w:styleId="IntenseEmphasis">
    <w:name w:val="Intense Emphasis"/>
    <w:basedOn w:val="DefaultParagraphFont"/>
    <w:uiPriority w:val="21"/>
    <w:qFormat/>
    <w:rsid w:val="00340F90"/>
    <w:rPr>
      <w:b/>
      <w:bCs/>
      <w:i/>
      <w:iCs/>
      <w:color w:val="4F81BD" w:themeColor="accent1"/>
    </w:rPr>
  </w:style>
  <w:style w:type="paragraph" w:customStyle="1" w:styleId="StyleItalicBefore0ptAfter8ptLinespacingMultiple">
    <w:name w:val="Style Italic Before:  0 pt After:  8 pt Line spacing:  Multiple ..."/>
    <w:basedOn w:val="Normal"/>
    <w:rsid w:val="00EF4BE7"/>
    <w:pPr>
      <w:spacing w:line="259" w:lineRule="auto"/>
    </w:pPr>
    <w:rPr>
      <w:i/>
      <w:iCs/>
      <w:szCs w:val="20"/>
    </w:rPr>
  </w:style>
  <w:style w:type="table" w:styleId="LightList-Accent1">
    <w:name w:val="Light List Accent 1"/>
    <w:basedOn w:val="TableNormal"/>
    <w:uiPriority w:val="61"/>
    <w:rsid w:val="009050B4"/>
    <w:rPr>
      <w:rFonts w:ascii="Times" w:hAnsi="Times"/>
      <w:sz w:val="24"/>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2">
    <w:name w:val="Table Grid2"/>
    <w:basedOn w:val="TableNormal"/>
    <w:next w:val="TableGrid"/>
    <w:uiPriority w:val="39"/>
    <w:rsid w:val="005F1F4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32894"/>
    <w:rPr>
      <w:rFonts w:ascii="Courier New" w:eastAsia="Times New Roman" w:hAnsi="Courier New" w:cs="Courier New"/>
      <w:sz w:val="20"/>
      <w:szCs w:val="20"/>
    </w:rPr>
  </w:style>
  <w:style w:type="paragraph" w:customStyle="1" w:styleId="Glossary">
    <w:name w:val="Glossary"/>
    <w:basedOn w:val="Normal"/>
    <w:link w:val="GlossaryChar"/>
    <w:qFormat/>
    <w:rsid w:val="006D4159"/>
    <w:pPr>
      <w:ind w:left="2016" w:hanging="1584"/>
    </w:pPr>
  </w:style>
  <w:style w:type="character" w:customStyle="1" w:styleId="GlossaryChar">
    <w:name w:val="Glossary Char"/>
    <w:basedOn w:val="DefaultParagraphFont"/>
    <w:link w:val="Glossary"/>
    <w:rsid w:val="006D4159"/>
    <w:rPr>
      <w:rFonts w:ascii="Arial" w:hAnsi="Arial"/>
      <w:szCs w:val="24"/>
    </w:rPr>
  </w:style>
  <w:style w:type="table" w:customStyle="1" w:styleId="TableGrid3">
    <w:name w:val="Table Grid3"/>
    <w:basedOn w:val="TableNormal"/>
    <w:next w:val="TableGrid"/>
    <w:uiPriority w:val="39"/>
    <w:rsid w:val="003B263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binding">
    <w:name w:val="ng-binding"/>
    <w:basedOn w:val="DefaultParagraphFont"/>
    <w:rsid w:val="0037759A"/>
  </w:style>
  <w:style w:type="character" w:customStyle="1" w:styleId="ng-scope">
    <w:name w:val="ng-scope"/>
    <w:basedOn w:val="DefaultParagraphFont"/>
    <w:rsid w:val="0037759A"/>
  </w:style>
  <w:style w:type="paragraph" w:styleId="HTMLPreformatted">
    <w:name w:val="HTML Preformatted"/>
    <w:basedOn w:val="Normal"/>
    <w:link w:val="HTMLPreformattedChar"/>
    <w:uiPriority w:val="99"/>
    <w:semiHidden/>
    <w:unhideWhenUsed/>
    <w:rsid w:val="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37759A"/>
    <w:rPr>
      <w:rFonts w:ascii="Courier New" w:hAnsi="Courier New" w:cs="Courier New"/>
    </w:rPr>
  </w:style>
  <w:style w:type="paragraph" w:styleId="HTMLAddress">
    <w:name w:val="HTML Address"/>
    <w:basedOn w:val="Normal"/>
    <w:link w:val="HTMLAddressChar"/>
    <w:uiPriority w:val="99"/>
    <w:semiHidden/>
    <w:unhideWhenUsed/>
    <w:rsid w:val="0037759A"/>
    <w:pPr>
      <w:spacing w:before="0" w:after="0"/>
    </w:pPr>
    <w:rPr>
      <w:rFonts w:ascii="Times New Roman" w:hAnsi="Times New Roman"/>
      <w:i/>
      <w:iCs/>
      <w:sz w:val="24"/>
    </w:rPr>
  </w:style>
  <w:style w:type="character" w:customStyle="1" w:styleId="HTMLAddressChar">
    <w:name w:val="HTML Address Char"/>
    <w:basedOn w:val="DefaultParagraphFont"/>
    <w:link w:val="HTMLAddress"/>
    <w:uiPriority w:val="99"/>
    <w:semiHidden/>
    <w:rsid w:val="0037759A"/>
    <w:rPr>
      <w:i/>
      <w:iCs/>
      <w:sz w:val="24"/>
      <w:szCs w:val="24"/>
    </w:rPr>
  </w:style>
  <w:style w:type="paragraph" w:customStyle="1" w:styleId="msonormal0">
    <w:name w:val="msonormal"/>
    <w:basedOn w:val="Normal"/>
    <w:rsid w:val="0037759A"/>
    <w:pPr>
      <w:spacing w:before="100" w:beforeAutospacing="1" w:after="100" w:afterAutospacing="1"/>
    </w:pPr>
    <w:rPr>
      <w:rFonts w:ascii="Times New Roman" w:hAnsi="Times New Roman"/>
      <w:sz w:val="24"/>
    </w:rPr>
  </w:style>
  <w:style w:type="paragraph" w:styleId="Bibliography">
    <w:name w:val="Bibliography"/>
    <w:basedOn w:val="Normal"/>
    <w:next w:val="Normal"/>
    <w:uiPriority w:val="37"/>
    <w:semiHidden/>
    <w:unhideWhenUsed/>
    <w:rsid w:val="00172256"/>
  </w:style>
  <w:style w:type="character" w:customStyle="1" w:styleId="highlight">
    <w:name w:val="highlight"/>
    <w:basedOn w:val="DefaultParagraphFont"/>
    <w:rsid w:val="00206C79"/>
  </w:style>
  <w:style w:type="character" w:customStyle="1" w:styleId="b">
    <w:name w:val="b"/>
    <w:basedOn w:val="DefaultParagraphFont"/>
    <w:rsid w:val="003D3E6B"/>
  </w:style>
  <w:style w:type="paragraph" w:customStyle="1" w:styleId="p">
    <w:name w:val="p"/>
    <w:basedOn w:val="Normal"/>
    <w:rsid w:val="003D3E6B"/>
    <w:pPr>
      <w:spacing w:before="100" w:beforeAutospacing="1" w:after="100" w:afterAutospacing="1"/>
    </w:pPr>
    <w:rPr>
      <w:rFonts w:ascii="Times New Roman" w:hAnsi="Times New Roman"/>
      <w:sz w:val="24"/>
    </w:rPr>
  </w:style>
  <w:style w:type="character" w:customStyle="1" w:styleId="i">
    <w:name w:val="i"/>
    <w:basedOn w:val="DefaultParagraphFont"/>
    <w:rsid w:val="003D3E6B"/>
  </w:style>
  <w:style w:type="character" w:customStyle="1" w:styleId="footnotenumber">
    <w:name w:val="footnote_number"/>
    <w:basedOn w:val="DefaultParagraphFont"/>
    <w:rsid w:val="003D3E6B"/>
  </w:style>
  <w:style w:type="paragraph" w:customStyle="1" w:styleId="p-indent-blocktext">
    <w:name w:val="p-indent-blocktext"/>
    <w:basedOn w:val="Normal"/>
    <w:rsid w:val="003D3E6B"/>
    <w:pPr>
      <w:spacing w:before="100" w:beforeAutospacing="1" w:after="100" w:afterAutospacing="1"/>
    </w:pPr>
    <w:rPr>
      <w:rFonts w:ascii="Times New Roman" w:hAnsi="Times New Roman"/>
      <w:sz w:val="24"/>
    </w:rPr>
  </w:style>
  <w:style w:type="paragraph" w:customStyle="1" w:styleId="p-c">
    <w:name w:val="p-c"/>
    <w:basedOn w:val="Normal"/>
    <w:rsid w:val="003D3E6B"/>
    <w:pPr>
      <w:spacing w:before="100" w:beforeAutospacing="1" w:after="100" w:afterAutospacing="1"/>
    </w:pPr>
    <w:rPr>
      <w:rFonts w:ascii="Times New Roman" w:hAnsi="Times New Roman"/>
      <w:sz w:val="24"/>
    </w:rPr>
  </w:style>
  <w:style w:type="character" w:customStyle="1" w:styleId="imageinline">
    <w:name w:val="imageinline"/>
    <w:basedOn w:val="DefaultParagraphFont"/>
    <w:rsid w:val="003D3E6B"/>
  </w:style>
  <w:style w:type="character" w:customStyle="1" w:styleId="fontstyle01">
    <w:name w:val="fontstyle01"/>
    <w:basedOn w:val="DefaultParagraphFont"/>
    <w:rsid w:val="00C425D3"/>
    <w:rPr>
      <w:rFonts w:ascii="Times-Roman" w:hAnsi="Times-Roman" w:hint="default"/>
      <w:b w:val="0"/>
      <w:bCs w:val="0"/>
      <w:i w:val="0"/>
      <w:iCs w:val="0"/>
      <w:color w:val="000000"/>
      <w:sz w:val="22"/>
      <w:szCs w:val="22"/>
    </w:rPr>
  </w:style>
  <w:style w:type="character" w:customStyle="1" w:styleId="fontstyle21">
    <w:name w:val="fontstyle21"/>
    <w:basedOn w:val="DefaultParagraphFont"/>
    <w:rsid w:val="00C425D3"/>
    <w:rPr>
      <w:rFonts w:ascii="Helvetica" w:hAnsi="Helvetica" w:hint="default"/>
      <w:b w:val="0"/>
      <w:bCs w:val="0"/>
      <w:i w:val="0"/>
      <w:iCs w:val="0"/>
      <w:color w:val="000000"/>
      <w:sz w:val="18"/>
      <w:szCs w:val="18"/>
    </w:rPr>
  </w:style>
  <w:style w:type="character" w:customStyle="1" w:styleId="fontstyle31">
    <w:name w:val="fontstyle31"/>
    <w:basedOn w:val="DefaultParagraphFont"/>
    <w:rsid w:val="00C425D3"/>
    <w:rPr>
      <w:rFonts w:ascii="HiddenHorzOCR-Identity-H" w:hAnsi="HiddenHorzOCR-Identity-H" w:hint="default"/>
      <w:b w:val="0"/>
      <w:bCs w:val="0"/>
      <w:i w:val="0"/>
      <w:iCs w:val="0"/>
      <w:color w:val="000000"/>
      <w:sz w:val="16"/>
      <w:szCs w:val="16"/>
    </w:rPr>
  </w:style>
  <w:style w:type="character" w:styleId="UnresolvedMention">
    <w:name w:val="Unresolved Mention"/>
    <w:basedOn w:val="DefaultParagraphFont"/>
    <w:uiPriority w:val="99"/>
    <w:semiHidden/>
    <w:unhideWhenUsed/>
    <w:rsid w:val="00751783"/>
    <w:rPr>
      <w:color w:val="605E5C"/>
      <w:shd w:val="clear" w:color="auto" w:fill="E1DFDD"/>
    </w:rPr>
  </w:style>
  <w:style w:type="character" w:customStyle="1" w:styleId="text3">
    <w:name w:val="text3"/>
    <w:basedOn w:val="DefaultParagraphFont"/>
    <w:rsid w:val="00CF1DE7"/>
  </w:style>
  <w:style w:type="character" w:customStyle="1" w:styleId="fieldtext">
    <w:name w:val="fieldtext"/>
    <w:basedOn w:val="DefaultParagraphFont"/>
    <w:rsid w:val="0073335B"/>
  </w:style>
  <w:style w:type="character" w:customStyle="1" w:styleId="apple-converted-space">
    <w:name w:val="apple-converted-space"/>
    <w:basedOn w:val="DefaultParagraphFont"/>
    <w:rsid w:val="0044699B"/>
  </w:style>
  <w:style w:type="character" w:customStyle="1" w:styleId="row">
    <w:name w:val="row"/>
    <w:basedOn w:val="DefaultParagraphFont"/>
    <w:rsid w:val="004B6E57"/>
  </w:style>
  <w:style w:type="character" w:customStyle="1" w:styleId="icon-header">
    <w:name w:val="icon-header"/>
    <w:basedOn w:val="DefaultParagraphFont"/>
    <w:rsid w:val="004B6E57"/>
  </w:style>
  <w:style w:type="paragraph" w:styleId="z-TopofForm">
    <w:name w:val="HTML Top of Form"/>
    <w:basedOn w:val="Normal"/>
    <w:next w:val="Normal"/>
    <w:link w:val="z-TopofFormChar"/>
    <w:hidden/>
    <w:uiPriority w:val="99"/>
    <w:semiHidden/>
    <w:unhideWhenUsed/>
    <w:rsid w:val="004B6E57"/>
    <w:pPr>
      <w:pBdr>
        <w:bottom w:val="single" w:sz="6" w:space="1" w:color="auto"/>
      </w:pBdr>
      <w:spacing w:before="0" w:after="0"/>
      <w:jc w:val="center"/>
    </w:pPr>
    <w:rPr>
      <w:rFonts w:cs="Arial"/>
      <w:vanish/>
      <w:sz w:val="16"/>
      <w:szCs w:val="16"/>
    </w:rPr>
  </w:style>
  <w:style w:type="character" w:customStyle="1" w:styleId="z-TopofFormChar">
    <w:name w:val="z-Top of Form Char"/>
    <w:basedOn w:val="DefaultParagraphFont"/>
    <w:link w:val="z-TopofForm"/>
    <w:uiPriority w:val="99"/>
    <w:semiHidden/>
    <w:rsid w:val="004B6E57"/>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4B6E57"/>
    <w:pPr>
      <w:pBdr>
        <w:top w:val="single" w:sz="6" w:space="1" w:color="auto"/>
      </w:pBdr>
      <w:spacing w:before="0" w:after="0"/>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4B6E57"/>
    <w:rPr>
      <w:rFonts w:ascii="Arial" w:hAnsi="Arial" w:cs="Arial"/>
      <w:vanish/>
      <w:sz w:val="16"/>
      <w:szCs w:val="16"/>
    </w:rPr>
  </w:style>
  <w:style w:type="character" w:customStyle="1" w:styleId="hide-mobile">
    <w:name w:val="hide-mobile"/>
    <w:basedOn w:val="DefaultParagraphFont"/>
    <w:rsid w:val="004B6E57"/>
  </w:style>
  <w:style w:type="character" w:customStyle="1" w:styleId="Strong1">
    <w:name w:val="Strong1"/>
    <w:basedOn w:val="DefaultParagraphFont"/>
    <w:rsid w:val="004B6E57"/>
  </w:style>
  <w:style w:type="character" w:customStyle="1" w:styleId="refinement-title">
    <w:name w:val="refinement-title"/>
    <w:basedOn w:val="DefaultParagraphFont"/>
    <w:rsid w:val="004B6E57"/>
  </w:style>
  <w:style w:type="paragraph" w:customStyle="1" w:styleId="list-item">
    <w:name w:val="list-item"/>
    <w:basedOn w:val="Normal"/>
    <w:rsid w:val="004B6E57"/>
    <w:pPr>
      <w:spacing w:before="100" w:beforeAutospacing="1" w:after="100" w:afterAutospacing="1"/>
    </w:pPr>
    <w:rPr>
      <w:rFonts w:ascii="Times New Roman" w:hAnsi="Times New Roman"/>
      <w:sz w:val="24"/>
    </w:rPr>
  </w:style>
  <w:style w:type="character" w:customStyle="1" w:styleId="pdf-size-display">
    <w:name w:val="pdf-size-display"/>
    <w:basedOn w:val="DefaultParagraphFont"/>
    <w:rsid w:val="004B6E57"/>
  </w:style>
  <w:style w:type="paragraph" w:customStyle="1" w:styleId="author">
    <w:name w:val="author"/>
    <w:basedOn w:val="Normal"/>
    <w:rsid w:val="004B6E57"/>
    <w:pPr>
      <w:spacing w:before="100" w:beforeAutospacing="1" w:after="100" w:afterAutospacing="1"/>
    </w:pPr>
    <w:rPr>
      <w:rFonts w:ascii="Times New Roman" w:hAnsi="Times New Roman"/>
      <w:sz w:val="24"/>
    </w:rPr>
  </w:style>
  <w:style w:type="character" w:customStyle="1" w:styleId="style-scope">
    <w:name w:val="style-scope"/>
    <w:basedOn w:val="DefaultParagraphFont"/>
    <w:rsid w:val="00D56B6D"/>
  </w:style>
  <w:style w:type="character" w:customStyle="1" w:styleId="media-delimiter">
    <w:name w:val="media-delimiter"/>
    <w:basedOn w:val="DefaultParagraphFont"/>
    <w:rsid w:val="00D00A3C"/>
  </w:style>
  <w:style w:type="character" w:customStyle="1" w:styleId="wb-stl-special">
    <w:name w:val="wb-stl-special"/>
    <w:basedOn w:val="DefaultParagraphFont"/>
    <w:rsid w:val="007751D5"/>
  </w:style>
  <w:style w:type="character" w:customStyle="1" w:styleId="less">
    <w:name w:val="less"/>
    <w:basedOn w:val="DefaultParagraphFont"/>
    <w:rsid w:val="00802A34"/>
  </w:style>
  <w:style w:type="character" w:customStyle="1" w:styleId="bold">
    <w:name w:val="bold"/>
    <w:basedOn w:val="DefaultParagraphFont"/>
    <w:rsid w:val="00802A34"/>
  </w:style>
  <w:style w:type="character" w:customStyle="1" w:styleId="more">
    <w:name w:val="more"/>
    <w:basedOn w:val="DefaultParagraphFont"/>
    <w:rsid w:val="00802A34"/>
  </w:style>
  <w:style w:type="character" w:customStyle="1" w:styleId="fa">
    <w:name w:val="fa"/>
    <w:basedOn w:val="DefaultParagraphFont"/>
    <w:rsid w:val="004728DD"/>
  </w:style>
  <w:style w:type="character" w:customStyle="1" w:styleId="sr-only">
    <w:name w:val="sr-only"/>
    <w:basedOn w:val="DefaultParagraphFont"/>
    <w:rsid w:val="004728DD"/>
  </w:style>
  <w:style w:type="character" w:customStyle="1" w:styleId="id-label">
    <w:name w:val="id-label"/>
    <w:basedOn w:val="DefaultParagraphFont"/>
    <w:rsid w:val="004728DD"/>
  </w:style>
  <w:style w:type="character" w:customStyle="1" w:styleId="component">
    <w:name w:val="component"/>
    <w:basedOn w:val="DefaultParagraphFont"/>
    <w:rsid w:val="004728DD"/>
  </w:style>
  <w:style w:type="paragraph" w:customStyle="1" w:styleId="large-badge">
    <w:name w:val="large-badge"/>
    <w:basedOn w:val="Normal"/>
    <w:rsid w:val="004728DD"/>
    <w:pPr>
      <w:spacing w:before="100" w:beforeAutospacing="1" w:after="100" w:afterAutospacing="1"/>
    </w:pPr>
    <w:rPr>
      <w:rFonts w:ascii="Times New Roman" w:hAnsi="Times New Roman"/>
      <w:sz w:val="24"/>
    </w:rPr>
  </w:style>
  <w:style w:type="character" w:customStyle="1" w:styleId="record-type-badge">
    <w:name w:val="record-type-badge"/>
    <w:basedOn w:val="DefaultParagraphFont"/>
    <w:rsid w:val="004728DD"/>
  </w:style>
  <w:style w:type="character" w:customStyle="1" w:styleId="note-content">
    <w:name w:val="note-content"/>
    <w:basedOn w:val="DefaultParagraphFont"/>
    <w:rsid w:val="004728DD"/>
  </w:style>
  <w:style w:type="character" w:customStyle="1" w:styleId="elipses">
    <w:name w:val="elipses"/>
    <w:basedOn w:val="DefaultParagraphFont"/>
    <w:rsid w:val="004728DD"/>
  </w:style>
  <w:style w:type="paragraph" w:customStyle="1" w:styleId="dates">
    <w:name w:val="dates"/>
    <w:basedOn w:val="Normal"/>
    <w:rsid w:val="004728DD"/>
    <w:pPr>
      <w:spacing w:before="100" w:beforeAutospacing="1" w:after="100" w:afterAutospacing="1"/>
    </w:pPr>
    <w:rPr>
      <w:rFonts w:ascii="Times New Roman" w:hAnsi="Times New Roman"/>
      <w:sz w:val="24"/>
    </w:rPr>
  </w:style>
  <w:style w:type="paragraph" w:customStyle="1" w:styleId="less1">
    <w:name w:val="less1"/>
    <w:basedOn w:val="Normal"/>
    <w:rsid w:val="004728DD"/>
    <w:pPr>
      <w:spacing w:before="100" w:beforeAutospacing="1" w:after="100" w:afterAutospacing="1"/>
    </w:pPr>
    <w:rPr>
      <w:rFonts w:ascii="Times New Roman" w:hAnsi="Times New Roman"/>
      <w:sz w:val="24"/>
    </w:rPr>
  </w:style>
  <w:style w:type="paragraph" w:customStyle="1" w:styleId="extent">
    <w:name w:val="extent"/>
    <w:basedOn w:val="Normal"/>
    <w:rsid w:val="004728DD"/>
    <w:pPr>
      <w:spacing w:before="100" w:beforeAutospacing="1" w:after="100" w:afterAutospacing="1"/>
    </w:pPr>
    <w:rPr>
      <w:rFonts w:ascii="Times New Roman" w:hAnsi="Times New Roman"/>
      <w:sz w:val="24"/>
    </w:rPr>
  </w:style>
  <w:style w:type="character" w:customStyle="1" w:styleId="inherit">
    <w:name w:val="inherit"/>
    <w:basedOn w:val="DefaultParagraphFont"/>
    <w:rsid w:val="004728DD"/>
  </w:style>
  <w:style w:type="paragraph" w:customStyle="1" w:styleId="language">
    <w:name w:val="language"/>
    <w:basedOn w:val="Normal"/>
    <w:rsid w:val="004728DD"/>
    <w:pPr>
      <w:spacing w:before="100" w:beforeAutospacing="1" w:after="100" w:afterAutospacing="1"/>
    </w:pPr>
    <w:rPr>
      <w:rFonts w:ascii="Times New Roman" w:hAnsi="Times New Roman"/>
      <w:sz w:val="24"/>
    </w:rPr>
  </w:style>
  <w:style w:type="character" w:customStyle="1" w:styleId="street">
    <w:name w:val="street"/>
    <w:basedOn w:val="DefaultParagraphFont"/>
    <w:rsid w:val="004728DD"/>
  </w:style>
  <w:style w:type="character" w:customStyle="1" w:styleId="city">
    <w:name w:val="city"/>
    <w:basedOn w:val="DefaultParagraphFont"/>
    <w:rsid w:val="004728DD"/>
  </w:style>
  <w:style w:type="character" w:customStyle="1" w:styleId="region">
    <w:name w:val="region"/>
    <w:basedOn w:val="DefaultParagraphFont"/>
    <w:rsid w:val="004728DD"/>
  </w:style>
  <w:style w:type="character" w:customStyle="1" w:styleId="postcode">
    <w:name w:val="post_code"/>
    <w:basedOn w:val="DefaultParagraphFont"/>
    <w:rsid w:val="004728DD"/>
  </w:style>
  <w:style w:type="character" w:customStyle="1" w:styleId="country">
    <w:name w:val="country"/>
    <w:basedOn w:val="DefaultParagraphFont"/>
    <w:rsid w:val="004728DD"/>
  </w:style>
  <w:style w:type="character" w:customStyle="1" w:styleId="email">
    <w:name w:val="email"/>
    <w:basedOn w:val="DefaultParagraphFont"/>
    <w:rsid w:val="004728DD"/>
  </w:style>
  <w:style w:type="character" w:customStyle="1" w:styleId="indentor">
    <w:name w:val="indentor"/>
    <w:basedOn w:val="DefaultParagraphFont"/>
    <w:rsid w:val="004728DD"/>
  </w:style>
  <w:style w:type="character" w:customStyle="1" w:styleId="bold-text">
    <w:name w:val="bold-text"/>
    <w:basedOn w:val="DefaultParagraphFont"/>
    <w:rsid w:val="005801C0"/>
  </w:style>
  <w:style w:type="character" w:customStyle="1" w:styleId="xtd1">
    <w:name w:val="x_td1"/>
    <w:basedOn w:val="DefaultParagraphFont"/>
    <w:rsid w:val="009B468C"/>
  </w:style>
  <w:style w:type="character" w:customStyle="1" w:styleId="gs-fileformat">
    <w:name w:val="gs-fileformat"/>
    <w:basedOn w:val="DefaultParagraphFont"/>
    <w:rsid w:val="0058583C"/>
  </w:style>
  <w:style w:type="character" w:customStyle="1" w:styleId="gs-fileformattype">
    <w:name w:val="gs-fileformattype"/>
    <w:basedOn w:val="DefaultParagraphFont"/>
    <w:rsid w:val="0058583C"/>
  </w:style>
  <w:style w:type="character" w:customStyle="1" w:styleId="inline-label">
    <w:name w:val="inline-label"/>
    <w:basedOn w:val="DefaultParagraphFont"/>
    <w:rsid w:val="00AC2634"/>
  </w:style>
  <w:style w:type="character" w:customStyle="1" w:styleId="reponame">
    <w:name w:val="repo_name"/>
    <w:basedOn w:val="DefaultParagraphFont"/>
    <w:rsid w:val="00AC2634"/>
  </w:style>
  <w:style w:type="character" w:customStyle="1" w:styleId="resourcename">
    <w:name w:val="resource_name"/>
    <w:basedOn w:val="DefaultParagraphFont"/>
    <w:rsid w:val="00AC2634"/>
  </w:style>
  <w:style w:type="character" w:customStyle="1" w:styleId="archivalobjectname">
    <w:name w:val="archival_object_name"/>
    <w:basedOn w:val="DefaultParagraphFont"/>
    <w:rsid w:val="00AC2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575">
      <w:bodyDiv w:val="1"/>
      <w:marLeft w:val="0"/>
      <w:marRight w:val="0"/>
      <w:marTop w:val="0"/>
      <w:marBottom w:val="0"/>
      <w:divBdr>
        <w:top w:val="none" w:sz="0" w:space="0" w:color="auto"/>
        <w:left w:val="none" w:sz="0" w:space="0" w:color="auto"/>
        <w:bottom w:val="none" w:sz="0" w:space="0" w:color="auto"/>
        <w:right w:val="none" w:sz="0" w:space="0" w:color="auto"/>
      </w:divBdr>
      <w:divsChild>
        <w:div w:id="1251693836">
          <w:marLeft w:val="0"/>
          <w:marRight w:val="0"/>
          <w:marTop w:val="0"/>
          <w:marBottom w:val="0"/>
          <w:divBdr>
            <w:top w:val="none" w:sz="0" w:space="0" w:color="auto"/>
            <w:left w:val="none" w:sz="0" w:space="0" w:color="auto"/>
            <w:bottom w:val="none" w:sz="0" w:space="0" w:color="auto"/>
            <w:right w:val="none" w:sz="0" w:space="0" w:color="auto"/>
          </w:divBdr>
        </w:div>
        <w:div w:id="1293905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8140">
      <w:bodyDiv w:val="1"/>
      <w:marLeft w:val="0"/>
      <w:marRight w:val="0"/>
      <w:marTop w:val="0"/>
      <w:marBottom w:val="0"/>
      <w:divBdr>
        <w:top w:val="none" w:sz="0" w:space="0" w:color="auto"/>
        <w:left w:val="none" w:sz="0" w:space="0" w:color="auto"/>
        <w:bottom w:val="none" w:sz="0" w:space="0" w:color="auto"/>
        <w:right w:val="none" w:sz="0" w:space="0" w:color="auto"/>
      </w:divBdr>
    </w:div>
    <w:div w:id="19400561">
      <w:bodyDiv w:val="1"/>
      <w:marLeft w:val="0"/>
      <w:marRight w:val="0"/>
      <w:marTop w:val="0"/>
      <w:marBottom w:val="0"/>
      <w:divBdr>
        <w:top w:val="none" w:sz="0" w:space="0" w:color="auto"/>
        <w:left w:val="none" w:sz="0" w:space="0" w:color="auto"/>
        <w:bottom w:val="none" w:sz="0" w:space="0" w:color="auto"/>
        <w:right w:val="none" w:sz="0" w:space="0" w:color="auto"/>
      </w:divBdr>
      <w:divsChild>
        <w:div w:id="1062018123">
          <w:marLeft w:val="0"/>
          <w:marRight w:val="0"/>
          <w:marTop w:val="0"/>
          <w:marBottom w:val="0"/>
          <w:divBdr>
            <w:top w:val="none" w:sz="0" w:space="0" w:color="auto"/>
            <w:left w:val="none" w:sz="0" w:space="0" w:color="auto"/>
            <w:bottom w:val="none" w:sz="0" w:space="0" w:color="auto"/>
            <w:right w:val="none" w:sz="0" w:space="0" w:color="auto"/>
          </w:divBdr>
        </w:div>
      </w:divsChild>
    </w:div>
    <w:div w:id="20404149">
      <w:bodyDiv w:val="1"/>
      <w:marLeft w:val="0"/>
      <w:marRight w:val="0"/>
      <w:marTop w:val="0"/>
      <w:marBottom w:val="0"/>
      <w:divBdr>
        <w:top w:val="none" w:sz="0" w:space="0" w:color="auto"/>
        <w:left w:val="none" w:sz="0" w:space="0" w:color="auto"/>
        <w:bottom w:val="none" w:sz="0" w:space="0" w:color="auto"/>
        <w:right w:val="none" w:sz="0" w:space="0" w:color="auto"/>
      </w:divBdr>
    </w:div>
    <w:div w:id="24987492">
      <w:bodyDiv w:val="1"/>
      <w:marLeft w:val="0"/>
      <w:marRight w:val="0"/>
      <w:marTop w:val="0"/>
      <w:marBottom w:val="0"/>
      <w:divBdr>
        <w:top w:val="none" w:sz="0" w:space="0" w:color="auto"/>
        <w:left w:val="none" w:sz="0" w:space="0" w:color="auto"/>
        <w:bottom w:val="none" w:sz="0" w:space="0" w:color="auto"/>
        <w:right w:val="none" w:sz="0" w:space="0" w:color="auto"/>
      </w:divBdr>
    </w:div>
    <w:div w:id="32271544">
      <w:bodyDiv w:val="1"/>
      <w:marLeft w:val="0"/>
      <w:marRight w:val="0"/>
      <w:marTop w:val="0"/>
      <w:marBottom w:val="0"/>
      <w:divBdr>
        <w:top w:val="none" w:sz="0" w:space="0" w:color="auto"/>
        <w:left w:val="none" w:sz="0" w:space="0" w:color="auto"/>
        <w:bottom w:val="none" w:sz="0" w:space="0" w:color="auto"/>
        <w:right w:val="none" w:sz="0" w:space="0" w:color="auto"/>
      </w:divBdr>
    </w:div>
    <w:div w:id="35399311">
      <w:bodyDiv w:val="1"/>
      <w:marLeft w:val="0"/>
      <w:marRight w:val="0"/>
      <w:marTop w:val="0"/>
      <w:marBottom w:val="0"/>
      <w:divBdr>
        <w:top w:val="none" w:sz="0" w:space="0" w:color="auto"/>
        <w:left w:val="none" w:sz="0" w:space="0" w:color="auto"/>
        <w:bottom w:val="none" w:sz="0" w:space="0" w:color="auto"/>
        <w:right w:val="none" w:sz="0" w:space="0" w:color="auto"/>
      </w:divBdr>
      <w:divsChild>
        <w:div w:id="26028403">
          <w:marLeft w:val="0"/>
          <w:marRight w:val="0"/>
          <w:marTop w:val="0"/>
          <w:marBottom w:val="0"/>
          <w:divBdr>
            <w:top w:val="none" w:sz="0" w:space="0" w:color="auto"/>
            <w:left w:val="none" w:sz="0" w:space="0" w:color="auto"/>
            <w:bottom w:val="none" w:sz="0" w:space="0" w:color="auto"/>
            <w:right w:val="none" w:sz="0" w:space="0" w:color="auto"/>
          </w:divBdr>
          <w:divsChild>
            <w:div w:id="186212391">
              <w:marLeft w:val="0"/>
              <w:marRight w:val="0"/>
              <w:marTop w:val="0"/>
              <w:marBottom w:val="0"/>
              <w:divBdr>
                <w:top w:val="none" w:sz="0" w:space="0" w:color="auto"/>
                <w:left w:val="none" w:sz="0" w:space="0" w:color="auto"/>
                <w:bottom w:val="none" w:sz="0" w:space="0" w:color="auto"/>
                <w:right w:val="none" w:sz="0" w:space="0" w:color="auto"/>
              </w:divBdr>
            </w:div>
            <w:div w:id="1441297715">
              <w:marLeft w:val="0"/>
              <w:marRight w:val="0"/>
              <w:marTop w:val="0"/>
              <w:marBottom w:val="0"/>
              <w:divBdr>
                <w:top w:val="none" w:sz="0" w:space="0" w:color="auto"/>
                <w:left w:val="none" w:sz="0" w:space="0" w:color="auto"/>
                <w:bottom w:val="none" w:sz="0" w:space="0" w:color="auto"/>
                <w:right w:val="none" w:sz="0" w:space="0" w:color="auto"/>
              </w:divBdr>
            </w:div>
            <w:div w:id="1646163567">
              <w:marLeft w:val="0"/>
              <w:marRight w:val="0"/>
              <w:marTop w:val="0"/>
              <w:marBottom w:val="0"/>
              <w:divBdr>
                <w:top w:val="none" w:sz="0" w:space="0" w:color="auto"/>
                <w:left w:val="none" w:sz="0" w:space="0" w:color="auto"/>
                <w:bottom w:val="none" w:sz="0" w:space="0" w:color="auto"/>
                <w:right w:val="none" w:sz="0" w:space="0" w:color="auto"/>
              </w:divBdr>
            </w:div>
            <w:div w:id="542593880">
              <w:marLeft w:val="0"/>
              <w:marRight w:val="0"/>
              <w:marTop w:val="0"/>
              <w:marBottom w:val="0"/>
              <w:divBdr>
                <w:top w:val="none" w:sz="0" w:space="0" w:color="auto"/>
                <w:left w:val="none" w:sz="0" w:space="0" w:color="auto"/>
                <w:bottom w:val="none" w:sz="0" w:space="0" w:color="auto"/>
                <w:right w:val="none" w:sz="0" w:space="0" w:color="auto"/>
              </w:divBdr>
              <w:divsChild>
                <w:div w:id="5241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12298">
          <w:marLeft w:val="0"/>
          <w:marRight w:val="0"/>
          <w:marTop w:val="0"/>
          <w:marBottom w:val="0"/>
          <w:divBdr>
            <w:top w:val="none" w:sz="0" w:space="0" w:color="auto"/>
            <w:left w:val="none" w:sz="0" w:space="0" w:color="auto"/>
            <w:bottom w:val="none" w:sz="0" w:space="0" w:color="auto"/>
            <w:right w:val="none" w:sz="0" w:space="0" w:color="auto"/>
          </w:divBdr>
          <w:divsChild>
            <w:div w:id="1308196264">
              <w:marLeft w:val="0"/>
              <w:marRight w:val="0"/>
              <w:marTop w:val="0"/>
              <w:marBottom w:val="0"/>
              <w:divBdr>
                <w:top w:val="none" w:sz="0" w:space="0" w:color="auto"/>
                <w:left w:val="none" w:sz="0" w:space="0" w:color="auto"/>
                <w:bottom w:val="none" w:sz="0" w:space="0" w:color="auto"/>
                <w:right w:val="none" w:sz="0" w:space="0" w:color="auto"/>
              </w:divBdr>
              <w:divsChild>
                <w:div w:id="1134176551">
                  <w:marLeft w:val="0"/>
                  <w:marRight w:val="0"/>
                  <w:marTop w:val="0"/>
                  <w:marBottom w:val="0"/>
                  <w:divBdr>
                    <w:top w:val="none" w:sz="0" w:space="0" w:color="auto"/>
                    <w:left w:val="none" w:sz="0" w:space="0" w:color="auto"/>
                    <w:bottom w:val="none" w:sz="0" w:space="0" w:color="auto"/>
                    <w:right w:val="none" w:sz="0" w:space="0" w:color="auto"/>
                  </w:divBdr>
                </w:div>
                <w:div w:id="1461025067">
                  <w:marLeft w:val="0"/>
                  <w:marRight w:val="0"/>
                  <w:marTop w:val="0"/>
                  <w:marBottom w:val="0"/>
                  <w:divBdr>
                    <w:top w:val="none" w:sz="0" w:space="0" w:color="auto"/>
                    <w:left w:val="none" w:sz="0" w:space="0" w:color="auto"/>
                    <w:bottom w:val="none" w:sz="0" w:space="0" w:color="auto"/>
                    <w:right w:val="none" w:sz="0" w:space="0" w:color="auto"/>
                  </w:divBdr>
                </w:div>
                <w:div w:id="302078063">
                  <w:marLeft w:val="0"/>
                  <w:marRight w:val="0"/>
                  <w:marTop w:val="0"/>
                  <w:marBottom w:val="0"/>
                  <w:divBdr>
                    <w:top w:val="none" w:sz="0" w:space="0" w:color="auto"/>
                    <w:left w:val="none" w:sz="0" w:space="0" w:color="auto"/>
                    <w:bottom w:val="none" w:sz="0" w:space="0" w:color="auto"/>
                    <w:right w:val="none" w:sz="0" w:space="0" w:color="auto"/>
                  </w:divBdr>
                </w:div>
                <w:div w:id="1066802046">
                  <w:marLeft w:val="0"/>
                  <w:marRight w:val="0"/>
                  <w:marTop w:val="0"/>
                  <w:marBottom w:val="0"/>
                  <w:divBdr>
                    <w:top w:val="none" w:sz="0" w:space="0" w:color="auto"/>
                    <w:left w:val="none" w:sz="0" w:space="0" w:color="auto"/>
                    <w:bottom w:val="none" w:sz="0" w:space="0" w:color="auto"/>
                    <w:right w:val="none" w:sz="0" w:space="0" w:color="auto"/>
                  </w:divBdr>
                </w:div>
                <w:div w:id="894783085">
                  <w:marLeft w:val="0"/>
                  <w:marRight w:val="0"/>
                  <w:marTop w:val="0"/>
                  <w:marBottom w:val="0"/>
                  <w:divBdr>
                    <w:top w:val="none" w:sz="0" w:space="0" w:color="auto"/>
                    <w:left w:val="none" w:sz="0" w:space="0" w:color="auto"/>
                    <w:bottom w:val="none" w:sz="0" w:space="0" w:color="auto"/>
                    <w:right w:val="none" w:sz="0" w:space="0" w:color="auto"/>
                  </w:divBdr>
                </w:div>
                <w:div w:id="1418213714">
                  <w:marLeft w:val="0"/>
                  <w:marRight w:val="0"/>
                  <w:marTop w:val="0"/>
                  <w:marBottom w:val="0"/>
                  <w:divBdr>
                    <w:top w:val="none" w:sz="0" w:space="0" w:color="auto"/>
                    <w:left w:val="none" w:sz="0" w:space="0" w:color="auto"/>
                    <w:bottom w:val="none" w:sz="0" w:space="0" w:color="auto"/>
                    <w:right w:val="none" w:sz="0" w:space="0" w:color="auto"/>
                  </w:divBdr>
                </w:div>
                <w:div w:id="106706425">
                  <w:marLeft w:val="0"/>
                  <w:marRight w:val="0"/>
                  <w:marTop w:val="0"/>
                  <w:marBottom w:val="0"/>
                  <w:divBdr>
                    <w:top w:val="none" w:sz="0" w:space="0" w:color="auto"/>
                    <w:left w:val="none" w:sz="0" w:space="0" w:color="auto"/>
                    <w:bottom w:val="none" w:sz="0" w:space="0" w:color="auto"/>
                    <w:right w:val="none" w:sz="0" w:space="0" w:color="auto"/>
                  </w:divBdr>
                </w:div>
                <w:div w:id="701243673">
                  <w:marLeft w:val="0"/>
                  <w:marRight w:val="0"/>
                  <w:marTop w:val="0"/>
                  <w:marBottom w:val="0"/>
                  <w:divBdr>
                    <w:top w:val="none" w:sz="0" w:space="0" w:color="auto"/>
                    <w:left w:val="none" w:sz="0" w:space="0" w:color="auto"/>
                    <w:bottom w:val="none" w:sz="0" w:space="0" w:color="auto"/>
                    <w:right w:val="none" w:sz="0" w:space="0" w:color="auto"/>
                  </w:divBdr>
                </w:div>
                <w:div w:id="1401707594">
                  <w:marLeft w:val="0"/>
                  <w:marRight w:val="0"/>
                  <w:marTop w:val="0"/>
                  <w:marBottom w:val="0"/>
                  <w:divBdr>
                    <w:top w:val="none" w:sz="0" w:space="0" w:color="auto"/>
                    <w:left w:val="none" w:sz="0" w:space="0" w:color="auto"/>
                    <w:bottom w:val="none" w:sz="0" w:space="0" w:color="auto"/>
                    <w:right w:val="none" w:sz="0" w:space="0" w:color="auto"/>
                  </w:divBdr>
                </w:div>
                <w:div w:id="849563509">
                  <w:marLeft w:val="0"/>
                  <w:marRight w:val="0"/>
                  <w:marTop w:val="0"/>
                  <w:marBottom w:val="0"/>
                  <w:divBdr>
                    <w:top w:val="none" w:sz="0" w:space="0" w:color="auto"/>
                    <w:left w:val="none" w:sz="0" w:space="0" w:color="auto"/>
                    <w:bottom w:val="none" w:sz="0" w:space="0" w:color="auto"/>
                    <w:right w:val="none" w:sz="0" w:space="0" w:color="auto"/>
                  </w:divBdr>
                </w:div>
                <w:div w:id="1548250541">
                  <w:marLeft w:val="0"/>
                  <w:marRight w:val="0"/>
                  <w:marTop w:val="0"/>
                  <w:marBottom w:val="0"/>
                  <w:divBdr>
                    <w:top w:val="none" w:sz="0" w:space="0" w:color="auto"/>
                    <w:left w:val="none" w:sz="0" w:space="0" w:color="auto"/>
                    <w:bottom w:val="none" w:sz="0" w:space="0" w:color="auto"/>
                    <w:right w:val="none" w:sz="0" w:space="0" w:color="auto"/>
                  </w:divBdr>
                </w:div>
                <w:div w:id="807943739">
                  <w:marLeft w:val="0"/>
                  <w:marRight w:val="0"/>
                  <w:marTop w:val="0"/>
                  <w:marBottom w:val="0"/>
                  <w:divBdr>
                    <w:top w:val="none" w:sz="0" w:space="0" w:color="auto"/>
                    <w:left w:val="none" w:sz="0" w:space="0" w:color="auto"/>
                    <w:bottom w:val="none" w:sz="0" w:space="0" w:color="auto"/>
                    <w:right w:val="none" w:sz="0" w:space="0" w:color="auto"/>
                  </w:divBdr>
                </w:div>
                <w:div w:id="1784570986">
                  <w:marLeft w:val="0"/>
                  <w:marRight w:val="0"/>
                  <w:marTop w:val="0"/>
                  <w:marBottom w:val="0"/>
                  <w:divBdr>
                    <w:top w:val="none" w:sz="0" w:space="0" w:color="auto"/>
                    <w:left w:val="none" w:sz="0" w:space="0" w:color="auto"/>
                    <w:bottom w:val="none" w:sz="0" w:space="0" w:color="auto"/>
                    <w:right w:val="none" w:sz="0" w:space="0" w:color="auto"/>
                  </w:divBdr>
                </w:div>
                <w:div w:id="1864244140">
                  <w:marLeft w:val="0"/>
                  <w:marRight w:val="0"/>
                  <w:marTop w:val="0"/>
                  <w:marBottom w:val="0"/>
                  <w:divBdr>
                    <w:top w:val="none" w:sz="0" w:space="0" w:color="auto"/>
                    <w:left w:val="none" w:sz="0" w:space="0" w:color="auto"/>
                    <w:bottom w:val="none" w:sz="0" w:space="0" w:color="auto"/>
                    <w:right w:val="none" w:sz="0" w:space="0" w:color="auto"/>
                  </w:divBdr>
                </w:div>
                <w:div w:id="350453607">
                  <w:marLeft w:val="0"/>
                  <w:marRight w:val="0"/>
                  <w:marTop w:val="0"/>
                  <w:marBottom w:val="0"/>
                  <w:divBdr>
                    <w:top w:val="none" w:sz="0" w:space="0" w:color="auto"/>
                    <w:left w:val="none" w:sz="0" w:space="0" w:color="auto"/>
                    <w:bottom w:val="none" w:sz="0" w:space="0" w:color="auto"/>
                    <w:right w:val="none" w:sz="0" w:space="0" w:color="auto"/>
                  </w:divBdr>
                </w:div>
                <w:div w:id="1376151185">
                  <w:marLeft w:val="0"/>
                  <w:marRight w:val="0"/>
                  <w:marTop w:val="0"/>
                  <w:marBottom w:val="0"/>
                  <w:divBdr>
                    <w:top w:val="none" w:sz="0" w:space="0" w:color="auto"/>
                    <w:left w:val="none" w:sz="0" w:space="0" w:color="auto"/>
                    <w:bottom w:val="none" w:sz="0" w:space="0" w:color="auto"/>
                    <w:right w:val="none" w:sz="0" w:space="0" w:color="auto"/>
                  </w:divBdr>
                </w:div>
                <w:div w:id="1846312778">
                  <w:marLeft w:val="0"/>
                  <w:marRight w:val="0"/>
                  <w:marTop w:val="0"/>
                  <w:marBottom w:val="0"/>
                  <w:divBdr>
                    <w:top w:val="none" w:sz="0" w:space="0" w:color="auto"/>
                    <w:left w:val="none" w:sz="0" w:space="0" w:color="auto"/>
                    <w:bottom w:val="none" w:sz="0" w:space="0" w:color="auto"/>
                    <w:right w:val="none" w:sz="0" w:space="0" w:color="auto"/>
                  </w:divBdr>
                </w:div>
                <w:div w:id="1993753984">
                  <w:marLeft w:val="0"/>
                  <w:marRight w:val="0"/>
                  <w:marTop w:val="0"/>
                  <w:marBottom w:val="0"/>
                  <w:divBdr>
                    <w:top w:val="none" w:sz="0" w:space="0" w:color="auto"/>
                    <w:left w:val="none" w:sz="0" w:space="0" w:color="auto"/>
                    <w:bottom w:val="none" w:sz="0" w:space="0" w:color="auto"/>
                    <w:right w:val="none" w:sz="0" w:space="0" w:color="auto"/>
                  </w:divBdr>
                </w:div>
                <w:div w:id="12350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8132">
      <w:bodyDiv w:val="1"/>
      <w:marLeft w:val="0"/>
      <w:marRight w:val="0"/>
      <w:marTop w:val="0"/>
      <w:marBottom w:val="0"/>
      <w:divBdr>
        <w:top w:val="none" w:sz="0" w:space="0" w:color="auto"/>
        <w:left w:val="none" w:sz="0" w:space="0" w:color="auto"/>
        <w:bottom w:val="none" w:sz="0" w:space="0" w:color="auto"/>
        <w:right w:val="none" w:sz="0" w:space="0" w:color="auto"/>
      </w:divBdr>
      <w:divsChild>
        <w:div w:id="1651133212">
          <w:marLeft w:val="0"/>
          <w:marRight w:val="0"/>
          <w:marTop w:val="0"/>
          <w:marBottom w:val="0"/>
          <w:divBdr>
            <w:top w:val="none" w:sz="0" w:space="0" w:color="auto"/>
            <w:left w:val="none" w:sz="0" w:space="0" w:color="auto"/>
            <w:bottom w:val="none" w:sz="0" w:space="0" w:color="auto"/>
            <w:right w:val="none" w:sz="0" w:space="0" w:color="auto"/>
          </w:divBdr>
          <w:divsChild>
            <w:div w:id="20179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560">
      <w:bodyDiv w:val="1"/>
      <w:marLeft w:val="0"/>
      <w:marRight w:val="0"/>
      <w:marTop w:val="0"/>
      <w:marBottom w:val="0"/>
      <w:divBdr>
        <w:top w:val="none" w:sz="0" w:space="0" w:color="auto"/>
        <w:left w:val="none" w:sz="0" w:space="0" w:color="auto"/>
        <w:bottom w:val="none" w:sz="0" w:space="0" w:color="auto"/>
        <w:right w:val="none" w:sz="0" w:space="0" w:color="auto"/>
      </w:divBdr>
      <w:divsChild>
        <w:div w:id="454492944">
          <w:marLeft w:val="0"/>
          <w:marRight w:val="0"/>
          <w:marTop w:val="0"/>
          <w:marBottom w:val="0"/>
          <w:divBdr>
            <w:top w:val="none" w:sz="0" w:space="0" w:color="auto"/>
            <w:left w:val="none" w:sz="0" w:space="0" w:color="auto"/>
            <w:bottom w:val="none" w:sz="0" w:space="0" w:color="auto"/>
            <w:right w:val="none" w:sz="0" w:space="0" w:color="auto"/>
          </w:divBdr>
          <w:divsChild>
            <w:div w:id="1597205345">
              <w:marLeft w:val="0"/>
              <w:marRight w:val="0"/>
              <w:marTop w:val="120"/>
              <w:marBottom w:val="240"/>
              <w:divBdr>
                <w:top w:val="none" w:sz="0" w:space="0" w:color="auto"/>
                <w:left w:val="none" w:sz="0" w:space="0" w:color="auto"/>
                <w:bottom w:val="none" w:sz="0" w:space="0" w:color="auto"/>
                <w:right w:val="none" w:sz="0" w:space="0" w:color="auto"/>
              </w:divBdr>
            </w:div>
            <w:div w:id="472604153">
              <w:marLeft w:val="0"/>
              <w:marRight w:val="0"/>
              <w:marTop w:val="240"/>
              <w:marBottom w:val="240"/>
              <w:divBdr>
                <w:top w:val="none" w:sz="0" w:space="0" w:color="auto"/>
                <w:left w:val="none" w:sz="0" w:space="0" w:color="auto"/>
                <w:bottom w:val="none" w:sz="0" w:space="0" w:color="auto"/>
                <w:right w:val="none" w:sz="0" w:space="0" w:color="auto"/>
              </w:divBdr>
            </w:div>
            <w:div w:id="1007095855">
              <w:marLeft w:val="0"/>
              <w:marRight w:val="0"/>
              <w:marTop w:val="240"/>
              <w:marBottom w:val="240"/>
              <w:divBdr>
                <w:top w:val="none" w:sz="0" w:space="0" w:color="auto"/>
                <w:left w:val="none" w:sz="0" w:space="0" w:color="auto"/>
                <w:bottom w:val="none" w:sz="0" w:space="0" w:color="auto"/>
                <w:right w:val="none" w:sz="0" w:space="0" w:color="auto"/>
              </w:divBdr>
            </w:div>
            <w:div w:id="1602487673">
              <w:marLeft w:val="0"/>
              <w:marRight w:val="0"/>
              <w:marTop w:val="240"/>
              <w:marBottom w:val="240"/>
              <w:divBdr>
                <w:top w:val="none" w:sz="0" w:space="0" w:color="auto"/>
                <w:left w:val="none" w:sz="0" w:space="0" w:color="auto"/>
                <w:bottom w:val="none" w:sz="0" w:space="0" w:color="auto"/>
                <w:right w:val="none" w:sz="0" w:space="0" w:color="auto"/>
              </w:divBdr>
            </w:div>
            <w:div w:id="2146266476">
              <w:marLeft w:val="0"/>
              <w:marRight w:val="0"/>
              <w:marTop w:val="240"/>
              <w:marBottom w:val="240"/>
              <w:divBdr>
                <w:top w:val="none" w:sz="0" w:space="0" w:color="auto"/>
                <w:left w:val="none" w:sz="0" w:space="0" w:color="auto"/>
                <w:bottom w:val="none" w:sz="0" w:space="0" w:color="auto"/>
                <w:right w:val="none" w:sz="0" w:space="0" w:color="auto"/>
              </w:divBdr>
            </w:div>
            <w:div w:id="1668287448">
              <w:marLeft w:val="0"/>
              <w:marRight w:val="0"/>
              <w:marTop w:val="240"/>
              <w:marBottom w:val="240"/>
              <w:divBdr>
                <w:top w:val="none" w:sz="0" w:space="0" w:color="auto"/>
                <w:left w:val="none" w:sz="0" w:space="0" w:color="auto"/>
                <w:bottom w:val="none" w:sz="0" w:space="0" w:color="auto"/>
                <w:right w:val="none" w:sz="0" w:space="0" w:color="auto"/>
              </w:divBdr>
            </w:div>
            <w:div w:id="1918979496">
              <w:marLeft w:val="0"/>
              <w:marRight w:val="0"/>
              <w:marTop w:val="240"/>
              <w:marBottom w:val="240"/>
              <w:divBdr>
                <w:top w:val="none" w:sz="0" w:space="0" w:color="auto"/>
                <w:left w:val="none" w:sz="0" w:space="0" w:color="auto"/>
                <w:bottom w:val="none" w:sz="0" w:space="0" w:color="auto"/>
                <w:right w:val="none" w:sz="0" w:space="0" w:color="auto"/>
              </w:divBdr>
            </w:div>
            <w:div w:id="1028525758">
              <w:marLeft w:val="0"/>
              <w:marRight w:val="0"/>
              <w:marTop w:val="120"/>
              <w:marBottom w:val="240"/>
              <w:divBdr>
                <w:top w:val="none" w:sz="0" w:space="0" w:color="auto"/>
                <w:left w:val="none" w:sz="0" w:space="0" w:color="auto"/>
                <w:bottom w:val="none" w:sz="0" w:space="0" w:color="auto"/>
                <w:right w:val="none" w:sz="0" w:space="0" w:color="auto"/>
              </w:divBdr>
            </w:div>
            <w:div w:id="683090699">
              <w:marLeft w:val="0"/>
              <w:marRight w:val="0"/>
              <w:marTop w:val="240"/>
              <w:marBottom w:val="240"/>
              <w:divBdr>
                <w:top w:val="none" w:sz="0" w:space="0" w:color="auto"/>
                <w:left w:val="none" w:sz="0" w:space="0" w:color="auto"/>
                <w:bottom w:val="none" w:sz="0" w:space="0" w:color="auto"/>
                <w:right w:val="none" w:sz="0" w:space="0" w:color="auto"/>
              </w:divBdr>
            </w:div>
            <w:div w:id="1776755240">
              <w:marLeft w:val="0"/>
              <w:marRight w:val="0"/>
              <w:marTop w:val="120"/>
              <w:marBottom w:val="240"/>
              <w:divBdr>
                <w:top w:val="none" w:sz="0" w:space="0" w:color="auto"/>
                <w:left w:val="none" w:sz="0" w:space="0" w:color="auto"/>
                <w:bottom w:val="none" w:sz="0" w:space="0" w:color="auto"/>
                <w:right w:val="none" w:sz="0" w:space="0" w:color="auto"/>
              </w:divBdr>
            </w:div>
            <w:div w:id="1536310948">
              <w:marLeft w:val="0"/>
              <w:marRight w:val="0"/>
              <w:marTop w:val="240"/>
              <w:marBottom w:val="240"/>
              <w:divBdr>
                <w:top w:val="none" w:sz="0" w:space="0" w:color="auto"/>
                <w:left w:val="none" w:sz="0" w:space="0" w:color="auto"/>
                <w:bottom w:val="none" w:sz="0" w:space="0" w:color="auto"/>
                <w:right w:val="none" w:sz="0" w:space="0" w:color="auto"/>
              </w:divBdr>
            </w:div>
            <w:div w:id="713576690">
              <w:marLeft w:val="0"/>
              <w:marRight w:val="0"/>
              <w:marTop w:val="240"/>
              <w:marBottom w:val="240"/>
              <w:divBdr>
                <w:top w:val="none" w:sz="0" w:space="0" w:color="auto"/>
                <w:left w:val="none" w:sz="0" w:space="0" w:color="auto"/>
                <w:bottom w:val="none" w:sz="0" w:space="0" w:color="auto"/>
                <w:right w:val="none" w:sz="0" w:space="0" w:color="auto"/>
              </w:divBdr>
            </w:div>
            <w:div w:id="1848059922">
              <w:marLeft w:val="0"/>
              <w:marRight w:val="0"/>
              <w:marTop w:val="240"/>
              <w:marBottom w:val="240"/>
              <w:divBdr>
                <w:top w:val="none" w:sz="0" w:space="0" w:color="auto"/>
                <w:left w:val="none" w:sz="0" w:space="0" w:color="auto"/>
                <w:bottom w:val="none" w:sz="0" w:space="0" w:color="auto"/>
                <w:right w:val="none" w:sz="0" w:space="0" w:color="auto"/>
              </w:divBdr>
            </w:div>
            <w:div w:id="1463037204">
              <w:marLeft w:val="0"/>
              <w:marRight w:val="0"/>
              <w:marTop w:val="240"/>
              <w:marBottom w:val="240"/>
              <w:divBdr>
                <w:top w:val="none" w:sz="0" w:space="0" w:color="auto"/>
                <w:left w:val="none" w:sz="0" w:space="0" w:color="auto"/>
                <w:bottom w:val="none" w:sz="0" w:space="0" w:color="auto"/>
                <w:right w:val="none" w:sz="0" w:space="0" w:color="auto"/>
              </w:divBdr>
            </w:div>
            <w:div w:id="1800149548">
              <w:marLeft w:val="0"/>
              <w:marRight w:val="0"/>
              <w:marTop w:val="240"/>
              <w:marBottom w:val="240"/>
              <w:divBdr>
                <w:top w:val="none" w:sz="0" w:space="0" w:color="auto"/>
                <w:left w:val="none" w:sz="0" w:space="0" w:color="auto"/>
                <w:bottom w:val="none" w:sz="0" w:space="0" w:color="auto"/>
                <w:right w:val="none" w:sz="0" w:space="0" w:color="auto"/>
              </w:divBdr>
            </w:div>
            <w:div w:id="691339497">
              <w:marLeft w:val="0"/>
              <w:marRight w:val="0"/>
              <w:marTop w:val="240"/>
              <w:marBottom w:val="240"/>
              <w:divBdr>
                <w:top w:val="none" w:sz="0" w:space="0" w:color="auto"/>
                <w:left w:val="none" w:sz="0" w:space="0" w:color="auto"/>
                <w:bottom w:val="none" w:sz="0" w:space="0" w:color="auto"/>
                <w:right w:val="none" w:sz="0" w:space="0" w:color="auto"/>
              </w:divBdr>
            </w:div>
            <w:div w:id="1630236973">
              <w:marLeft w:val="0"/>
              <w:marRight w:val="0"/>
              <w:marTop w:val="240"/>
              <w:marBottom w:val="240"/>
              <w:divBdr>
                <w:top w:val="none" w:sz="0" w:space="0" w:color="auto"/>
                <w:left w:val="none" w:sz="0" w:space="0" w:color="auto"/>
                <w:bottom w:val="none" w:sz="0" w:space="0" w:color="auto"/>
                <w:right w:val="none" w:sz="0" w:space="0" w:color="auto"/>
              </w:divBdr>
            </w:div>
            <w:div w:id="128868693">
              <w:marLeft w:val="0"/>
              <w:marRight w:val="0"/>
              <w:marTop w:val="240"/>
              <w:marBottom w:val="240"/>
              <w:divBdr>
                <w:top w:val="none" w:sz="0" w:space="0" w:color="auto"/>
                <w:left w:val="none" w:sz="0" w:space="0" w:color="auto"/>
                <w:bottom w:val="none" w:sz="0" w:space="0" w:color="auto"/>
                <w:right w:val="none" w:sz="0" w:space="0" w:color="auto"/>
              </w:divBdr>
            </w:div>
            <w:div w:id="483013316">
              <w:marLeft w:val="0"/>
              <w:marRight w:val="0"/>
              <w:marTop w:val="240"/>
              <w:marBottom w:val="240"/>
              <w:divBdr>
                <w:top w:val="none" w:sz="0" w:space="0" w:color="auto"/>
                <w:left w:val="none" w:sz="0" w:space="0" w:color="auto"/>
                <w:bottom w:val="none" w:sz="0" w:space="0" w:color="auto"/>
                <w:right w:val="none" w:sz="0" w:space="0" w:color="auto"/>
              </w:divBdr>
            </w:div>
            <w:div w:id="486435432">
              <w:marLeft w:val="0"/>
              <w:marRight w:val="0"/>
              <w:marTop w:val="120"/>
              <w:marBottom w:val="240"/>
              <w:divBdr>
                <w:top w:val="none" w:sz="0" w:space="0" w:color="auto"/>
                <w:left w:val="none" w:sz="0" w:space="0" w:color="auto"/>
                <w:bottom w:val="none" w:sz="0" w:space="0" w:color="auto"/>
                <w:right w:val="none" w:sz="0" w:space="0" w:color="auto"/>
              </w:divBdr>
            </w:div>
            <w:div w:id="1338387649">
              <w:marLeft w:val="0"/>
              <w:marRight w:val="0"/>
              <w:marTop w:val="240"/>
              <w:marBottom w:val="240"/>
              <w:divBdr>
                <w:top w:val="none" w:sz="0" w:space="0" w:color="auto"/>
                <w:left w:val="none" w:sz="0" w:space="0" w:color="auto"/>
                <w:bottom w:val="none" w:sz="0" w:space="0" w:color="auto"/>
                <w:right w:val="none" w:sz="0" w:space="0" w:color="auto"/>
              </w:divBdr>
            </w:div>
            <w:div w:id="1913657034">
              <w:marLeft w:val="0"/>
              <w:marRight w:val="0"/>
              <w:marTop w:val="240"/>
              <w:marBottom w:val="240"/>
              <w:divBdr>
                <w:top w:val="none" w:sz="0" w:space="0" w:color="auto"/>
                <w:left w:val="none" w:sz="0" w:space="0" w:color="auto"/>
                <w:bottom w:val="none" w:sz="0" w:space="0" w:color="auto"/>
                <w:right w:val="none" w:sz="0" w:space="0" w:color="auto"/>
              </w:divBdr>
            </w:div>
            <w:div w:id="1532257395">
              <w:marLeft w:val="0"/>
              <w:marRight w:val="0"/>
              <w:marTop w:val="240"/>
              <w:marBottom w:val="240"/>
              <w:divBdr>
                <w:top w:val="none" w:sz="0" w:space="0" w:color="auto"/>
                <w:left w:val="none" w:sz="0" w:space="0" w:color="auto"/>
                <w:bottom w:val="none" w:sz="0" w:space="0" w:color="auto"/>
                <w:right w:val="none" w:sz="0" w:space="0" w:color="auto"/>
              </w:divBdr>
            </w:div>
            <w:div w:id="1146312226">
              <w:marLeft w:val="0"/>
              <w:marRight w:val="0"/>
              <w:marTop w:val="120"/>
              <w:marBottom w:val="240"/>
              <w:divBdr>
                <w:top w:val="none" w:sz="0" w:space="0" w:color="auto"/>
                <w:left w:val="none" w:sz="0" w:space="0" w:color="auto"/>
                <w:bottom w:val="none" w:sz="0" w:space="0" w:color="auto"/>
                <w:right w:val="none" w:sz="0" w:space="0" w:color="auto"/>
              </w:divBdr>
            </w:div>
            <w:div w:id="2069721432">
              <w:marLeft w:val="0"/>
              <w:marRight w:val="0"/>
              <w:marTop w:val="240"/>
              <w:marBottom w:val="240"/>
              <w:divBdr>
                <w:top w:val="none" w:sz="0" w:space="0" w:color="auto"/>
                <w:left w:val="none" w:sz="0" w:space="0" w:color="auto"/>
                <w:bottom w:val="none" w:sz="0" w:space="0" w:color="auto"/>
                <w:right w:val="none" w:sz="0" w:space="0" w:color="auto"/>
              </w:divBdr>
            </w:div>
            <w:div w:id="2009168006">
              <w:marLeft w:val="0"/>
              <w:marRight w:val="0"/>
              <w:marTop w:val="240"/>
              <w:marBottom w:val="240"/>
              <w:divBdr>
                <w:top w:val="none" w:sz="0" w:space="0" w:color="auto"/>
                <w:left w:val="none" w:sz="0" w:space="0" w:color="auto"/>
                <w:bottom w:val="none" w:sz="0" w:space="0" w:color="auto"/>
                <w:right w:val="none" w:sz="0" w:space="0" w:color="auto"/>
              </w:divBdr>
            </w:div>
            <w:div w:id="1641960887">
              <w:marLeft w:val="0"/>
              <w:marRight w:val="0"/>
              <w:marTop w:val="120"/>
              <w:marBottom w:val="240"/>
              <w:divBdr>
                <w:top w:val="none" w:sz="0" w:space="0" w:color="auto"/>
                <w:left w:val="none" w:sz="0" w:space="0" w:color="auto"/>
                <w:bottom w:val="none" w:sz="0" w:space="0" w:color="auto"/>
                <w:right w:val="none" w:sz="0" w:space="0" w:color="auto"/>
              </w:divBdr>
            </w:div>
            <w:div w:id="1697923706">
              <w:marLeft w:val="0"/>
              <w:marRight w:val="0"/>
              <w:marTop w:val="120"/>
              <w:marBottom w:val="240"/>
              <w:divBdr>
                <w:top w:val="none" w:sz="0" w:space="0" w:color="auto"/>
                <w:left w:val="none" w:sz="0" w:space="0" w:color="auto"/>
                <w:bottom w:val="none" w:sz="0" w:space="0" w:color="auto"/>
                <w:right w:val="none" w:sz="0" w:space="0" w:color="auto"/>
              </w:divBdr>
            </w:div>
            <w:div w:id="1455252244">
              <w:marLeft w:val="0"/>
              <w:marRight w:val="0"/>
              <w:marTop w:val="120"/>
              <w:marBottom w:val="240"/>
              <w:divBdr>
                <w:top w:val="none" w:sz="0" w:space="0" w:color="auto"/>
                <w:left w:val="none" w:sz="0" w:space="0" w:color="auto"/>
                <w:bottom w:val="none" w:sz="0" w:space="0" w:color="auto"/>
                <w:right w:val="none" w:sz="0" w:space="0" w:color="auto"/>
              </w:divBdr>
            </w:div>
            <w:div w:id="442961305">
              <w:marLeft w:val="0"/>
              <w:marRight w:val="0"/>
              <w:marTop w:val="240"/>
              <w:marBottom w:val="240"/>
              <w:divBdr>
                <w:top w:val="none" w:sz="0" w:space="0" w:color="auto"/>
                <w:left w:val="none" w:sz="0" w:space="0" w:color="auto"/>
                <w:bottom w:val="none" w:sz="0" w:space="0" w:color="auto"/>
                <w:right w:val="none" w:sz="0" w:space="0" w:color="auto"/>
              </w:divBdr>
            </w:div>
            <w:div w:id="652025216">
              <w:marLeft w:val="0"/>
              <w:marRight w:val="0"/>
              <w:marTop w:val="240"/>
              <w:marBottom w:val="240"/>
              <w:divBdr>
                <w:top w:val="none" w:sz="0" w:space="0" w:color="auto"/>
                <w:left w:val="none" w:sz="0" w:space="0" w:color="auto"/>
                <w:bottom w:val="none" w:sz="0" w:space="0" w:color="auto"/>
                <w:right w:val="none" w:sz="0" w:space="0" w:color="auto"/>
              </w:divBdr>
            </w:div>
            <w:div w:id="1215460865">
              <w:marLeft w:val="0"/>
              <w:marRight w:val="0"/>
              <w:marTop w:val="240"/>
              <w:marBottom w:val="240"/>
              <w:divBdr>
                <w:top w:val="none" w:sz="0" w:space="0" w:color="auto"/>
                <w:left w:val="none" w:sz="0" w:space="0" w:color="auto"/>
                <w:bottom w:val="none" w:sz="0" w:space="0" w:color="auto"/>
                <w:right w:val="none" w:sz="0" w:space="0" w:color="auto"/>
              </w:divBdr>
            </w:div>
            <w:div w:id="564871962">
              <w:marLeft w:val="0"/>
              <w:marRight w:val="0"/>
              <w:marTop w:val="240"/>
              <w:marBottom w:val="240"/>
              <w:divBdr>
                <w:top w:val="none" w:sz="0" w:space="0" w:color="auto"/>
                <w:left w:val="none" w:sz="0" w:space="0" w:color="auto"/>
                <w:bottom w:val="none" w:sz="0" w:space="0" w:color="auto"/>
                <w:right w:val="none" w:sz="0" w:space="0" w:color="auto"/>
              </w:divBdr>
            </w:div>
            <w:div w:id="1208420386">
              <w:marLeft w:val="0"/>
              <w:marRight w:val="0"/>
              <w:marTop w:val="240"/>
              <w:marBottom w:val="240"/>
              <w:divBdr>
                <w:top w:val="none" w:sz="0" w:space="0" w:color="auto"/>
                <w:left w:val="none" w:sz="0" w:space="0" w:color="auto"/>
                <w:bottom w:val="none" w:sz="0" w:space="0" w:color="auto"/>
                <w:right w:val="none" w:sz="0" w:space="0" w:color="auto"/>
              </w:divBdr>
            </w:div>
            <w:div w:id="2050910562">
              <w:marLeft w:val="0"/>
              <w:marRight w:val="0"/>
              <w:marTop w:val="120"/>
              <w:marBottom w:val="240"/>
              <w:divBdr>
                <w:top w:val="none" w:sz="0" w:space="0" w:color="auto"/>
                <w:left w:val="none" w:sz="0" w:space="0" w:color="auto"/>
                <w:bottom w:val="none" w:sz="0" w:space="0" w:color="auto"/>
                <w:right w:val="none" w:sz="0" w:space="0" w:color="auto"/>
              </w:divBdr>
            </w:div>
            <w:div w:id="2015523908">
              <w:marLeft w:val="0"/>
              <w:marRight w:val="0"/>
              <w:marTop w:val="240"/>
              <w:marBottom w:val="240"/>
              <w:divBdr>
                <w:top w:val="none" w:sz="0" w:space="0" w:color="auto"/>
                <w:left w:val="none" w:sz="0" w:space="0" w:color="auto"/>
                <w:bottom w:val="none" w:sz="0" w:space="0" w:color="auto"/>
                <w:right w:val="none" w:sz="0" w:space="0" w:color="auto"/>
              </w:divBdr>
            </w:div>
            <w:div w:id="1964001615">
              <w:marLeft w:val="0"/>
              <w:marRight w:val="0"/>
              <w:marTop w:val="240"/>
              <w:marBottom w:val="240"/>
              <w:divBdr>
                <w:top w:val="none" w:sz="0" w:space="0" w:color="auto"/>
                <w:left w:val="none" w:sz="0" w:space="0" w:color="auto"/>
                <w:bottom w:val="none" w:sz="0" w:space="0" w:color="auto"/>
                <w:right w:val="none" w:sz="0" w:space="0" w:color="auto"/>
              </w:divBdr>
            </w:div>
            <w:div w:id="1844971154">
              <w:marLeft w:val="0"/>
              <w:marRight w:val="0"/>
              <w:marTop w:val="120"/>
              <w:marBottom w:val="240"/>
              <w:divBdr>
                <w:top w:val="none" w:sz="0" w:space="0" w:color="auto"/>
                <w:left w:val="none" w:sz="0" w:space="0" w:color="auto"/>
                <w:bottom w:val="none" w:sz="0" w:space="0" w:color="auto"/>
                <w:right w:val="none" w:sz="0" w:space="0" w:color="auto"/>
              </w:divBdr>
            </w:div>
            <w:div w:id="597719641">
              <w:marLeft w:val="0"/>
              <w:marRight w:val="0"/>
              <w:marTop w:val="240"/>
              <w:marBottom w:val="240"/>
              <w:divBdr>
                <w:top w:val="none" w:sz="0" w:space="0" w:color="auto"/>
                <w:left w:val="none" w:sz="0" w:space="0" w:color="auto"/>
                <w:bottom w:val="none" w:sz="0" w:space="0" w:color="auto"/>
                <w:right w:val="none" w:sz="0" w:space="0" w:color="auto"/>
              </w:divBdr>
            </w:div>
            <w:div w:id="1489402094">
              <w:marLeft w:val="0"/>
              <w:marRight w:val="0"/>
              <w:marTop w:val="240"/>
              <w:marBottom w:val="240"/>
              <w:divBdr>
                <w:top w:val="none" w:sz="0" w:space="0" w:color="auto"/>
                <w:left w:val="none" w:sz="0" w:space="0" w:color="auto"/>
                <w:bottom w:val="none" w:sz="0" w:space="0" w:color="auto"/>
                <w:right w:val="none" w:sz="0" w:space="0" w:color="auto"/>
              </w:divBdr>
            </w:div>
            <w:div w:id="2022924542">
              <w:marLeft w:val="0"/>
              <w:marRight w:val="0"/>
              <w:marTop w:val="120"/>
              <w:marBottom w:val="240"/>
              <w:divBdr>
                <w:top w:val="none" w:sz="0" w:space="0" w:color="auto"/>
                <w:left w:val="none" w:sz="0" w:space="0" w:color="auto"/>
                <w:bottom w:val="none" w:sz="0" w:space="0" w:color="auto"/>
                <w:right w:val="none" w:sz="0" w:space="0" w:color="auto"/>
              </w:divBdr>
            </w:div>
            <w:div w:id="549340794">
              <w:marLeft w:val="0"/>
              <w:marRight w:val="0"/>
              <w:marTop w:val="240"/>
              <w:marBottom w:val="240"/>
              <w:divBdr>
                <w:top w:val="none" w:sz="0" w:space="0" w:color="auto"/>
                <w:left w:val="none" w:sz="0" w:space="0" w:color="auto"/>
                <w:bottom w:val="none" w:sz="0" w:space="0" w:color="auto"/>
                <w:right w:val="none" w:sz="0" w:space="0" w:color="auto"/>
              </w:divBdr>
            </w:div>
            <w:div w:id="1463377882">
              <w:marLeft w:val="0"/>
              <w:marRight w:val="0"/>
              <w:marTop w:val="120"/>
              <w:marBottom w:val="240"/>
              <w:divBdr>
                <w:top w:val="none" w:sz="0" w:space="0" w:color="auto"/>
                <w:left w:val="none" w:sz="0" w:space="0" w:color="auto"/>
                <w:bottom w:val="none" w:sz="0" w:space="0" w:color="auto"/>
                <w:right w:val="none" w:sz="0" w:space="0" w:color="auto"/>
              </w:divBdr>
            </w:div>
            <w:div w:id="1501001857">
              <w:marLeft w:val="0"/>
              <w:marRight w:val="0"/>
              <w:marTop w:val="240"/>
              <w:marBottom w:val="240"/>
              <w:divBdr>
                <w:top w:val="none" w:sz="0" w:space="0" w:color="auto"/>
                <w:left w:val="none" w:sz="0" w:space="0" w:color="auto"/>
                <w:bottom w:val="none" w:sz="0" w:space="0" w:color="auto"/>
                <w:right w:val="none" w:sz="0" w:space="0" w:color="auto"/>
              </w:divBdr>
            </w:div>
            <w:div w:id="438916612">
              <w:marLeft w:val="0"/>
              <w:marRight w:val="0"/>
              <w:marTop w:val="120"/>
              <w:marBottom w:val="240"/>
              <w:divBdr>
                <w:top w:val="none" w:sz="0" w:space="0" w:color="auto"/>
                <w:left w:val="none" w:sz="0" w:space="0" w:color="auto"/>
                <w:bottom w:val="none" w:sz="0" w:space="0" w:color="auto"/>
                <w:right w:val="none" w:sz="0" w:space="0" w:color="auto"/>
              </w:divBdr>
            </w:div>
            <w:div w:id="1995793089">
              <w:marLeft w:val="0"/>
              <w:marRight w:val="0"/>
              <w:marTop w:val="240"/>
              <w:marBottom w:val="240"/>
              <w:divBdr>
                <w:top w:val="none" w:sz="0" w:space="0" w:color="auto"/>
                <w:left w:val="none" w:sz="0" w:space="0" w:color="auto"/>
                <w:bottom w:val="none" w:sz="0" w:space="0" w:color="auto"/>
                <w:right w:val="none" w:sz="0" w:space="0" w:color="auto"/>
              </w:divBdr>
            </w:div>
            <w:div w:id="602877493">
              <w:marLeft w:val="0"/>
              <w:marRight w:val="0"/>
              <w:marTop w:val="120"/>
              <w:marBottom w:val="240"/>
              <w:divBdr>
                <w:top w:val="none" w:sz="0" w:space="0" w:color="auto"/>
                <w:left w:val="none" w:sz="0" w:space="0" w:color="auto"/>
                <w:bottom w:val="none" w:sz="0" w:space="0" w:color="auto"/>
                <w:right w:val="none" w:sz="0" w:space="0" w:color="auto"/>
              </w:divBdr>
            </w:div>
            <w:div w:id="708459644">
              <w:marLeft w:val="0"/>
              <w:marRight w:val="0"/>
              <w:marTop w:val="120"/>
              <w:marBottom w:val="240"/>
              <w:divBdr>
                <w:top w:val="none" w:sz="0" w:space="0" w:color="auto"/>
                <w:left w:val="none" w:sz="0" w:space="0" w:color="auto"/>
                <w:bottom w:val="none" w:sz="0" w:space="0" w:color="auto"/>
                <w:right w:val="none" w:sz="0" w:space="0" w:color="auto"/>
              </w:divBdr>
            </w:div>
            <w:div w:id="135341738">
              <w:marLeft w:val="0"/>
              <w:marRight w:val="0"/>
              <w:marTop w:val="240"/>
              <w:marBottom w:val="240"/>
              <w:divBdr>
                <w:top w:val="none" w:sz="0" w:space="0" w:color="auto"/>
                <w:left w:val="none" w:sz="0" w:space="0" w:color="auto"/>
                <w:bottom w:val="none" w:sz="0" w:space="0" w:color="auto"/>
                <w:right w:val="none" w:sz="0" w:space="0" w:color="auto"/>
              </w:divBdr>
            </w:div>
            <w:div w:id="1405881203">
              <w:marLeft w:val="0"/>
              <w:marRight w:val="0"/>
              <w:marTop w:val="240"/>
              <w:marBottom w:val="240"/>
              <w:divBdr>
                <w:top w:val="none" w:sz="0" w:space="0" w:color="auto"/>
                <w:left w:val="none" w:sz="0" w:space="0" w:color="auto"/>
                <w:bottom w:val="none" w:sz="0" w:space="0" w:color="auto"/>
                <w:right w:val="none" w:sz="0" w:space="0" w:color="auto"/>
              </w:divBdr>
            </w:div>
            <w:div w:id="1037969528">
              <w:marLeft w:val="0"/>
              <w:marRight w:val="0"/>
              <w:marTop w:val="240"/>
              <w:marBottom w:val="240"/>
              <w:divBdr>
                <w:top w:val="none" w:sz="0" w:space="0" w:color="auto"/>
                <w:left w:val="none" w:sz="0" w:space="0" w:color="auto"/>
                <w:bottom w:val="none" w:sz="0" w:space="0" w:color="auto"/>
                <w:right w:val="none" w:sz="0" w:space="0" w:color="auto"/>
              </w:divBdr>
            </w:div>
            <w:div w:id="152992072">
              <w:marLeft w:val="0"/>
              <w:marRight w:val="0"/>
              <w:marTop w:val="240"/>
              <w:marBottom w:val="240"/>
              <w:divBdr>
                <w:top w:val="none" w:sz="0" w:space="0" w:color="auto"/>
                <w:left w:val="none" w:sz="0" w:space="0" w:color="auto"/>
                <w:bottom w:val="none" w:sz="0" w:space="0" w:color="auto"/>
                <w:right w:val="none" w:sz="0" w:space="0" w:color="auto"/>
              </w:divBdr>
            </w:div>
            <w:div w:id="1602445029">
              <w:marLeft w:val="0"/>
              <w:marRight w:val="0"/>
              <w:marTop w:val="120"/>
              <w:marBottom w:val="240"/>
              <w:divBdr>
                <w:top w:val="none" w:sz="0" w:space="0" w:color="auto"/>
                <w:left w:val="none" w:sz="0" w:space="0" w:color="auto"/>
                <w:bottom w:val="none" w:sz="0" w:space="0" w:color="auto"/>
                <w:right w:val="none" w:sz="0" w:space="0" w:color="auto"/>
              </w:divBdr>
            </w:div>
            <w:div w:id="180820307">
              <w:marLeft w:val="0"/>
              <w:marRight w:val="0"/>
              <w:marTop w:val="240"/>
              <w:marBottom w:val="240"/>
              <w:divBdr>
                <w:top w:val="none" w:sz="0" w:space="0" w:color="auto"/>
                <w:left w:val="none" w:sz="0" w:space="0" w:color="auto"/>
                <w:bottom w:val="none" w:sz="0" w:space="0" w:color="auto"/>
                <w:right w:val="none" w:sz="0" w:space="0" w:color="auto"/>
              </w:divBdr>
            </w:div>
            <w:div w:id="646982095">
              <w:marLeft w:val="0"/>
              <w:marRight w:val="0"/>
              <w:marTop w:val="240"/>
              <w:marBottom w:val="240"/>
              <w:divBdr>
                <w:top w:val="none" w:sz="0" w:space="0" w:color="auto"/>
                <w:left w:val="none" w:sz="0" w:space="0" w:color="auto"/>
                <w:bottom w:val="none" w:sz="0" w:space="0" w:color="auto"/>
                <w:right w:val="none" w:sz="0" w:space="0" w:color="auto"/>
              </w:divBdr>
            </w:div>
            <w:div w:id="131754258">
              <w:marLeft w:val="0"/>
              <w:marRight w:val="0"/>
              <w:marTop w:val="240"/>
              <w:marBottom w:val="240"/>
              <w:divBdr>
                <w:top w:val="none" w:sz="0" w:space="0" w:color="auto"/>
                <w:left w:val="none" w:sz="0" w:space="0" w:color="auto"/>
                <w:bottom w:val="none" w:sz="0" w:space="0" w:color="auto"/>
                <w:right w:val="none" w:sz="0" w:space="0" w:color="auto"/>
              </w:divBdr>
            </w:div>
            <w:div w:id="2020966096">
              <w:marLeft w:val="0"/>
              <w:marRight w:val="0"/>
              <w:marTop w:val="240"/>
              <w:marBottom w:val="240"/>
              <w:divBdr>
                <w:top w:val="none" w:sz="0" w:space="0" w:color="auto"/>
                <w:left w:val="none" w:sz="0" w:space="0" w:color="auto"/>
                <w:bottom w:val="none" w:sz="0" w:space="0" w:color="auto"/>
                <w:right w:val="none" w:sz="0" w:space="0" w:color="auto"/>
              </w:divBdr>
            </w:div>
            <w:div w:id="222522779">
              <w:marLeft w:val="0"/>
              <w:marRight w:val="0"/>
              <w:marTop w:val="120"/>
              <w:marBottom w:val="240"/>
              <w:divBdr>
                <w:top w:val="none" w:sz="0" w:space="0" w:color="auto"/>
                <w:left w:val="none" w:sz="0" w:space="0" w:color="auto"/>
                <w:bottom w:val="none" w:sz="0" w:space="0" w:color="auto"/>
                <w:right w:val="none" w:sz="0" w:space="0" w:color="auto"/>
              </w:divBdr>
            </w:div>
            <w:div w:id="1795783190">
              <w:marLeft w:val="0"/>
              <w:marRight w:val="0"/>
              <w:marTop w:val="240"/>
              <w:marBottom w:val="240"/>
              <w:divBdr>
                <w:top w:val="none" w:sz="0" w:space="0" w:color="auto"/>
                <w:left w:val="none" w:sz="0" w:space="0" w:color="auto"/>
                <w:bottom w:val="none" w:sz="0" w:space="0" w:color="auto"/>
                <w:right w:val="none" w:sz="0" w:space="0" w:color="auto"/>
              </w:divBdr>
            </w:div>
            <w:div w:id="1160579250">
              <w:marLeft w:val="0"/>
              <w:marRight w:val="0"/>
              <w:marTop w:val="240"/>
              <w:marBottom w:val="240"/>
              <w:divBdr>
                <w:top w:val="none" w:sz="0" w:space="0" w:color="auto"/>
                <w:left w:val="none" w:sz="0" w:space="0" w:color="auto"/>
                <w:bottom w:val="none" w:sz="0" w:space="0" w:color="auto"/>
                <w:right w:val="none" w:sz="0" w:space="0" w:color="auto"/>
              </w:divBdr>
            </w:div>
            <w:div w:id="355618015">
              <w:marLeft w:val="0"/>
              <w:marRight w:val="0"/>
              <w:marTop w:val="240"/>
              <w:marBottom w:val="240"/>
              <w:divBdr>
                <w:top w:val="none" w:sz="0" w:space="0" w:color="auto"/>
                <w:left w:val="none" w:sz="0" w:space="0" w:color="auto"/>
                <w:bottom w:val="none" w:sz="0" w:space="0" w:color="auto"/>
                <w:right w:val="none" w:sz="0" w:space="0" w:color="auto"/>
              </w:divBdr>
            </w:div>
            <w:div w:id="365957194">
              <w:marLeft w:val="0"/>
              <w:marRight w:val="0"/>
              <w:marTop w:val="240"/>
              <w:marBottom w:val="240"/>
              <w:divBdr>
                <w:top w:val="none" w:sz="0" w:space="0" w:color="auto"/>
                <w:left w:val="none" w:sz="0" w:space="0" w:color="auto"/>
                <w:bottom w:val="none" w:sz="0" w:space="0" w:color="auto"/>
                <w:right w:val="none" w:sz="0" w:space="0" w:color="auto"/>
              </w:divBdr>
            </w:div>
            <w:div w:id="1780366921">
              <w:marLeft w:val="0"/>
              <w:marRight w:val="0"/>
              <w:marTop w:val="120"/>
              <w:marBottom w:val="240"/>
              <w:divBdr>
                <w:top w:val="none" w:sz="0" w:space="0" w:color="auto"/>
                <w:left w:val="none" w:sz="0" w:space="0" w:color="auto"/>
                <w:bottom w:val="none" w:sz="0" w:space="0" w:color="auto"/>
                <w:right w:val="none" w:sz="0" w:space="0" w:color="auto"/>
              </w:divBdr>
            </w:div>
            <w:div w:id="350453487">
              <w:marLeft w:val="0"/>
              <w:marRight w:val="0"/>
              <w:marTop w:val="240"/>
              <w:marBottom w:val="240"/>
              <w:divBdr>
                <w:top w:val="none" w:sz="0" w:space="0" w:color="auto"/>
                <w:left w:val="none" w:sz="0" w:space="0" w:color="auto"/>
                <w:bottom w:val="none" w:sz="0" w:space="0" w:color="auto"/>
                <w:right w:val="none" w:sz="0" w:space="0" w:color="auto"/>
              </w:divBdr>
            </w:div>
            <w:div w:id="1084062848">
              <w:marLeft w:val="0"/>
              <w:marRight w:val="0"/>
              <w:marTop w:val="120"/>
              <w:marBottom w:val="240"/>
              <w:divBdr>
                <w:top w:val="none" w:sz="0" w:space="0" w:color="auto"/>
                <w:left w:val="none" w:sz="0" w:space="0" w:color="auto"/>
                <w:bottom w:val="none" w:sz="0" w:space="0" w:color="auto"/>
                <w:right w:val="none" w:sz="0" w:space="0" w:color="auto"/>
              </w:divBdr>
            </w:div>
            <w:div w:id="1673213559">
              <w:marLeft w:val="0"/>
              <w:marRight w:val="0"/>
              <w:marTop w:val="240"/>
              <w:marBottom w:val="240"/>
              <w:divBdr>
                <w:top w:val="none" w:sz="0" w:space="0" w:color="auto"/>
                <w:left w:val="none" w:sz="0" w:space="0" w:color="auto"/>
                <w:bottom w:val="none" w:sz="0" w:space="0" w:color="auto"/>
                <w:right w:val="none" w:sz="0" w:space="0" w:color="auto"/>
              </w:divBdr>
            </w:div>
            <w:div w:id="2067944814">
              <w:marLeft w:val="0"/>
              <w:marRight w:val="0"/>
              <w:marTop w:val="240"/>
              <w:marBottom w:val="240"/>
              <w:divBdr>
                <w:top w:val="none" w:sz="0" w:space="0" w:color="auto"/>
                <w:left w:val="none" w:sz="0" w:space="0" w:color="auto"/>
                <w:bottom w:val="none" w:sz="0" w:space="0" w:color="auto"/>
                <w:right w:val="none" w:sz="0" w:space="0" w:color="auto"/>
              </w:divBdr>
            </w:div>
            <w:div w:id="227811242">
              <w:marLeft w:val="0"/>
              <w:marRight w:val="0"/>
              <w:marTop w:val="120"/>
              <w:marBottom w:val="240"/>
              <w:divBdr>
                <w:top w:val="none" w:sz="0" w:space="0" w:color="auto"/>
                <w:left w:val="none" w:sz="0" w:space="0" w:color="auto"/>
                <w:bottom w:val="none" w:sz="0" w:space="0" w:color="auto"/>
                <w:right w:val="none" w:sz="0" w:space="0" w:color="auto"/>
              </w:divBdr>
            </w:div>
            <w:div w:id="1344357253">
              <w:marLeft w:val="0"/>
              <w:marRight w:val="0"/>
              <w:marTop w:val="120"/>
              <w:marBottom w:val="240"/>
              <w:divBdr>
                <w:top w:val="none" w:sz="0" w:space="0" w:color="auto"/>
                <w:left w:val="none" w:sz="0" w:space="0" w:color="auto"/>
                <w:bottom w:val="none" w:sz="0" w:space="0" w:color="auto"/>
                <w:right w:val="none" w:sz="0" w:space="0" w:color="auto"/>
              </w:divBdr>
            </w:div>
            <w:div w:id="1416172692">
              <w:marLeft w:val="0"/>
              <w:marRight w:val="0"/>
              <w:marTop w:val="240"/>
              <w:marBottom w:val="240"/>
              <w:divBdr>
                <w:top w:val="none" w:sz="0" w:space="0" w:color="auto"/>
                <w:left w:val="none" w:sz="0" w:space="0" w:color="auto"/>
                <w:bottom w:val="none" w:sz="0" w:space="0" w:color="auto"/>
                <w:right w:val="none" w:sz="0" w:space="0" w:color="auto"/>
              </w:divBdr>
            </w:div>
            <w:div w:id="2074694325">
              <w:marLeft w:val="0"/>
              <w:marRight w:val="0"/>
              <w:marTop w:val="120"/>
              <w:marBottom w:val="240"/>
              <w:divBdr>
                <w:top w:val="none" w:sz="0" w:space="0" w:color="auto"/>
                <w:left w:val="none" w:sz="0" w:space="0" w:color="auto"/>
                <w:bottom w:val="none" w:sz="0" w:space="0" w:color="auto"/>
                <w:right w:val="none" w:sz="0" w:space="0" w:color="auto"/>
              </w:divBdr>
            </w:div>
            <w:div w:id="2091583177">
              <w:marLeft w:val="0"/>
              <w:marRight w:val="0"/>
              <w:marTop w:val="120"/>
              <w:marBottom w:val="240"/>
              <w:divBdr>
                <w:top w:val="none" w:sz="0" w:space="0" w:color="auto"/>
                <w:left w:val="none" w:sz="0" w:space="0" w:color="auto"/>
                <w:bottom w:val="none" w:sz="0" w:space="0" w:color="auto"/>
                <w:right w:val="none" w:sz="0" w:space="0" w:color="auto"/>
              </w:divBdr>
            </w:div>
            <w:div w:id="1423642142">
              <w:marLeft w:val="0"/>
              <w:marRight w:val="0"/>
              <w:marTop w:val="120"/>
              <w:marBottom w:val="240"/>
              <w:divBdr>
                <w:top w:val="none" w:sz="0" w:space="0" w:color="auto"/>
                <w:left w:val="none" w:sz="0" w:space="0" w:color="auto"/>
                <w:bottom w:val="none" w:sz="0" w:space="0" w:color="auto"/>
                <w:right w:val="none" w:sz="0" w:space="0" w:color="auto"/>
              </w:divBdr>
            </w:div>
          </w:divsChild>
        </w:div>
      </w:divsChild>
    </w:div>
    <w:div w:id="47844416">
      <w:bodyDiv w:val="1"/>
      <w:marLeft w:val="0"/>
      <w:marRight w:val="0"/>
      <w:marTop w:val="0"/>
      <w:marBottom w:val="0"/>
      <w:divBdr>
        <w:top w:val="none" w:sz="0" w:space="0" w:color="auto"/>
        <w:left w:val="none" w:sz="0" w:space="0" w:color="auto"/>
        <w:bottom w:val="none" w:sz="0" w:space="0" w:color="auto"/>
        <w:right w:val="none" w:sz="0" w:space="0" w:color="auto"/>
      </w:divBdr>
    </w:div>
    <w:div w:id="52505224">
      <w:bodyDiv w:val="1"/>
      <w:marLeft w:val="0"/>
      <w:marRight w:val="0"/>
      <w:marTop w:val="0"/>
      <w:marBottom w:val="0"/>
      <w:divBdr>
        <w:top w:val="none" w:sz="0" w:space="0" w:color="auto"/>
        <w:left w:val="none" w:sz="0" w:space="0" w:color="auto"/>
        <w:bottom w:val="none" w:sz="0" w:space="0" w:color="auto"/>
        <w:right w:val="none" w:sz="0" w:space="0" w:color="auto"/>
      </w:divBdr>
    </w:div>
    <w:div w:id="52580768">
      <w:bodyDiv w:val="1"/>
      <w:marLeft w:val="0"/>
      <w:marRight w:val="0"/>
      <w:marTop w:val="0"/>
      <w:marBottom w:val="0"/>
      <w:divBdr>
        <w:top w:val="none" w:sz="0" w:space="0" w:color="auto"/>
        <w:left w:val="none" w:sz="0" w:space="0" w:color="auto"/>
        <w:bottom w:val="none" w:sz="0" w:space="0" w:color="auto"/>
        <w:right w:val="none" w:sz="0" w:space="0" w:color="auto"/>
      </w:divBdr>
    </w:div>
    <w:div w:id="52854733">
      <w:bodyDiv w:val="1"/>
      <w:marLeft w:val="0"/>
      <w:marRight w:val="0"/>
      <w:marTop w:val="0"/>
      <w:marBottom w:val="0"/>
      <w:divBdr>
        <w:top w:val="none" w:sz="0" w:space="0" w:color="auto"/>
        <w:left w:val="none" w:sz="0" w:space="0" w:color="auto"/>
        <w:bottom w:val="none" w:sz="0" w:space="0" w:color="auto"/>
        <w:right w:val="none" w:sz="0" w:space="0" w:color="auto"/>
      </w:divBdr>
      <w:divsChild>
        <w:div w:id="46690244">
          <w:marLeft w:val="360"/>
          <w:marRight w:val="0"/>
          <w:marTop w:val="130"/>
          <w:marBottom w:val="0"/>
          <w:divBdr>
            <w:top w:val="none" w:sz="0" w:space="0" w:color="auto"/>
            <w:left w:val="none" w:sz="0" w:space="0" w:color="auto"/>
            <w:bottom w:val="none" w:sz="0" w:space="0" w:color="auto"/>
            <w:right w:val="none" w:sz="0" w:space="0" w:color="auto"/>
          </w:divBdr>
        </w:div>
        <w:div w:id="50616356">
          <w:marLeft w:val="360"/>
          <w:marRight w:val="0"/>
          <w:marTop w:val="130"/>
          <w:marBottom w:val="0"/>
          <w:divBdr>
            <w:top w:val="none" w:sz="0" w:space="0" w:color="auto"/>
            <w:left w:val="none" w:sz="0" w:space="0" w:color="auto"/>
            <w:bottom w:val="none" w:sz="0" w:space="0" w:color="auto"/>
            <w:right w:val="none" w:sz="0" w:space="0" w:color="auto"/>
          </w:divBdr>
        </w:div>
        <w:div w:id="396781749">
          <w:marLeft w:val="893"/>
          <w:marRight w:val="0"/>
          <w:marTop w:val="115"/>
          <w:marBottom w:val="0"/>
          <w:divBdr>
            <w:top w:val="none" w:sz="0" w:space="0" w:color="auto"/>
            <w:left w:val="none" w:sz="0" w:space="0" w:color="auto"/>
            <w:bottom w:val="none" w:sz="0" w:space="0" w:color="auto"/>
            <w:right w:val="none" w:sz="0" w:space="0" w:color="auto"/>
          </w:divBdr>
        </w:div>
        <w:div w:id="453134232">
          <w:marLeft w:val="893"/>
          <w:marRight w:val="0"/>
          <w:marTop w:val="115"/>
          <w:marBottom w:val="0"/>
          <w:divBdr>
            <w:top w:val="none" w:sz="0" w:space="0" w:color="auto"/>
            <w:left w:val="none" w:sz="0" w:space="0" w:color="auto"/>
            <w:bottom w:val="none" w:sz="0" w:space="0" w:color="auto"/>
            <w:right w:val="none" w:sz="0" w:space="0" w:color="auto"/>
          </w:divBdr>
        </w:div>
        <w:div w:id="718435464">
          <w:marLeft w:val="360"/>
          <w:marRight w:val="0"/>
          <w:marTop w:val="130"/>
          <w:marBottom w:val="0"/>
          <w:divBdr>
            <w:top w:val="none" w:sz="0" w:space="0" w:color="auto"/>
            <w:left w:val="none" w:sz="0" w:space="0" w:color="auto"/>
            <w:bottom w:val="none" w:sz="0" w:space="0" w:color="auto"/>
            <w:right w:val="none" w:sz="0" w:space="0" w:color="auto"/>
          </w:divBdr>
        </w:div>
        <w:div w:id="725765950">
          <w:marLeft w:val="360"/>
          <w:marRight w:val="0"/>
          <w:marTop w:val="130"/>
          <w:marBottom w:val="0"/>
          <w:divBdr>
            <w:top w:val="none" w:sz="0" w:space="0" w:color="auto"/>
            <w:left w:val="none" w:sz="0" w:space="0" w:color="auto"/>
            <w:bottom w:val="none" w:sz="0" w:space="0" w:color="auto"/>
            <w:right w:val="none" w:sz="0" w:space="0" w:color="auto"/>
          </w:divBdr>
        </w:div>
        <w:div w:id="853306169">
          <w:marLeft w:val="360"/>
          <w:marRight w:val="0"/>
          <w:marTop w:val="130"/>
          <w:marBottom w:val="0"/>
          <w:divBdr>
            <w:top w:val="none" w:sz="0" w:space="0" w:color="auto"/>
            <w:left w:val="none" w:sz="0" w:space="0" w:color="auto"/>
            <w:bottom w:val="none" w:sz="0" w:space="0" w:color="auto"/>
            <w:right w:val="none" w:sz="0" w:space="0" w:color="auto"/>
          </w:divBdr>
        </w:div>
        <w:div w:id="887914019">
          <w:marLeft w:val="893"/>
          <w:marRight w:val="0"/>
          <w:marTop w:val="115"/>
          <w:marBottom w:val="0"/>
          <w:divBdr>
            <w:top w:val="none" w:sz="0" w:space="0" w:color="auto"/>
            <w:left w:val="none" w:sz="0" w:space="0" w:color="auto"/>
            <w:bottom w:val="none" w:sz="0" w:space="0" w:color="auto"/>
            <w:right w:val="none" w:sz="0" w:space="0" w:color="auto"/>
          </w:divBdr>
        </w:div>
        <w:div w:id="1335648443">
          <w:marLeft w:val="893"/>
          <w:marRight w:val="0"/>
          <w:marTop w:val="115"/>
          <w:marBottom w:val="0"/>
          <w:divBdr>
            <w:top w:val="none" w:sz="0" w:space="0" w:color="auto"/>
            <w:left w:val="none" w:sz="0" w:space="0" w:color="auto"/>
            <w:bottom w:val="none" w:sz="0" w:space="0" w:color="auto"/>
            <w:right w:val="none" w:sz="0" w:space="0" w:color="auto"/>
          </w:divBdr>
        </w:div>
        <w:div w:id="2113012159">
          <w:marLeft w:val="893"/>
          <w:marRight w:val="0"/>
          <w:marTop w:val="115"/>
          <w:marBottom w:val="0"/>
          <w:divBdr>
            <w:top w:val="none" w:sz="0" w:space="0" w:color="auto"/>
            <w:left w:val="none" w:sz="0" w:space="0" w:color="auto"/>
            <w:bottom w:val="none" w:sz="0" w:space="0" w:color="auto"/>
            <w:right w:val="none" w:sz="0" w:space="0" w:color="auto"/>
          </w:divBdr>
        </w:div>
      </w:divsChild>
    </w:div>
    <w:div w:id="54739475">
      <w:bodyDiv w:val="1"/>
      <w:marLeft w:val="0"/>
      <w:marRight w:val="0"/>
      <w:marTop w:val="0"/>
      <w:marBottom w:val="0"/>
      <w:divBdr>
        <w:top w:val="none" w:sz="0" w:space="0" w:color="auto"/>
        <w:left w:val="none" w:sz="0" w:space="0" w:color="auto"/>
        <w:bottom w:val="none" w:sz="0" w:space="0" w:color="auto"/>
        <w:right w:val="none" w:sz="0" w:space="0" w:color="auto"/>
      </w:divBdr>
    </w:div>
    <w:div w:id="54858562">
      <w:bodyDiv w:val="1"/>
      <w:marLeft w:val="0"/>
      <w:marRight w:val="0"/>
      <w:marTop w:val="0"/>
      <w:marBottom w:val="0"/>
      <w:divBdr>
        <w:top w:val="none" w:sz="0" w:space="0" w:color="auto"/>
        <w:left w:val="none" w:sz="0" w:space="0" w:color="auto"/>
        <w:bottom w:val="none" w:sz="0" w:space="0" w:color="auto"/>
        <w:right w:val="none" w:sz="0" w:space="0" w:color="auto"/>
      </w:divBdr>
      <w:divsChild>
        <w:div w:id="2043749628">
          <w:marLeft w:val="0"/>
          <w:marRight w:val="0"/>
          <w:marTop w:val="0"/>
          <w:marBottom w:val="0"/>
          <w:divBdr>
            <w:top w:val="none" w:sz="0" w:space="0" w:color="auto"/>
            <w:left w:val="none" w:sz="0" w:space="0" w:color="auto"/>
            <w:bottom w:val="none" w:sz="0" w:space="0" w:color="auto"/>
            <w:right w:val="none" w:sz="0" w:space="0" w:color="auto"/>
          </w:divBdr>
        </w:div>
        <w:div w:id="1677151321">
          <w:marLeft w:val="0"/>
          <w:marRight w:val="0"/>
          <w:marTop w:val="0"/>
          <w:marBottom w:val="0"/>
          <w:divBdr>
            <w:top w:val="none" w:sz="0" w:space="0" w:color="auto"/>
            <w:left w:val="none" w:sz="0" w:space="0" w:color="auto"/>
            <w:bottom w:val="none" w:sz="0" w:space="0" w:color="auto"/>
            <w:right w:val="none" w:sz="0" w:space="0" w:color="auto"/>
          </w:divBdr>
        </w:div>
      </w:divsChild>
    </w:div>
    <w:div w:id="55395263">
      <w:bodyDiv w:val="1"/>
      <w:marLeft w:val="0"/>
      <w:marRight w:val="0"/>
      <w:marTop w:val="0"/>
      <w:marBottom w:val="0"/>
      <w:divBdr>
        <w:top w:val="none" w:sz="0" w:space="0" w:color="auto"/>
        <w:left w:val="none" w:sz="0" w:space="0" w:color="auto"/>
        <w:bottom w:val="none" w:sz="0" w:space="0" w:color="auto"/>
        <w:right w:val="none" w:sz="0" w:space="0" w:color="auto"/>
      </w:divBdr>
    </w:div>
    <w:div w:id="64299014">
      <w:bodyDiv w:val="1"/>
      <w:marLeft w:val="0"/>
      <w:marRight w:val="0"/>
      <w:marTop w:val="0"/>
      <w:marBottom w:val="0"/>
      <w:divBdr>
        <w:top w:val="none" w:sz="0" w:space="0" w:color="auto"/>
        <w:left w:val="none" w:sz="0" w:space="0" w:color="auto"/>
        <w:bottom w:val="none" w:sz="0" w:space="0" w:color="auto"/>
        <w:right w:val="none" w:sz="0" w:space="0" w:color="auto"/>
      </w:divBdr>
      <w:divsChild>
        <w:div w:id="881281932">
          <w:marLeft w:val="0"/>
          <w:marRight w:val="0"/>
          <w:marTop w:val="0"/>
          <w:marBottom w:val="0"/>
          <w:divBdr>
            <w:top w:val="none" w:sz="0" w:space="0" w:color="auto"/>
            <w:left w:val="none" w:sz="0" w:space="0" w:color="auto"/>
            <w:bottom w:val="none" w:sz="0" w:space="0" w:color="auto"/>
            <w:right w:val="none" w:sz="0" w:space="0" w:color="auto"/>
          </w:divBdr>
        </w:div>
        <w:div w:id="1540363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37146">
      <w:bodyDiv w:val="1"/>
      <w:marLeft w:val="0"/>
      <w:marRight w:val="0"/>
      <w:marTop w:val="0"/>
      <w:marBottom w:val="0"/>
      <w:divBdr>
        <w:top w:val="none" w:sz="0" w:space="0" w:color="auto"/>
        <w:left w:val="none" w:sz="0" w:space="0" w:color="auto"/>
        <w:bottom w:val="none" w:sz="0" w:space="0" w:color="auto"/>
        <w:right w:val="none" w:sz="0" w:space="0" w:color="auto"/>
      </w:divBdr>
    </w:div>
    <w:div w:id="70588460">
      <w:bodyDiv w:val="1"/>
      <w:marLeft w:val="0"/>
      <w:marRight w:val="0"/>
      <w:marTop w:val="0"/>
      <w:marBottom w:val="0"/>
      <w:divBdr>
        <w:top w:val="none" w:sz="0" w:space="0" w:color="auto"/>
        <w:left w:val="none" w:sz="0" w:space="0" w:color="auto"/>
        <w:bottom w:val="none" w:sz="0" w:space="0" w:color="auto"/>
        <w:right w:val="none" w:sz="0" w:space="0" w:color="auto"/>
      </w:divBdr>
      <w:divsChild>
        <w:div w:id="1212305014">
          <w:marLeft w:val="0"/>
          <w:marRight w:val="0"/>
          <w:marTop w:val="0"/>
          <w:marBottom w:val="0"/>
          <w:divBdr>
            <w:top w:val="none" w:sz="0" w:space="0" w:color="auto"/>
            <w:left w:val="none" w:sz="0" w:space="0" w:color="auto"/>
            <w:bottom w:val="none" w:sz="0" w:space="0" w:color="auto"/>
            <w:right w:val="none" w:sz="0" w:space="0" w:color="auto"/>
          </w:divBdr>
          <w:divsChild>
            <w:div w:id="1428574576">
              <w:marLeft w:val="0"/>
              <w:marRight w:val="0"/>
              <w:marTop w:val="0"/>
              <w:marBottom w:val="0"/>
              <w:divBdr>
                <w:top w:val="none" w:sz="0" w:space="0" w:color="auto"/>
                <w:left w:val="none" w:sz="0" w:space="0" w:color="auto"/>
                <w:bottom w:val="none" w:sz="0" w:space="0" w:color="auto"/>
                <w:right w:val="none" w:sz="0" w:space="0" w:color="auto"/>
              </w:divBdr>
            </w:div>
          </w:divsChild>
        </w:div>
        <w:div w:id="63527712">
          <w:marLeft w:val="0"/>
          <w:marRight w:val="0"/>
          <w:marTop w:val="0"/>
          <w:marBottom w:val="0"/>
          <w:divBdr>
            <w:top w:val="none" w:sz="0" w:space="0" w:color="auto"/>
            <w:left w:val="none" w:sz="0" w:space="0" w:color="auto"/>
            <w:bottom w:val="none" w:sz="0" w:space="0" w:color="auto"/>
            <w:right w:val="none" w:sz="0" w:space="0" w:color="auto"/>
          </w:divBdr>
          <w:divsChild>
            <w:div w:id="6799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1261">
      <w:bodyDiv w:val="1"/>
      <w:marLeft w:val="0"/>
      <w:marRight w:val="0"/>
      <w:marTop w:val="0"/>
      <w:marBottom w:val="0"/>
      <w:divBdr>
        <w:top w:val="none" w:sz="0" w:space="0" w:color="auto"/>
        <w:left w:val="none" w:sz="0" w:space="0" w:color="auto"/>
        <w:bottom w:val="none" w:sz="0" w:space="0" w:color="auto"/>
        <w:right w:val="none" w:sz="0" w:space="0" w:color="auto"/>
      </w:divBdr>
      <w:divsChild>
        <w:div w:id="426847871">
          <w:marLeft w:val="173"/>
          <w:marRight w:val="0"/>
          <w:marTop w:val="160"/>
          <w:marBottom w:val="80"/>
          <w:divBdr>
            <w:top w:val="none" w:sz="0" w:space="0" w:color="auto"/>
            <w:left w:val="none" w:sz="0" w:space="0" w:color="auto"/>
            <w:bottom w:val="none" w:sz="0" w:space="0" w:color="auto"/>
            <w:right w:val="none" w:sz="0" w:space="0" w:color="auto"/>
          </w:divBdr>
        </w:div>
        <w:div w:id="485904289">
          <w:marLeft w:val="173"/>
          <w:marRight w:val="0"/>
          <w:marTop w:val="160"/>
          <w:marBottom w:val="80"/>
          <w:divBdr>
            <w:top w:val="none" w:sz="0" w:space="0" w:color="auto"/>
            <w:left w:val="none" w:sz="0" w:space="0" w:color="auto"/>
            <w:bottom w:val="none" w:sz="0" w:space="0" w:color="auto"/>
            <w:right w:val="none" w:sz="0" w:space="0" w:color="auto"/>
          </w:divBdr>
        </w:div>
        <w:div w:id="512500465">
          <w:marLeft w:val="893"/>
          <w:marRight w:val="0"/>
          <w:marTop w:val="0"/>
          <w:marBottom w:val="100"/>
          <w:divBdr>
            <w:top w:val="none" w:sz="0" w:space="0" w:color="auto"/>
            <w:left w:val="none" w:sz="0" w:space="0" w:color="auto"/>
            <w:bottom w:val="none" w:sz="0" w:space="0" w:color="auto"/>
            <w:right w:val="none" w:sz="0" w:space="0" w:color="auto"/>
          </w:divBdr>
        </w:div>
        <w:div w:id="630020454">
          <w:marLeft w:val="173"/>
          <w:marRight w:val="0"/>
          <w:marTop w:val="160"/>
          <w:marBottom w:val="80"/>
          <w:divBdr>
            <w:top w:val="none" w:sz="0" w:space="0" w:color="auto"/>
            <w:left w:val="none" w:sz="0" w:space="0" w:color="auto"/>
            <w:bottom w:val="none" w:sz="0" w:space="0" w:color="auto"/>
            <w:right w:val="none" w:sz="0" w:space="0" w:color="auto"/>
          </w:divBdr>
        </w:div>
        <w:div w:id="1124035411">
          <w:marLeft w:val="173"/>
          <w:marRight w:val="0"/>
          <w:marTop w:val="160"/>
          <w:marBottom w:val="80"/>
          <w:divBdr>
            <w:top w:val="none" w:sz="0" w:space="0" w:color="auto"/>
            <w:left w:val="none" w:sz="0" w:space="0" w:color="auto"/>
            <w:bottom w:val="none" w:sz="0" w:space="0" w:color="auto"/>
            <w:right w:val="none" w:sz="0" w:space="0" w:color="auto"/>
          </w:divBdr>
        </w:div>
        <w:div w:id="1545174556">
          <w:marLeft w:val="173"/>
          <w:marRight w:val="0"/>
          <w:marTop w:val="160"/>
          <w:marBottom w:val="80"/>
          <w:divBdr>
            <w:top w:val="none" w:sz="0" w:space="0" w:color="auto"/>
            <w:left w:val="none" w:sz="0" w:space="0" w:color="auto"/>
            <w:bottom w:val="none" w:sz="0" w:space="0" w:color="auto"/>
            <w:right w:val="none" w:sz="0" w:space="0" w:color="auto"/>
          </w:divBdr>
        </w:div>
        <w:div w:id="1842498940">
          <w:marLeft w:val="173"/>
          <w:marRight w:val="0"/>
          <w:marTop w:val="160"/>
          <w:marBottom w:val="80"/>
          <w:divBdr>
            <w:top w:val="none" w:sz="0" w:space="0" w:color="auto"/>
            <w:left w:val="none" w:sz="0" w:space="0" w:color="auto"/>
            <w:bottom w:val="none" w:sz="0" w:space="0" w:color="auto"/>
            <w:right w:val="none" w:sz="0" w:space="0" w:color="auto"/>
          </w:divBdr>
        </w:div>
      </w:divsChild>
    </w:div>
    <w:div w:id="84346506">
      <w:bodyDiv w:val="1"/>
      <w:marLeft w:val="0"/>
      <w:marRight w:val="0"/>
      <w:marTop w:val="0"/>
      <w:marBottom w:val="0"/>
      <w:divBdr>
        <w:top w:val="none" w:sz="0" w:space="0" w:color="auto"/>
        <w:left w:val="none" w:sz="0" w:space="0" w:color="auto"/>
        <w:bottom w:val="none" w:sz="0" w:space="0" w:color="auto"/>
        <w:right w:val="none" w:sz="0" w:space="0" w:color="auto"/>
      </w:divBdr>
      <w:divsChild>
        <w:div w:id="637950900">
          <w:marLeft w:val="0"/>
          <w:marRight w:val="0"/>
          <w:marTop w:val="0"/>
          <w:marBottom w:val="0"/>
          <w:divBdr>
            <w:top w:val="none" w:sz="0" w:space="0" w:color="auto"/>
            <w:left w:val="none" w:sz="0" w:space="0" w:color="auto"/>
            <w:bottom w:val="none" w:sz="0" w:space="0" w:color="auto"/>
            <w:right w:val="none" w:sz="0" w:space="0" w:color="auto"/>
          </w:divBdr>
          <w:divsChild>
            <w:div w:id="31343365">
              <w:marLeft w:val="0"/>
              <w:marRight w:val="0"/>
              <w:marTop w:val="0"/>
              <w:marBottom w:val="0"/>
              <w:divBdr>
                <w:top w:val="none" w:sz="0" w:space="0" w:color="auto"/>
                <w:left w:val="none" w:sz="0" w:space="0" w:color="auto"/>
                <w:bottom w:val="none" w:sz="0" w:space="0" w:color="auto"/>
                <w:right w:val="none" w:sz="0" w:space="0" w:color="auto"/>
              </w:divBdr>
              <w:divsChild>
                <w:div w:id="1623458563">
                  <w:marLeft w:val="0"/>
                  <w:marRight w:val="0"/>
                  <w:marTop w:val="0"/>
                  <w:marBottom w:val="0"/>
                  <w:divBdr>
                    <w:top w:val="none" w:sz="0" w:space="0" w:color="auto"/>
                    <w:left w:val="none" w:sz="0" w:space="0" w:color="auto"/>
                    <w:bottom w:val="none" w:sz="0" w:space="0" w:color="auto"/>
                    <w:right w:val="none" w:sz="0" w:space="0" w:color="auto"/>
                  </w:divBdr>
                  <w:divsChild>
                    <w:div w:id="1154948856">
                      <w:marLeft w:val="0"/>
                      <w:marRight w:val="0"/>
                      <w:marTop w:val="0"/>
                      <w:marBottom w:val="0"/>
                      <w:divBdr>
                        <w:top w:val="none" w:sz="0" w:space="0" w:color="auto"/>
                        <w:left w:val="none" w:sz="0" w:space="0" w:color="auto"/>
                        <w:bottom w:val="none" w:sz="0" w:space="0" w:color="auto"/>
                        <w:right w:val="none" w:sz="0" w:space="0" w:color="auto"/>
                      </w:divBdr>
                      <w:divsChild>
                        <w:div w:id="66610048">
                          <w:marLeft w:val="0"/>
                          <w:marRight w:val="0"/>
                          <w:marTop w:val="0"/>
                          <w:marBottom w:val="0"/>
                          <w:divBdr>
                            <w:top w:val="none" w:sz="0" w:space="0" w:color="auto"/>
                            <w:left w:val="none" w:sz="0" w:space="0" w:color="auto"/>
                            <w:bottom w:val="none" w:sz="0" w:space="0" w:color="auto"/>
                            <w:right w:val="none" w:sz="0" w:space="0" w:color="auto"/>
                          </w:divBdr>
                          <w:divsChild>
                            <w:div w:id="10565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0800">
                      <w:marLeft w:val="0"/>
                      <w:marRight w:val="0"/>
                      <w:marTop w:val="0"/>
                      <w:marBottom w:val="0"/>
                      <w:divBdr>
                        <w:top w:val="none" w:sz="0" w:space="0" w:color="auto"/>
                        <w:left w:val="none" w:sz="0" w:space="0" w:color="auto"/>
                        <w:bottom w:val="none" w:sz="0" w:space="0" w:color="auto"/>
                        <w:right w:val="none" w:sz="0" w:space="0" w:color="auto"/>
                      </w:divBdr>
                      <w:divsChild>
                        <w:div w:id="1640957059">
                          <w:marLeft w:val="0"/>
                          <w:marRight w:val="0"/>
                          <w:marTop w:val="0"/>
                          <w:marBottom w:val="0"/>
                          <w:divBdr>
                            <w:top w:val="none" w:sz="0" w:space="0" w:color="auto"/>
                            <w:left w:val="none" w:sz="0" w:space="0" w:color="auto"/>
                            <w:bottom w:val="none" w:sz="0" w:space="0" w:color="auto"/>
                            <w:right w:val="none" w:sz="0" w:space="0" w:color="auto"/>
                          </w:divBdr>
                          <w:divsChild>
                            <w:div w:id="2564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979438">
          <w:marLeft w:val="0"/>
          <w:marRight w:val="0"/>
          <w:marTop w:val="0"/>
          <w:marBottom w:val="0"/>
          <w:divBdr>
            <w:top w:val="none" w:sz="0" w:space="0" w:color="auto"/>
            <w:left w:val="none" w:sz="0" w:space="0" w:color="auto"/>
            <w:bottom w:val="none" w:sz="0" w:space="0" w:color="auto"/>
            <w:right w:val="none" w:sz="0" w:space="0" w:color="auto"/>
          </w:divBdr>
          <w:divsChild>
            <w:div w:id="1092165222">
              <w:marLeft w:val="0"/>
              <w:marRight w:val="0"/>
              <w:marTop w:val="0"/>
              <w:marBottom w:val="0"/>
              <w:divBdr>
                <w:top w:val="none" w:sz="0" w:space="0" w:color="auto"/>
                <w:left w:val="none" w:sz="0" w:space="0" w:color="auto"/>
                <w:bottom w:val="none" w:sz="0" w:space="0" w:color="auto"/>
                <w:right w:val="none" w:sz="0" w:space="0" w:color="auto"/>
              </w:divBdr>
              <w:divsChild>
                <w:div w:id="652370727">
                  <w:marLeft w:val="0"/>
                  <w:marRight w:val="0"/>
                  <w:marTop w:val="0"/>
                  <w:marBottom w:val="0"/>
                  <w:divBdr>
                    <w:top w:val="none" w:sz="0" w:space="0" w:color="auto"/>
                    <w:left w:val="none" w:sz="0" w:space="0" w:color="auto"/>
                    <w:bottom w:val="none" w:sz="0" w:space="0" w:color="auto"/>
                    <w:right w:val="none" w:sz="0" w:space="0" w:color="auto"/>
                  </w:divBdr>
                </w:div>
                <w:div w:id="1943683532">
                  <w:marLeft w:val="0"/>
                  <w:marRight w:val="0"/>
                  <w:marTop w:val="0"/>
                  <w:marBottom w:val="0"/>
                  <w:divBdr>
                    <w:top w:val="none" w:sz="0" w:space="0" w:color="auto"/>
                    <w:left w:val="none" w:sz="0" w:space="0" w:color="auto"/>
                    <w:bottom w:val="none" w:sz="0" w:space="0" w:color="auto"/>
                    <w:right w:val="none" w:sz="0" w:space="0" w:color="auto"/>
                  </w:divBdr>
                </w:div>
                <w:div w:id="1369067346">
                  <w:marLeft w:val="0"/>
                  <w:marRight w:val="0"/>
                  <w:marTop w:val="0"/>
                  <w:marBottom w:val="0"/>
                  <w:divBdr>
                    <w:top w:val="none" w:sz="0" w:space="0" w:color="auto"/>
                    <w:left w:val="none" w:sz="0" w:space="0" w:color="auto"/>
                    <w:bottom w:val="none" w:sz="0" w:space="0" w:color="auto"/>
                    <w:right w:val="none" w:sz="0" w:space="0" w:color="auto"/>
                  </w:divBdr>
                </w:div>
                <w:div w:id="581839538">
                  <w:marLeft w:val="0"/>
                  <w:marRight w:val="0"/>
                  <w:marTop w:val="0"/>
                  <w:marBottom w:val="0"/>
                  <w:divBdr>
                    <w:top w:val="none" w:sz="0" w:space="0" w:color="auto"/>
                    <w:left w:val="none" w:sz="0" w:space="0" w:color="auto"/>
                    <w:bottom w:val="none" w:sz="0" w:space="0" w:color="auto"/>
                    <w:right w:val="none" w:sz="0" w:space="0" w:color="auto"/>
                  </w:divBdr>
                </w:div>
                <w:div w:id="2766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2025">
          <w:marLeft w:val="0"/>
          <w:marRight w:val="0"/>
          <w:marTop w:val="0"/>
          <w:marBottom w:val="0"/>
          <w:divBdr>
            <w:top w:val="none" w:sz="0" w:space="0" w:color="auto"/>
            <w:left w:val="none" w:sz="0" w:space="0" w:color="auto"/>
            <w:bottom w:val="none" w:sz="0" w:space="0" w:color="auto"/>
            <w:right w:val="none" w:sz="0" w:space="0" w:color="auto"/>
          </w:divBdr>
          <w:divsChild>
            <w:div w:id="2009601803">
              <w:marLeft w:val="0"/>
              <w:marRight w:val="0"/>
              <w:marTop w:val="0"/>
              <w:marBottom w:val="0"/>
              <w:divBdr>
                <w:top w:val="none" w:sz="0" w:space="0" w:color="auto"/>
                <w:left w:val="none" w:sz="0" w:space="0" w:color="auto"/>
                <w:bottom w:val="none" w:sz="0" w:space="0" w:color="auto"/>
                <w:right w:val="none" w:sz="0" w:space="0" w:color="auto"/>
              </w:divBdr>
              <w:divsChild>
                <w:div w:id="259799095">
                  <w:marLeft w:val="0"/>
                  <w:marRight w:val="0"/>
                  <w:marTop w:val="0"/>
                  <w:marBottom w:val="0"/>
                  <w:divBdr>
                    <w:top w:val="none" w:sz="0" w:space="0" w:color="auto"/>
                    <w:left w:val="none" w:sz="0" w:space="0" w:color="auto"/>
                    <w:bottom w:val="none" w:sz="0" w:space="0" w:color="auto"/>
                    <w:right w:val="none" w:sz="0" w:space="0" w:color="auto"/>
                  </w:divBdr>
                  <w:divsChild>
                    <w:div w:id="2027175370">
                      <w:marLeft w:val="0"/>
                      <w:marRight w:val="0"/>
                      <w:marTop w:val="0"/>
                      <w:marBottom w:val="0"/>
                      <w:divBdr>
                        <w:top w:val="none" w:sz="0" w:space="0" w:color="auto"/>
                        <w:left w:val="none" w:sz="0" w:space="0" w:color="auto"/>
                        <w:bottom w:val="none" w:sz="0" w:space="0" w:color="auto"/>
                        <w:right w:val="none" w:sz="0" w:space="0" w:color="auto"/>
                      </w:divBdr>
                      <w:divsChild>
                        <w:div w:id="775713086">
                          <w:marLeft w:val="0"/>
                          <w:marRight w:val="0"/>
                          <w:marTop w:val="0"/>
                          <w:marBottom w:val="0"/>
                          <w:divBdr>
                            <w:top w:val="none" w:sz="0" w:space="0" w:color="auto"/>
                            <w:left w:val="none" w:sz="0" w:space="0" w:color="auto"/>
                            <w:bottom w:val="none" w:sz="0" w:space="0" w:color="auto"/>
                            <w:right w:val="none" w:sz="0" w:space="0" w:color="auto"/>
                          </w:divBdr>
                          <w:divsChild>
                            <w:div w:id="1470243630">
                              <w:marLeft w:val="0"/>
                              <w:marRight w:val="0"/>
                              <w:marTop w:val="0"/>
                              <w:marBottom w:val="0"/>
                              <w:divBdr>
                                <w:top w:val="none" w:sz="0" w:space="0" w:color="auto"/>
                                <w:left w:val="none" w:sz="0" w:space="0" w:color="auto"/>
                                <w:bottom w:val="none" w:sz="0" w:space="0" w:color="auto"/>
                                <w:right w:val="none" w:sz="0" w:space="0" w:color="auto"/>
                              </w:divBdr>
                              <w:divsChild>
                                <w:div w:id="825824569">
                                  <w:marLeft w:val="0"/>
                                  <w:marRight w:val="0"/>
                                  <w:marTop w:val="0"/>
                                  <w:marBottom w:val="0"/>
                                  <w:divBdr>
                                    <w:top w:val="none" w:sz="0" w:space="0" w:color="auto"/>
                                    <w:left w:val="none" w:sz="0" w:space="0" w:color="auto"/>
                                    <w:bottom w:val="none" w:sz="0" w:space="0" w:color="auto"/>
                                    <w:right w:val="none" w:sz="0" w:space="0" w:color="auto"/>
                                  </w:divBdr>
                                </w:div>
                                <w:div w:id="12591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93678">
                  <w:marLeft w:val="0"/>
                  <w:marRight w:val="0"/>
                  <w:marTop w:val="0"/>
                  <w:marBottom w:val="0"/>
                  <w:divBdr>
                    <w:top w:val="none" w:sz="0" w:space="0" w:color="auto"/>
                    <w:left w:val="none" w:sz="0" w:space="0" w:color="auto"/>
                    <w:bottom w:val="none" w:sz="0" w:space="0" w:color="auto"/>
                    <w:right w:val="none" w:sz="0" w:space="0" w:color="auto"/>
                  </w:divBdr>
                  <w:divsChild>
                    <w:div w:id="994527443">
                      <w:marLeft w:val="0"/>
                      <w:marRight w:val="0"/>
                      <w:marTop w:val="0"/>
                      <w:marBottom w:val="0"/>
                      <w:divBdr>
                        <w:top w:val="none" w:sz="0" w:space="0" w:color="auto"/>
                        <w:left w:val="none" w:sz="0" w:space="0" w:color="auto"/>
                        <w:bottom w:val="none" w:sz="0" w:space="0" w:color="auto"/>
                        <w:right w:val="none" w:sz="0" w:space="0" w:color="auto"/>
                      </w:divBdr>
                      <w:divsChild>
                        <w:div w:id="2145848559">
                          <w:marLeft w:val="0"/>
                          <w:marRight w:val="0"/>
                          <w:marTop w:val="0"/>
                          <w:marBottom w:val="0"/>
                          <w:divBdr>
                            <w:top w:val="none" w:sz="0" w:space="0" w:color="auto"/>
                            <w:left w:val="none" w:sz="0" w:space="0" w:color="auto"/>
                            <w:bottom w:val="none" w:sz="0" w:space="0" w:color="auto"/>
                            <w:right w:val="none" w:sz="0" w:space="0" w:color="auto"/>
                          </w:divBdr>
                          <w:divsChild>
                            <w:div w:id="889074992">
                              <w:marLeft w:val="0"/>
                              <w:marRight w:val="0"/>
                              <w:marTop w:val="0"/>
                              <w:marBottom w:val="0"/>
                              <w:divBdr>
                                <w:top w:val="none" w:sz="0" w:space="0" w:color="auto"/>
                                <w:left w:val="none" w:sz="0" w:space="0" w:color="auto"/>
                                <w:bottom w:val="none" w:sz="0" w:space="0" w:color="auto"/>
                                <w:right w:val="none" w:sz="0" w:space="0" w:color="auto"/>
                              </w:divBdr>
                              <w:divsChild>
                                <w:div w:id="1919557582">
                                  <w:marLeft w:val="0"/>
                                  <w:marRight w:val="0"/>
                                  <w:marTop w:val="0"/>
                                  <w:marBottom w:val="0"/>
                                  <w:divBdr>
                                    <w:top w:val="none" w:sz="0" w:space="0" w:color="auto"/>
                                    <w:left w:val="none" w:sz="0" w:space="0" w:color="auto"/>
                                    <w:bottom w:val="none" w:sz="0" w:space="0" w:color="auto"/>
                                    <w:right w:val="none" w:sz="0" w:space="0" w:color="auto"/>
                                  </w:divBdr>
                                  <w:divsChild>
                                    <w:div w:id="1852333359">
                                      <w:marLeft w:val="0"/>
                                      <w:marRight w:val="0"/>
                                      <w:marTop w:val="0"/>
                                      <w:marBottom w:val="0"/>
                                      <w:divBdr>
                                        <w:top w:val="none" w:sz="0" w:space="0" w:color="auto"/>
                                        <w:left w:val="none" w:sz="0" w:space="0" w:color="auto"/>
                                        <w:bottom w:val="none" w:sz="0" w:space="0" w:color="auto"/>
                                        <w:right w:val="none" w:sz="0" w:space="0" w:color="auto"/>
                                      </w:divBdr>
                                      <w:divsChild>
                                        <w:div w:id="1504472611">
                                          <w:marLeft w:val="0"/>
                                          <w:marRight w:val="0"/>
                                          <w:marTop w:val="0"/>
                                          <w:marBottom w:val="0"/>
                                          <w:divBdr>
                                            <w:top w:val="none" w:sz="0" w:space="0" w:color="auto"/>
                                            <w:left w:val="none" w:sz="0" w:space="0" w:color="auto"/>
                                            <w:bottom w:val="none" w:sz="0" w:space="0" w:color="auto"/>
                                            <w:right w:val="none" w:sz="0" w:space="0" w:color="auto"/>
                                          </w:divBdr>
                                          <w:divsChild>
                                            <w:div w:id="88437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473243">
          <w:marLeft w:val="0"/>
          <w:marRight w:val="0"/>
          <w:marTop w:val="0"/>
          <w:marBottom w:val="0"/>
          <w:divBdr>
            <w:top w:val="none" w:sz="0" w:space="0" w:color="auto"/>
            <w:left w:val="none" w:sz="0" w:space="0" w:color="auto"/>
            <w:bottom w:val="none" w:sz="0" w:space="0" w:color="auto"/>
            <w:right w:val="none" w:sz="0" w:space="0" w:color="auto"/>
          </w:divBdr>
          <w:divsChild>
            <w:div w:id="762648445">
              <w:marLeft w:val="0"/>
              <w:marRight w:val="0"/>
              <w:marTop w:val="0"/>
              <w:marBottom w:val="0"/>
              <w:divBdr>
                <w:top w:val="none" w:sz="0" w:space="0" w:color="auto"/>
                <w:left w:val="none" w:sz="0" w:space="0" w:color="auto"/>
                <w:bottom w:val="none" w:sz="0" w:space="0" w:color="auto"/>
                <w:right w:val="none" w:sz="0" w:space="0" w:color="auto"/>
              </w:divBdr>
            </w:div>
          </w:divsChild>
        </w:div>
        <w:div w:id="711423679">
          <w:marLeft w:val="0"/>
          <w:marRight w:val="0"/>
          <w:marTop w:val="0"/>
          <w:marBottom w:val="0"/>
          <w:divBdr>
            <w:top w:val="none" w:sz="0" w:space="0" w:color="auto"/>
            <w:left w:val="none" w:sz="0" w:space="0" w:color="auto"/>
            <w:bottom w:val="none" w:sz="0" w:space="0" w:color="auto"/>
            <w:right w:val="none" w:sz="0" w:space="0" w:color="auto"/>
          </w:divBdr>
          <w:divsChild>
            <w:div w:id="1262757852">
              <w:marLeft w:val="0"/>
              <w:marRight w:val="0"/>
              <w:marTop w:val="0"/>
              <w:marBottom w:val="0"/>
              <w:divBdr>
                <w:top w:val="none" w:sz="0" w:space="0" w:color="auto"/>
                <w:left w:val="none" w:sz="0" w:space="0" w:color="auto"/>
                <w:bottom w:val="none" w:sz="0" w:space="0" w:color="auto"/>
                <w:right w:val="none" w:sz="0" w:space="0" w:color="auto"/>
              </w:divBdr>
              <w:divsChild>
                <w:div w:id="1895000731">
                  <w:marLeft w:val="0"/>
                  <w:marRight w:val="0"/>
                  <w:marTop w:val="0"/>
                  <w:marBottom w:val="0"/>
                  <w:divBdr>
                    <w:top w:val="none" w:sz="0" w:space="0" w:color="auto"/>
                    <w:left w:val="none" w:sz="0" w:space="0" w:color="auto"/>
                    <w:bottom w:val="none" w:sz="0" w:space="0" w:color="auto"/>
                    <w:right w:val="none" w:sz="0" w:space="0" w:color="auto"/>
                  </w:divBdr>
                  <w:divsChild>
                    <w:div w:id="710422414">
                      <w:marLeft w:val="0"/>
                      <w:marRight w:val="0"/>
                      <w:marTop w:val="0"/>
                      <w:marBottom w:val="0"/>
                      <w:divBdr>
                        <w:top w:val="none" w:sz="0" w:space="0" w:color="auto"/>
                        <w:left w:val="none" w:sz="0" w:space="0" w:color="auto"/>
                        <w:bottom w:val="none" w:sz="0" w:space="0" w:color="auto"/>
                        <w:right w:val="none" w:sz="0" w:space="0" w:color="auto"/>
                      </w:divBdr>
                      <w:divsChild>
                        <w:div w:id="14202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06760">
                  <w:marLeft w:val="0"/>
                  <w:marRight w:val="0"/>
                  <w:marTop w:val="0"/>
                  <w:marBottom w:val="0"/>
                  <w:divBdr>
                    <w:top w:val="none" w:sz="0" w:space="0" w:color="auto"/>
                    <w:left w:val="none" w:sz="0" w:space="0" w:color="auto"/>
                    <w:bottom w:val="none" w:sz="0" w:space="0" w:color="auto"/>
                    <w:right w:val="none" w:sz="0" w:space="0" w:color="auto"/>
                  </w:divBdr>
                  <w:divsChild>
                    <w:div w:id="1265766050">
                      <w:marLeft w:val="0"/>
                      <w:marRight w:val="0"/>
                      <w:marTop w:val="0"/>
                      <w:marBottom w:val="0"/>
                      <w:divBdr>
                        <w:top w:val="none" w:sz="0" w:space="0" w:color="auto"/>
                        <w:left w:val="none" w:sz="0" w:space="0" w:color="auto"/>
                        <w:bottom w:val="none" w:sz="0" w:space="0" w:color="auto"/>
                        <w:right w:val="none" w:sz="0" w:space="0" w:color="auto"/>
                      </w:divBdr>
                      <w:divsChild>
                        <w:div w:id="1944023930">
                          <w:marLeft w:val="0"/>
                          <w:marRight w:val="0"/>
                          <w:marTop w:val="0"/>
                          <w:marBottom w:val="0"/>
                          <w:divBdr>
                            <w:top w:val="none" w:sz="0" w:space="0" w:color="auto"/>
                            <w:left w:val="none" w:sz="0" w:space="0" w:color="auto"/>
                            <w:bottom w:val="none" w:sz="0" w:space="0" w:color="auto"/>
                            <w:right w:val="none" w:sz="0" w:space="0" w:color="auto"/>
                          </w:divBdr>
                          <w:divsChild>
                            <w:div w:id="18904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528669">
          <w:marLeft w:val="0"/>
          <w:marRight w:val="0"/>
          <w:marTop w:val="0"/>
          <w:marBottom w:val="0"/>
          <w:divBdr>
            <w:top w:val="none" w:sz="0" w:space="0" w:color="auto"/>
            <w:left w:val="none" w:sz="0" w:space="0" w:color="auto"/>
            <w:bottom w:val="none" w:sz="0" w:space="0" w:color="auto"/>
            <w:right w:val="none" w:sz="0" w:space="0" w:color="auto"/>
          </w:divBdr>
          <w:divsChild>
            <w:div w:id="221526850">
              <w:marLeft w:val="0"/>
              <w:marRight w:val="0"/>
              <w:marTop w:val="0"/>
              <w:marBottom w:val="0"/>
              <w:divBdr>
                <w:top w:val="none" w:sz="0" w:space="0" w:color="auto"/>
                <w:left w:val="none" w:sz="0" w:space="0" w:color="auto"/>
                <w:bottom w:val="none" w:sz="0" w:space="0" w:color="auto"/>
                <w:right w:val="none" w:sz="0" w:space="0" w:color="auto"/>
              </w:divBdr>
              <w:divsChild>
                <w:div w:id="454256340">
                  <w:marLeft w:val="0"/>
                  <w:marRight w:val="0"/>
                  <w:marTop w:val="0"/>
                  <w:marBottom w:val="0"/>
                  <w:divBdr>
                    <w:top w:val="none" w:sz="0" w:space="0" w:color="auto"/>
                    <w:left w:val="none" w:sz="0" w:space="0" w:color="auto"/>
                    <w:bottom w:val="none" w:sz="0" w:space="0" w:color="auto"/>
                    <w:right w:val="none" w:sz="0" w:space="0" w:color="auto"/>
                  </w:divBdr>
                  <w:divsChild>
                    <w:div w:id="46612412">
                      <w:marLeft w:val="0"/>
                      <w:marRight w:val="0"/>
                      <w:marTop w:val="0"/>
                      <w:marBottom w:val="0"/>
                      <w:divBdr>
                        <w:top w:val="none" w:sz="0" w:space="0" w:color="auto"/>
                        <w:left w:val="none" w:sz="0" w:space="0" w:color="auto"/>
                        <w:bottom w:val="none" w:sz="0" w:space="0" w:color="auto"/>
                        <w:right w:val="none" w:sz="0" w:space="0" w:color="auto"/>
                      </w:divBdr>
                      <w:divsChild>
                        <w:div w:id="1289435891">
                          <w:marLeft w:val="0"/>
                          <w:marRight w:val="0"/>
                          <w:marTop w:val="0"/>
                          <w:marBottom w:val="0"/>
                          <w:divBdr>
                            <w:top w:val="none" w:sz="0" w:space="0" w:color="auto"/>
                            <w:left w:val="none" w:sz="0" w:space="0" w:color="auto"/>
                            <w:bottom w:val="none" w:sz="0" w:space="0" w:color="auto"/>
                            <w:right w:val="none" w:sz="0" w:space="0" w:color="auto"/>
                          </w:divBdr>
                          <w:divsChild>
                            <w:div w:id="965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8303">
                  <w:marLeft w:val="0"/>
                  <w:marRight w:val="0"/>
                  <w:marTop w:val="0"/>
                  <w:marBottom w:val="0"/>
                  <w:divBdr>
                    <w:top w:val="none" w:sz="0" w:space="0" w:color="auto"/>
                    <w:left w:val="none" w:sz="0" w:space="0" w:color="auto"/>
                    <w:bottom w:val="none" w:sz="0" w:space="0" w:color="auto"/>
                    <w:right w:val="none" w:sz="0" w:space="0" w:color="auto"/>
                  </w:divBdr>
                  <w:divsChild>
                    <w:div w:id="2089494377">
                      <w:marLeft w:val="0"/>
                      <w:marRight w:val="0"/>
                      <w:marTop w:val="0"/>
                      <w:marBottom w:val="0"/>
                      <w:divBdr>
                        <w:top w:val="none" w:sz="0" w:space="0" w:color="auto"/>
                        <w:left w:val="none" w:sz="0" w:space="0" w:color="auto"/>
                        <w:bottom w:val="none" w:sz="0" w:space="0" w:color="auto"/>
                        <w:right w:val="none" w:sz="0" w:space="0" w:color="auto"/>
                      </w:divBdr>
                      <w:divsChild>
                        <w:div w:id="951669615">
                          <w:marLeft w:val="0"/>
                          <w:marRight w:val="0"/>
                          <w:marTop w:val="0"/>
                          <w:marBottom w:val="0"/>
                          <w:divBdr>
                            <w:top w:val="none" w:sz="0" w:space="0" w:color="auto"/>
                            <w:left w:val="none" w:sz="0" w:space="0" w:color="auto"/>
                            <w:bottom w:val="none" w:sz="0" w:space="0" w:color="auto"/>
                            <w:right w:val="none" w:sz="0" w:space="0" w:color="auto"/>
                          </w:divBdr>
                          <w:divsChild>
                            <w:div w:id="19143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060397">
          <w:marLeft w:val="0"/>
          <w:marRight w:val="0"/>
          <w:marTop w:val="0"/>
          <w:marBottom w:val="0"/>
          <w:divBdr>
            <w:top w:val="none" w:sz="0" w:space="0" w:color="auto"/>
            <w:left w:val="none" w:sz="0" w:space="0" w:color="auto"/>
            <w:bottom w:val="none" w:sz="0" w:space="0" w:color="auto"/>
            <w:right w:val="none" w:sz="0" w:space="0" w:color="auto"/>
          </w:divBdr>
          <w:divsChild>
            <w:div w:id="974065509">
              <w:marLeft w:val="0"/>
              <w:marRight w:val="0"/>
              <w:marTop w:val="0"/>
              <w:marBottom w:val="0"/>
              <w:divBdr>
                <w:top w:val="none" w:sz="0" w:space="0" w:color="auto"/>
                <w:left w:val="none" w:sz="0" w:space="0" w:color="auto"/>
                <w:bottom w:val="none" w:sz="0" w:space="0" w:color="auto"/>
                <w:right w:val="none" w:sz="0" w:space="0" w:color="auto"/>
              </w:divBdr>
              <w:divsChild>
                <w:div w:id="62990757">
                  <w:marLeft w:val="0"/>
                  <w:marRight w:val="0"/>
                  <w:marTop w:val="0"/>
                  <w:marBottom w:val="0"/>
                  <w:divBdr>
                    <w:top w:val="none" w:sz="0" w:space="0" w:color="auto"/>
                    <w:left w:val="none" w:sz="0" w:space="0" w:color="auto"/>
                    <w:bottom w:val="none" w:sz="0" w:space="0" w:color="auto"/>
                    <w:right w:val="none" w:sz="0" w:space="0" w:color="auto"/>
                  </w:divBdr>
                  <w:divsChild>
                    <w:div w:id="1711806853">
                      <w:marLeft w:val="0"/>
                      <w:marRight w:val="0"/>
                      <w:marTop w:val="0"/>
                      <w:marBottom w:val="0"/>
                      <w:divBdr>
                        <w:top w:val="none" w:sz="0" w:space="0" w:color="auto"/>
                        <w:left w:val="none" w:sz="0" w:space="0" w:color="auto"/>
                        <w:bottom w:val="none" w:sz="0" w:space="0" w:color="auto"/>
                        <w:right w:val="none" w:sz="0" w:space="0" w:color="auto"/>
                      </w:divBdr>
                    </w:div>
                    <w:div w:id="818617990">
                      <w:marLeft w:val="0"/>
                      <w:marRight w:val="0"/>
                      <w:marTop w:val="0"/>
                      <w:marBottom w:val="0"/>
                      <w:divBdr>
                        <w:top w:val="none" w:sz="0" w:space="0" w:color="auto"/>
                        <w:left w:val="none" w:sz="0" w:space="0" w:color="auto"/>
                        <w:bottom w:val="none" w:sz="0" w:space="0" w:color="auto"/>
                        <w:right w:val="none" w:sz="0" w:space="0" w:color="auto"/>
                      </w:divBdr>
                      <w:divsChild>
                        <w:div w:id="1726367675">
                          <w:marLeft w:val="0"/>
                          <w:marRight w:val="0"/>
                          <w:marTop w:val="0"/>
                          <w:marBottom w:val="0"/>
                          <w:divBdr>
                            <w:top w:val="none" w:sz="0" w:space="0" w:color="auto"/>
                            <w:left w:val="none" w:sz="0" w:space="0" w:color="auto"/>
                            <w:bottom w:val="none" w:sz="0" w:space="0" w:color="auto"/>
                            <w:right w:val="none" w:sz="0" w:space="0" w:color="auto"/>
                          </w:divBdr>
                          <w:divsChild>
                            <w:div w:id="365564473">
                              <w:marLeft w:val="0"/>
                              <w:marRight w:val="0"/>
                              <w:marTop w:val="0"/>
                              <w:marBottom w:val="0"/>
                              <w:divBdr>
                                <w:top w:val="none" w:sz="0" w:space="0" w:color="auto"/>
                                <w:left w:val="none" w:sz="0" w:space="0" w:color="auto"/>
                                <w:bottom w:val="none" w:sz="0" w:space="0" w:color="auto"/>
                                <w:right w:val="none" w:sz="0" w:space="0" w:color="auto"/>
                              </w:divBdr>
                            </w:div>
                            <w:div w:id="410808330">
                              <w:marLeft w:val="0"/>
                              <w:marRight w:val="0"/>
                              <w:marTop w:val="0"/>
                              <w:marBottom w:val="0"/>
                              <w:divBdr>
                                <w:top w:val="none" w:sz="0" w:space="0" w:color="auto"/>
                                <w:left w:val="none" w:sz="0" w:space="0" w:color="auto"/>
                                <w:bottom w:val="none" w:sz="0" w:space="0" w:color="auto"/>
                                <w:right w:val="none" w:sz="0" w:space="0" w:color="auto"/>
                              </w:divBdr>
                            </w:div>
                          </w:divsChild>
                        </w:div>
                        <w:div w:id="6862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51557">
          <w:marLeft w:val="0"/>
          <w:marRight w:val="0"/>
          <w:marTop w:val="0"/>
          <w:marBottom w:val="0"/>
          <w:divBdr>
            <w:top w:val="none" w:sz="0" w:space="0" w:color="auto"/>
            <w:left w:val="none" w:sz="0" w:space="0" w:color="auto"/>
            <w:bottom w:val="none" w:sz="0" w:space="0" w:color="auto"/>
            <w:right w:val="none" w:sz="0" w:space="0" w:color="auto"/>
          </w:divBdr>
          <w:divsChild>
            <w:div w:id="905534487">
              <w:marLeft w:val="0"/>
              <w:marRight w:val="0"/>
              <w:marTop w:val="0"/>
              <w:marBottom w:val="0"/>
              <w:divBdr>
                <w:top w:val="none" w:sz="0" w:space="0" w:color="auto"/>
                <w:left w:val="none" w:sz="0" w:space="0" w:color="auto"/>
                <w:bottom w:val="none" w:sz="0" w:space="0" w:color="auto"/>
                <w:right w:val="none" w:sz="0" w:space="0" w:color="auto"/>
              </w:divBdr>
              <w:divsChild>
                <w:div w:id="1931503544">
                  <w:marLeft w:val="0"/>
                  <w:marRight w:val="0"/>
                  <w:marTop w:val="0"/>
                  <w:marBottom w:val="0"/>
                  <w:divBdr>
                    <w:top w:val="none" w:sz="0" w:space="0" w:color="auto"/>
                    <w:left w:val="none" w:sz="0" w:space="0" w:color="auto"/>
                    <w:bottom w:val="none" w:sz="0" w:space="0" w:color="auto"/>
                    <w:right w:val="none" w:sz="0" w:space="0" w:color="auto"/>
                  </w:divBdr>
                  <w:divsChild>
                    <w:div w:id="1748647594">
                      <w:marLeft w:val="0"/>
                      <w:marRight w:val="0"/>
                      <w:marTop w:val="0"/>
                      <w:marBottom w:val="0"/>
                      <w:divBdr>
                        <w:top w:val="none" w:sz="0" w:space="0" w:color="auto"/>
                        <w:left w:val="none" w:sz="0" w:space="0" w:color="auto"/>
                        <w:bottom w:val="none" w:sz="0" w:space="0" w:color="auto"/>
                        <w:right w:val="none" w:sz="0" w:space="0" w:color="auto"/>
                      </w:divBdr>
                    </w:div>
                    <w:div w:id="766928149">
                      <w:marLeft w:val="0"/>
                      <w:marRight w:val="0"/>
                      <w:marTop w:val="0"/>
                      <w:marBottom w:val="0"/>
                      <w:divBdr>
                        <w:top w:val="none" w:sz="0" w:space="0" w:color="auto"/>
                        <w:left w:val="none" w:sz="0" w:space="0" w:color="auto"/>
                        <w:bottom w:val="none" w:sz="0" w:space="0" w:color="auto"/>
                        <w:right w:val="none" w:sz="0" w:space="0" w:color="auto"/>
                      </w:divBdr>
                      <w:divsChild>
                        <w:div w:id="413674488">
                          <w:marLeft w:val="0"/>
                          <w:marRight w:val="0"/>
                          <w:marTop w:val="0"/>
                          <w:marBottom w:val="0"/>
                          <w:divBdr>
                            <w:top w:val="none" w:sz="0" w:space="0" w:color="auto"/>
                            <w:left w:val="none" w:sz="0" w:space="0" w:color="auto"/>
                            <w:bottom w:val="none" w:sz="0" w:space="0" w:color="auto"/>
                            <w:right w:val="none" w:sz="0" w:space="0" w:color="auto"/>
                          </w:divBdr>
                          <w:divsChild>
                            <w:div w:id="292712310">
                              <w:marLeft w:val="0"/>
                              <w:marRight w:val="0"/>
                              <w:marTop w:val="0"/>
                              <w:marBottom w:val="0"/>
                              <w:divBdr>
                                <w:top w:val="none" w:sz="0" w:space="0" w:color="auto"/>
                                <w:left w:val="none" w:sz="0" w:space="0" w:color="auto"/>
                                <w:bottom w:val="none" w:sz="0" w:space="0" w:color="auto"/>
                                <w:right w:val="none" w:sz="0" w:space="0" w:color="auto"/>
                              </w:divBdr>
                            </w:div>
                          </w:divsChild>
                        </w:div>
                        <w:div w:id="5638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075487">
          <w:marLeft w:val="0"/>
          <w:marRight w:val="0"/>
          <w:marTop w:val="0"/>
          <w:marBottom w:val="0"/>
          <w:divBdr>
            <w:top w:val="none" w:sz="0" w:space="0" w:color="auto"/>
            <w:left w:val="none" w:sz="0" w:space="0" w:color="auto"/>
            <w:bottom w:val="none" w:sz="0" w:space="0" w:color="auto"/>
            <w:right w:val="none" w:sz="0" w:space="0" w:color="auto"/>
          </w:divBdr>
          <w:divsChild>
            <w:div w:id="1195340263">
              <w:marLeft w:val="0"/>
              <w:marRight w:val="0"/>
              <w:marTop w:val="0"/>
              <w:marBottom w:val="0"/>
              <w:divBdr>
                <w:top w:val="none" w:sz="0" w:space="0" w:color="auto"/>
                <w:left w:val="none" w:sz="0" w:space="0" w:color="auto"/>
                <w:bottom w:val="none" w:sz="0" w:space="0" w:color="auto"/>
                <w:right w:val="none" w:sz="0" w:space="0" w:color="auto"/>
              </w:divBdr>
              <w:divsChild>
                <w:div w:id="253247808">
                  <w:marLeft w:val="0"/>
                  <w:marRight w:val="0"/>
                  <w:marTop w:val="0"/>
                  <w:marBottom w:val="0"/>
                  <w:divBdr>
                    <w:top w:val="none" w:sz="0" w:space="0" w:color="auto"/>
                    <w:left w:val="none" w:sz="0" w:space="0" w:color="auto"/>
                    <w:bottom w:val="none" w:sz="0" w:space="0" w:color="auto"/>
                    <w:right w:val="none" w:sz="0" w:space="0" w:color="auto"/>
                  </w:divBdr>
                  <w:divsChild>
                    <w:div w:id="1829638002">
                      <w:marLeft w:val="0"/>
                      <w:marRight w:val="0"/>
                      <w:marTop w:val="0"/>
                      <w:marBottom w:val="0"/>
                      <w:divBdr>
                        <w:top w:val="none" w:sz="0" w:space="0" w:color="auto"/>
                        <w:left w:val="none" w:sz="0" w:space="0" w:color="auto"/>
                        <w:bottom w:val="none" w:sz="0" w:space="0" w:color="auto"/>
                        <w:right w:val="none" w:sz="0" w:space="0" w:color="auto"/>
                      </w:divBdr>
                    </w:div>
                    <w:div w:id="177744209">
                      <w:marLeft w:val="0"/>
                      <w:marRight w:val="0"/>
                      <w:marTop w:val="0"/>
                      <w:marBottom w:val="0"/>
                      <w:divBdr>
                        <w:top w:val="none" w:sz="0" w:space="0" w:color="auto"/>
                        <w:left w:val="none" w:sz="0" w:space="0" w:color="auto"/>
                        <w:bottom w:val="none" w:sz="0" w:space="0" w:color="auto"/>
                        <w:right w:val="none" w:sz="0" w:space="0" w:color="auto"/>
                      </w:divBdr>
                      <w:divsChild>
                        <w:div w:id="570119795">
                          <w:marLeft w:val="0"/>
                          <w:marRight w:val="0"/>
                          <w:marTop w:val="0"/>
                          <w:marBottom w:val="0"/>
                          <w:divBdr>
                            <w:top w:val="none" w:sz="0" w:space="0" w:color="auto"/>
                            <w:left w:val="none" w:sz="0" w:space="0" w:color="auto"/>
                            <w:bottom w:val="none" w:sz="0" w:space="0" w:color="auto"/>
                            <w:right w:val="none" w:sz="0" w:space="0" w:color="auto"/>
                          </w:divBdr>
                          <w:divsChild>
                            <w:div w:id="242841969">
                              <w:marLeft w:val="0"/>
                              <w:marRight w:val="0"/>
                              <w:marTop w:val="0"/>
                              <w:marBottom w:val="0"/>
                              <w:divBdr>
                                <w:top w:val="none" w:sz="0" w:space="0" w:color="auto"/>
                                <w:left w:val="none" w:sz="0" w:space="0" w:color="auto"/>
                                <w:bottom w:val="none" w:sz="0" w:space="0" w:color="auto"/>
                                <w:right w:val="none" w:sz="0" w:space="0" w:color="auto"/>
                              </w:divBdr>
                            </w:div>
                            <w:div w:id="70202532">
                              <w:marLeft w:val="0"/>
                              <w:marRight w:val="0"/>
                              <w:marTop w:val="0"/>
                              <w:marBottom w:val="0"/>
                              <w:divBdr>
                                <w:top w:val="none" w:sz="0" w:space="0" w:color="auto"/>
                                <w:left w:val="none" w:sz="0" w:space="0" w:color="auto"/>
                                <w:bottom w:val="none" w:sz="0" w:space="0" w:color="auto"/>
                                <w:right w:val="none" w:sz="0" w:space="0" w:color="auto"/>
                              </w:divBdr>
                            </w:div>
                          </w:divsChild>
                        </w:div>
                        <w:div w:id="103442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786674">
          <w:marLeft w:val="0"/>
          <w:marRight w:val="0"/>
          <w:marTop w:val="0"/>
          <w:marBottom w:val="0"/>
          <w:divBdr>
            <w:top w:val="none" w:sz="0" w:space="0" w:color="auto"/>
            <w:left w:val="none" w:sz="0" w:space="0" w:color="auto"/>
            <w:bottom w:val="none" w:sz="0" w:space="0" w:color="auto"/>
            <w:right w:val="none" w:sz="0" w:space="0" w:color="auto"/>
          </w:divBdr>
          <w:divsChild>
            <w:div w:id="1585996571">
              <w:marLeft w:val="0"/>
              <w:marRight w:val="0"/>
              <w:marTop w:val="0"/>
              <w:marBottom w:val="0"/>
              <w:divBdr>
                <w:top w:val="none" w:sz="0" w:space="0" w:color="auto"/>
                <w:left w:val="none" w:sz="0" w:space="0" w:color="auto"/>
                <w:bottom w:val="none" w:sz="0" w:space="0" w:color="auto"/>
                <w:right w:val="none" w:sz="0" w:space="0" w:color="auto"/>
              </w:divBdr>
              <w:divsChild>
                <w:div w:id="2104182591">
                  <w:marLeft w:val="0"/>
                  <w:marRight w:val="0"/>
                  <w:marTop w:val="0"/>
                  <w:marBottom w:val="0"/>
                  <w:divBdr>
                    <w:top w:val="none" w:sz="0" w:space="0" w:color="auto"/>
                    <w:left w:val="none" w:sz="0" w:space="0" w:color="auto"/>
                    <w:bottom w:val="none" w:sz="0" w:space="0" w:color="auto"/>
                    <w:right w:val="none" w:sz="0" w:space="0" w:color="auto"/>
                  </w:divBdr>
                  <w:divsChild>
                    <w:div w:id="1533958527">
                      <w:marLeft w:val="0"/>
                      <w:marRight w:val="0"/>
                      <w:marTop w:val="0"/>
                      <w:marBottom w:val="0"/>
                      <w:divBdr>
                        <w:top w:val="none" w:sz="0" w:space="0" w:color="auto"/>
                        <w:left w:val="none" w:sz="0" w:space="0" w:color="auto"/>
                        <w:bottom w:val="none" w:sz="0" w:space="0" w:color="auto"/>
                        <w:right w:val="none" w:sz="0" w:space="0" w:color="auto"/>
                      </w:divBdr>
                    </w:div>
                    <w:div w:id="622545011">
                      <w:marLeft w:val="0"/>
                      <w:marRight w:val="0"/>
                      <w:marTop w:val="0"/>
                      <w:marBottom w:val="0"/>
                      <w:divBdr>
                        <w:top w:val="none" w:sz="0" w:space="0" w:color="auto"/>
                        <w:left w:val="none" w:sz="0" w:space="0" w:color="auto"/>
                        <w:bottom w:val="none" w:sz="0" w:space="0" w:color="auto"/>
                        <w:right w:val="none" w:sz="0" w:space="0" w:color="auto"/>
                      </w:divBdr>
                      <w:divsChild>
                        <w:div w:id="494684701">
                          <w:marLeft w:val="0"/>
                          <w:marRight w:val="0"/>
                          <w:marTop w:val="0"/>
                          <w:marBottom w:val="0"/>
                          <w:divBdr>
                            <w:top w:val="none" w:sz="0" w:space="0" w:color="auto"/>
                            <w:left w:val="none" w:sz="0" w:space="0" w:color="auto"/>
                            <w:bottom w:val="none" w:sz="0" w:space="0" w:color="auto"/>
                            <w:right w:val="none" w:sz="0" w:space="0" w:color="auto"/>
                          </w:divBdr>
                          <w:divsChild>
                            <w:div w:id="138692543">
                              <w:marLeft w:val="0"/>
                              <w:marRight w:val="0"/>
                              <w:marTop w:val="0"/>
                              <w:marBottom w:val="0"/>
                              <w:divBdr>
                                <w:top w:val="none" w:sz="0" w:space="0" w:color="auto"/>
                                <w:left w:val="none" w:sz="0" w:space="0" w:color="auto"/>
                                <w:bottom w:val="none" w:sz="0" w:space="0" w:color="auto"/>
                                <w:right w:val="none" w:sz="0" w:space="0" w:color="auto"/>
                              </w:divBdr>
                            </w:div>
                            <w:div w:id="343284008">
                              <w:marLeft w:val="0"/>
                              <w:marRight w:val="0"/>
                              <w:marTop w:val="0"/>
                              <w:marBottom w:val="0"/>
                              <w:divBdr>
                                <w:top w:val="none" w:sz="0" w:space="0" w:color="auto"/>
                                <w:left w:val="none" w:sz="0" w:space="0" w:color="auto"/>
                                <w:bottom w:val="none" w:sz="0" w:space="0" w:color="auto"/>
                                <w:right w:val="none" w:sz="0" w:space="0" w:color="auto"/>
                              </w:divBdr>
                            </w:div>
                          </w:divsChild>
                        </w:div>
                        <w:div w:id="1487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6019">
          <w:marLeft w:val="0"/>
          <w:marRight w:val="0"/>
          <w:marTop w:val="0"/>
          <w:marBottom w:val="0"/>
          <w:divBdr>
            <w:top w:val="none" w:sz="0" w:space="0" w:color="auto"/>
            <w:left w:val="none" w:sz="0" w:space="0" w:color="auto"/>
            <w:bottom w:val="none" w:sz="0" w:space="0" w:color="auto"/>
            <w:right w:val="none" w:sz="0" w:space="0" w:color="auto"/>
          </w:divBdr>
          <w:divsChild>
            <w:div w:id="315886915">
              <w:marLeft w:val="0"/>
              <w:marRight w:val="0"/>
              <w:marTop w:val="0"/>
              <w:marBottom w:val="0"/>
              <w:divBdr>
                <w:top w:val="none" w:sz="0" w:space="0" w:color="auto"/>
                <w:left w:val="none" w:sz="0" w:space="0" w:color="auto"/>
                <w:bottom w:val="none" w:sz="0" w:space="0" w:color="auto"/>
                <w:right w:val="none" w:sz="0" w:space="0" w:color="auto"/>
              </w:divBdr>
              <w:divsChild>
                <w:div w:id="873466814">
                  <w:marLeft w:val="0"/>
                  <w:marRight w:val="0"/>
                  <w:marTop w:val="0"/>
                  <w:marBottom w:val="0"/>
                  <w:divBdr>
                    <w:top w:val="none" w:sz="0" w:space="0" w:color="auto"/>
                    <w:left w:val="none" w:sz="0" w:space="0" w:color="auto"/>
                    <w:bottom w:val="none" w:sz="0" w:space="0" w:color="auto"/>
                    <w:right w:val="none" w:sz="0" w:space="0" w:color="auto"/>
                  </w:divBdr>
                  <w:divsChild>
                    <w:div w:id="1258101546">
                      <w:marLeft w:val="0"/>
                      <w:marRight w:val="0"/>
                      <w:marTop w:val="0"/>
                      <w:marBottom w:val="0"/>
                      <w:divBdr>
                        <w:top w:val="none" w:sz="0" w:space="0" w:color="auto"/>
                        <w:left w:val="none" w:sz="0" w:space="0" w:color="auto"/>
                        <w:bottom w:val="none" w:sz="0" w:space="0" w:color="auto"/>
                        <w:right w:val="none" w:sz="0" w:space="0" w:color="auto"/>
                      </w:divBdr>
                    </w:div>
                    <w:div w:id="1895655369">
                      <w:marLeft w:val="0"/>
                      <w:marRight w:val="0"/>
                      <w:marTop w:val="0"/>
                      <w:marBottom w:val="0"/>
                      <w:divBdr>
                        <w:top w:val="none" w:sz="0" w:space="0" w:color="auto"/>
                        <w:left w:val="none" w:sz="0" w:space="0" w:color="auto"/>
                        <w:bottom w:val="none" w:sz="0" w:space="0" w:color="auto"/>
                        <w:right w:val="none" w:sz="0" w:space="0" w:color="auto"/>
                      </w:divBdr>
                      <w:divsChild>
                        <w:div w:id="1446148973">
                          <w:marLeft w:val="0"/>
                          <w:marRight w:val="0"/>
                          <w:marTop w:val="0"/>
                          <w:marBottom w:val="0"/>
                          <w:divBdr>
                            <w:top w:val="none" w:sz="0" w:space="0" w:color="auto"/>
                            <w:left w:val="none" w:sz="0" w:space="0" w:color="auto"/>
                            <w:bottom w:val="none" w:sz="0" w:space="0" w:color="auto"/>
                            <w:right w:val="none" w:sz="0" w:space="0" w:color="auto"/>
                          </w:divBdr>
                          <w:divsChild>
                            <w:div w:id="391852399">
                              <w:marLeft w:val="0"/>
                              <w:marRight w:val="0"/>
                              <w:marTop w:val="0"/>
                              <w:marBottom w:val="0"/>
                              <w:divBdr>
                                <w:top w:val="none" w:sz="0" w:space="0" w:color="auto"/>
                                <w:left w:val="none" w:sz="0" w:space="0" w:color="auto"/>
                                <w:bottom w:val="none" w:sz="0" w:space="0" w:color="auto"/>
                                <w:right w:val="none" w:sz="0" w:space="0" w:color="auto"/>
                              </w:divBdr>
                            </w:div>
                            <w:div w:id="1967928799">
                              <w:marLeft w:val="0"/>
                              <w:marRight w:val="0"/>
                              <w:marTop w:val="0"/>
                              <w:marBottom w:val="0"/>
                              <w:divBdr>
                                <w:top w:val="none" w:sz="0" w:space="0" w:color="auto"/>
                                <w:left w:val="none" w:sz="0" w:space="0" w:color="auto"/>
                                <w:bottom w:val="none" w:sz="0" w:space="0" w:color="auto"/>
                                <w:right w:val="none" w:sz="0" w:space="0" w:color="auto"/>
                              </w:divBdr>
                            </w:div>
                          </w:divsChild>
                        </w:div>
                        <w:div w:id="11369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7765">
          <w:marLeft w:val="0"/>
          <w:marRight w:val="0"/>
          <w:marTop w:val="0"/>
          <w:marBottom w:val="0"/>
          <w:divBdr>
            <w:top w:val="none" w:sz="0" w:space="0" w:color="auto"/>
            <w:left w:val="none" w:sz="0" w:space="0" w:color="auto"/>
            <w:bottom w:val="none" w:sz="0" w:space="0" w:color="auto"/>
            <w:right w:val="none" w:sz="0" w:space="0" w:color="auto"/>
          </w:divBdr>
          <w:divsChild>
            <w:div w:id="1894391507">
              <w:marLeft w:val="0"/>
              <w:marRight w:val="0"/>
              <w:marTop w:val="0"/>
              <w:marBottom w:val="0"/>
              <w:divBdr>
                <w:top w:val="none" w:sz="0" w:space="0" w:color="auto"/>
                <w:left w:val="none" w:sz="0" w:space="0" w:color="auto"/>
                <w:bottom w:val="none" w:sz="0" w:space="0" w:color="auto"/>
                <w:right w:val="none" w:sz="0" w:space="0" w:color="auto"/>
              </w:divBdr>
              <w:divsChild>
                <w:div w:id="728068574">
                  <w:marLeft w:val="0"/>
                  <w:marRight w:val="0"/>
                  <w:marTop w:val="0"/>
                  <w:marBottom w:val="0"/>
                  <w:divBdr>
                    <w:top w:val="none" w:sz="0" w:space="0" w:color="auto"/>
                    <w:left w:val="none" w:sz="0" w:space="0" w:color="auto"/>
                    <w:bottom w:val="none" w:sz="0" w:space="0" w:color="auto"/>
                    <w:right w:val="none" w:sz="0" w:space="0" w:color="auto"/>
                  </w:divBdr>
                  <w:divsChild>
                    <w:div w:id="1478182585">
                      <w:marLeft w:val="0"/>
                      <w:marRight w:val="0"/>
                      <w:marTop w:val="0"/>
                      <w:marBottom w:val="0"/>
                      <w:divBdr>
                        <w:top w:val="none" w:sz="0" w:space="0" w:color="auto"/>
                        <w:left w:val="none" w:sz="0" w:space="0" w:color="auto"/>
                        <w:bottom w:val="none" w:sz="0" w:space="0" w:color="auto"/>
                        <w:right w:val="none" w:sz="0" w:space="0" w:color="auto"/>
                      </w:divBdr>
                    </w:div>
                    <w:div w:id="620577564">
                      <w:marLeft w:val="0"/>
                      <w:marRight w:val="0"/>
                      <w:marTop w:val="0"/>
                      <w:marBottom w:val="0"/>
                      <w:divBdr>
                        <w:top w:val="none" w:sz="0" w:space="0" w:color="auto"/>
                        <w:left w:val="none" w:sz="0" w:space="0" w:color="auto"/>
                        <w:bottom w:val="none" w:sz="0" w:space="0" w:color="auto"/>
                        <w:right w:val="none" w:sz="0" w:space="0" w:color="auto"/>
                      </w:divBdr>
                      <w:divsChild>
                        <w:div w:id="1555773723">
                          <w:marLeft w:val="0"/>
                          <w:marRight w:val="0"/>
                          <w:marTop w:val="0"/>
                          <w:marBottom w:val="0"/>
                          <w:divBdr>
                            <w:top w:val="none" w:sz="0" w:space="0" w:color="auto"/>
                            <w:left w:val="none" w:sz="0" w:space="0" w:color="auto"/>
                            <w:bottom w:val="none" w:sz="0" w:space="0" w:color="auto"/>
                            <w:right w:val="none" w:sz="0" w:space="0" w:color="auto"/>
                          </w:divBdr>
                          <w:divsChild>
                            <w:div w:id="881402265">
                              <w:marLeft w:val="0"/>
                              <w:marRight w:val="0"/>
                              <w:marTop w:val="0"/>
                              <w:marBottom w:val="0"/>
                              <w:divBdr>
                                <w:top w:val="none" w:sz="0" w:space="0" w:color="auto"/>
                                <w:left w:val="none" w:sz="0" w:space="0" w:color="auto"/>
                                <w:bottom w:val="none" w:sz="0" w:space="0" w:color="auto"/>
                                <w:right w:val="none" w:sz="0" w:space="0" w:color="auto"/>
                              </w:divBdr>
                            </w:div>
                            <w:div w:id="2051878317">
                              <w:marLeft w:val="0"/>
                              <w:marRight w:val="0"/>
                              <w:marTop w:val="0"/>
                              <w:marBottom w:val="0"/>
                              <w:divBdr>
                                <w:top w:val="none" w:sz="0" w:space="0" w:color="auto"/>
                                <w:left w:val="none" w:sz="0" w:space="0" w:color="auto"/>
                                <w:bottom w:val="none" w:sz="0" w:space="0" w:color="auto"/>
                                <w:right w:val="none" w:sz="0" w:space="0" w:color="auto"/>
                              </w:divBdr>
                            </w:div>
                          </w:divsChild>
                        </w:div>
                        <w:div w:id="106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535723">
          <w:marLeft w:val="0"/>
          <w:marRight w:val="0"/>
          <w:marTop w:val="0"/>
          <w:marBottom w:val="0"/>
          <w:divBdr>
            <w:top w:val="none" w:sz="0" w:space="0" w:color="auto"/>
            <w:left w:val="none" w:sz="0" w:space="0" w:color="auto"/>
            <w:bottom w:val="none" w:sz="0" w:space="0" w:color="auto"/>
            <w:right w:val="none" w:sz="0" w:space="0" w:color="auto"/>
          </w:divBdr>
          <w:divsChild>
            <w:div w:id="2001276828">
              <w:marLeft w:val="0"/>
              <w:marRight w:val="0"/>
              <w:marTop w:val="0"/>
              <w:marBottom w:val="0"/>
              <w:divBdr>
                <w:top w:val="none" w:sz="0" w:space="0" w:color="auto"/>
                <w:left w:val="none" w:sz="0" w:space="0" w:color="auto"/>
                <w:bottom w:val="none" w:sz="0" w:space="0" w:color="auto"/>
                <w:right w:val="none" w:sz="0" w:space="0" w:color="auto"/>
              </w:divBdr>
              <w:divsChild>
                <w:div w:id="1188372008">
                  <w:marLeft w:val="0"/>
                  <w:marRight w:val="0"/>
                  <w:marTop w:val="0"/>
                  <w:marBottom w:val="0"/>
                  <w:divBdr>
                    <w:top w:val="none" w:sz="0" w:space="0" w:color="auto"/>
                    <w:left w:val="none" w:sz="0" w:space="0" w:color="auto"/>
                    <w:bottom w:val="none" w:sz="0" w:space="0" w:color="auto"/>
                    <w:right w:val="none" w:sz="0" w:space="0" w:color="auto"/>
                  </w:divBdr>
                  <w:divsChild>
                    <w:div w:id="1907521876">
                      <w:marLeft w:val="0"/>
                      <w:marRight w:val="0"/>
                      <w:marTop w:val="0"/>
                      <w:marBottom w:val="0"/>
                      <w:divBdr>
                        <w:top w:val="none" w:sz="0" w:space="0" w:color="auto"/>
                        <w:left w:val="none" w:sz="0" w:space="0" w:color="auto"/>
                        <w:bottom w:val="none" w:sz="0" w:space="0" w:color="auto"/>
                        <w:right w:val="none" w:sz="0" w:space="0" w:color="auto"/>
                      </w:divBdr>
                    </w:div>
                    <w:div w:id="299964172">
                      <w:marLeft w:val="0"/>
                      <w:marRight w:val="0"/>
                      <w:marTop w:val="0"/>
                      <w:marBottom w:val="0"/>
                      <w:divBdr>
                        <w:top w:val="none" w:sz="0" w:space="0" w:color="auto"/>
                        <w:left w:val="none" w:sz="0" w:space="0" w:color="auto"/>
                        <w:bottom w:val="none" w:sz="0" w:space="0" w:color="auto"/>
                        <w:right w:val="none" w:sz="0" w:space="0" w:color="auto"/>
                      </w:divBdr>
                      <w:divsChild>
                        <w:div w:id="2104689264">
                          <w:marLeft w:val="0"/>
                          <w:marRight w:val="0"/>
                          <w:marTop w:val="0"/>
                          <w:marBottom w:val="0"/>
                          <w:divBdr>
                            <w:top w:val="none" w:sz="0" w:space="0" w:color="auto"/>
                            <w:left w:val="none" w:sz="0" w:space="0" w:color="auto"/>
                            <w:bottom w:val="none" w:sz="0" w:space="0" w:color="auto"/>
                            <w:right w:val="none" w:sz="0" w:space="0" w:color="auto"/>
                          </w:divBdr>
                          <w:divsChild>
                            <w:div w:id="1013337327">
                              <w:marLeft w:val="0"/>
                              <w:marRight w:val="0"/>
                              <w:marTop w:val="0"/>
                              <w:marBottom w:val="0"/>
                              <w:divBdr>
                                <w:top w:val="none" w:sz="0" w:space="0" w:color="auto"/>
                                <w:left w:val="none" w:sz="0" w:space="0" w:color="auto"/>
                                <w:bottom w:val="none" w:sz="0" w:space="0" w:color="auto"/>
                                <w:right w:val="none" w:sz="0" w:space="0" w:color="auto"/>
                              </w:divBdr>
                            </w:div>
                          </w:divsChild>
                        </w:div>
                        <w:div w:id="4224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520704">
          <w:marLeft w:val="0"/>
          <w:marRight w:val="0"/>
          <w:marTop w:val="0"/>
          <w:marBottom w:val="0"/>
          <w:divBdr>
            <w:top w:val="none" w:sz="0" w:space="0" w:color="auto"/>
            <w:left w:val="none" w:sz="0" w:space="0" w:color="auto"/>
            <w:bottom w:val="none" w:sz="0" w:space="0" w:color="auto"/>
            <w:right w:val="none" w:sz="0" w:space="0" w:color="auto"/>
          </w:divBdr>
          <w:divsChild>
            <w:div w:id="72241566">
              <w:marLeft w:val="0"/>
              <w:marRight w:val="0"/>
              <w:marTop w:val="0"/>
              <w:marBottom w:val="0"/>
              <w:divBdr>
                <w:top w:val="none" w:sz="0" w:space="0" w:color="auto"/>
                <w:left w:val="none" w:sz="0" w:space="0" w:color="auto"/>
                <w:bottom w:val="none" w:sz="0" w:space="0" w:color="auto"/>
                <w:right w:val="none" w:sz="0" w:space="0" w:color="auto"/>
              </w:divBdr>
              <w:divsChild>
                <w:div w:id="923805128">
                  <w:marLeft w:val="0"/>
                  <w:marRight w:val="0"/>
                  <w:marTop w:val="0"/>
                  <w:marBottom w:val="0"/>
                  <w:divBdr>
                    <w:top w:val="none" w:sz="0" w:space="0" w:color="auto"/>
                    <w:left w:val="none" w:sz="0" w:space="0" w:color="auto"/>
                    <w:bottom w:val="none" w:sz="0" w:space="0" w:color="auto"/>
                    <w:right w:val="none" w:sz="0" w:space="0" w:color="auto"/>
                  </w:divBdr>
                  <w:divsChild>
                    <w:div w:id="1225916674">
                      <w:marLeft w:val="0"/>
                      <w:marRight w:val="0"/>
                      <w:marTop w:val="0"/>
                      <w:marBottom w:val="0"/>
                      <w:divBdr>
                        <w:top w:val="none" w:sz="0" w:space="0" w:color="auto"/>
                        <w:left w:val="none" w:sz="0" w:space="0" w:color="auto"/>
                        <w:bottom w:val="none" w:sz="0" w:space="0" w:color="auto"/>
                        <w:right w:val="none" w:sz="0" w:space="0" w:color="auto"/>
                      </w:divBdr>
                    </w:div>
                    <w:div w:id="48264729">
                      <w:marLeft w:val="0"/>
                      <w:marRight w:val="0"/>
                      <w:marTop w:val="0"/>
                      <w:marBottom w:val="0"/>
                      <w:divBdr>
                        <w:top w:val="none" w:sz="0" w:space="0" w:color="auto"/>
                        <w:left w:val="none" w:sz="0" w:space="0" w:color="auto"/>
                        <w:bottom w:val="none" w:sz="0" w:space="0" w:color="auto"/>
                        <w:right w:val="none" w:sz="0" w:space="0" w:color="auto"/>
                      </w:divBdr>
                      <w:divsChild>
                        <w:div w:id="1634872956">
                          <w:marLeft w:val="0"/>
                          <w:marRight w:val="0"/>
                          <w:marTop w:val="0"/>
                          <w:marBottom w:val="0"/>
                          <w:divBdr>
                            <w:top w:val="none" w:sz="0" w:space="0" w:color="auto"/>
                            <w:left w:val="none" w:sz="0" w:space="0" w:color="auto"/>
                            <w:bottom w:val="none" w:sz="0" w:space="0" w:color="auto"/>
                            <w:right w:val="none" w:sz="0" w:space="0" w:color="auto"/>
                          </w:divBdr>
                          <w:divsChild>
                            <w:div w:id="531384127">
                              <w:marLeft w:val="0"/>
                              <w:marRight w:val="0"/>
                              <w:marTop w:val="0"/>
                              <w:marBottom w:val="0"/>
                              <w:divBdr>
                                <w:top w:val="none" w:sz="0" w:space="0" w:color="auto"/>
                                <w:left w:val="none" w:sz="0" w:space="0" w:color="auto"/>
                                <w:bottom w:val="none" w:sz="0" w:space="0" w:color="auto"/>
                                <w:right w:val="none" w:sz="0" w:space="0" w:color="auto"/>
                              </w:divBdr>
                            </w:div>
                            <w:div w:id="1478298040">
                              <w:marLeft w:val="0"/>
                              <w:marRight w:val="0"/>
                              <w:marTop w:val="0"/>
                              <w:marBottom w:val="0"/>
                              <w:divBdr>
                                <w:top w:val="none" w:sz="0" w:space="0" w:color="auto"/>
                                <w:left w:val="none" w:sz="0" w:space="0" w:color="auto"/>
                                <w:bottom w:val="none" w:sz="0" w:space="0" w:color="auto"/>
                                <w:right w:val="none" w:sz="0" w:space="0" w:color="auto"/>
                              </w:divBdr>
                            </w:div>
                          </w:divsChild>
                        </w:div>
                        <w:div w:id="19065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21851">
          <w:marLeft w:val="0"/>
          <w:marRight w:val="0"/>
          <w:marTop w:val="0"/>
          <w:marBottom w:val="0"/>
          <w:divBdr>
            <w:top w:val="none" w:sz="0" w:space="0" w:color="auto"/>
            <w:left w:val="none" w:sz="0" w:space="0" w:color="auto"/>
            <w:bottom w:val="none" w:sz="0" w:space="0" w:color="auto"/>
            <w:right w:val="none" w:sz="0" w:space="0" w:color="auto"/>
          </w:divBdr>
          <w:divsChild>
            <w:div w:id="1541628932">
              <w:marLeft w:val="0"/>
              <w:marRight w:val="0"/>
              <w:marTop w:val="0"/>
              <w:marBottom w:val="0"/>
              <w:divBdr>
                <w:top w:val="none" w:sz="0" w:space="0" w:color="auto"/>
                <w:left w:val="none" w:sz="0" w:space="0" w:color="auto"/>
                <w:bottom w:val="none" w:sz="0" w:space="0" w:color="auto"/>
                <w:right w:val="none" w:sz="0" w:space="0" w:color="auto"/>
              </w:divBdr>
              <w:divsChild>
                <w:div w:id="1205405969">
                  <w:marLeft w:val="0"/>
                  <w:marRight w:val="0"/>
                  <w:marTop w:val="0"/>
                  <w:marBottom w:val="0"/>
                  <w:divBdr>
                    <w:top w:val="none" w:sz="0" w:space="0" w:color="auto"/>
                    <w:left w:val="none" w:sz="0" w:space="0" w:color="auto"/>
                    <w:bottom w:val="none" w:sz="0" w:space="0" w:color="auto"/>
                    <w:right w:val="none" w:sz="0" w:space="0" w:color="auto"/>
                  </w:divBdr>
                  <w:divsChild>
                    <w:div w:id="870915720">
                      <w:marLeft w:val="0"/>
                      <w:marRight w:val="0"/>
                      <w:marTop w:val="0"/>
                      <w:marBottom w:val="0"/>
                      <w:divBdr>
                        <w:top w:val="none" w:sz="0" w:space="0" w:color="auto"/>
                        <w:left w:val="none" w:sz="0" w:space="0" w:color="auto"/>
                        <w:bottom w:val="none" w:sz="0" w:space="0" w:color="auto"/>
                        <w:right w:val="none" w:sz="0" w:space="0" w:color="auto"/>
                      </w:divBdr>
                    </w:div>
                    <w:div w:id="644286510">
                      <w:marLeft w:val="0"/>
                      <w:marRight w:val="0"/>
                      <w:marTop w:val="0"/>
                      <w:marBottom w:val="0"/>
                      <w:divBdr>
                        <w:top w:val="none" w:sz="0" w:space="0" w:color="auto"/>
                        <w:left w:val="none" w:sz="0" w:space="0" w:color="auto"/>
                        <w:bottom w:val="none" w:sz="0" w:space="0" w:color="auto"/>
                        <w:right w:val="none" w:sz="0" w:space="0" w:color="auto"/>
                      </w:divBdr>
                      <w:divsChild>
                        <w:div w:id="437406106">
                          <w:marLeft w:val="0"/>
                          <w:marRight w:val="0"/>
                          <w:marTop w:val="0"/>
                          <w:marBottom w:val="0"/>
                          <w:divBdr>
                            <w:top w:val="none" w:sz="0" w:space="0" w:color="auto"/>
                            <w:left w:val="none" w:sz="0" w:space="0" w:color="auto"/>
                            <w:bottom w:val="none" w:sz="0" w:space="0" w:color="auto"/>
                            <w:right w:val="none" w:sz="0" w:space="0" w:color="auto"/>
                          </w:divBdr>
                          <w:divsChild>
                            <w:div w:id="1749615061">
                              <w:marLeft w:val="0"/>
                              <w:marRight w:val="0"/>
                              <w:marTop w:val="0"/>
                              <w:marBottom w:val="0"/>
                              <w:divBdr>
                                <w:top w:val="none" w:sz="0" w:space="0" w:color="auto"/>
                                <w:left w:val="none" w:sz="0" w:space="0" w:color="auto"/>
                                <w:bottom w:val="none" w:sz="0" w:space="0" w:color="auto"/>
                                <w:right w:val="none" w:sz="0" w:space="0" w:color="auto"/>
                              </w:divBdr>
                            </w:div>
                            <w:div w:id="1488865956">
                              <w:marLeft w:val="0"/>
                              <w:marRight w:val="0"/>
                              <w:marTop w:val="0"/>
                              <w:marBottom w:val="0"/>
                              <w:divBdr>
                                <w:top w:val="none" w:sz="0" w:space="0" w:color="auto"/>
                                <w:left w:val="none" w:sz="0" w:space="0" w:color="auto"/>
                                <w:bottom w:val="none" w:sz="0" w:space="0" w:color="auto"/>
                                <w:right w:val="none" w:sz="0" w:space="0" w:color="auto"/>
                              </w:divBdr>
                            </w:div>
                          </w:divsChild>
                        </w:div>
                        <w:div w:id="8996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90444">
          <w:marLeft w:val="0"/>
          <w:marRight w:val="0"/>
          <w:marTop w:val="0"/>
          <w:marBottom w:val="0"/>
          <w:divBdr>
            <w:top w:val="none" w:sz="0" w:space="0" w:color="auto"/>
            <w:left w:val="none" w:sz="0" w:space="0" w:color="auto"/>
            <w:bottom w:val="none" w:sz="0" w:space="0" w:color="auto"/>
            <w:right w:val="none" w:sz="0" w:space="0" w:color="auto"/>
          </w:divBdr>
          <w:divsChild>
            <w:div w:id="1604387016">
              <w:marLeft w:val="0"/>
              <w:marRight w:val="0"/>
              <w:marTop w:val="0"/>
              <w:marBottom w:val="0"/>
              <w:divBdr>
                <w:top w:val="none" w:sz="0" w:space="0" w:color="auto"/>
                <w:left w:val="none" w:sz="0" w:space="0" w:color="auto"/>
                <w:bottom w:val="none" w:sz="0" w:space="0" w:color="auto"/>
                <w:right w:val="none" w:sz="0" w:space="0" w:color="auto"/>
              </w:divBdr>
              <w:divsChild>
                <w:div w:id="661273483">
                  <w:marLeft w:val="0"/>
                  <w:marRight w:val="0"/>
                  <w:marTop w:val="0"/>
                  <w:marBottom w:val="0"/>
                  <w:divBdr>
                    <w:top w:val="none" w:sz="0" w:space="0" w:color="auto"/>
                    <w:left w:val="none" w:sz="0" w:space="0" w:color="auto"/>
                    <w:bottom w:val="none" w:sz="0" w:space="0" w:color="auto"/>
                    <w:right w:val="none" w:sz="0" w:space="0" w:color="auto"/>
                  </w:divBdr>
                  <w:divsChild>
                    <w:div w:id="731468124">
                      <w:marLeft w:val="0"/>
                      <w:marRight w:val="0"/>
                      <w:marTop w:val="0"/>
                      <w:marBottom w:val="0"/>
                      <w:divBdr>
                        <w:top w:val="none" w:sz="0" w:space="0" w:color="auto"/>
                        <w:left w:val="none" w:sz="0" w:space="0" w:color="auto"/>
                        <w:bottom w:val="none" w:sz="0" w:space="0" w:color="auto"/>
                        <w:right w:val="none" w:sz="0" w:space="0" w:color="auto"/>
                      </w:divBdr>
                    </w:div>
                    <w:div w:id="1427382245">
                      <w:marLeft w:val="0"/>
                      <w:marRight w:val="0"/>
                      <w:marTop w:val="0"/>
                      <w:marBottom w:val="0"/>
                      <w:divBdr>
                        <w:top w:val="none" w:sz="0" w:space="0" w:color="auto"/>
                        <w:left w:val="none" w:sz="0" w:space="0" w:color="auto"/>
                        <w:bottom w:val="none" w:sz="0" w:space="0" w:color="auto"/>
                        <w:right w:val="none" w:sz="0" w:space="0" w:color="auto"/>
                      </w:divBdr>
                      <w:divsChild>
                        <w:div w:id="1515193410">
                          <w:marLeft w:val="0"/>
                          <w:marRight w:val="0"/>
                          <w:marTop w:val="0"/>
                          <w:marBottom w:val="0"/>
                          <w:divBdr>
                            <w:top w:val="none" w:sz="0" w:space="0" w:color="auto"/>
                            <w:left w:val="none" w:sz="0" w:space="0" w:color="auto"/>
                            <w:bottom w:val="none" w:sz="0" w:space="0" w:color="auto"/>
                            <w:right w:val="none" w:sz="0" w:space="0" w:color="auto"/>
                          </w:divBdr>
                          <w:divsChild>
                            <w:div w:id="1436830911">
                              <w:marLeft w:val="0"/>
                              <w:marRight w:val="0"/>
                              <w:marTop w:val="0"/>
                              <w:marBottom w:val="0"/>
                              <w:divBdr>
                                <w:top w:val="none" w:sz="0" w:space="0" w:color="auto"/>
                                <w:left w:val="none" w:sz="0" w:space="0" w:color="auto"/>
                                <w:bottom w:val="none" w:sz="0" w:space="0" w:color="auto"/>
                                <w:right w:val="none" w:sz="0" w:space="0" w:color="auto"/>
                              </w:divBdr>
                            </w:div>
                          </w:divsChild>
                        </w:div>
                        <w:div w:id="9471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039292">
          <w:marLeft w:val="0"/>
          <w:marRight w:val="0"/>
          <w:marTop w:val="0"/>
          <w:marBottom w:val="0"/>
          <w:divBdr>
            <w:top w:val="none" w:sz="0" w:space="0" w:color="auto"/>
            <w:left w:val="none" w:sz="0" w:space="0" w:color="auto"/>
            <w:bottom w:val="none" w:sz="0" w:space="0" w:color="auto"/>
            <w:right w:val="none" w:sz="0" w:space="0" w:color="auto"/>
          </w:divBdr>
          <w:divsChild>
            <w:div w:id="618952693">
              <w:marLeft w:val="0"/>
              <w:marRight w:val="0"/>
              <w:marTop w:val="0"/>
              <w:marBottom w:val="0"/>
              <w:divBdr>
                <w:top w:val="none" w:sz="0" w:space="0" w:color="auto"/>
                <w:left w:val="none" w:sz="0" w:space="0" w:color="auto"/>
                <w:bottom w:val="none" w:sz="0" w:space="0" w:color="auto"/>
                <w:right w:val="none" w:sz="0" w:space="0" w:color="auto"/>
              </w:divBdr>
              <w:divsChild>
                <w:div w:id="1631009603">
                  <w:marLeft w:val="0"/>
                  <w:marRight w:val="0"/>
                  <w:marTop w:val="0"/>
                  <w:marBottom w:val="0"/>
                  <w:divBdr>
                    <w:top w:val="none" w:sz="0" w:space="0" w:color="auto"/>
                    <w:left w:val="none" w:sz="0" w:space="0" w:color="auto"/>
                    <w:bottom w:val="none" w:sz="0" w:space="0" w:color="auto"/>
                    <w:right w:val="none" w:sz="0" w:space="0" w:color="auto"/>
                  </w:divBdr>
                  <w:divsChild>
                    <w:div w:id="957642862">
                      <w:marLeft w:val="0"/>
                      <w:marRight w:val="0"/>
                      <w:marTop w:val="0"/>
                      <w:marBottom w:val="0"/>
                      <w:divBdr>
                        <w:top w:val="none" w:sz="0" w:space="0" w:color="auto"/>
                        <w:left w:val="none" w:sz="0" w:space="0" w:color="auto"/>
                        <w:bottom w:val="none" w:sz="0" w:space="0" w:color="auto"/>
                        <w:right w:val="none" w:sz="0" w:space="0" w:color="auto"/>
                      </w:divBdr>
                    </w:div>
                    <w:div w:id="103815352">
                      <w:marLeft w:val="0"/>
                      <w:marRight w:val="0"/>
                      <w:marTop w:val="0"/>
                      <w:marBottom w:val="0"/>
                      <w:divBdr>
                        <w:top w:val="none" w:sz="0" w:space="0" w:color="auto"/>
                        <w:left w:val="none" w:sz="0" w:space="0" w:color="auto"/>
                        <w:bottom w:val="none" w:sz="0" w:space="0" w:color="auto"/>
                        <w:right w:val="none" w:sz="0" w:space="0" w:color="auto"/>
                      </w:divBdr>
                      <w:divsChild>
                        <w:div w:id="1050151953">
                          <w:marLeft w:val="0"/>
                          <w:marRight w:val="0"/>
                          <w:marTop w:val="0"/>
                          <w:marBottom w:val="0"/>
                          <w:divBdr>
                            <w:top w:val="none" w:sz="0" w:space="0" w:color="auto"/>
                            <w:left w:val="none" w:sz="0" w:space="0" w:color="auto"/>
                            <w:bottom w:val="none" w:sz="0" w:space="0" w:color="auto"/>
                            <w:right w:val="none" w:sz="0" w:space="0" w:color="auto"/>
                          </w:divBdr>
                          <w:divsChild>
                            <w:div w:id="1312368194">
                              <w:marLeft w:val="0"/>
                              <w:marRight w:val="0"/>
                              <w:marTop w:val="0"/>
                              <w:marBottom w:val="0"/>
                              <w:divBdr>
                                <w:top w:val="none" w:sz="0" w:space="0" w:color="auto"/>
                                <w:left w:val="none" w:sz="0" w:space="0" w:color="auto"/>
                                <w:bottom w:val="none" w:sz="0" w:space="0" w:color="auto"/>
                                <w:right w:val="none" w:sz="0" w:space="0" w:color="auto"/>
                              </w:divBdr>
                            </w:div>
                          </w:divsChild>
                        </w:div>
                        <w:div w:id="1107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627576">
          <w:marLeft w:val="0"/>
          <w:marRight w:val="0"/>
          <w:marTop w:val="0"/>
          <w:marBottom w:val="0"/>
          <w:divBdr>
            <w:top w:val="none" w:sz="0" w:space="0" w:color="auto"/>
            <w:left w:val="none" w:sz="0" w:space="0" w:color="auto"/>
            <w:bottom w:val="none" w:sz="0" w:space="0" w:color="auto"/>
            <w:right w:val="none" w:sz="0" w:space="0" w:color="auto"/>
          </w:divBdr>
          <w:divsChild>
            <w:div w:id="1973630080">
              <w:marLeft w:val="0"/>
              <w:marRight w:val="0"/>
              <w:marTop w:val="0"/>
              <w:marBottom w:val="0"/>
              <w:divBdr>
                <w:top w:val="none" w:sz="0" w:space="0" w:color="auto"/>
                <w:left w:val="none" w:sz="0" w:space="0" w:color="auto"/>
                <w:bottom w:val="none" w:sz="0" w:space="0" w:color="auto"/>
                <w:right w:val="none" w:sz="0" w:space="0" w:color="auto"/>
              </w:divBdr>
              <w:divsChild>
                <w:div w:id="1045718249">
                  <w:marLeft w:val="0"/>
                  <w:marRight w:val="0"/>
                  <w:marTop w:val="0"/>
                  <w:marBottom w:val="0"/>
                  <w:divBdr>
                    <w:top w:val="none" w:sz="0" w:space="0" w:color="auto"/>
                    <w:left w:val="none" w:sz="0" w:space="0" w:color="auto"/>
                    <w:bottom w:val="none" w:sz="0" w:space="0" w:color="auto"/>
                    <w:right w:val="none" w:sz="0" w:space="0" w:color="auto"/>
                  </w:divBdr>
                  <w:divsChild>
                    <w:div w:id="794953882">
                      <w:marLeft w:val="0"/>
                      <w:marRight w:val="0"/>
                      <w:marTop w:val="0"/>
                      <w:marBottom w:val="0"/>
                      <w:divBdr>
                        <w:top w:val="none" w:sz="0" w:space="0" w:color="auto"/>
                        <w:left w:val="none" w:sz="0" w:space="0" w:color="auto"/>
                        <w:bottom w:val="none" w:sz="0" w:space="0" w:color="auto"/>
                        <w:right w:val="none" w:sz="0" w:space="0" w:color="auto"/>
                      </w:divBdr>
                    </w:div>
                    <w:div w:id="518128969">
                      <w:marLeft w:val="0"/>
                      <w:marRight w:val="0"/>
                      <w:marTop w:val="0"/>
                      <w:marBottom w:val="0"/>
                      <w:divBdr>
                        <w:top w:val="none" w:sz="0" w:space="0" w:color="auto"/>
                        <w:left w:val="none" w:sz="0" w:space="0" w:color="auto"/>
                        <w:bottom w:val="none" w:sz="0" w:space="0" w:color="auto"/>
                        <w:right w:val="none" w:sz="0" w:space="0" w:color="auto"/>
                      </w:divBdr>
                      <w:divsChild>
                        <w:div w:id="1039092245">
                          <w:marLeft w:val="0"/>
                          <w:marRight w:val="0"/>
                          <w:marTop w:val="0"/>
                          <w:marBottom w:val="0"/>
                          <w:divBdr>
                            <w:top w:val="none" w:sz="0" w:space="0" w:color="auto"/>
                            <w:left w:val="none" w:sz="0" w:space="0" w:color="auto"/>
                            <w:bottom w:val="none" w:sz="0" w:space="0" w:color="auto"/>
                            <w:right w:val="none" w:sz="0" w:space="0" w:color="auto"/>
                          </w:divBdr>
                          <w:divsChild>
                            <w:div w:id="93017799">
                              <w:marLeft w:val="0"/>
                              <w:marRight w:val="0"/>
                              <w:marTop w:val="0"/>
                              <w:marBottom w:val="0"/>
                              <w:divBdr>
                                <w:top w:val="none" w:sz="0" w:space="0" w:color="auto"/>
                                <w:left w:val="none" w:sz="0" w:space="0" w:color="auto"/>
                                <w:bottom w:val="none" w:sz="0" w:space="0" w:color="auto"/>
                                <w:right w:val="none" w:sz="0" w:space="0" w:color="auto"/>
                              </w:divBdr>
                            </w:div>
                          </w:divsChild>
                        </w:div>
                        <w:div w:id="16220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81310">
          <w:marLeft w:val="0"/>
          <w:marRight w:val="0"/>
          <w:marTop w:val="0"/>
          <w:marBottom w:val="0"/>
          <w:divBdr>
            <w:top w:val="none" w:sz="0" w:space="0" w:color="auto"/>
            <w:left w:val="none" w:sz="0" w:space="0" w:color="auto"/>
            <w:bottom w:val="none" w:sz="0" w:space="0" w:color="auto"/>
            <w:right w:val="none" w:sz="0" w:space="0" w:color="auto"/>
          </w:divBdr>
          <w:divsChild>
            <w:div w:id="1173298091">
              <w:marLeft w:val="0"/>
              <w:marRight w:val="0"/>
              <w:marTop w:val="0"/>
              <w:marBottom w:val="0"/>
              <w:divBdr>
                <w:top w:val="none" w:sz="0" w:space="0" w:color="auto"/>
                <w:left w:val="none" w:sz="0" w:space="0" w:color="auto"/>
                <w:bottom w:val="none" w:sz="0" w:space="0" w:color="auto"/>
                <w:right w:val="none" w:sz="0" w:space="0" w:color="auto"/>
              </w:divBdr>
              <w:divsChild>
                <w:div w:id="1688362543">
                  <w:marLeft w:val="0"/>
                  <w:marRight w:val="0"/>
                  <w:marTop w:val="0"/>
                  <w:marBottom w:val="0"/>
                  <w:divBdr>
                    <w:top w:val="none" w:sz="0" w:space="0" w:color="auto"/>
                    <w:left w:val="none" w:sz="0" w:space="0" w:color="auto"/>
                    <w:bottom w:val="none" w:sz="0" w:space="0" w:color="auto"/>
                    <w:right w:val="none" w:sz="0" w:space="0" w:color="auto"/>
                  </w:divBdr>
                  <w:divsChild>
                    <w:div w:id="1788234932">
                      <w:marLeft w:val="0"/>
                      <w:marRight w:val="0"/>
                      <w:marTop w:val="0"/>
                      <w:marBottom w:val="0"/>
                      <w:divBdr>
                        <w:top w:val="none" w:sz="0" w:space="0" w:color="auto"/>
                        <w:left w:val="none" w:sz="0" w:space="0" w:color="auto"/>
                        <w:bottom w:val="none" w:sz="0" w:space="0" w:color="auto"/>
                        <w:right w:val="none" w:sz="0" w:space="0" w:color="auto"/>
                      </w:divBdr>
                    </w:div>
                    <w:div w:id="1482774323">
                      <w:marLeft w:val="0"/>
                      <w:marRight w:val="0"/>
                      <w:marTop w:val="0"/>
                      <w:marBottom w:val="0"/>
                      <w:divBdr>
                        <w:top w:val="none" w:sz="0" w:space="0" w:color="auto"/>
                        <w:left w:val="none" w:sz="0" w:space="0" w:color="auto"/>
                        <w:bottom w:val="none" w:sz="0" w:space="0" w:color="auto"/>
                        <w:right w:val="none" w:sz="0" w:space="0" w:color="auto"/>
                      </w:divBdr>
                      <w:divsChild>
                        <w:div w:id="875237702">
                          <w:marLeft w:val="0"/>
                          <w:marRight w:val="0"/>
                          <w:marTop w:val="0"/>
                          <w:marBottom w:val="0"/>
                          <w:divBdr>
                            <w:top w:val="none" w:sz="0" w:space="0" w:color="auto"/>
                            <w:left w:val="none" w:sz="0" w:space="0" w:color="auto"/>
                            <w:bottom w:val="none" w:sz="0" w:space="0" w:color="auto"/>
                            <w:right w:val="none" w:sz="0" w:space="0" w:color="auto"/>
                          </w:divBdr>
                          <w:divsChild>
                            <w:div w:id="666051842">
                              <w:marLeft w:val="0"/>
                              <w:marRight w:val="0"/>
                              <w:marTop w:val="0"/>
                              <w:marBottom w:val="0"/>
                              <w:divBdr>
                                <w:top w:val="none" w:sz="0" w:space="0" w:color="auto"/>
                                <w:left w:val="none" w:sz="0" w:space="0" w:color="auto"/>
                                <w:bottom w:val="none" w:sz="0" w:space="0" w:color="auto"/>
                                <w:right w:val="none" w:sz="0" w:space="0" w:color="auto"/>
                              </w:divBdr>
                            </w:div>
                            <w:div w:id="1073502989">
                              <w:marLeft w:val="0"/>
                              <w:marRight w:val="0"/>
                              <w:marTop w:val="0"/>
                              <w:marBottom w:val="0"/>
                              <w:divBdr>
                                <w:top w:val="none" w:sz="0" w:space="0" w:color="auto"/>
                                <w:left w:val="none" w:sz="0" w:space="0" w:color="auto"/>
                                <w:bottom w:val="none" w:sz="0" w:space="0" w:color="auto"/>
                                <w:right w:val="none" w:sz="0" w:space="0" w:color="auto"/>
                              </w:divBdr>
                            </w:div>
                          </w:divsChild>
                        </w:div>
                        <w:div w:id="94399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817261">
          <w:marLeft w:val="0"/>
          <w:marRight w:val="0"/>
          <w:marTop w:val="0"/>
          <w:marBottom w:val="0"/>
          <w:divBdr>
            <w:top w:val="none" w:sz="0" w:space="0" w:color="auto"/>
            <w:left w:val="none" w:sz="0" w:space="0" w:color="auto"/>
            <w:bottom w:val="none" w:sz="0" w:space="0" w:color="auto"/>
            <w:right w:val="none" w:sz="0" w:space="0" w:color="auto"/>
          </w:divBdr>
          <w:divsChild>
            <w:div w:id="2079086693">
              <w:marLeft w:val="0"/>
              <w:marRight w:val="0"/>
              <w:marTop w:val="0"/>
              <w:marBottom w:val="0"/>
              <w:divBdr>
                <w:top w:val="none" w:sz="0" w:space="0" w:color="auto"/>
                <w:left w:val="none" w:sz="0" w:space="0" w:color="auto"/>
                <w:bottom w:val="none" w:sz="0" w:space="0" w:color="auto"/>
                <w:right w:val="none" w:sz="0" w:space="0" w:color="auto"/>
              </w:divBdr>
              <w:divsChild>
                <w:div w:id="220823541">
                  <w:marLeft w:val="0"/>
                  <w:marRight w:val="0"/>
                  <w:marTop w:val="0"/>
                  <w:marBottom w:val="0"/>
                  <w:divBdr>
                    <w:top w:val="none" w:sz="0" w:space="0" w:color="auto"/>
                    <w:left w:val="none" w:sz="0" w:space="0" w:color="auto"/>
                    <w:bottom w:val="none" w:sz="0" w:space="0" w:color="auto"/>
                    <w:right w:val="none" w:sz="0" w:space="0" w:color="auto"/>
                  </w:divBdr>
                  <w:divsChild>
                    <w:div w:id="979115281">
                      <w:marLeft w:val="0"/>
                      <w:marRight w:val="0"/>
                      <w:marTop w:val="0"/>
                      <w:marBottom w:val="0"/>
                      <w:divBdr>
                        <w:top w:val="none" w:sz="0" w:space="0" w:color="auto"/>
                        <w:left w:val="none" w:sz="0" w:space="0" w:color="auto"/>
                        <w:bottom w:val="none" w:sz="0" w:space="0" w:color="auto"/>
                        <w:right w:val="none" w:sz="0" w:space="0" w:color="auto"/>
                      </w:divBdr>
                    </w:div>
                    <w:div w:id="2086147250">
                      <w:marLeft w:val="0"/>
                      <w:marRight w:val="0"/>
                      <w:marTop w:val="0"/>
                      <w:marBottom w:val="0"/>
                      <w:divBdr>
                        <w:top w:val="none" w:sz="0" w:space="0" w:color="auto"/>
                        <w:left w:val="none" w:sz="0" w:space="0" w:color="auto"/>
                        <w:bottom w:val="none" w:sz="0" w:space="0" w:color="auto"/>
                        <w:right w:val="none" w:sz="0" w:space="0" w:color="auto"/>
                      </w:divBdr>
                      <w:divsChild>
                        <w:div w:id="847478122">
                          <w:marLeft w:val="0"/>
                          <w:marRight w:val="0"/>
                          <w:marTop w:val="0"/>
                          <w:marBottom w:val="0"/>
                          <w:divBdr>
                            <w:top w:val="none" w:sz="0" w:space="0" w:color="auto"/>
                            <w:left w:val="none" w:sz="0" w:space="0" w:color="auto"/>
                            <w:bottom w:val="none" w:sz="0" w:space="0" w:color="auto"/>
                            <w:right w:val="none" w:sz="0" w:space="0" w:color="auto"/>
                          </w:divBdr>
                          <w:divsChild>
                            <w:div w:id="722096675">
                              <w:marLeft w:val="0"/>
                              <w:marRight w:val="0"/>
                              <w:marTop w:val="0"/>
                              <w:marBottom w:val="0"/>
                              <w:divBdr>
                                <w:top w:val="none" w:sz="0" w:space="0" w:color="auto"/>
                                <w:left w:val="none" w:sz="0" w:space="0" w:color="auto"/>
                                <w:bottom w:val="none" w:sz="0" w:space="0" w:color="auto"/>
                                <w:right w:val="none" w:sz="0" w:space="0" w:color="auto"/>
                              </w:divBdr>
                            </w:div>
                          </w:divsChild>
                        </w:div>
                        <w:div w:id="8996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09498">
          <w:marLeft w:val="0"/>
          <w:marRight w:val="0"/>
          <w:marTop w:val="0"/>
          <w:marBottom w:val="0"/>
          <w:divBdr>
            <w:top w:val="none" w:sz="0" w:space="0" w:color="auto"/>
            <w:left w:val="none" w:sz="0" w:space="0" w:color="auto"/>
            <w:bottom w:val="none" w:sz="0" w:space="0" w:color="auto"/>
            <w:right w:val="none" w:sz="0" w:space="0" w:color="auto"/>
          </w:divBdr>
          <w:divsChild>
            <w:div w:id="267930663">
              <w:marLeft w:val="0"/>
              <w:marRight w:val="0"/>
              <w:marTop w:val="0"/>
              <w:marBottom w:val="0"/>
              <w:divBdr>
                <w:top w:val="none" w:sz="0" w:space="0" w:color="auto"/>
                <w:left w:val="none" w:sz="0" w:space="0" w:color="auto"/>
                <w:bottom w:val="none" w:sz="0" w:space="0" w:color="auto"/>
                <w:right w:val="none" w:sz="0" w:space="0" w:color="auto"/>
              </w:divBdr>
              <w:divsChild>
                <w:div w:id="1089279989">
                  <w:marLeft w:val="0"/>
                  <w:marRight w:val="0"/>
                  <w:marTop w:val="0"/>
                  <w:marBottom w:val="0"/>
                  <w:divBdr>
                    <w:top w:val="none" w:sz="0" w:space="0" w:color="auto"/>
                    <w:left w:val="none" w:sz="0" w:space="0" w:color="auto"/>
                    <w:bottom w:val="none" w:sz="0" w:space="0" w:color="auto"/>
                    <w:right w:val="none" w:sz="0" w:space="0" w:color="auto"/>
                  </w:divBdr>
                  <w:divsChild>
                    <w:div w:id="125507945">
                      <w:marLeft w:val="0"/>
                      <w:marRight w:val="0"/>
                      <w:marTop w:val="0"/>
                      <w:marBottom w:val="0"/>
                      <w:divBdr>
                        <w:top w:val="none" w:sz="0" w:space="0" w:color="auto"/>
                        <w:left w:val="none" w:sz="0" w:space="0" w:color="auto"/>
                        <w:bottom w:val="none" w:sz="0" w:space="0" w:color="auto"/>
                        <w:right w:val="none" w:sz="0" w:space="0" w:color="auto"/>
                      </w:divBdr>
                    </w:div>
                    <w:div w:id="392823656">
                      <w:marLeft w:val="0"/>
                      <w:marRight w:val="0"/>
                      <w:marTop w:val="0"/>
                      <w:marBottom w:val="0"/>
                      <w:divBdr>
                        <w:top w:val="none" w:sz="0" w:space="0" w:color="auto"/>
                        <w:left w:val="none" w:sz="0" w:space="0" w:color="auto"/>
                        <w:bottom w:val="none" w:sz="0" w:space="0" w:color="auto"/>
                        <w:right w:val="none" w:sz="0" w:space="0" w:color="auto"/>
                      </w:divBdr>
                      <w:divsChild>
                        <w:div w:id="1196499201">
                          <w:marLeft w:val="0"/>
                          <w:marRight w:val="0"/>
                          <w:marTop w:val="0"/>
                          <w:marBottom w:val="0"/>
                          <w:divBdr>
                            <w:top w:val="none" w:sz="0" w:space="0" w:color="auto"/>
                            <w:left w:val="none" w:sz="0" w:space="0" w:color="auto"/>
                            <w:bottom w:val="none" w:sz="0" w:space="0" w:color="auto"/>
                            <w:right w:val="none" w:sz="0" w:space="0" w:color="auto"/>
                          </w:divBdr>
                          <w:divsChild>
                            <w:div w:id="1355307907">
                              <w:marLeft w:val="0"/>
                              <w:marRight w:val="0"/>
                              <w:marTop w:val="0"/>
                              <w:marBottom w:val="0"/>
                              <w:divBdr>
                                <w:top w:val="none" w:sz="0" w:space="0" w:color="auto"/>
                                <w:left w:val="none" w:sz="0" w:space="0" w:color="auto"/>
                                <w:bottom w:val="none" w:sz="0" w:space="0" w:color="auto"/>
                                <w:right w:val="none" w:sz="0" w:space="0" w:color="auto"/>
                              </w:divBdr>
                            </w:div>
                          </w:divsChild>
                        </w:div>
                        <w:div w:id="9998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22315">
          <w:marLeft w:val="0"/>
          <w:marRight w:val="0"/>
          <w:marTop w:val="0"/>
          <w:marBottom w:val="0"/>
          <w:divBdr>
            <w:top w:val="none" w:sz="0" w:space="0" w:color="auto"/>
            <w:left w:val="none" w:sz="0" w:space="0" w:color="auto"/>
            <w:bottom w:val="none" w:sz="0" w:space="0" w:color="auto"/>
            <w:right w:val="none" w:sz="0" w:space="0" w:color="auto"/>
          </w:divBdr>
          <w:divsChild>
            <w:div w:id="1555921513">
              <w:marLeft w:val="0"/>
              <w:marRight w:val="0"/>
              <w:marTop w:val="0"/>
              <w:marBottom w:val="0"/>
              <w:divBdr>
                <w:top w:val="none" w:sz="0" w:space="0" w:color="auto"/>
                <w:left w:val="none" w:sz="0" w:space="0" w:color="auto"/>
                <w:bottom w:val="none" w:sz="0" w:space="0" w:color="auto"/>
                <w:right w:val="none" w:sz="0" w:space="0" w:color="auto"/>
              </w:divBdr>
              <w:divsChild>
                <w:div w:id="115486138">
                  <w:marLeft w:val="0"/>
                  <w:marRight w:val="0"/>
                  <w:marTop w:val="0"/>
                  <w:marBottom w:val="0"/>
                  <w:divBdr>
                    <w:top w:val="none" w:sz="0" w:space="0" w:color="auto"/>
                    <w:left w:val="none" w:sz="0" w:space="0" w:color="auto"/>
                    <w:bottom w:val="none" w:sz="0" w:space="0" w:color="auto"/>
                    <w:right w:val="none" w:sz="0" w:space="0" w:color="auto"/>
                  </w:divBdr>
                  <w:divsChild>
                    <w:div w:id="9793810">
                      <w:marLeft w:val="0"/>
                      <w:marRight w:val="0"/>
                      <w:marTop w:val="0"/>
                      <w:marBottom w:val="0"/>
                      <w:divBdr>
                        <w:top w:val="none" w:sz="0" w:space="0" w:color="auto"/>
                        <w:left w:val="none" w:sz="0" w:space="0" w:color="auto"/>
                        <w:bottom w:val="none" w:sz="0" w:space="0" w:color="auto"/>
                        <w:right w:val="none" w:sz="0" w:space="0" w:color="auto"/>
                      </w:divBdr>
                    </w:div>
                    <w:div w:id="1583639850">
                      <w:marLeft w:val="0"/>
                      <w:marRight w:val="0"/>
                      <w:marTop w:val="0"/>
                      <w:marBottom w:val="0"/>
                      <w:divBdr>
                        <w:top w:val="none" w:sz="0" w:space="0" w:color="auto"/>
                        <w:left w:val="none" w:sz="0" w:space="0" w:color="auto"/>
                        <w:bottom w:val="none" w:sz="0" w:space="0" w:color="auto"/>
                        <w:right w:val="none" w:sz="0" w:space="0" w:color="auto"/>
                      </w:divBdr>
                      <w:divsChild>
                        <w:div w:id="1467426802">
                          <w:marLeft w:val="0"/>
                          <w:marRight w:val="0"/>
                          <w:marTop w:val="0"/>
                          <w:marBottom w:val="0"/>
                          <w:divBdr>
                            <w:top w:val="none" w:sz="0" w:space="0" w:color="auto"/>
                            <w:left w:val="none" w:sz="0" w:space="0" w:color="auto"/>
                            <w:bottom w:val="none" w:sz="0" w:space="0" w:color="auto"/>
                            <w:right w:val="none" w:sz="0" w:space="0" w:color="auto"/>
                          </w:divBdr>
                          <w:divsChild>
                            <w:div w:id="1625305294">
                              <w:marLeft w:val="0"/>
                              <w:marRight w:val="0"/>
                              <w:marTop w:val="0"/>
                              <w:marBottom w:val="0"/>
                              <w:divBdr>
                                <w:top w:val="none" w:sz="0" w:space="0" w:color="auto"/>
                                <w:left w:val="none" w:sz="0" w:space="0" w:color="auto"/>
                                <w:bottom w:val="none" w:sz="0" w:space="0" w:color="auto"/>
                                <w:right w:val="none" w:sz="0" w:space="0" w:color="auto"/>
                              </w:divBdr>
                            </w:div>
                          </w:divsChild>
                        </w:div>
                        <w:div w:id="7228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429152">
          <w:marLeft w:val="0"/>
          <w:marRight w:val="0"/>
          <w:marTop w:val="0"/>
          <w:marBottom w:val="0"/>
          <w:divBdr>
            <w:top w:val="none" w:sz="0" w:space="0" w:color="auto"/>
            <w:left w:val="none" w:sz="0" w:space="0" w:color="auto"/>
            <w:bottom w:val="none" w:sz="0" w:space="0" w:color="auto"/>
            <w:right w:val="none" w:sz="0" w:space="0" w:color="auto"/>
          </w:divBdr>
          <w:divsChild>
            <w:div w:id="1330401507">
              <w:marLeft w:val="0"/>
              <w:marRight w:val="0"/>
              <w:marTop w:val="0"/>
              <w:marBottom w:val="0"/>
              <w:divBdr>
                <w:top w:val="none" w:sz="0" w:space="0" w:color="auto"/>
                <w:left w:val="none" w:sz="0" w:space="0" w:color="auto"/>
                <w:bottom w:val="none" w:sz="0" w:space="0" w:color="auto"/>
                <w:right w:val="none" w:sz="0" w:space="0" w:color="auto"/>
              </w:divBdr>
              <w:divsChild>
                <w:div w:id="203836720">
                  <w:marLeft w:val="0"/>
                  <w:marRight w:val="0"/>
                  <w:marTop w:val="0"/>
                  <w:marBottom w:val="0"/>
                  <w:divBdr>
                    <w:top w:val="none" w:sz="0" w:space="0" w:color="auto"/>
                    <w:left w:val="none" w:sz="0" w:space="0" w:color="auto"/>
                    <w:bottom w:val="none" w:sz="0" w:space="0" w:color="auto"/>
                    <w:right w:val="none" w:sz="0" w:space="0" w:color="auto"/>
                  </w:divBdr>
                  <w:divsChild>
                    <w:div w:id="1753313449">
                      <w:marLeft w:val="0"/>
                      <w:marRight w:val="0"/>
                      <w:marTop w:val="0"/>
                      <w:marBottom w:val="0"/>
                      <w:divBdr>
                        <w:top w:val="none" w:sz="0" w:space="0" w:color="auto"/>
                        <w:left w:val="none" w:sz="0" w:space="0" w:color="auto"/>
                        <w:bottom w:val="none" w:sz="0" w:space="0" w:color="auto"/>
                        <w:right w:val="none" w:sz="0" w:space="0" w:color="auto"/>
                      </w:divBdr>
                    </w:div>
                    <w:div w:id="114180551">
                      <w:marLeft w:val="0"/>
                      <w:marRight w:val="0"/>
                      <w:marTop w:val="0"/>
                      <w:marBottom w:val="0"/>
                      <w:divBdr>
                        <w:top w:val="none" w:sz="0" w:space="0" w:color="auto"/>
                        <w:left w:val="none" w:sz="0" w:space="0" w:color="auto"/>
                        <w:bottom w:val="none" w:sz="0" w:space="0" w:color="auto"/>
                        <w:right w:val="none" w:sz="0" w:space="0" w:color="auto"/>
                      </w:divBdr>
                      <w:divsChild>
                        <w:div w:id="17439459">
                          <w:marLeft w:val="0"/>
                          <w:marRight w:val="0"/>
                          <w:marTop w:val="0"/>
                          <w:marBottom w:val="0"/>
                          <w:divBdr>
                            <w:top w:val="none" w:sz="0" w:space="0" w:color="auto"/>
                            <w:left w:val="none" w:sz="0" w:space="0" w:color="auto"/>
                            <w:bottom w:val="none" w:sz="0" w:space="0" w:color="auto"/>
                            <w:right w:val="none" w:sz="0" w:space="0" w:color="auto"/>
                          </w:divBdr>
                          <w:divsChild>
                            <w:div w:id="5912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4935">
      <w:bodyDiv w:val="1"/>
      <w:marLeft w:val="0"/>
      <w:marRight w:val="0"/>
      <w:marTop w:val="0"/>
      <w:marBottom w:val="0"/>
      <w:divBdr>
        <w:top w:val="none" w:sz="0" w:space="0" w:color="auto"/>
        <w:left w:val="none" w:sz="0" w:space="0" w:color="auto"/>
        <w:bottom w:val="none" w:sz="0" w:space="0" w:color="auto"/>
        <w:right w:val="none" w:sz="0" w:space="0" w:color="auto"/>
      </w:divBdr>
    </w:div>
    <w:div w:id="90712329">
      <w:bodyDiv w:val="1"/>
      <w:marLeft w:val="0"/>
      <w:marRight w:val="0"/>
      <w:marTop w:val="0"/>
      <w:marBottom w:val="0"/>
      <w:divBdr>
        <w:top w:val="none" w:sz="0" w:space="0" w:color="auto"/>
        <w:left w:val="none" w:sz="0" w:space="0" w:color="auto"/>
        <w:bottom w:val="none" w:sz="0" w:space="0" w:color="auto"/>
        <w:right w:val="none" w:sz="0" w:space="0" w:color="auto"/>
      </w:divBdr>
    </w:div>
    <w:div w:id="94332631">
      <w:bodyDiv w:val="1"/>
      <w:marLeft w:val="0"/>
      <w:marRight w:val="0"/>
      <w:marTop w:val="0"/>
      <w:marBottom w:val="0"/>
      <w:divBdr>
        <w:top w:val="none" w:sz="0" w:space="0" w:color="auto"/>
        <w:left w:val="none" w:sz="0" w:space="0" w:color="auto"/>
        <w:bottom w:val="none" w:sz="0" w:space="0" w:color="auto"/>
        <w:right w:val="none" w:sz="0" w:space="0" w:color="auto"/>
      </w:divBdr>
    </w:div>
    <w:div w:id="108743442">
      <w:bodyDiv w:val="1"/>
      <w:marLeft w:val="0"/>
      <w:marRight w:val="0"/>
      <w:marTop w:val="0"/>
      <w:marBottom w:val="0"/>
      <w:divBdr>
        <w:top w:val="none" w:sz="0" w:space="0" w:color="auto"/>
        <w:left w:val="none" w:sz="0" w:space="0" w:color="auto"/>
        <w:bottom w:val="none" w:sz="0" w:space="0" w:color="auto"/>
        <w:right w:val="none" w:sz="0" w:space="0" w:color="auto"/>
      </w:divBdr>
    </w:div>
    <w:div w:id="111948853">
      <w:bodyDiv w:val="1"/>
      <w:marLeft w:val="0"/>
      <w:marRight w:val="0"/>
      <w:marTop w:val="0"/>
      <w:marBottom w:val="0"/>
      <w:divBdr>
        <w:top w:val="none" w:sz="0" w:space="0" w:color="auto"/>
        <w:left w:val="none" w:sz="0" w:space="0" w:color="auto"/>
        <w:bottom w:val="none" w:sz="0" w:space="0" w:color="auto"/>
        <w:right w:val="none" w:sz="0" w:space="0" w:color="auto"/>
      </w:divBdr>
    </w:div>
    <w:div w:id="120923891">
      <w:bodyDiv w:val="1"/>
      <w:marLeft w:val="0"/>
      <w:marRight w:val="0"/>
      <w:marTop w:val="0"/>
      <w:marBottom w:val="0"/>
      <w:divBdr>
        <w:top w:val="none" w:sz="0" w:space="0" w:color="auto"/>
        <w:left w:val="none" w:sz="0" w:space="0" w:color="auto"/>
        <w:bottom w:val="none" w:sz="0" w:space="0" w:color="auto"/>
        <w:right w:val="none" w:sz="0" w:space="0" w:color="auto"/>
      </w:divBdr>
    </w:div>
    <w:div w:id="133135423">
      <w:bodyDiv w:val="1"/>
      <w:marLeft w:val="0"/>
      <w:marRight w:val="0"/>
      <w:marTop w:val="0"/>
      <w:marBottom w:val="0"/>
      <w:divBdr>
        <w:top w:val="none" w:sz="0" w:space="0" w:color="auto"/>
        <w:left w:val="none" w:sz="0" w:space="0" w:color="auto"/>
        <w:bottom w:val="none" w:sz="0" w:space="0" w:color="auto"/>
        <w:right w:val="none" w:sz="0" w:space="0" w:color="auto"/>
      </w:divBdr>
      <w:divsChild>
        <w:div w:id="1112165525">
          <w:marLeft w:val="0"/>
          <w:marRight w:val="0"/>
          <w:marTop w:val="0"/>
          <w:marBottom w:val="0"/>
          <w:divBdr>
            <w:top w:val="none" w:sz="0" w:space="0" w:color="auto"/>
            <w:left w:val="none" w:sz="0" w:space="0" w:color="auto"/>
            <w:bottom w:val="none" w:sz="0" w:space="0" w:color="auto"/>
            <w:right w:val="none" w:sz="0" w:space="0" w:color="auto"/>
          </w:divBdr>
          <w:divsChild>
            <w:div w:id="2146923319">
              <w:marLeft w:val="0"/>
              <w:marRight w:val="0"/>
              <w:marTop w:val="0"/>
              <w:marBottom w:val="0"/>
              <w:divBdr>
                <w:top w:val="none" w:sz="0" w:space="0" w:color="auto"/>
                <w:left w:val="none" w:sz="0" w:space="0" w:color="auto"/>
                <w:bottom w:val="none" w:sz="0" w:space="0" w:color="auto"/>
                <w:right w:val="none" w:sz="0" w:space="0" w:color="auto"/>
              </w:divBdr>
              <w:divsChild>
                <w:div w:id="4012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011">
      <w:bodyDiv w:val="1"/>
      <w:marLeft w:val="0"/>
      <w:marRight w:val="0"/>
      <w:marTop w:val="0"/>
      <w:marBottom w:val="0"/>
      <w:divBdr>
        <w:top w:val="none" w:sz="0" w:space="0" w:color="auto"/>
        <w:left w:val="none" w:sz="0" w:space="0" w:color="auto"/>
        <w:bottom w:val="none" w:sz="0" w:space="0" w:color="auto"/>
        <w:right w:val="none" w:sz="0" w:space="0" w:color="auto"/>
      </w:divBdr>
      <w:divsChild>
        <w:div w:id="247425465">
          <w:marLeft w:val="0"/>
          <w:marRight w:val="0"/>
          <w:marTop w:val="0"/>
          <w:marBottom w:val="0"/>
          <w:divBdr>
            <w:top w:val="none" w:sz="0" w:space="0" w:color="auto"/>
            <w:left w:val="none" w:sz="0" w:space="0" w:color="auto"/>
            <w:bottom w:val="none" w:sz="0" w:space="0" w:color="auto"/>
            <w:right w:val="none" w:sz="0" w:space="0" w:color="auto"/>
          </w:divBdr>
        </w:div>
        <w:div w:id="2051758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06015">
      <w:bodyDiv w:val="1"/>
      <w:marLeft w:val="0"/>
      <w:marRight w:val="0"/>
      <w:marTop w:val="0"/>
      <w:marBottom w:val="0"/>
      <w:divBdr>
        <w:top w:val="none" w:sz="0" w:space="0" w:color="auto"/>
        <w:left w:val="none" w:sz="0" w:space="0" w:color="auto"/>
        <w:bottom w:val="none" w:sz="0" w:space="0" w:color="auto"/>
        <w:right w:val="none" w:sz="0" w:space="0" w:color="auto"/>
      </w:divBdr>
      <w:divsChild>
        <w:div w:id="37438312">
          <w:marLeft w:val="0"/>
          <w:marRight w:val="0"/>
          <w:marTop w:val="0"/>
          <w:marBottom w:val="0"/>
          <w:divBdr>
            <w:top w:val="none" w:sz="0" w:space="0" w:color="auto"/>
            <w:left w:val="none" w:sz="0" w:space="0" w:color="auto"/>
            <w:bottom w:val="none" w:sz="0" w:space="0" w:color="auto"/>
            <w:right w:val="none" w:sz="0" w:space="0" w:color="auto"/>
          </w:divBdr>
        </w:div>
        <w:div w:id="174882490">
          <w:marLeft w:val="0"/>
          <w:marRight w:val="0"/>
          <w:marTop w:val="0"/>
          <w:marBottom w:val="0"/>
          <w:divBdr>
            <w:top w:val="none" w:sz="0" w:space="0" w:color="auto"/>
            <w:left w:val="none" w:sz="0" w:space="0" w:color="auto"/>
            <w:bottom w:val="none" w:sz="0" w:space="0" w:color="auto"/>
            <w:right w:val="none" w:sz="0" w:space="0" w:color="auto"/>
          </w:divBdr>
        </w:div>
        <w:div w:id="1591310556">
          <w:marLeft w:val="0"/>
          <w:marRight w:val="0"/>
          <w:marTop w:val="0"/>
          <w:marBottom w:val="0"/>
          <w:divBdr>
            <w:top w:val="none" w:sz="0" w:space="0" w:color="auto"/>
            <w:left w:val="none" w:sz="0" w:space="0" w:color="auto"/>
            <w:bottom w:val="none" w:sz="0" w:space="0" w:color="auto"/>
            <w:right w:val="none" w:sz="0" w:space="0" w:color="auto"/>
          </w:divBdr>
        </w:div>
        <w:div w:id="1167017774">
          <w:marLeft w:val="0"/>
          <w:marRight w:val="0"/>
          <w:marTop w:val="0"/>
          <w:marBottom w:val="0"/>
          <w:divBdr>
            <w:top w:val="none" w:sz="0" w:space="0" w:color="auto"/>
            <w:left w:val="none" w:sz="0" w:space="0" w:color="auto"/>
            <w:bottom w:val="none" w:sz="0" w:space="0" w:color="auto"/>
            <w:right w:val="none" w:sz="0" w:space="0" w:color="auto"/>
          </w:divBdr>
        </w:div>
        <w:div w:id="1306814839">
          <w:marLeft w:val="0"/>
          <w:marRight w:val="0"/>
          <w:marTop w:val="0"/>
          <w:marBottom w:val="0"/>
          <w:divBdr>
            <w:top w:val="none" w:sz="0" w:space="0" w:color="auto"/>
            <w:left w:val="none" w:sz="0" w:space="0" w:color="auto"/>
            <w:bottom w:val="none" w:sz="0" w:space="0" w:color="auto"/>
            <w:right w:val="none" w:sz="0" w:space="0" w:color="auto"/>
          </w:divBdr>
        </w:div>
        <w:div w:id="549878753">
          <w:marLeft w:val="0"/>
          <w:marRight w:val="0"/>
          <w:marTop w:val="0"/>
          <w:marBottom w:val="0"/>
          <w:divBdr>
            <w:top w:val="none" w:sz="0" w:space="0" w:color="auto"/>
            <w:left w:val="none" w:sz="0" w:space="0" w:color="auto"/>
            <w:bottom w:val="none" w:sz="0" w:space="0" w:color="auto"/>
            <w:right w:val="none" w:sz="0" w:space="0" w:color="auto"/>
          </w:divBdr>
        </w:div>
        <w:div w:id="460803575">
          <w:marLeft w:val="0"/>
          <w:marRight w:val="0"/>
          <w:marTop w:val="0"/>
          <w:marBottom w:val="0"/>
          <w:divBdr>
            <w:top w:val="none" w:sz="0" w:space="0" w:color="auto"/>
            <w:left w:val="none" w:sz="0" w:space="0" w:color="auto"/>
            <w:bottom w:val="none" w:sz="0" w:space="0" w:color="auto"/>
            <w:right w:val="none" w:sz="0" w:space="0" w:color="auto"/>
          </w:divBdr>
        </w:div>
      </w:divsChild>
    </w:div>
    <w:div w:id="148832576">
      <w:bodyDiv w:val="1"/>
      <w:marLeft w:val="0"/>
      <w:marRight w:val="0"/>
      <w:marTop w:val="0"/>
      <w:marBottom w:val="0"/>
      <w:divBdr>
        <w:top w:val="none" w:sz="0" w:space="0" w:color="auto"/>
        <w:left w:val="none" w:sz="0" w:space="0" w:color="auto"/>
        <w:bottom w:val="none" w:sz="0" w:space="0" w:color="auto"/>
        <w:right w:val="none" w:sz="0" w:space="0" w:color="auto"/>
      </w:divBdr>
    </w:div>
    <w:div w:id="150292449">
      <w:bodyDiv w:val="1"/>
      <w:marLeft w:val="0"/>
      <w:marRight w:val="0"/>
      <w:marTop w:val="0"/>
      <w:marBottom w:val="0"/>
      <w:divBdr>
        <w:top w:val="none" w:sz="0" w:space="0" w:color="auto"/>
        <w:left w:val="none" w:sz="0" w:space="0" w:color="auto"/>
        <w:bottom w:val="none" w:sz="0" w:space="0" w:color="auto"/>
        <w:right w:val="none" w:sz="0" w:space="0" w:color="auto"/>
      </w:divBdr>
      <w:divsChild>
        <w:div w:id="44918448">
          <w:marLeft w:val="0"/>
          <w:marRight w:val="0"/>
          <w:marTop w:val="0"/>
          <w:marBottom w:val="0"/>
          <w:divBdr>
            <w:top w:val="none" w:sz="0" w:space="0" w:color="auto"/>
            <w:left w:val="none" w:sz="0" w:space="0" w:color="auto"/>
            <w:bottom w:val="none" w:sz="0" w:space="0" w:color="auto"/>
            <w:right w:val="none" w:sz="0" w:space="0" w:color="auto"/>
          </w:divBdr>
        </w:div>
        <w:div w:id="368649141">
          <w:marLeft w:val="0"/>
          <w:marRight w:val="0"/>
          <w:marTop w:val="0"/>
          <w:marBottom w:val="0"/>
          <w:divBdr>
            <w:top w:val="none" w:sz="0" w:space="0" w:color="auto"/>
            <w:left w:val="none" w:sz="0" w:space="0" w:color="auto"/>
            <w:bottom w:val="none" w:sz="0" w:space="0" w:color="auto"/>
            <w:right w:val="none" w:sz="0" w:space="0" w:color="auto"/>
          </w:divBdr>
        </w:div>
        <w:div w:id="1957904131">
          <w:marLeft w:val="0"/>
          <w:marRight w:val="0"/>
          <w:marTop w:val="0"/>
          <w:marBottom w:val="0"/>
          <w:divBdr>
            <w:top w:val="none" w:sz="0" w:space="0" w:color="auto"/>
            <w:left w:val="none" w:sz="0" w:space="0" w:color="auto"/>
            <w:bottom w:val="none" w:sz="0" w:space="0" w:color="auto"/>
            <w:right w:val="none" w:sz="0" w:space="0" w:color="auto"/>
          </w:divBdr>
        </w:div>
        <w:div w:id="1980958557">
          <w:marLeft w:val="0"/>
          <w:marRight w:val="0"/>
          <w:marTop w:val="0"/>
          <w:marBottom w:val="0"/>
          <w:divBdr>
            <w:top w:val="none" w:sz="0" w:space="0" w:color="auto"/>
            <w:left w:val="none" w:sz="0" w:space="0" w:color="auto"/>
            <w:bottom w:val="none" w:sz="0" w:space="0" w:color="auto"/>
            <w:right w:val="none" w:sz="0" w:space="0" w:color="auto"/>
          </w:divBdr>
        </w:div>
        <w:div w:id="2048993760">
          <w:marLeft w:val="0"/>
          <w:marRight w:val="0"/>
          <w:marTop w:val="0"/>
          <w:marBottom w:val="0"/>
          <w:divBdr>
            <w:top w:val="none" w:sz="0" w:space="0" w:color="auto"/>
            <w:left w:val="none" w:sz="0" w:space="0" w:color="auto"/>
            <w:bottom w:val="none" w:sz="0" w:space="0" w:color="auto"/>
            <w:right w:val="none" w:sz="0" w:space="0" w:color="auto"/>
          </w:divBdr>
        </w:div>
        <w:div w:id="440804910">
          <w:marLeft w:val="0"/>
          <w:marRight w:val="0"/>
          <w:marTop w:val="0"/>
          <w:marBottom w:val="0"/>
          <w:divBdr>
            <w:top w:val="none" w:sz="0" w:space="0" w:color="auto"/>
            <w:left w:val="none" w:sz="0" w:space="0" w:color="auto"/>
            <w:bottom w:val="none" w:sz="0" w:space="0" w:color="auto"/>
            <w:right w:val="none" w:sz="0" w:space="0" w:color="auto"/>
          </w:divBdr>
        </w:div>
        <w:div w:id="1296374321">
          <w:marLeft w:val="0"/>
          <w:marRight w:val="0"/>
          <w:marTop w:val="0"/>
          <w:marBottom w:val="0"/>
          <w:divBdr>
            <w:top w:val="none" w:sz="0" w:space="0" w:color="auto"/>
            <w:left w:val="none" w:sz="0" w:space="0" w:color="auto"/>
            <w:bottom w:val="none" w:sz="0" w:space="0" w:color="auto"/>
            <w:right w:val="none" w:sz="0" w:space="0" w:color="auto"/>
          </w:divBdr>
        </w:div>
        <w:div w:id="1511992292">
          <w:marLeft w:val="0"/>
          <w:marRight w:val="0"/>
          <w:marTop w:val="0"/>
          <w:marBottom w:val="0"/>
          <w:divBdr>
            <w:top w:val="none" w:sz="0" w:space="0" w:color="auto"/>
            <w:left w:val="none" w:sz="0" w:space="0" w:color="auto"/>
            <w:bottom w:val="none" w:sz="0" w:space="0" w:color="auto"/>
            <w:right w:val="none" w:sz="0" w:space="0" w:color="auto"/>
          </w:divBdr>
        </w:div>
        <w:div w:id="1584022646">
          <w:marLeft w:val="0"/>
          <w:marRight w:val="0"/>
          <w:marTop w:val="0"/>
          <w:marBottom w:val="0"/>
          <w:divBdr>
            <w:top w:val="none" w:sz="0" w:space="0" w:color="auto"/>
            <w:left w:val="none" w:sz="0" w:space="0" w:color="auto"/>
            <w:bottom w:val="none" w:sz="0" w:space="0" w:color="auto"/>
            <w:right w:val="none" w:sz="0" w:space="0" w:color="auto"/>
          </w:divBdr>
        </w:div>
        <w:div w:id="2051224710">
          <w:marLeft w:val="0"/>
          <w:marRight w:val="0"/>
          <w:marTop w:val="0"/>
          <w:marBottom w:val="0"/>
          <w:divBdr>
            <w:top w:val="none" w:sz="0" w:space="0" w:color="auto"/>
            <w:left w:val="none" w:sz="0" w:space="0" w:color="auto"/>
            <w:bottom w:val="none" w:sz="0" w:space="0" w:color="auto"/>
            <w:right w:val="none" w:sz="0" w:space="0" w:color="auto"/>
          </w:divBdr>
        </w:div>
        <w:div w:id="584609687">
          <w:marLeft w:val="0"/>
          <w:marRight w:val="0"/>
          <w:marTop w:val="0"/>
          <w:marBottom w:val="0"/>
          <w:divBdr>
            <w:top w:val="none" w:sz="0" w:space="0" w:color="auto"/>
            <w:left w:val="none" w:sz="0" w:space="0" w:color="auto"/>
            <w:bottom w:val="none" w:sz="0" w:space="0" w:color="auto"/>
            <w:right w:val="none" w:sz="0" w:space="0" w:color="auto"/>
          </w:divBdr>
        </w:div>
        <w:div w:id="233397408">
          <w:marLeft w:val="0"/>
          <w:marRight w:val="0"/>
          <w:marTop w:val="0"/>
          <w:marBottom w:val="0"/>
          <w:divBdr>
            <w:top w:val="none" w:sz="0" w:space="0" w:color="auto"/>
            <w:left w:val="none" w:sz="0" w:space="0" w:color="auto"/>
            <w:bottom w:val="none" w:sz="0" w:space="0" w:color="auto"/>
            <w:right w:val="none" w:sz="0" w:space="0" w:color="auto"/>
          </w:divBdr>
        </w:div>
        <w:div w:id="435057748">
          <w:marLeft w:val="0"/>
          <w:marRight w:val="0"/>
          <w:marTop w:val="0"/>
          <w:marBottom w:val="0"/>
          <w:divBdr>
            <w:top w:val="none" w:sz="0" w:space="0" w:color="auto"/>
            <w:left w:val="none" w:sz="0" w:space="0" w:color="auto"/>
            <w:bottom w:val="none" w:sz="0" w:space="0" w:color="auto"/>
            <w:right w:val="none" w:sz="0" w:space="0" w:color="auto"/>
          </w:divBdr>
        </w:div>
        <w:div w:id="1560365739">
          <w:marLeft w:val="0"/>
          <w:marRight w:val="0"/>
          <w:marTop w:val="0"/>
          <w:marBottom w:val="0"/>
          <w:divBdr>
            <w:top w:val="none" w:sz="0" w:space="0" w:color="auto"/>
            <w:left w:val="none" w:sz="0" w:space="0" w:color="auto"/>
            <w:bottom w:val="none" w:sz="0" w:space="0" w:color="auto"/>
            <w:right w:val="none" w:sz="0" w:space="0" w:color="auto"/>
          </w:divBdr>
        </w:div>
        <w:div w:id="844976661">
          <w:marLeft w:val="0"/>
          <w:marRight w:val="0"/>
          <w:marTop w:val="0"/>
          <w:marBottom w:val="0"/>
          <w:divBdr>
            <w:top w:val="none" w:sz="0" w:space="0" w:color="auto"/>
            <w:left w:val="none" w:sz="0" w:space="0" w:color="auto"/>
            <w:bottom w:val="none" w:sz="0" w:space="0" w:color="auto"/>
            <w:right w:val="none" w:sz="0" w:space="0" w:color="auto"/>
          </w:divBdr>
        </w:div>
        <w:div w:id="434911719">
          <w:marLeft w:val="0"/>
          <w:marRight w:val="0"/>
          <w:marTop w:val="0"/>
          <w:marBottom w:val="0"/>
          <w:divBdr>
            <w:top w:val="none" w:sz="0" w:space="0" w:color="auto"/>
            <w:left w:val="none" w:sz="0" w:space="0" w:color="auto"/>
            <w:bottom w:val="none" w:sz="0" w:space="0" w:color="auto"/>
            <w:right w:val="none" w:sz="0" w:space="0" w:color="auto"/>
          </w:divBdr>
        </w:div>
        <w:div w:id="1953857126">
          <w:marLeft w:val="0"/>
          <w:marRight w:val="0"/>
          <w:marTop w:val="0"/>
          <w:marBottom w:val="0"/>
          <w:divBdr>
            <w:top w:val="none" w:sz="0" w:space="0" w:color="auto"/>
            <w:left w:val="none" w:sz="0" w:space="0" w:color="auto"/>
            <w:bottom w:val="none" w:sz="0" w:space="0" w:color="auto"/>
            <w:right w:val="none" w:sz="0" w:space="0" w:color="auto"/>
          </w:divBdr>
        </w:div>
        <w:div w:id="958728703">
          <w:marLeft w:val="0"/>
          <w:marRight w:val="0"/>
          <w:marTop w:val="0"/>
          <w:marBottom w:val="0"/>
          <w:divBdr>
            <w:top w:val="none" w:sz="0" w:space="0" w:color="auto"/>
            <w:left w:val="none" w:sz="0" w:space="0" w:color="auto"/>
            <w:bottom w:val="none" w:sz="0" w:space="0" w:color="auto"/>
            <w:right w:val="none" w:sz="0" w:space="0" w:color="auto"/>
          </w:divBdr>
        </w:div>
        <w:div w:id="2006126304">
          <w:marLeft w:val="0"/>
          <w:marRight w:val="0"/>
          <w:marTop w:val="0"/>
          <w:marBottom w:val="0"/>
          <w:divBdr>
            <w:top w:val="none" w:sz="0" w:space="0" w:color="auto"/>
            <w:left w:val="none" w:sz="0" w:space="0" w:color="auto"/>
            <w:bottom w:val="none" w:sz="0" w:space="0" w:color="auto"/>
            <w:right w:val="none" w:sz="0" w:space="0" w:color="auto"/>
          </w:divBdr>
        </w:div>
        <w:div w:id="996685885">
          <w:marLeft w:val="0"/>
          <w:marRight w:val="0"/>
          <w:marTop w:val="0"/>
          <w:marBottom w:val="0"/>
          <w:divBdr>
            <w:top w:val="none" w:sz="0" w:space="0" w:color="auto"/>
            <w:left w:val="none" w:sz="0" w:space="0" w:color="auto"/>
            <w:bottom w:val="none" w:sz="0" w:space="0" w:color="auto"/>
            <w:right w:val="none" w:sz="0" w:space="0" w:color="auto"/>
          </w:divBdr>
        </w:div>
      </w:divsChild>
    </w:div>
    <w:div w:id="160202118">
      <w:bodyDiv w:val="1"/>
      <w:marLeft w:val="0"/>
      <w:marRight w:val="0"/>
      <w:marTop w:val="0"/>
      <w:marBottom w:val="0"/>
      <w:divBdr>
        <w:top w:val="none" w:sz="0" w:space="0" w:color="auto"/>
        <w:left w:val="none" w:sz="0" w:space="0" w:color="auto"/>
        <w:bottom w:val="none" w:sz="0" w:space="0" w:color="auto"/>
        <w:right w:val="none" w:sz="0" w:space="0" w:color="auto"/>
      </w:divBdr>
    </w:div>
    <w:div w:id="160900409">
      <w:bodyDiv w:val="1"/>
      <w:marLeft w:val="0"/>
      <w:marRight w:val="0"/>
      <w:marTop w:val="0"/>
      <w:marBottom w:val="0"/>
      <w:divBdr>
        <w:top w:val="none" w:sz="0" w:space="0" w:color="auto"/>
        <w:left w:val="none" w:sz="0" w:space="0" w:color="auto"/>
        <w:bottom w:val="none" w:sz="0" w:space="0" w:color="auto"/>
        <w:right w:val="none" w:sz="0" w:space="0" w:color="auto"/>
      </w:divBdr>
      <w:divsChild>
        <w:div w:id="1711224724">
          <w:marLeft w:val="0"/>
          <w:marRight w:val="0"/>
          <w:marTop w:val="0"/>
          <w:marBottom w:val="0"/>
          <w:divBdr>
            <w:top w:val="none" w:sz="0" w:space="0" w:color="auto"/>
            <w:left w:val="none" w:sz="0" w:space="0" w:color="auto"/>
            <w:bottom w:val="none" w:sz="0" w:space="0" w:color="auto"/>
            <w:right w:val="none" w:sz="0" w:space="0" w:color="auto"/>
          </w:divBdr>
          <w:divsChild>
            <w:div w:id="767191497">
              <w:marLeft w:val="0"/>
              <w:marRight w:val="0"/>
              <w:marTop w:val="0"/>
              <w:marBottom w:val="0"/>
              <w:divBdr>
                <w:top w:val="none" w:sz="0" w:space="0" w:color="auto"/>
                <w:left w:val="none" w:sz="0" w:space="0" w:color="auto"/>
                <w:bottom w:val="none" w:sz="0" w:space="0" w:color="auto"/>
                <w:right w:val="none" w:sz="0" w:space="0" w:color="auto"/>
              </w:divBdr>
              <w:divsChild>
                <w:div w:id="2006861730">
                  <w:marLeft w:val="0"/>
                  <w:marRight w:val="0"/>
                  <w:marTop w:val="0"/>
                  <w:marBottom w:val="0"/>
                  <w:divBdr>
                    <w:top w:val="none" w:sz="0" w:space="0" w:color="auto"/>
                    <w:left w:val="none" w:sz="0" w:space="0" w:color="auto"/>
                    <w:bottom w:val="none" w:sz="0" w:space="0" w:color="auto"/>
                    <w:right w:val="none" w:sz="0" w:space="0" w:color="auto"/>
                  </w:divBdr>
                  <w:divsChild>
                    <w:div w:id="1948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0639">
          <w:marLeft w:val="0"/>
          <w:marRight w:val="0"/>
          <w:marTop w:val="0"/>
          <w:marBottom w:val="0"/>
          <w:divBdr>
            <w:top w:val="none" w:sz="0" w:space="0" w:color="auto"/>
            <w:left w:val="none" w:sz="0" w:space="0" w:color="auto"/>
            <w:bottom w:val="none" w:sz="0" w:space="0" w:color="auto"/>
            <w:right w:val="none" w:sz="0" w:space="0" w:color="auto"/>
          </w:divBdr>
        </w:div>
      </w:divsChild>
    </w:div>
    <w:div w:id="170485545">
      <w:bodyDiv w:val="1"/>
      <w:marLeft w:val="0"/>
      <w:marRight w:val="0"/>
      <w:marTop w:val="0"/>
      <w:marBottom w:val="0"/>
      <w:divBdr>
        <w:top w:val="none" w:sz="0" w:space="0" w:color="auto"/>
        <w:left w:val="none" w:sz="0" w:space="0" w:color="auto"/>
        <w:bottom w:val="none" w:sz="0" w:space="0" w:color="auto"/>
        <w:right w:val="none" w:sz="0" w:space="0" w:color="auto"/>
      </w:divBdr>
    </w:div>
    <w:div w:id="173035805">
      <w:bodyDiv w:val="1"/>
      <w:marLeft w:val="0"/>
      <w:marRight w:val="0"/>
      <w:marTop w:val="0"/>
      <w:marBottom w:val="0"/>
      <w:divBdr>
        <w:top w:val="none" w:sz="0" w:space="0" w:color="auto"/>
        <w:left w:val="none" w:sz="0" w:space="0" w:color="auto"/>
        <w:bottom w:val="none" w:sz="0" w:space="0" w:color="auto"/>
        <w:right w:val="none" w:sz="0" w:space="0" w:color="auto"/>
      </w:divBdr>
    </w:div>
    <w:div w:id="174418778">
      <w:bodyDiv w:val="1"/>
      <w:marLeft w:val="0"/>
      <w:marRight w:val="0"/>
      <w:marTop w:val="0"/>
      <w:marBottom w:val="0"/>
      <w:divBdr>
        <w:top w:val="none" w:sz="0" w:space="0" w:color="auto"/>
        <w:left w:val="none" w:sz="0" w:space="0" w:color="auto"/>
        <w:bottom w:val="none" w:sz="0" w:space="0" w:color="auto"/>
        <w:right w:val="none" w:sz="0" w:space="0" w:color="auto"/>
      </w:divBdr>
    </w:div>
    <w:div w:id="194392675">
      <w:bodyDiv w:val="1"/>
      <w:marLeft w:val="0"/>
      <w:marRight w:val="0"/>
      <w:marTop w:val="0"/>
      <w:marBottom w:val="0"/>
      <w:divBdr>
        <w:top w:val="none" w:sz="0" w:space="0" w:color="auto"/>
        <w:left w:val="none" w:sz="0" w:space="0" w:color="auto"/>
        <w:bottom w:val="none" w:sz="0" w:space="0" w:color="auto"/>
        <w:right w:val="none" w:sz="0" w:space="0" w:color="auto"/>
      </w:divBdr>
    </w:div>
    <w:div w:id="196624737">
      <w:bodyDiv w:val="1"/>
      <w:marLeft w:val="0"/>
      <w:marRight w:val="0"/>
      <w:marTop w:val="0"/>
      <w:marBottom w:val="0"/>
      <w:divBdr>
        <w:top w:val="none" w:sz="0" w:space="0" w:color="auto"/>
        <w:left w:val="none" w:sz="0" w:space="0" w:color="auto"/>
        <w:bottom w:val="none" w:sz="0" w:space="0" w:color="auto"/>
        <w:right w:val="none" w:sz="0" w:space="0" w:color="auto"/>
      </w:divBdr>
    </w:div>
    <w:div w:id="201790635">
      <w:bodyDiv w:val="1"/>
      <w:marLeft w:val="0"/>
      <w:marRight w:val="0"/>
      <w:marTop w:val="0"/>
      <w:marBottom w:val="0"/>
      <w:divBdr>
        <w:top w:val="none" w:sz="0" w:space="0" w:color="auto"/>
        <w:left w:val="none" w:sz="0" w:space="0" w:color="auto"/>
        <w:bottom w:val="none" w:sz="0" w:space="0" w:color="auto"/>
        <w:right w:val="none" w:sz="0" w:space="0" w:color="auto"/>
      </w:divBdr>
    </w:div>
    <w:div w:id="202594532">
      <w:bodyDiv w:val="1"/>
      <w:marLeft w:val="0"/>
      <w:marRight w:val="0"/>
      <w:marTop w:val="0"/>
      <w:marBottom w:val="0"/>
      <w:divBdr>
        <w:top w:val="none" w:sz="0" w:space="0" w:color="auto"/>
        <w:left w:val="none" w:sz="0" w:space="0" w:color="auto"/>
        <w:bottom w:val="none" w:sz="0" w:space="0" w:color="auto"/>
        <w:right w:val="none" w:sz="0" w:space="0" w:color="auto"/>
      </w:divBdr>
      <w:divsChild>
        <w:div w:id="953514076">
          <w:marLeft w:val="0"/>
          <w:marRight w:val="0"/>
          <w:marTop w:val="0"/>
          <w:marBottom w:val="0"/>
          <w:divBdr>
            <w:top w:val="none" w:sz="0" w:space="0" w:color="auto"/>
            <w:left w:val="none" w:sz="0" w:space="0" w:color="auto"/>
            <w:bottom w:val="none" w:sz="0" w:space="0" w:color="auto"/>
            <w:right w:val="none" w:sz="0" w:space="0" w:color="auto"/>
          </w:divBdr>
          <w:divsChild>
            <w:div w:id="1722094381">
              <w:marLeft w:val="0"/>
              <w:marRight w:val="0"/>
              <w:marTop w:val="0"/>
              <w:marBottom w:val="0"/>
              <w:divBdr>
                <w:top w:val="none" w:sz="0" w:space="0" w:color="auto"/>
                <w:left w:val="none" w:sz="0" w:space="0" w:color="auto"/>
                <w:bottom w:val="none" w:sz="0" w:space="0" w:color="auto"/>
                <w:right w:val="none" w:sz="0" w:space="0" w:color="auto"/>
              </w:divBdr>
            </w:div>
          </w:divsChild>
        </w:div>
        <w:div w:id="431976896">
          <w:marLeft w:val="0"/>
          <w:marRight w:val="0"/>
          <w:marTop w:val="0"/>
          <w:marBottom w:val="0"/>
          <w:divBdr>
            <w:top w:val="none" w:sz="0" w:space="0" w:color="auto"/>
            <w:left w:val="none" w:sz="0" w:space="0" w:color="auto"/>
            <w:bottom w:val="none" w:sz="0" w:space="0" w:color="auto"/>
            <w:right w:val="none" w:sz="0" w:space="0" w:color="auto"/>
          </w:divBdr>
          <w:divsChild>
            <w:div w:id="2018120746">
              <w:marLeft w:val="0"/>
              <w:marRight w:val="0"/>
              <w:marTop w:val="0"/>
              <w:marBottom w:val="0"/>
              <w:divBdr>
                <w:top w:val="none" w:sz="0" w:space="0" w:color="auto"/>
                <w:left w:val="none" w:sz="0" w:space="0" w:color="auto"/>
                <w:bottom w:val="none" w:sz="0" w:space="0" w:color="auto"/>
                <w:right w:val="none" w:sz="0" w:space="0" w:color="auto"/>
              </w:divBdr>
              <w:divsChild>
                <w:div w:id="651712901">
                  <w:marLeft w:val="0"/>
                  <w:marRight w:val="0"/>
                  <w:marTop w:val="0"/>
                  <w:marBottom w:val="0"/>
                  <w:divBdr>
                    <w:top w:val="none" w:sz="0" w:space="0" w:color="auto"/>
                    <w:left w:val="none" w:sz="0" w:space="0" w:color="auto"/>
                    <w:bottom w:val="none" w:sz="0" w:space="0" w:color="auto"/>
                    <w:right w:val="none" w:sz="0" w:space="0" w:color="auto"/>
                  </w:divBdr>
                  <w:divsChild>
                    <w:div w:id="730421882">
                      <w:marLeft w:val="0"/>
                      <w:marRight w:val="0"/>
                      <w:marTop w:val="0"/>
                      <w:marBottom w:val="0"/>
                      <w:divBdr>
                        <w:top w:val="none" w:sz="0" w:space="0" w:color="auto"/>
                        <w:left w:val="none" w:sz="0" w:space="0" w:color="auto"/>
                        <w:bottom w:val="none" w:sz="0" w:space="0" w:color="auto"/>
                        <w:right w:val="none" w:sz="0" w:space="0" w:color="auto"/>
                      </w:divBdr>
                      <w:divsChild>
                        <w:div w:id="2046634602">
                          <w:marLeft w:val="0"/>
                          <w:marRight w:val="0"/>
                          <w:marTop w:val="0"/>
                          <w:marBottom w:val="0"/>
                          <w:divBdr>
                            <w:top w:val="none" w:sz="0" w:space="0" w:color="auto"/>
                            <w:left w:val="none" w:sz="0" w:space="0" w:color="auto"/>
                            <w:bottom w:val="none" w:sz="0" w:space="0" w:color="auto"/>
                            <w:right w:val="none" w:sz="0" w:space="0" w:color="auto"/>
                          </w:divBdr>
                          <w:divsChild>
                            <w:div w:id="748120722">
                              <w:marLeft w:val="0"/>
                              <w:marRight w:val="0"/>
                              <w:marTop w:val="0"/>
                              <w:marBottom w:val="0"/>
                              <w:divBdr>
                                <w:top w:val="none" w:sz="0" w:space="0" w:color="auto"/>
                                <w:left w:val="none" w:sz="0" w:space="0" w:color="auto"/>
                                <w:bottom w:val="none" w:sz="0" w:space="0" w:color="auto"/>
                                <w:right w:val="none" w:sz="0" w:space="0" w:color="auto"/>
                              </w:divBdr>
                              <w:divsChild>
                                <w:div w:id="18284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20293">
      <w:bodyDiv w:val="1"/>
      <w:marLeft w:val="0"/>
      <w:marRight w:val="0"/>
      <w:marTop w:val="0"/>
      <w:marBottom w:val="0"/>
      <w:divBdr>
        <w:top w:val="none" w:sz="0" w:space="0" w:color="auto"/>
        <w:left w:val="none" w:sz="0" w:space="0" w:color="auto"/>
        <w:bottom w:val="none" w:sz="0" w:space="0" w:color="auto"/>
        <w:right w:val="none" w:sz="0" w:space="0" w:color="auto"/>
      </w:divBdr>
    </w:div>
    <w:div w:id="228662630">
      <w:bodyDiv w:val="1"/>
      <w:marLeft w:val="0"/>
      <w:marRight w:val="0"/>
      <w:marTop w:val="0"/>
      <w:marBottom w:val="0"/>
      <w:divBdr>
        <w:top w:val="none" w:sz="0" w:space="0" w:color="auto"/>
        <w:left w:val="none" w:sz="0" w:space="0" w:color="auto"/>
        <w:bottom w:val="none" w:sz="0" w:space="0" w:color="auto"/>
        <w:right w:val="none" w:sz="0" w:space="0" w:color="auto"/>
      </w:divBdr>
    </w:div>
    <w:div w:id="229193639">
      <w:bodyDiv w:val="1"/>
      <w:marLeft w:val="0"/>
      <w:marRight w:val="0"/>
      <w:marTop w:val="0"/>
      <w:marBottom w:val="0"/>
      <w:divBdr>
        <w:top w:val="none" w:sz="0" w:space="0" w:color="auto"/>
        <w:left w:val="none" w:sz="0" w:space="0" w:color="auto"/>
        <w:bottom w:val="none" w:sz="0" w:space="0" w:color="auto"/>
        <w:right w:val="none" w:sz="0" w:space="0" w:color="auto"/>
      </w:divBdr>
    </w:div>
    <w:div w:id="233126169">
      <w:bodyDiv w:val="1"/>
      <w:marLeft w:val="0"/>
      <w:marRight w:val="0"/>
      <w:marTop w:val="0"/>
      <w:marBottom w:val="0"/>
      <w:divBdr>
        <w:top w:val="none" w:sz="0" w:space="0" w:color="auto"/>
        <w:left w:val="none" w:sz="0" w:space="0" w:color="auto"/>
        <w:bottom w:val="none" w:sz="0" w:space="0" w:color="auto"/>
        <w:right w:val="none" w:sz="0" w:space="0" w:color="auto"/>
      </w:divBdr>
    </w:div>
    <w:div w:id="238952598">
      <w:bodyDiv w:val="1"/>
      <w:marLeft w:val="0"/>
      <w:marRight w:val="0"/>
      <w:marTop w:val="0"/>
      <w:marBottom w:val="0"/>
      <w:divBdr>
        <w:top w:val="none" w:sz="0" w:space="0" w:color="auto"/>
        <w:left w:val="none" w:sz="0" w:space="0" w:color="auto"/>
        <w:bottom w:val="none" w:sz="0" w:space="0" w:color="auto"/>
        <w:right w:val="none" w:sz="0" w:space="0" w:color="auto"/>
      </w:divBdr>
      <w:divsChild>
        <w:div w:id="1625581025">
          <w:marLeft w:val="0"/>
          <w:marRight w:val="0"/>
          <w:marTop w:val="0"/>
          <w:marBottom w:val="0"/>
          <w:divBdr>
            <w:top w:val="none" w:sz="0" w:space="0" w:color="auto"/>
            <w:left w:val="none" w:sz="0" w:space="0" w:color="auto"/>
            <w:bottom w:val="none" w:sz="0" w:space="0" w:color="auto"/>
            <w:right w:val="none" w:sz="0" w:space="0" w:color="auto"/>
          </w:divBdr>
        </w:div>
        <w:div w:id="214436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491537">
      <w:bodyDiv w:val="1"/>
      <w:marLeft w:val="0"/>
      <w:marRight w:val="0"/>
      <w:marTop w:val="0"/>
      <w:marBottom w:val="0"/>
      <w:divBdr>
        <w:top w:val="none" w:sz="0" w:space="0" w:color="auto"/>
        <w:left w:val="none" w:sz="0" w:space="0" w:color="auto"/>
        <w:bottom w:val="none" w:sz="0" w:space="0" w:color="auto"/>
        <w:right w:val="none" w:sz="0" w:space="0" w:color="auto"/>
      </w:divBdr>
    </w:div>
    <w:div w:id="244384415">
      <w:bodyDiv w:val="1"/>
      <w:marLeft w:val="0"/>
      <w:marRight w:val="0"/>
      <w:marTop w:val="0"/>
      <w:marBottom w:val="0"/>
      <w:divBdr>
        <w:top w:val="none" w:sz="0" w:space="0" w:color="auto"/>
        <w:left w:val="none" w:sz="0" w:space="0" w:color="auto"/>
        <w:bottom w:val="none" w:sz="0" w:space="0" w:color="auto"/>
        <w:right w:val="none" w:sz="0" w:space="0" w:color="auto"/>
      </w:divBdr>
    </w:div>
    <w:div w:id="251209681">
      <w:bodyDiv w:val="1"/>
      <w:marLeft w:val="0"/>
      <w:marRight w:val="0"/>
      <w:marTop w:val="0"/>
      <w:marBottom w:val="0"/>
      <w:divBdr>
        <w:top w:val="none" w:sz="0" w:space="0" w:color="auto"/>
        <w:left w:val="none" w:sz="0" w:space="0" w:color="auto"/>
        <w:bottom w:val="none" w:sz="0" w:space="0" w:color="auto"/>
        <w:right w:val="none" w:sz="0" w:space="0" w:color="auto"/>
      </w:divBdr>
    </w:div>
    <w:div w:id="253713441">
      <w:bodyDiv w:val="1"/>
      <w:marLeft w:val="0"/>
      <w:marRight w:val="0"/>
      <w:marTop w:val="0"/>
      <w:marBottom w:val="0"/>
      <w:divBdr>
        <w:top w:val="none" w:sz="0" w:space="0" w:color="auto"/>
        <w:left w:val="none" w:sz="0" w:space="0" w:color="auto"/>
        <w:bottom w:val="none" w:sz="0" w:space="0" w:color="auto"/>
        <w:right w:val="none" w:sz="0" w:space="0" w:color="auto"/>
      </w:divBdr>
    </w:div>
    <w:div w:id="256061713">
      <w:bodyDiv w:val="1"/>
      <w:marLeft w:val="0"/>
      <w:marRight w:val="0"/>
      <w:marTop w:val="0"/>
      <w:marBottom w:val="0"/>
      <w:divBdr>
        <w:top w:val="none" w:sz="0" w:space="0" w:color="auto"/>
        <w:left w:val="none" w:sz="0" w:space="0" w:color="auto"/>
        <w:bottom w:val="none" w:sz="0" w:space="0" w:color="auto"/>
        <w:right w:val="none" w:sz="0" w:space="0" w:color="auto"/>
      </w:divBdr>
    </w:div>
    <w:div w:id="270169317">
      <w:bodyDiv w:val="1"/>
      <w:marLeft w:val="0"/>
      <w:marRight w:val="0"/>
      <w:marTop w:val="0"/>
      <w:marBottom w:val="0"/>
      <w:divBdr>
        <w:top w:val="none" w:sz="0" w:space="0" w:color="auto"/>
        <w:left w:val="none" w:sz="0" w:space="0" w:color="auto"/>
        <w:bottom w:val="none" w:sz="0" w:space="0" w:color="auto"/>
        <w:right w:val="none" w:sz="0" w:space="0" w:color="auto"/>
      </w:divBdr>
    </w:div>
    <w:div w:id="270863547">
      <w:bodyDiv w:val="1"/>
      <w:marLeft w:val="0"/>
      <w:marRight w:val="0"/>
      <w:marTop w:val="0"/>
      <w:marBottom w:val="0"/>
      <w:divBdr>
        <w:top w:val="none" w:sz="0" w:space="0" w:color="auto"/>
        <w:left w:val="none" w:sz="0" w:space="0" w:color="auto"/>
        <w:bottom w:val="none" w:sz="0" w:space="0" w:color="auto"/>
        <w:right w:val="none" w:sz="0" w:space="0" w:color="auto"/>
      </w:divBdr>
    </w:div>
    <w:div w:id="274022297">
      <w:bodyDiv w:val="1"/>
      <w:marLeft w:val="0"/>
      <w:marRight w:val="0"/>
      <w:marTop w:val="0"/>
      <w:marBottom w:val="0"/>
      <w:divBdr>
        <w:top w:val="none" w:sz="0" w:space="0" w:color="auto"/>
        <w:left w:val="none" w:sz="0" w:space="0" w:color="auto"/>
        <w:bottom w:val="none" w:sz="0" w:space="0" w:color="auto"/>
        <w:right w:val="none" w:sz="0" w:space="0" w:color="auto"/>
      </w:divBdr>
    </w:div>
    <w:div w:id="277182215">
      <w:bodyDiv w:val="1"/>
      <w:marLeft w:val="0"/>
      <w:marRight w:val="0"/>
      <w:marTop w:val="0"/>
      <w:marBottom w:val="0"/>
      <w:divBdr>
        <w:top w:val="none" w:sz="0" w:space="0" w:color="auto"/>
        <w:left w:val="none" w:sz="0" w:space="0" w:color="auto"/>
        <w:bottom w:val="none" w:sz="0" w:space="0" w:color="auto"/>
        <w:right w:val="none" w:sz="0" w:space="0" w:color="auto"/>
      </w:divBdr>
    </w:div>
    <w:div w:id="293291502">
      <w:bodyDiv w:val="1"/>
      <w:marLeft w:val="0"/>
      <w:marRight w:val="0"/>
      <w:marTop w:val="0"/>
      <w:marBottom w:val="0"/>
      <w:divBdr>
        <w:top w:val="none" w:sz="0" w:space="0" w:color="auto"/>
        <w:left w:val="none" w:sz="0" w:space="0" w:color="auto"/>
        <w:bottom w:val="none" w:sz="0" w:space="0" w:color="auto"/>
        <w:right w:val="none" w:sz="0" w:space="0" w:color="auto"/>
      </w:divBdr>
    </w:div>
    <w:div w:id="298728873">
      <w:bodyDiv w:val="1"/>
      <w:marLeft w:val="0"/>
      <w:marRight w:val="0"/>
      <w:marTop w:val="0"/>
      <w:marBottom w:val="0"/>
      <w:divBdr>
        <w:top w:val="none" w:sz="0" w:space="0" w:color="auto"/>
        <w:left w:val="none" w:sz="0" w:space="0" w:color="auto"/>
        <w:bottom w:val="none" w:sz="0" w:space="0" w:color="auto"/>
        <w:right w:val="none" w:sz="0" w:space="0" w:color="auto"/>
      </w:divBdr>
    </w:div>
    <w:div w:id="303001505">
      <w:bodyDiv w:val="1"/>
      <w:marLeft w:val="0"/>
      <w:marRight w:val="0"/>
      <w:marTop w:val="0"/>
      <w:marBottom w:val="0"/>
      <w:divBdr>
        <w:top w:val="none" w:sz="0" w:space="0" w:color="auto"/>
        <w:left w:val="none" w:sz="0" w:space="0" w:color="auto"/>
        <w:bottom w:val="none" w:sz="0" w:space="0" w:color="auto"/>
        <w:right w:val="none" w:sz="0" w:space="0" w:color="auto"/>
      </w:divBdr>
    </w:div>
    <w:div w:id="306055386">
      <w:bodyDiv w:val="1"/>
      <w:marLeft w:val="0"/>
      <w:marRight w:val="0"/>
      <w:marTop w:val="0"/>
      <w:marBottom w:val="0"/>
      <w:divBdr>
        <w:top w:val="none" w:sz="0" w:space="0" w:color="auto"/>
        <w:left w:val="none" w:sz="0" w:space="0" w:color="auto"/>
        <w:bottom w:val="none" w:sz="0" w:space="0" w:color="auto"/>
        <w:right w:val="none" w:sz="0" w:space="0" w:color="auto"/>
      </w:divBdr>
    </w:div>
    <w:div w:id="307782324">
      <w:bodyDiv w:val="1"/>
      <w:marLeft w:val="0"/>
      <w:marRight w:val="0"/>
      <w:marTop w:val="0"/>
      <w:marBottom w:val="0"/>
      <w:divBdr>
        <w:top w:val="none" w:sz="0" w:space="0" w:color="auto"/>
        <w:left w:val="none" w:sz="0" w:space="0" w:color="auto"/>
        <w:bottom w:val="none" w:sz="0" w:space="0" w:color="auto"/>
        <w:right w:val="none" w:sz="0" w:space="0" w:color="auto"/>
      </w:divBdr>
      <w:divsChild>
        <w:div w:id="1963026478">
          <w:marLeft w:val="0"/>
          <w:marRight w:val="0"/>
          <w:marTop w:val="0"/>
          <w:marBottom w:val="0"/>
          <w:divBdr>
            <w:top w:val="none" w:sz="0" w:space="0" w:color="auto"/>
            <w:left w:val="none" w:sz="0" w:space="0" w:color="auto"/>
            <w:bottom w:val="none" w:sz="0" w:space="0" w:color="auto"/>
            <w:right w:val="none" w:sz="0" w:space="0" w:color="auto"/>
          </w:divBdr>
        </w:div>
        <w:div w:id="1354503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9885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10864987">
      <w:bodyDiv w:val="1"/>
      <w:marLeft w:val="0"/>
      <w:marRight w:val="0"/>
      <w:marTop w:val="0"/>
      <w:marBottom w:val="0"/>
      <w:divBdr>
        <w:top w:val="none" w:sz="0" w:space="0" w:color="auto"/>
        <w:left w:val="none" w:sz="0" w:space="0" w:color="auto"/>
        <w:bottom w:val="none" w:sz="0" w:space="0" w:color="auto"/>
        <w:right w:val="none" w:sz="0" w:space="0" w:color="auto"/>
      </w:divBdr>
      <w:divsChild>
        <w:div w:id="1073890902">
          <w:marLeft w:val="0"/>
          <w:marRight w:val="0"/>
          <w:marTop w:val="0"/>
          <w:marBottom w:val="0"/>
          <w:divBdr>
            <w:top w:val="none" w:sz="0" w:space="0" w:color="auto"/>
            <w:left w:val="none" w:sz="0" w:space="0" w:color="auto"/>
            <w:bottom w:val="none" w:sz="0" w:space="0" w:color="auto"/>
            <w:right w:val="none" w:sz="0" w:space="0" w:color="auto"/>
          </w:divBdr>
        </w:div>
        <w:div w:id="1703048593">
          <w:marLeft w:val="0"/>
          <w:marRight w:val="0"/>
          <w:marTop w:val="0"/>
          <w:marBottom w:val="0"/>
          <w:divBdr>
            <w:top w:val="none" w:sz="0" w:space="0" w:color="auto"/>
            <w:left w:val="none" w:sz="0" w:space="0" w:color="auto"/>
            <w:bottom w:val="none" w:sz="0" w:space="0" w:color="auto"/>
            <w:right w:val="none" w:sz="0" w:space="0" w:color="auto"/>
          </w:divBdr>
        </w:div>
        <w:div w:id="1428694598">
          <w:marLeft w:val="0"/>
          <w:marRight w:val="0"/>
          <w:marTop w:val="0"/>
          <w:marBottom w:val="0"/>
          <w:divBdr>
            <w:top w:val="none" w:sz="0" w:space="0" w:color="auto"/>
            <w:left w:val="none" w:sz="0" w:space="0" w:color="auto"/>
            <w:bottom w:val="none" w:sz="0" w:space="0" w:color="auto"/>
            <w:right w:val="none" w:sz="0" w:space="0" w:color="auto"/>
          </w:divBdr>
        </w:div>
        <w:div w:id="1476603069">
          <w:marLeft w:val="0"/>
          <w:marRight w:val="0"/>
          <w:marTop w:val="0"/>
          <w:marBottom w:val="0"/>
          <w:divBdr>
            <w:top w:val="none" w:sz="0" w:space="0" w:color="auto"/>
            <w:left w:val="none" w:sz="0" w:space="0" w:color="auto"/>
            <w:bottom w:val="none" w:sz="0" w:space="0" w:color="auto"/>
            <w:right w:val="none" w:sz="0" w:space="0" w:color="auto"/>
          </w:divBdr>
        </w:div>
        <w:div w:id="1508329486">
          <w:marLeft w:val="0"/>
          <w:marRight w:val="0"/>
          <w:marTop w:val="0"/>
          <w:marBottom w:val="0"/>
          <w:divBdr>
            <w:top w:val="none" w:sz="0" w:space="0" w:color="auto"/>
            <w:left w:val="none" w:sz="0" w:space="0" w:color="auto"/>
            <w:bottom w:val="none" w:sz="0" w:space="0" w:color="auto"/>
            <w:right w:val="none" w:sz="0" w:space="0" w:color="auto"/>
          </w:divBdr>
        </w:div>
        <w:div w:id="1853034373">
          <w:marLeft w:val="0"/>
          <w:marRight w:val="0"/>
          <w:marTop w:val="0"/>
          <w:marBottom w:val="0"/>
          <w:divBdr>
            <w:top w:val="none" w:sz="0" w:space="0" w:color="auto"/>
            <w:left w:val="none" w:sz="0" w:space="0" w:color="auto"/>
            <w:bottom w:val="none" w:sz="0" w:space="0" w:color="auto"/>
            <w:right w:val="none" w:sz="0" w:space="0" w:color="auto"/>
          </w:divBdr>
        </w:div>
        <w:div w:id="1617562546">
          <w:marLeft w:val="0"/>
          <w:marRight w:val="0"/>
          <w:marTop w:val="0"/>
          <w:marBottom w:val="0"/>
          <w:divBdr>
            <w:top w:val="none" w:sz="0" w:space="0" w:color="auto"/>
            <w:left w:val="none" w:sz="0" w:space="0" w:color="auto"/>
            <w:bottom w:val="none" w:sz="0" w:space="0" w:color="auto"/>
            <w:right w:val="none" w:sz="0" w:space="0" w:color="auto"/>
          </w:divBdr>
        </w:div>
        <w:div w:id="870804044">
          <w:marLeft w:val="0"/>
          <w:marRight w:val="0"/>
          <w:marTop w:val="0"/>
          <w:marBottom w:val="0"/>
          <w:divBdr>
            <w:top w:val="none" w:sz="0" w:space="0" w:color="auto"/>
            <w:left w:val="none" w:sz="0" w:space="0" w:color="auto"/>
            <w:bottom w:val="none" w:sz="0" w:space="0" w:color="auto"/>
            <w:right w:val="none" w:sz="0" w:space="0" w:color="auto"/>
          </w:divBdr>
        </w:div>
        <w:div w:id="398406825">
          <w:marLeft w:val="0"/>
          <w:marRight w:val="0"/>
          <w:marTop w:val="0"/>
          <w:marBottom w:val="0"/>
          <w:divBdr>
            <w:top w:val="none" w:sz="0" w:space="0" w:color="auto"/>
            <w:left w:val="none" w:sz="0" w:space="0" w:color="auto"/>
            <w:bottom w:val="none" w:sz="0" w:space="0" w:color="auto"/>
            <w:right w:val="none" w:sz="0" w:space="0" w:color="auto"/>
          </w:divBdr>
        </w:div>
        <w:div w:id="1271084472">
          <w:marLeft w:val="0"/>
          <w:marRight w:val="0"/>
          <w:marTop w:val="0"/>
          <w:marBottom w:val="0"/>
          <w:divBdr>
            <w:top w:val="none" w:sz="0" w:space="0" w:color="auto"/>
            <w:left w:val="none" w:sz="0" w:space="0" w:color="auto"/>
            <w:bottom w:val="none" w:sz="0" w:space="0" w:color="auto"/>
            <w:right w:val="none" w:sz="0" w:space="0" w:color="auto"/>
          </w:divBdr>
        </w:div>
        <w:div w:id="2004510307">
          <w:marLeft w:val="0"/>
          <w:marRight w:val="0"/>
          <w:marTop w:val="0"/>
          <w:marBottom w:val="0"/>
          <w:divBdr>
            <w:top w:val="none" w:sz="0" w:space="0" w:color="auto"/>
            <w:left w:val="none" w:sz="0" w:space="0" w:color="auto"/>
            <w:bottom w:val="none" w:sz="0" w:space="0" w:color="auto"/>
            <w:right w:val="none" w:sz="0" w:space="0" w:color="auto"/>
          </w:divBdr>
        </w:div>
        <w:div w:id="55010082">
          <w:marLeft w:val="0"/>
          <w:marRight w:val="0"/>
          <w:marTop w:val="0"/>
          <w:marBottom w:val="0"/>
          <w:divBdr>
            <w:top w:val="none" w:sz="0" w:space="0" w:color="auto"/>
            <w:left w:val="none" w:sz="0" w:space="0" w:color="auto"/>
            <w:bottom w:val="none" w:sz="0" w:space="0" w:color="auto"/>
            <w:right w:val="none" w:sz="0" w:space="0" w:color="auto"/>
          </w:divBdr>
        </w:div>
        <w:div w:id="1003554528">
          <w:marLeft w:val="0"/>
          <w:marRight w:val="0"/>
          <w:marTop w:val="0"/>
          <w:marBottom w:val="0"/>
          <w:divBdr>
            <w:top w:val="none" w:sz="0" w:space="0" w:color="auto"/>
            <w:left w:val="none" w:sz="0" w:space="0" w:color="auto"/>
            <w:bottom w:val="none" w:sz="0" w:space="0" w:color="auto"/>
            <w:right w:val="none" w:sz="0" w:space="0" w:color="auto"/>
          </w:divBdr>
        </w:div>
        <w:div w:id="1218202465">
          <w:marLeft w:val="0"/>
          <w:marRight w:val="0"/>
          <w:marTop w:val="0"/>
          <w:marBottom w:val="0"/>
          <w:divBdr>
            <w:top w:val="none" w:sz="0" w:space="0" w:color="auto"/>
            <w:left w:val="none" w:sz="0" w:space="0" w:color="auto"/>
            <w:bottom w:val="none" w:sz="0" w:space="0" w:color="auto"/>
            <w:right w:val="none" w:sz="0" w:space="0" w:color="auto"/>
          </w:divBdr>
        </w:div>
        <w:div w:id="1806269126">
          <w:marLeft w:val="0"/>
          <w:marRight w:val="0"/>
          <w:marTop w:val="0"/>
          <w:marBottom w:val="0"/>
          <w:divBdr>
            <w:top w:val="none" w:sz="0" w:space="0" w:color="auto"/>
            <w:left w:val="none" w:sz="0" w:space="0" w:color="auto"/>
            <w:bottom w:val="none" w:sz="0" w:space="0" w:color="auto"/>
            <w:right w:val="none" w:sz="0" w:space="0" w:color="auto"/>
          </w:divBdr>
        </w:div>
        <w:div w:id="831261569">
          <w:marLeft w:val="0"/>
          <w:marRight w:val="0"/>
          <w:marTop w:val="0"/>
          <w:marBottom w:val="0"/>
          <w:divBdr>
            <w:top w:val="none" w:sz="0" w:space="0" w:color="auto"/>
            <w:left w:val="none" w:sz="0" w:space="0" w:color="auto"/>
            <w:bottom w:val="none" w:sz="0" w:space="0" w:color="auto"/>
            <w:right w:val="none" w:sz="0" w:space="0" w:color="auto"/>
          </w:divBdr>
        </w:div>
        <w:div w:id="1540507125">
          <w:marLeft w:val="0"/>
          <w:marRight w:val="0"/>
          <w:marTop w:val="0"/>
          <w:marBottom w:val="0"/>
          <w:divBdr>
            <w:top w:val="none" w:sz="0" w:space="0" w:color="auto"/>
            <w:left w:val="none" w:sz="0" w:space="0" w:color="auto"/>
            <w:bottom w:val="none" w:sz="0" w:space="0" w:color="auto"/>
            <w:right w:val="none" w:sz="0" w:space="0" w:color="auto"/>
          </w:divBdr>
        </w:div>
        <w:div w:id="1855221140">
          <w:marLeft w:val="0"/>
          <w:marRight w:val="0"/>
          <w:marTop w:val="0"/>
          <w:marBottom w:val="0"/>
          <w:divBdr>
            <w:top w:val="none" w:sz="0" w:space="0" w:color="auto"/>
            <w:left w:val="none" w:sz="0" w:space="0" w:color="auto"/>
            <w:bottom w:val="none" w:sz="0" w:space="0" w:color="auto"/>
            <w:right w:val="none" w:sz="0" w:space="0" w:color="auto"/>
          </w:divBdr>
        </w:div>
        <w:div w:id="1768378700">
          <w:marLeft w:val="0"/>
          <w:marRight w:val="0"/>
          <w:marTop w:val="0"/>
          <w:marBottom w:val="0"/>
          <w:divBdr>
            <w:top w:val="none" w:sz="0" w:space="0" w:color="auto"/>
            <w:left w:val="none" w:sz="0" w:space="0" w:color="auto"/>
            <w:bottom w:val="none" w:sz="0" w:space="0" w:color="auto"/>
            <w:right w:val="none" w:sz="0" w:space="0" w:color="auto"/>
          </w:divBdr>
        </w:div>
        <w:div w:id="1940216493">
          <w:marLeft w:val="0"/>
          <w:marRight w:val="0"/>
          <w:marTop w:val="0"/>
          <w:marBottom w:val="0"/>
          <w:divBdr>
            <w:top w:val="none" w:sz="0" w:space="0" w:color="auto"/>
            <w:left w:val="none" w:sz="0" w:space="0" w:color="auto"/>
            <w:bottom w:val="none" w:sz="0" w:space="0" w:color="auto"/>
            <w:right w:val="none" w:sz="0" w:space="0" w:color="auto"/>
          </w:divBdr>
        </w:div>
        <w:div w:id="960572951">
          <w:marLeft w:val="0"/>
          <w:marRight w:val="0"/>
          <w:marTop w:val="0"/>
          <w:marBottom w:val="0"/>
          <w:divBdr>
            <w:top w:val="none" w:sz="0" w:space="0" w:color="auto"/>
            <w:left w:val="none" w:sz="0" w:space="0" w:color="auto"/>
            <w:bottom w:val="none" w:sz="0" w:space="0" w:color="auto"/>
            <w:right w:val="none" w:sz="0" w:space="0" w:color="auto"/>
          </w:divBdr>
        </w:div>
        <w:div w:id="933440201">
          <w:marLeft w:val="0"/>
          <w:marRight w:val="0"/>
          <w:marTop w:val="0"/>
          <w:marBottom w:val="0"/>
          <w:divBdr>
            <w:top w:val="none" w:sz="0" w:space="0" w:color="auto"/>
            <w:left w:val="none" w:sz="0" w:space="0" w:color="auto"/>
            <w:bottom w:val="none" w:sz="0" w:space="0" w:color="auto"/>
            <w:right w:val="none" w:sz="0" w:space="0" w:color="auto"/>
          </w:divBdr>
        </w:div>
        <w:div w:id="1926258927">
          <w:marLeft w:val="0"/>
          <w:marRight w:val="0"/>
          <w:marTop w:val="0"/>
          <w:marBottom w:val="0"/>
          <w:divBdr>
            <w:top w:val="none" w:sz="0" w:space="0" w:color="auto"/>
            <w:left w:val="none" w:sz="0" w:space="0" w:color="auto"/>
            <w:bottom w:val="none" w:sz="0" w:space="0" w:color="auto"/>
            <w:right w:val="none" w:sz="0" w:space="0" w:color="auto"/>
          </w:divBdr>
        </w:div>
        <w:div w:id="1464543606">
          <w:marLeft w:val="0"/>
          <w:marRight w:val="0"/>
          <w:marTop w:val="0"/>
          <w:marBottom w:val="0"/>
          <w:divBdr>
            <w:top w:val="none" w:sz="0" w:space="0" w:color="auto"/>
            <w:left w:val="none" w:sz="0" w:space="0" w:color="auto"/>
            <w:bottom w:val="none" w:sz="0" w:space="0" w:color="auto"/>
            <w:right w:val="none" w:sz="0" w:space="0" w:color="auto"/>
          </w:divBdr>
        </w:div>
        <w:div w:id="846165969">
          <w:marLeft w:val="0"/>
          <w:marRight w:val="0"/>
          <w:marTop w:val="0"/>
          <w:marBottom w:val="0"/>
          <w:divBdr>
            <w:top w:val="none" w:sz="0" w:space="0" w:color="auto"/>
            <w:left w:val="none" w:sz="0" w:space="0" w:color="auto"/>
            <w:bottom w:val="none" w:sz="0" w:space="0" w:color="auto"/>
            <w:right w:val="none" w:sz="0" w:space="0" w:color="auto"/>
          </w:divBdr>
        </w:div>
        <w:div w:id="816994693">
          <w:marLeft w:val="0"/>
          <w:marRight w:val="0"/>
          <w:marTop w:val="0"/>
          <w:marBottom w:val="0"/>
          <w:divBdr>
            <w:top w:val="none" w:sz="0" w:space="0" w:color="auto"/>
            <w:left w:val="none" w:sz="0" w:space="0" w:color="auto"/>
            <w:bottom w:val="none" w:sz="0" w:space="0" w:color="auto"/>
            <w:right w:val="none" w:sz="0" w:space="0" w:color="auto"/>
          </w:divBdr>
        </w:div>
        <w:div w:id="1692996952">
          <w:marLeft w:val="0"/>
          <w:marRight w:val="0"/>
          <w:marTop w:val="0"/>
          <w:marBottom w:val="0"/>
          <w:divBdr>
            <w:top w:val="none" w:sz="0" w:space="0" w:color="auto"/>
            <w:left w:val="none" w:sz="0" w:space="0" w:color="auto"/>
            <w:bottom w:val="none" w:sz="0" w:space="0" w:color="auto"/>
            <w:right w:val="none" w:sz="0" w:space="0" w:color="auto"/>
          </w:divBdr>
        </w:div>
        <w:div w:id="1498229305">
          <w:marLeft w:val="0"/>
          <w:marRight w:val="0"/>
          <w:marTop w:val="0"/>
          <w:marBottom w:val="0"/>
          <w:divBdr>
            <w:top w:val="none" w:sz="0" w:space="0" w:color="auto"/>
            <w:left w:val="none" w:sz="0" w:space="0" w:color="auto"/>
            <w:bottom w:val="none" w:sz="0" w:space="0" w:color="auto"/>
            <w:right w:val="none" w:sz="0" w:space="0" w:color="auto"/>
          </w:divBdr>
        </w:div>
        <w:div w:id="1604845976">
          <w:marLeft w:val="0"/>
          <w:marRight w:val="0"/>
          <w:marTop w:val="0"/>
          <w:marBottom w:val="0"/>
          <w:divBdr>
            <w:top w:val="none" w:sz="0" w:space="0" w:color="auto"/>
            <w:left w:val="none" w:sz="0" w:space="0" w:color="auto"/>
            <w:bottom w:val="none" w:sz="0" w:space="0" w:color="auto"/>
            <w:right w:val="none" w:sz="0" w:space="0" w:color="auto"/>
          </w:divBdr>
        </w:div>
        <w:div w:id="1061245603">
          <w:marLeft w:val="0"/>
          <w:marRight w:val="0"/>
          <w:marTop w:val="0"/>
          <w:marBottom w:val="0"/>
          <w:divBdr>
            <w:top w:val="none" w:sz="0" w:space="0" w:color="auto"/>
            <w:left w:val="none" w:sz="0" w:space="0" w:color="auto"/>
            <w:bottom w:val="none" w:sz="0" w:space="0" w:color="auto"/>
            <w:right w:val="none" w:sz="0" w:space="0" w:color="auto"/>
          </w:divBdr>
        </w:div>
        <w:div w:id="1610701173">
          <w:marLeft w:val="0"/>
          <w:marRight w:val="0"/>
          <w:marTop w:val="0"/>
          <w:marBottom w:val="0"/>
          <w:divBdr>
            <w:top w:val="none" w:sz="0" w:space="0" w:color="auto"/>
            <w:left w:val="none" w:sz="0" w:space="0" w:color="auto"/>
            <w:bottom w:val="none" w:sz="0" w:space="0" w:color="auto"/>
            <w:right w:val="none" w:sz="0" w:space="0" w:color="auto"/>
          </w:divBdr>
        </w:div>
        <w:div w:id="46223727">
          <w:marLeft w:val="0"/>
          <w:marRight w:val="0"/>
          <w:marTop w:val="0"/>
          <w:marBottom w:val="0"/>
          <w:divBdr>
            <w:top w:val="none" w:sz="0" w:space="0" w:color="auto"/>
            <w:left w:val="none" w:sz="0" w:space="0" w:color="auto"/>
            <w:bottom w:val="none" w:sz="0" w:space="0" w:color="auto"/>
            <w:right w:val="none" w:sz="0" w:space="0" w:color="auto"/>
          </w:divBdr>
        </w:div>
        <w:div w:id="1069421588">
          <w:marLeft w:val="0"/>
          <w:marRight w:val="0"/>
          <w:marTop w:val="0"/>
          <w:marBottom w:val="0"/>
          <w:divBdr>
            <w:top w:val="none" w:sz="0" w:space="0" w:color="auto"/>
            <w:left w:val="none" w:sz="0" w:space="0" w:color="auto"/>
            <w:bottom w:val="none" w:sz="0" w:space="0" w:color="auto"/>
            <w:right w:val="none" w:sz="0" w:space="0" w:color="auto"/>
          </w:divBdr>
        </w:div>
        <w:div w:id="1069765273">
          <w:marLeft w:val="0"/>
          <w:marRight w:val="0"/>
          <w:marTop w:val="0"/>
          <w:marBottom w:val="0"/>
          <w:divBdr>
            <w:top w:val="none" w:sz="0" w:space="0" w:color="auto"/>
            <w:left w:val="none" w:sz="0" w:space="0" w:color="auto"/>
            <w:bottom w:val="none" w:sz="0" w:space="0" w:color="auto"/>
            <w:right w:val="none" w:sz="0" w:space="0" w:color="auto"/>
          </w:divBdr>
        </w:div>
        <w:div w:id="1371300139">
          <w:marLeft w:val="0"/>
          <w:marRight w:val="0"/>
          <w:marTop w:val="0"/>
          <w:marBottom w:val="0"/>
          <w:divBdr>
            <w:top w:val="none" w:sz="0" w:space="0" w:color="auto"/>
            <w:left w:val="none" w:sz="0" w:space="0" w:color="auto"/>
            <w:bottom w:val="none" w:sz="0" w:space="0" w:color="auto"/>
            <w:right w:val="none" w:sz="0" w:space="0" w:color="auto"/>
          </w:divBdr>
        </w:div>
        <w:div w:id="1364863251">
          <w:marLeft w:val="0"/>
          <w:marRight w:val="0"/>
          <w:marTop w:val="0"/>
          <w:marBottom w:val="0"/>
          <w:divBdr>
            <w:top w:val="none" w:sz="0" w:space="0" w:color="auto"/>
            <w:left w:val="none" w:sz="0" w:space="0" w:color="auto"/>
            <w:bottom w:val="none" w:sz="0" w:space="0" w:color="auto"/>
            <w:right w:val="none" w:sz="0" w:space="0" w:color="auto"/>
          </w:divBdr>
        </w:div>
        <w:div w:id="1522356393">
          <w:marLeft w:val="0"/>
          <w:marRight w:val="0"/>
          <w:marTop w:val="0"/>
          <w:marBottom w:val="0"/>
          <w:divBdr>
            <w:top w:val="none" w:sz="0" w:space="0" w:color="auto"/>
            <w:left w:val="none" w:sz="0" w:space="0" w:color="auto"/>
            <w:bottom w:val="none" w:sz="0" w:space="0" w:color="auto"/>
            <w:right w:val="none" w:sz="0" w:space="0" w:color="auto"/>
          </w:divBdr>
        </w:div>
        <w:div w:id="1964119313">
          <w:marLeft w:val="0"/>
          <w:marRight w:val="0"/>
          <w:marTop w:val="0"/>
          <w:marBottom w:val="0"/>
          <w:divBdr>
            <w:top w:val="none" w:sz="0" w:space="0" w:color="auto"/>
            <w:left w:val="none" w:sz="0" w:space="0" w:color="auto"/>
            <w:bottom w:val="none" w:sz="0" w:space="0" w:color="auto"/>
            <w:right w:val="none" w:sz="0" w:space="0" w:color="auto"/>
          </w:divBdr>
        </w:div>
        <w:div w:id="1022435320">
          <w:marLeft w:val="0"/>
          <w:marRight w:val="0"/>
          <w:marTop w:val="0"/>
          <w:marBottom w:val="0"/>
          <w:divBdr>
            <w:top w:val="none" w:sz="0" w:space="0" w:color="auto"/>
            <w:left w:val="none" w:sz="0" w:space="0" w:color="auto"/>
            <w:bottom w:val="none" w:sz="0" w:space="0" w:color="auto"/>
            <w:right w:val="none" w:sz="0" w:space="0" w:color="auto"/>
          </w:divBdr>
        </w:div>
        <w:div w:id="1822042735">
          <w:marLeft w:val="0"/>
          <w:marRight w:val="0"/>
          <w:marTop w:val="0"/>
          <w:marBottom w:val="0"/>
          <w:divBdr>
            <w:top w:val="none" w:sz="0" w:space="0" w:color="auto"/>
            <w:left w:val="none" w:sz="0" w:space="0" w:color="auto"/>
            <w:bottom w:val="none" w:sz="0" w:space="0" w:color="auto"/>
            <w:right w:val="none" w:sz="0" w:space="0" w:color="auto"/>
          </w:divBdr>
        </w:div>
        <w:div w:id="2138061162">
          <w:marLeft w:val="0"/>
          <w:marRight w:val="0"/>
          <w:marTop w:val="0"/>
          <w:marBottom w:val="0"/>
          <w:divBdr>
            <w:top w:val="none" w:sz="0" w:space="0" w:color="auto"/>
            <w:left w:val="none" w:sz="0" w:space="0" w:color="auto"/>
            <w:bottom w:val="none" w:sz="0" w:space="0" w:color="auto"/>
            <w:right w:val="none" w:sz="0" w:space="0" w:color="auto"/>
          </w:divBdr>
        </w:div>
        <w:div w:id="666127971">
          <w:marLeft w:val="0"/>
          <w:marRight w:val="0"/>
          <w:marTop w:val="0"/>
          <w:marBottom w:val="0"/>
          <w:divBdr>
            <w:top w:val="none" w:sz="0" w:space="0" w:color="auto"/>
            <w:left w:val="none" w:sz="0" w:space="0" w:color="auto"/>
            <w:bottom w:val="none" w:sz="0" w:space="0" w:color="auto"/>
            <w:right w:val="none" w:sz="0" w:space="0" w:color="auto"/>
          </w:divBdr>
        </w:div>
        <w:div w:id="1179467181">
          <w:marLeft w:val="0"/>
          <w:marRight w:val="0"/>
          <w:marTop w:val="0"/>
          <w:marBottom w:val="0"/>
          <w:divBdr>
            <w:top w:val="none" w:sz="0" w:space="0" w:color="auto"/>
            <w:left w:val="none" w:sz="0" w:space="0" w:color="auto"/>
            <w:bottom w:val="none" w:sz="0" w:space="0" w:color="auto"/>
            <w:right w:val="none" w:sz="0" w:space="0" w:color="auto"/>
          </w:divBdr>
        </w:div>
        <w:div w:id="692341545">
          <w:marLeft w:val="0"/>
          <w:marRight w:val="0"/>
          <w:marTop w:val="0"/>
          <w:marBottom w:val="0"/>
          <w:divBdr>
            <w:top w:val="none" w:sz="0" w:space="0" w:color="auto"/>
            <w:left w:val="none" w:sz="0" w:space="0" w:color="auto"/>
            <w:bottom w:val="none" w:sz="0" w:space="0" w:color="auto"/>
            <w:right w:val="none" w:sz="0" w:space="0" w:color="auto"/>
          </w:divBdr>
        </w:div>
        <w:div w:id="2142380883">
          <w:marLeft w:val="0"/>
          <w:marRight w:val="0"/>
          <w:marTop w:val="0"/>
          <w:marBottom w:val="0"/>
          <w:divBdr>
            <w:top w:val="none" w:sz="0" w:space="0" w:color="auto"/>
            <w:left w:val="none" w:sz="0" w:space="0" w:color="auto"/>
            <w:bottom w:val="none" w:sz="0" w:space="0" w:color="auto"/>
            <w:right w:val="none" w:sz="0" w:space="0" w:color="auto"/>
          </w:divBdr>
        </w:div>
        <w:div w:id="740564218">
          <w:marLeft w:val="0"/>
          <w:marRight w:val="0"/>
          <w:marTop w:val="0"/>
          <w:marBottom w:val="0"/>
          <w:divBdr>
            <w:top w:val="none" w:sz="0" w:space="0" w:color="auto"/>
            <w:left w:val="none" w:sz="0" w:space="0" w:color="auto"/>
            <w:bottom w:val="none" w:sz="0" w:space="0" w:color="auto"/>
            <w:right w:val="none" w:sz="0" w:space="0" w:color="auto"/>
          </w:divBdr>
        </w:div>
        <w:div w:id="1074427721">
          <w:marLeft w:val="0"/>
          <w:marRight w:val="0"/>
          <w:marTop w:val="0"/>
          <w:marBottom w:val="0"/>
          <w:divBdr>
            <w:top w:val="none" w:sz="0" w:space="0" w:color="auto"/>
            <w:left w:val="none" w:sz="0" w:space="0" w:color="auto"/>
            <w:bottom w:val="none" w:sz="0" w:space="0" w:color="auto"/>
            <w:right w:val="none" w:sz="0" w:space="0" w:color="auto"/>
          </w:divBdr>
        </w:div>
        <w:div w:id="1601335814">
          <w:marLeft w:val="0"/>
          <w:marRight w:val="0"/>
          <w:marTop w:val="0"/>
          <w:marBottom w:val="0"/>
          <w:divBdr>
            <w:top w:val="none" w:sz="0" w:space="0" w:color="auto"/>
            <w:left w:val="none" w:sz="0" w:space="0" w:color="auto"/>
            <w:bottom w:val="none" w:sz="0" w:space="0" w:color="auto"/>
            <w:right w:val="none" w:sz="0" w:space="0" w:color="auto"/>
          </w:divBdr>
        </w:div>
        <w:div w:id="76556655">
          <w:marLeft w:val="0"/>
          <w:marRight w:val="0"/>
          <w:marTop w:val="0"/>
          <w:marBottom w:val="0"/>
          <w:divBdr>
            <w:top w:val="none" w:sz="0" w:space="0" w:color="auto"/>
            <w:left w:val="none" w:sz="0" w:space="0" w:color="auto"/>
            <w:bottom w:val="none" w:sz="0" w:space="0" w:color="auto"/>
            <w:right w:val="none" w:sz="0" w:space="0" w:color="auto"/>
          </w:divBdr>
        </w:div>
        <w:div w:id="181435105">
          <w:marLeft w:val="0"/>
          <w:marRight w:val="0"/>
          <w:marTop w:val="0"/>
          <w:marBottom w:val="0"/>
          <w:divBdr>
            <w:top w:val="none" w:sz="0" w:space="0" w:color="auto"/>
            <w:left w:val="none" w:sz="0" w:space="0" w:color="auto"/>
            <w:bottom w:val="none" w:sz="0" w:space="0" w:color="auto"/>
            <w:right w:val="none" w:sz="0" w:space="0" w:color="auto"/>
          </w:divBdr>
        </w:div>
        <w:div w:id="1016074252">
          <w:marLeft w:val="0"/>
          <w:marRight w:val="0"/>
          <w:marTop w:val="0"/>
          <w:marBottom w:val="0"/>
          <w:divBdr>
            <w:top w:val="none" w:sz="0" w:space="0" w:color="auto"/>
            <w:left w:val="none" w:sz="0" w:space="0" w:color="auto"/>
            <w:bottom w:val="none" w:sz="0" w:space="0" w:color="auto"/>
            <w:right w:val="none" w:sz="0" w:space="0" w:color="auto"/>
          </w:divBdr>
        </w:div>
        <w:div w:id="704253137">
          <w:marLeft w:val="0"/>
          <w:marRight w:val="0"/>
          <w:marTop w:val="0"/>
          <w:marBottom w:val="0"/>
          <w:divBdr>
            <w:top w:val="none" w:sz="0" w:space="0" w:color="auto"/>
            <w:left w:val="none" w:sz="0" w:space="0" w:color="auto"/>
            <w:bottom w:val="none" w:sz="0" w:space="0" w:color="auto"/>
            <w:right w:val="none" w:sz="0" w:space="0" w:color="auto"/>
          </w:divBdr>
        </w:div>
        <w:div w:id="869343482">
          <w:marLeft w:val="0"/>
          <w:marRight w:val="0"/>
          <w:marTop w:val="0"/>
          <w:marBottom w:val="0"/>
          <w:divBdr>
            <w:top w:val="none" w:sz="0" w:space="0" w:color="auto"/>
            <w:left w:val="none" w:sz="0" w:space="0" w:color="auto"/>
            <w:bottom w:val="none" w:sz="0" w:space="0" w:color="auto"/>
            <w:right w:val="none" w:sz="0" w:space="0" w:color="auto"/>
          </w:divBdr>
        </w:div>
        <w:div w:id="952441012">
          <w:marLeft w:val="0"/>
          <w:marRight w:val="0"/>
          <w:marTop w:val="0"/>
          <w:marBottom w:val="0"/>
          <w:divBdr>
            <w:top w:val="none" w:sz="0" w:space="0" w:color="auto"/>
            <w:left w:val="none" w:sz="0" w:space="0" w:color="auto"/>
            <w:bottom w:val="none" w:sz="0" w:space="0" w:color="auto"/>
            <w:right w:val="none" w:sz="0" w:space="0" w:color="auto"/>
          </w:divBdr>
        </w:div>
        <w:div w:id="1080785434">
          <w:marLeft w:val="0"/>
          <w:marRight w:val="0"/>
          <w:marTop w:val="0"/>
          <w:marBottom w:val="0"/>
          <w:divBdr>
            <w:top w:val="none" w:sz="0" w:space="0" w:color="auto"/>
            <w:left w:val="none" w:sz="0" w:space="0" w:color="auto"/>
            <w:bottom w:val="none" w:sz="0" w:space="0" w:color="auto"/>
            <w:right w:val="none" w:sz="0" w:space="0" w:color="auto"/>
          </w:divBdr>
        </w:div>
        <w:div w:id="1772428125">
          <w:marLeft w:val="0"/>
          <w:marRight w:val="0"/>
          <w:marTop w:val="0"/>
          <w:marBottom w:val="0"/>
          <w:divBdr>
            <w:top w:val="none" w:sz="0" w:space="0" w:color="auto"/>
            <w:left w:val="none" w:sz="0" w:space="0" w:color="auto"/>
            <w:bottom w:val="none" w:sz="0" w:space="0" w:color="auto"/>
            <w:right w:val="none" w:sz="0" w:space="0" w:color="auto"/>
          </w:divBdr>
        </w:div>
        <w:div w:id="1499928386">
          <w:marLeft w:val="0"/>
          <w:marRight w:val="0"/>
          <w:marTop w:val="0"/>
          <w:marBottom w:val="0"/>
          <w:divBdr>
            <w:top w:val="none" w:sz="0" w:space="0" w:color="auto"/>
            <w:left w:val="none" w:sz="0" w:space="0" w:color="auto"/>
            <w:bottom w:val="none" w:sz="0" w:space="0" w:color="auto"/>
            <w:right w:val="none" w:sz="0" w:space="0" w:color="auto"/>
          </w:divBdr>
        </w:div>
        <w:div w:id="1068531673">
          <w:marLeft w:val="0"/>
          <w:marRight w:val="0"/>
          <w:marTop w:val="0"/>
          <w:marBottom w:val="0"/>
          <w:divBdr>
            <w:top w:val="none" w:sz="0" w:space="0" w:color="auto"/>
            <w:left w:val="none" w:sz="0" w:space="0" w:color="auto"/>
            <w:bottom w:val="none" w:sz="0" w:space="0" w:color="auto"/>
            <w:right w:val="none" w:sz="0" w:space="0" w:color="auto"/>
          </w:divBdr>
        </w:div>
        <w:div w:id="1669602272">
          <w:marLeft w:val="0"/>
          <w:marRight w:val="0"/>
          <w:marTop w:val="0"/>
          <w:marBottom w:val="0"/>
          <w:divBdr>
            <w:top w:val="none" w:sz="0" w:space="0" w:color="auto"/>
            <w:left w:val="none" w:sz="0" w:space="0" w:color="auto"/>
            <w:bottom w:val="none" w:sz="0" w:space="0" w:color="auto"/>
            <w:right w:val="none" w:sz="0" w:space="0" w:color="auto"/>
          </w:divBdr>
        </w:div>
        <w:div w:id="1948389439">
          <w:marLeft w:val="0"/>
          <w:marRight w:val="0"/>
          <w:marTop w:val="0"/>
          <w:marBottom w:val="0"/>
          <w:divBdr>
            <w:top w:val="none" w:sz="0" w:space="0" w:color="auto"/>
            <w:left w:val="none" w:sz="0" w:space="0" w:color="auto"/>
            <w:bottom w:val="none" w:sz="0" w:space="0" w:color="auto"/>
            <w:right w:val="none" w:sz="0" w:space="0" w:color="auto"/>
          </w:divBdr>
        </w:div>
        <w:div w:id="1615556913">
          <w:marLeft w:val="0"/>
          <w:marRight w:val="0"/>
          <w:marTop w:val="0"/>
          <w:marBottom w:val="0"/>
          <w:divBdr>
            <w:top w:val="none" w:sz="0" w:space="0" w:color="auto"/>
            <w:left w:val="none" w:sz="0" w:space="0" w:color="auto"/>
            <w:bottom w:val="none" w:sz="0" w:space="0" w:color="auto"/>
            <w:right w:val="none" w:sz="0" w:space="0" w:color="auto"/>
          </w:divBdr>
        </w:div>
        <w:div w:id="524101326">
          <w:marLeft w:val="0"/>
          <w:marRight w:val="0"/>
          <w:marTop w:val="0"/>
          <w:marBottom w:val="0"/>
          <w:divBdr>
            <w:top w:val="none" w:sz="0" w:space="0" w:color="auto"/>
            <w:left w:val="none" w:sz="0" w:space="0" w:color="auto"/>
            <w:bottom w:val="none" w:sz="0" w:space="0" w:color="auto"/>
            <w:right w:val="none" w:sz="0" w:space="0" w:color="auto"/>
          </w:divBdr>
        </w:div>
        <w:div w:id="945038332">
          <w:marLeft w:val="0"/>
          <w:marRight w:val="0"/>
          <w:marTop w:val="0"/>
          <w:marBottom w:val="0"/>
          <w:divBdr>
            <w:top w:val="none" w:sz="0" w:space="0" w:color="auto"/>
            <w:left w:val="none" w:sz="0" w:space="0" w:color="auto"/>
            <w:bottom w:val="none" w:sz="0" w:space="0" w:color="auto"/>
            <w:right w:val="none" w:sz="0" w:space="0" w:color="auto"/>
          </w:divBdr>
        </w:div>
        <w:div w:id="483740323">
          <w:marLeft w:val="0"/>
          <w:marRight w:val="0"/>
          <w:marTop w:val="0"/>
          <w:marBottom w:val="0"/>
          <w:divBdr>
            <w:top w:val="none" w:sz="0" w:space="0" w:color="auto"/>
            <w:left w:val="none" w:sz="0" w:space="0" w:color="auto"/>
            <w:bottom w:val="none" w:sz="0" w:space="0" w:color="auto"/>
            <w:right w:val="none" w:sz="0" w:space="0" w:color="auto"/>
          </w:divBdr>
        </w:div>
        <w:div w:id="1689789247">
          <w:marLeft w:val="0"/>
          <w:marRight w:val="0"/>
          <w:marTop w:val="0"/>
          <w:marBottom w:val="0"/>
          <w:divBdr>
            <w:top w:val="none" w:sz="0" w:space="0" w:color="auto"/>
            <w:left w:val="none" w:sz="0" w:space="0" w:color="auto"/>
            <w:bottom w:val="none" w:sz="0" w:space="0" w:color="auto"/>
            <w:right w:val="none" w:sz="0" w:space="0" w:color="auto"/>
          </w:divBdr>
        </w:div>
        <w:div w:id="898177589">
          <w:marLeft w:val="0"/>
          <w:marRight w:val="0"/>
          <w:marTop w:val="0"/>
          <w:marBottom w:val="0"/>
          <w:divBdr>
            <w:top w:val="none" w:sz="0" w:space="0" w:color="auto"/>
            <w:left w:val="none" w:sz="0" w:space="0" w:color="auto"/>
            <w:bottom w:val="none" w:sz="0" w:space="0" w:color="auto"/>
            <w:right w:val="none" w:sz="0" w:space="0" w:color="auto"/>
          </w:divBdr>
        </w:div>
        <w:div w:id="1752772034">
          <w:marLeft w:val="0"/>
          <w:marRight w:val="0"/>
          <w:marTop w:val="0"/>
          <w:marBottom w:val="0"/>
          <w:divBdr>
            <w:top w:val="none" w:sz="0" w:space="0" w:color="auto"/>
            <w:left w:val="none" w:sz="0" w:space="0" w:color="auto"/>
            <w:bottom w:val="none" w:sz="0" w:space="0" w:color="auto"/>
            <w:right w:val="none" w:sz="0" w:space="0" w:color="auto"/>
          </w:divBdr>
        </w:div>
        <w:div w:id="1930232094">
          <w:marLeft w:val="0"/>
          <w:marRight w:val="0"/>
          <w:marTop w:val="0"/>
          <w:marBottom w:val="0"/>
          <w:divBdr>
            <w:top w:val="none" w:sz="0" w:space="0" w:color="auto"/>
            <w:left w:val="none" w:sz="0" w:space="0" w:color="auto"/>
            <w:bottom w:val="none" w:sz="0" w:space="0" w:color="auto"/>
            <w:right w:val="none" w:sz="0" w:space="0" w:color="auto"/>
          </w:divBdr>
        </w:div>
        <w:div w:id="1548642753">
          <w:marLeft w:val="0"/>
          <w:marRight w:val="0"/>
          <w:marTop w:val="0"/>
          <w:marBottom w:val="0"/>
          <w:divBdr>
            <w:top w:val="none" w:sz="0" w:space="0" w:color="auto"/>
            <w:left w:val="none" w:sz="0" w:space="0" w:color="auto"/>
            <w:bottom w:val="none" w:sz="0" w:space="0" w:color="auto"/>
            <w:right w:val="none" w:sz="0" w:space="0" w:color="auto"/>
          </w:divBdr>
        </w:div>
        <w:div w:id="651374482">
          <w:marLeft w:val="0"/>
          <w:marRight w:val="0"/>
          <w:marTop w:val="0"/>
          <w:marBottom w:val="0"/>
          <w:divBdr>
            <w:top w:val="none" w:sz="0" w:space="0" w:color="auto"/>
            <w:left w:val="none" w:sz="0" w:space="0" w:color="auto"/>
            <w:bottom w:val="none" w:sz="0" w:space="0" w:color="auto"/>
            <w:right w:val="none" w:sz="0" w:space="0" w:color="auto"/>
          </w:divBdr>
        </w:div>
        <w:div w:id="2001498195">
          <w:marLeft w:val="0"/>
          <w:marRight w:val="0"/>
          <w:marTop w:val="0"/>
          <w:marBottom w:val="0"/>
          <w:divBdr>
            <w:top w:val="none" w:sz="0" w:space="0" w:color="auto"/>
            <w:left w:val="none" w:sz="0" w:space="0" w:color="auto"/>
            <w:bottom w:val="none" w:sz="0" w:space="0" w:color="auto"/>
            <w:right w:val="none" w:sz="0" w:space="0" w:color="auto"/>
          </w:divBdr>
        </w:div>
        <w:div w:id="1035693391">
          <w:marLeft w:val="0"/>
          <w:marRight w:val="0"/>
          <w:marTop w:val="0"/>
          <w:marBottom w:val="0"/>
          <w:divBdr>
            <w:top w:val="none" w:sz="0" w:space="0" w:color="auto"/>
            <w:left w:val="none" w:sz="0" w:space="0" w:color="auto"/>
            <w:bottom w:val="none" w:sz="0" w:space="0" w:color="auto"/>
            <w:right w:val="none" w:sz="0" w:space="0" w:color="auto"/>
          </w:divBdr>
        </w:div>
        <w:div w:id="698317829">
          <w:marLeft w:val="0"/>
          <w:marRight w:val="0"/>
          <w:marTop w:val="0"/>
          <w:marBottom w:val="0"/>
          <w:divBdr>
            <w:top w:val="none" w:sz="0" w:space="0" w:color="auto"/>
            <w:left w:val="none" w:sz="0" w:space="0" w:color="auto"/>
            <w:bottom w:val="none" w:sz="0" w:space="0" w:color="auto"/>
            <w:right w:val="none" w:sz="0" w:space="0" w:color="auto"/>
          </w:divBdr>
        </w:div>
        <w:div w:id="150104541">
          <w:marLeft w:val="0"/>
          <w:marRight w:val="0"/>
          <w:marTop w:val="0"/>
          <w:marBottom w:val="0"/>
          <w:divBdr>
            <w:top w:val="none" w:sz="0" w:space="0" w:color="auto"/>
            <w:left w:val="none" w:sz="0" w:space="0" w:color="auto"/>
            <w:bottom w:val="none" w:sz="0" w:space="0" w:color="auto"/>
            <w:right w:val="none" w:sz="0" w:space="0" w:color="auto"/>
          </w:divBdr>
        </w:div>
        <w:div w:id="1959218489">
          <w:marLeft w:val="0"/>
          <w:marRight w:val="0"/>
          <w:marTop w:val="0"/>
          <w:marBottom w:val="0"/>
          <w:divBdr>
            <w:top w:val="none" w:sz="0" w:space="0" w:color="auto"/>
            <w:left w:val="none" w:sz="0" w:space="0" w:color="auto"/>
            <w:bottom w:val="none" w:sz="0" w:space="0" w:color="auto"/>
            <w:right w:val="none" w:sz="0" w:space="0" w:color="auto"/>
          </w:divBdr>
        </w:div>
        <w:div w:id="323440625">
          <w:marLeft w:val="0"/>
          <w:marRight w:val="0"/>
          <w:marTop w:val="0"/>
          <w:marBottom w:val="0"/>
          <w:divBdr>
            <w:top w:val="none" w:sz="0" w:space="0" w:color="auto"/>
            <w:left w:val="none" w:sz="0" w:space="0" w:color="auto"/>
            <w:bottom w:val="none" w:sz="0" w:space="0" w:color="auto"/>
            <w:right w:val="none" w:sz="0" w:space="0" w:color="auto"/>
          </w:divBdr>
        </w:div>
        <w:div w:id="1592273915">
          <w:marLeft w:val="0"/>
          <w:marRight w:val="0"/>
          <w:marTop w:val="0"/>
          <w:marBottom w:val="0"/>
          <w:divBdr>
            <w:top w:val="none" w:sz="0" w:space="0" w:color="auto"/>
            <w:left w:val="none" w:sz="0" w:space="0" w:color="auto"/>
            <w:bottom w:val="none" w:sz="0" w:space="0" w:color="auto"/>
            <w:right w:val="none" w:sz="0" w:space="0" w:color="auto"/>
          </w:divBdr>
        </w:div>
        <w:div w:id="1050886638">
          <w:marLeft w:val="0"/>
          <w:marRight w:val="0"/>
          <w:marTop w:val="0"/>
          <w:marBottom w:val="0"/>
          <w:divBdr>
            <w:top w:val="none" w:sz="0" w:space="0" w:color="auto"/>
            <w:left w:val="none" w:sz="0" w:space="0" w:color="auto"/>
            <w:bottom w:val="none" w:sz="0" w:space="0" w:color="auto"/>
            <w:right w:val="none" w:sz="0" w:space="0" w:color="auto"/>
          </w:divBdr>
        </w:div>
        <w:div w:id="1415207305">
          <w:marLeft w:val="0"/>
          <w:marRight w:val="0"/>
          <w:marTop w:val="0"/>
          <w:marBottom w:val="0"/>
          <w:divBdr>
            <w:top w:val="none" w:sz="0" w:space="0" w:color="auto"/>
            <w:left w:val="none" w:sz="0" w:space="0" w:color="auto"/>
            <w:bottom w:val="none" w:sz="0" w:space="0" w:color="auto"/>
            <w:right w:val="none" w:sz="0" w:space="0" w:color="auto"/>
          </w:divBdr>
        </w:div>
        <w:div w:id="2052612922">
          <w:marLeft w:val="0"/>
          <w:marRight w:val="0"/>
          <w:marTop w:val="0"/>
          <w:marBottom w:val="0"/>
          <w:divBdr>
            <w:top w:val="none" w:sz="0" w:space="0" w:color="auto"/>
            <w:left w:val="none" w:sz="0" w:space="0" w:color="auto"/>
            <w:bottom w:val="none" w:sz="0" w:space="0" w:color="auto"/>
            <w:right w:val="none" w:sz="0" w:space="0" w:color="auto"/>
          </w:divBdr>
        </w:div>
        <w:div w:id="1583754860">
          <w:marLeft w:val="0"/>
          <w:marRight w:val="0"/>
          <w:marTop w:val="0"/>
          <w:marBottom w:val="0"/>
          <w:divBdr>
            <w:top w:val="none" w:sz="0" w:space="0" w:color="auto"/>
            <w:left w:val="none" w:sz="0" w:space="0" w:color="auto"/>
            <w:bottom w:val="none" w:sz="0" w:space="0" w:color="auto"/>
            <w:right w:val="none" w:sz="0" w:space="0" w:color="auto"/>
          </w:divBdr>
        </w:div>
        <w:div w:id="232325409">
          <w:marLeft w:val="0"/>
          <w:marRight w:val="0"/>
          <w:marTop w:val="0"/>
          <w:marBottom w:val="0"/>
          <w:divBdr>
            <w:top w:val="none" w:sz="0" w:space="0" w:color="auto"/>
            <w:left w:val="none" w:sz="0" w:space="0" w:color="auto"/>
            <w:bottom w:val="none" w:sz="0" w:space="0" w:color="auto"/>
            <w:right w:val="none" w:sz="0" w:space="0" w:color="auto"/>
          </w:divBdr>
        </w:div>
        <w:div w:id="1712340560">
          <w:marLeft w:val="0"/>
          <w:marRight w:val="0"/>
          <w:marTop w:val="0"/>
          <w:marBottom w:val="0"/>
          <w:divBdr>
            <w:top w:val="none" w:sz="0" w:space="0" w:color="auto"/>
            <w:left w:val="none" w:sz="0" w:space="0" w:color="auto"/>
            <w:bottom w:val="none" w:sz="0" w:space="0" w:color="auto"/>
            <w:right w:val="none" w:sz="0" w:space="0" w:color="auto"/>
          </w:divBdr>
        </w:div>
        <w:div w:id="531772122">
          <w:marLeft w:val="0"/>
          <w:marRight w:val="0"/>
          <w:marTop w:val="0"/>
          <w:marBottom w:val="0"/>
          <w:divBdr>
            <w:top w:val="none" w:sz="0" w:space="0" w:color="auto"/>
            <w:left w:val="none" w:sz="0" w:space="0" w:color="auto"/>
            <w:bottom w:val="none" w:sz="0" w:space="0" w:color="auto"/>
            <w:right w:val="none" w:sz="0" w:space="0" w:color="auto"/>
          </w:divBdr>
        </w:div>
        <w:div w:id="1821342651">
          <w:marLeft w:val="0"/>
          <w:marRight w:val="0"/>
          <w:marTop w:val="0"/>
          <w:marBottom w:val="0"/>
          <w:divBdr>
            <w:top w:val="none" w:sz="0" w:space="0" w:color="auto"/>
            <w:left w:val="none" w:sz="0" w:space="0" w:color="auto"/>
            <w:bottom w:val="none" w:sz="0" w:space="0" w:color="auto"/>
            <w:right w:val="none" w:sz="0" w:space="0" w:color="auto"/>
          </w:divBdr>
        </w:div>
        <w:div w:id="1576816734">
          <w:marLeft w:val="0"/>
          <w:marRight w:val="0"/>
          <w:marTop w:val="0"/>
          <w:marBottom w:val="0"/>
          <w:divBdr>
            <w:top w:val="none" w:sz="0" w:space="0" w:color="auto"/>
            <w:left w:val="none" w:sz="0" w:space="0" w:color="auto"/>
            <w:bottom w:val="none" w:sz="0" w:space="0" w:color="auto"/>
            <w:right w:val="none" w:sz="0" w:space="0" w:color="auto"/>
          </w:divBdr>
        </w:div>
        <w:div w:id="1294404937">
          <w:marLeft w:val="0"/>
          <w:marRight w:val="0"/>
          <w:marTop w:val="0"/>
          <w:marBottom w:val="0"/>
          <w:divBdr>
            <w:top w:val="none" w:sz="0" w:space="0" w:color="auto"/>
            <w:left w:val="none" w:sz="0" w:space="0" w:color="auto"/>
            <w:bottom w:val="none" w:sz="0" w:space="0" w:color="auto"/>
            <w:right w:val="none" w:sz="0" w:space="0" w:color="auto"/>
          </w:divBdr>
        </w:div>
        <w:div w:id="638463900">
          <w:marLeft w:val="0"/>
          <w:marRight w:val="0"/>
          <w:marTop w:val="0"/>
          <w:marBottom w:val="0"/>
          <w:divBdr>
            <w:top w:val="none" w:sz="0" w:space="0" w:color="auto"/>
            <w:left w:val="none" w:sz="0" w:space="0" w:color="auto"/>
            <w:bottom w:val="none" w:sz="0" w:space="0" w:color="auto"/>
            <w:right w:val="none" w:sz="0" w:space="0" w:color="auto"/>
          </w:divBdr>
        </w:div>
        <w:div w:id="2019505376">
          <w:marLeft w:val="0"/>
          <w:marRight w:val="0"/>
          <w:marTop w:val="0"/>
          <w:marBottom w:val="0"/>
          <w:divBdr>
            <w:top w:val="none" w:sz="0" w:space="0" w:color="auto"/>
            <w:left w:val="none" w:sz="0" w:space="0" w:color="auto"/>
            <w:bottom w:val="none" w:sz="0" w:space="0" w:color="auto"/>
            <w:right w:val="none" w:sz="0" w:space="0" w:color="auto"/>
          </w:divBdr>
        </w:div>
        <w:div w:id="124155673">
          <w:marLeft w:val="0"/>
          <w:marRight w:val="0"/>
          <w:marTop w:val="0"/>
          <w:marBottom w:val="0"/>
          <w:divBdr>
            <w:top w:val="none" w:sz="0" w:space="0" w:color="auto"/>
            <w:left w:val="none" w:sz="0" w:space="0" w:color="auto"/>
            <w:bottom w:val="none" w:sz="0" w:space="0" w:color="auto"/>
            <w:right w:val="none" w:sz="0" w:space="0" w:color="auto"/>
          </w:divBdr>
        </w:div>
        <w:div w:id="855465785">
          <w:marLeft w:val="0"/>
          <w:marRight w:val="0"/>
          <w:marTop w:val="0"/>
          <w:marBottom w:val="0"/>
          <w:divBdr>
            <w:top w:val="none" w:sz="0" w:space="0" w:color="auto"/>
            <w:left w:val="none" w:sz="0" w:space="0" w:color="auto"/>
            <w:bottom w:val="none" w:sz="0" w:space="0" w:color="auto"/>
            <w:right w:val="none" w:sz="0" w:space="0" w:color="auto"/>
          </w:divBdr>
        </w:div>
        <w:div w:id="786506320">
          <w:marLeft w:val="0"/>
          <w:marRight w:val="0"/>
          <w:marTop w:val="0"/>
          <w:marBottom w:val="0"/>
          <w:divBdr>
            <w:top w:val="none" w:sz="0" w:space="0" w:color="auto"/>
            <w:left w:val="none" w:sz="0" w:space="0" w:color="auto"/>
            <w:bottom w:val="none" w:sz="0" w:space="0" w:color="auto"/>
            <w:right w:val="none" w:sz="0" w:space="0" w:color="auto"/>
          </w:divBdr>
        </w:div>
        <w:div w:id="1563641826">
          <w:marLeft w:val="0"/>
          <w:marRight w:val="0"/>
          <w:marTop w:val="0"/>
          <w:marBottom w:val="0"/>
          <w:divBdr>
            <w:top w:val="none" w:sz="0" w:space="0" w:color="auto"/>
            <w:left w:val="none" w:sz="0" w:space="0" w:color="auto"/>
            <w:bottom w:val="none" w:sz="0" w:space="0" w:color="auto"/>
            <w:right w:val="none" w:sz="0" w:space="0" w:color="auto"/>
          </w:divBdr>
        </w:div>
        <w:div w:id="1219710172">
          <w:marLeft w:val="0"/>
          <w:marRight w:val="0"/>
          <w:marTop w:val="0"/>
          <w:marBottom w:val="0"/>
          <w:divBdr>
            <w:top w:val="none" w:sz="0" w:space="0" w:color="auto"/>
            <w:left w:val="none" w:sz="0" w:space="0" w:color="auto"/>
            <w:bottom w:val="none" w:sz="0" w:space="0" w:color="auto"/>
            <w:right w:val="none" w:sz="0" w:space="0" w:color="auto"/>
          </w:divBdr>
        </w:div>
        <w:div w:id="926157939">
          <w:marLeft w:val="0"/>
          <w:marRight w:val="0"/>
          <w:marTop w:val="0"/>
          <w:marBottom w:val="0"/>
          <w:divBdr>
            <w:top w:val="none" w:sz="0" w:space="0" w:color="auto"/>
            <w:left w:val="none" w:sz="0" w:space="0" w:color="auto"/>
            <w:bottom w:val="none" w:sz="0" w:space="0" w:color="auto"/>
            <w:right w:val="none" w:sz="0" w:space="0" w:color="auto"/>
          </w:divBdr>
        </w:div>
        <w:div w:id="761531408">
          <w:marLeft w:val="0"/>
          <w:marRight w:val="0"/>
          <w:marTop w:val="0"/>
          <w:marBottom w:val="0"/>
          <w:divBdr>
            <w:top w:val="none" w:sz="0" w:space="0" w:color="auto"/>
            <w:left w:val="none" w:sz="0" w:space="0" w:color="auto"/>
            <w:bottom w:val="none" w:sz="0" w:space="0" w:color="auto"/>
            <w:right w:val="none" w:sz="0" w:space="0" w:color="auto"/>
          </w:divBdr>
        </w:div>
        <w:div w:id="1286306841">
          <w:marLeft w:val="0"/>
          <w:marRight w:val="0"/>
          <w:marTop w:val="0"/>
          <w:marBottom w:val="0"/>
          <w:divBdr>
            <w:top w:val="none" w:sz="0" w:space="0" w:color="auto"/>
            <w:left w:val="none" w:sz="0" w:space="0" w:color="auto"/>
            <w:bottom w:val="none" w:sz="0" w:space="0" w:color="auto"/>
            <w:right w:val="none" w:sz="0" w:space="0" w:color="auto"/>
          </w:divBdr>
        </w:div>
        <w:div w:id="1908496264">
          <w:marLeft w:val="0"/>
          <w:marRight w:val="0"/>
          <w:marTop w:val="0"/>
          <w:marBottom w:val="0"/>
          <w:divBdr>
            <w:top w:val="none" w:sz="0" w:space="0" w:color="auto"/>
            <w:left w:val="none" w:sz="0" w:space="0" w:color="auto"/>
            <w:bottom w:val="none" w:sz="0" w:space="0" w:color="auto"/>
            <w:right w:val="none" w:sz="0" w:space="0" w:color="auto"/>
          </w:divBdr>
        </w:div>
      </w:divsChild>
    </w:div>
    <w:div w:id="314990260">
      <w:bodyDiv w:val="1"/>
      <w:marLeft w:val="0"/>
      <w:marRight w:val="0"/>
      <w:marTop w:val="0"/>
      <w:marBottom w:val="0"/>
      <w:divBdr>
        <w:top w:val="none" w:sz="0" w:space="0" w:color="auto"/>
        <w:left w:val="none" w:sz="0" w:space="0" w:color="auto"/>
        <w:bottom w:val="none" w:sz="0" w:space="0" w:color="auto"/>
        <w:right w:val="none" w:sz="0" w:space="0" w:color="auto"/>
      </w:divBdr>
      <w:divsChild>
        <w:div w:id="210074258">
          <w:marLeft w:val="0"/>
          <w:marRight w:val="0"/>
          <w:marTop w:val="0"/>
          <w:marBottom w:val="0"/>
          <w:divBdr>
            <w:top w:val="none" w:sz="0" w:space="0" w:color="auto"/>
            <w:left w:val="none" w:sz="0" w:space="0" w:color="auto"/>
            <w:bottom w:val="none" w:sz="0" w:space="0" w:color="auto"/>
            <w:right w:val="none" w:sz="0" w:space="0" w:color="auto"/>
          </w:divBdr>
        </w:div>
        <w:div w:id="1534997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111439">
      <w:bodyDiv w:val="1"/>
      <w:marLeft w:val="0"/>
      <w:marRight w:val="0"/>
      <w:marTop w:val="0"/>
      <w:marBottom w:val="0"/>
      <w:divBdr>
        <w:top w:val="none" w:sz="0" w:space="0" w:color="auto"/>
        <w:left w:val="none" w:sz="0" w:space="0" w:color="auto"/>
        <w:bottom w:val="none" w:sz="0" w:space="0" w:color="auto"/>
        <w:right w:val="none" w:sz="0" w:space="0" w:color="auto"/>
      </w:divBdr>
    </w:div>
    <w:div w:id="324358389">
      <w:bodyDiv w:val="1"/>
      <w:marLeft w:val="0"/>
      <w:marRight w:val="0"/>
      <w:marTop w:val="0"/>
      <w:marBottom w:val="0"/>
      <w:divBdr>
        <w:top w:val="none" w:sz="0" w:space="0" w:color="auto"/>
        <w:left w:val="none" w:sz="0" w:space="0" w:color="auto"/>
        <w:bottom w:val="none" w:sz="0" w:space="0" w:color="auto"/>
        <w:right w:val="none" w:sz="0" w:space="0" w:color="auto"/>
      </w:divBdr>
      <w:divsChild>
        <w:div w:id="2051883442">
          <w:marLeft w:val="0"/>
          <w:marRight w:val="0"/>
          <w:marTop w:val="0"/>
          <w:marBottom w:val="0"/>
          <w:divBdr>
            <w:top w:val="none" w:sz="0" w:space="0" w:color="auto"/>
            <w:left w:val="none" w:sz="0" w:space="0" w:color="auto"/>
            <w:bottom w:val="none" w:sz="0" w:space="0" w:color="auto"/>
            <w:right w:val="none" w:sz="0" w:space="0" w:color="auto"/>
          </w:divBdr>
        </w:div>
        <w:div w:id="1868326840">
          <w:marLeft w:val="0"/>
          <w:marRight w:val="0"/>
          <w:marTop w:val="0"/>
          <w:marBottom w:val="0"/>
          <w:divBdr>
            <w:top w:val="none" w:sz="0" w:space="0" w:color="auto"/>
            <w:left w:val="none" w:sz="0" w:space="0" w:color="auto"/>
            <w:bottom w:val="none" w:sz="0" w:space="0" w:color="auto"/>
            <w:right w:val="none" w:sz="0" w:space="0" w:color="auto"/>
          </w:divBdr>
        </w:div>
      </w:divsChild>
    </w:div>
    <w:div w:id="324474194">
      <w:bodyDiv w:val="1"/>
      <w:marLeft w:val="0"/>
      <w:marRight w:val="0"/>
      <w:marTop w:val="0"/>
      <w:marBottom w:val="0"/>
      <w:divBdr>
        <w:top w:val="none" w:sz="0" w:space="0" w:color="auto"/>
        <w:left w:val="none" w:sz="0" w:space="0" w:color="auto"/>
        <w:bottom w:val="none" w:sz="0" w:space="0" w:color="auto"/>
        <w:right w:val="none" w:sz="0" w:space="0" w:color="auto"/>
      </w:divBdr>
    </w:div>
    <w:div w:id="327438894">
      <w:bodyDiv w:val="1"/>
      <w:marLeft w:val="0"/>
      <w:marRight w:val="0"/>
      <w:marTop w:val="0"/>
      <w:marBottom w:val="0"/>
      <w:divBdr>
        <w:top w:val="none" w:sz="0" w:space="0" w:color="auto"/>
        <w:left w:val="none" w:sz="0" w:space="0" w:color="auto"/>
        <w:bottom w:val="none" w:sz="0" w:space="0" w:color="auto"/>
        <w:right w:val="none" w:sz="0" w:space="0" w:color="auto"/>
      </w:divBdr>
      <w:divsChild>
        <w:div w:id="2078280589">
          <w:marLeft w:val="0"/>
          <w:marRight w:val="0"/>
          <w:marTop w:val="0"/>
          <w:marBottom w:val="0"/>
          <w:divBdr>
            <w:top w:val="none" w:sz="0" w:space="0" w:color="auto"/>
            <w:left w:val="none" w:sz="0" w:space="0" w:color="auto"/>
            <w:bottom w:val="none" w:sz="0" w:space="0" w:color="auto"/>
            <w:right w:val="none" w:sz="0" w:space="0" w:color="auto"/>
          </w:divBdr>
        </w:div>
        <w:div w:id="456679025">
          <w:marLeft w:val="0"/>
          <w:marRight w:val="0"/>
          <w:marTop w:val="0"/>
          <w:marBottom w:val="0"/>
          <w:divBdr>
            <w:top w:val="none" w:sz="0" w:space="0" w:color="auto"/>
            <w:left w:val="none" w:sz="0" w:space="0" w:color="auto"/>
            <w:bottom w:val="none" w:sz="0" w:space="0" w:color="auto"/>
            <w:right w:val="none" w:sz="0" w:space="0" w:color="auto"/>
          </w:divBdr>
        </w:div>
        <w:div w:id="748112732">
          <w:marLeft w:val="0"/>
          <w:marRight w:val="0"/>
          <w:marTop w:val="0"/>
          <w:marBottom w:val="0"/>
          <w:divBdr>
            <w:top w:val="none" w:sz="0" w:space="0" w:color="auto"/>
            <w:left w:val="none" w:sz="0" w:space="0" w:color="auto"/>
            <w:bottom w:val="none" w:sz="0" w:space="0" w:color="auto"/>
            <w:right w:val="none" w:sz="0" w:space="0" w:color="auto"/>
          </w:divBdr>
        </w:div>
        <w:div w:id="374697421">
          <w:marLeft w:val="0"/>
          <w:marRight w:val="0"/>
          <w:marTop w:val="0"/>
          <w:marBottom w:val="0"/>
          <w:divBdr>
            <w:top w:val="none" w:sz="0" w:space="0" w:color="auto"/>
            <w:left w:val="none" w:sz="0" w:space="0" w:color="auto"/>
            <w:bottom w:val="none" w:sz="0" w:space="0" w:color="auto"/>
            <w:right w:val="none" w:sz="0" w:space="0" w:color="auto"/>
          </w:divBdr>
        </w:div>
        <w:div w:id="179779044">
          <w:marLeft w:val="0"/>
          <w:marRight w:val="0"/>
          <w:marTop w:val="0"/>
          <w:marBottom w:val="0"/>
          <w:divBdr>
            <w:top w:val="none" w:sz="0" w:space="0" w:color="auto"/>
            <w:left w:val="none" w:sz="0" w:space="0" w:color="auto"/>
            <w:bottom w:val="none" w:sz="0" w:space="0" w:color="auto"/>
            <w:right w:val="none" w:sz="0" w:space="0" w:color="auto"/>
          </w:divBdr>
        </w:div>
        <w:div w:id="1998534072">
          <w:marLeft w:val="0"/>
          <w:marRight w:val="0"/>
          <w:marTop w:val="0"/>
          <w:marBottom w:val="0"/>
          <w:divBdr>
            <w:top w:val="none" w:sz="0" w:space="0" w:color="auto"/>
            <w:left w:val="none" w:sz="0" w:space="0" w:color="auto"/>
            <w:bottom w:val="none" w:sz="0" w:space="0" w:color="auto"/>
            <w:right w:val="none" w:sz="0" w:space="0" w:color="auto"/>
          </w:divBdr>
        </w:div>
        <w:div w:id="1554927122">
          <w:marLeft w:val="0"/>
          <w:marRight w:val="0"/>
          <w:marTop w:val="0"/>
          <w:marBottom w:val="0"/>
          <w:divBdr>
            <w:top w:val="none" w:sz="0" w:space="0" w:color="auto"/>
            <w:left w:val="none" w:sz="0" w:space="0" w:color="auto"/>
            <w:bottom w:val="none" w:sz="0" w:space="0" w:color="auto"/>
            <w:right w:val="none" w:sz="0" w:space="0" w:color="auto"/>
          </w:divBdr>
        </w:div>
        <w:div w:id="660233553">
          <w:marLeft w:val="0"/>
          <w:marRight w:val="0"/>
          <w:marTop w:val="0"/>
          <w:marBottom w:val="0"/>
          <w:divBdr>
            <w:top w:val="none" w:sz="0" w:space="0" w:color="auto"/>
            <w:left w:val="none" w:sz="0" w:space="0" w:color="auto"/>
            <w:bottom w:val="none" w:sz="0" w:space="0" w:color="auto"/>
            <w:right w:val="none" w:sz="0" w:space="0" w:color="auto"/>
          </w:divBdr>
        </w:div>
        <w:div w:id="469053015">
          <w:marLeft w:val="0"/>
          <w:marRight w:val="0"/>
          <w:marTop w:val="0"/>
          <w:marBottom w:val="0"/>
          <w:divBdr>
            <w:top w:val="none" w:sz="0" w:space="0" w:color="auto"/>
            <w:left w:val="none" w:sz="0" w:space="0" w:color="auto"/>
            <w:bottom w:val="none" w:sz="0" w:space="0" w:color="auto"/>
            <w:right w:val="none" w:sz="0" w:space="0" w:color="auto"/>
          </w:divBdr>
        </w:div>
        <w:div w:id="1277517936">
          <w:marLeft w:val="0"/>
          <w:marRight w:val="0"/>
          <w:marTop w:val="0"/>
          <w:marBottom w:val="0"/>
          <w:divBdr>
            <w:top w:val="none" w:sz="0" w:space="0" w:color="auto"/>
            <w:left w:val="none" w:sz="0" w:space="0" w:color="auto"/>
            <w:bottom w:val="none" w:sz="0" w:space="0" w:color="auto"/>
            <w:right w:val="none" w:sz="0" w:space="0" w:color="auto"/>
          </w:divBdr>
        </w:div>
        <w:div w:id="1193154804">
          <w:marLeft w:val="0"/>
          <w:marRight w:val="0"/>
          <w:marTop w:val="0"/>
          <w:marBottom w:val="0"/>
          <w:divBdr>
            <w:top w:val="none" w:sz="0" w:space="0" w:color="auto"/>
            <w:left w:val="none" w:sz="0" w:space="0" w:color="auto"/>
            <w:bottom w:val="none" w:sz="0" w:space="0" w:color="auto"/>
            <w:right w:val="none" w:sz="0" w:space="0" w:color="auto"/>
          </w:divBdr>
        </w:div>
        <w:div w:id="1535576256">
          <w:marLeft w:val="0"/>
          <w:marRight w:val="0"/>
          <w:marTop w:val="0"/>
          <w:marBottom w:val="0"/>
          <w:divBdr>
            <w:top w:val="none" w:sz="0" w:space="0" w:color="auto"/>
            <w:left w:val="none" w:sz="0" w:space="0" w:color="auto"/>
            <w:bottom w:val="none" w:sz="0" w:space="0" w:color="auto"/>
            <w:right w:val="none" w:sz="0" w:space="0" w:color="auto"/>
          </w:divBdr>
        </w:div>
        <w:div w:id="956763886">
          <w:marLeft w:val="0"/>
          <w:marRight w:val="0"/>
          <w:marTop w:val="0"/>
          <w:marBottom w:val="0"/>
          <w:divBdr>
            <w:top w:val="none" w:sz="0" w:space="0" w:color="auto"/>
            <w:left w:val="none" w:sz="0" w:space="0" w:color="auto"/>
            <w:bottom w:val="none" w:sz="0" w:space="0" w:color="auto"/>
            <w:right w:val="none" w:sz="0" w:space="0" w:color="auto"/>
          </w:divBdr>
        </w:div>
        <w:div w:id="1482040453">
          <w:marLeft w:val="0"/>
          <w:marRight w:val="0"/>
          <w:marTop w:val="0"/>
          <w:marBottom w:val="0"/>
          <w:divBdr>
            <w:top w:val="none" w:sz="0" w:space="0" w:color="auto"/>
            <w:left w:val="none" w:sz="0" w:space="0" w:color="auto"/>
            <w:bottom w:val="none" w:sz="0" w:space="0" w:color="auto"/>
            <w:right w:val="none" w:sz="0" w:space="0" w:color="auto"/>
          </w:divBdr>
        </w:div>
        <w:div w:id="182089547">
          <w:marLeft w:val="0"/>
          <w:marRight w:val="0"/>
          <w:marTop w:val="0"/>
          <w:marBottom w:val="0"/>
          <w:divBdr>
            <w:top w:val="none" w:sz="0" w:space="0" w:color="auto"/>
            <w:left w:val="none" w:sz="0" w:space="0" w:color="auto"/>
            <w:bottom w:val="none" w:sz="0" w:space="0" w:color="auto"/>
            <w:right w:val="none" w:sz="0" w:space="0" w:color="auto"/>
          </w:divBdr>
        </w:div>
        <w:div w:id="744380024">
          <w:marLeft w:val="0"/>
          <w:marRight w:val="0"/>
          <w:marTop w:val="0"/>
          <w:marBottom w:val="0"/>
          <w:divBdr>
            <w:top w:val="none" w:sz="0" w:space="0" w:color="auto"/>
            <w:left w:val="none" w:sz="0" w:space="0" w:color="auto"/>
            <w:bottom w:val="none" w:sz="0" w:space="0" w:color="auto"/>
            <w:right w:val="none" w:sz="0" w:space="0" w:color="auto"/>
          </w:divBdr>
        </w:div>
        <w:div w:id="1785881110">
          <w:marLeft w:val="0"/>
          <w:marRight w:val="0"/>
          <w:marTop w:val="0"/>
          <w:marBottom w:val="0"/>
          <w:divBdr>
            <w:top w:val="none" w:sz="0" w:space="0" w:color="auto"/>
            <w:left w:val="none" w:sz="0" w:space="0" w:color="auto"/>
            <w:bottom w:val="none" w:sz="0" w:space="0" w:color="auto"/>
            <w:right w:val="none" w:sz="0" w:space="0" w:color="auto"/>
          </w:divBdr>
        </w:div>
        <w:div w:id="59639971">
          <w:marLeft w:val="0"/>
          <w:marRight w:val="0"/>
          <w:marTop w:val="0"/>
          <w:marBottom w:val="0"/>
          <w:divBdr>
            <w:top w:val="none" w:sz="0" w:space="0" w:color="auto"/>
            <w:left w:val="none" w:sz="0" w:space="0" w:color="auto"/>
            <w:bottom w:val="none" w:sz="0" w:space="0" w:color="auto"/>
            <w:right w:val="none" w:sz="0" w:space="0" w:color="auto"/>
          </w:divBdr>
        </w:div>
        <w:div w:id="1399553605">
          <w:marLeft w:val="0"/>
          <w:marRight w:val="0"/>
          <w:marTop w:val="0"/>
          <w:marBottom w:val="0"/>
          <w:divBdr>
            <w:top w:val="none" w:sz="0" w:space="0" w:color="auto"/>
            <w:left w:val="none" w:sz="0" w:space="0" w:color="auto"/>
            <w:bottom w:val="none" w:sz="0" w:space="0" w:color="auto"/>
            <w:right w:val="none" w:sz="0" w:space="0" w:color="auto"/>
          </w:divBdr>
        </w:div>
        <w:div w:id="1361708112">
          <w:marLeft w:val="0"/>
          <w:marRight w:val="0"/>
          <w:marTop w:val="0"/>
          <w:marBottom w:val="0"/>
          <w:divBdr>
            <w:top w:val="none" w:sz="0" w:space="0" w:color="auto"/>
            <w:left w:val="none" w:sz="0" w:space="0" w:color="auto"/>
            <w:bottom w:val="none" w:sz="0" w:space="0" w:color="auto"/>
            <w:right w:val="none" w:sz="0" w:space="0" w:color="auto"/>
          </w:divBdr>
        </w:div>
        <w:div w:id="172187092">
          <w:marLeft w:val="0"/>
          <w:marRight w:val="0"/>
          <w:marTop w:val="0"/>
          <w:marBottom w:val="0"/>
          <w:divBdr>
            <w:top w:val="none" w:sz="0" w:space="0" w:color="auto"/>
            <w:left w:val="none" w:sz="0" w:space="0" w:color="auto"/>
            <w:bottom w:val="none" w:sz="0" w:space="0" w:color="auto"/>
            <w:right w:val="none" w:sz="0" w:space="0" w:color="auto"/>
          </w:divBdr>
        </w:div>
        <w:div w:id="592518146">
          <w:marLeft w:val="0"/>
          <w:marRight w:val="0"/>
          <w:marTop w:val="0"/>
          <w:marBottom w:val="0"/>
          <w:divBdr>
            <w:top w:val="none" w:sz="0" w:space="0" w:color="auto"/>
            <w:left w:val="none" w:sz="0" w:space="0" w:color="auto"/>
            <w:bottom w:val="none" w:sz="0" w:space="0" w:color="auto"/>
            <w:right w:val="none" w:sz="0" w:space="0" w:color="auto"/>
          </w:divBdr>
        </w:div>
        <w:div w:id="2105609858">
          <w:marLeft w:val="0"/>
          <w:marRight w:val="0"/>
          <w:marTop w:val="0"/>
          <w:marBottom w:val="0"/>
          <w:divBdr>
            <w:top w:val="none" w:sz="0" w:space="0" w:color="auto"/>
            <w:left w:val="none" w:sz="0" w:space="0" w:color="auto"/>
            <w:bottom w:val="none" w:sz="0" w:space="0" w:color="auto"/>
            <w:right w:val="none" w:sz="0" w:space="0" w:color="auto"/>
          </w:divBdr>
        </w:div>
        <w:div w:id="390155449">
          <w:marLeft w:val="0"/>
          <w:marRight w:val="0"/>
          <w:marTop w:val="0"/>
          <w:marBottom w:val="0"/>
          <w:divBdr>
            <w:top w:val="none" w:sz="0" w:space="0" w:color="auto"/>
            <w:left w:val="none" w:sz="0" w:space="0" w:color="auto"/>
            <w:bottom w:val="none" w:sz="0" w:space="0" w:color="auto"/>
            <w:right w:val="none" w:sz="0" w:space="0" w:color="auto"/>
          </w:divBdr>
        </w:div>
        <w:div w:id="1910531516">
          <w:marLeft w:val="0"/>
          <w:marRight w:val="0"/>
          <w:marTop w:val="0"/>
          <w:marBottom w:val="0"/>
          <w:divBdr>
            <w:top w:val="none" w:sz="0" w:space="0" w:color="auto"/>
            <w:left w:val="none" w:sz="0" w:space="0" w:color="auto"/>
            <w:bottom w:val="none" w:sz="0" w:space="0" w:color="auto"/>
            <w:right w:val="none" w:sz="0" w:space="0" w:color="auto"/>
          </w:divBdr>
        </w:div>
        <w:div w:id="2055958172">
          <w:marLeft w:val="0"/>
          <w:marRight w:val="0"/>
          <w:marTop w:val="0"/>
          <w:marBottom w:val="0"/>
          <w:divBdr>
            <w:top w:val="none" w:sz="0" w:space="0" w:color="auto"/>
            <w:left w:val="none" w:sz="0" w:space="0" w:color="auto"/>
            <w:bottom w:val="none" w:sz="0" w:space="0" w:color="auto"/>
            <w:right w:val="none" w:sz="0" w:space="0" w:color="auto"/>
          </w:divBdr>
        </w:div>
        <w:div w:id="1956865734">
          <w:marLeft w:val="0"/>
          <w:marRight w:val="0"/>
          <w:marTop w:val="0"/>
          <w:marBottom w:val="0"/>
          <w:divBdr>
            <w:top w:val="none" w:sz="0" w:space="0" w:color="auto"/>
            <w:left w:val="none" w:sz="0" w:space="0" w:color="auto"/>
            <w:bottom w:val="none" w:sz="0" w:space="0" w:color="auto"/>
            <w:right w:val="none" w:sz="0" w:space="0" w:color="auto"/>
          </w:divBdr>
        </w:div>
        <w:div w:id="1675572746">
          <w:marLeft w:val="0"/>
          <w:marRight w:val="0"/>
          <w:marTop w:val="0"/>
          <w:marBottom w:val="0"/>
          <w:divBdr>
            <w:top w:val="none" w:sz="0" w:space="0" w:color="auto"/>
            <w:left w:val="none" w:sz="0" w:space="0" w:color="auto"/>
            <w:bottom w:val="none" w:sz="0" w:space="0" w:color="auto"/>
            <w:right w:val="none" w:sz="0" w:space="0" w:color="auto"/>
          </w:divBdr>
        </w:div>
        <w:div w:id="664819874">
          <w:marLeft w:val="0"/>
          <w:marRight w:val="0"/>
          <w:marTop w:val="0"/>
          <w:marBottom w:val="0"/>
          <w:divBdr>
            <w:top w:val="none" w:sz="0" w:space="0" w:color="auto"/>
            <w:left w:val="none" w:sz="0" w:space="0" w:color="auto"/>
            <w:bottom w:val="none" w:sz="0" w:space="0" w:color="auto"/>
            <w:right w:val="none" w:sz="0" w:space="0" w:color="auto"/>
          </w:divBdr>
        </w:div>
        <w:div w:id="1948463509">
          <w:marLeft w:val="0"/>
          <w:marRight w:val="0"/>
          <w:marTop w:val="0"/>
          <w:marBottom w:val="0"/>
          <w:divBdr>
            <w:top w:val="none" w:sz="0" w:space="0" w:color="auto"/>
            <w:left w:val="none" w:sz="0" w:space="0" w:color="auto"/>
            <w:bottom w:val="none" w:sz="0" w:space="0" w:color="auto"/>
            <w:right w:val="none" w:sz="0" w:space="0" w:color="auto"/>
          </w:divBdr>
        </w:div>
        <w:div w:id="1007682348">
          <w:marLeft w:val="0"/>
          <w:marRight w:val="0"/>
          <w:marTop w:val="0"/>
          <w:marBottom w:val="0"/>
          <w:divBdr>
            <w:top w:val="none" w:sz="0" w:space="0" w:color="auto"/>
            <w:left w:val="none" w:sz="0" w:space="0" w:color="auto"/>
            <w:bottom w:val="none" w:sz="0" w:space="0" w:color="auto"/>
            <w:right w:val="none" w:sz="0" w:space="0" w:color="auto"/>
          </w:divBdr>
        </w:div>
        <w:div w:id="1209488530">
          <w:marLeft w:val="0"/>
          <w:marRight w:val="0"/>
          <w:marTop w:val="0"/>
          <w:marBottom w:val="0"/>
          <w:divBdr>
            <w:top w:val="none" w:sz="0" w:space="0" w:color="auto"/>
            <w:left w:val="none" w:sz="0" w:space="0" w:color="auto"/>
            <w:bottom w:val="none" w:sz="0" w:space="0" w:color="auto"/>
            <w:right w:val="none" w:sz="0" w:space="0" w:color="auto"/>
          </w:divBdr>
        </w:div>
      </w:divsChild>
    </w:div>
    <w:div w:id="334115724">
      <w:bodyDiv w:val="1"/>
      <w:marLeft w:val="0"/>
      <w:marRight w:val="0"/>
      <w:marTop w:val="0"/>
      <w:marBottom w:val="0"/>
      <w:divBdr>
        <w:top w:val="none" w:sz="0" w:space="0" w:color="auto"/>
        <w:left w:val="none" w:sz="0" w:space="0" w:color="auto"/>
        <w:bottom w:val="none" w:sz="0" w:space="0" w:color="auto"/>
        <w:right w:val="none" w:sz="0" w:space="0" w:color="auto"/>
      </w:divBdr>
    </w:div>
    <w:div w:id="341519988">
      <w:bodyDiv w:val="1"/>
      <w:marLeft w:val="0"/>
      <w:marRight w:val="0"/>
      <w:marTop w:val="0"/>
      <w:marBottom w:val="0"/>
      <w:divBdr>
        <w:top w:val="none" w:sz="0" w:space="0" w:color="auto"/>
        <w:left w:val="none" w:sz="0" w:space="0" w:color="auto"/>
        <w:bottom w:val="none" w:sz="0" w:space="0" w:color="auto"/>
        <w:right w:val="none" w:sz="0" w:space="0" w:color="auto"/>
      </w:divBdr>
    </w:div>
    <w:div w:id="342324966">
      <w:bodyDiv w:val="1"/>
      <w:marLeft w:val="0"/>
      <w:marRight w:val="0"/>
      <w:marTop w:val="0"/>
      <w:marBottom w:val="0"/>
      <w:divBdr>
        <w:top w:val="none" w:sz="0" w:space="0" w:color="auto"/>
        <w:left w:val="none" w:sz="0" w:space="0" w:color="auto"/>
        <w:bottom w:val="none" w:sz="0" w:space="0" w:color="auto"/>
        <w:right w:val="none" w:sz="0" w:space="0" w:color="auto"/>
      </w:divBdr>
    </w:div>
    <w:div w:id="366372629">
      <w:bodyDiv w:val="1"/>
      <w:marLeft w:val="0"/>
      <w:marRight w:val="0"/>
      <w:marTop w:val="0"/>
      <w:marBottom w:val="0"/>
      <w:divBdr>
        <w:top w:val="none" w:sz="0" w:space="0" w:color="auto"/>
        <w:left w:val="none" w:sz="0" w:space="0" w:color="auto"/>
        <w:bottom w:val="none" w:sz="0" w:space="0" w:color="auto"/>
        <w:right w:val="none" w:sz="0" w:space="0" w:color="auto"/>
      </w:divBdr>
      <w:divsChild>
        <w:div w:id="1871721395">
          <w:marLeft w:val="0"/>
          <w:marRight w:val="0"/>
          <w:marTop w:val="0"/>
          <w:marBottom w:val="0"/>
          <w:divBdr>
            <w:top w:val="none" w:sz="0" w:space="0" w:color="auto"/>
            <w:left w:val="none" w:sz="0" w:space="0" w:color="auto"/>
            <w:bottom w:val="none" w:sz="0" w:space="0" w:color="auto"/>
            <w:right w:val="none" w:sz="0" w:space="0" w:color="auto"/>
          </w:divBdr>
        </w:div>
        <w:div w:id="1994719813">
          <w:marLeft w:val="0"/>
          <w:marRight w:val="0"/>
          <w:marTop w:val="0"/>
          <w:marBottom w:val="0"/>
          <w:divBdr>
            <w:top w:val="none" w:sz="0" w:space="0" w:color="auto"/>
            <w:left w:val="none" w:sz="0" w:space="0" w:color="auto"/>
            <w:bottom w:val="none" w:sz="0" w:space="0" w:color="auto"/>
            <w:right w:val="none" w:sz="0" w:space="0" w:color="auto"/>
          </w:divBdr>
        </w:div>
        <w:div w:id="260334189">
          <w:marLeft w:val="0"/>
          <w:marRight w:val="0"/>
          <w:marTop w:val="0"/>
          <w:marBottom w:val="0"/>
          <w:divBdr>
            <w:top w:val="none" w:sz="0" w:space="0" w:color="auto"/>
            <w:left w:val="none" w:sz="0" w:space="0" w:color="auto"/>
            <w:bottom w:val="none" w:sz="0" w:space="0" w:color="auto"/>
            <w:right w:val="none" w:sz="0" w:space="0" w:color="auto"/>
          </w:divBdr>
        </w:div>
      </w:divsChild>
    </w:div>
    <w:div w:id="366443860">
      <w:bodyDiv w:val="1"/>
      <w:marLeft w:val="0"/>
      <w:marRight w:val="0"/>
      <w:marTop w:val="0"/>
      <w:marBottom w:val="0"/>
      <w:divBdr>
        <w:top w:val="none" w:sz="0" w:space="0" w:color="auto"/>
        <w:left w:val="none" w:sz="0" w:space="0" w:color="auto"/>
        <w:bottom w:val="none" w:sz="0" w:space="0" w:color="auto"/>
        <w:right w:val="none" w:sz="0" w:space="0" w:color="auto"/>
      </w:divBdr>
      <w:divsChild>
        <w:div w:id="681975583">
          <w:marLeft w:val="0"/>
          <w:marRight w:val="0"/>
          <w:marTop w:val="0"/>
          <w:marBottom w:val="0"/>
          <w:divBdr>
            <w:top w:val="none" w:sz="0" w:space="0" w:color="auto"/>
            <w:left w:val="none" w:sz="0" w:space="0" w:color="auto"/>
            <w:bottom w:val="none" w:sz="0" w:space="0" w:color="auto"/>
            <w:right w:val="none" w:sz="0" w:space="0" w:color="auto"/>
          </w:divBdr>
        </w:div>
        <w:div w:id="683824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388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9057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68188958">
      <w:bodyDiv w:val="1"/>
      <w:marLeft w:val="0"/>
      <w:marRight w:val="0"/>
      <w:marTop w:val="0"/>
      <w:marBottom w:val="0"/>
      <w:divBdr>
        <w:top w:val="none" w:sz="0" w:space="0" w:color="auto"/>
        <w:left w:val="none" w:sz="0" w:space="0" w:color="auto"/>
        <w:bottom w:val="none" w:sz="0" w:space="0" w:color="auto"/>
        <w:right w:val="none" w:sz="0" w:space="0" w:color="auto"/>
      </w:divBdr>
    </w:div>
    <w:div w:id="369653464">
      <w:bodyDiv w:val="1"/>
      <w:marLeft w:val="0"/>
      <w:marRight w:val="0"/>
      <w:marTop w:val="0"/>
      <w:marBottom w:val="0"/>
      <w:divBdr>
        <w:top w:val="none" w:sz="0" w:space="0" w:color="auto"/>
        <w:left w:val="none" w:sz="0" w:space="0" w:color="auto"/>
        <w:bottom w:val="none" w:sz="0" w:space="0" w:color="auto"/>
        <w:right w:val="none" w:sz="0" w:space="0" w:color="auto"/>
      </w:divBdr>
    </w:div>
    <w:div w:id="379131290">
      <w:bodyDiv w:val="1"/>
      <w:marLeft w:val="0"/>
      <w:marRight w:val="0"/>
      <w:marTop w:val="0"/>
      <w:marBottom w:val="0"/>
      <w:divBdr>
        <w:top w:val="none" w:sz="0" w:space="0" w:color="auto"/>
        <w:left w:val="none" w:sz="0" w:space="0" w:color="auto"/>
        <w:bottom w:val="none" w:sz="0" w:space="0" w:color="auto"/>
        <w:right w:val="none" w:sz="0" w:space="0" w:color="auto"/>
      </w:divBdr>
    </w:div>
    <w:div w:id="379136381">
      <w:bodyDiv w:val="1"/>
      <w:marLeft w:val="0"/>
      <w:marRight w:val="0"/>
      <w:marTop w:val="0"/>
      <w:marBottom w:val="0"/>
      <w:divBdr>
        <w:top w:val="none" w:sz="0" w:space="0" w:color="auto"/>
        <w:left w:val="none" w:sz="0" w:space="0" w:color="auto"/>
        <w:bottom w:val="none" w:sz="0" w:space="0" w:color="auto"/>
        <w:right w:val="none" w:sz="0" w:space="0" w:color="auto"/>
      </w:divBdr>
    </w:div>
    <w:div w:id="384959484">
      <w:bodyDiv w:val="1"/>
      <w:marLeft w:val="0"/>
      <w:marRight w:val="0"/>
      <w:marTop w:val="0"/>
      <w:marBottom w:val="0"/>
      <w:divBdr>
        <w:top w:val="none" w:sz="0" w:space="0" w:color="auto"/>
        <w:left w:val="none" w:sz="0" w:space="0" w:color="auto"/>
        <w:bottom w:val="none" w:sz="0" w:space="0" w:color="auto"/>
        <w:right w:val="none" w:sz="0" w:space="0" w:color="auto"/>
      </w:divBdr>
    </w:div>
    <w:div w:id="386876814">
      <w:bodyDiv w:val="1"/>
      <w:marLeft w:val="0"/>
      <w:marRight w:val="0"/>
      <w:marTop w:val="0"/>
      <w:marBottom w:val="0"/>
      <w:divBdr>
        <w:top w:val="none" w:sz="0" w:space="0" w:color="auto"/>
        <w:left w:val="none" w:sz="0" w:space="0" w:color="auto"/>
        <w:bottom w:val="none" w:sz="0" w:space="0" w:color="auto"/>
        <w:right w:val="none" w:sz="0" w:space="0" w:color="auto"/>
      </w:divBdr>
    </w:div>
    <w:div w:id="392042944">
      <w:bodyDiv w:val="1"/>
      <w:marLeft w:val="0"/>
      <w:marRight w:val="0"/>
      <w:marTop w:val="0"/>
      <w:marBottom w:val="0"/>
      <w:divBdr>
        <w:top w:val="none" w:sz="0" w:space="0" w:color="auto"/>
        <w:left w:val="none" w:sz="0" w:space="0" w:color="auto"/>
        <w:bottom w:val="none" w:sz="0" w:space="0" w:color="auto"/>
        <w:right w:val="none" w:sz="0" w:space="0" w:color="auto"/>
      </w:divBdr>
    </w:div>
    <w:div w:id="402720483">
      <w:bodyDiv w:val="1"/>
      <w:marLeft w:val="0"/>
      <w:marRight w:val="0"/>
      <w:marTop w:val="0"/>
      <w:marBottom w:val="0"/>
      <w:divBdr>
        <w:top w:val="none" w:sz="0" w:space="0" w:color="auto"/>
        <w:left w:val="none" w:sz="0" w:space="0" w:color="auto"/>
        <w:bottom w:val="none" w:sz="0" w:space="0" w:color="auto"/>
        <w:right w:val="none" w:sz="0" w:space="0" w:color="auto"/>
      </w:divBdr>
      <w:divsChild>
        <w:div w:id="1129011263">
          <w:marLeft w:val="0"/>
          <w:marRight w:val="0"/>
          <w:marTop w:val="0"/>
          <w:marBottom w:val="0"/>
          <w:divBdr>
            <w:top w:val="none" w:sz="0" w:space="0" w:color="auto"/>
            <w:left w:val="none" w:sz="0" w:space="0" w:color="auto"/>
            <w:bottom w:val="none" w:sz="0" w:space="0" w:color="auto"/>
            <w:right w:val="none" w:sz="0" w:space="0" w:color="auto"/>
          </w:divBdr>
          <w:divsChild>
            <w:div w:id="79448928">
              <w:marLeft w:val="0"/>
              <w:marRight w:val="0"/>
              <w:marTop w:val="0"/>
              <w:marBottom w:val="0"/>
              <w:divBdr>
                <w:top w:val="none" w:sz="0" w:space="0" w:color="auto"/>
                <w:left w:val="none" w:sz="0" w:space="0" w:color="auto"/>
                <w:bottom w:val="none" w:sz="0" w:space="0" w:color="auto"/>
                <w:right w:val="none" w:sz="0" w:space="0" w:color="auto"/>
              </w:divBdr>
              <w:divsChild>
                <w:div w:id="388042711">
                  <w:marLeft w:val="0"/>
                  <w:marRight w:val="0"/>
                  <w:marTop w:val="0"/>
                  <w:marBottom w:val="0"/>
                  <w:divBdr>
                    <w:top w:val="none" w:sz="0" w:space="0" w:color="auto"/>
                    <w:left w:val="none" w:sz="0" w:space="0" w:color="auto"/>
                    <w:bottom w:val="none" w:sz="0" w:space="0" w:color="auto"/>
                    <w:right w:val="none" w:sz="0" w:space="0" w:color="auto"/>
                  </w:divBdr>
                </w:div>
                <w:div w:id="7485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03834">
      <w:bodyDiv w:val="1"/>
      <w:marLeft w:val="0"/>
      <w:marRight w:val="0"/>
      <w:marTop w:val="0"/>
      <w:marBottom w:val="0"/>
      <w:divBdr>
        <w:top w:val="none" w:sz="0" w:space="0" w:color="auto"/>
        <w:left w:val="none" w:sz="0" w:space="0" w:color="auto"/>
        <w:bottom w:val="none" w:sz="0" w:space="0" w:color="auto"/>
        <w:right w:val="none" w:sz="0" w:space="0" w:color="auto"/>
      </w:divBdr>
    </w:div>
    <w:div w:id="413478450">
      <w:bodyDiv w:val="1"/>
      <w:marLeft w:val="0"/>
      <w:marRight w:val="0"/>
      <w:marTop w:val="0"/>
      <w:marBottom w:val="0"/>
      <w:divBdr>
        <w:top w:val="none" w:sz="0" w:space="0" w:color="auto"/>
        <w:left w:val="none" w:sz="0" w:space="0" w:color="auto"/>
        <w:bottom w:val="none" w:sz="0" w:space="0" w:color="auto"/>
        <w:right w:val="none" w:sz="0" w:space="0" w:color="auto"/>
      </w:divBdr>
    </w:div>
    <w:div w:id="413866038">
      <w:bodyDiv w:val="1"/>
      <w:marLeft w:val="0"/>
      <w:marRight w:val="0"/>
      <w:marTop w:val="0"/>
      <w:marBottom w:val="0"/>
      <w:divBdr>
        <w:top w:val="none" w:sz="0" w:space="0" w:color="auto"/>
        <w:left w:val="none" w:sz="0" w:space="0" w:color="auto"/>
        <w:bottom w:val="none" w:sz="0" w:space="0" w:color="auto"/>
        <w:right w:val="none" w:sz="0" w:space="0" w:color="auto"/>
      </w:divBdr>
      <w:divsChild>
        <w:div w:id="817764871">
          <w:marLeft w:val="0"/>
          <w:marRight w:val="0"/>
          <w:marTop w:val="0"/>
          <w:marBottom w:val="0"/>
          <w:divBdr>
            <w:top w:val="none" w:sz="0" w:space="0" w:color="auto"/>
            <w:left w:val="none" w:sz="0" w:space="0" w:color="auto"/>
            <w:bottom w:val="none" w:sz="0" w:space="0" w:color="auto"/>
            <w:right w:val="none" w:sz="0" w:space="0" w:color="auto"/>
          </w:divBdr>
        </w:div>
        <w:div w:id="2091847286">
          <w:marLeft w:val="0"/>
          <w:marRight w:val="0"/>
          <w:marTop w:val="0"/>
          <w:marBottom w:val="0"/>
          <w:divBdr>
            <w:top w:val="none" w:sz="0" w:space="0" w:color="auto"/>
            <w:left w:val="none" w:sz="0" w:space="0" w:color="auto"/>
            <w:bottom w:val="none" w:sz="0" w:space="0" w:color="auto"/>
            <w:right w:val="none" w:sz="0" w:space="0" w:color="auto"/>
          </w:divBdr>
        </w:div>
        <w:div w:id="1057053117">
          <w:marLeft w:val="0"/>
          <w:marRight w:val="0"/>
          <w:marTop w:val="0"/>
          <w:marBottom w:val="0"/>
          <w:divBdr>
            <w:top w:val="none" w:sz="0" w:space="0" w:color="auto"/>
            <w:left w:val="none" w:sz="0" w:space="0" w:color="auto"/>
            <w:bottom w:val="none" w:sz="0" w:space="0" w:color="auto"/>
            <w:right w:val="none" w:sz="0" w:space="0" w:color="auto"/>
          </w:divBdr>
        </w:div>
        <w:div w:id="1408958903">
          <w:marLeft w:val="0"/>
          <w:marRight w:val="0"/>
          <w:marTop w:val="0"/>
          <w:marBottom w:val="0"/>
          <w:divBdr>
            <w:top w:val="none" w:sz="0" w:space="0" w:color="auto"/>
            <w:left w:val="none" w:sz="0" w:space="0" w:color="auto"/>
            <w:bottom w:val="none" w:sz="0" w:space="0" w:color="auto"/>
            <w:right w:val="none" w:sz="0" w:space="0" w:color="auto"/>
          </w:divBdr>
        </w:div>
        <w:div w:id="1162966795">
          <w:marLeft w:val="0"/>
          <w:marRight w:val="0"/>
          <w:marTop w:val="0"/>
          <w:marBottom w:val="0"/>
          <w:divBdr>
            <w:top w:val="none" w:sz="0" w:space="0" w:color="auto"/>
            <w:left w:val="none" w:sz="0" w:space="0" w:color="auto"/>
            <w:bottom w:val="none" w:sz="0" w:space="0" w:color="auto"/>
            <w:right w:val="none" w:sz="0" w:space="0" w:color="auto"/>
          </w:divBdr>
        </w:div>
        <w:div w:id="423576511">
          <w:marLeft w:val="0"/>
          <w:marRight w:val="0"/>
          <w:marTop w:val="0"/>
          <w:marBottom w:val="0"/>
          <w:divBdr>
            <w:top w:val="none" w:sz="0" w:space="0" w:color="auto"/>
            <w:left w:val="none" w:sz="0" w:space="0" w:color="auto"/>
            <w:bottom w:val="none" w:sz="0" w:space="0" w:color="auto"/>
            <w:right w:val="none" w:sz="0" w:space="0" w:color="auto"/>
          </w:divBdr>
        </w:div>
        <w:div w:id="361252621">
          <w:marLeft w:val="0"/>
          <w:marRight w:val="0"/>
          <w:marTop w:val="0"/>
          <w:marBottom w:val="0"/>
          <w:divBdr>
            <w:top w:val="none" w:sz="0" w:space="0" w:color="auto"/>
            <w:left w:val="none" w:sz="0" w:space="0" w:color="auto"/>
            <w:bottom w:val="none" w:sz="0" w:space="0" w:color="auto"/>
            <w:right w:val="none" w:sz="0" w:space="0" w:color="auto"/>
          </w:divBdr>
        </w:div>
        <w:div w:id="1826161819">
          <w:marLeft w:val="0"/>
          <w:marRight w:val="0"/>
          <w:marTop w:val="0"/>
          <w:marBottom w:val="0"/>
          <w:divBdr>
            <w:top w:val="none" w:sz="0" w:space="0" w:color="auto"/>
            <w:left w:val="none" w:sz="0" w:space="0" w:color="auto"/>
            <w:bottom w:val="none" w:sz="0" w:space="0" w:color="auto"/>
            <w:right w:val="none" w:sz="0" w:space="0" w:color="auto"/>
          </w:divBdr>
        </w:div>
        <w:div w:id="758256624">
          <w:marLeft w:val="0"/>
          <w:marRight w:val="0"/>
          <w:marTop w:val="0"/>
          <w:marBottom w:val="0"/>
          <w:divBdr>
            <w:top w:val="none" w:sz="0" w:space="0" w:color="auto"/>
            <w:left w:val="none" w:sz="0" w:space="0" w:color="auto"/>
            <w:bottom w:val="none" w:sz="0" w:space="0" w:color="auto"/>
            <w:right w:val="none" w:sz="0" w:space="0" w:color="auto"/>
          </w:divBdr>
        </w:div>
        <w:div w:id="1726297479">
          <w:marLeft w:val="0"/>
          <w:marRight w:val="0"/>
          <w:marTop w:val="0"/>
          <w:marBottom w:val="0"/>
          <w:divBdr>
            <w:top w:val="none" w:sz="0" w:space="0" w:color="auto"/>
            <w:left w:val="none" w:sz="0" w:space="0" w:color="auto"/>
            <w:bottom w:val="none" w:sz="0" w:space="0" w:color="auto"/>
            <w:right w:val="none" w:sz="0" w:space="0" w:color="auto"/>
          </w:divBdr>
        </w:div>
        <w:div w:id="367875975">
          <w:marLeft w:val="0"/>
          <w:marRight w:val="0"/>
          <w:marTop w:val="0"/>
          <w:marBottom w:val="0"/>
          <w:divBdr>
            <w:top w:val="none" w:sz="0" w:space="0" w:color="auto"/>
            <w:left w:val="none" w:sz="0" w:space="0" w:color="auto"/>
            <w:bottom w:val="none" w:sz="0" w:space="0" w:color="auto"/>
            <w:right w:val="none" w:sz="0" w:space="0" w:color="auto"/>
          </w:divBdr>
        </w:div>
        <w:div w:id="1983344053">
          <w:marLeft w:val="0"/>
          <w:marRight w:val="0"/>
          <w:marTop w:val="0"/>
          <w:marBottom w:val="0"/>
          <w:divBdr>
            <w:top w:val="none" w:sz="0" w:space="0" w:color="auto"/>
            <w:left w:val="none" w:sz="0" w:space="0" w:color="auto"/>
            <w:bottom w:val="none" w:sz="0" w:space="0" w:color="auto"/>
            <w:right w:val="none" w:sz="0" w:space="0" w:color="auto"/>
          </w:divBdr>
        </w:div>
        <w:div w:id="1806896285">
          <w:marLeft w:val="0"/>
          <w:marRight w:val="0"/>
          <w:marTop w:val="0"/>
          <w:marBottom w:val="0"/>
          <w:divBdr>
            <w:top w:val="none" w:sz="0" w:space="0" w:color="auto"/>
            <w:left w:val="none" w:sz="0" w:space="0" w:color="auto"/>
            <w:bottom w:val="none" w:sz="0" w:space="0" w:color="auto"/>
            <w:right w:val="none" w:sz="0" w:space="0" w:color="auto"/>
          </w:divBdr>
        </w:div>
        <w:div w:id="2013214172">
          <w:marLeft w:val="0"/>
          <w:marRight w:val="0"/>
          <w:marTop w:val="0"/>
          <w:marBottom w:val="0"/>
          <w:divBdr>
            <w:top w:val="none" w:sz="0" w:space="0" w:color="auto"/>
            <w:left w:val="none" w:sz="0" w:space="0" w:color="auto"/>
            <w:bottom w:val="none" w:sz="0" w:space="0" w:color="auto"/>
            <w:right w:val="none" w:sz="0" w:space="0" w:color="auto"/>
          </w:divBdr>
        </w:div>
        <w:div w:id="1143157402">
          <w:marLeft w:val="0"/>
          <w:marRight w:val="0"/>
          <w:marTop w:val="0"/>
          <w:marBottom w:val="0"/>
          <w:divBdr>
            <w:top w:val="none" w:sz="0" w:space="0" w:color="auto"/>
            <w:left w:val="none" w:sz="0" w:space="0" w:color="auto"/>
            <w:bottom w:val="none" w:sz="0" w:space="0" w:color="auto"/>
            <w:right w:val="none" w:sz="0" w:space="0" w:color="auto"/>
          </w:divBdr>
        </w:div>
        <w:div w:id="1261795889">
          <w:marLeft w:val="0"/>
          <w:marRight w:val="0"/>
          <w:marTop w:val="0"/>
          <w:marBottom w:val="0"/>
          <w:divBdr>
            <w:top w:val="none" w:sz="0" w:space="0" w:color="auto"/>
            <w:left w:val="none" w:sz="0" w:space="0" w:color="auto"/>
            <w:bottom w:val="none" w:sz="0" w:space="0" w:color="auto"/>
            <w:right w:val="none" w:sz="0" w:space="0" w:color="auto"/>
          </w:divBdr>
        </w:div>
        <w:div w:id="1487671831">
          <w:marLeft w:val="0"/>
          <w:marRight w:val="0"/>
          <w:marTop w:val="0"/>
          <w:marBottom w:val="0"/>
          <w:divBdr>
            <w:top w:val="none" w:sz="0" w:space="0" w:color="auto"/>
            <w:left w:val="none" w:sz="0" w:space="0" w:color="auto"/>
            <w:bottom w:val="none" w:sz="0" w:space="0" w:color="auto"/>
            <w:right w:val="none" w:sz="0" w:space="0" w:color="auto"/>
          </w:divBdr>
        </w:div>
        <w:div w:id="2133742189">
          <w:marLeft w:val="0"/>
          <w:marRight w:val="0"/>
          <w:marTop w:val="0"/>
          <w:marBottom w:val="0"/>
          <w:divBdr>
            <w:top w:val="none" w:sz="0" w:space="0" w:color="auto"/>
            <w:left w:val="none" w:sz="0" w:space="0" w:color="auto"/>
            <w:bottom w:val="none" w:sz="0" w:space="0" w:color="auto"/>
            <w:right w:val="none" w:sz="0" w:space="0" w:color="auto"/>
          </w:divBdr>
        </w:div>
        <w:div w:id="1123187531">
          <w:marLeft w:val="0"/>
          <w:marRight w:val="0"/>
          <w:marTop w:val="0"/>
          <w:marBottom w:val="0"/>
          <w:divBdr>
            <w:top w:val="none" w:sz="0" w:space="0" w:color="auto"/>
            <w:left w:val="none" w:sz="0" w:space="0" w:color="auto"/>
            <w:bottom w:val="none" w:sz="0" w:space="0" w:color="auto"/>
            <w:right w:val="none" w:sz="0" w:space="0" w:color="auto"/>
          </w:divBdr>
        </w:div>
        <w:div w:id="640036881">
          <w:marLeft w:val="0"/>
          <w:marRight w:val="0"/>
          <w:marTop w:val="0"/>
          <w:marBottom w:val="0"/>
          <w:divBdr>
            <w:top w:val="none" w:sz="0" w:space="0" w:color="auto"/>
            <w:left w:val="none" w:sz="0" w:space="0" w:color="auto"/>
            <w:bottom w:val="none" w:sz="0" w:space="0" w:color="auto"/>
            <w:right w:val="none" w:sz="0" w:space="0" w:color="auto"/>
          </w:divBdr>
        </w:div>
        <w:div w:id="549152901">
          <w:marLeft w:val="0"/>
          <w:marRight w:val="0"/>
          <w:marTop w:val="0"/>
          <w:marBottom w:val="0"/>
          <w:divBdr>
            <w:top w:val="none" w:sz="0" w:space="0" w:color="auto"/>
            <w:left w:val="none" w:sz="0" w:space="0" w:color="auto"/>
            <w:bottom w:val="none" w:sz="0" w:space="0" w:color="auto"/>
            <w:right w:val="none" w:sz="0" w:space="0" w:color="auto"/>
          </w:divBdr>
        </w:div>
        <w:div w:id="1437483986">
          <w:marLeft w:val="0"/>
          <w:marRight w:val="0"/>
          <w:marTop w:val="0"/>
          <w:marBottom w:val="0"/>
          <w:divBdr>
            <w:top w:val="none" w:sz="0" w:space="0" w:color="auto"/>
            <w:left w:val="none" w:sz="0" w:space="0" w:color="auto"/>
            <w:bottom w:val="none" w:sz="0" w:space="0" w:color="auto"/>
            <w:right w:val="none" w:sz="0" w:space="0" w:color="auto"/>
          </w:divBdr>
        </w:div>
        <w:div w:id="1864054896">
          <w:marLeft w:val="0"/>
          <w:marRight w:val="0"/>
          <w:marTop w:val="0"/>
          <w:marBottom w:val="0"/>
          <w:divBdr>
            <w:top w:val="none" w:sz="0" w:space="0" w:color="auto"/>
            <w:left w:val="none" w:sz="0" w:space="0" w:color="auto"/>
            <w:bottom w:val="none" w:sz="0" w:space="0" w:color="auto"/>
            <w:right w:val="none" w:sz="0" w:space="0" w:color="auto"/>
          </w:divBdr>
        </w:div>
        <w:div w:id="1136143749">
          <w:marLeft w:val="0"/>
          <w:marRight w:val="0"/>
          <w:marTop w:val="0"/>
          <w:marBottom w:val="0"/>
          <w:divBdr>
            <w:top w:val="none" w:sz="0" w:space="0" w:color="auto"/>
            <w:left w:val="none" w:sz="0" w:space="0" w:color="auto"/>
            <w:bottom w:val="none" w:sz="0" w:space="0" w:color="auto"/>
            <w:right w:val="none" w:sz="0" w:space="0" w:color="auto"/>
          </w:divBdr>
        </w:div>
        <w:div w:id="1860504422">
          <w:marLeft w:val="0"/>
          <w:marRight w:val="0"/>
          <w:marTop w:val="0"/>
          <w:marBottom w:val="0"/>
          <w:divBdr>
            <w:top w:val="none" w:sz="0" w:space="0" w:color="auto"/>
            <w:left w:val="none" w:sz="0" w:space="0" w:color="auto"/>
            <w:bottom w:val="none" w:sz="0" w:space="0" w:color="auto"/>
            <w:right w:val="none" w:sz="0" w:space="0" w:color="auto"/>
          </w:divBdr>
        </w:div>
        <w:div w:id="1658924170">
          <w:marLeft w:val="0"/>
          <w:marRight w:val="0"/>
          <w:marTop w:val="0"/>
          <w:marBottom w:val="0"/>
          <w:divBdr>
            <w:top w:val="none" w:sz="0" w:space="0" w:color="auto"/>
            <w:left w:val="none" w:sz="0" w:space="0" w:color="auto"/>
            <w:bottom w:val="none" w:sz="0" w:space="0" w:color="auto"/>
            <w:right w:val="none" w:sz="0" w:space="0" w:color="auto"/>
          </w:divBdr>
        </w:div>
        <w:div w:id="1065688136">
          <w:marLeft w:val="0"/>
          <w:marRight w:val="0"/>
          <w:marTop w:val="0"/>
          <w:marBottom w:val="0"/>
          <w:divBdr>
            <w:top w:val="none" w:sz="0" w:space="0" w:color="auto"/>
            <w:left w:val="none" w:sz="0" w:space="0" w:color="auto"/>
            <w:bottom w:val="none" w:sz="0" w:space="0" w:color="auto"/>
            <w:right w:val="none" w:sz="0" w:space="0" w:color="auto"/>
          </w:divBdr>
        </w:div>
        <w:div w:id="224538086">
          <w:marLeft w:val="0"/>
          <w:marRight w:val="0"/>
          <w:marTop w:val="0"/>
          <w:marBottom w:val="0"/>
          <w:divBdr>
            <w:top w:val="none" w:sz="0" w:space="0" w:color="auto"/>
            <w:left w:val="none" w:sz="0" w:space="0" w:color="auto"/>
            <w:bottom w:val="none" w:sz="0" w:space="0" w:color="auto"/>
            <w:right w:val="none" w:sz="0" w:space="0" w:color="auto"/>
          </w:divBdr>
        </w:div>
        <w:div w:id="1780562873">
          <w:marLeft w:val="0"/>
          <w:marRight w:val="0"/>
          <w:marTop w:val="0"/>
          <w:marBottom w:val="0"/>
          <w:divBdr>
            <w:top w:val="none" w:sz="0" w:space="0" w:color="auto"/>
            <w:left w:val="none" w:sz="0" w:space="0" w:color="auto"/>
            <w:bottom w:val="none" w:sz="0" w:space="0" w:color="auto"/>
            <w:right w:val="none" w:sz="0" w:space="0" w:color="auto"/>
          </w:divBdr>
        </w:div>
        <w:div w:id="1307708318">
          <w:marLeft w:val="0"/>
          <w:marRight w:val="0"/>
          <w:marTop w:val="0"/>
          <w:marBottom w:val="0"/>
          <w:divBdr>
            <w:top w:val="none" w:sz="0" w:space="0" w:color="auto"/>
            <w:left w:val="none" w:sz="0" w:space="0" w:color="auto"/>
            <w:bottom w:val="none" w:sz="0" w:space="0" w:color="auto"/>
            <w:right w:val="none" w:sz="0" w:space="0" w:color="auto"/>
          </w:divBdr>
        </w:div>
        <w:div w:id="1176656241">
          <w:marLeft w:val="0"/>
          <w:marRight w:val="0"/>
          <w:marTop w:val="0"/>
          <w:marBottom w:val="0"/>
          <w:divBdr>
            <w:top w:val="none" w:sz="0" w:space="0" w:color="auto"/>
            <w:left w:val="none" w:sz="0" w:space="0" w:color="auto"/>
            <w:bottom w:val="none" w:sz="0" w:space="0" w:color="auto"/>
            <w:right w:val="none" w:sz="0" w:space="0" w:color="auto"/>
          </w:divBdr>
        </w:div>
        <w:div w:id="1918586417">
          <w:marLeft w:val="0"/>
          <w:marRight w:val="0"/>
          <w:marTop w:val="0"/>
          <w:marBottom w:val="0"/>
          <w:divBdr>
            <w:top w:val="none" w:sz="0" w:space="0" w:color="auto"/>
            <w:left w:val="none" w:sz="0" w:space="0" w:color="auto"/>
            <w:bottom w:val="none" w:sz="0" w:space="0" w:color="auto"/>
            <w:right w:val="none" w:sz="0" w:space="0" w:color="auto"/>
          </w:divBdr>
        </w:div>
        <w:div w:id="1202014418">
          <w:marLeft w:val="0"/>
          <w:marRight w:val="0"/>
          <w:marTop w:val="0"/>
          <w:marBottom w:val="0"/>
          <w:divBdr>
            <w:top w:val="none" w:sz="0" w:space="0" w:color="auto"/>
            <w:left w:val="none" w:sz="0" w:space="0" w:color="auto"/>
            <w:bottom w:val="none" w:sz="0" w:space="0" w:color="auto"/>
            <w:right w:val="none" w:sz="0" w:space="0" w:color="auto"/>
          </w:divBdr>
        </w:div>
        <w:div w:id="1065373926">
          <w:marLeft w:val="0"/>
          <w:marRight w:val="0"/>
          <w:marTop w:val="0"/>
          <w:marBottom w:val="0"/>
          <w:divBdr>
            <w:top w:val="none" w:sz="0" w:space="0" w:color="auto"/>
            <w:left w:val="none" w:sz="0" w:space="0" w:color="auto"/>
            <w:bottom w:val="none" w:sz="0" w:space="0" w:color="auto"/>
            <w:right w:val="none" w:sz="0" w:space="0" w:color="auto"/>
          </w:divBdr>
        </w:div>
        <w:div w:id="929698324">
          <w:marLeft w:val="0"/>
          <w:marRight w:val="0"/>
          <w:marTop w:val="0"/>
          <w:marBottom w:val="0"/>
          <w:divBdr>
            <w:top w:val="none" w:sz="0" w:space="0" w:color="auto"/>
            <w:left w:val="none" w:sz="0" w:space="0" w:color="auto"/>
            <w:bottom w:val="none" w:sz="0" w:space="0" w:color="auto"/>
            <w:right w:val="none" w:sz="0" w:space="0" w:color="auto"/>
          </w:divBdr>
        </w:div>
        <w:div w:id="343941524">
          <w:marLeft w:val="0"/>
          <w:marRight w:val="0"/>
          <w:marTop w:val="0"/>
          <w:marBottom w:val="0"/>
          <w:divBdr>
            <w:top w:val="none" w:sz="0" w:space="0" w:color="auto"/>
            <w:left w:val="none" w:sz="0" w:space="0" w:color="auto"/>
            <w:bottom w:val="none" w:sz="0" w:space="0" w:color="auto"/>
            <w:right w:val="none" w:sz="0" w:space="0" w:color="auto"/>
          </w:divBdr>
        </w:div>
        <w:div w:id="860362773">
          <w:marLeft w:val="0"/>
          <w:marRight w:val="0"/>
          <w:marTop w:val="0"/>
          <w:marBottom w:val="0"/>
          <w:divBdr>
            <w:top w:val="none" w:sz="0" w:space="0" w:color="auto"/>
            <w:left w:val="none" w:sz="0" w:space="0" w:color="auto"/>
            <w:bottom w:val="none" w:sz="0" w:space="0" w:color="auto"/>
            <w:right w:val="none" w:sz="0" w:space="0" w:color="auto"/>
          </w:divBdr>
        </w:div>
        <w:div w:id="1694266755">
          <w:marLeft w:val="0"/>
          <w:marRight w:val="0"/>
          <w:marTop w:val="0"/>
          <w:marBottom w:val="0"/>
          <w:divBdr>
            <w:top w:val="none" w:sz="0" w:space="0" w:color="auto"/>
            <w:left w:val="none" w:sz="0" w:space="0" w:color="auto"/>
            <w:bottom w:val="none" w:sz="0" w:space="0" w:color="auto"/>
            <w:right w:val="none" w:sz="0" w:space="0" w:color="auto"/>
          </w:divBdr>
        </w:div>
        <w:div w:id="1562252221">
          <w:marLeft w:val="0"/>
          <w:marRight w:val="0"/>
          <w:marTop w:val="0"/>
          <w:marBottom w:val="0"/>
          <w:divBdr>
            <w:top w:val="none" w:sz="0" w:space="0" w:color="auto"/>
            <w:left w:val="none" w:sz="0" w:space="0" w:color="auto"/>
            <w:bottom w:val="none" w:sz="0" w:space="0" w:color="auto"/>
            <w:right w:val="none" w:sz="0" w:space="0" w:color="auto"/>
          </w:divBdr>
        </w:div>
        <w:div w:id="1323239902">
          <w:marLeft w:val="0"/>
          <w:marRight w:val="0"/>
          <w:marTop w:val="0"/>
          <w:marBottom w:val="0"/>
          <w:divBdr>
            <w:top w:val="none" w:sz="0" w:space="0" w:color="auto"/>
            <w:left w:val="none" w:sz="0" w:space="0" w:color="auto"/>
            <w:bottom w:val="none" w:sz="0" w:space="0" w:color="auto"/>
            <w:right w:val="none" w:sz="0" w:space="0" w:color="auto"/>
          </w:divBdr>
        </w:div>
        <w:div w:id="319702706">
          <w:marLeft w:val="0"/>
          <w:marRight w:val="0"/>
          <w:marTop w:val="0"/>
          <w:marBottom w:val="0"/>
          <w:divBdr>
            <w:top w:val="none" w:sz="0" w:space="0" w:color="auto"/>
            <w:left w:val="none" w:sz="0" w:space="0" w:color="auto"/>
            <w:bottom w:val="none" w:sz="0" w:space="0" w:color="auto"/>
            <w:right w:val="none" w:sz="0" w:space="0" w:color="auto"/>
          </w:divBdr>
        </w:div>
        <w:div w:id="1125733651">
          <w:marLeft w:val="0"/>
          <w:marRight w:val="0"/>
          <w:marTop w:val="0"/>
          <w:marBottom w:val="0"/>
          <w:divBdr>
            <w:top w:val="none" w:sz="0" w:space="0" w:color="auto"/>
            <w:left w:val="none" w:sz="0" w:space="0" w:color="auto"/>
            <w:bottom w:val="none" w:sz="0" w:space="0" w:color="auto"/>
            <w:right w:val="none" w:sz="0" w:space="0" w:color="auto"/>
          </w:divBdr>
        </w:div>
        <w:div w:id="1335690212">
          <w:marLeft w:val="0"/>
          <w:marRight w:val="0"/>
          <w:marTop w:val="0"/>
          <w:marBottom w:val="0"/>
          <w:divBdr>
            <w:top w:val="none" w:sz="0" w:space="0" w:color="auto"/>
            <w:left w:val="none" w:sz="0" w:space="0" w:color="auto"/>
            <w:bottom w:val="none" w:sz="0" w:space="0" w:color="auto"/>
            <w:right w:val="none" w:sz="0" w:space="0" w:color="auto"/>
          </w:divBdr>
        </w:div>
        <w:div w:id="1440875135">
          <w:marLeft w:val="0"/>
          <w:marRight w:val="0"/>
          <w:marTop w:val="0"/>
          <w:marBottom w:val="0"/>
          <w:divBdr>
            <w:top w:val="none" w:sz="0" w:space="0" w:color="auto"/>
            <w:left w:val="none" w:sz="0" w:space="0" w:color="auto"/>
            <w:bottom w:val="none" w:sz="0" w:space="0" w:color="auto"/>
            <w:right w:val="none" w:sz="0" w:space="0" w:color="auto"/>
          </w:divBdr>
        </w:div>
        <w:div w:id="1357729580">
          <w:marLeft w:val="0"/>
          <w:marRight w:val="0"/>
          <w:marTop w:val="0"/>
          <w:marBottom w:val="0"/>
          <w:divBdr>
            <w:top w:val="none" w:sz="0" w:space="0" w:color="auto"/>
            <w:left w:val="none" w:sz="0" w:space="0" w:color="auto"/>
            <w:bottom w:val="none" w:sz="0" w:space="0" w:color="auto"/>
            <w:right w:val="none" w:sz="0" w:space="0" w:color="auto"/>
          </w:divBdr>
        </w:div>
        <w:div w:id="1999073359">
          <w:marLeft w:val="0"/>
          <w:marRight w:val="0"/>
          <w:marTop w:val="0"/>
          <w:marBottom w:val="0"/>
          <w:divBdr>
            <w:top w:val="none" w:sz="0" w:space="0" w:color="auto"/>
            <w:left w:val="none" w:sz="0" w:space="0" w:color="auto"/>
            <w:bottom w:val="none" w:sz="0" w:space="0" w:color="auto"/>
            <w:right w:val="none" w:sz="0" w:space="0" w:color="auto"/>
          </w:divBdr>
        </w:div>
        <w:div w:id="616373772">
          <w:marLeft w:val="0"/>
          <w:marRight w:val="0"/>
          <w:marTop w:val="0"/>
          <w:marBottom w:val="0"/>
          <w:divBdr>
            <w:top w:val="none" w:sz="0" w:space="0" w:color="auto"/>
            <w:left w:val="none" w:sz="0" w:space="0" w:color="auto"/>
            <w:bottom w:val="none" w:sz="0" w:space="0" w:color="auto"/>
            <w:right w:val="none" w:sz="0" w:space="0" w:color="auto"/>
          </w:divBdr>
        </w:div>
        <w:div w:id="945967169">
          <w:marLeft w:val="0"/>
          <w:marRight w:val="0"/>
          <w:marTop w:val="0"/>
          <w:marBottom w:val="0"/>
          <w:divBdr>
            <w:top w:val="none" w:sz="0" w:space="0" w:color="auto"/>
            <w:left w:val="none" w:sz="0" w:space="0" w:color="auto"/>
            <w:bottom w:val="none" w:sz="0" w:space="0" w:color="auto"/>
            <w:right w:val="none" w:sz="0" w:space="0" w:color="auto"/>
          </w:divBdr>
        </w:div>
        <w:div w:id="1896819025">
          <w:marLeft w:val="0"/>
          <w:marRight w:val="0"/>
          <w:marTop w:val="0"/>
          <w:marBottom w:val="0"/>
          <w:divBdr>
            <w:top w:val="none" w:sz="0" w:space="0" w:color="auto"/>
            <w:left w:val="none" w:sz="0" w:space="0" w:color="auto"/>
            <w:bottom w:val="none" w:sz="0" w:space="0" w:color="auto"/>
            <w:right w:val="none" w:sz="0" w:space="0" w:color="auto"/>
          </w:divBdr>
        </w:div>
        <w:div w:id="506872098">
          <w:marLeft w:val="0"/>
          <w:marRight w:val="0"/>
          <w:marTop w:val="0"/>
          <w:marBottom w:val="0"/>
          <w:divBdr>
            <w:top w:val="none" w:sz="0" w:space="0" w:color="auto"/>
            <w:left w:val="none" w:sz="0" w:space="0" w:color="auto"/>
            <w:bottom w:val="none" w:sz="0" w:space="0" w:color="auto"/>
            <w:right w:val="none" w:sz="0" w:space="0" w:color="auto"/>
          </w:divBdr>
        </w:div>
        <w:div w:id="1628194577">
          <w:marLeft w:val="0"/>
          <w:marRight w:val="0"/>
          <w:marTop w:val="0"/>
          <w:marBottom w:val="0"/>
          <w:divBdr>
            <w:top w:val="none" w:sz="0" w:space="0" w:color="auto"/>
            <w:left w:val="none" w:sz="0" w:space="0" w:color="auto"/>
            <w:bottom w:val="none" w:sz="0" w:space="0" w:color="auto"/>
            <w:right w:val="none" w:sz="0" w:space="0" w:color="auto"/>
          </w:divBdr>
        </w:div>
        <w:div w:id="2133592775">
          <w:marLeft w:val="0"/>
          <w:marRight w:val="0"/>
          <w:marTop w:val="0"/>
          <w:marBottom w:val="0"/>
          <w:divBdr>
            <w:top w:val="none" w:sz="0" w:space="0" w:color="auto"/>
            <w:left w:val="none" w:sz="0" w:space="0" w:color="auto"/>
            <w:bottom w:val="none" w:sz="0" w:space="0" w:color="auto"/>
            <w:right w:val="none" w:sz="0" w:space="0" w:color="auto"/>
          </w:divBdr>
        </w:div>
        <w:div w:id="123236669">
          <w:marLeft w:val="0"/>
          <w:marRight w:val="0"/>
          <w:marTop w:val="0"/>
          <w:marBottom w:val="0"/>
          <w:divBdr>
            <w:top w:val="none" w:sz="0" w:space="0" w:color="auto"/>
            <w:left w:val="none" w:sz="0" w:space="0" w:color="auto"/>
            <w:bottom w:val="none" w:sz="0" w:space="0" w:color="auto"/>
            <w:right w:val="none" w:sz="0" w:space="0" w:color="auto"/>
          </w:divBdr>
        </w:div>
        <w:div w:id="1424451482">
          <w:marLeft w:val="0"/>
          <w:marRight w:val="0"/>
          <w:marTop w:val="0"/>
          <w:marBottom w:val="0"/>
          <w:divBdr>
            <w:top w:val="none" w:sz="0" w:space="0" w:color="auto"/>
            <w:left w:val="none" w:sz="0" w:space="0" w:color="auto"/>
            <w:bottom w:val="none" w:sz="0" w:space="0" w:color="auto"/>
            <w:right w:val="none" w:sz="0" w:space="0" w:color="auto"/>
          </w:divBdr>
        </w:div>
        <w:div w:id="503983485">
          <w:marLeft w:val="0"/>
          <w:marRight w:val="0"/>
          <w:marTop w:val="0"/>
          <w:marBottom w:val="0"/>
          <w:divBdr>
            <w:top w:val="none" w:sz="0" w:space="0" w:color="auto"/>
            <w:left w:val="none" w:sz="0" w:space="0" w:color="auto"/>
            <w:bottom w:val="none" w:sz="0" w:space="0" w:color="auto"/>
            <w:right w:val="none" w:sz="0" w:space="0" w:color="auto"/>
          </w:divBdr>
        </w:div>
        <w:div w:id="839278155">
          <w:marLeft w:val="0"/>
          <w:marRight w:val="0"/>
          <w:marTop w:val="0"/>
          <w:marBottom w:val="0"/>
          <w:divBdr>
            <w:top w:val="none" w:sz="0" w:space="0" w:color="auto"/>
            <w:left w:val="none" w:sz="0" w:space="0" w:color="auto"/>
            <w:bottom w:val="none" w:sz="0" w:space="0" w:color="auto"/>
            <w:right w:val="none" w:sz="0" w:space="0" w:color="auto"/>
          </w:divBdr>
        </w:div>
      </w:divsChild>
    </w:div>
    <w:div w:id="415203182">
      <w:bodyDiv w:val="1"/>
      <w:marLeft w:val="0"/>
      <w:marRight w:val="0"/>
      <w:marTop w:val="0"/>
      <w:marBottom w:val="0"/>
      <w:divBdr>
        <w:top w:val="none" w:sz="0" w:space="0" w:color="auto"/>
        <w:left w:val="none" w:sz="0" w:space="0" w:color="auto"/>
        <w:bottom w:val="none" w:sz="0" w:space="0" w:color="auto"/>
        <w:right w:val="none" w:sz="0" w:space="0" w:color="auto"/>
      </w:divBdr>
    </w:div>
    <w:div w:id="418526232">
      <w:bodyDiv w:val="1"/>
      <w:marLeft w:val="0"/>
      <w:marRight w:val="0"/>
      <w:marTop w:val="0"/>
      <w:marBottom w:val="0"/>
      <w:divBdr>
        <w:top w:val="none" w:sz="0" w:space="0" w:color="auto"/>
        <w:left w:val="none" w:sz="0" w:space="0" w:color="auto"/>
        <w:bottom w:val="none" w:sz="0" w:space="0" w:color="auto"/>
        <w:right w:val="none" w:sz="0" w:space="0" w:color="auto"/>
      </w:divBdr>
    </w:div>
    <w:div w:id="447352862">
      <w:bodyDiv w:val="1"/>
      <w:marLeft w:val="0"/>
      <w:marRight w:val="0"/>
      <w:marTop w:val="0"/>
      <w:marBottom w:val="0"/>
      <w:divBdr>
        <w:top w:val="none" w:sz="0" w:space="0" w:color="auto"/>
        <w:left w:val="none" w:sz="0" w:space="0" w:color="auto"/>
        <w:bottom w:val="none" w:sz="0" w:space="0" w:color="auto"/>
        <w:right w:val="none" w:sz="0" w:space="0" w:color="auto"/>
      </w:divBdr>
    </w:div>
    <w:div w:id="448624088">
      <w:bodyDiv w:val="1"/>
      <w:marLeft w:val="0"/>
      <w:marRight w:val="0"/>
      <w:marTop w:val="0"/>
      <w:marBottom w:val="0"/>
      <w:divBdr>
        <w:top w:val="none" w:sz="0" w:space="0" w:color="auto"/>
        <w:left w:val="none" w:sz="0" w:space="0" w:color="auto"/>
        <w:bottom w:val="none" w:sz="0" w:space="0" w:color="auto"/>
        <w:right w:val="none" w:sz="0" w:space="0" w:color="auto"/>
      </w:divBdr>
      <w:divsChild>
        <w:div w:id="131486828">
          <w:marLeft w:val="0"/>
          <w:marRight w:val="0"/>
          <w:marTop w:val="0"/>
          <w:marBottom w:val="0"/>
          <w:divBdr>
            <w:top w:val="none" w:sz="0" w:space="0" w:color="auto"/>
            <w:left w:val="none" w:sz="0" w:space="0" w:color="auto"/>
            <w:bottom w:val="none" w:sz="0" w:space="0" w:color="auto"/>
            <w:right w:val="none" w:sz="0" w:space="0" w:color="auto"/>
          </w:divBdr>
          <w:divsChild>
            <w:div w:id="736393652">
              <w:marLeft w:val="0"/>
              <w:marRight w:val="0"/>
              <w:marTop w:val="0"/>
              <w:marBottom w:val="0"/>
              <w:divBdr>
                <w:top w:val="none" w:sz="0" w:space="0" w:color="auto"/>
                <w:left w:val="none" w:sz="0" w:space="0" w:color="auto"/>
                <w:bottom w:val="none" w:sz="0" w:space="0" w:color="auto"/>
                <w:right w:val="none" w:sz="0" w:space="0" w:color="auto"/>
              </w:divBdr>
            </w:div>
            <w:div w:id="560023509">
              <w:marLeft w:val="0"/>
              <w:marRight w:val="0"/>
              <w:marTop w:val="0"/>
              <w:marBottom w:val="0"/>
              <w:divBdr>
                <w:top w:val="none" w:sz="0" w:space="0" w:color="auto"/>
                <w:left w:val="none" w:sz="0" w:space="0" w:color="auto"/>
                <w:bottom w:val="none" w:sz="0" w:space="0" w:color="auto"/>
                <w:right w:val="none" w:sz="0" w:space="0" w:color="auto"/>
              </w:divBdr>
            </w:div>
            <w:div w:id="1594240675">
              <w:marLeft w:val="0"/>
              <w:marRight w:val="0"/>
              <w:marTop w:val="0"/>
              <w:marBottom w:val="0"/>
              <w:divBdr>
                <w:top w:val="none" w:sz="0" w:space="0" w:color="auto"/>
                <w:left w:val="none" w:sz="0" w:space="0" w:color="auto"/>
                <w:bottom w:val="none" w:sz="0" w:space="0" w:color="auto"/>
                <w:right w:val="none" w:sz="0" w:space="0" w:color="auto"/>
              </w:divBdr>
            </w:div>
            <w:div w:id="636835892">
              <w:marLeft w:val="0"/>
              <w:marRight w:val="0"/>
              <w:marTop w:val="0"/>
              <w:marBottom w:val="0"/>
              <w:divBdr>
                <w:top w:val="none" w:sz="0" w:space="0" w:color="auto"/>
                <w:left w:val="none" w:sz="0" w:space="0" w:color="auto"/>
                <w:bottom w:val="none" w:sz="0" w:space="0" w:color="auto"/>
                <w:right w:val="none" w:sz="0" w:space="0" w:color="auto"/>
              </w:divBdr>
            </w:div>
            <w:div w:id="1836799867">
              <w:marLeft w:val="0"/>
              <w:marRight w:val="0"/>
              <w:marTop w:val="0"/>
              <w:marBottom w:val="0"/>
              <w:divBdr>
                <w:top w:val="none" w:sz="0" w:space="0" w:color="auto"/>
                <w:left w:val="none" w:sz="0" w:space="0" w:color="auto"/>
                <w:bottom w:val="none" w:sz="0" w:space="0" w:color="auto"/>
                <w:right w:val="none" w:sz="0" w:space="0" w:color="auto"/>
              </w:divBdr>
            </w:div>
            <w:div w:id="523248279">
              <w:marLeft w:val="0"/>
              <w:marRight w:val="0"/>
              <w:marTop w:val="0"/>
              <w:marBottom w:val="0"/>
              <w:divBdr>
                <w:top w:val="none" w:sz="0" w:space="0" w:color="auto"/>
                <w:left w:val="none" w:sz="0" w:space="0" w:color="auto"/>
                <w:bottom w:val="none" w:sz="0" w:space="0" w:color="auto"/>
                <w:right w:val="none" w:sz="0" w:space="0" w:color="auto"/>
              </w:divBdr>
            </w:div>
            <w:div w:id="313992515">
              <w:marLeft w:val="0"/>
              <w:marRight w:val="0"/>
              <w:marTop w:val="0"/>
              <w:marBottom w:val="0"/>
              <w:divBdr>
                <w:top w:val="none" w:sz="0" w:space="0" w:color="auto"/>
                <w:left w:val="none" w:sz="0" w:space="0" w:color="auto"/>
                <w:bottom w:val="none" w:sz="0" w:space="0" w:color="auto"/>
                <w:right w:val="none" w:sz="0" w:space="0" w:color="auto"/>
              </w:divBdr>
            </w:div>
            <w:div w:id="287706096">
              <w:marLeft w:val="0"/>
              <w:marRight w:val="0"/>
              <w:marTop w:val="0"/>
              <w:marBottom w:val="0"/>
              <w:divBdr>
                <w:top w:val="none" w:sz="0" w:space="0" w:color="auto"/>
                <w:left w:val="none" w:sz="0" w:space="0" w:color="auto"/>
                <w:bottom w:val="none" w:sz="0" w:space="0" w:color="auto"/>
                <w:right w:val="none" w:sz="0" w:space="0" w:color="auto"/>
              </w:divBdr>
            </w:div>
            <w:div w:id="183058497">
              <w:marLeft w:val="0"/>
              <w:marRight w:val="0"/>
              <w:marTop w:val="0"/>
              <w:marBottom w:val="0"/>
              <w:divBdr>
                <w:top w:val="none" w:sz="0" w:space="0" w:color="auto"/>
                <w:left w:val="none" w:sz="0" w:space="0" w:color="auto"/>
                <w:bottom w:val="none" w:sz="0" w:space="0" w:color="auto"/>
                <w:right w:val="none" w:sz="0" w:space="0" w:color="auto"/>
              </w:divBdr>
            </w:div>
            <w:div w:id="491222473">
              <w:marLeft w:val="0"/>
              <w:marRight w:val="0"/>
              <w:marTop w:val="0"/>
              <w:marBottom w:val="0"/>
              <w:divBdr>
                <w:top w:val="none" w:sz="0" w:space="0" w:color="auto"/>
                <w:left w:val="none" w:sz="0" w:space="0" w:color="auto"/>
                <w:bottom w:val="none" w:sz="0" w:space="0" w:color="auto"/>
                <w:right w:val="none" w:sz="0" w:space="0" w:color="auto"/>
              </w:divBdr>
            </w:div>
            <w:div w:id="1245458324">
              <w:marLeft w:val="0"/>
              <w:marRight w:val="0"/>
              <w:marTop w:val="0"/>
              <w:marBottom w:val="0"/>
              <w:divBdr>
                <w:top w:val="none" w:sz="0" w:space="0" w:color="auto"/>
                <w:left w:val="none" w:sz="0" w:space="0" w:color="auto"/>
                <w:bottom w:val="none" w:sz="0" w:space="0" w:color="auto"/>
                <w:right w:val="none" w:sz="0" w:space="0" w:color="auto"/>
              </w:divBdr>
            </w:div>
            <w:div w:id="1493371542">
              <w:marLeft w:val="0"/>
              <w:marRight w:val="0"/>
              <w:marTop w:val="0"/>
              <w:marBottom w:val="0"/>
              <w:divBdr>
                <w:top w:val="none" w:sz="0" w:space="0" w:color="auto"/>
                <w:left w:val="none" w:sz="0" w:space="0" w:color="auto"/>
                <w:bottom w:val="none" w:sz="0" w:space="0" w:color="auto"/>
                <w:right w:val="none" w:sz="0" w:space="0" w:color="auto"/>
              </w:divBdr>
            </w:div>
            <w:div w:id="434911176">
              <w:marLeft w:val="0"/>
              <w:marRight w:val="0"/>
              <w:marTop w:val="0"/>
              <w:marBottom w:val="0"/>
              <w:divBdr>
                <w:top w:val="none" w:sz="0" w:space="0" w:color="auto"/>
                <w:left w:val="none" w:sz="0" w:space="0" w:color="auto"/>
                <w:bottom w:val="none" w:sz="0" w:space="0" w:color="auto"/>
                <w:right w:val="none" w:sz="0" w:space="0" w:color="auto"/>
              </w:divBdr>
            </w:div>
          </w:divsChild>
        </w:div>
        <w:div w:id="1300304991">
          <w:marLeft w:val="0"/>
          <w:marRight w:val="0"/>
          <w:marTop w:val="0"/>
          <w:marBottom w:val="0"/>
          <w:divBdr>
            <w:top w:val="none" w:sz="0" w:space="0" w:color="auto"/>
            <w:left w:val="none" w:sz="0" w:space="0" w:color="auto"/>
            <w:bottom w:val="none" w:sz="0" w:space="0" w:color="auto"/>
            <w:right w:val="none" w:sz="0" w:space="0" w:color="auto"/>
          </w:divBdr>
          <w:divsChild>
            <w:div w:id="890844846">
              <w:marLeft w:val="0"/>
              <w:marRight w:val="0"/>
              <w:marTop w:val="0"/>
              <w:marBottom w:val="0"/>
              <w:divBdr>
                <w:top w:val="none" w:sz="0" w:space="0" w:color="auto"/>
                <w:left w:val="none" w:sz="0" w:space="0" w:color="auto"/>
                <w:bottom w:val="none" w:sz="0" w:space="0" w:color="auto"/>
                <w:right w:val="none" w:sz="0" w:space="0" w:color="auto"/>
              </w:divBdr>
              <w:divsChild>
                <w:div w:id="1297613015">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 w:id="452675861">
      <w:bodyDiv w:val="1"/>
      <w:marLeft w:val="0"/>
      <w:marRight w:val="0"/>
      <w:marTop w:val="0"/>
      <w:marBottom w:val="0"/>
      <w:divBdr>
        <w:top w:val="none" w:sz="0" w:space="0" w:color="auto"/>
        <w:left w:val="none" w:sz="0" w:space="0" w:color="auto"/>
        <w:bottom w:val="none" w:sz="0" w:space="0" w:color="auto"/>
        <w:right w:val="none" w:sz="0" w:space="0" w:color="auto"/>
      </w:divBdr>
      <w:divsChild>
        <w:div w:id="1058820527">
          <w:marLeft w:val="0"/>
          <w:marRight w:val="0"/>
          <w:marTop w:val="0"/>
          <w:marBottom w:val="0"/>
          <w:divBdr>
            <w:top w:val="none" w:sz="0" w:space="0" w:color="auto"/>
            <w:left w:val="none" w:sz="0" w:space="0" w:color="auto"/>
            <w:bottom w:val="none" w:sz="0" w:space="0" w:color="auto"/>
            <w:right w:val="none" w:sz="0" w:space="0" w:color="auto"/>
          </w:divBdr>
        </w:div>
        <w:div w:id="1036736377">
          <w:marLeft w:val="0"/>
          <w:marRight w:val="0"/>
          <w:marTop w:val="0"/>
          <w:marBottom w:val="0"/>
          <w:divBdr>
            <w:top w:val="none" w:sz="0" w:space="0" w:color="auto"/>
            <w:left w:val="none" w:sz="0" w:space="0" w:color="auto"/>
            <w:bottom w:val="none" w:sz="0" w:space="0" w:color="auto"/>
            <w:right w:val="none" w:sz="0" w:space="0" w:color="auto"/>
          </w:divBdr>
        </w:div>
        <w:div w:id="1656179364">
          <w:marLeft w:val="0"/>
          <w:marRight w:val="0"/>
          <w:marTop w:val="0"/>
          <w:marBottom w:val="0"/>
          <w:divBdr>
            <w:top w:val="none" w:sz="0" w:space="0" w:color="auto"/>
            <w:left w:val="none" w:sz="0" w:space="0" w:color="auto"/>
            <w:bottom w:val="none" w:sz="0" w:space="0" w:color="auto"/>
            <w:right w:val="none" w:sz="0" w:space="0" w:color="auto"/>
          </w:divBdr>
        </w:div>
        <w:div w:id="156843443">
          <w:marLeft w:val="0"/>
          <w:marRight w:val="0"/>
          <w:marTop w:val="0"/>
          <w:marBottom w:val="0"/>
          <w:divBdr>
            <w:top w:val="none" w:sz="0" w:space="0" w:color="auto"/>
            <w:left w:val="none" w:sz="0" w:space="0" w:color="auto"/>
            <w:bottom w:val="none" w:sz="0" w:space="0" w:color="auto"/>
            <w:right w:val="none" w:sz="0" w:space="0" w:color="auto"/>
          </w:divBdr>
        </w:div>
        <w:div w:id="573125836">
          <w:marLeft w:val="0"/>
          <w:marRight w:val="0"/>
          <w:marTop w:val="0"/>
          <w:marBottom w:val="0"/>
          <w:divBdr>
            <w:top w:val="none" w:sz="0" w:space="0" w:color="auto"/>
            <w:left w:val="none" w:sz="0" w:space="0" w:color="auto"/>
            <w:bottom w:val="none" w:sz="0" w:space="0" w:color="auto"/>
            <w:right w:val="none" w:sz="0" w:space="0" w:color="auto"/>
          </w:divBdr>
        </w:div>
      </w:divsChild>
    </w:div>
    <w:div w:id="456610892">
      <w:bodyDiv w:val="1"/>
      <w:marLeft w:val="0"/>
      <w:marRight w:val="0"/>
      <w:marTop w:val="0"/>
      <w:marBottom w:val="0"/>
      <w:divBdr>
        <w:top w:val="none" w:sz="0" w:space="0" w:color="auto"/>
        <w:left w:val="none" w:sz="0" w:space="0" w:color="auto"/>
        <w:bottom w:val="none" w:sz="0" w:space="0" w:color="auto"/>
        <w:right w:val="none" w:sz="0" w:space="0" w:color="auto"/>
      </w:divBdr>
      <w:divsChild>
        <w:div w:id="277031809">
          <w:marLeft w:val="0"/>
          <w:marRight w:val="0"/>
          <w:marTop w:val="0"/>
          <w:marBottom w:val="0"/>
          <w:divBdr>
            <w:top w:val="none" w:sz="0" w:space="0" w:color="auto"/>
            <w:left w:val="none" w:sz="0" w:space="0" w:color="auto"/>
            <w:bottom w:val="none" w:sz="0" w:space="0" w:color="auto"/>
            <w:right w:val="none" w:sz="0" w:space="0" w:color="auto"/>
          </w:divBdr>
        </w:div>
        <w:div w:id="463087449">
          <w:marLeft w:val="0"/>
          <w:marRight w:val="0"/>
          <w:marTop w:val="0"/>
          <w:marBottom w:val="0"/>
          <w:divBdr>
            <w:top w:val="none" w:sz="0" w:space="0" w:color="auto"/>
            <w:left w:val="none" w:sz="0" w:space="0" w:color="auto"/>
            <w:bottom w:val="none" w:sz="0" w:space="0" w:color="auto"/>
            <w:right w:val="none" w:sz="0" w:space="0" w:color="auto"/>
          </w:divBdr>
        </w:div>
      </w:divsChild>
    </w:div>
    <w:div w:id="464399151">
      <w:bodyDiv w:val="1"/>
      <w:marLeft w:val="0"/>
      <w:marRight w:val="0"/>
      <w:marTop w:val="0"/>
      <w:marBottom w:val="0"/>
      <w:divBdr>
        <w:top w:val="none" w:sz="0" w:space="0" w:color="auto"/>
        <w:left w:val="none" w:sz="0" w:space="0" w:color="auto"/>
        <w:bottom w:val="none" w:sz="0" w:space="0" w:color="auto"/>
        <w:right w:val="none" w:sz="0" w:space="0" w:color="auto"/>
      </w:divBdr>
    </w:div>
    <w:div w:id="464734104">
      <w:bodyDiv w:val="1"/>
      <w:marLeft w:val="0"/>
      <w:marRight w:val="0"/>
      <w:marTop w:val="0"/>
      <w:marBottom w:val="0"/>
      <w:divBdr>
        <w:top w:val="none" w:sz="0" w:space="0" w:color="auto"/>
        <w:left w:val="none" w:sz="0" w:space="0" w:color="auto"/>
        <w:bottom w:val="none" w:sz="0" w:space="0" w:color="auto"/>
        <w:right w:val="none" w:sz="0" w:space="0" w:color="auto"/>
      </w:divBdr>
      <w:divsChild>
        <w:div w:id="2980128">
          <w:marLeft w:val="0"/>
          <w:marRight w:val="0"/>
          <w:marTop w:val="0"/>
          <w:marBottom w:val="0"/>
          <w:divBdr>
            <w:top w:val="none" w:sz="0" w:space="0" w:color="auto"/>
            <w:left w:val="none" w:sz="0" w:space="0" w:color="auto"/>
            <w:bottom w:val="none" w:sz="0" w:space="0" w:color="auto"/>
            <w:right w:val="none" w:sz="0" w:space="0" w:color="auto"/>
          </w:divBdr>
        </w:div>
        <w:div w:id="21589534">
          <w:marLeft w:val="0"/>
          <w:marRight w:val="0"/>
          <w:marTop w:val="0"/>
          <w:marBottom w:val="0"/>
          <w:divBdr>
            <w:top w:val="none" w:sz="0" w:space="0" w:color="auto"/>
            <w:left w:val="none" w:sz="0" w:space="0" w:color="auto"/>
            <w:bottom w:val="none" w:sz="0" w:space="0" w:color="auto"/>
            <w:right w:val="none" w:sz="0" w:space="0" w:color="auto"/>
          </w:divBdr>
        </w:div>
        <w:div w:id="213735144">
          <w:marLeft w:val="0"/>
          <w:marRight w:val="0"/>
          <w:marTop w:val="0"/>
          <w:marBottom w:val="0"/>
          <w:divBdr>
            <w:top w:val="none" w:sz="0" w:space="0" w:color="auto"/>
            <w:left w:val="none" w:sz="0" w:space="0" w:color="auto"/>
            <w:bottom w:val="none" w:sz="0" w:space="0" w:color="auto"/>
            <w:right w:val="none" w:sz="0" w:space="0" w:color="auto"/>
          </w:divBdr>
        </w:div>
        <w:div w:id="580021659">
          <w:marLeft w:val="0"/>
          <w:marRight w:val="0"/>
          <w:marTop w:val="0"/>
          <w:marBottom w:val="0"/>
          <w:divBdr>
            <w:top w:val="none" w:sz="0" w:space="0" w:color="auto"/>
            <w:left w:val="none" w:sz="0" w:space="0" w:color="auto"/>
            <w:bottom w:val="none" w:sz="0" w:space="0" w:color="auto"/>
            <w:right w:val="none" w:sz="0" w:space="0" w:color="auto"/>
          </w:divBdr>
        </w:div>
        <w:div w:id="962269822">
          <w:marLeft w:val="0"/>
          <w:marRight w:val="0"/>
          <w:marTop w:val="0"/>
          <w:marBottom w:val="0"/>
          <w:divBdr>
            <w:top w:val="none" w:sz="0" w:space="0" w:color="auto"/>
            <w:left w:val="none" w:sz="0" w:space="0" w:color="auto"/>
            <w:bottom w:val="none" w:sz="0" w:space="0" w:color="auto"/>
            <w:right w:val="none" w:sz="0" w:space="0" w:color="auto"/>
          </w:divBdr>
        </w:div>
        <w:div w:id="1171918606">
          <w:marLeft w:val="0"/>
          <w:marRight w:val="0"/>
          <w:marTop w:val="0"/>
          <w:marBottom w:val="0"/>
          <w:divBdr>
            <w:top w:val="none" w:sz="0" w:space="0" w:color="auto"/>
            <w:left w:val="none" w:sz="0" w:space="0" w:color="auto"/>
            <w:bottom w:val="none" w:sz="0" w:space="0" w:color="auto"/>
            <w:right w:val="none" w:sz="0" w:space="0" w:color="auto"/>
          </w:divBdr>
        </w:div>
        <w:div w:id="1300525989">
          <w:marLeft w:val="0"/>
          <w:marRight w:val="0"/>
          <w:marTop w:val="0"/>
          <w:marBottom w:val="0"/>
          <w:divBdr>
            <w:top w:val="none" w:sz="0" w:space="0" w:color="auto"/>
            <w:left w:val="none" w:sz="0" w:space="0" w:color="auto"/>
            <w:bottom w:val="none" w:sz="0" w:space="0" w:color="auto"/>
            <w:right w:val="none" w:sz="0" w:space="0" w:color="auto"/>
          </w:divBdr>
        </w:div>
        <w:div w:id="1560051430">
          <w:marLeft w:val="0"/>
          <w:marRight w:val="0"/>
          <w:marTop w:val="0"/>
          <w:marBottom w:val="0"/>
          <w:divBdr>
            <w:top w:val="none" w:sz="0" w:space="0" w:color="auto"/>
            <w:left w:val="none" w:sz="0" w:space="0" w:color="auto"/>
            <w:bottom w:val="none" w:sz="0" w:space="0" w:color="auto"/>
            <w:right w:val="none" w:sz="0" w:space="0" w:color="auto"/>
          </w:divBdr>
        </w:div>
        <w:div w:id="1698235097">
          <w:marLeft w:val="0"/>
          <w:marRight w:val="0"/>
          <w:marTop w:val="0"/>
          <w:marBottom w:val="0"/>
          <w:divBdr>
            <w:top w:val="none" w:sz="0" w:space="0" w:color="auto"/>
            <w:left w:val="none" w:sz="0" w:space="0" w:color="auto"/>
            <w:bottom w:val="none" w:sz="0" w:space="0" w:color="auto"/>
            <w:right w:val="none" w:sz="0" w:space="0" w:color="auto"/>
          </w:divBdr>
        </w:div>
        <w:div w:id="2027056142">
          <w:marLeft w:val="0"/>
          <w:marRight w:val="0"/>
          <w:marTop w:val="0"/>
          <w:marBottom w:val="0"/>
          <w:divBdr>
            <w:top w:val="none" w:sz="0" w:space="0" w:color="auto"/>
            <w:left w:val="none" w:sz="0" w:space="0" w:color="auto"/>
            <w:bottom w:val="none" w:sz="0" w:space="0" w:color="auto"/>
            <w:right w:val="none" w:sz="0" w:space="0" w:color="auto"/>
          </w:divBdr>
        </w:div>
        <w:div w:id="2113354788">
          <w:marLeft w:val="0"/>
          <w:marRight w:val="0"/>
          <w:marTop w:val="0"/>
          <w:marBottom w:val="0"/>
          <w:divBdr>
            <w:top w:val="none" w:sz="0" w:space="0" w:color="auto"/>
            <w:left w:val="none" w:sz="0" w:space="0" w:color="auto"/>
            <w:bottom w:val="none" w:sz="0" w:space="0" w:color="auto"/>
            <w:right w:val="none" w:sz="0" w:space="0" w:color="auto"/>
          </w:divBdr>
        </w:div>
      </w:divsChild>
    </w:div>
    <w:div w:id="471023374">
      <w:bodyDiv w:val="1"/>
      <w:marLeft w:val="0"/>
      <w:marRight w:val="0"/>
      <w:marTop w:val="0"/>
      <w:marBottom w:val="0"/>
      <w:divBdr>
        <w:top w:val="none" w:sz="0" w:space="0" w:color="auto"/>
        <w:left w:val="none" w:sz="0" w:space="0" w:color="auto"/>
        <w:bottom w:val="none" w:sz="0" w:space="0" w:color="auto"/>
        <w:right w:val="none" w:sz="0" w:space="0" w:color="auto"/>
      </w:divBdr>
    </w:div>
    <w:div w:id="475414696">
      <w:bodyDiv w:val="1"/>
      <w:marLeft w:val="0"/>
      <w:marRight w:val="0"/>
      <w:marTop w:val="0"/>
      <w:marBottom w:val="0"/>
      <w:divBdr>
        <w:top w:val="none" w:sz="0" w:space="0" w:color="auto"/>
        <w:left w:val="none" w:sz="0" w:space="0" w:color="auto"/>
        <w:bottom w:val="none" w:sz="0" w:space="0" w:color="auto"/>
        <w:right w:val="none" w:sz="0" w:space="0" w:color="auto"/>
      </w:divBdr>
    </w:div>
    <w:div w:id="476655554">
      <w:bodyDiv w:val="1"/>
      <w:marLeft w:val="0"/>
      <w:marRight w:val="0"/>
      <w:marTop w:val="0"/>
      <w:marBottom w:val="0"/>
      <w:divBdr>
        <w:top w:val="none" w:sz="0" w:space="0" w:color="auto"/>
        <w:left w:val="none" w:sz="0" w:space="0" w:color="auto"/>
        <w:bottom w:val="none" w:sz="0" w:space="0" w:color="auto"/>
        <w:right w:val="none" w:sz="0" w:space="0" w:color="auto"/>
      </w:divBdr>
    </w:div>
    <w:div w:id="489948941">
      <w:bodyDiv w:val="1"/>
      <w:marLeft w:val="0"/>
      <w:marRight w:val="0"/>
      <w:marTop w:val="0"/>
      <w:marBottom w:val="0"/>
      <w:divBdr>
        <w:top w:val="none" w:sz="0" w:space="0" w:color="auto"/>
        <w:left w:val="none" w:sz="0" w:space="0" w:color="auto"/>
        <w:bottom w:val="none" w:sz="0" w:space="0" w:color="auto"/>
        <w:right w:val="none" w:sz="0" w:space="0" w:color="auto"/>
      </w:divBdr>
    </w:div>
    <w:div w:id="497231120">
      <w:bodyDiv w:val="1"/>
      <w:marLeft w:val="0"/>
      <w:marRight w:val="0"/>
      <w:marTop w:val="0"/>
      <w:marBottom w:val="0"/>
      <w:divBdr>
        <w:top w:val="none" w:sz="0" w:space="0" w:color="auto"/>
        <w:left w:val="none" w:sz="0" w:space="0" w:color="auto"/>
        <w:bottom w:val="none" w:sz="0" w:space="0" w:color="auto"/>
        <w:right w:val="none" w:sz="0" w:space="0" w:color="auto"/>
      </w:divBdr>
    </w:div>
    <w:div w:id="501047192">
      <w:bodyDiv w:val="1"/>
      <w:marLeft w:val="0"/>
      <w:marRight w:val="0"/>
      <w:marTop w:val="0"/>
      <w:marBottom w:val="0"/>
      <w:divBdr>
        <w:top w:val="none" w:sz="0" w:space="0" w:color="auto"/>
        <w:left w:val="none" w:sz="0" w:space="0" w:color="auto"/>
        <w:bottom w:val="none" w:sz="0" w:space="0" w:color="auto"/>
        <w:right w:val="none" w:sz="0" w:space="0" w:color="auto"/>
      </w:divBdr>
    </w:div>
    <w:div w:id="509174936">
      <w:bodyDiv w:val="1"/>
      <w:marLeft w:val="0"/>
      <w:marRight w:val="0"/>
      <w:marTop w:val="0"/>
      <w:marBottom w:val="0"/>
      <w:divBdr>
        <w:top w:val="none" w:sz="0" w:space="0" w:color="auto"/>
        <w:left w:val="none" w:sz="0" w:space="0" w:color="auto"/>
        <w:bottom w:val="none" w:sz="0" w:space="0" w:color="auto"/>
        <w:right w:val="none" w:sz="0" w:space="0" w:color="auto"/>
      </w:divBdr>
      <w:divsChild>
        <w:div w:id="1772241226">
          <w:marLeft w:val="0"/>
          <w:marRight w:val="0"/>
          <w:marTop w:val="0"/>
          <w:marBottom w:val="0"/>
          <w:divBdr>
            <w:top w:val="none" w:sz="0" w:space="0" w:color="auto"/>
            <w:left w:val="none" w:sz="0" w:space="0" w:color="auto"/>
            <w:bottom w:val="none" w:sz="0" w:space="0" w:color="auto"/>
            <w:right w:val="none" w:sz="0" w:space="0" w:color="auto"/>
          </w:divBdr>
          <w:divsChild>
            <w:div w:id="1073813982">
              <w:marLeft w:val="0"/>
              <w:marRight w:val="0"/>
              <w:marTop w:val="0"/>
              <w:marBottom w:val="0"/>
              <w:divBdr>
                <w:top w:val="none" w:sz="0" w:space="0" w:color="auto"/>
                <w:left w:val="none" w:sz="0" w:space="0" w:color="auto"/>
                <w:bottom w:val="none" w:sz="0" w:space="0" w:color="auto"/>
                <w:right w:val="none" w:sz="0" w:space="0" w:color="auto"/>
              </w:divBdr>
            </w:div>
            <w:div w:id="1267036497">
              <w:marLeft w:val="0"/>
              <w:marRight w:val="0"/>
              <w:marTop w:val="0"/>
              <w:marBottom w:val="0"/>
              <w:divBdr>
                <w:top w:val="none" w:sz="0" w:space="0" w:color="auto"/>
                <w:left w:val="none" w:sz="0" w:space="0" w:color="auto"/>
                <w:bottom w:val="none" w:sz="0" w:space="0" w:color="auto"/>
                <w:right w:val="none" w:sz="0" w:space="0" w:color="auto"/>
              </w:divBdr>
              <w:divsChild>
                <w:div w:id="96483627">
                  <w:marLeft w:val="0"/>
                  <w:marRight w:val="0"/>
                  <w:marTop w:val="0"/>
                  <w:marBottom w:val="0"/>
                  <w:divBdr>
                    <w:top w:val="none" w:sz="0" w:space="0" w:color="auto"/>
                    <w:left w:val="none" w:sz="0" w:space="0" w:color="auto"/>
                    <w:bottom w:val="none" w:sz="0" w:space="0" w:color="auto"/>
                    <w:right w:val="none" w:sz="0" w:space="0" w:color="auto"/>
                  </w:divBdr>
                  <w:divsChild>
                    <w:div w:id="553587964">
                      <w:marLeft w:val="0"/>
                      <w:marRight w:val="0"/>
                      <w:marTop w:val="0"/>
                      <w:marBottom w:val="0"/>
                      <w:divBdr>
                        <w:top w:val="none" w:sz="0" w:space="0" w:color="auto"/>
                        <w:left w:val="none" w:sz="0" w:space="0" w:color="auto"/>
                        <w:bottom w:val="none" w:sz="0" w:space="0" w:color="auto"/>
                        <w:right w:val="none" w:sz="0" w:space="0" w:color="auto"/>
                      </w:divBdr>
                      <w:divsChild>
                        <w:div w:id="20468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16740">
          <w:marLeft w:val="0"/>
          <w:marRight w:val="0"/>
          <w:marTop w:val="0"/>
          <w:marBottom w:val="0"/>
          <w:divBdr>
            <w:top w:val="none" w:sz="0" w:space="0" w:color="auto"/>
            <w:left w:val="none" w:sz="0" w:space="0" w:color="auto"/>
            <w:bottom w:val="none" w:sz="0" w:space="0" w:color="auto"/>
            <w:right w:val="none" w:sz="0" w:space="0" w:color="auto"/>
          </w:divBdr>
          <w:divsChild>
            <w:div w:id="1518885414">
              <w:marLeft w:val="0"/>
              <w:marRight w:val="0"/>
              <w:marTop w:val="0"/>
              <w:marBottom w:val="0"/>
              <w:divBdr>
                <w:top w:val="none" w:sz="0" w:space="0" w:color="auto"/>
                <w:left w:val="none" w:sz="0" w:space="0" w:color="auto"/>
                <w:bottom w:val="none" w:sz="0" w:space="0" w:color="auto"/>
                <w:right w:val="none" w:sz="0" w:space="0" w:color="auto"/>
              </w:divBdr>
            </w:div>
            <w:div w:id="1016345178">
              <w:marLeft w:val="0"/>
              <w:marRight w:val="0"/>
              <w:marTop w:val="0"/>
              <w:marBottom w:val="0"/>
              <w:divBdr>
                <w:top w:val="none" w:sz="0" w:space="0" w:color="auto"/>
                <w:left w:val="none" w:sz="0" w:space="0" w:color="auto"/>
                <w:bottom w:val="none" w:sz="0" w:space="0" w:color="auto"/>
                <w:right w:val="none" w:sz="0" w:space="0" w:color="auto"/>
              </w:divBdr>
              <w:divsChild>
                <w:div w:id="1979528664">
                  <w:marLeft w:val="0"/>
                  <w:marRight w:val="0"/>
                  <w:marTop w:val="0"/>
                  <w:marBottom w:val="0"/>
                  <w:divBdr>
                    <w:top w:val="none" w:sz="0" w:space="0" w:color="auto"/>
                    <w:left w:val="none" w:sz="0" w:space="0" w:color="auto"/>
                    <w:bottom w:val="none" w:sz="0" w:space="0" w:color="auto"/>
                    <w:right w:val="none" w:sz="0" w:space="0" w:color="auto"/>
                  </w:divBdr>
                  <w:divsChild>
                    <w:div w:id="1354527281">
                      <w:marLeft w:val="0"/>
                      <w:marRight w:val="0"/>
                      <w:marTop w:val="0"/>
                      <w:marBottom w:val="0"/>
                      <w:divBdr>
                        <w:top w:val="none" w:sz="0" w:space="0" w:color="auto"/>
                        <w:left w:val="none" w:sz="0" w:space="0" w:color="auto"/>
                        <w:bottom w:val="none" w:sz="0" w:space="0" w:color="auto"/>
                        <w:right w:val="none" w:sz="0" w:space="0" w:color="auto"/>
                      </w:divBdr>
                      <w:divsChild>
                        <w:div w:id="168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153457">
          <w:marLeft w:val="0"/>
          <w:marRight w:val="0"/>
          <w:marTop w:val="0"/>
          <w:marBottom w:val="0"/>
          <w:divBdr>
            <w:top w:val="none" w:sz="0" w:space="0" w:color="auto"/>
            <w:left w:val="none" w:sz="0" w:space="0" w:color="auto"/>
            <w:bottom w:val="none" w:sz="0" w:space="0" w:color="auto"/>
            <w:right w:val="none" w:sz="0" w:space="0" w:color="auto"/>
          </w:divBdr>
          <w:divsChild>
            <w:div w:id="1228305357">
              <w:marLeft w:val="0"/>
              <w:marRight w:val="0"/>
              <w:marTop w:val="0"/>
              <w:marBottom w:val="0"/>
              <w:divBdr>
                <w:top w:val="none" w:sz="0" w:space="0" w:color="auto"/>
                <w:left w:val="none" w:sz="0" w:space="0" w:color="auto"/>
                <w:bottom w:val="none" w:sz="0" w:space="0" w:color="auto"/>
                <w:right w:val="none" w:sz="0" w:space="0" w:color="auto"/>
              </w:divBdr>
            </w:div>
            <w:div w:id="1991325187">
              <w:marLeft w:val="0"/>
              <w:marRight w:val="0"/>
              <w:marTop w:val="0"/>
              <w:marBottom w:val="0"/>
              <w:divBdr>
                <w:top w:val="none" w:sz="0" w:space="0" w:color="auto"/>
                <w:left w:val="none" w:sz="0" w:space="0" w:color="auto"/>
                <w:bottom w:val="none" w:sz="0" w:space="0" w:color="auto"/>
                <w:right w:val="none" w:sz="0" w:space="0" w:color="auto"/>
              </w:divBdr>
              <w:divsChild>
                <w:div w:id="1307970771">
                  <w:marLeft w:val="0"/>
                  <w:marRight w:val="0"/>
                  <w:marTop w:val="0"/>
                  <w:marBottom w:val="0"/>
                  <w:divBdr>
                    <w:top w:val="none" w:sz="0" w:space="0" w:color="auto"/>
                    <w:left w:val="none" w:sz="0" w:space="0" w:color="auto"/>
                    <w:bottom w:val="none" w:sz="0" w:space="0" w:color="auto"/>
                    <w:right w:val="none" w:sz="0" w:space="0" w:color="auto"/>
                  </w:divBdr>
                  <w:divsChild>
                    <w:div w:id="353072999">
                      <w:marLeft w:val="0"/>
                      <w:marRight w:val="0"/>
                      <w:marTop w:val="0"/>
                      <w:marBottom w:val="0"/>
                      <w:divBdr>
                        <w:top w:val="none" w:sz="0" w:space="0" w:color="auto"/>
                        <w:left w:val="none" w:sz="0" w:space="0" w:color="auto"/>
                        <w:bottom w:val="none" w:sz="0" w:space="0" w:color="auto"/>
                        <w:right w:val="none" w:sz="0" w:space="0" w:color="auto"/>
                      </w:divBdr>
                      <w:divsChild>
                        <w:div w:id="6393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821318">
          <w:marLeft w:val="0"/>
          <w:marRight w:val="0"/>
          <w:marTop w:val="0"/>
          <w:marBottom w:val="0"/>
          <w:divBdr>
            <w:top w:val="none" w:sz="0" w:space="0" w:color="auto"/>
            <w:left w:val="none" w:sz="0" w:space="0" w:color="auto"/>
            <w:bottom w:val="none" w:sz="0" w:space="0" w:color="auto"/>
            <w:right w:val="none" w:sz="0" w:space="0" w:color="auto"/>
          </w:divBdr>
          <w:divsChild>
            <w:div w:id="1810707820">
              <w:marLeft w:val="0"/>
              <w:marRight w:val="0"/>
              <w:marTop w:val="0"/>
              <w:marBottom w:val="0"/>
              <w:divBdr>
                <w:top w:val="none" w:sz="0" w:space="0" w:color="auto"/>
                <w:left w:val="none" w:sz="0" w:space="0" w:color="auto"/>
                <w:bottom w:val="none" w:sz="0" w:space="0" w:color="auto"/>
                <w:right w:val="none" w:sz="0" w:space="0" w:color="auto"/>
              </w:divBdr>
            </w:div>
            <w:div w:id="1480267617">
              <w:marLeft w:val="0"/>
              <w:marRight w:val="0"/>
              <w:marTop w:val="0"/>
              <w:marBottom w:val="0"/>
              <w:divBdr>
                <w:top w:val="none" w:sz="0" w:space="0" w:color="auto"/>
                <w:left w:val="none" w:sz="0" w:space="0" w:color="auto"/>
                <w:bottom w:val="none" w:sz="0" w:space="0" w:color="auto"/>
                <w:right w:val="none" w:sz="0" w:space="0" w:color="auto"/>
              </w:divBdr>
              <w:divsChild>
                <w:div w:id="826557454">
                  <w:marLeft w:val="0"/>
                  <w:marRight w:val="0"/>
                  <w:marTop w:val="0"/>
                  <w:marBottom w:val="0"/>
                  <w:divBdr>
                    <w:top w:val="none" w:sz="0" w:space="0" w:color="auto"/>
                    <w:left w:val="none" w:sz="0" w:space="0" w:color="auto"/>
                    <w:bottom w:val="none" w:sz="0" w:space="0" w:color="auto"/>
                    <w:right w:val="none" w:sz="0" w:space="0" w:color="auto"/>
                  </w:divBdr>
                  <w:divsChild>
                    <w:div w:id="502234796">
                      <w:marLeft w:val="0"/>
                      <w:marRight w:val="0"/>
                      <w:marTop w:val="0"/>
                      <w:marBottom w:val="0"/>
                      <w:divBdr>
                        <w:top w:val="none" w:sz="0" w:space="0" w:color="auto"/>
                        <w:left w:val="none" w:sz="0" w:space="0" w:color="auto"/>
                        <w:bottom w:val="none" w:sz="0" w:space="0" w:color="auto"/>
                        <w:right w:val="none" w:sz="0" w:space="0" w:color="auto"/>
                      </w:divBdr>
                      <w:divsChild>
                        <w:div w:id="112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83288">
          <w:marLeft w:val="0"/>
          <w:marRight w:val="0"/>
          <w:marTop w:val="0"/>
          <w:marBottom w:val="0"/>
          <w:divBdr>
            <w:top w:val="none" w:sz="0" w:space="0" w:color="auto"/>
            <w:left w:val="none" w:sz="0" w:space="0" w:color="auto"/>
            <w:bottom w:val="none" w:sz="0" w:space="0" w:color="auto"/>
            <w:right w:val="none" w:sz="0" w:space="0" w:color="auto"/>
          </w:divBdr>
          <w:divsChild>
            <w:div w:id="2065175936">
              <w:marLeft w:val="0"/>
              <w:marRight w:val="0"/>
              <w:marTop w:val="0"/>
              <w:marBottom w:val="0"/>
              <w:divBdr>
                <w:top w:val="none" w:sz="0" w:space="0" w:color="auto"/>
                <w:left w:val="none" w:sz="0" w:space="0" w:color="auto"/>
                <w:bottom w:val="none" w:sz="0" w:space="0" w:color="auto"/>
                <w:right w:val="none" w:sz="0" w:space="0" w:color="auto"/>
              </w:divBdr>
            </w:div>
            <w:div w:id="93206637">
              <w:marLeft w:val="0"/>
              <w:marRight w:val="0"/>
              <w:marTop w:val="0"/>
              <w:marBottom w:val="0"/>
              <w:divBdr>
                <w:top w:val="none" w:sz="0" w:space="0" w:color="auto"/>
                <w:left w:val="none" w:sz="0" w:space="0" w:color="auto"/>
                <w:bottom w:val="none" w:sz="0" w:space="0" w:color="auto"/>
                <w:right w:val="none" w:sz="0" w:space="0" w:color="auto"/>
              </w:divBdr>
              <w:divsChild>
                <w:div w:id="1623608255">
                  <w:marLeft w:val="0"/>
                  <w:marRight w:val="0"/>
                  <w:marTop w:val="0"/>
                  <w:marBottom w:val="0"/>
                  <w:divBdr>
                    <w:top w:val="none" w:sz="0" w:space="0" w:color="auto"/>
                    <w:left w:val="none" w:sz="0" w:space="0" w:color="auto"/>
                    <w:bottom w:val="none" w:sz="0" w:space="0" w:color="auto"/>
                    <w:right w:val="none" w:sz="0" w:space="0" w:color="auto"/>
                  </w:divBdr>
                  <w:divsChild>
                    <w:div w:id="1626426182">
                      <w:marLeft w:val="0"/>
                      <w:marRight w:val="0"/>
                      <w:marTop w:val="0"/>
                      <w:marBottom w:val="0"/>
                      <w:divBdr>
                        <w:top w:val="none" w:sz="0" w:space="0" w:color="auto"/>
                        <w:left w:val="none" w:sz="0" w:space="0" w:color="auto"/>
                        <w:bottom w:val="none" w:sz="0" w:space="0" w:color="auto"/>
                        <w:right w:val="none" w:sz="0" w:space="0" w:color="auto"/>
                      </w:divBdr>
                      <w:divsChild>
                        <w:div w:id="17417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454287">
      <w:bodyDiv w:val="1"/>
      <w:marLeft w:val="0"/>
      <w:marRight w:val="0"/>
      <w:marTop w:val="0"/>
      <w:marBottom w:val="0"/>
      <w:divBdr>
        <w:top w:val="none" w:sz="0" w:space="0" w:color="auto"/>
        <w:left w:val="none" w:sz="0" w:space="0" w:color="auto"/>
        <w:bottom w:val="none" w:sz="0" w:space="0" w:color="auto"/>
        <w:right w:val="none" w:sz="0" w:space="0" w:color="auto"/>
      </w:divBdr>
    </w:div>
    <w:div w:id="531722692">
      <w:bodyDiv w:val="1"/>
      <w:marLeft w:val="0"/>
      <w:marRight w:val="0"/>
      <w:marTop w:val="0"/>
      <w:marBottom w:val="0"/>
      <w:divBdr>
        <w:top w:val="none" w:sz="0" w:space="0" w:color="auto"/>
        <w:left w:val="none" w:sz="0" w:space="0" w:color="auto"/>
        <w:bottom w:val="none" w:sz="0" w:space="0" w:color="auto"/>
        <w:right w:val="none" w:sz="0" w:space="0" w:color="auto"/>
      </w:divBdr>
    </w:div>
    <w:div w:id="539245029">
      <w:bodyDiv w:val="1"/>
      <w:marLeft w:val="0"/>
      <w:marRight w:val="0"/>
      <w:marTop w:val="0"/>
      <w:marBottom w:val="0"/>
      <w:divBdr>
        <w:top w:val="none" w:sz="0" w:space="0" w:color="auto"/>
        <w:left w:val="none" w:sz="0" w:space="0" w:color="auto"/>
        <w:bottom w:val="none" w:sz="0" w:space="0" w:color="auto"/>
        <w:right w:val="none" w:sz="0" w:space="0" w:color="auto"/>
      </w:divBdr>
    </w:div>
    <w:div w:id="539559728">
      <w:bodyDiv w:val="1"/>
      <w:marLeft w:val="0"/>
      <w:marRight w:val="0"/>
      <w:marTop w:val="0"/>
      <w:marBottom w:val="0"/>
      <w:divBdr>
        <w:top w:val="none" w:sz="0" w:space="0" w:color="auto"/>
        <w:left w:val="none" w:sz="0" w:space="0" w:color="auto"/>
        <w:bottom w:val="none" w:sz="0" w:space="0" w:color="auto"/>
        <w:right w:val="none" w:sz="0" w:space="0" w:color="auto"/>
      </w:divBdr>
      <w:divsChild>
        <w:div w:id="544097566">
          <w:marLeft w:val="0"/>
          <w:marRight w:val="0"/>
          <w:marTop w:val="0"/>
          <w:marBottom w:val="0"/>
          <w:divBdr>
            <w:top w:val="none" w:sz="0" w:space="0" w:color="auto"/>
            <w:left w:val="none" w:sz="0" w:space="0" w:color="auto"/>
            <w:bottom w:val="none" w:sz="0" w:space="0" w:color="auto"/>
            <w:right w:val="none" w:sz="0" w:space="0" w:color="auto"/>
          </w:divBdr>
        </w:div>
        <w:div w:id="433211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746588">
      <w:bodyDiv w:val="1"/>
      <w:marLeft w:val="0"/>
      <w:marRight w:val="0"/>
      <w:marTop w:val="0"/>
      <w:marBottom w:val="0"/>
      <w:divBdr>
        <w:top w:val="none" w:sz="0" w:space="0" w:color="auto"/>
        <w:left w:val="none" w:sz="0" w:space="0" w:color="auto"/>
        <w:bottom w:val="none" w:sz="0" w:space="0" w:color="auto"/>
        <w:right w:val="none" w:sz="0" w:space="0" w:color="auto"/>
      </w:divBdr>
    </w:div>
    <w:div w:id="543058552">
      <w:bodyDiv w:val="1"/>
      <w:marLeft w:val="0"/>
      <w:marRight w:val="0"/>
      <w:marTop w:val="0"/>
      <w:marBottom w:val="0"/>
      <w:divBdr>
        <w:top w:val="none" w:sz="0" w:space="0" w:color="auto"/>
        <w:left w:val="none" w:sz="0" w:space="0" w:color="auto"/>
        <w:bottom w:val="none" w:sz="0" w:space="0" w:color="auto"/>
        <w:right w:val="none" w:sz="0" w:space="0" w:color="auto"/>
      </w:divBdr>
      <w:divsChild>
        <w:div w:id="1586257894">
          <w:marLeft w:val="0"/>
          <w:marRight w:val="0"/>
          <w:marTop w:val="0"/>
          <w:marBottom w:val="0"/>
          <w:divBdr>
            <w:top w:val="none" w:sz="0" w:space="0" w:color="auto"/>
            <w:left w:val="none" w:sz="0" w:space="0" w:color="auto"/>
            <w:bottom w:val="none" w:sz="0" w:space="0" w:color="auto"/>
            <w:right w:val="none" w:sz="0" w:space="0" w:color="auto"/>
          </w:divBdr>
          <w:divsChild>
            <w:div w:id="264116972">
              <w:marLeft w:val="0"/>
              <w:marRight w:val="0"/>
              <w:marTop w:val="0"/>
              <w:marBottom w:val="0"/>
              <w:divBdr>
                <w:top w:val="none" w:sz="0" w:space="0" w:color="auto"/>
                <w:left w:val="none" w:sz="0" w:space="0" w:color="auto"/>
                <w:bottom w:val="none" w:sz="0" w:space="0" w:color="auto"/>
                <w:right w:val="none" w:sz="0" w:space="0" w:color="auto"/>
              </w:divBdr>
            </w:div>
            <w:div w:id="1510097828">
              <w:marLeft w:val="0"/>
              <w:marRight w:val="0"/>
              <w:marTop w:val="0"/>
              <w:marBottom w:val="0"/>
              <w:divBdr>
                <w:top w:val="none" w:sz="0" w:space="0" w:color="auto"/>
                <w:left w:val="none" w:sz="0" w:space="0" w:color="auto"/>
                <w:bottom w:val="none" w:sz="0" w:space="0" w:color="auto"/>
                <w:right w:val="none" w:sz="0" w:space="0" w:color="auto"/>
              </w:divBdr>
              <w:divsChild>
                <w:div w:id="1319460518">
                  <w:marLeft w:val="0"/>
                  <w:marRight w:val="0"/>
                  <w:marTop w:val="0"/>
                  <w:marBottom w:val="0"/>
                  <w:divBdr>
                    <w:top w:val="none" w:sz="0" w:space="0" w:color="auto"/>
                    <w:left w:val="none" w:sz="0" w:space="0" w:color="auto"/>
                    <w:bottom w:val="none" w:sz="0" w:space="0" w:color="auto"/>
                    <w:right w:val="none" w:sz="0" w:space="0" w:color="auto"/>
                  </w:divBdr>
                </w:div>
                <w:div w:id="710226623">
                  <w:marLeft w:val="0"/>
                  <w:marRight w:val="0"/>
                  <w:marTop w:val="0"/>
                  <w:marBottom w:val="0"/>
                  <w:divBdr>
                    <w:top w:val="none" w:sz="0" w:space="0" w:color="auto"/>
                    <w:left w:val="none" w:sz="0" w:space="0" w:color="auto"/>
                    <w:bottom w:val="none" w:sz="0" w:space="0" w:color="auto"/>
                    <w:right w:val="none" w:sz="0" w:space="0" w:color="auto"/>
                  </w:divBdr>
                </w:div>
                <w:div w:id="1546065990">
                  <w:marLeft w:val="0"/>
                  <w:marRight w:val="0"/>
                  <w:marTop w:val="0"/>
                  <w:marBottom w:val="0"/>
                  <w:divBdr>
                    <w:top w:val="none" w:sz="0" w:space="0" w:color="auto"/>
                    <w:left w:val="none" w:sz="0" w:space="0" w:color="auto"/>
                    <w:bottom w:val="none" w:sz="0" w:space="0" w:color="auto"/>
                    <w:right w:val="none" w:sz="0" w:space="0" w:color="auto"/>
                  </w:divBdr>
                </w:div>
                <w:div w:id="872108724">
                  <w:marLeft w:val="0"/>
                  <w:marRight w:val="0"/>
                  <w:marTop w:val="0"/>
                  <w:marBottom w:val="0"/>
                  <w:divBdr>
                    <w:top w:val="none" w:sz="0" w:space="0" w:color="auto"/>
                    <w:left w:val="none" w:sz="0" w:space="0" w:color="auto"/>
                    <w:bottom w:val="none" w:sz="0" w:space="0" w:color="auto"/>
                    <w:right w:val="none" w:sz="0" w:space="0" w:color="auto"/>
                  </w:divBdr>
                </w:div>
                <w:div w:id="1406682642">
                  <w:marLeft w:val="0"/>
                  <w:marRight w:val="0"/>
                  <w:marTop w:val="0"/>
                  <w:marBottom w:val="0"/>
                  <w:divBdr>
                    <w:top w:val="none" w:sz="0" w:space="0" w:color="auto"/>
                    <w:left w:val="none" w:sz="0" w:space="0" w:color="auto"/>
                    <w:bottom w:val="none" w:sz="0" w:space="0" w:color="auto"/>
                    <w:right w:val="none" w:sz="0" w:space="0" w:color="auto"/>
                  </w:divBdr>
                </w:div>
                <w:div w:id="1272394816">
                  <w:marLeft w:val="0"/>
                  <w:marRight w:val="0"/>
                  <w:marTop w:val="0"/>
                  <w:marBottom w:val="0"/>
                  <w:divBdr>
                    <w:top w:val="none" w:sz="0" w:space="0" w:color="auto"/>
                    <w:left w:val="none" w:sz="0" w:space="0" w:color="auto"/>
                    <w:bottom w:val="none" w:sz="0" w:space="0" w:color="auto"/>
                    <w:right w:val="none" w:sz="0" w:space="0" w:color="auto"/>
                  </w:divBdr>
                </w:div>
                <w:div w:id="93211589">
                  <w:marLeft w:val="0"/>
                  <w:marRight w:val="0"/>
                  <w:marTop w:val="0"/>
                  <w:marBottom w:val="0"/>
                  <w:divBdr>
                    <w:top w:val="none" w:sz="0" w:space="0" w:color="auto"/>
                    <w:left w:val="none" w:sz="0" w:space="0" w:color="auto"/>
                    <w:bottom w:val="none" w:sz="0" w:space="0" w:color="auto"/>
                    <w:right w:val="none" w:sz="0" w:space="0" w:color="auto"/>
                  </w:divBdr>
                </w:div>
                <w:div w:id="1761176773">
                  <w:marLeft w:val="0"/>
                  <w:marRight w:val="0"/>
                  <w:marTop w:val="0"/>
                  <w:marBottom w:val="0"/>
                  <w:divBdr>
                    <w:top w:val="none" w:sz="0" w:space="0" w:color="auto"/>
                    <w:left w:val="none" w:sz="0" w:space="0" w:color="auto"/>
                    <w:bottom w:val="none" w:sz="0" w:space="0" w:color="auto"/>
                    <w:right w:val="none" w:sz="0" w:space="0" w:color="auto"/>
                  </w:divBdr>
                </w:div>
                <w:div w:id="1812988418">
                  <w:marLeft w:val="0"/>
                  <w:marRight w:val="0"/>
                  <w:marTop w:val="0"/>
                  <w:marBottom w:val="0"/>
                  <w:divBdr>
                    <w:top w:val="none" w:sz="0" w:space="0" w:color="auto"/>
                    <w:left w:val="none" w:sz="0" w:space="0" w:color="auto"/>
                    <w:bottom w:val="none" w:sz="0" w:space="0" w:color="auto"/>
                    <w:right w:val="none" w:sz="0" w:space="0" w:color="auto"/>
                  </w:divBdr>
                </w:div>
                <w:div w:id="432483760">
                  <w:marLeft w:val="0"/>
                  <w:marRight w:val="0"/>
                  <w:marTop w:val="0"/>
                  <w:marBottom w:val="0"/>
                  <w:divBdr>
                    <w:top w:val="none" w:sz="0" w:space="0" w:color="auto"/>
                    <w:left w:val="none" w:sz="0" w:space="0" w:color="auto"/>
                    <w:bottom w:val="none" w:sz="0" w:space="0" w:color="auto"/>
                    <w:right w:val="none" w:sz="0" w:space="0" w:color="auto"/>
                  </w:divBdr>
                </w:div>
                <w:div w:id="1409843017">
                  <w:marLeft w:val="0"/>
                  <w:marRight w:val="0"/>
                  <w:marTop w:val="0"/>
                  <w:marBottom w:val="0"/>
                  <w:divBdr>
                    <w:top w:val="none" w:sz="0" w:space="0" w:color="auto"/>
                    <w:left w:val="none" w:sz="0" w:space="0" w:color="auto"/>
                    <w:bottom w:val="none" w:sz="0" w:space="0" w:color="auto"/>
                    <w:right w:val="none" w:sz="0" w:space="0" w:color="auto"/>
                  </w:divBdr>
                </w:div>
                <w:div w:id="1078945309">
                  <w:marLeft w:val="0"/>
                  <w:marRight w:val="0"/>
                  <w:marTop w:val="0"/>
                  <w:marBottom w:val="0"/>
                  <w:divBdr>
                    <w:top w:val="none" w:sz="0" w:space="0" w:color="auto"/>
                    <w:left w:val="none" w:sz="0" w:space="0" w:color="auto"/>
                    <w:bottom w:val="none" w:sz="0" w:space="0" w:color="auto"/>
                    <w:right w:val="none" w:sz="0" w:space="0" w:color="auto"/>
                  </w:divBdr>
                </w:div>
                <w:div w:id="115300067">
                  <w:marLeft w:val="0"/>
                  <w:marRight w:val="0"/>
                  <w:marTop w:val="0"/>
                  <w:marBottom w:val="0"/>
                  <w:divBdr>
                    <w:top w:val="none" w:sz="0" w:space="0" w:color="auto"/>
                    <w:left w:val="none" w:sz="0" w:space="0" w:color="auto"/>
                    <w:bottom w:val="none" w:sz="0" w:space="0" w:color="auto"/>
                    <w:right w:val="none" w:sz="0" w:space="0" w:color="auto"/>
                  </w:divBdr>
                </w:div>
                <w:div w:id="1504197457">
                  <w:marLeft w:val="0"/>
                  <w:marRight w:val="0"/>
                  <w:marTop w:val="0"/>
                  <w:marBottom w:val="0"/>
                  <w:divBdr>
                    <w:top w:val="none" w:sz="0" w:space="0" w:color="auto"/>
                    <w:left w:val="none" w:sz="0" w:space="0" w:color="auto"/>
                    <w:bottom w:val="none" w:sz="0" w:space="0" w:color="auto"/>
                    <w:right w:val="none" w:sz="0" w:space="0" w:color="auto"/>
                  </w:divBdr>
                </w:div>
                <w:div w:id="1027408656">
                  <w:marLeft w:val="0"/>
                  <w:marRight w:val="0"/>
                  <w:marTop w:val="0"/>
                  <w:marBottom w:val="0"/>
                  <w:divBdr>
                    <w:top w:val="none" w:sz="0" w:space="0" w:color="auto"/>
                    <w:left w:val="none" w:sz="0" w:space="0" w:color="auto"/>
                    <w:bottom w:val="none" w:sz="0" w:space="0" w:color="auto"/>
                    <w:right w:val="none" w:sz="0" w:space="0" w:color="auto"/>
                  </w:divBdr>
                </w:div>
                <w:div w:id="167868003">
                  <w:marLeft w:val="0"/>
                  <w:marRight w:val="0"/>
                  <w:marTop w:val="0"/>
                  <w:marBottom w:val="0"/>
                  <w:divBdr>
                    <w:top w:val="none" w:sz="0" w:space="0" w:color="auto"/>
                    <w:left w:val="none" w:sz="0" w:space="0" w:color="auto"/>
                    <w:bottom w:val="none" w:sz="0" w:space="0" w:color="auto"/>
                    <w:right w:val="none" w:sz="0" w:space="0" w:color="auto"/>
                  </w:divBdr>
                </w:div>
                <w:div w:id="1303538436">
                  <w:marLeft w:val="0"/>
                  <w:marRight w:val="0"/>
                  <w:marTop w:val="0"/>
                  <w:marBottom w:val="0"/>
                  <w:divBdr>
                    <w:top w:val="none" w:sz="0" w:space="0" w:color="auto"/>
                    <w:left w:val="none" w:sz="0" w:space="0" w:color="auto"/>
                    <w:bottom w:val="none" w:sz="0" w:space="0" w:color="auto"/>
                    <w:right w:val="none" w:sz="0" w:space="0" w:color="auto"/>
                  </w:divBdr>
                </w:div>
                <w:div w:id="640575834">
                  <w:marLeft w:val="0"/>
                  <w:marRight w:val="0"/>
                  <w:marTop w:val="0"/>
                  <w:marBottom w:val="0"/>
                  <w:divBdr>
                    <w:top w:val="none" w:sz="0" w:space="0" w:color="auto"/>
                    <w:left w:val="none" w:sz="0" w:space="0" w:color="auto"/>
                    <w:bottom w:val="none" w:sz="0" w:space="0" w:color="auto"/>
                    <w:right w:val="none" w:sz="0" w:space="0" w:color="auto"/>
                  </w:divBdr>
                </w:div>
              </w:divsChild>
            </w:div>
            <w:div w:id="366952352">
              <w:marLeft w:val="0"/>
              <w:marRight w:val="0"/>
              <w:marTop w:val="0"/>
              <w:marBottom w:val="0"/>
              <w:divBdr>
                <w:top w:val="none" w:sz="0" w:space="0" w:color="auto"/>
                <w:left w:val="none" w:sz="0" w:space="0" w:color="auto"/>
                <w:bottom w:val="none" w:sz="0" w:space="0" w:color="auto"/>
                <w:right w:val="none" w:sz="0" w:space="0" w:color="auto"/>
              </w:divBdr>
            </w:div>
            <w:div w:id="1819416057">
              <w:marLeft w:val="0"/>
              <w:marRight w:val="0"/>
              <w:marTop w:val="0"/>
              <w:marBottom w:val="0"/>
              <w:divBdr>
                <w:top w:val="none" w:sz="0" w:space="0" w:color="auto"/>
                <w:left w:val="none" w:sz="0" w:space="0" w:color="auto"/>
                <w:bottom w:val="none" w:sz="0" w:space="0" w:color="auto"/>
                <w:right w:val="none" w:sz="0" w:space="0" w:color="auto"/>
              </w:divBdr>
            </w:div>
            <w:div w:id="2057585511">
              <w:marLeft w:val="0"/>
              <w:marRight w:val="0"/>
              <w:marTop w:val="0"/>
              <w:marBottom w:val="0"/>
              <w:divBdr>
                <w:top w:val="none" w:sz="0" w:space="0" w:color="auto"/>
                <w:left w:val="none" w:sz="0" w:space="0" w:color="auto"/>
                <w:bottom w:val="none" w:sz="0" w:space="0" w:color="auto"/>
                <w:right w:val="none" w:sz="0" w:space="0" w:color="auto"/>
              </w:divBdr>
            </w:div>
            <w:div w:id="1352876477">
              <w:marLeft w:val="0"/>
              <w:marRight w:val="0"/>
              <w:marTop w:val="0"/>
              <w:marBottom w:val="0"/>
              <w:divBdr>
                <w:top w:val="none" w:sz="0" w:space="0" w:color="auto"/>
                <w:left w:val="none" w:sz="0" w:space="0" w:color="auto"/>
                <w:bottom w:val="none" w:sz="0" w:space="0" w:color="auto"/>
                <w:right w:val="none" w:sz="0" w:space="0" w:color="auto"/>
              </w:divBdr>
            </w:div>
            <w:div w:id="218825544">
              <w:marLeft w:val="0"/>
              <w:marRight w:val="0"/>
              <w:marTop w:val="0"/>
              <w:marBottom w:val="0"/>
              <w:divBdr>
                <w:top w:val="none" w:sz="0" w:space="0" w:color="auto"/>
                <w:left w:val="none" w:sz="0" w:space="0" w:color="auto"/>
                <w:bottom w:val="none" w:sz="0" w:space="0" w:color="auto"/>
                <w:right w:val="none" w:sz="0" w:space="0" w:color="auto"/>
              </w:divBdr>
            </w:div>
            <w:div w:id="1780180041">
              <w:marLeft w:val="0"/>
              <w:marRight w:val="0"/>
              <w:marTop w:val="0"/>
              <w:marBottom w:val="0"/>
              <w:divBdr>
                <w:top w:val="none" w:sz="0" w:space="0" w:color="auto"/>
                <w:left w:val="none" w:sz="0" w:space="0" w:color="auto"/>
                <w:bottom w:val="none" w:sz="0" w:space="0" w:color="auto"/>
                <w:right w:val="none" w:sz="0" w:space="0" w:color="auto"/>
              </w:divBdr>
            </w:div>
            <w:div w:id="20548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6197">
      <w:bodyDiv w:val="1"/>
      <w:marLeft w:val="0"/>
      <w:marRight w:val="0"/>
      <w:marTop w:val="0"/>
      <w:marBottom w:val="0"/>
      <w:divBdr>
        <w:top w:val="none" w:sz="0" w:space="0" w:color="auto"/>
        <w:left w:val="none" w:sz="0" w:space="0" w:color="auto"/>
        <w:bottom w:val="none" w:sz="0" w:space="0" w:color="auto"/>
        <w:right w:val="none" w:sz="0" w:space="0" w:color="auto"/>
      </w:divBdr>
      <w:divsChild>
        <w:div w:id="505173750">
          <w:marLeft w:val="0"/>
          <w:marRight w:val="0"/>
          <w:marTop w:val="0"/>
          <w:marBottom w:val="0"/>
          <w:divBdr>
            <w:top w:val="none" w:sz="0" w:space="0" w:color="auto"/>
            <w:left w:val="none" w:sz="0" w:space="0" w:color="auto"/>
            <w:bottom w:val="none" w:sz="0" w:space="0" w:color="auto"/>
            <w:right w:val="none" w:sz="0" w:space="0" w:color="auto"/>
          </w:divBdr>
        </w:div>
        <w:div w:id="837422724">
          <w:marLeft w:val="0"/>
          <w:marRight w:val="0"/>
          <w:marTop w:val="0"/>
          <w:marBottom w:val="0"/>
          <w:divBdr>
            <w:top w:val="none" w:sz="0" w:space="0" w:color="auto"/>
            <w:left w:val="none" w:sz="0" w:space="0" w:color="auto"/>
            <w:bottom w:val="none" w:sz="0" w:space="0" w:color="auto"/>
            <w:right w:val="none" w:sz="0" w:space="0" w:color="auto"/>
          </w:divBdr>
        </w:div>
      </w:divsChild>
    </w:div>
    <w:div w:id="550386752">
      <w:bodyDiv w:val="1"/>
      <w:marLeft w:val="0"/>
      <w:marRight w:val="0"/>
      <w:marTop w:val="0"/>
      <w:marBottom w:val="0"/>
      <w:divBdr>
        <w:top w:val="none" w:sz="0" w:space="0" w:color="auto"/>
        <w:left w:val="none" w:sz="0" w:space="0" w:color="auto"/>
        <w:bottom w:val="none" w:sz="0" w:space="0" w:color="auto"/>
        <w:right w:val="none" w:sz="0" w:space="0" w:color="auto"/>
      </w:divBdr>
    </w:div>
    <w:div w:id="551036612">
      <w:bodyDiv w:val="1"/>
      <w:marLeft w:val="0"/>
      <w:marRight w:val="0"/>
      <w:marTop w:val="0"/>
      <w:marBottom w:val="0"/>
      <w:divBdr>
        <w:top w:val="none" w:sz="0" w:space="0" w:color="auto"/>
        <w:left w:val="none" w:sz="0" w:space="0" w:color="auto"/>
        <w:bottom w:val="none" w:sz="0" w:space="0" w:color="auto"/>
        <w:right w:val="none" w:sz="0" w:space="0" w:color="auto"/>
      </w:divBdr>
      <w:divsChild>
        <w:div w:id="1896891972">
          <w:marLeft w:val="0"/>
          <w:marRight w:val="0"/>
          <w:marTop w:val="0"/>
          <w:marBottom w:val="0"/>
          <w:divBdr>
            <w:top w:val="none" w:sz="0" w:space="0" w:color="auto"/>
            <w:left w:val="none" w:sz="0" w:space="0" w:color="auto"/>
            <w:bottom w:val="none" w:sz="0" w:space="0" w:color="auto"/>
            <w:right w:val="none" w:sz="0" w:space="0" w:color="auto"/>
          </w:divBdr>
        </w:div>
        <w:div w:id="1269585573">
          <w:marLeft w:val="0"/>
          <w:marRight w:val="0"/>
          <w:marTop w:val="0"/>
          <w:marBottom w:val="0"/>
          <w:divBdr>
            <w:top w:val="none" w:sz="0" w:space="0" w:color="auto"/>
            <w:left w:val="none" w:sz="0" w:space="0" w:color="auto"/>
            <w:bottom w:val="none" w:sz="0" w:space="0" w:color="auto"/>
            <w:right w:val="none" w:sz="0" w:space="0" w:color="auto"/>
          </w:divBdr>
        </w:div>
        <w:div w:id="182136796">
          <w:marLeft w:val="0"/>
          <w:marRight w:val="0"/>
          <w:marTop w:val="0"/>
          <w:marBottom w:val="0"/>
          <w:divBdr>
            <w:top w:val="none" w:sz="0" w:space="0" w:color="auto"/>
            <w:left w:val="none" w:sz="0" w:space="0" w:color="auto"/>
            <w:bottom w:val="none" w:sz="0" w:space="0" w:color="auto"/>
            <w:right w:val="none" w:sz="0" w:space="0" w:color="auto"/>
          </w:divBdr>
        </w:div>
        <w:div w:id="550338296">
          <w:marLeft w:val="0"/>
          <w:marRight w:val="0"/>
          <w:marTop w:val="0"/>
          <w:marBottom w:val="0"/>
          <w:divBdr>
            <w:top w:val="none" w:sz="0" w:space="0" w:color="auto"/>
            <w:left w:val="none" w:sz="0" w:space="0" w:color="auto"/>
            <w:bottom w:val="none" w:sz="0" w:space="0" w:color="auto"/>
            <w:right w:val="none" w:sz="0" w:space="0" w:color="auto"/>
          </w:divBdr>
        </w:div>
      </w:divsChild>
    </w:div>
    <w:div w:id="560604364">
      <w:bodyDiv w:val="1"/>
      <w:marLeft w:val="0"/>
      <w:marRight w:val="0"/>
      <w:marTop w:val="0"/>
      <w:marBottom w:val="0"/>
      <w:divBdr>
        <w:top w:val="none" w:sz="0" w:space="0" w:color="auto"/>
        <w:left w:val="none" w:sz="0" w:space="0" w:color="auto"/>
        <w:bottom w:val="none" w:sz="0" w:space="0" w:color="auto"/>
        <w:right w:val="none" w:sz="0" w:space="0" w:color="auto"/>
      </w:divBdr>
      <w:divsChild>
        <w:div w:id="141046092">
          <w:marLeft w:val="0"/>
          <w:marRight w:val="0"/>
          <w:marTop w:val="0"/>
          <w:marBottom w:val="0"/>
          <w:divBdr>
            <w:top w:val="none" w:sz="0" w:space="0" w:color="auto"/>
            <w:left w:val="none" w:sz="0" w:space="0" w:color="auto"/>
            <w:bottom w:val="none" w:sz="0" w:space="0" w:color="auto"/>
            <w:right w:val="none" w:sz="0" w:space="0" w:color="auto"/>
          </w:divBdr>
        </w:div>
        <w:div w:id="1415593432">
          <w:marLeft w:val="0"/>
          <w:marRight w:val="0"/>
          <w:marTop w:val="0"/>
          <w:marBottom w:val="0"/>
          <w:divBdr>
            <w:top w:val="none" w:sz="0" w:space="0" w:color="auto"/>
            <w:left w:val="none" w:sz="0" w:space="0" w:color="auto"/>
            <w:bottom w:val="none" w:sz="0" w:space="0" w:color="auto"/>
            <w:right w:val="none" w:sz="0" w:space="0" w:color="auto"/>
          </w:divBdr>
        </w:div>
        <w:div w:id="641270595">
          <w:marLeft w:val="0"/>
          <w:marRight w:val="0"/>
          <w:marTop w:val="0"/>
          <w:marBottom w:val="0"/>
          <w:divBdr>
            <w:top w:val="none" w:sz="0" w:space="0" w:color="auto"/>
            <w:left w:val="none" w:sz="0" w:space="0" w:color="auto"/>
            <w:bottom w:val="none" w:sz="0" w:space="0" w:color="auto"/>
            <w:right w:val="none" w:sz="0" w:space="0" w:color="auto"/>
          </w:divBdr>
        </w:div>
      </w:divsChild>
    </w:div>
    <w:div w:id="561600893">
      <w:bodyDiv w:val="1"/>
      <w:marLeft w:val="0"/>
      <w:marRight w:val="0"/>
      <w:marTop w:val="0"/>
      <w:marBottom w:val="0"/>
      <w:divBdr>
        <w:top w:val="none" w:sz="0" w:space="0" w:color="auto"/>
        <w:left w:val="none" w:sz="0" w:space="0" w:color="auto"/>
        <w:bottom w:val="none" w:sz="0" w:space="0" w:color="auto"/>
        <w:right w:val="none" w:sz="0" w:space="0" w:color="auto"/>
      </w:divBdr>
    </w:div>
    <w:div w:id="563680094">
      <w:bodyDiv w:val="1"/>
      <w:marLeft w:val="0"/>
      <w:marRight w:val="0"/>
      <w:marTop w:val="0"/>
      <w:marBottom w:val="0"/>
      <w:divBdr>
        <w:top w:val="none" w:sz="0" w:space="0" w:color="auto"/>
        <w:left w:val="none" w:sz="0" w:space="0" w:color="auto"/>
        <w:bottom w:val="none" w:sz="0" w:space="0" w:color="auto"/>
        <w:right w:val="none" w:sz="0" w:space="0" w:color="auto"/>
      </w:divBdr>
    </w:div>
    <w:div w:id="563682774">
      <w:bodyDiv w:val="1"/>
      <w:marLeft w:val="0"/>
      <w:marRight w:val="0"/>
      <w:marTop w:val="0"/>
      <w:marBottom w:val="0"/>
      <w:divBdr>
        <w:top w:val="none" w:sz="0" w:space="0" w:color="auto"/>
        <w:left w:val="none" w:sz="0" w:space="0" w:color="auto"/>
        <w:bottom w:val="none" w:sz="0" w:space="0" w:color="auto"/>
        <w:right w:val="none" w:sz="0" w:space="0" w:color="auto"/>
      </w:divBdr>
    </w:div>
    <w:div w:id="575020427">
      <w:bodyDiv w:val="1"/>
      <w:marLeft w:val="0"/>
      <w:marRight w:val="0"/>
      <w:marTop w:val="0"/>
      <w:marBottom w:val="0"/>
      <w:divBdr>
        <w:top w:val="none" w:sz="0" w:space="0" w:color="auto"/>
        <w:left w:val="none" w:sz="0" w:space="0" w:color="auto"/>
        <w:bottom w:val="none" w:sz="0" w:space="0" w:color="auto"/>
        <w:right w:val="none" w:sz="0" w:space="0" w:color="auto"/>
      </w:divBdr>
    </w:div>
    <w:div w:id="579103219">
      <w:bodyDiv w:val="1"/>
      <w:marLeft w:val="0"/>
      <w:marRight w:val="0"/>
      <w:marTop w:val="0"/>
      <w:marBottom w:val="0"/>
      <w:divBdr>
        <w:top w:val="none" w:sz="0" w:space="0" w:color="auto"/>
        <w:left w:val="none" w:sz="0" w:space="0" w:color="auto"/>
        <w:bottom w:val="none" w:sz="0" w:space="0" w:color="auto"/>
        <w:right w:val="none" w:sz="0" w:space="0" w:color="auto"/>
      </w:divBdr>
    </w:div>
    <w:div w:id="579828470">
      <w:bodyDiv w:val="1"/>
      <w:marLeft w:val="0"/>
      <w:marRight w:val="0"/>
      <w:marTop w:val="0"/>
      <w:marBottom w:val="0"/>
      <w:divBdr>
        <w:top w:val="none" w:sz="0" w:space="0" w:color="auto"/>
        <w:left w:val="none" w:sz="0" w:space="0" w:color="auto"/>
        <w:bottom w:val="none" w:sz="0" w:space="0" w:color="auto"/>
        <w:right w:val="none" w:sz="0" w:space="0" w:color="auto"/>
      </w:divBdr>
    </w:div>
    <w:div w:id="581647286">
      <w:bodyDiv w:val="1"/>
      <w:marLeft w:val="0"/>
      <w:marRight w:val="0"/>
      <w:marTop w:val="0"/>
      <w:marBottom w:val="0"/>
      <w:divBdr>
        <w:top w:val="none" w:sz="0" w:space="0" w:color="auto"/>
        <w:left w:val="none" w:sz="0" w:space="0" w:color="auto"/>
        <w:bottom w:val="none" w:sz="0" w:space="0" w:color="auto"/>
        <w:right w:val="none" w:sz="0" w:space="0" w:color="auto"/>
      </w:divBdr>
    </w:div>
    <w:div w:id="585186484">
      <w:bodyDiv w:val="1"/>
      <w:marLeft w:val="0"/>
      <w:marRight w:val="0"/>
      <w:marTop w:val="0"/>
      <w:marBottom w:val="0"/>
      <w:divBdr>
        <w:top w:val="none" w:sz="0" w:space="0" w:color="auto"/>
        <w:left w:val="none" w:sz="0" w:space="0" w:color="auto"/>
        <w:bottom w:val="none" w:sz="0" w:space="0" w:color="auto"/>
        <w:right w:val="none" w:sz="0" w:space="0" w:color="auto"/>
      </w:divBdr>
    </w:div>
    <w:div w:id="590890355">
      <w:bodyDiv w:val="1"/>
      <w:marLeft w:val="0"/>
      <w:marRight w:val="0"/>
      <w:marTop w:val="0"/>
      <w:marBottom w:val="0"/>
      <w:divBdr>
        <w:top w:val="none" w:sz="0" w:space="0" w:color="auto"/>
        <w:left w:val="none" w:sz="0" w:space="0" w:color="auto"/>
        <w:bottom w:val="none" w:sz="0" w:space="0" w:color="auto"/>
        <w:right w:val="none" w:sz="0" w:space="0" w:color="auto"/>
      </w:divBdr>
    </w:div>
    <w:div w:id="591013994">
      <w:bodyDiv w:val="1"/>
      <w:marLeft w:val="0"/>
      <w:marRight w:val="0"/>
      <w:marTop w:val="0"/>
      <w:marBottom w:val="0"/>
      <w:divBdr>
        <w:top w:val="none" w:sz="0" w:space="0" w:color="auto"/>
        <w:left w:val="none" w:sz="0" w:space="0" w:color="auto"/>
        <w:bottom w:val="none" w:sz="0" w:space="0" w:color="auto"/>
        <w:right w:val="none" w:sz="0" w:space="0" w:color="auto"/>
      </w:divBdr>
    </w:div>
    <w:div w:id="596716406">
      <w:bodyDiv w:val="1"/>
      <w:marLeft w:val="0"/>
      <w:marRight w:val="0"/>
      <w:marTop w:val="0"/>
      <w:marBottom w:val="0"/>
      <w:divBdr>
        <w:top w:val="none" w:sz="0" w:space="0" w:color="auto"/>
        <w:left w:val="none" w:sz="0" w:space="0" w:color="auto"/>
        <w:bottom w:val="none" w:sz="0" w:space="0" w:color="auto"/>
        <w:right w:val="none" w:sz="0" w:space="0" w:color="auto"/>
      </w:divBdr>
      <w:divsChild>
        <w:div w:id="1468084602">
          <w:marLeft w:val="0"/>
          <w:marRight w:val="0"/>
          <w:marTop w:val="0"/>
          <w:marBottom w:val="0"/>
          <w:divBdr>
            <w:top w:val="none" w:sz="0" w:space="0" w:color="auto"/>
            <w:left w:val="none" w:sz="0" w:space="0" w:color="auto"/>
            <w:bottom w:val="none" w:sz="0" w:space="0" w:color="auto"/>
            <w:right w:val="none" w:sz="0" w:space="0" w:color="auto"/>
          </w:divBdr>
        </w:div>
        <w:div w:id="457340366">
          <w:marLeft w:val="0"/>
          <w:marRight w:val="0"/>
          <w:marTop w:val="0"/>
          <w:marBottom w:val="0"/>
          <w:divBdr>
            <w:top w:val="none" w:sz="0" w:space="0" w:color="auto"/>
            <w:left w:val="none" w:sz="0" w:space="0" w:color="auto"/>
            <w:bottom w:val="none" w:sz="0" w:space="0" w:color="auto"/>
            <w:right w:val="none" w:sz="0" w:space="0" w:color="auto"/>
          </w:divBdr>
        </w:div>
        <w:div w:id="2031368912">
          <w:marLeft w:val="0"/>
          <w:marRight w:val="0"/>
          <w:marTop w:val="0"/>
          <w:marBottom w:val="0"/>
          <w:divBdr>
            <w:top w:val="none" w:sz="0" w:space="0" w:color="auto"/>
            <w:left w:val="none" w:sz="0" w:space="0" w:color="auto"/>
            <w:bottom w:val="none" w:sz="0" w:space="0" w:color="auto"/>
            <w:right w:val="none" w:sz="0" w:space="0" w:color="auto"/>
          </w:divBdr>
        </w:div>
        <w:div w:id="1272204868">
          <w:marLeft w:val="0"/>
          <w:marRight w:val="0"/>
          <w:marTop w:val="0"/>
          <w:marBottom w:val="0"/>
          <w:divBdr>
            <w:top w:val="none" w:sz="0" w:space="0" w:color="auto"/>
            <w:left w:val="none" w:sz="0" w:space="0" w:color="auto"/>
            <w:bottom w:val="none" w:sz="0" w:space="0" w:color="auto"/>
            <w:right w:val="none" w:sz="0" w:space="0" w:color="auto"/>
          </w:divBdr>
        </w:div>
        <w:div w:id="676931824">
          <w:marLeft w:val="0"/>
          <w:marRight w:val="0"/>
          <w:marTop w:val="0"/>
          <w:marBottom w:val="0"/>
          <w:divBdr>
            <w:top w:val="none" w:sz="0" w:space="0" w:color="auto"/>
            <w:left w:val="none" w:sz="0" w:space="0" w:color="auto"/>
            <w:bottom w:val="none" w:sz="0" w:space="0" w:color="auto"/>
            <w:right w:val="none" w:sz="0" w:space="0" w:color="auto"/>
          </w:divBdr>
        </w:div>
      </w:divsChild>
    </w:div>
    <w:div w:id="597955476">
      <w:bodyDiv w:val="1"/>
      <w:marLeft w:val="0"/>
      <w:marRight w:val="0"/>
      <w:marTop w:val="0"/>
      <w:marBottom w:val="0"/>
      <w:divBdr>
        <w:top w:val="none" w:sz="0" w:space="0" w:color="auto"/>
        <w:left w:val="none" w:sz="0" w:space="0" w:color="auto"/>
        <w:bottom w:val="none" w:sz="0" w:space="0" w:color="auto"/>
        <w:right w:val="none" w:sz="0" w:space="0" w:color="auto"/>
      </w:divBdr>
    </w:div>
    <w:div w:id="599025626">
      <w:bodyDiv w:val="1"/>
      <w:marLeft w:val="0"/>
      <w:marRight w:val="0"/>
      <w:marTop w:val="0"/>
      <w:marBottom w:val="0"/>
      <w:divBdr>
        <w:top w:val="none" w:sz="0" w:space="0" w:color="auto"/>
        <w:left w:val="none" w:sz="0" w:space="0" w:color="auto"/>
        <w:bottom w:val="none" w:sz="0" w:space="0" w:color="auto"/>
        <w:right w:val="none" w:sz="0" w:space="0" w:color="auto"/>
      </w:divBdr>
      <w:divsChild>
        <w:div w:id="1032851495">
          <w:marLeft w:val="0"/>
          <w:marRight w:val="0"/>
          <w:marTop w:val="0"/>
          <w:marBottom w:val="0"/>
          <w:divBdr>
            <w:top w:val="none" w:sz="0" w:space="0" w:color="auto"/>
            <w:left w:val="none" w:sz="0" w:space="0" w:color="auto"/>
            <w:bottom w:val="none" w:sz="0" w:space="0" w:color="auto"/>
            <w:right w:val="none" w:sz="0" w:space="0" w:color="auto"/>
          </w:divBdr>
        </w:div>
      </w:divsChild>
    </w:div>
    <w:div w:id="599987667">
      <w:bodyDiv w:val="1"/>
      <w:marLeft w:val="0"/>
      <w:marRight w:val="0"/>
      <w:marTop w:val="0"/>
      <w:marBottom w:val="0"/>
      <w:divBdr>
        <w:top w:val="none" w:sz="0" w:space="0" w:color="auto"/>
        <w:left w:val="none" w:sz="0" w:space="0" w:color="auto"/>
        <w:bottom w:val="none" w:sz="0" w:space="0" w:color="auto"/>
        <w:right w:val="none" w:sz="0" w:space="0" w:color="auto"/>
      </w:divBdr>
      <w:divsChild>
        <w:div w:id="616109101">
          <w:marLeft w:val="0"/>
          <w:marRight w:val="0"/>
          <w:marTop w:val="0"/>
          <w:marBottom w:val="0"/>
          <w:divBdr>
            <w:top w:val="none" w:sz="0" w:space="0" w:color="auto"/>
            <w:left w:val="none" w:sz="0" w:space="0" w:color="auto"/>
            <w:bottom w:val="none" w:sz="0" w:space="0" w:color="auto"/>
            <w:right w:val="none" w:sz="0" w:space="0" w:color="auto"/>
          </w:divBdr>
          <w:divsChild>
            <w:div w:id="614945999">
              <w:marLeft w:val="0"/>
              <w:marRight w:val="0"/>
              <w:marTop w:val="0"/>
              <w:marBottom w:val="0"/>
              <w:divBdr>
                <w:top w:val="none" w:sz="0" w:space="0" w:color="auto"/>
                <w:left w:val="none" w:sz="0" w:space="0" w:color="auto"/>
                <w:bottom w:val="none" w:sz="0" w:space="0" w:color="auto"/>
                <w:right w:val="none" w:sz="0" w:space="0" w:color="auto"/>
              </w:divBdr>
              <w:divsChild>
                <w:div w:id="129787965">
                  <w:marLeft w:val="0"/>
                  <w:marRight w:val="0"/>
                  <w:marTop w:val="0"/>
                  <w:marBottom w:val="0"/>
                  <w:divBdr>
                    <w:top w:val="none" w:sz="0" w:space="0" w:color="auto"/>
                    <w:left w:val="none" w:sz="0" w:space="0" w:color="auto"/>
                    <w:bottom w:val="none" w:sz="0" w:space="0" w:color="auto"/>
                    <w:right w:val="none" w:sz="0" w:space="0" w:color="auto"/>
                  </w:divBdr>
                  <w:divsChild>
                    <w:div w:id="11535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38489">
          <w:marLeft w:val="0"/>
          <w:marRight w:val="0"/>
          <w:marTop w:val="0"/>
          <w:marBottom w:val="0"/>
          <w:divBdr>
            <w:top w:val="none" w:sz="0" w:space="0" w:color="auto"/>
            <w:left w:val="none" w:sz="0" w:space="0" w:color="auto"/>
            <w:bottom w:val="none" w:sz="0" w:space="0" w:color="auto"/>
            <w:right w:val="none" w:sz="0" w:space="0" w:color="auto"/>
          </w:divBdr>
          <w:divsChild>
            <w:div w:id="162748646">
              <w:marLeft w:val="0"/>
              <w:marRight w:val="0"/>
              <w:marTop w:val="0"/>
              <w:marBottom w:val="0"/>
              <w:divBdr>
                <w:top w:val="none" w:sz="0" w:space="0" w:color="auto"/>
                <w:left w:val="none" w:sz="0" w:space="0" w:color="auto"/>
                <w:bottom w:val="none" w:sz="0" w:space="0" w:color="auto"/>
                <w:right w:val="none" w:sz="0" w:space="0" w:color="auto"/>
              </w:divBdr>
              <w:divsChild>
                <w:div w:id="21042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09975">
      <w:bodyDiv w:val="1"/>
      <w:marLeft w:val="0"/>
      <w:marRight w:val="0"/>
      <w:marTop w:val="0"/>
      <w:marBottom w:val="0"/>
      <w:divBdr>
        <w:top w:val="none" w:sz="0" w:space="0" w:color="auto"/>
        <w:left w:val="none" w:sz="0" w:space="0" w:color="auto"/>
        <w:bottom w:val="none" w:sz="0" w:space="0" w:color="auto"/>
        <w:right w:val="none" w:sz="0" w:space="0" w:color="auto"/>
      </w:divBdr>
      <w:divsChild>
        <w:div w:id="1535775576">
          <w:marLeft w:val="0"/>
          <w:marRight w:val="0"/>
          <w:marTop w:val="0"/>
          <w:marBottom w:val="0"/>
          <w:divBdr>
            <w:top w:val="none" w:sz="0" w:space="0" w:color="auto"/>
            <w:left w:val="none" w:sz="0" w:space="0" w:color="auto"/>
            <w:bottom w:val="none" w:sz="0" w:space="0" w:color="auto"/>
            <w:right w:val="none" w:sz="0" w:space="0" w:color="auto"/>
          </w:divBdr>
          <w:divsChild>
            <w:div w:id="197083089">
              <w:marLeft w:val="0"/>
              <w:marRight w:val="0"/>
              <w:marTop w:val="0"/>
              <w:marBottom w:val="0"/>
              <w:divBdr>
                <w:top w:val="none" w:sz="0" w:space="0" w:color="auto"/>
                <w:left w:val="none" w:sz="0" w:space="0" w:color="auto"/>
                <w:bottom w:val="none" w:sz="0" w:space="0" w:color="auto"/>
                <w:right w:val="none" w:sz="0" w:space="0" w:color="auto"/>
              </w:divBdr>
              <w:divsChild>
                <w:div w:id="209655857">
                  <w:marLeft w:val="0"/>
                  <w:marRight w:val="0"/>
                  <w:marTop w:val="0"/>
                  <w:marBottom w:val="0"/>
                  <w:divBdr>
                    <w:top w:val="none" w:sz="0" w:space="0" w:color="auto"/>
                    <w:left w:val="none" w:sz="0" w:space="0" w:color="auto"/>
                    <w:bottom w:val="none" w:sz="0" w:space="0" w:color="auto"/>
                    <w:right w:val="none" w:sz="0" w:space="0" w:color="auto"/>
                  </w:divBdr>
                  <w:divsChild>
                    <w:div w:id="3459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41400">
      <w:bodyDiv w:val="1"/>
      <w:marLeft w:val="0"/>
      <w:marRight w:val="0"/>
      <w:marTop w:val="0"/>
      <w:marBottom w:val="0"/>
      <w:divBdr>
        <w:top w:val="none" w:sz="0" w:space="0" w:color="auto"/>
        <w:left w:val="none" w:sz="0" w:space="0" w:color="auto"/>
        <w:bottom w:val="none" w:sz="0" w:space="0" w:color="auto"/>
        <w:right w:val="none" w:sz="0" w:space="0" w:color="auto"/>
      </w:divBdr>
    </w:div>
    <w:div w:id="614944086">
      <w:bodyDiv w:val="1"/>
      <w:marLeft w:val="0"/>
      <w:marRight w:val="0"/>
      <w:marTop w:val="0"/>
      <w:marBottom w:val="0"/>
      <w:divBdr>
        <w:top w:val="none" w:sz="0" w:space="0" w:color="auto"/>
        <w:left w:val="none" w:sz="0" w:space="0" w:color="auto"/>
        <w:bottom w:val="none" w:sz="0" w:space="0" w:color="auto"/>
        <w:right w:val="none" w:sz="0" w:space="0" w:color="auto"/>
      </w:divBdr>
    </w:div>
    <w:div w:id="627662242">
      <w:bodyDiv w:val="1"/>
      <w:marLeft w:val="0"/>
      <w:marRight w:val="0"/>
      <w:marTop w:val="0"/>
      <w:marBottom w:val="0"/>
      <w:divBdr>
        <w:top w:val="none" w:sz="0" w:space="0" w:color="auto"/>
        <w:left w:val="none" w:sz="0" w:space="0" w:color="auto"/>
        <w:bottom w:val="none" w:sz="0" w:space="0" w:color="auto"/>
        <w:right w:val="none" w:sz="0" w:space="0" w:color="auto"/>
      </w:divBdr>
      <w:divsChild>
        <w:div w:id="1913392137">
          <w:marLeft w:val="0"/>
          <w:marRight w:val="0"/>
          <w:marTop w:val="0"/>
          <w:marBottom w:val="0"/>
          <w:divBdr>
            <w:top w:val="none" w:sz="0" w:space="0" w:color="auto"/>
            <w:left w:val="none" w:sz="0" w:space="0" w:color="auto"/>
            <w:bottom w:val="none" w:sz="0" w:space="0" w:color="auto"/>
            <w:right w:val="none" w:sz="0" w:space="0" w:color="auto"/>
          </w:divBdr>
        </w:div>
        <w:div w:id="1207835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670312">
      <w:bodyDiv w:val="1"/>
      <w:marLeft w:val="0"/>
      <w:marRight w:val="0"/>
      <w:marTop w:val="0"/>
      <w:marBottom w:val="0"/>
      <w:divBdr>
        <w:top w:val="none" w:sz="0" w:space="0" w:color="auto"/>
        <w:left w:val="none" w:sz="0" w:space="0" w:color="auto"/>
        <w:bottom w:val="none" w:sz="0" w:space="0" w:color="auto"/>
        <w:right w:val="none" w:sz="0" w:space="0" w:color="auto"/>
      </w:divBdr>
    </w:div>
    <w:div w:id="631012493">
      <w:bodyDiv w:val="1"/>
      <w:marLeft w:val="0"/>
      <w:marRight w:val="0"/>
      <w:marTop w:val="0"/>
      <w:marBottom w:val="0"/>
      <w:divBdr>
        <w:top w:val="none" w:sz="0" w:space="0" w:color="auto"/>
        <w:left w:val="none" w:sz="0" w:space="0" w:color="auto"/>
        <w:bottom w:val="none" w:sz="0" w:space="0" w:color="auto"/>
        <w:right w:val="none" w:sz="0" w:space="0" w:color="auto"/>
      </w:divBdr>
      <w:divsChild>
        <w:div w:id="441070573">
          <w:marLeft w:val="0"/>
          <w:marRight w:val="0"/>
          <w:marTop w:val="0"/>
          <w:marBottom w:val="0"/>
          <w:divBdr>
            <w:top w:val="none" w:sz="0" w:space="0" w:color="auto"/>
            <w:left w:val="none" w:sz="0" w:space="0" w:color="auto"/>
            <w:bottom w:val="none" w:sz="0" w:space="0" w:color="auto"/>
            <w:right w:val="none" w:sz="0" w:space="0" w:color="auto"/>
          </w:divBdr>
        </w:div>
        <w:div w:id="500581540">
          <w:marLeft w:val="0"/>
          <w:marRight w:val="0"/>
          <w:marTop w:val="0"/>
          <w:marBottom w:val="0"/>
          <w:divBdr>
            <w:top w:val="none" w:sz="0" w:space="0" w:color="auto"/>
            <w:left w:val="none" w:sz="0" w:space="0" w:color="auto"/>
            <w:bottom w:val="none" w:sz="0" w:space="0" w:color="auto"/>
            <w:right w:val="none" w:sz="0" w:space="0" w:color="auto"/>
          </w:divBdr>
        </w:div>
        <w:div w:id="1405567071">
          <w:marLeft w:val="0"/>
          <w:marRight w:val="0"/>
          <w:marTop w:val="0"/>
          <w:marBottom w:val="0"/>
          <w:divBdr>
            <w:top w:val="none" w:sz="0" w:space="0" w:color="auto"/>
            <w:left w:val="none" w:sz="0" w:space="0" w:color="auto"/>
            <w:bottom w:val="none" w:sz="0" w:space="0" w:color="auto"/>
            <w:right w:val="none" w:sz="0" w:space="0" w:color="auto"/>
          </w:divBdr>
        </w:div>
      </w:divsChild>
    </w:div>
    <w:div w:id="646859799">
      <w:bodyDiv w:val="1"/>
      <w:marLeft w:val="0"/>
      <w:marRight w:val="0"/>
      <w:marTop w:val="0"/>
      <w:marBottom w:val="0"/>
      <w:divBdr>
        <w:top w:val="none" w:sz="0" w:space="0" w:color="auto"/>
        <w:left w:val="none" w:sz="0" w:space="0" w:color="auto"/>
        <w:bottom w:val="none" w:sz="0" w:space="0" w:color="auto"/>
        <w:right w:val="none" w:sz="0" w:space="0" w:color="auto"/>
      </w:divBdr>
      <w:divsChild>
        <w:div w:id="134663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561709">
      <w:bodyDiv w:val="1"/>
      <w:marLeft w:val="0"/>
      <w:marRight w:val="0"/>
      <w:marTop w:val="0"/>
      <w:marBottom w:val="0"/>
      <w:divBdr>
        <w:top w:val="none" w:sz="0" w:space="0" w:color="auto"/>
        <w:left w:val="none" w:sz="0" w:space="0" w:color="auto"/>
        <w:bottom w:val="none" w:sz="0" w:space="0" w:color="auto"/>
        <w:right w:val="none" w:sz="0" w:space="0" w:color="auto"/>
      </w:divBdr>
    </w:div>
    <w:div w:id="655960177">
      <w:bodyDiv w:val="1"/>
      <w:marLeft w:val="0"/>
      <w:marRight w:val="0"/>
      <w:marTop w:val="0"/>
      <w:marBottom w:val="0"/>
      <w:divBdr>
        <w:top w:val="none" w:sz="0" w:space="0" w:color="auto"/>
        <w:left w:val="none" w:sz="0" w:space="0" w:color="auto"/>
        <w:bottom w:val="none" w:sz="0" w:space="0" w:color="auto"/>
        <w:right w:val="none" w:sz="0" w:space="0" w:color="auto"/>
      </w:divBdr>
    </w:div>
    <w:div w:id="666247547">
      <w:bodyDiv w:val="1"/>
      <w:marLeft w:val="0"/>
      <w:marRight w:val="0"/>
      <w:marTop w:val="0"/>
      <w:marBottom w:val="0"/>
      <w:divBdr>
        <w:top w:val="none" w:sz="0" w:space="0" w:color="auto"/>
        <w:left w:val="none" w:sz="0" w:space="0" w:color="auto"/>
        <w:bottom w:val="none" w:sz="0" w:space="0" w:color="auto"/>
        <w:right w:val="none" w:sz="0" w:space="0" w:color="auto"/>
      </w:divBdr>
    </w:div>
    <w:div w:id="668100574">
      <w:bodyDiv w:val="1"/>
      <w:marLeft w:val="0"/>
      <w:marRight w:val="0"/>
      <w:marTop w:val="0"/>
      <w:marBottom w:val="0"/>
      <w:divBdr>
        <w:top w:val="none" w:sz="0" w:space="0" w:color="auto"/>
        <w:left w:val="none" w:sz="0" w:space="0" w:color="auto"/>
        <w:bottom w:val="none" w:sz="0" w:space="0" w:color="auto"/>
        <w:right w:val="none" w:sz="0" w:space="0" w:color="auto"/>
      </w:divBdr>
      <w:divsChild>
        <w:div w:id="1843007294">
          <w:marLeft w:val="0"/>
          <w:marRight w:val="0"/>
          <w:marTop w:val="0"/>
          <w:marBottom w:val="0"/>
          <w:divBdr>
            <w:top w:val="none" w:sz="0" w:space="0" w:color="auto"/>
            <w:left w:val="none" w:sz="0" w:space="0" w:color="auto"/>
            <w:bottom w:val="none" w:sz="0" w:space="0" w:color="auto"/>
            <w:right w:val="none" w:sz="0" w:space="0" w:color="auto"/>
          </w:divBdr>
        </w:div>
        <w:div w:id="1091897466">
          <w:marLeft w:val="0"/>
          <w:marRight w:val="0"/>
          <w:marTop w:val="0"/>
          <w:marBottom w:val="0"/>
          <w:divBdr>
            <w:top w:val="none" w:sz="0" w:space="0" w:color="auto"/>
            <w:left w:val="none" w:sz="0" w:space="0" w:color="auto"/>
            <w:bottom w:val="none" w:sz="0" w:space="0" w:color="auto"/>
            <w:right w:val="none" w:sz="0" w:space="0" w:color="auto"/>
          </w:divBdr>
        </w:div>
      </w:divsChild>
    </w:div>
    <w:div w:id="671302189">
      <w:bodyDiv w:val="1"/>
      <w:marLeft w:val="0"/>
      <w:marRight w:val="0"/>
      <w:marTop w:val="0"/>
      <w:marBottom w:val="0"/>
      <w:divBdr>
        <w:top w:val="none" w:sz="0" w:space="0" w:color="auto"/>
        <w:left w:val="none" w:sz="0" w:space="0" w:color="auto"/>
        <w:bottom w:val="none" w:sz="0" w:space="0" w:color="auto"/>
        <w:right w:val="none" w:sz="0" w:space="0" w:color="auto"/>
      </w:divBdr>
    </w:div>
    <w:div w:id="673647342">
      <w:bodyDiv w:val="1"/>
      <w:marLeft w:val="0"/>
      <w:marRight w:val="0"/>
      <w:marTop w:val="0"/>
      <w:marBottom w:val="0"/>
      <w:divBdr>
        <w:top w:val="none" w:sz="0" w:space="0" w:color="auto"/>
        <w:left w:val="none" w:sz="0" w:space="0" w:color="auto"/>
        <w:bottom w:val="none" w:sz="0" w:space="0" w:color="auto"/>
        <w:right w:val="none" w:sz="0" w:space="0" w:color="auto"/>
      </w:divBdr>
      <w:divsChild>
        <w:div w:id="30347677">
          <w:marLeft w:val="0"/>
          <w:marRight w:val="0"/>
          <w:marTop w:val="0"/>
          <w:marBottom w:val="0"/>
          <w:divBdr>
            <w:top w:val="none" w:sz="0" w:space="0" w:color="auto"/>
            <w:left w:val="none" w:sz="0" w:space="0" w:color="auto"/>
            <w:bottom w:val="none" w:sz="0" w:space="0" w:color="auto"/>
            <w:right w:val="none" w:sz="0" w:space="0" w:color="auto"/>
          </w:divBdr>
        </w:div>
        <w:div w:id="91048449">
          <w:marLeft w:val="0"/>
          <w:marRight w:val="0"/>
          <w:marTop w:val="0"/>
          <w:marBottom w:val="0"/>
          <w:divBdr>
            <w:top w:val="none" w:sz="0" w:space="0" w:color="auto"/>
            <w:left w:val="none" w:sz="0" w:space="0" w:color="auto"/>
            <w:bottom w:val="none" w:sz="0" w:space="0" w:color="auto"/>
            <w:right w:val="none" w:sz="0" w:space="0" w:color="auto"/>
          </w:divBdr>
        </w:div>
        <w:div w:id="419642143">
          <w:marLeft w:val="0"/>
          <w:marRight w:val="0"/>
          <w:marTop w:val="0"/>
          <w:marBottom w:val="0"/>
          <w:divBdr>
            <w:top w:val="none" w:sz="0" w:space="0" w:color="auto"/>
            <w:left w:val="none" w:sz="0" w:space="0" w:color="auto"/>
            <w:bottom w:val="none" w:sz="0" w:space="0" w:color="auto"/>
            <w:right w:val="none" w:sz="0" w:space="0" w:color="auto"/>
          </w:divBdr>
        </w:div>
        <w:div w:id="449015114">
          <w:marLeft w:val="0"/>
          <w:marRight w:val="0"/>
          <w:marTop w:val="0"/>
          <w:marBottom w:val="0"/>
          <w:divBdr>
            <w:top w:val="none" w:sz="0" w:space="0" w:color="auto"/>
            <w:left w:val="none" w:sz="0" w:space="0" w:color="auto"/>
            <w:bottom w:val="none" w:sz="0" w:space="0" w:color="auto"/>
            <w:right w:val="none" w:sz="0" w:space="0" w:color="auto"/>
          </w:divBdr>
        </w:div>
        <w:div w:id="695931923">
          <w:marLeft w:val="0"/>
          <w:marRight w:val="0"/>
          <w:marTop w:val="0"/>
          <w:marBottom w:val="0"/>
          <w:divBdr>
            <w:top w:val="none" w:sz="0" w:space="0" w:color="auto"/>
            <w:left w:val="none" w:sz="0" w:space="0" w:color="auto"/>
            <w:bottom w:val="none" w:sz="0" w:space="0" w:color="auto"/>
            <w:right w:val="none" w:sz="0" w:space="0" w:color="auto"/>
          </w:divBdr>
        </w:div>
        <w:div w:id="779954105">
          <w:marLeft w:val="0"/>
          <w:marRight w:val="0"/>
          <w:marTop w:val="0"/>
          <w:marBottom w:val="0"/>
          <w:divBdr>
            <w:top w:val="none" w:sz="0" w:space="0" w:color="auto"/>
            <w:left w:val="none" w:sz="0" w:space="0" w:color="auto"/>
            <w:bottom w:val="none" w:sz="0" w:space="0" w:color="auto"/>
            <w:right w:val="none" w:sz="0" w:space="0" w:color="auto"/>
          </w:divBdr>
        </w:div>
        <w:div w:id="830026623">
          <w:marLeft w:val="0"/>
          <w:marRight w:val="0"/>
          <w:marTop w:val="0"/>
          <w:marBottom w:val="0"/>
          <w:divBdr>
            <w:top w:val="none" w:sz="0" w:space="0" w:color="auto"/>
            <w:left w:val="none" w:sz="0" w:space="0" w:color="auto"/>
            <w:bottom w:val="none" w:sz="0" w:space="0" w:color="auto"/>
            <w:right w:val="none" w:sz="0" w:space="0" w:color="auto"/>
          </w:divBdr>
        </w:div>
        <w:div w:id="1030767761">
          <w:marLeft w:val="0"/>
          <w:marRight w:val="0"/>
          <w:marTop w:val="0"/>
          <w:marBottom w:val="0"/>
          <w:divBdr>
            <w:top w:val="none" w:sz="0" w:space="0" w:color="auto"/>
            <w:left w:val="none" w:sz="0" w:space="0" w:color="auto"/>
            <w:bottom w:val="none" w:sz="0" w:space="0" w:color="auto"/>
            <w:right w:val="none" w:sz="0" w:space="0" w:color="auto"/>
          </w:divBdr>
        </w:div>
        <w:div w:id="1693918614">
          <w:marLeft w:val="0"/>
          <w:marRight w:val="0"/>
          <w:marTop w:val="0"/>
          <w:marBottom w:val="0"/>
          <w:divBdr>
            <w:top w:val="none" w:sz="0" w:space="0" w:color="auto"/>
            <w:left w:val="none" w:sz="0" w:space="0" w:color="auto"/>
            <w:bottom w:val="none" w:sz="0" w:space="0" w:color="auto"/>
            <w:right w:val="none" w:sz="0" w:space="0" w:color="auto"/>
          </w:divBdr>
        </w:div>
        <w:div w:id="1773041742">
          <w:marLeft w:val="0"/>
          <w:marRight w:val="0"/>
          <w:marTop w:val="0"/>
          <w:marBottom w:val="0"/>
          <w:divBdr>
            <w:top w:val="none" w:sz="0" w:space="0" w:color="auto"/>
            <w:left w:val="none" w:sz="0" w:space="0" w:color="auto"/>
            <w:bottom w:val="none" w:sz="0" w:space="0" w:color="auto"/>
            <w:right w:val="none" w:sz="0" w:space="0" w:color="auto"/>
          </w:divBdr>
        </w:div>
        <w:div w:id="2058308815">
          <w:marLeft w:val="0"/>
          <w:marRight w:val="0"/>
          <w:marTop w:val="0"/>
          <w:marBottom w:val="0"/>
          <w:divBdr>
            <w:top w:val="none" w:sz="0" w:space="0" w:color="auto"/>
            <w:left w:val="none" w:sz="0" w:space="0" w:color="auto"/>
            <w:bottom w:val="none" w:sz="0" w:space="0" w:color="auto"/>
            <w:right w:val="none" w:sz="0" w:space="0" w:color="auto"/>
          </w:divBdr>
        </w:div>
      </w:divsChild>
    </w:div>
    <w:div w:id="683746931">
      <w:bodyDiv w:val="1"/>
      <w:marLeft w:val="0"/>
      <w:marRight w:val="0"/>
      <w:marTop w:val="0"/>
      <w:marBottom w:val="0"/>
      <w:divBdr>
        <w:top w:val="none" w:sz="0" w:space="0" w:color="auto"/>
        <w:left w:val="none" w:sz="0" w:space="0" w:color="auto"/>
        <w:bottom w:val="none" w:sz="0" w:space="0" w:color="auto"/>
        <w:right w:val="none" w:sz="0" w:space="0" w:color="auto"/>
      </w:divBdr>
    </w:div>
    <w:div w:id="691952583">
      <w:bodyDiv w:val="1"/>
      <w:marLeft w:val="0"/>
      <w:marRight w:val="0"/>
      <w:marTop w:val="0"/>
      <w:marBottom w:val="0"/>
      <w:divBdr>
        <w:top w:val="none" w:sz="0" w:space="0" w:color="auto"/>
        <w:left w:val="none" w:sz="0" w:space="0" w:color="auto"/>
        <w:bottom w:val="none" w:sz="0" w:space="0" w:color="auto"/>
        <w:right w:val="none" w:sz="0" w:space="0" w:color="auto"/>
      </w:divBdr>
    </w:div>
    <w:div w:id="693774015">
      <w:bodyDiv w:val="1"/>
      <w:marLeft w:val="0"/>
      <w:marRight w:val="0"/>
      <w:marTop w:val="0"/>
      <w:marBottom w:val="0"/>
      <w:divBdr>
        <w:top w:val="none" w:sz="0" w:space="0" w:color="auto"/>
        <w:left w:val="none" w:sz="0" w:space="0" w:color="auto"/>
        <w:bottom w:val="none" w:sz="0" w:space="0" w:color="auto"/>
        <w:right w:val="none" w:sz="0" w:space="0" w:color="auto"/>
      </w:divBdr>
    </w:div>
    <w:div w:id="693992547">
      <w:bodyDiv w:val="1"/>
      <w:marLeft w:val="0"/>
      <w:marRight w:val="0"/>
      <w:marTop w:val="0"/>
      <w:marBottom w:val="0"/>
      <w:divBdr>
        <w:top w:val="none" w:sz="0" w:space="0" w:color="auto"/>
        <w:left w:val="none" w:sz="0" w:space="0" w:color="auto"/>
        <w:bottom w:val="none" w:sz="0" w:space="0" w:color="auto"/>
        <w:right w:val="none" w:sz="0" w:space="0" w:color="auto"/>
      </w:divBdr>
      <w:divsChild>
        <w:div w:id="116536604">
          <w:marLeft w:val="1339"/>
          <w:marRight w:val="0"/>
          <w:marTop w:val="0"/>
          <w:marBottom w:val="100"/>
          <w:divBdr>
            <w:top w:val="none" w:sz="0" w:space="0" w:color="auto"/>
            <w:left w:val="none" w:sz="0" w:space="0" w:color="auto"/>
            <w:bottom w:val="none" w:sz="0" w:space="0" w:color="auto"/>
            <w:right w:val="none" w:sz="0" w:space="0" w:color="auto"/>
          </w:divBdr>
        </w:div>
        <w:div w:id="126121097">
          <w:marLeft w:val="893"/>
          <w:marRight w:val="0"/>
          <w:marTop w:val="0"/>
          <w:marBottom w:val="100"/>
          <w:divBdr>
            <w:top w:val="none" w:sz="0" w:space="0" w:color="auto"/>
            <w:left w:val="none" w:sz="0" w:space="0" w:color="auto"/>
            <w:bottom w:val="none" w:sz="0" w:space="0" w:color="auto"/>
            <w:right w:val="none" w:sz="0" w:space="0" w:color="auto"/>
          </w:divBdr>
        </w:div>
        <w:div w:id="385179542">
          <w:marLeft w:val="893"/>
          <w:marRight w:val="0"/>
          <w:marTop w:val="0"/>
          <w:marBottom w:val="100"/>
          <w:divBdr>
            <w:top w:val="none" w:sz="0" w:space="0" w:color="auto"/>
            <w:left w:val="none" w:sz="0" w:space="0" w:color="auto"/>
            <w:bottom w:val="none" w:sz="0" w:space="0" w:color="auto"/>
            <w:right w:val="none" w:sz="0" w:space="0" w:color="auto"/>
          </w:divBdr>
        </w:div>
        <w:div w:id="406196336">
          <w:marLeft w:val="1339"/>
          <w:marRight w:val="0"/>
          <w:marTop w:val="0"/>
          <w:marBottom w:val="100"/>
          <w:divBdr>
            <w:top w:val="none" w:sz="0" w:space="0" w:color="auto"/>
            <w:left w:val="none" w:sz="0" w:space="0" w:color="auto"/>
            <w:bottom w:val="none" w:sz="0" w:space="0" w:color="auto"/>
            <w:right w:val="none" w:sz="0" w:space="0" w:color="auto"/>
          </w:divBdr>
        </w:div>
        <w:div w:id="515079625">
          <w:marLeft w:val="893"/>
          <w:marRight w:val="0"/>
          <w:marTop w:val="0"/>
          <w:marBottom w:val="100"/>
          <w:divBdr>
            <w:top w:val="none" w:sz="0" w:space="0" w:color="auto"/>
            <w:left w:val="none" w:sz="0" w:space="0" w:color="auto"/>
            <w:bottom w:val="none" w:sz="0" w:space="0" w:color="auto"/>
            <w:right w:val="none" w:sz="0" w:space="0" w:color="auto"/>
          </w:divBdr>
        </w:div>
        <w:div w:id="574315248">
          <w:marLeft w:val="1339"/>
          <w:marRight w:val="0"/>
          <w:marTop w:val="0"/>
          <w:marBottom w:val="100"/>
          <w:divBdr>
            <w:top w:val="none" w:sz="0" w:space="0" w:color="auto"/>
            <w:left w:val="none" w:sz="0" w:space="0" w:color="auto"/>
            <w:bottom w:val="none" w:sz="0" w:space="0" w:color="auto"/>
            <w:right w:val="none" w:sz="0" w:space="0" w:color="auto"/>
          </w:divBdr>
        </w:div>
        <w:div w:id="611671227">
          <w:marLeft w:val="173"/>
          <w:marRight w:val="0"/>
          <w:marTop w:val="160"/>
          <w:marBottom w:val="80"/>
          <w:divBdr>
            <w:top w:val="none" w:sz="0" w:space="0" w:color="auto"/>
            <w:left w:val="none" w:sz="0" w:space="0" w:color="auto"/>
            <w:bottom w:val="none" w:sz="0" w:space="0" w:color="auto"/>
            <w:right w:val="none" w:sz="0" w:space="0" w:color="auto"/>
          </w:divBdr>
        </w:div>
        <w:div w:id="624896994">
          <w:marLeft w:val="173"/>
          <w:marRight w:val="0"/>
          <w:marTop w:val="160"/>
          <w:marBottom w:val="80"/>
          <w:divBdr>
            <w:top w:val="none" w:sz="0" w:space="0" w:color="auto"/>
            <w:left w:val="none" w:sz="0" w:space="0" w:color="auto"/>
            <w:bottom w:val="none" w:sz="0" w:space="0" w:color="auto"/>
            <w:right w:val="none" w:sz="0" w:space="0" w:color="auto"/>
          </w:divBdr>
        </w:div>
        <w:div w:id="697240653">
          <w:marLeft w:val="1339"/>
          <w:marRight w:val="0"/>
          <w:marTop w:val="0"/>
          <w:marBottom w:val="100"/>
          <w:divBdr>
            <w:top w:val="none" w:sz="0" w:space="0" w:color="auto"/>
            <w:left w:val="none" w:sz="0" w:space="0" w:color="auto"/>
            <w:bottom w:val="none" w:sz="0" w:space="0" w:color="auto"/>
            <w:right w:val="none" w:sz="0" w:space="0" w:color="auto"/>
          </w:divBdr>
        </w:div>
        <w:div w:id="719747003">
          <w:marLeft w:val="893"/>
          <w:marRight w:val="0"/>
          <w:marTop w:val="0"/>
          <w:marBottom w:val="100"/>
          <w:divBdr>
            <w:top w:val="none" w:sz="0" w:space="0" w:color="auto"/>
            <w:left w:val="none" w:sz="0" w:space="0" w:color="auto"/>
            <w:bottom w:val="none" w:sz="0" w:space="0" w:color="auto"/>
            <w:right w:val="none" w:sz="0" w:space="0" w:color="auto"/>
          </w:divBdr>
        </w:div>
        <w:div w:id="832993406">
          <w:marLeft w:val="173"/>
          <w:marRight w:val="0"/>
          <w:marTop w:val="160"/>
          <w:marBottom w:val="80"/>
          <w:divBdr>
            <w:top w:val="none" w:sz="0" w:space="0" w:color="auto"/>
            <w:left w:val="none" w:sz="0" w:space="0" w:color="auto"/>
            <w:bottom w:val="none" w:sz="0" w:space="0" w:color="auto"/>
            <w:right w:val="none" w:sz="0" w:space="0" w:color="auto"/>
          </w:divBdr>
        </w:div>
        <w:div w:id="976957076">
          <w:marLeft w:val="1339"/>
          <w:marRight w:val="0"/>
          <w:marTop w:val="0"/>
          <w:marBottom w:val="100"/>
          <w:divBdr>
            <w:top w:val="none" w:sz="0" w:space="0" w:color="auto"/>
            <w:left w:val="none" w:sz="0" w:space="0" w:color="auto"/>
            <w:bottom w:val="none" w:sz="0" w:space="0" w:color="auto"/>
            <w:right w:val="none" w:sz="0" w:space="0" w:color="auto"/>
          </w:divBdr>
        </w:div>
        <w:div w:id="1455563132">
          <w:marLeft w:val="893"/>
          <w:marRight w:val="0"/>
          <w:marTop w:val="0"/>
          <w:marBottom w:val="100"/>
          <w:divBdr>
            <w:top w:val="none" w:sz="0" w:space="0" w:color="auto"/>
            <w:left w:val="none" w:sz="0" w:space="0" w:color="auto"/>
            <w:bottom w:val="none" w:sz="0" w:space="0" w:color="auto"/>
            <w:right w:val="none" w:sz="0" w:space="0" w:color="auto"/>
          </w:divBdr>
        </w:div>
        <w:div w:id="1546133901">
          <w:marLeft w:val="1339"/>
          <w:marRight w:val="0"/>
          <w:marTop w:val="0"/>
          <w:marBottom w:val="100"/>
          <w:divBdr>
            <w:top w:val="none" w:sz="0" w:space="0" w:color="auto"/>
            <w:left w:val="none" w:sz="0" w:space="0" w:color="auto"/>
            <w:bottom w:val="none" w:sz="0" w:space="0" w:color="auto"/>
            <w:right w:val="none" w:sz="0" w:space="0" w:color="auto"/>
          </w:divBdr>
        </w:div>
        <w:div w:id="1860853217">
          <w:marLeft w:val="173"/>
          <w:marRight w:val="0"/>
          <w:marTop w:val="160"/>
          <w:marBottom w:val="80"/>
          <w:divBdr>
            <w:top w:val="none" w:sz="0" w:space="0" w:color="auto"/>
            <w:left w:val="none" w:sz="0" w:space="0" w:color="auto"/>
            <w:bottom w:val="none" w:sz="0" w:space="0" w:color="auto"/>
            <w:right w:val="none" w:sz="0" w:space="0" w:color="auto"/>
          </w:divBdr>
        </w:div>
        <w:div w:id="2111197650">
          <w:marLeft w:val="893"/>
          <w:marRight w:val="0"/>
          <w:marTop w:val="0"/>
          <w:marBottom w:val="100"/>
          <w:divBdr>
            <w:top w:val="none" w:sz="0" w:space="0" w:color="auto"/>
            <w:left w:val="none" w:sz="0" w:space="0" w:color="auto"/>
            <w:bottom w:val="none" w:sz="0" w:space="0" w:color="auto"/>
            <w:right w:val="none" w:sz="0" w:space="0" w:color="auto"/>
          </w:divBdr>
        </w:div>
        <w:div w:id="2125343445">
          <w:marLeft w:val="1339"/>
          <w:marRight w:val="0"/>
          <w:marTop w:val="0"/>
          <w:marBottom w:val="100"/>
          <w:divBdr>
            <w:top w:val="none" w:sz="0" w:space="0" w:color="auto"/>
            <w:left w:val="none" w:sz="0" w:space="0" w:color="auto"/>
            <w:bottom w:val="none" w:sz="0" w:space="0" w:color="auto"/>
            <w:right w:val="none" w:sz="0" w:space="0" w:color="auto"/>
          </w:divBdr>
        </w:div>
      </w:divsChild>
    </w:div>
    <w:div w:id="699430417">
      <w:bodyDiv w:val="1"/>
      <w:marLeft w:val="0"/>
      <w:marRight w:val="0"/>
      <w:marTop w:val="0"/>
      <w:marBottom w:val="0"/>
      <w:divBdr>
        <w:top w:val="none" w:sz="0" w:space="0" w:color="auto"/>
        <w:left w:val="none" w:sz="0" w:space="0" w:color="auto"/>
        <w:bottom w:val="none" w:sz="0" w:space="0" w:color="auto"/>
        <w:right w:val="none" w:sz="0" w:space="0" w:color="auto"/>
      </w:divBdr>
    </w:div>
    <w:div w:id="707414613">
      <w:bodyDiv w:val="1"/>
      <w:marLeft w:val="0"/>
      <w:marRight w:val="0"/>
      <w:marTop w:val="0"/>
      <w:marBottom w:val="0"/>
      <w:divBdr>
        <w:top w:val="none" w:sz="0" w:space="0" w:color="auto"/>
        <w:left w:val="none" w:sz="0" w:space="0" w:color="auto"/>
        <w:bottom w:val="none" w:sz="0" w:space="0" w:color="auto"/>
        <w:right w:val="none" w:sz="0" w:space="0" w:color="auto"/>
      </w:divBdr>
    </w:div>
    <w:div w:id="717778132">
      <w:bodyDiv w:val="1"/>
      <w:marLeft w:val="0"/>
      <w:marRight w:val="0"/>
      <w:marTop w:val="0"/>
      <w:marBottom w:val="0"/>
      <w:divBdr>
        <w:top w:val="none" w:sz="0" w:space="0" w:color="auto"/>
        <w:left w:val="none" w:sz="0" w:space="0" w:color="auto"/>
        <w:bottom w:val="none" w:sz="0" w:space="0" w:color="auto"/>
        <w:right w:val="none" w:sz="0" w:space="0" w:color="auto"/>
      </w:divBdr>
    </w:div>
    <w:div w:id="718433000">
      <w:bodyDiv w:val="1"/>
      <w:marLeft w:val="0"/>
      <w:marRight w:val="0"/>
      <w:marTop w:val="0"/>
      <w:marBottom w:val="0"/>
      <w:divBdr>
        <w:top w:val="none" w:sz="0" w:space="0" w:color="auto"/>
        <w:left w:val="none" w:sz="0" w:space="0" w:color="auto"/>
        <w:bottom w:val="none" w:sz="0" w:space="0" w:color="auto"/>
        <w:right w:val="none" w:sz="0" w:space="0" w:color="auto"/>
      </w:divBdr>
    </w:div>
    <w:div w:id="720010790">
      <w:bodyDiv w:val="1"/>
      <w:marLeft w:val="0"/>
      <w:marRight w:val="0"/>
      <w:marTop w:val="0"/>
      <w:marBottom w:val="0"/>
      <w:divBdr>
        <w:top w:val="none" w:sz="0" w:space="0" w:color="auto"/>
        <w:left w:val="none" w:sz="0" w:space="0" w:color="auto"/>
        <w:bottom w:val="none" w:sz="0" w:space="0" w:color="auto"/>
        <w:right w:val="none" w:sz="0" w:space="0" w:color="auto"/>
      </w:divBdr>
    </w:div>
    <w:div w:id="722604579">
      <w:bodyDiv w:val="1"/>
      <w:marLeft w:val="0"/>
      <w:marRight w:val="0"/>
      <w:marTop w:val="0"/>
      <w:marBottom w:val="0"/>
      <w:divBdr>
        <w:top w:val="none" w:sz="0" w:space="0" w:color="auto"/>
        <w:left w:val="none" w:sz="0" w:space="0" w:color="auto"/>
        <w:bottom w:val="none" w:sz="0" w:space="0" w:color="auto"/>
        <w:right w:val="none" w:sz="0" w:space="0" w:color="auto"/>
      </w:divBdr>
    </w:div>
    <w:div w:id="727608822">
      <w:bodyDiv w:val="1"/>
      <w:marLeft w:val="0"/>
      <w:marRight w:val="0"/>
      <w:marTop w:val="0"/>
      <w:marBottom w:val="0"/>
      <w:divBdr>
        <w:top w:val="none" w:sz="0" w:space="0" w:color="auto"/>
        <w:left w:val="none" w:sz="0" w:space="0" w:color="auto"/>
        <w:bottom w:val="none" w:sz="0" w:space="0" w:color="auto"/>
        <w:right w:val="none" w:sz="0" w:space="0" w:color="auto"/>
      </w:divBdr>
    </w:div>
    <w:div w:id="729889459">
      <w:bodyDiv w:val="1"/>
      <w:marLeft w:val="0"/>
      <w:marRight w:val="0"/>
      <w:marTop w:val="0"/>
      <w:marBottom w:val="0"/>
      <w:divBdr>
        <w:top w:val="none" w:sz="0" w:space="0" w:color="auto"/>
        <w:left w:val="none" w:sz="0" w:space="0" w:color="auto"/>
        <w:bottom w:val="none" w:sz="0" w:space="0" w:color="auto"/>
        <w:right w:val="none" w:sz="0" w:space="0" w:color="auto"/>
      </w:divBdr>
      <w:divsChild>
        <w:div w:id="234124108">
          <w:marLeft w:val="0"/>
          <w:marRight w:val="0"/>
          <w:marTop w:val="0"/>
          <w:marBottom w:val="0"/>
          <w:divBdr>
            <w:top w:val="none" w:sz="0" w:space="0" w:color="auto"/>
            <w:left w:val="none" w:sz="0" w:space="0" w:color="auto"/>
            <w:bottom w:val="none" w:sz="0" w:space="0" w:color="auto"/>
            <w:right w:val="none" w:sz="0" w:space="0" w:color="auto"/>
          </w:divBdr>
          <w:divsChild>
            <w:div w:id="570389165">
              <w:marLeft w:val="0"/>
              <w:marRight w:val="0"/>
              <w:marTop w:val="0"/>
              <w:marBottom w:val="0"/>
              <w:divBdr>
                <w:top w:val="none" w:sz="0" w:space="0" w:color="auto"/>
                <w:left w:val="none" w:sz="0" w:space="0" w:color="auto"/>
                <w:bottom w:val="none" w:sz="0" w:space="0" w:color="auto"/>
                <w:right w:val="none" w:sz="0" w:space="0" w:color="auto"/>
              </w:divBdr>
              <w:divsChild>
                <w:div w:id="1718629621">
                  <w:marLeft w:val="0"/>
                  <w:marRight w:val="0"/>
                  <w:marTop w:val="0"/>
                  <w:marBottom w:val="0"/>
                  <w:divBdr>
                    <w:top w:val="none" w:sz="0" w:space="0" w:color="auto"/>
                    <w:left w:val="none" w:sz="0" w:space="0" w:color="auto"/>
                    <w:bottom w:val="none" w:sz="0" w:space="0" w:color="auto"/>
                    <w:right w:val="none" w:sz="0" w:space="0" w:color="auto"/>
                  </w:divBdr>
                  <w:divsChild>
                    <w:div w:id="1282421713">
                      <w:marLeft w:val="0"/>
                      <w:marRight w:val="0"/>
                      <w:marTop w:val="0"/>
                      <w:marBottom w:val="0"/>
                      <w:divBdr>
                        <w:top w:val="none" w:sz="0" w:space="0" w:color="auto"/>
                        <w:left w:val="none" w:sz="0" w:space="0" w:color="auto"/>
                        <w:bottom w:val="none" w:sz="0" w:space="0" w:color="auto"/>
                        <w:right w:val="none" w:sz="0" w:space="0" w:color="auto"/>
                      </w:divBdr>
                    </w:div>
                  </w:divsChild>
                </w:div>
                <w:div w:id="1899970641">
                  <w:marLeft w:val="0"/>
                  <w:marRight w:val="0"/>
                  <w:marTop w:val="0"/>
                  <w:marBottom w:val="0"/>
                  <w:divBdr>
                    <w:top w:val="none" w:sz="0" w:space="0" w:color="auto"/>
                    <w:left w:val="none" w:sz="0" w:space="0" w:color="auto"/>
                    <w:bottom w:val="none" w:sz="0" w:space="0" w:color="auto"/>
                    <w:right w:val="none" w:sz="0" w:space="0" w:color="auto"/>
                  </w:divBdr>
                  <w:divsChild>
                    <w:div w:id="915478202">
                      <w:marLeft w:val="0"/>
                      <w:marRight w:val="0"/>
                      <w:marTop w:val="0"/>
                      <w:marBottom w:val="0"/>
                      <w:divBdr>
                        <w:top w:val="none" w:sz="0" w:space="0" w:color="auto"/>
                        <w:left w:val="none" w:sz="0" w:space="0" w:color="auto"/>
                        <w:bottom w:val="none" w:sz="0" w:space="0" w:color="auto"/>
                        <w:right w:val="none" w:sz="0" w:space="0" w:color="auto"/>
                      </w:divBdr>
                    </w:div>
                  </w:divsChild>
                </w:div>
                <w:div w:id="970865158">
                  <w:marLeft w:val="0"/>
                  <w:marRight w:val="0"/>
                  <w:marTop w:val="0"/>
                  <w:marBottom w:val="0"/>
                  <w:divBdr>
                    <w:top w:val="none" w:sz="0" w:space="0" w:color="auto"/>
                    <w:left w:val="none" w:sz="0" w:space="0" w:color="auto"/>
                    <w:bottom w:val="none" w:sz="0" w:space="0" w:color="auto"/>
                    <w:right w:val="none" w:sz="0" w:space="0" w:color="auto"/>
                  </w:divBdr>
                  <w:divsChild>
                    <w:div w:id="342169666">
                      <w:marLeft w:val="0"/>
                      <w:marRight w:val="0"/>
                      <w:marTop w:val="0"/>
                      <w:marBottom w:val="0"/>
                      <w:divBdr>
                        <w:top w:val="none" w:sz="0" w:space="0" w:color="auto"/>
                        <w:left w:val="none" w:sz="0" w:space="0" w:color="auto"/>
                        <w:bottom w:val="none" w:sz="0" w:space="0" w:color="auto"/>
                        <w:right w:val="none" w:sz="0" w:space="0" w:color="auto"/>
                      </w:divBdr>
                      <w:divsChild>
                        <w:div w:id="67964759">
                          <w:marLeft w:val="0"/>
                          <w:marRight w:val="0"/>
                          <w:marTop w:val="0"/>
                          <w:marBottom w:val="0"/>
                          <w:divBdr>
                            <w:top w:val="none" w:sz="0" w:space="0" w:color="auto"/>
                            <w:left w:val="none" w:sz="0" w:space="0" w:color="auto"/>
                            <w:bottom w:val="none" w:sz="0" w:space="0" w:color="auto"/>
                            <w:right w:val="none" w:sz="0" w:space="0" w:color="auto"/>
                          </w:divBdr>
                        </w:div>
                        <w:div w:id="20662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60449">
          <w:marLeft w:val="0"/>
          <w:marRight w:val="0"/>
          <w:marTop w:val="0"/>
          <w:marBottom w:val="0"/>
          <w:divBdr>
            <w:top w:val="none" w:sz="0" w:space="0" w:color="auto"/>
            <w:left w:val="none" w:sz="0" w:space="0" w:color="auto"/>
            <w:bottom w:val="none" w:sz="0" w:space="0" w:color="auto"/>
            <w:right w:val="none" w:sz="0" w:space="0" w:color="auto"/>
          </w:divBdr>
          <w:divsChild>
            <w:div w:id="1519274554">
              <w:marLeft w:val="0"/>
              <w:marRight w:val="0"/>
              <w:marTop w:val="0"/>
              <w:marBottom w:val="0"/>
              <w:divBdr>
                <w:top w:val="none" w:sz="0" w:space="0" w:color="auto"/>
                <w:left w:val="none" w:sz="0" w:space="0" w:color="auto"/>
                <w:bottom w:val="none" w:sz="0" w:space="0" w:color="auto"/>
                <w:right w:val="none" w:sz="0" w:space="0" w:color="auto"/>
              </w:divBdr>
              <w:divsChild>
                <w:div w:id="2115054590">
                  <w:marLeft w:val="0"/>
                  <w:marRight w:val="0"/>
                  <w:marTop w:val="0"/>
                  <w:marBottom w:val="0"/>
                  <w:divBdr>
                    <w:top w:val="none" w:sz="0" w:space="0" w:color="auto"/>
                    <w:left w:val="none" w:sz="0" w:space="0" w:color="auto"/>
                    <w:bottom w:val="none" w:sz="0" w:space="0" w:color="auto"/>
                    <w:right w:val="none" w:sz="0" w:space="0" w:color="auto"/>
                  </w:divBdr>
                  <w:divsChild>
                    <w:div w:id="1559706965">
                      <w:marLeft w:val="0"/>
                      <w:marRight w:val="0"/>
                      <w:marTop w:val="0"/>
                      <w:marBottom w:val="0"/>
                      <w:divBdr>
                        <w:top w:val="none" w:sz="0" w:space="0" w:color="auto"/>
                        <w:left w:val="none" w:sz="0" w:space="0" w:color="auto"/>
                        <w:bottom w:val="none" w:sz="0" w:space="0" w:color="auto"/>
                        <w:right w:val="none" w:sz="0" w:space="0" w:color="auto"/>
                      </w:divBdr>
                    </w:div>
                  </w:divsChild>
                </w:div>
                <w:div w:id="1202791782">
                  <w:marLeft w:val="0"/>
                  <w:marRight w:val="0"/>
                  <w:marTop w:val="0"/>
                  <w:marBottom w:val="0"/>
                  <w:divBdr>
                    <w:top w:val="none" w:sz="0" w:space="0" w:color="auto"/>
                    <w:left w:val="none" w:sz="0" w:space="0" w:color="auto"/>
                    <w:bottom w:val="none" w:sz="0" w:space="0" w:color="auto"/>
                    <w:right w:val="none" w:sz="0" w:space="0" w:color="auto"/>
                  </w:divBdr>
                  <w:divsChild>
                    <w:div w:id="969284415">
                      <w:marLeft w:val="0"/>
                      <w:marRight w:val="0"/>
                      <w:marTop w:val="0"/>
                      <w:marBottom w:val="0"/>
                      <w:divBdr>
                        <w:top w:val="none" w:sz="0" w:space="0" w:color="auto"/>
                        <w:left w:val="none" w:sz="0" w:space="0" w:color="auto"/>
                        <w:bottom w:val="none" w:sz="0" w:space="0" w:color="auto"/>
                        <w:right w:val="none" w:sz="0" w:space="0" w:color="auto"/>
                      </w:divBdr>
                    </w:div>
                  </w:divsChild>
                </w:div>
                <w:div w:id="2131431824">
                  <w:marLeft w:val="0"/>
                  <w:marRight w:val="0"/>
                  <w:marTop w:val="0"/>
                  <w:marBottom w:val="0"/>
                  <w:divBdr>
                    <w:top w:val="none" w:sz="0" w:space="0" w:color="auto"/>
                    <w:left w:val="none" w:sz="0" w:space="0" w:color="auto"/>
                    <w:bottom w:val="none" w:sz="0" w:space="0" w:color="auto"/>
                    <w:right w:val="none" w:sz="0" w:space="0" w:color="auto"/>
                  </w:divBdr>
                  <w:divsChild>
                    <w:div w:id="1462383970">
                      <w:marLeft w:val="0"/>
                      <w:marRight w:val="0"/>
                      <w:marTop w:val="0"/>
                      <w:marBottom w:val="0"/>
                      <w:divBdr>
                        <w:top w:val="none" w:sz="0" w:space="0" w:color="auto"/>
                        <w:left w:val="none" w:sz="0" w:space="0" w:color="auto"/>
                        <w:bottom w:val="none" w:sz="0" w:space="0" w:color="auto"/>
                        <w:right w:val="none" w:sz="0" w:space="0" w:color="auto"/>
                      </w:divBdr>
                      <w:divsChild>
                        <w:div w:id="1444030643">
                          <w:marLeft w:val="0"/>
                          <w:marRight w:val="0"/>
                          <w:marTop w:val="0"/>
                          <w:marBottom w:val="0"/>
                          <w:divBdr>
                            <w:top w:val="none" w:sz="0" w:space="0" w:color="auto"/>
                            <w:left w:val="none" w:sz="0" w:space="0" w:color="auto"/>
                            <w:bottom w:val="none" w:sz="0" w:space="0" w:color="auto"/>
                            <w:right w:val="none" w:sz="0" w:space="0" w:color="auto"/>
                          </w:divBdr>
                        </w:div>
                        <w:div w:id="1808740960">
                          <w:marLeft w:val="0"/>
                          <w:marRight w:val="0"/>
                          <w:marTop w:val="0"/>
                          <w:marBottom w:val="0"/>
                          <w:divBdr>
                            <w:top w:val="none" w:sz="0" w:space="0" w:color="auto"/>
                            <w:left w:val="none" w:sz="0" w:space="0" w:color="auto"/>
                            <w:bottom w:val="none" w:sz="0" w:space="0" w:color="auto"/>
                            <w:right w:val="none" w:sz="0" w:space="0" w:color="auto"/>
                          </w:divBdr>
                        </w:div>
                        <w:div w:id="31873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467191">
      <w:bodyDiv w:val="1"/>
      <w:marLeft w:val="0"/>
      <w:marRight w:val="0"/>
      <w:marTop w:val="0"/>
      <w:marBottom w:val="0"/>
      <w:divBdr>
        <w:top w:val="none" w:sz="0" w:space="0" w:color="auto"/>
        <w:left w:val="none" w:sz="0" w:space="0" w:color="auto"/>
        <w:bottom w:val="none" w:sz="0" w:space="0" w:color="auto"/>
        <w:right w:val="none" w:sz="0" w:space="0" w:color="auto"/>
      </w:divBdr>
    </w:div>
    <w:div w:id="735781346">
      <w:bodyDiv w:val="1"/>
      <w:marLeft w:val="0"/>
      <w:marRight w:val="0"/>
      <w:marTop w:val="0"/>
      <w:marBottom w:val="0"/>
      <w:divBdr>
        <w:top w:val="none" w:sz="0" w:space="0" w:color="auto"/>
        <w:left w:val="none" w:sz="0" w:space="0" w:color="auto"/>
        <w:bottom w:val="none" w:sz="0" w:space="0" w:color="auto"/>
        <w:right w:val="none" w:sz="0" w:space="0" w:color="auto"/>
      </w:divBdr>
    </w:div>
    <w:div w:id="741488280">
      <w:bodyDiv w:val="1"/>
      <w:marLeft w:val="0"/>
      <w:marRight w:val="0"/>
      <w:marTop w:val="0"/>
      <w:marBottom w:val="0"/>
      <w:divBdr>
        <w:top w:val="none" w:sz="0" w:space="0" w:color="auto"/>
        <w:left w:val="none" w:sz="0" w:space="0" w:color="auto"/>
        <w:bottom w:val="none" w:sz="0" w:space="0" w:color="auto"/>
        <w:right w:val="none" w:sz="0" w:space="0" w:color="auto"/>
      </w:divBdr>
      <w:divsChild>
        <w:div w:id="1112434392">
          <w:marLeft w:val="0"/>
          <w:marRight w:val="0"/>
          <w:marTop w:val="0"/>
          <w:marBottom w:val="0"/>
          <w:divBdr>
            <w:top w:val="none" w:sz="0" w:space="0" w:color="auto"/>
            <w:left w:val="none" w:sz="0" w:space="0" w:color="auto"/>
            <w:bottom w:val="none" w:sz="0" w:space="0" w:color="auto"/>
            <w:right w:val="none" w:sz="0" w:space="0" w:color="auto"/>
          </w:divBdr>
        </w:div>
        <w:div w:id="71852588">
          <w:marLeft w:val="0"/>
          <w:marRight w:val="0"/>
          <w:marTop w:val="0"/>
          <w:marBottom w:val="0"/>
          <w:divBdr>
            <w:top w:val="none" w:sz="0" w:space="0" w:color="auto"/>
            <w:left w:val="none" w:sz="0" w:space="0" w:color="auto"/>
            <w:bottom w:val="none" w:sz="0" w:space="0" w:color="auto"/>
            <w:right w:val="none" w:sz="0" w:space="0" w:color="auto"/>
          </w:divBdr>
        </w:div>
        <w:div w:id="1169907295">
          <w:marLeft w:val="0"/>
          <w:marRight w:val="0"/>
          <w:marTop w:val="0"/>
          <w:marBottom w:val="0"/>
          <w:divBdr>
            <w:top w:val="none" w:sz="0" w:space="0" w:color="auto"/>
            <w:left w:val="none" w:sz="0" w:space="0" w:color="auto"/>
            <w:bottom w:val="none" w:sz="0" w:space="0" w:color="auto"/>
            <w:right w:val="none" w:sz="0" w:space="0" w:color="auto"/>
          </w:divBdr>
        </w:div>
        <w:div w:id="426971681">
          <w:marLeft w:val="0"/>
          <w:marRight w:val="0"/>
          <w:marTop w:val="0"/>
          <w:marBottom w:val="0"/>
          <w:divBdr>
            <w:top w:val="none" w:sz="0" w:space="0" w:color="auto"/>
            <w:left w:val="none" w:sz="0" w:space="0" w:color="auto"/>
            <w:bottom w:val="none" w:sz="0" w:space="0" w:color="auto"/>
            <w:right w:val="none" w:sz="0" w:space="0" w:color="auto"/>
          </w:divBdr>
        </w:div>
        <w:div w:id="2057195386">
          <w:marLeft w:val="0"/>
          <w:marRight w:val="0"/>
          <w:marTop w:val="0"/>
          <w:marBottom w:val="0"/>
          <w:divBdr>
            <w:top w:val="none" w:sz="0" w:space="0" w:color="auto"/>
            <w:left w:val="none" w:sz="0" w:space="0" w:color="auto"/>
            <w:bottom w:val="none" w:sz="0" w:space="0" w:color="auto"/>
            <w:right w:val="none" w:sz="0" w:space="0" w:color="auto"/>
          </w:divBdr>
        </w:div>
      </w:divsChild>
    </w:div>
    <w:div w:id="746458043">
      <w:bodyDiv w:val="1"/>
      <w:marLeft w:val="0"/>
      <w:marRight w:val="0"/>
      <w:marTop w:val="0"/>
      <w:marBottom w:val="0"/>
      <w:divBdr>
        <w:top w:val="none" w:sz="0" w:space="0" w:color="auto"/>
        <w:left w:val="none" w:sz="0" w:space="0" w:color="auto"/>
        <w:bottom w:val="none" w:sz="0" w:space="0" w:color="auto"/>
        <w:right w:val="none" w:sz="0" w:space="0" w:color="auto"/>
      </w:divBdr>
    </w:div>
    <w:div w:id="749424954">
      <w:bodyDiv w:val="1"/>
      <w:marLeft w:val="0"/>
      <w:marRight w:val="0"/>
      <w:marTop w:val="0"/>
      <w:marBottom w:val="0"/>
      <w:divBdr>
        <w:top w:val="none" w:sz="0" w:space="0" w:color="auto"/>
        <w:left w:val="none" w:sz="0" w:space="0" w:color="auto"/>
        <w:bottom w:val="none" w:sz="0" w:space="0" w:color="auto"/>
        <w:right w:val="none" w:sz="0" w:space="0" w:color="auto"/>
      </w:divBdr>
    </w:div>
    <w:div w:id="754981606">
      <w:bodyDiv w:val="1"/>
      <w:marLeft w:val="0"/>
      <w:marRight w:val="0"/>
      <w:marTop w:val="0"/>
      <w:marBottom w:val="0"/>
      <w:divBdr>
        <w:top w:val="none" w:sz="0" w:space="0" w:color="auto"/>
        <w:left w:val="none" w:sz="0" w:space="0" w:color="auto"/>
        <w:bottom w:val="none" w:sz="0" w:space="0" w:color="auto"/>
        <w:right w:val="none" w:sz="0" w:space="0" w:color="auto"/>
      </w:divBdr>
      <w:divsChild>
        <w:div w:id="587348220">
          <w:marLeft w:val="0"/>
          <w:marRight w:val="0"/>
          <w:marTop w:val="0"/>
          <w:marBottom w:val="0"/>
          <w:divBdr>
            <w:top w:val="none" w:sz="0" w:space="0" w:color="auto"/>
            <w:left w:val="none" w:sz="0" w:space="0" w:color="auto"/>
            <w:bottom w:val="none" w:sz="0" w:space="0" w:color="auto"/>
            <w:right w:val="none" w:sz="0" w:space="0" w:color="auto"/>
          </w:divBdr>
          <w:divsChild>
            <w:div w:id="834303292">
              <w:marLeft w:val="0"/>
              <w:marRight w:val="0"/>
              <w:marTop w:val="0"/>
              <w:marBottom w:val="0"/>
              <w:divBdr>
                <w:top w:val="none" w:sz="0" w:space="0" w:color="auto"/>
                <w:left w:val="none" w:sz="0" w:space="0" w:color="auto"/>
                <w:bottom w:val="none" w:sz="0" w:space="0" w:color="auto"/>
                <w:right w:val="none" w:sz="0" w:space="0" w:color="auto"/>
              </w:divBdr>
            </w:div>
            <w:div w:id="1339695354">
              <w:marLeft w:val="0"/>
              <w:marRight w:val="0"/>
              <w:marTop w:val="0"/>
              <w:marBottom w:val="0"/>
              <w:divBdr>
                <w:top w:val="none" w:sz="0" w:space="0" w:color="auto"/>
                <w:left w:val="none" w:sz="0" w:space="0" w:color="auto"/>
                <w:bottom w:val="none" w:sz="0" w:space="0" w:color="auto"/>
                <w:right w:val="none" w:sz="0" w:space="0" w:color="auto"/>
              </w:divBdr>
              <w:divsChild>
                <w:div w:id="394358126">
                  <w:marLeft w:val="0"/>
                  <w:marRight w:val="0"/>
                  <w:marTop w:val="0"/>
                  <w:marBottom w:val="0"/>
                  <w:divBdr>
                    <w:top w:val="none" w:sz="0" w:space="0" w:color="auto"/>
                    <w:left w:val="none" w:sz="0" w:space="0" w:color="auto"/>
                    <w:bottom w:val="none" w:sz="0" w:space="0" w:color="auto"/>
                    <w:right w:val="none" w:sz="0" w:space="0" w:color="auto"/>
                  </w:divBdr>
                  <w:divsChild>
                    <w:div w:id="652030913">
                      <w:marLeft w:val="0"/>
                      <w:marRight w:val="0"/>
                      <w:marTop w:val="0"/>
                      <w:marBottom w:val="0"/>
                      <w:divBdr>
                        <w:top w:val="none" w:sz="0" w:space="0" w:color="auto"/>
                        <w:left w:val="none" w:sz="0" w:space="0" w:color="auto"/>
                        <w:bottom w:val="none" w:sz="0" w:space="0" w:color="auto"/>
                        <w:right w:val="none" w:sz="0" w:space="0" w:color="auto"/>
                      </w:divBdr>
                      <w:divsChild>
                        <w:div w:id="7940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844486">
          <w:marLeft w:val="0"/>
          <w:marRight w:val="0"/>
          <w:marTop w:val="0"/>
          <w:marBottom w:val="0"/>
          <w:divBdr>
            <w:top w:val="none" w:sz="0" w:space="0" w:color="auto"/>
            <w:left w:val="none" w:sz="0" w:space="0" w:color="auto"/>
            <w:bottom w:val="none" w:sz="0" w:space="0" w:color="auto"/>
            <w:right w:val="none" w:sz="0" w:space="0" w:color="auto"/>
          </w:divBdr>
          <w:divsChild>
            <w:div w:id="897284395">
              <w:marLeft w:val="0"/>
              <w:marRight w:val="0"/>
              <w:marTop w:val="0"/>
              <w:marBottom w:val="0"/>
              <w:divBdr>
                <w:top w:val="none" w:sz="0" w:space="0" w:color="auto"/>
                <w:left w:val="none" w:sz="0" w:space="0" w:color="auto"/>
                <w:bottom w:val="none" w:sz="0" w:space="0" w:color="auto"/>
                <w:right w:val="none" w:sz="0" w:space="0" w:color="auto"/>
              </w:divBdr>
            </w:div>
            <w:div w:id="1510677268">
              <w:marLeft w:val="0"/>
              <w:marRight w:val="0"/>
              <w:marTop w:val="0"/>
              <w:marBottom w:val="0"/>
              <w:divBdr>
                <w:top w:val="none" w:sz="0" w:space="0" w:color="auto"/>
                <w:left w:val="none" w:sz="0" w:space="0" w:color="auto"/>
                <w:bottom w:val="none" w:sz="0" w:space="0" w:color="auto"/>
                <w:right w:val="none" w:sz="0" w:space="0" w:color="auto"/>
              </w:divBdr>
              <w:divsChild>
                <w:div w:id="55016072">
                  <w:marLeft w:val="0"/>
                  <w:marRight w:val="0"/>
                  <w:marTop w:val="0"/>
                  <w:marBottom w:val="0"/>
                  <w:divBdr>
                    <w:top w:val="none" w:sz="0" w:space="0" w:color="auto"/>
                    <w:left w:val="none" w:sz="0" w:space="0" w:color="auto"/>
                    <w:bottom w:val="none" w:sz="0" w:space="0" w:color="auto"/>
                    <w:right w:val="none" w:sz="0" w:space="0" w:color="auto"/>
                  </w:divBdr>
                  <w:divsChild>
                    <w:div w:id="887110150">
                      <w:marLeft w:val="0"/>
                      <w:marRight w:val="0"/>
                      <w:marTop w:val="0"/>
                      <w:marBottom w:val="0"/>
                      <w:divBdr>
                        <w:top w:val="none" w:sz="0" w:space="0" w:color="auto"/>
                        <w:left w:val="none" w:sz="0" w:space="0" w:color="auto"/>
                        <w:bottom w:val="none" w:sz="0" w:space="0" w:color="auto"/>
                        <w:right w:val="none" w:sz="0" w:space="0" w:color="auto"/>
                      </w:divBdr>
                      <w:divsChild>
                        <w:div w:id="495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04535">
          <w:marLeft w:val="0"/>
          <w:marRight w:val="0"/>
          <w:marTop w:val="0"/>
          <w:marBottom w:val="0"/>
          <w:divBdr>
            <w:top w:val="none" w:sz="0" w:space="0" w:color="auto"/>
            <w:left w:val="none" w:sz="0" w:space="0" w:color="auto"/>
            <w:bottom w:val="none" w:sz="0" w:space="0" w:color="auto"/>
            <w:right w:val="none" w:sz="0" w:space="0" w:color="auto"/>
          </w:divBdr>
          <w:divsChild>
            <w:div w:id="2049991190">
              <w:marLeft w:val="0"/>
              <w:marRight w:val="0"/>
              <w:marTop w:val="0"/>
              <w:marBottom w:val="0"/>
              <w:divBdr>
                <w:top w:val="none" w:sz="0" w:space="0" w:color="auto"/>
                <w:left w:val="none" w:sz="0" w:space="0" w:color="auto"/>
                <w:bottom w:val="none" w:sz="0" w:space="0" w:color="auto"/>
                <w:right w:val="none" w:sz="0" w:space="0" w:color="auto"/>
              </w:divBdr>
            </w:div>
            <w:div w:id="807819107">
              <w:marLeft w:val="0"/>
              <w:marRight w:val="0"/>
              <w:marTop w:val="0"/>
              <w:marBottom w:val="0"/>
              <w:divBdr>
                <w:top w:val="none" w:sz="0" w:space="0" w:color="auto"/>
                <w:left w:val="none" w:sz="0" w:space="0" w:color="auto"/>
                <w:bottom w:val="none" w:sz="0" w:space="0" w:color="auto"/>
                <w:right w:val="none" w:sz="0" w:space="0" w:color="auto"/>
              </w:divBdr>
              <w:divsChild>
                <w:div w:id="7949165">
                  <w:marLeft w:val="0"/>
                  <w:marRight w:val="0"/>
                  <w:marTop w:val="0"/>
                  <w:marBottom w:val="0"/>
                  <w:divBdr>
                    <w:top w:val="none" w:sz="0" w:space="0" w:color="auto"/>
                    <w:left w:val="none" w:sz="0" w:space="0" w:color="auto"/>
                    <w:bottom w:val="none" w:sz="0" w:space="0" w:color="auto"/>
                    <w:right w:val="none" w:sz="0" w:space="0" w:color="auto"/>
                  </w:divBdr>
                  <w:divsChild>
                    <w:div w:id="173570090">
                      <w:marLeft w:val="0"/>
                      <w:marRight w:val="0"/>
                      <w:marTop w:val="0"/>
                      <w:marBottom w:val="0"/>
                      <w:divBdr>
                        <w:top w:val="none" w:sz="0" w:space="0" w:color="auto"/>
                        <w:left w:val="none" w:sz="0" w:space="0" w:color="auto"/>
                        <w:bottom w:val="none" w:sz="0" w:space="0" w:color="auto"/>
                        <w:right w:val="none" w:sz="0" w:space="0" w:color="auto"/>
                      </w:divBdr>
                      <w:divsChild>
                        <w:div w:id="46728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46531">
          <w:marLeft w:val="0"/>
          <w:marRight w:val="0"/>
          <w:marTop w:val="0"/>
          <w:marBottom w:val="0"/>
          <w:divBdr>
            <w:top w:val="none" w:sz="0" w:space="0" w:color="auto"/>
            <w:left w:val="none" w:sz="0" w:space="0" w:color="auto"/>
            <w:bottom w:val="none" w:sz="0" w:space="0" w:color="auto"/>
            <w:right w:val="none" w:sz="0" w:space="0" w:color="auto"/>
          </w:divBdr>
          <w:divsChild>
            <w:div w:id="1518472">
              <w:marLeft w:val="0"/>
              <w:marRight w:val="0"/>
              <w:marTop w:val="0"/>
              <w:marBottom w:val="0"/>
              <w:divBdr>
                <w:top w:val="none" w:sz="0" w:space="0" w:color="auto"/>
                <w:left w:val="none" w:sz="0" w:space="0" w:color="auto"/>
                <w:bottom w:val="none" w:sz="0" w:space="0" w:color="auto"/>
                <w:right w:val="none" w:sz="0" w:space="0" w:color="auto"/>
              </w:divBdr>
            </w:div>
            <w:div w:id="83231650">
              <w:marLeft w:val="0"/>
              <w:marRight w:val="0"/>
              <w:marTop w:val="0"/>
              <w:marBottom w:val="0"/>
              <w:divBdr>
                <w:top w:val="none" w:sz="0" w:space="0" w:color="auto"/>
                <w:left w:val="none" w:sz="0" w:space="0" w:color="auto"/>
                <w:bottom w:val="none" w:sz="0" w:space="0" w:color="auto"/>
                <w:right w:val="none" w:sz="0" w:space="0" w:color="auto"/>
              </w:divBdr>
              <w:divsChild>
                <w:div w:id="1292706675">
                  <w:marLeft w:val="0"/>
                  <w:marRight w:val="0"/>
                  <w:marTop w:val="0"/>
                  <w:marBottom w:val="0"/>
                  <w:divBdr>
                    <w:top w:val="none" w:sz="0" w:space="0" w:color="auto"/>
                    <w:left w:val="none" w:sz="0" w:space="0" w:color="auto"/>
                    <w:bottom w:val="none" w:sz="0" w:space="0" w:color="auto"/>
                    <w:right w:val="none" w:sz="0" w:space="0" w:color="auto"/>
                  </w:divBdr>
                  <w:divsChild>
                    <w:div w:id="1805584570">
                      <w:marLeft w:val="0"/>
                      <w:marRight w:val="0"/>
                      <w:marTop w:val="0"/>
                      <w:marBottom w:val="0"/>
                      <w:divBdr>
                        <w:top w:val="none" w:sz="0" w:space="0" w:color="auto"/>
                        <w:left w:val="none" w:sz="0" w:space="0" w:color="auto"/>
                        <w:bottom w:val="none" w:sz="0" w:space="0" w:color="auto"/>
                        <w:right w:val="none" w:sz="0" w:space="0" w:color="auto"/>
                      </w:divBdr>
                      <w:divsChild>
                        <w:div w:id="5687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04217">
          <w:marLeft w:val="0"/>
          <w:marRight w:val="0"/>
          <w:marTop w:val="0"/>
          <w:marBottom w:val="0"/>
          <w:divBdr>
            <w:top w:val="none" w:sz="0" w:space="0" w:color="auto"/>
            <w:left w:val="none" w:sz="0" w:space="0" w:color="auto"/>
            <w:bottom w:val="none" w:sz="0" w:space="0" w:color="auto"/>
            <w:right w:val="none" w:sz="0" w:space="0" w:color="auto"/>
          </w:divBdr>
          <w:divsChild>
            <w:div w:id="121700919">
              <w:marLeft w:val="0"/>
              <w:marRight w:val="0"/>
              <w:marTop w:val="0"/>
              <w:marBottom w:val="0"/>
              <w:divBdr>
                <w:top w:val="none" w:sz="0" w:space="0" w:color="auto"/>
                <w:left w:val="none" w:sz="0" w:space="0" w:color="auto"/>
                <w:bottom w:val="none" w:sz="0" w:space="0" w:color="auto"/>
                <w:right w:val="none" w:sz="0" w:space="0" w:color="auto"/>
              </w:divBdr>
            </w:div>
            <w:div w:id="1016034706">
              <w:marLeft w:val="0"/>
              <w:marRight w:val="0"/>
              <w:marTop w:val="0"/>
              <w:marBottom w:val="0"/>
              <w:divBdr>
                <w:top w:val="none" w:sz="0" w:space="0" w:color="auto"/>
                <w:left w:val="none" w:sz="0" w:space="0" w:color="auto"/>
                <w:bottom w:val="none" w:sz="0" w:space="0" w:color="auto"/>
                <w:right w:val="none" w:sz="0" w:space="0" w:color="auto"/>
              </w:divBdr>
              <w:divsChild>
                <w:div w:id="1263369410">
                  <w:marLeft w:val="0"/>
                  <w:marRight w:val="0"/>
                  <w:marTop w:val="0"/>
                  <w:marBottom w:val="0"/>
                  <w:divBdr>
                    <w:top w:val="none" w:sz="0" w:space="0" w:color="auto"/>
                    <w:left w:val="none" w:sz="0" w:space="0" w:color="auto"/>
                    <w:bottom w:val="none" w:sz="0" w:space="0" w:color="auto"/>
                    <w:right w:val="none" w:sz="0" w:space="0" w:color="auto"/>
                  </w:divBdr>
                  <w:divsChild>
                    <w:div w:id="1931616080">
                      <w:marLeft w:val="0"/>
                      <w:marRight w:val="0"/>
                      <w:marTop w:val="0"/>
                      <w:marBottom w:val="0"/>
                      <w:divBdr>
                        <w:top w:val="none" w:sz="0" w:space="0" w:color="auto"/>
                        <w:left w:val="none" w:sz="0" w:space="0" w:color="auto"/>
                        <w:bottom w:val="none" w:sz="0" w:space="0" w:color="auto"/>
                        <w:right w:val="none" w:sz="0" w:space="0" w:color="auto"/>
                      </w:divBdr>
                      <w:divsChild>
                        <w:div w:id="320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172029">
          <w:marLeft w:val="0"/>
          <w:marRight w:val="0"/>
          <w:marTop w:val="0"/>
          <w:marBottom w:val="0"/>
          <w:divBdr>
            <w:top w:val="none" w:sz="0" w:space="0" w:color="auto"/>
            <w:left w:val="none" w:sz="0" w:space="0" w:color="auto"/>
            <w:bottom w:val="none" w:sz="0" w:space="0" w:color="auto"/>
            <w:right w:val="none" w:sz="0" w:space="0" w:color="auto"/>
          </w:divBdr>
          <w:divsChild>
            <w:div w:id="1162619018">
              <w:marLeft w:val="0"/>
              <w:marRight w:val="0"/>
              <w:marTop w:val="0"/>
              <w:marBottom w:val="0"/>
              <w:divBdr>
                <w:top w:val="none" w:sz="0" w:space="0" w:color="auto"/>
                <w:left w:val="none" w:sz="0" w:space="0" w:color="auto"/>
                <w:bottom w:val="none" w:sz="0" w:space="0" w:color="auto"/>
                <w:right w:val="none" w:sz="0" w:space="0" w:color="auto"/>
              </w:divBdr>
            </w:div>
            <w:div w:id="1559318091">
              <w:marLeft w:val="0"/>
              <w:marRight w:val="0"/>
              <w:marTop w:val="0"/>
              <w:marBottom w:val="0"/>
              <w:divBdr>
                <w:top w:val="none" w:sz="0" w:space="0" w:color="auto"/>
                <w:left w:val="none" w:sz="0" w:space="0" w:color="auto"/>
                <w:bottom w:val="none" w:sz="0" w:space="0" w:color="auto"/>
                <w:right w:val="none" w:sz="0" w:space="0" w:color="auto"/>
              </w:divBdr>
              <w:divsChild>
                <w:div w:id="1781493300">
                  <w:marLeft w:val="0"/>
                  <w:marRight w:val="0"/>
                  <w:marTop w:val="0"/>
                  <w:marBottom w:val="0"/>
                  <w:divBdr>
                    <w:top w:val="none" w:sz="0" w:space="0" w:color="auto"/>
                    <w:left w:val="none" w:sz="0" w:space="0" w:color="auto"/>
                    <w:bottom w:val="none" w:sz="0" w:space="0" w:color="auto"/>
                    <w:right w:val="none" w:sz="0" w:space="0" w:color="auto"/>
                  </w:divBdr>
                  <w:divsChild>
                    <w:div w:id="1857234466">
                      <w:marLeft w:val="0"/>
                      <w:marRight w:val="0"/>
                      <w:marTop w:val="0"/>
                      <w:marBottom w:val="0"/>
                      <w:divBdr>
                        <w:top w:val="none" w:sz="0" w:space="0" w:color="auto"/>
                        <w:left w:val="none" w:sz="0" w:space="0" w:color="auto"/>
                        <w:bottom w:val="none" w:sz="0" w:space="0" w:color="auto"/>
                        <w:right w:val="none" w:sz="0" w:space="0" w:color="auto"/>
                      </w:divBdr>
                      <w:divsChild>
                        <w:div w:id="11436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490270">
          <w:marLeft w:val="0"/>
          <w:marRight w:val="0"/>
          <w:marTop w:val="0"/>
          <w:marBottom w:val="0"/>
          <w:divBdr>
            <w:top w:val="none" w:sz="0" w:space="0" w:color="auto"/>
            <w:left w:val="none" w:sz="0" w:space="0" w:color="auto"/>
            <w:bottom w:val="none" w:sz="0" w:space="0" w:color="auto"/>
            <w:right w:val="none" w:sz="0" w:space="0" w:color="auto"/>
          </w:divBdr>
          <w:divsChild>
            <w:div w:id="1887250915">
              <w:marLeft w:val="0"/>
              <w:marRight w:val="0"/>
              <w:marTop w:val="0"/>
              <w:marBottom w:val="0"/>
              <w:divBdr>
                <w:top w:val="none" w:sz="0" w:space="0" w:color="auto"/>
                <w:left w:val="none" w:sz="0" w:space="0" w:color="auto"/>
                <w:bottom w:val="none" w:sz="0" w:space="0" w:color="auto"/>
                <w:right w:val="none" w:sz="0" w:space="0" w:color="auto"/>
              </w:divBdr>
            </w:div>
            <w:div w:id="184759785">
              <w:marLeft w:val="0"/>
              <w:marRight w:val="0"/>
              <w:marTop w:val="0"/>
              <w:marBottom w:val="0"/>
              <w:divBdr>
                <w:top w:val="none" w:sz="0" w:space="0" w:color="auto"/>
                <w:left w:val="none" w:sz="0" w:space="0" w:color="auto"/>
                <w:bottom w:val="none" w:sz="0" w:space="0" w:color="auto"/>
                <w:right w:val="none" w:sz="0" w:space="0" w:color="auto"/>
              </w:divBdr>
              <w:divsChild>
                <w:div w:id="38480392">
                  <w:marLeft w:val="0"/>
                  <w:marRight w:val="0"/>
                  <w:marTop w:val="0"/>
                  <w:marBottom w:val="0"/>
                  <w:divBdr>
                    <w:top w:val="none" w:sz="0" w:space="0" w:color="auto"/>
                    <w:left w:val="none" w:sz="0" w:space="0" w:color="auto"/>
                    <w:bottom w:val="none" w:sz="0" w:space="0" w:color="auto"/>
                    <w:right w:val="none" w:sz="0" w:space="0" w:color="auto"/>
                  </w:divBdr>
                  <w:divsChild>
                    <w:div w:id="79376868">
                      <w:marLeft w:val="0"/>
                      <w:marRight w:val="0"/>
                      <w:marTop w:val="0"/>
                      <w:marBottom w:val="0"/>
                      <w:divBdr>
                        <w:top w:val="none" w:sz="0" w:space="0" w:color="auto"/>
                        <w:left w:val="none" w:sz="0" w:space="0" w:color="auto"/>
                        <w:bottom w:val="none" w:sz="0" w:space="0" w:color="auto"/>
                        <w:right w:val="none" w:sz="0" w:space="0" w:color="auto"/>
                      </w:divBdr>
                      <w:divsChild>
                        <w:div w:id="18656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24063">
          <w:marLeft w:val="0"/>
          <w:marRight w:val="0"/>
          <w:marTop w:val="0"/>
          <w:marBottom w:val="0"/>
          <w:divBdr>
            <w:top w:val="none" w:sz="0" w:space="0" w:color="auto"/>
            <w:left w:val="none" w:sz="0" w:space="0" w:color="auto"/>
            <w:bottom w:val="none" w:sz="0" w:space="0" w:color="auto"/>
            <w:right w:val="none" w:sz="0" w:space="0" w:color="auto"/>
          </w:divBdr>
          <w:divsChild>
            <w:div w:id="258102012">
              <w:marLeft w:val="0"/>
              <w:marRight w:val="0"/>
              <w:marTop w:val="0"/>
              <w:marBottom w:val="0"/>
              <w:divBdr>
                <w:top w:val="none" w:sz="0" w:space="0" w:color="auto"/>
                <w:left w:val="none" w:sz="0" w:space="0" w:color="auto"/>
                <w:bottom w:val="none" w:sz="0" w:space="0" w:color="auto"/>
                <w:right w:val="none" w:sz="0" w:space="0" w:color="auto"/>
              </w:divBdr>
            </w:div>
            <w:div w:id="624850058">
              <w:marLeft w:val="0"/>
              <w:marRight w:val="0"/>
              <w:marTop w:val="0"/>
              <w:marBottom w:val="0"/>
              <w:divBdr>
                <w:top w:val="none" w:sz="0" w:space="0" w:color="auto"/>
                <w:left w:val="none" w:sz="0" w:space="0" w:color="auto"/>
                <w:bottom w:val="none" w:sz="0" w:space="0" w:color="auto"/>
                <w:right w:val="none" w:sz="0" w:space="0" w:color="auto"/>
              </w:divBdr>
              <w:divsChild>
                <w:div w:id="1289165890">
                  <w:marLeft w:val="0"/>
                  <w:marRight w:val="0"/>
                  <w:marTop w:val="0"/>
                  <w:marBottom w:val="0"/>
                  <w:divBdr>
                    <w:top w:val="none" w:sz="0" w:space="0" w:color="auto"/>
                    <w:left w:val="none" w:sz="0" w:space="0" w:color="auto"/>
                    <w:bottom w:val="none" w:sz="0" w:space="0" w:color="auto"/>
                    <w:right w:val="none" w:sz="0" w:space="0" w:color="auto"/>
                  </w:divBdr>
                  <w:divsChild>
                    <w:div w:id="1327517697">
                      <w:marLeft w:val="0"/>
                      <w:marRight w:val="0"/>
                      <w:marTop w:val="0"/>
                      <w:marBottom w:val="0"/>
                      <w:divBdr>
                        <w:top w:val="none" w:sz="0" w:space="0" w:color="auto"/>
                        <w:left w:val="none" w:sz="0" w:space="0" w:color="auto"/>
                        <w:bottom w:val="none" w:sz="0" w:space="0" w:color="auto"/>
                        <w:right w:val="none" w:sz="0" w:space="0" w:color="auto"/>
                      </w:divBdr>
                      <w:divsChild>
                        <w:div w:id="7587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1676">
          <w:marLeft w:val="0"/>
          <w:marRight w:val="0"/>
          <w:marTop w:val="0"/>
          <w:marBottom w:val="0"/>
          <w:divBdr>
            <w:top w:val="none" w:sz="0" w:space="0" w:color="auto"/>
            <w:left w:val="none" w:sz="0" w:space="0" w:color="auto"/>
            <w:bottom w:val="none" w:sz="0" w:space="0" w:color="auto"/>
            <w:right w:val="none" w:sz="0" w:space="0" w:color="auto"/>
          </w:divBdr>
          <w:divsChild>
            <w:div w:id="1150170696">
              <w:marLeft w:val="0"/>
              <w:marRight w:val="0"/>
              <w:marTop w:val="0"/>
              <w:marBottom w:val="0"/>
              <w:divBdr>
                <w:top w:val="none" w:sz="0" w:space="0" w:color="auto"/>
                <w:left w:val="none" w:sz="0" w:space="0" w:color="auto"/>
                <w:bottom w:val="none" w:sz="0" w:space="0" w:color="auto"/>
                <w:right w:val="none" w:sz="0" w:space="0" w:color="auto"/>
              </w:divBdr>
            </w:div>
            <w:div w:id="507453103">
              <w:marLeft w:val="0"/>
              <w:marRight w:val="0"/>
              <w:marTop w:val="0"/>
              <w:marBottom w:val="0"/>
              <w:divBdr>
                <w:top w:val="none" w:sz="0" w:space="0" w:color="auto"/>
                <w:left w:val="none" w:sz="0" w:space="0" w:color="auto"/>
                <w:bottom w:val="none" w:sz="0" w:space="0" w:color="auto"/>
                <w:right w:val="none" w:sz="0" w:space="0" w:color="auto"/>
              </w:divBdr>
              <w:divsChild>
                <w:div w:id="629866530">
                  <w:marLeft w:val="0"/>
                  <w:marRight w:val="0"/>
                  <w:marTop w:val="0"/>
                  <w:marBottom w:val="0"/>
                  <w:divBdr>
                    <w:top w:val="none" w:sz="0" w:space="0" w:color="auto"/>
                    <w:left w:val="none" w:sz="0" w:space="0" w:color="auto"/>
                    <w:bottom w:val="none" w:sz="0" w:space="0" w:color="auto"/>
                    <w:right w:val="none" w:sz="0" w:space="0" w:color="auto"/>
                  </w:divBdr>
                  <w:divsChild>
                    <w:div w:id="1810854404">
                      <w:marLeft w:val="0"/>
                      <w:marRight w:val="0"/>
                      <w:marTop w:val="0"/>
                      <w:marBottom w:val="0"/>
                      <w:divBdr>
                        <w:top w:val="none" w:sz="0" w:space="0" w:color="auto"/>
                        <w:left w:val="none" w:sz="0" w:space="0" w:color="auto"/>
                        <w:bottom w:val="none" w:sz="0" w:space="0" w:color="auto"/>
                        <w:right w:val="none" w:sz="0" w:space="0" w:color="auto"/>
                      </w:divBdr>
                      <w:divsChild>
                        <w:div w:id="12127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07304">
          <w:marLeft w:val="0"/>
          <w:marRight w:val="0"/>
          <w:marTop w:val="0"/>
          <w:marBottom w:val="0"/>
          <w:divBdr>
            <w:top w:val="none" w:sz="0" w:space="0" w:color="auto"/>
            <w:left w:val="none" w:sz="0" w:space="0" w:color="auto"/>
            <w:bottom w:val="none" w:sz="0" w:space="0" w:color="auto"/>
            <w:right w:val="none" w:sz="0" w:space="0" w:color="auto"/>
          </w:divBdr>
          <w:divsChild>
            <w:div w:id="329212419">
              <w:marLeft w:val="0"/>
              <w:marRight w:val="0"/>
              <w:marTop w:val="0"/>
              <w:marBottom w:val="0"/>
              <w:divBdr>
                <w:top w:val="none" w:sz="0" w:space="0" w:color="auto"/>
                <w:left w:val="none" w:sz="0" w:space="0" w:color="auto"/>
                <w:bottom w:val="none" w:sz="0" w:space="0" w:color="auto"/>
                <w:right w:val="none" w:sz="0" w:space="0" w:color="auto"/>
              </w:divBdr>
            </w:div>
            <w:div w:id="1175073486">
              <w:marLeft w:val="0"/>
              <w:marRight w:val="0"/>
              <w:marTop w:val="0"/>
              <w:marBottom w:val="0"/>
              <w:divBdr>
                <w:top w:val="none" w:sz="0" w:space="0" w:color="auto"/>
                <w:left w:val="none" w:sz="0" w:space="0" w:color="auto"/>
                <w:bottom w:val="none" w:sz="0" w:space="0" w:color="auto"/>
                <w:right w:val="none" w:sz="0" w:space="0" w:color="auto"/>
              </w:divBdr>
              <w:divsChild>
                <w:div w:id="1396706880">
                  <w:marLeft w:val="0"/>
                  <w:marRight w:val="0"/>
                  <w:marTop w:val="0"/>
                  <w:marBottom w:val="0"/>
                  <w:divBdr>
                    <w:top w:val="none" w:sz="0" w:space="0" w:color="auto"/>
                    <w:left w:val="none" w:sz="0" w:space="0" w:color="auto"/>
                    <w:bottom w:val="none" w:sz="0" w:space="0" w:color="auto"/>
                    <w:right w:val="none" w:sz="0" w:space="0" w:color="auto"/>
                  </w:divBdr>
                  <w:divsChild>
                    <w:div w:id="253631932">
                      <w:marLeft w:val="0"/>
                      <w:marRight w:val="0"/>
                      <w:marTop w:val="0"/>
                      <w:marBottom w:val="0"/>
                      <w:divBdr>
                        <w:top w:val="none" w:sz="0" w:space="0" w:color="auto"/>
                        <w:left w:val="none" w:sz="0" w:space="0" w:color="auto"/>
                        <w:bottom w:val="none" w:sz="0" w:space="0" w:color="auto"/>
                        <w:right w:val="none" w:sz="0" w:space="0" w:color="auto"/>
                      </w:divBdr>
                      <w:divsChild>
                        <w:div w:id="5373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47883">
          <w:marLeft w:val="0"/>
          <w:marRight w:val="0"/>
          <w:marTop w:val="0"/>
          <w:marBottom w:val="0"/>
          <w:divBdr>
            <w:top w:val="none" w:sz="0" w:space="0" w:color="auto"/>
            <w:left w:val="none" w:sz="0" w:space="0" w:color="auto"/>
            <w:bottom w:val="none" w:sz="0" w:space="0" w:color="auto"/>
            <w:right w:val="none" w:sz="0" w:space="0" w:color="auto"/>
          </w:divBdr>
          <w:divsChild>
            <w:div w:id="1489439817">
              <w:marLeft w:val="0"/>
              <w:marRight w:val="0"/>
              <w:marTop w:val="0"/>
              <w:marBottom w:val="0"/>
              <w:divBdr>
                <w:top w:val="none" w:sz="0" w:space="0" w:color="auto"/>
                <w:left w:val="none" w:sz="0" w:space="0" w:color="auto"/>
                <w:bottom w:val="none" w:sz="0" w:space="0" w:color="auto"/>
                <w:right w:val="none" w:sz="0" w:space="0" w:color="auto"/>
              </w:divBdr>
            </w:div>
            <w:div w:id="2069380909">
              <w:marLeft w:val="0"/>
              <w:marRight w:val="0"/>
              <w:marTop w:val="0"/>
              <w:marBottom w:val="0"/>
              <w:divBdr>
                <w:top w:val="none" w:sz="0" w:space="0" w:color="auto"/>
                <w:left w:val="none" w:sz="0" w:space="0" w:color="auto"/>
                <w:bottom w:val="none" w:sz="0" w:space="0" w:color="auto"/>
                <w:right w:val="none" w:sz="0" w:space="0" w:color="auto"/>
              </w:divBdr>
              <w:divsChild>
                <w:div w:id="1302999750">
                  <w:marLeft w:val="0"/>
                  <w:marRight w:val="0"/>
                  <w:marTop w:val="0"/>
                  <w:marBottom w:val="0"/>
                  <w:divBdr>
                    <w:top w:val="none" w:sz="0" w:space="0" w:color="auto"/>
                    <w:left w:val="none" w:sz="0" w:space="0" w:color="auto"/>
                    <w:bottom w:val="none" w:sz="0" w:space="0" w:color="auto"/>
                    <w:right w:val="none" w:sz="0" w:space="0" w:color="auto"/>
                  </w:divBdr>
                  <w:divsChild>
                    <w:div w:id="79642690">
                      <w:marLeft w:val="0"/>
                      <w:marRight w:val="0"/>
                      <w:marTop w:val="0"/>
                      <w:marBottom w:val="0"/>
                      <w:divBdr>
                        <w:top w:val="none" w:sz="0" w:space="0" w:color="auto"/>
                        <w:left w:val="none" w:sz="0" w:space="0" w:color="auto"/>
                        <w:bottom w:val="none" w:sz="0" w:space="0" w:color="auto"/>
                        <w:right w:val="none" w:sz="0" w:space="0" w:color="auto"/>
                      </w:divBdr>
                      <w:divsChild>
                        <w:div w:id="17009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985534">
      <w:bodyDiv w:val="1"/>
      <w:marLeft w:val="0"/>
      <w:marRight w:val="0"/>
      <w:marTop w:val="0"/>
      <w:marBottom w:val="0"/>
      <w:divBdr>
        <w:top w:val="none" w:sz="0" w:space="0" w:color="auto"/>
        <w:left w:val="none" w:sz="0" w:space="0" w:color="auto"/>
        <w:bottom w:val="none" w:sz="0" w:space="0" w:color="auto"/>
        <w:right w:val="none" w:sz="0" w:space="0" w:color="auto"/>
      </w:divBdr>
      <w:divsChild>
        <w:div w:id="206071571">
          <w:marLeft w:val="0"/>
          <w:marRight w:val="0"/>
          <w:marTop w:val="0"/>
          <w:marBottom w:val="0"/>
          <w:divBdr>
            <w:top w:val="none" w:sz="0" w:space="0" w:color="auto"/>
            <w:left w:val="none" w:sz="0" w:space="0" w:color="auto"/>
            <w:bottom w:val="none" w:sz="0" w:space="0" w:color="auto"/>
            <w:right w:val="none" w:sz="0" w:space="0" w:color="auto"/>
          </w:divBdr>
        </w:div>
        <w:div w:id="1876304756">
          <w:marLeft w:val="0"/>
          <w:marRight w:val="0"/>
          <w:marTop w:val="0"/>
          <w:marBottom w:val="0"/>
          <w:divBdr>
            <w:top w:val="none" w:sz="0" w:space="0" w:color="auto"/>
            <w:left w:val="none" w:sz="0" w:space="0" w:color="auto"/>
            <w:bottom w:val="none" w:sz="0" w:space="0" w:color="auto"/>
            <w:right w:val="none" w:sz="0" w:space="0" w:color="auto"/>
          </w:divBdr>
        </w:div>
        <w:div w:id="1040787392">
          <w:marLeft w:val="0"/>
          <w:marRight w:val="0"/>
          <w:marTop w:val="0"/>
          <w:marBottom w:val="0"/>
          <w:divBdr>
            <w:top w:val="none" w:sz="0" w:space="0" w:color="auto"/>
            <w:left w:val="none" w:sz="0" w:space="0" w:color="auto"/>
            <w:bottom w:val="none" w:sz="0" w:space="0" w:color="auto"/>
            <w:right w:val="none" w:sz="0" w:space="0" w:color="auto"/>
          </w:divBdr>
        </w:div>
        <w:div w:id="2062746682">
          <w:marLeft w:val="0"/>
          <w:marRight w:val="0"/>
          <w:marTop w:val="0"/>
          <w:marBottom w:val="0"/>
          <w:divBdr>
            <w:top w:val="none" w:sz="0" w:space="0" w:color="auto"/>
            <w:left w:val="none" w:sz="0" w:space="0" w:color="auto"/>
            <w:bottom w:val="none" w:sz="0" w:space="0" w:color="auto"/>
            <w:right w:val="none" w:sz="0" w:space="0" w:color="auto"/>
          </w:divBdr>
        </w:div>
        <w:div w:id="938415984">
          <w:marLeft w:val="0"/>
          <w:marRight w:val="0"/>
          <w:marTop w:val="0"/>
          <w:marBottom w:val="0"/>
          <w:divBdr>
            <w:top w:val="none" w:sz="0" w:space="0" w:color="auto"/>
            <w:left w:val="none" w:sz="0" w:space="0" w:color="auto"/>
            <w:bottom w:val="none" w:sz="0" w:space="0" w:color="auto"/>
            <w:right w:val="none" w:sz="0" w:space="0" w:color="auto"/>
          </w:divBdr>
        </w:div>
        <w:div w:id="1125974750">
          <w:marLeft w:val="0"/>
          <w:marRight w:val="0"/>
          <w:marTop w:val="0"/>
          <w:marBottom w:val="0"/>
          <w:divBdr>
            <w:top w:val="none" w:sz="0" w:space="0" w:color="auto"/>
            <w:left w:val="none" w:sz="0" w:space="0" w:color="auto"/>
            <w:bottom w:val="none" w:sz="0" w:space="0" w:color="auto"/>
            <w:right w:val="none" w:sz="0" w:space="0" w:color="auto"/>
          </w:divBdr>
        </w:div>
        <w:div w:id="248388822">
          <w:marLeft w:val="0"/>
          <w:marRight w:val="0"/>
          <w:marTop w:val="0"/>
          <w:marBottom w:val="0"/>
          <w:divBdr>
            <w:top w:val="none" w:sz="0" w:space="0" w:color="auto"/>
            <w:left w:val="none" w:sz="0" w:space="0" w:color="auto"/>
            <w:bottom w:val="none" w:sz="0" w:space="0" w:color="auto"/>
            <w:right w:val="none" w:sz="0" w:space="0" w:color="auto"/>
          </w:divBdr>
        </w:div>
        <w:div w:id="1059286763">
          <w:marLeft w:val="0"/>
          <w:marRight w:val="0"/>
          <w:marTop w:val="0"/>
          <w:marBottom w:val="0"/>
          <w:divBdr>
            <w:top w:val="none" w:sz="0" w:space="0" w:color="auto"/>
            <w:left w:val="none" w:sz="0" w:space="0" w:color="auto"/>
            <w:bottom w:val="none" w:sz="0" w:space="0" w:color="auto"/>
            <w:right w:val="none" w:sz="0" w:space="0" w:color="auto"/>
          </w:divBdr>
        </w:div>
        <w:div w:id="1580946689">
          <w:marLeft w:val="0"/>
          <w:marRight w:val="0"/>
          <w:marTop w:val="0"/>
          <w:marBottom w:val="0"/>
          <w:divBdr>
            <w:top w:val="none" w:sz="0" w:space="0" w:color="auto"/>
            <w:left w:val="none" w:sz="0" w:space="0" w:color="auto"/>
            <w:bottom w:val="none" w:sz="0" w:space="0" w:color="auto"/>
            <w:right w:val="none" w:sz="0" w:space="0" w:color="auto"/>
          </w:divBdr>
        </w:div>
      </w:divsChild>
    </w:div>
    <w:div w:id="760181228">
      <w:bodyDiv w:val="1"/>
      <w:marLeft w:val="0"/>
      <w:marRight w:val="0"/>
      <w:marTop w:val="0"/>
      <w:marBottom w:val="0"/>
      <w:divBdr>
        <w:top w:val="none" w:sz="0" w:space="0" w:color="auto"/>
        <w:left w:val="none" w:sz="0" w:space="0" w:color="auto"/>
        <w:bottom w:val="none" w:sz="0" w:space="0" w:color="auto"/>
        <w:right w:val="none" w:sz="0" w:space="0" w:color="auto"/>
      </w:divBdr>
      <w:divsChild>
        <w:div w:id="1447385788">
          <w:marLeft w:val="0"/>
          <w:marRight w:val="0"/>
          <w:marTop w:val="0"/>
          <w:marBottom w:val="0"/>
          <w:divBdr>
            <w:top w:val="none" w:sz="0" w:space="0" w:color="auto"/>
            <w:left w:val="none" w:sz="0" w:space="0" w:color="auto"/>
            <w:bottom w:val="none" w:sz="0" w:space="0" w:color="auto"/>
            <w:right w:val="none" w:sz="0" w:space="0" w:color="auto"/>
          </w:divBdr>
        </w:div>
        <w:div w:id="1869760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387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0199258">
      <w:bodyDiv w:val="1"/>
      <w:marLeft w:val="0"/>
      <w:marRight w:val="0"/>
      <w:marTop w:val="0"/>
      <w:marBottom w:val="0"/>
      <w:divBdr>
        <w:top w:val="none" w:sz="0" w:space="0" w:color="auto"/>
        <w:left w:val="none" w:sz="0" w:space="0" w:color="auto"/>
        <w:bottom w:val="none" w:sz="0" w:space="0" w:color="auto"/>
        <w:right w:val="none" w:sz="0" w:space="0" w:color="auto"/>
      </w:divBdr>
      <w:divsChild>
        <w:div w:id="1738671379">
          <w:marLeft w:val="0"/>
          <w:marRight w:val="0"/>
          <w:marTop w:val="0"/>
          <w:marBottom w:val="0"/>
          <w:divBdr>
            <w:top w:val="none" w:sz="0" w:space="0" w:color="auto"/>
            <w:left w:val="none" w:sz="0" w:space="0" w:color="auto"/>
            <w:bottom w:val="none" w:sz="0" w:space="0" w:color="auto"/>
            <w:right w:val="none" w:sz="0" w:space="0" w:color="auto"/>
          </w:divBdr>
        </w:div>
      </w:divsChild>
    </w:div>
    <w:div w:id="775710388">
      <w:bodyDiv w:val="1"/>
      <w:marLeft w:val="0"/>
      <w:marRight w:val="0"/>
      <w:marTop w:val="0"/>
      <w:marBottom w:val="0"/>
      <w:divBdr>
        <w:top w:val="none" w:sz="0" w:space="0" w:color="auto"/>
        <w:left w:val="none" w:sz="0" w:space="0" w:color="auto"/>
        <w:bottom w:val="none" w:sz="0" w:space="0" w:color="auto"/>
        <w:right w:val="none" w:sz="0" w:space="0" w:color="auto"/>
      </w:divBdr>
    </w:div>
    <w:div w:id="776408255">
      <w:bodyDiv w:val="1"/>
      <w:marLeft w:val="0"/>
      <w:marRight w:val="0"/>
      <w:marTop w:val="0"/>
      <w:marBottom w:val="0"/>
      <w:divBdr>
        <w:top w:val="none" w:sz="0" w:space="0" w:color="auto"/>
        <w:left w:val="none" w:sz="0" w:space="0" w:color="auto"/>
        <w:bottom w:val="none" w:sz="0" w:space="0" w:color="auto"/>
        <w:right w:val="none" w:sz="0" w:space="0" w:color="auto"/>
      </w:divBdr>
      <w:divsChild>
        <w:div w:id="156194788">
          <w:marLeft w:val="173"/>
          <w:marRight w:val="0"/>
          <w:marTop w:val="160"/>
          <w:marBottom w:val="80"/>
          <w:divBdr>
            <w:top w:val="none" w:sz="0" w:space="0" w:color="auto"/>
            <w:left w:val="none" w:sz="0" w:space="0" w:color="auto"/>
            <w:bottom w:val="none" w:sz="0" w:space="0" w:color="auto"/>
            <w:right w:val="none" w:sz="0" w:space="0" w:color="auto"/>
          </w:divBdr>
        </w:div>
        <w:div w:id="276841327">
          <w:marLeft w:val="893"/>
          <w:marRight w:val="0"/>
          <w:marTop w:val="0"/>
          <w:marBottom w:val="100"/>
          <w:divBdr>
            <w:top w:val="none" w:sz="0" w:space="0" w:color="auto"/>
            <w:left w:val="none" w:sz="0" w:space="0" w:color="auto"/>
            <w:bottom w:val="none" w:sz="0" w:space="0" w:color="auto"/>
            <w:right w:val="none" w:sz="0" w:space="0" w:color="auto"/>
          </w:divBdr>
        </w:div>
        <w:div w:id="560601675">
          <w:marLeft w:val="1339"/>
          <w:marRight w:val="0"/>
          <w:marTop w:val="0"/>
          <w:marBottom w:val="100"/>
          <w:divBdr>
            <w:top w:val="none" w:sz="0" w:space="0" w:color="auto"/>
            <w:left w:val="none" w:sz="0" w:space="0" w:color="auto"/>
            <w:bottom w:val="none" w:sz="0" w:space="0" w:color="auto"/>
            <w:right w:val="none" w:sz="0" w:space="0" w:color="auto"/>
          </w:divBdr>
        </w:div>
        <w:div w:id="621544384">
          <w:marLeft w:val="893"/>
          <w:marRight w:val="0"/>
          <w:marTop w:val="0"/>
          <w:marBottom w:val="100"/>
          <w:divBdr>
            <w:top w:val="none" w:sz="0" w:space="0" w:color="auto"/>
            <w:left w:val="none" w:sz="0" w:space="0" w:color="auto"/>
            <w:bottom w:val="none" w:sz="0" w:space="0" w:color="auto"/>
            <w:right w:val="none" w:sz="0" w:space="0" w:color="auto"/>
          </w:divBdr>
        </w:div>
        <w:div w:id="1102608010">
          <w:marLeft w:val="1339"/>
          <w:marRight w:val="0"/>
          <w:marTop w:val="0"/>
          <w:marBottom w:val="100"/>
          <w:divBdr>
            <w:top w:val="none" w:sz="0" w:space="0" w:color="auto"/>
            <w:left w:val="none" w:sz="0" w:space="0" w:color="auto"/>
            <w:bottom w:val="none" w:sz="0" w:space="0" w:color="auto"/>
            <w:right w:val="none" w:sz="0" w:space="0" w:color="auto"/>
          </w:divBdr>
        </w:div>
        <w:div w:id="1496074048">
          <w:marLeft w:val="893"/>
          <w:marRight w:val="0"/>
          <w:marTop w:val="0"/>
          <w:marBottom w:val="100"/>
          <w:divBdr>
            <w:top w:val="none" w:sz="0" w:space="0" w:color="auto"/>
            <w:left w:val="none" w:sz="0" w:space="0" w:color="auto"/>
            <w:bottom w:val="none" w:sz="0" w:space="0" w:color="auto"/>
            <w:right w:val="none" w:sz="0" w:space="0" w:color="auto"/>
          </w:divBdr>
        </w:div>
        <w:div w:id="1539467172">
          <w:marLeft w:val="893"/>
          <w:marRight w:val="0"/>
          <w:marTop w:val="0"/>
          <w:marBottom w:val="100"/>
          <w:divBdr>
            <w:top w:val="none" w:sz="0" w:space="0" w:color="auto"/>
            <w:left w:val="none" w:sz="0" w:space="0" w:color="auto"/>
            <w:bottom w:val="none" w:sz="0" w:space="0" w:color="auto"/>
            <w:right w:val="none" w:sz="0" w:space="0" w:color="auto"/>
          </w:divBdr>
        </w:div>
        <w:div w:id="1912082719">
          <w:marLeft w:val="893"/>
          <w:marRight w:val="0"/>
          <w:marTop w:val="0"/>
          <w:marBottom w:val="100"/>
          <w:divBdr>
            <w:top w:val="none" w:sz="0" w:space="0" w:color="auto"/>
            <w:left w:val="none" w:sz="0" w:space="0" w:color="auto"/>
            <w:bottom w:val="none" w:sz="0" w:space="0" w:color="auto"/>
            <w:right w:val="none" w:sz="0" w:space="0" w:color="auto"/>
          </w:divBdr>
        </w:div>
        <w:div w:id="2003199386">
          <w:marLeft w:val="173"/>
          <w:marRight w:val="0"/>
          <w:marTop w:val="160"/>
          <w:marBottom w:val="80"/>
          <w:divBdr>
            <w:top w:val="none" w:sz="0" w:space="0" w:color="auto"/>
            <w:left w:val="none" w:sz="0" w:space="0" w:color="auto"/>
            <w:bottom w:val="none" w:sz="0" w:space="0" w:color="auto"/>
            <w:right w:val="none" w:sz="0" w:space="0" w:color="auto"/>
          </w:divBdr>
        </w:div>
        <w:div w:id="2022581718">
          <w:marLeft w:val="173"/>
          <w:marRight w:val="0"/>
          <w:marTop w:val="160"/>
          <w:marBottom w:val="80"/>
          <w:divBdr>
            <w:top w:val="none" w:sz="0" w:space="0" w:color="auto"/>
            <w:left w:val="none" w:sz="0" w:space="0" w:color="auto"/>
            <w:bottom w:val="none" w:sz="0" w:space="0" w:color="auto"/>
            <w:right w:val="none" w:sz="0" w:space="0" w:color="auto"/>
          </w:divBdr>
        </w:div>
      </w:divsChild>
    </w:div>
    <w:div w:id="777599315">
      <w:bodyDiv w:val="1"/>
      <w:marLeft w:val="0"/>
      <w:marRight w:val="0"/>
      <w:marTop w:val="0"/>
      <w:marBottom w:val="0"/>
      <w:divBdr>
        <w:top w:val="none" w:sz="0" w:space="0" w:color="auto"/>
        <w:left w:val="none" w:sz="0" w:space="0" w:color="auto"/>
        <w:bottom w:val="none" w:sz="0" w:space="0" w:color="auto"/>
        <w:right w:val="none" w:sz="0" w:space="0" w:color="auto"/>
      </w:divBdr>
    </w:div>
    <w:div w:id="788282525">
      <w:bodyDiv w:val="1"/>
      <w:marLeft w:val="0"/>
      <w:marRight w:val="0"/>
      <w:marTop w:val="0"/>
      <w:marBottom w:val="0"/>
      <w:divBdr>
        <w:top w:val="none" w:sz="0" w:space="0" w:color="auto"/>
        <w:left w:val="none" w:sz="0" w:space="0" w:color="auto"/>
        <w:bottom w:val="none" w:sz="0" w:space="0" w:color="auto"/>
        <w:right w:val="none" w:sz="0" w:space="0" w:color="auto"/>
      </w:divBdr>
    </w:div>
    <w:div w:id="795835249">
      <w:bodyDiv w:val="1"/>
      <w:marLeft w:val="0"/>
      <w:marRight w:val="0"/>
      <w:marTop w:val="0"/>
      <w:marBottom w:val="0"/>
      <w:divBdr>
        <w:top w:val="none" w:sz="0" w:space="0" w:color="auto"/>
        <w:left w:val="none" w:sz="0" w:space="0" w:color="auto"/>
        <w:bottom w:val="none" w:sz="0" w:space="0" w:color="auto"/>
        <w:right w:val="none" w:sz="0" w:space="0" w:color="auto"/>
      </w:divBdr>
    </w:div>
    <w:div w:id="799541588">
      <w:bodyDiv w:val="1"/>
      <w:marLeft w:val="0"/>
      <w:marRight w:val="0"/>
      <w:marTop w:val="0"/>
      <w:marBottom w:val="0"/>
      <w:divBdr>
        <w:top w:val="none" w:sz="0" w:space="0" w:color="auto"/>
        <w:left w:val="none" w:sz="0" w:space="0" w:color="auto"/>
        <w:bottom w:val="none" w:sz="0" w:space="0" w:color="auto"/>
        <w:right w:val="none" w:sz="0" w:space="0" w:color="auto"/>
      </w:divBdr>
    </w:div>
    <w:div w:id="800154659">
      <w:bodyDiv w:val="1"/>
      <w:marLeft w:val="0"/>
      <w:marRight w:val="0"/>
      <w:marTop w:val="0"/>
      <w:marBottom w:val="0"/>
      <w:divBdr>
        <w:top w:val="none" w:sz="0" w:space="0" w:color="auto"/>
        <w:left w:val="none" w:sz="0" w:space="0" w:color="auto"/>
        <w:bottom w:val="none" w:sz="0" w:space="0" w:color="auto"/>
        <w:right w:val="none" w:sz="0" w:space="0" w:color="auto"/>
      </w:divBdr>
      <w:divsChild>
        <w:div w:id="1973748565">
          <w:marLeft w:val="0"/>
          <w:marRight w:val="0"/>
          <w:marTop w:val="0"/>
          <w:marBottom w:val="0"/>
          <w:divBdr>
            <w:top w:val="none" w:sz="0" w:space="0" w:color="auto"/>
            <w:left w:val="none" w:sz="0" w:space="0" w:color="auto"/>
            <w:bottom w:val="none" w:sz="0" w:space="0" w:color="auto"/>
            <w:right w:val="none" w:sz="0" w:space="0" w:color="auto"/>
          </w:divBdr>
        </w:div>
        <w:div w:id="120810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00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81281">
      <w:bodyDiv w:val="1"/>
      <w:marLeft w:val="0"/>
      <w:marRight w:val="0"/>
      <w:marTop w:val="0"/>
      <w:marBottom w:val="0"/>
      <w:divBdr>
        <w:top w:val="none" w:sz="0" w:space="0" w:color="auto"/>
        <w:left w:val="none" w:sz="0" w:space="0" w:color="auto"/>
        <w:bottom w:val="none" w:sz="0" w:space="0" w:color="auto"/>
        <w:right w:val="none" w:sz="0" w:space="0" w:color="auto"/>
      </w:divBdr>
    </w:div>
    <w:div w:id="802894552">
      <w:bodyDiv w:val="1"/>
      <w:marLeft w:val="0"/>
      <w:marRight w:val="0"/>
      <w:marTop w:val="0"/>
      <w:marBottom w:val="0"/>
      <w:divBdr>
        <w:top w:val="none" w:sz="0" w:space="0" w:color="auto"/>
        <w:left w:val="none" w:sz="0" w:space="0" w:color="auto"/>
        <w:bottom w:val="none" w:sz="0" w:space="0" w:color="auto"/>
        <w:right w:val="none" w:sz="0" w:space="0" w:color="auto"/>
      </w:divBdr>
      <w:divsChild>
        <w:div w:id="1783842852">
          <w:marLeft w:val="360"/>
          <w:marRight w:val="0"/>
          <w:marTop w:val="200"/>
          <w:marBottom w:val="0"/>
          <w:divBdr>
            <w:top w:val="none" w:sz="0" w:space="0" w:color="auto"/>
            <w:left w:val="none" w:sz="0" w:space="0" w:color="auto"/>
            <w:bottom w:val="none" w:sz="0" w:space="0" w:color="auto"/>
            <w:right w:val="none" w:sz="0" w:space="0" w:color="auto"/>
          </w:divBdr>
        </w:div>
        <w:div w:id="1660310113">
          <w:marLeft w:val="360"/>
          <w:marRight w:val="0"/>
          <w:marTop w:val="200"/>
          <w:marBottom w:val="0"/>
          <w:divBdr>
            <w:top w:val="none" w:sz="0" w:space="0" w:color="auto"/>
            <w:left w:val="none" w:sz="0" w:space="0" w:color="auto"/>
            <w:bottom w:val="none" w:sz="0" w:space="0" w:color="auto"/>
            <w:right w:val="none" w:sz="0" w:space="0" w:color="auto"/>
          </w:divBdr>
        </w:div>
        <w:div w:id="158498507">
          <w:marLeft w:val="360"/>
          <w:marRight w:val="0"/>
          <w:marTop w:val="200"/>
          <w:marBottom w:val="0"/>
          <w:divBdr>
            <w:top w:val="none" w:sz="0" w:space="0" w:color="auto"/>
            <w:left w:val="none" w:sz="0" w:space="0" w:color="auto"/>
            <w:bottom w:val="none" w:sz="0" w:space="0" w:color="auto"/>
            <w:right w:val="none" w:sz="0" w:space="0" w:color="auto"/>
          </w:divBdr>
        </w:div>
        <w:div w:id="1698391539">
          <w:marLeft w:val="360"/>
          <w:marRight w:val="0"/>
          <w:marTop w:val="200"/>
          <w:marBottom w:val="0"/>
          <w:divBdr>
            <w:top w:val="none" w:sz="0" w:space="0" w:color="auto"/>
            <w:left w:val="none" w:sz="0" w:space="0" w:color="auto"/>
            <w:bottom w:val="none" w:sz="0" w:space="0" w:color="auto"/>
            <w:right w:val="none" w:sz="0" w:space="0" w:color="auto"/>
          </w:divBdr>
        </w:div>
        <w:div w:id="59519674">
          <w:marLeft w:val="360"/>
          <w:marRight w:val="0"/>
          <w:marTop w:val="200"/>
          <w:marBottom w:val="0"/>
          <w:divBdr>
            <w:top w:val="none" w:sz="0" w:space="0" w:color="auto"/>
            <w:left w:val="none" w:sz="0" w:space="0" w:color="auto"/>
            <w:bottom w:val="none" w:sz="0" w:space="0" w:color="auto"/>
            <w:right w:val="none" w:sz="0" w:space="0" w:color="auto"/>
          </w:divBdr>
        </w:div>
        <w:div w:id="82653114">
          <w:marLeft w:val="1080"/>
          <w:marRight w:val="0"/>
          <w:marTop w:val="100"/>
          <w:marBottom w:val="0"/>
          <w:divBdr>
            <w:top w:val="none" w:sz="0" w:space="0" w:color="auto"/>
            <w:left w:val="none" w:sz="0" w:space="0" w:color="auto"/>
            <w:bottom w:val="none" w:sz="0" w:space="0" w:color="auto"/>
            <w:right w:val="none" w:sz="0" w:space="0" w:color="auto"/>
          </w:divBdr>
        </w:div>
        <w:div w:id="1438939193">
          <w:marLeft w:val="360"/>
          <w:marRight w:val="0"/>
          <w:marTop w:val="200"/>
          <w:marBottom w:val="0"/>
          <w:divBdr>
            <w:top w:val="none" w:sz="0" w:space="0" w:color="auto"/>
            <w:left w:val="none" w:sz="0" w:space="0" w:color="auto"/>
            <w:bottom w:val="none" w:sz="0" w:space="0" w:color="auto"/>
            <w:right w:val="none" w:sz="0" w:space="0" w:color="auto"/>
          </w:divBdr>
        </w:div>
        <w:div w:id="1467435608">
          <w:marLeft w:val="360"/>
          <w:marRight w:val="0"/>
          <w:marTop w:val="200"/>
          <w:marBottom w:val="0"/>
          <w:divBdr>
            <w:top w:val="none" w:sz="0" w:space="0" w:color="auto"/>
            <w:left w:val="none" w:sz="0" w:space="0" w:color="auto"/>
            <w:bottom w:val="none" w:sz="0" w:space="0" w:color="auto"/>
            <w:right w:val="none" w:sz="0" w:space="0" w:color="auto"/>
          </w:divBdr>
        </w:div>
        <w:div w:id="289095511">
          <w:marLeft w:val="360"/>
          <w:marRight w:val="0"/>
          <w:marTop w:val="200"/>
          <w:marBottom w:val="0"/>
          <w:divBdr>
            <w:top w:val="none" w:sz="0" w:space="0" w:color="auto"/>
            <w:left w:val="none" w:sz="0" w:space="0" w:color="auto"/>
            <w:bottom w:val="none" w:sz="0" w:space="0" w:color="auto"/>
            <w:right w:val="none" w:sz="0" w:space="0" w:color="auto"/>
          </w:divBdr>
        </w:div>
        <w:div w:id="289283602">
          <w:marLeft w:val="360"/>
          <w:marRight w:val="0"/>
          <w:marTop w:val="200"/>
          <w:marBottom w:val="0"/>
          <w:divBdr>
            <w:top w:val="none" w:sz="0" w:space="0" w:color="auto"/>
            <w:left w:val="none" w:sz="0" w:space="0" w:color="auto"/>
            <w:bottom w:val="none" w:sz="0" w:space="0" w:color="auto"/>
            <w:right w:val="none" w:sz="0" w:space="0" w:color="auto"/>
          </w:divBdr>
        </w:div>
        <w:div w:id="1728064569">
          <w:marLeft w:val="1080"/>
          <w:marRight w:val="0"/>
          <w:marTop w:val="100"/>
          <w:marBottom w:val="0"/>
          <w:divBdr>
            <w:top w:val="none" w:sz="0" w:space="0" w:color="auto"/>
            <w:left w:val="none" w:sz="0" w:space="0" w:color="auto"/>
            <w:bottom w:val="none" w:sz="0" w:space="0" w:color="auto"/>
            <w:right w:val="none" w:sz="0" w:space="0" w:color="auto"/>
          </w:divBdr>
        </w:div>
        <w:div w:id="1952975385">
          <w:marLeft w:val="360"/>
          <w:marRight w:val="0"/>
          <w:marTop w:val="200"/>
          <w:marBottom w:val="0"/>
          <w:divBdr>
            <w:top w:val="none" w:sz="0" w:space="0" w:color="auto"/>
            <w:left w:val="none" w:sz="0" w:space="0" w:color="auto"/>
            <w:bottom w:val="none" w:sz="0" w:space="0" w:color="auto"/>
            <w:right w:val="none" w:sz="0" w:space="0" w:color="auto"/>
          </w:divBdr>
        </w:div>
        <w:div w:id="1868063332">
          <w:marLeft w:val="360"/>
          <w:marRight w:val="0"/>
          <w:marTop w:val="200"/>
          <w:marBottom w:val="0"/>
          <w:divBdr>
            <w:top w:val="none" w:sz="0" w:space="0" w:color="auto"/>
            <w:left w:val="none" w:sz="0" w:space="0" w:color="auto"/>
            <w:bottom w:val="none" w:sz="0" w:space="0" w:color="auto"/>
            <w:right w:val="none" w:sz="0" w:space="0" w:color="auto"/>
          </w:divBdr>
        </w:div>
      </w:divsChild>
    </w:div>
    <w:div w:id="808791836">
      <w:bodyDiv w:val="1"/>
      <w:marLeft w:val="0"/>
      <w:marRight w:val="0"/>
      <w:marTop w:val="0"/>
      <w:marBottom w:val="0"/>
      <w:divBdr>
        <w:top w:val="none" w:sz="0" w:space="0" w:color="auto"/>
        <w:left w:val="none" w:sz="0" w:space="0" w:color="auto"/>
        <w:bottom w:val="none" w:sz="0" w:space="0" w:color="auto"/>
        <w:right w:val="none" w:sz="0" w:space="0" w:color="auto"/>
      </w:divBdr>
      <w:divsChild>
        <w:div w:id="1491748339">
          <w:marLeft w:val="0"/>
          <w:marRight w:val="0"/>
          <w:marTop w:val="0"/>
          <w:marBottom w:val="0"/>
          <w:divBdr>
            <w:top w:val="none" w:sz="0" w:space="0" w:color="auto"/>
            <w:left w:val="none" w:sz="0" w:space="0" w:color="auto"/>
            <w:bottom w:val="none" w:sz="0" w:space="0" w:color="auto"/>
            <w:right w:val="none" w:sz="0" w:space="0" w:color="auto"/>
          </w:divBdr>
          <w:divsChild>
            <w:div w:id="1979067527">
              <w:marLeft w:val="0"/>
              <w:marRight w:val="0"/>
              <w:marTop w:val="0"/>
              <w:marBottom w:val="0"/>
              <w:divBdr>
                <w:top w:val="none" w:sz="0" w:space="0" w:color="auto"/>
                <w:left w:val="none" w:sz="0" w:space="0" w:color="auto"/>
                <w:bottom w:val="none" w:sz="0" w:space="0" w:color="auto"/>
                <w:right w:val="none" w:sz="0" w:space="0" w:color="auto"/>
              </w:divBdr>
            </w:div>
          </w:divsChild>
        </w:div>
        <w:div w:id="696541318">
          <w:marLeft w:val="0"/>
          <w:marRight w:val="0"/>
          <w:marTop w:val="0"/>
          <w:marBottom w:val="0"/>
          <w:divBdr>
            <w:top w:val="none" w:sz="0" w:space="0" w:color="auto"/>
            <w:left w:val="none" w:sz="0" w:space="0" w:color="auto"/>
            <w:bottom w:val="none" w:sz="0" w:space="0" w:color="auto"/>
            <w:right w:val="none" w:sz="0" w:space="0" w:color="auto"/>
          </w:divBdr>
        </w:div>
        <w:div w:id="373773479">
          <w:marLeft w:val="0"/>
          <w:marRight w:val="0"/>
          <w:marTop w:val="0"/>
          <w:marBottom w:val="0"/>
          <w:divBdr>
            <w:top w:val="none" w:sz="0" w:space="0" w:color="auto"/>
            <w:left w:val="none" w:sz="0" w:space="0" w:color="auto"/>
            <w:bottom w:val="none" w:sz="0" w:space="0" w:color="auto"/>
            <w:right w:val="none" w:sz="0" w:space="0" w:color="auto"/>
          </w:divBdr>
        </w:div>
      </w:divsChild>
    </w:div>
    <w:div w:id="815955010">
      <w:bodyDiv w:val="1"/>
      <w:marLeft w:val="0"/>
      <w:marRight w:val="0"/>
      <w:marTop w:val="0"/>
      <w:marBottom w:val="0"/>
      <w:divBdr>
        <w:top w:val="none" w:sz="0" w:space="0" w:color="auto"/>
        <w:left w:val="none" w:sz="0" w:space="0" w:color="auto"/>
        <w:bottom w:val="none" w:sz="0" w:space="0" w:color="auto"/>
        <w:right w:val="none" w:sz="0" w:space="0" w:color="auto"/>
      </w:divBdr>
    </w:div>
    <w:div w:id="817066859">
      <w:bodyDiv w:val="1"/>
      <w:marLeft w:val="0"/>
      <w:marRight w:val="0"/>
      <w:marTop w:val="0"/>
      <w:marBottom w:val="0"/>
      <w:divBdr>
        <w:top w:val="none" w:sz="0" w:space="0" w:color="auto"/>
        <w:left w:val="none" w:sz="0" w:space="0" w:color="auto"/>
        <w:bottom w:val="none" w:sz="0" w:space="0" w:color="auto"/>
        <w:right w:val="none" w:sz="0" w:space="0" w:color="auto"/>
      </w:divBdr>
    </w:div>
    <w:div w:id="819856516">
      <w:bodyDiv w:val="1"/>
      <w:marLeft w:val="0"/>
      <w:marRight w:val="0"/>
      <w:marTop w:val="0"/>
      <w:marBottom w:val="0"/>
      <w:divBdr>
        <w:top w:val="none" w:sz="0" w:space="0" w:color="auto"/>
        <w:left w:val="none" w:sz="0" w:space="0" w:color="auto"/>
        <w:bottom w:val="none" w:sz="0" w:space="0" w:color="auto"/>
        <w:right w:val="none" w:sz="0" w:space="0" w:color="auto"/>
      </w:divBdr>
    </w:div>
    <w:div w:id="824514747">
      <w:bodyDiv w:val="1"/>
      <w:marLeft w:val="0"/>
      <w:marRight w:val="0"/>
      <w:marTop w:val="0"/>
      <w:marBottom w:val="0"/>
      <w:divBdr>
        <w:top w:val="none" w:sz="0" w:space="0" w:color="auto"/>
        <w:left w:val="none" w:sz="0" w:space="0" w:color="auto"/>
        <w:bottom w:val="none" w:sz="0" w:space="0" w:color="auto"/>
        <w:right w:val="none" w:sz="0" w:space="0" w:color="auto"/>
      </w:divBdr>
      <w:divsChild>
        <w:div w:id="1806388361">
          <w:marLeft w:val="360"/>
          <w:marRight w:val="0"/>
          <w:marTop w:val="200"/>
          <w:marBottom w:val="0"/>
          <w:divBdr>
            <w:top w:val="none" w:sz="0" w:space="0" w:color="auto"/>
            <w:left w:val="none" w:sz="0" w:space="0" w:color="auto"/>
            <w:bottom w:val="none" w:sz="0" w:space="0" w:color="auto"/>
            <w:right w:val="none" w:sz="0" w:space="0" w:color="auto"/>
          </w:divBdr>
        </w:div>
      </w:divsChild>
    </w:div>
    <w:div w:id="824855711">
      <w:bodyDiv w:val="1"/>
      <w:marLeft w:val="0"/>
      <w:marRight w:val="0"/>
      <w:marTop w:val="0"/>
      <w:marBottom w:val="0"/>
      <w:divBdr>
        <w:top w:val="none" w:sz="0" w:space="0" w:color="auto"/>
        <w:left w:val="none" w:sz="0" w:space="0" w:color="auto"/>
        <w:bottom w:val="none" w:sz="0" w:space="0" w:color="auto"/>
        <w:right w:val="none" w:sz="0" w:space="0" w:color="auto"/>
      </w:divBdr>
    </w:div>
    <w:div w:id="825437838">
      <w:bodyDiv w:val="1"/>
      <w:marLeft w:val="0"/>
      <w:marRight w:val="0"/>
      <w:marTop w:val="0"/>
      <w:marBottom w:val="0"/>
      <w:divBdr>
        <w:top w:val="none" w:sz="0" w:space="0" w:color="auto"/>
        <w:left w:val="none" w:sz="0" w:space="0" w:color="auto"/>
        <w:bottom w:val="none" w:sz="0" w:space="0" w:color="auto"/>
        <w:right w:val="none" w:sz="0" w:space="0" w:color="auto"/>
      </w:divBdr>
      <w:divsChild>
        <w:div w:id="1971131888">
          <w:marLeft w:val="0"/>
          <w:marRight w:val="0"/>
          <w:marTop w:val="0"/>
          <w:marBottom w:val="0"/>
          <w:divBdr>
            <w:top w:val="none" w:sz="0" w:space="0" w:color="auto"/>
            <w:left w:val="none" w:sz="0" w:space="0" w:color="auto"/>
            <w:bottom w:val="none" w:sz="0" w:space="0" w:color="auto"/>
            <w:right w:val="none" w:sz="0" w:space="0" w:color="auto"/>
          </w:divBdr>
        </w:div>
      </w:divsChild>
    </w:div>
    <w:div w:id="829978508">
      <w:bodyDiv w:val="1"/>
      <w:marLeft w:val="0"/>
      <w:marRight w:val="0"/>
      <w:marTop w:val="0"/>
      <w:marBottom w:val="0"/>
      <w:divBdr>
        <w:top w:val="none" w:sz="0" w:space="0" w:color="auto"/>
        <w:left w:val="none" w:sz="0" w:space="0" w:color="auto"/>
        <w:bottom w:val="none" w:sz="0" w:space="0" w:color="auto"/>
        <w:right w:val="none" w:sz="0" w:space="0" w:color="auto"/>
      </w:divBdr>
      <w:divsChild>
        <w:div w:id="422184204">
          <w:marLeft w:val="0"/>
          <w:marRight w:val="0"/>
          <w:marTop w:val="0"/>
          <w:marBottom w:val="0"/>
          <w:divBdr>
            <w:top w:val="none" w:sz="0" w:space="0" w:color="auto"/>
            <w:left w:val="none" w:sz="0" w:space="0" w:color="auto"/>
            <w:bottom w:val="none" w:sz="0" w:space="0" w:color="auto"/>
            <w:right w:val="none" w:sz="0" w:space="0" w:color="auto"/>
          </w:divBdr>
        </w:div>
      </w:divsChild>
    </w:div>
    <w:div w:id="837774347">
      <w:bodyDiv w:val="1"/>
      <w:marLeft w:val="0"/>
      <w:marRight w:val="0"/>
      <w:marTop w:val="0"/>
      <w:marBottom w:val="0"/>
      <w:divBdr>
        <w:top w:val="none" w:sz="0" w:space="0" w:color="auto"/>
        <w:left w:val="none" w:sz="0" w:space="0" w:color="auto"/>
        <w:bottom w:val="none" w:sz="0" w:space="0" w:color="auto"/>
        <w:right w:val="none" w:sz="0" w:space="0" w:color="auto"/>
      </w:divBdr>
    </w:div>
    <w:div w:id="843588851">
      <w:bodyDiv w:val="1"/>
      <w:marLeft w:val="0"/>
      <w:marRight w:val="0"/>
      <w:marTop w:val="0"/>
      <w:marBottom w:val="0"/>
      <w:divBdr>
        <w:top w:val="none" w:sz="0" w:space="0" w:color="auto"/>
        <w:left w:val="none" w:sz="0" w:space="0" w:color="auto"/>
        <w:bottom w:val="none" w:sz="0" w:space="0" w:color="auto"/>
        <w:right w:val="none" w:sz="0" w:space="0" w:color="auto"/>
      </w:divBdr>
      <w:divsChild>
        <w:div w:id="756751373">
          <w:marLeft w:val="0"/>
          <w:marRight w:val="0"/>
          <w:marTop w:val="0"/>
          <w:marBottom w:val="0"/>
          <w:divBdr>
            <w:top w:val="none" w:sz="0" w:space="0" w:color="auto"/>
            <w:left w:val="none" w:sz="0" w:space="0" w:color="auto"/>
            <w:bottom w:val="none" w:sz="0" w:space="0" w:color="auto"/>
            <w:right w:val="none" w:sz="0" w:space="0" w:color="auto"/>
          </w:divBdr>
        </w:div>
      </w:divsChild>
    </w:div>
    <w:div w:id="855114206">
      <w:bodyDiv w:val="1"/>
      <w:marLeft w:val="0"/>
      <w:marRight w:val="0"/>
      <w:marTop w:val="0"/>
      <w:marBottom w:val="0"/>
      <w:divBdr>
        <w:top w:val="none" w:sz="0" w:space="0" w:color="auto"/>
        <w:left w:val="none" w:sz="0" w:space="0" w:color="auto"/>
        <w:bottom w:val="none" w:sz="0" w:space="0" w:color="auto"/>
        <w:right w:val="none" w:sz="0" w:space="0" w:color="auto"/>
      </w:divBdr>
    </w:div>
    <w:div w:id="856889605">
      <w:bodyDiv w:val="1"/>
      <w:marLeft w:val="0"/>
      <w:marRight w:val="0"/>
      <w:marTop w:val="0"/>
      <w:marBottom w:val="0"/>
      <w:divBdr>
        <w:top w:val="none" w:sz="0" w:space="0" w:color="auto"/>
        <w:left w:val="none" w:sz="0" w:space="0" w:color="auto"/>
        <w:bottom w:val="none" w:sz="0" w:space="0" w:color="auto"/>
        <w:right w:val="none" w:sz="0" w:space="0" w:color="auto"/>
      </w:divBdr>
    </w:div>
    <w:div w:id="857736514">
      <w:bodyDiv w:val="1"/>
      <w:marLeft w:val="0"/>
      <w:marRight w:val="0"/>
      <w:marTop w:val="0"/>
      <w:marBottom w:val="0"/>
      <w:divBdr>
        <w:top w:val="none" w:sz="0" w:space="0" w:color="auto"/>
        <w:left w:val="none" w:sz="0" w:space="0" w:color="auto"/>
        <w:bottom w:val="none" w:sz="0" w:space="0" w:color="auto"/>
        <w:right w:val="none" w:sz="0" w:space="0" w:color="auto"/>
      </w:divBdr>
    </w:div>
    <w:div w:id="872035900">
      <w:bodyDiv w:val="1"/>
      <w:marLeft w:val="0"/>
      <w:marRight w:val="0"/>
      <w:marTop w:val="0"/>
      <w:marBottom w:val="0"/>
      <w:divBdr>
        <w:top w:val="none" w:sz="0" w:space="0" w:color="auto"/>
        <w:left w:val="none" w:sz="0" w:space="0" w:color="auto"/>
        <w:bottom w:val="none" w:sz="0" w:space="0" w:color="auto"/>
        <w:right w:val="none" w:sz="0" w:space="0" w:color="auto"/>
      </w:divBdr>
    </w:div>
    <w:div w:id="877475792">
      <w:bodyDiv w:val="1"/>
      <w:marLeft w:val="0"/>
      <w:marRight w:val="0"/>
      <w:marTop w:val="0"/>
      <w:marBottom w:val="0"/>
      <w:divBdr>
        <w:top w:val="none" w:sz="0" w:space="0" w:color="auto"/>
        <w:left w:val="none" w:sz="0" w:space="0" w:color="auto"/>
        <w:bottom w:val="none" w:sz="0" w:space="0" w:color="auto"/>
        <w:right w:val="none" w:sz="0" w:space="0" w:color="auto"/>
      </w:divBdr>
    </w:div>
    <w:div w:id="881208017">
      <w:bodyDiv w:val="1"/>
      <w:marLeft w:val="0"/>
      <w:marRight w:val="0"/>
      <w:marTop w:val="0"/>
      <w:marBottom w:val="0"/>
      <w:divBdr>
        <w:top w:val="none" w:sz="0" w:space="0" w:color="auto"/>
        <w:left w:val="none" w:sz="0" w:space="0" w:color="auto"/>
        <w:bottom w:val="none" w:sz="0" w:space="0" w:color="auto"/>
        <w:right w:val="none" w:sz="0" w:space="0" w:color="auto"/>
      </w:divBdr>
    </w:div>
    <w:div w:id="883833385">
      <w:bodyDiv w:val="1"/>
      <w:marLeft w:val="0"/>
      <w:marRight w:val="0"/>
      <w:marTop w:val="0"/>
      <w:marBottom w:val="0"/>
      <w:divBdr>
        <w:top w:val="none" w:sz="0" w:space="0" w:color="auto"/>
        <w:left w:val="none" w:sz="0" w:space="0" w:color="auto"/>
        <w:bottom w:val="none" w:sz="0" w:space="0" w:color="auto"/>
        <w:right w:val="none" w:sz="0" w:space="0" w:color="auto"/>
      </w:divBdr>
    </w:div>
    <w:div w:id="898515324">
      <w:bodyDiv w:val="1"/>
      <w:marLeft w:val="0"/>
      <w:marRight w:val="0"/>
      <w:marTop w:val="0"/>
      <w:marBottom w:val="0"/>
      <w:divBdr>
        <w:top w:val="none" w:sz="0" w:space="0" w:color="auto"/>
        <w:left w:val="none" w:sz="0" w:space="0" w:color="auto"/>
        <w:bottom w:val="none" w:sz="0" w:space="0" w:color="auto"/>
        <w:right w:val="none" w:sz="0" w:space="0" w:color="auto"/>
      </w:divBdr>
    </w:div>
    <w:div w:id="898898695">
      <w:bodyDiv w:val="1"/>
      <w:marLeft w:val="0"/>
      <w:marRight w:val="0"/>
      <w:marTop w:val="0"/>
      <w:marBottom w:val="0"/>
      <w:divBdr>
        <w:top w:val="none" w:sz="0" w:space="0" w:color="auto"/>
        <w:left w:val="none" w:sz="0" w:space="0" w:color="auto"/>
        <w:bottom w:val="none" w:sz="0" w:space="0" w:color="auto"/>
        <w:right w:val="none" w:sz="0" w:space="0" w:color="auto"/>
      </w:divBdr>
      <w:divsChild>
        <w:div w:id="1363238770">
          <w:marLeft w:val="0"/>
          <w:marRight w:val="0"/>
          <w:marTop w:val="0"/>
          <w:marBottom w:val="0"/>
          <w:divBdr>
            <w:top w:val="none" w:sz="0" w:space="0" w:color="auto"/>
            <w:left w:val="none" w:sz="0" w:space="0" w:color="auto"/>
            <w:bottom w:val="none" w:sz="0" w:space="0" w:color="auto"/>
            <w:right w:val="none" w:sz="0" w:space="0" w:color="auto"/>
          </w:divBdr>
          <w:divsChild>
            <w:div w:id="165024398">
              <w:marLeft w:val="0"/>
              <w:marRight w:val="0"/>
              <w:marTop w:val="0"/>
              <w:marBottom w:val="0"/>
              <w:divBdr>
                <w:top w:val="none" w:sz="0" w:space="0" w:color="auto"/>
                <w:left w:val="none" w:sz="0" w:space="0" w:color="auto"/>
                <w:bottom w:val="none" w:sz="0" w:space="0" w:color="auto"/>
                <w:right w:val="none" w:sz="0" w:space="0" w:color="auto"/>
              </w:divBdr>
              <w:divsChild>
                <w:div w:id="995647485">
                  <w:marLeft w:val="0"/>
                  <w:marRight w:val="0"/>
                  <w:marTop w:val="0"/>
                  <w:marBottom w:val="0"/>
                  <w:divBdr>
                    <w:top w:val="none" w:sz="0" w:space="0" w:color="auto"/>
                    <w:left w:val="none" w:sz="0" w:space="0" w:color="auto"/>
                    <w:bottom w:val="none" w:sz="0" w:space="0" w:color="auto"/>
                    <w:right w:val="none" w:sz="0" w:space="0" w:color="auto"/>
                  </w:divBdr>
                  <w:divsChild>
                    <w:div w:id="1512838163">
                      <w:marLeft w:val="0"/>
                      <w:marRight w:val="0"/>
                      <w:marTop w:val="0"/>
                      <w:marBottom w:val="0"/>
                      <w:divBdr>
                        <w:top w:val="none" w:sz="0" w:space="0" w:color="auto"/>
                        <w:left w:val="none" w:sz="0" w:space="0" w:color="auto"/>
                        <w:bottom w:val="none" w:sz="0" w:space="0" w:color="auto"/>
                        <w:right w:val="none" w:sz="0" w:space="0" w:color="auto"/>
                      </w:divBdr>
                    </w:div>
                    <w:div w:id="69680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830894">
      <w:bodyDiv w:val="1"/>
      <w:marLeft w:val="0"/>
      <w:marRight w:val="0"/>
      <w:marTop w:val="0"/>
      <w:marBottom w:val="0"/>
      <w:divBdr>
        <w:top w:val="none" w:sz="0" w:space="0" w:color="auto"/>
        <w:left w:val="none" w:sz="0" w:space="0" w:color="auto"/>
        <w:bottom w:val="none" w:sz="0" w:space="0" w:color="auto"/>
        <w:right w:val="none" w:sz="0" w:space="0" w:color="auto"/>
      </w:divBdr>
    </w:div>
    <w:div w:id="904874612">
      <w:bodyDiv w:val="1"/>
      <w:marLeft w:val="0"/>
      <w:marRight w:val="0"/>
      <w:marTop w:val="0"/>
      <w:marBottom w:val="0"/>
      <w:divBdr>
        <w:top w:val="none" w:sz="0" w:space="0" w:color="auto"/>
        <w:left w:val="none" w:sz="0" w:space="0" w:color="auto"/>
        <w:bottom w:val="none" w:sz="0" w:space="0" w:color="auto"/>
        <w:right w:val="none" w:sz="0" w:space="0" w:color="auto"/>
      </w:divBdr>
    </w:div>
    <w:div w:id="917010950">
      <w:bodyDiv w:val="1"/>
      <w:marLeft w:val="0"/>
      <w:marRight w:val="0"/>
      <w:marTop w:val="0"/>
      <w:marBottom w:val="0"/>
      <w:divBdr>
        <w:top w:val="none" w:sz="0" w:space="0" w:color="auto"/>
        <w:left w:val="none" w:sz="0" w:space="0" w:color="auto"/>
        <w:bottom w:val="none" w:sz="0" w:space="0" w:color="auto"/>
        <w:right w:val="none" w:sz="0" w:space="0" w:color="auto"/>
      </w:divBdr>
    </w:div>
    <w:div w:id="923412314">
      <w:bodyDiv w:val="1"/>
      <w:marLeft w:val="0"/>
      <w:marRight w:val="0"/>
      <w:marTop w:val="0"/>
      <w:marBottom w:val="0"/>
      <w:divBdr>
        <w:top w:val="none" w:sz="0" w:space="0" w:color="auto"/>
        <w:left w:val="none" w:sz="0" w:space="0" w:color="auto"/>
        <w:bottom w:val="none" w:sz="0" w:space="0" w:color="auto"/>
        <w:right w:val="none" w:sz="0" w:space="0" w:color="auto"/>
      </w:divBdr>
    </w:div>
    <w:div w:id="929003673">
      <w:bodyDiv w:val="1"/>
      <w:marLeft w:val="0"/>
      <w:marRight w:val="0"/>
      <w:marTop w:val="0"/>
      <w:marBottom w:val="0"/>
      <w:divBdr>
        <w:top w:val="none" w:sz="0" w:space="0" w:color="auto"/>
        <w:left w:val="none" w:sz="0" w:space="0" w:color="auto"/>
        <w:bottom w:val="none" w:sz="0" w:space="0" w:color="auto"/>
        <w:right w:val="none" w:sz="0" w:space="0" w:color="auto"/>
      </w:divBdr>
      <w:divsChild>
        <w:div w:id="776289009">
          <w:marLeft w:val="0"/>
          <w:marRight w:val="0"/>
          <w:marTop w:val="0"/>
          <w:marBottom w:val="0"/>
          <w:divBdr>
            <w:top w:val="none" w:sz="0" w:space="0" w:color="auto"/>
            <w:left w:val="none" w:sz="0" w:space="0" w:color="auto"/>
            <w:bottom w:val="none" w:sz="0" w:space="0" w:color="auto"/>
            <w:right w:val="none" w:sz="0" w:space="0" w:color="auto"/>
          </w:divBdr>
        </w:div>
        <w:div w:id="1357122291">
          <w:marLeft w:val="0"/>
          <w:marRight w:val="0"/>
          <w:marTop w:val="0"/>
          <w:marBottom w:val="0"/>
          <w:divBdr>
            <w:top w:val="none" w:sz="0" w:space="0" w:color="auto"/>
            <w:left w:val="none" w:sz="0" w:space="0" w:color="auto"/>
            <w:bottom w:val="none" w:sz="0" w:space="0" w:color="auto"/>
            <w:right w:val="none" w:sz="0" w:space="0" w:color="auto"/>
          </w:divBdr>
        </w:div>
        <w:div w:id="95290426">
          <w:marLeft w:val="0"/>
          <w:marRight w:val="0"/>
          <w:marTop w:val="0"/>
          <w:marBottom w:val="0"/>
          <w:divBdr>
            <w:top w:val="none" w:sz="0" w:space="0" w:color="auto"/>
            <w:left w:val="none" w:sz="0" w:space="0" w:color="auto"/>
            <w:bottom w:val="none" w:sz="0" w:space="0" w:color="auto"/>
            <w:right w:val="none" w:sz="0" w:space="0" w:color="auto"/>
          </w:divBdr>
        </w:div>
        <w:div w:id="826821564">
          <w:marLeft w:val="0"/>
          <w:marRight w:val="0"/>
          <w:marTop w:val="0"/>
          <w:marBottom w:val="0"/>
          <w:divBdr>
            <w:top w:val="none" w:sz="0" w:space="0" w:color="auto"/>
            <w:left w:val="none" w:sz="0" w:space="0" w:color="auto"/>
            <w:bottom w:val="none" w:sz="0" w:space="0" w:color="auto"/>
            <w:right w:val="none" w:sz="0" w:space="0" w:color="auto"/>
          </w:divBdr>
        </w:div>
        <w:div w:id="2106266179">
          <w:marLeft w:val="0"/>
          <w:marRight w:val="0"/>
          <w:marTop w:val="0"/>
          <w:marBottom w:val="0"/>
          <w:divBdr>
            <w:top w:val="none" w:sz="0" w:space="0" w:color="auto"/>
            <w:left w:val="none" w:sz="0" w:space="0" w:color="auto"/>
            <w:bottom w:val="none" w:sz="0" w:space="0" w:color="auto"/>
            <w:right w:val="none" w:sz="0" w:space="0" w:color="auto"/>
          </w:divBdr>
        </w:div>
        <w:div w:id="415173731">
          <w:marLeft w:val="0"/>
          <w:marRight w:val="0"/>
          <w:marTop w:val="0"/>
          <w:marBottom w:val="0"/>
          <w:divBdr>
            <w:top w:val="none" w:sz="0" w:space="0" w:color="auto"/>
            <w:left w:val="none" w:sz="0" w:space="0" w:color="auto"/>
            <w:bottom w:val="none" w:sz="0" w:space="0" w:color="auto"/>
            <w:right w:val="none" w:sz="0" w:space="0" w:color="auto"/>
          </w:divBdr>
        </w:div>
        <w:div w:id="996224985">
          <w:marLeft w:val="0"/>
          <w:marRight w:val="0"/>
          <w:marTop w:val="0"/>
          <w:marBottom w:val="0"/>
          <w:divBdr>
            <w:top w:val="none" w:sz="0" w:space="0" w:color="auto"/>
            <w:left w:val="none" w:sz="0" w:space="0" w:color="auto"/>
            <w:bottom w:val="none" w:sz="0" w:space="0" w:color="auto"/>
            <w:right w:val="none" w:sz="0" w:space="0" w:color="auto"/>
          </w:divBdr>
        </w:div>
        <w:div w:id="497694798">
          <w:marLeft w:val="0"/>
          <w:marRight w:val="0"/>
          <w:marTop w:val="0"/>
          <w:marBottom w:val="0"/>
          <w:divBdr>
            <w:top w:val="none" w:sz="0" w:space="0" w:color="auto"/>
            <w:left w:val="none" w:sz="0" w:space="0" w:color="auto"/>
            <w:bottom w:val="none" w:sz="0" w:space="0" w:color="auto"/>
            <w:right w:val="none" w:sz="0" w:space="0" w:color="auto"/>
          </w:divBdr>
        </w:div>
        <w:div w:id="611282611">
          <w:marLeft w:val="0"/>
          <w:marRight w:val="0"/>
          <w:marTop w:val="0"/>
          <w:marBottom w:val="0"/>
          <w:divBdr>
            <w:top w:val="none" w:sz="0" w:space="0" w:color="auto"/>
            <w:left w:val="none" w:sz="0" w:space="0" w:color="auto"/>
            <w:bottom w:val="none" w:sz="0" w:space="0" w:color="auto"/>
            <w:right w:val="none" w:sz="0" w:space="0" w:color="auto"/>
          </w:divBdr>
        </w:div>
        <w:div w:id="1985811388">
          <w:marLeft w:val="0"/>
          <w:marRight w:val="0"/>
          <w:marTop w:val="0"/>
          <w:marBottom w:val="0"/>
          <w:divBdr>
            <w:top w:val="none" w:sz="0" w:space="0" w:color="auto"/>
            <w:left w:val="none" w:sz="0" w:space="0" w:color="auto"/>
            <w:bottom w:val="none" w:sz="0" w:space="0" w:color="auto"/>
            <w:right w:val="none" w:sz="0" w:space="0" w:color="auto"/>
          </w:divBdr>
        </w:div>
        <w:div w:id="648249260">
          <w:marLeft w:val="0"/>
          <w:marRight w:val="0"/>
          <w:marTop w:val="0"/>
          <w:marBottom w:val="0"/>
          <w:divBdr>
            <w:top w:val="none" w:sz="0" w:space="0" w:color="auto"/>
            <w:left w:val="none" w:sz="0" w:space="0" w:color="auto"/>
            <w:bottom w:val="none" w:sz="0" w:space="0" w:color="auto"/>
            <w:right w:val="none" w:sz="0" w:space="0" w:color="auto"/>
          </w:divBdr>
        </w:div>
        <w:div w:id="310791972">
          <w:marLeft w:val="0"/>
          <w:marRight w:val="0"/>
          <w:marTop w:val="0"/>
          <w:marBottom w:val="0"/>
          <w:divBdr>
            <w:top w:val="none" w:sz="0" w:space="0" w:color="auto"/>
            <w:left w:val="none" w:sz="0" w:space="0" w:color="auto"/>
            <w:bottom w:val="none" w:sz="0" w:space="0" w:color="auto"/>
            <w:right w:val="none" w:sz="0" w:space="0" w:color="auto"/>
          </w:divBdr>
        </w:div>
      </w:divsChild>
    </w:div>
    <w:div w:id="930548064">
      <w:bodyDiv w:val="1"/>
      <w:marLeft w:val="0"/>
      <w:marRight w:val="0"/>
      <w:marTop w:val="0"/>
      <w:marBottom w:val="0"/>
      <w:divBdr>
        <w:top w:val="none" w:sz="0" w:space="0" w:color="auto"/>
        <w:left w:val="none" w:sz="0" w:space="0" w:color="auto"/>
        <w:bottom w:val="none" w:sz="0" w:space="0" w:color="auto"/>
        <w:right w:val="none" w:sz="0" w:space="0" w:color="auto"/>
      </w:divBdr>
    </w:div>
    <w:div w:id="936057045">
      <w:bodyDiv w:val="1"/>
      <w:marLeft w:val="0"/>
      <w:marRight w:val="0"/>
      <w:marTop w:val="0"/>
      <w:marBottom w:val="0"/>
      <w:divBdr>
        <w:top w:val="none" w:sz="0" w:space="0" w:color="auto"/>
        <w:left w:val="none" w:sz="0" w:space="0" w:color="auto"/>
        <w:bottom w:val="none" w:sz="0" w:space="0" w:color="auto"/>
        <w:right w:val="none" w:sz="0" w:space="0" w:color="auto"/>
      </w:divBdr>
    </w:div>
    <w:div w:id="941379271">
      <w:bodyDiv w:val="1"/>
      <w:marLeft w:val="0"/>
      <w:marRight w:val="0"/>
      <w:marTop w:val="0"/>
      <w:marBottom w:val="0"/>
      <w:divBdr>
        <w:top w:val="none" w:sz="0" w:space="0" w:color="auto"/>
        <w:left w:val="none" w:sz="0" w:space="0" w:color="auto"/>
        <w:bottom w:val="none" w:sz="0" w:space="0" w:color="auto"/>
        <w:right w:val="none" w:sz="0" w:space="0" w:color="auto"/>
      </w:divBdr>
      <w:divsChild>
        <w:div w:id="1409425471">
          <w:marLeft w:val="0"/>
          <w:marRight w:val="0"/>
          <w:marTop w:val="0"/>
          <w:marBottom w:val="0"/>
          <w:divBdr>
            <w:top w:val="none" w:sz="0" w:space="0" w:color="auto"/>
            <w:left w:val="none" w:sz="0" w:space="0" w:color="auto"/>
            <w:bottom w:val="none" w:sz="0" w:space="0" w:color="auto"/>
            <w:right w:val="none" w:sz="0" w:space="0" w:color="auto"/>
          </w:divBdr>
        </w:div>
        <w:div w:id="508757397">
          <w:marLeft w:val="0"/>
          <w:marRight w:val="0"/>
          <w:marTop w:val="0"/>
          <w:marBottom w:val="0"/>
          <w:divBdr>
            <w:top w:val="none" w:sz="0" w:space="0" w:color="auto"/>
            <w:left w:val="none" w:sz="0" w:space="0" w:color="auto"/>
            <w:bottom w:val="none" w:sz="0" w:space="0" w:color="auto"/>
            <w:right w:val="none" w:sz="0" w:space="0" w:color="auto"/>
          </w:divBdr>
        </w:div>
      </w:divsChild>
    </w:div>
    <w:div w:id="942961219">
      <w:bodyDiv w:val="1"/>
      <w:marLeft w:val="0"/>
      <w:marRight w:val="0"/>
      <w:marTop w:val="0"/>
      <w:marBottom w:val="0"/>
      <w:divBdr>
        <w:top w:val="none" w:sz="0" w:space="0" w:color="auto"/>
        <w:left w:val="none" w:sz="0" w:space="0" w:color="auto"/>
        <w:bottom w:val="none" w:sz="0" w:space="0" w:color="auto"/>
        <w:right w:val="none" w:sz="0" w:space="0" w:color="auto"/>
      </w:divBdr>
      <w:divsChild>
        <w:div w:id="1280912538">
          <w:marLeft w:val="0"/>
          <w:marRight w:val="0"/>
          <w:marTop w:val="0"/>
          <w:marBottom w:val="0"/>
          <w:divBdr>
            <w:top w:val="none" w:sz="0" w:space="0" w:color="auto"/>
            <w:left w:val="none" w:sz="0" w:space="0" w:color="auto"/>
            <w:bottom w:val="none" w:sz="0" w:space="0" w:color="auto"/>
            <w:right w:val="none" w:sz="0" w:space="0" w:color="auto"/>
          </w:divBdr>
          <w:divsChild>
            <w:div w:id="5404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0376">
      <w:bodyDiv w:val="1"/>
      <w:marLeft w:val="0"/>
      <w:marRight w:val="0"/>
      <w:marTop w:val="0"/>
      <w:marBottom w:val="0"/>
      <w:divBdr>
        <w:top w:val="none" w:sz="0" w:space="0" w:color="auto"/>
        <w:left w:val="none" w:sz="0" w:space="0" w:color="auto"/>
        <w:bottom w:val="none" w:sz="0" w:space="0" w:color="auto"/>
        <w:right w:val="none" w:sz="0" w:space="0" w:color="auto"/>
      </w:divBdr>
    </w:div>
    <w:div w:id="948047881">
      <w:bodyDiv w:val="1"/>
      <w:marLeft w:val="0"/>
      <w:marRight w:val="0"/>
      <w:marTop w:val="0"/>
      <w:marBottom w:val="0"/>
      <w:divBdr>
        <w:top w:val="none" w:sz="0" w:space="0" w:color="auto"/>
        <w:left w:val="none" w:sz="0" w:space="0" w:color="auto"/>
        <w:bottom w:val="none" w:sz="0" w:space="0" w:color="auto"/>
        <w:right w:val="none" w:sz="0" w:space="0" w:color="auto"/>
      </w:divBdr>
    </w:div>
    <w:div w:id="950164471">
      <w:bodyDiv w:val="1"/>
      <w:marLeft w:val="0"/>
      <w:marRight w:val="0"/>
      <w:marTop w:val="0"/>
      <w:marBottom w:val="0"/>
      <w:divBdr>
        <w:top w:val="none" w:sz="0" w:space="0" w:color="auto"/>
        <w:left w:val="none" w:sz="0" w:space="0" w:color="auto"/>
        <w:bottom w:val="none" w:sz="0" w:space="0" w:color="auto"/>
        <w:right w:val="none" w:sz="0" w:space="0" w:color="auto"/>
      </w:divBdr>
      <w:divsChild>
        <w:div w:id="1376150720">
          <w:marLeft w:val="0"/>
          <w:marRight w:val="0"/>
          <w:marTop w:val="0"/>
          <w:marBottom w:val="0"/>
          <w:divBdr>
            <w:top w:val="none" w:sz="0" w:space="0" w:color="auto"/>
            <w:left w:val="none" w:sz="0" w:space="0" w:color="auto"/>
            <w:bottom w:val="none" w:sz="0" w:space="0" w:color="auto"/>
            <w:right w:val="none" w:sz="0" w:space="0" w:color="auto"/>
          </w:divBdr>
          <w:divsChild>
            <w:div w:id="1539658983">
              <w:marLeft w:val="0"/>
              <w:marRight w:val="0"/>
              <w:marTop w:val="0"/>
              <w:marBottom w:val="0"/>
              <w:divBdr>
                <w:top w:val="none" w:sz="0" w:space="0" w:color="auto"/>
                <w:left w:val="none" w:sz="0" w:space="0" w:color="auto"/>
                <w:bottom w:val="none" w:sz="0" w:space="0" w:color="auto"/>
                <w:right w:val="none" w:sz="0" w:space="0" w:color="auto"/>
              </w:divBdr>
              <w:divsChild>
                <w:div w:id="1748458555">
                  <w:marLeft w:val="0"/>
                  <w:marRight w:val="0"/>
                  <w:marTop w:val="0"/>
                  <w:marBottom w:val="0"/>
                  <w:divBdr>
                    <w:top w:val="none" w:sz="0" w:space="0" w:color="auto"/>
                    <w:left w:val="none" w:sz="0" w:space="0" w:color="auto"/>
                    <w:bottom w:val="none" w:sz="0" w:space="0" w:color="auto"/>
                    <w:right w:val="none" w:sz="0" w:space="0" w:color="auto"/>
                  </w:divBdr>
                </w:div>
                <w:div w:id="19120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94307">
      <w:bodyDiv w:val="1"/>
      <w:marLeft w:val="0"/>
      <w:marRight w:val="0"/>
      <w:marTop w:val="0"/>
      <w:marBottom w:val="0"/>
      <w:divBdr>
        <w:top w:val="none" w:sz="0" w:space="0" w:color="auto"/>
        <w:left w:val="none" w:sz="0" w:space="0" w:color="auto"/>
        <w:bottom w:val="none" w:sz="0" w:space="0" w:color="auto"/>
        <w:right w:val="none" w:sz="0" w:space="0" w:color="auto"/>
      </w:divBdr>
      <w:divsChild>
        <w:div w:id="31156714">
          <w:marLeft w:val="0"/>
          <w:marRight w:val="0"/>
          <w:marTop w:val="0"/>
          <w:marBottom w:val="0"/>
          <w:divBdr>
            <w:top w:val="none" w:sz="0" w:space="0" w:color="auto"/>
            <w:left w:val="none" w:sz="0" w:space="0" w:color="auto"/>
            <w:bottom w:val="none" w:sz="0" w:space="0" w:color="auto"/>
            <w:right w:val="none" w:sz="0" w:space="0" w:color="auto"/>
          </w:divBdr>
        </w:div>
        <w:div w:id="150675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568395">
      <w:bodyDiv w:val="1"/>
      <w:marLeft w:val="0"/>
      <w:marRight w:val="0"/>
      <w:marTop w:val="0"/>
      <w:marBottom w:val="0"/>
      <w:divBdr>
        <w:top w:val="none" w:sz="0" w:space="0" w:color="auto"/>
        <w:left w:val="none" w:sz="0" w:space="0" w:color="auto"/>
        <w:bottom w:val="none" w:sz="0" w:space="0" w:color="auto"/>
        <w:right w:val="none" w:sz="0" w:space="0" w:color="auto"/>
      </w:divBdr>
      <w:divsChild>
        <w:div w:id="116528446">
          <w:marLeft w:val="0"/>
          <w:marRight w:val="0"/>
          <w:marTop w:val="0"/>
          <w:marBottom w:val="0"/>
          <w:divBdr>
            <w:top w:val="none" w:sz="0" w:space="0" w:color="auto"/>
            <w:left w:val="none" w:sz="0" w:space="0" w:color="auto"/>
            <w:bottom w:val="none" w:sz="0" w:space="0" w:color="auto"/>
            <w:right w:val="none" w:sz="0" w:space="0" w:color="auto"/>
          </w:divBdr>
        </w:div>
        <w:div w:id="2070567878">
          <w:marLeft w:val="0"/>
          <w:marRight w:val="0"/>
          <w:marTop w:val="0"/>
          <w:marBottom w:val="0"/>
          <w:divBdr>
            <w:top w:val="none" w:sz="0" w:space="0" w:color="auto"/>
            <w:left w:val="none" w:sz="0" w:space="0" w:color="auto"/>
            <w:bottom w:val="none" w:sz="0" w:space="0" w:color="auto"/>
            <w:right w:val="none" w:sz="0" w:space="0" w:color="auto"/>
          </w:divBdr>
        </w:div>
        <w:div w:id="1302346153">
          <w:marLeft w:val="0"/>
          <w:marRight w:val="0"/>
          <w:marTop w:val="0"/>
          <w:marBottom w:val="0"/>
          <w:divBdr>
            <w:top w:val="none" w:sz="0" w:space="0" w:color="auto"/>
            <w:left w:val="none" w:sz="0" w:space="0" w:color="auto"/>
            <w:bottom w:val="none" w:sz="0" w:space="0" w:color="auto"/>
            <w:right w:val="none" w:sz="0" w:space="0" w:color="auto"/>
          </w:divBdr>
        </w:div>
        <w:div w:id="794444937">
          <w:marLeft w:val="0"/>
          <w:marRight w:val="0"/>
          <w:marTop w:val="0"/>
          <w:marBottom w:val="0"/>
          <w:divBdr>
            <w:top w:val="none" w:sz="0" w:space="0" w:color="auto"/>
            <w:left w:val="none" w:sz="0" w:space="0" w:color="auto"/>
            <w:bottom w:val="none" w:sz="0" w:space="0" w:color="auto"/>
            <w:right w:val="none" w:sz="0" w:space="0" w:color="auto"/>
          </w:divBdr>
        </w:div>
        <w:div w:id="1533036267">
          <w:marLeft w:val="0"/>
          <w:marRight w:val="0"/>
          <w:marTop w:val="0"/>
          <w:marBottom w:val="0"/>
          <w:divBdr>
            <w:top w:val="none" w:sz="0" w:space="0" w:color="auto"/>
            <w:left w:val="none" w:sz="0" w:space="0" w:color="auto"/>
            <w:bottom w:val="none" w:sz="0" w:space="0" w:color="auto"/>
            <w:right w:val="none" w:sz="0" w:space="0" w:color="auto"/>
          </w:divBdr>
        </w:div>
        <w:div w:id="915552500">
          <w:marLeft w:val="0"/>
          <w:marRight w:val="0"/>
          <w:marTop w:val="0"/>
          <w:marBottom w:val="0"/>
          <w:divBdr>
            <w:top w:val="none" w:sz="0" w:space="0" w:color="auto"/>
            <w:left w:val="none" w:sz="0" w:space="0" w:color="auto"/>
            <w:bottom w:val="none" w:sz="0" w:space="0" w:color="auto"/>
            <w:right w:val="none" w:sz="0" w:space="0" w:color="auto"/>
          </w:divBdr>
        </w:div>
        <w:div w:id="180632605">
          <w:marLeft w:val="0"/>
          <w:marRight w:val="0"/>
          <w:marTop w:val="0"/>
          <w:marBottom w:val="0"/>
          <w:divBdr>
            <w:top w:val="none" w:sz="0" w:space="0" w:color="auto"/>
            <w:left w:val="none" w:sz="0" w:space="0" w:color="auto"/>
            <w:bottom w:val="none" w:sz="0" w:space="0" w:color="auto"/>
            <w:right w:val="none" w:sz="0" w:space="0" w:color="auto"/>
          </w:divBdr>
        </w:div>
        <w:div w:id="1164517898">
          <w:marLeft w:val="0"/>
          <w:marRight w:val="0"/>
          <w:marTop w:val="0"/>
          <w:marBottom w:val="0"/>
          <w:divBdr>
            <w:top w:val="none" w:sz="0" w:space="0" w:color="auto"/>
            <w:left w:val="none" w:sz="0" w:space="0" w:color="auto"/>
            <w:bottom w:val="none" w:sz="0" w:space="0" w:color="auto"/>
            <w:right w:val="none" w:sz="0" w:space="0" w:color="auto"/>
          </w:divBdr>
        </w:div>
        <w:div w:id="1990666834">
          <w:marLeft w:val="0"/>
          <w:marRight w:val="0"/>
          <w:marTop w:val="0"/>
          <w:marBottom w:val="0"/>
          <w:divBdr>
            <w:top w:val="none" w:sz="0" w:space="0" w:color="auto"/>
            <w:left w:val="none" w:sz="0" w:space="0" w:color="auto"/>
            <w:bottom w:val="none" w:sz="0" w:space="0" w:color="auto"/>
            <w:right w:val="none" w:sz="0" w:space="0" w:color="auto"/>
          </w:divBdr>
        </w:div>
        <w:div w:id="680278271">
          <w:marLeft w:val="0"/>
          <w:marRight w:val="0"/>
          <w:marTop w:val="0"/>
          <w:marBottom w:val="0"/>
          <w:divBdr>
            <w:top w:val="none" w:sz="0" w:space="0" w:color="auto"/>
            <w:left w:val="none" w:sz="0" w:space="0" w:color="auto"/>
            <w:bottom w:val="none" w:sz="0" w:space="0" w:color="auto"/>
            <w:right w:val="none" w:sz="0" w:space="0" w:color="auto"/>
          </w:divBdr>
        </w:div>
        <w:div w:id="785778538">
          <w:marLeft w:val="0"/>
          <w:marRight w:val="0"/>
          <w:marTop w:val="0"/>
          <w:marBottom w:val="0"/>
          <w:divBdr>
            <w:top w:val="none" w:sz="0" w:space="0" w:color="auto"/>
            <w:left w:val="none" w:sz="0" w:space="0" w:color="auto"/>
            <w:bottom w:val="none" w:sz="0" w:space="0" w:color="auto"/>
            <w:right w:val="none" w:sz="0" w:space="0" w:color="auto"/>
          </w:divBdr>
        </w:div>
        <w:div w:id="49302930">
          <w:marLeft w:val="0"/>
          <w:marRight w:val="0"/>
          <w:marTop w:val="0"/>
          <w:marBottom w:val="0"/>
          <w:divBdr>
            <w:top w:val="none" w:sz="0" w:space="0" w:color="auto"/>
            <w:left w:val="none" w:sz="0" w:space="0" w:color="auto"/>
            <w:bottom w:val="none" w:sz="0" w:space="0" w:color="auto"/>
            <w:right w:val="none" w:sz="0" w:space="0" w:color="auto"/>
          </w:divBdr>
        </w:div>
        <w:div w:id="1810053993">
          <w:marLeft w:val="0"/>
          <w:marRight w:val="0"/>
          <w:marTop w:val="0"/>
          <w:marBottom w:val="0"/>
          <w:divBdr>
            <w:top w:val="none" w:sz="0" w:space="0" w:color="auto"/>
            <w:left w:val="none" w:sz="0" w:space="0" w:color="auto"/>
            <w:bottom w:val="none" w:sz="0" w:space="0" w:color="auto"/>
            <w:right w:val="none" w:sz="0" w:space="0" w:color="auto"/>
          </w:divBdr>
        </w:div>
      </w:divsChild>
    </w:div>
    <w:div w:id="958608111">
      <w:bodyDiv w:val="1"/>
      <w:marLeft w:val="0"/>
      <w:marRight w:val="0"/>
      <w:marTop w:val="0"/>
      <w:marBottom w:val="0"/>
      <w:divBdr>
        <w:top w:val="none" w:sz="0" w:space="0" w:color="auto"/>
        <w:left w:val="none" w:sz="0" w:space="0" w:color="auto"/>
        <w:bottom w:val="none" w:sz="0" w:space="0" w:color="auto"/>
        <w:right w:val="none" w:sz="0" w:space="0" w:color="auto"/>
      </w:divBdr>
    </w:div>
    <w:div w:id="964123613">
      <w:bodyDiv w:val="1"/>
      <w:marLeft w:val="0"/>
      <w:marRight w:val="0"/>
      <w:marTop w:val="0"/>
      <w:marBottom w:val="0"/>
      <w:divBdr>
        <w:top w:val="none" w:sz="0" w:space="0" w:color="auto"/>
        <w:left w:val="none" w:sz="0" w:space="0" w:color="auto"/>
        <w:bottom w:val="none" w:sz="0" w:space="0" w:color="auto"/>
        <w:right w:val="none" w:sz="0" w:space="0" w:color="auto"/>
      </w:divBdr>
      <w:divsChild>
        <w:div w:id="1005086330">
          <w:marLeft w:val="0"/>
          <w:marRight w:val="0"/>
          <w:marTop w:val="0"/>
          <w:marBottom w:val="0"/>
          <w:divBdr>
            <w:top w:val="none" w:sz="0" w:space="0" w:color="auto"/>
            <w:left w:val="none" w:sz="0" w:space="0" w:color="auto"/>
            <w:bottom w:val="none" w:sz="0" w:space="0" w:color="auto"/>
            <w:right w:val="none" w:sz="0" w:space="0" w:color="auto"/>
          </w:divBdr>
          <w:divsChild>
            <w:div w:id="2146311658">
              <w:marLeft w:val="0"/>
              <w:marRight w:val="0"/>
              <w:marTop w:val="0"/>
              <w:marBottom w:val="0"/>
              <w:divBdr>
                <w:top w:val="none" w:sz="0" w:space="0" w:color="auto"/>
                <w:left w:val="none" w:sz="0" w:space="0" w:color="auto"/>
                <w:bottom w:val="none" w:sz="0" w:space="0" w:color="auto"/>
                <w:right w:val="none" w:sz="0" w:space="0" w:color="auto"/>
              </w:divBdr>
              <w:divsChild>
                <w:div w:id="446630005">
                  <w:marLeft w:val="0"/>
                  <w:marRight w:val="0"/>
                  <w:marTop w:val="0"/>
                  <w:marBottom w:val="0"/>
                  <w:divBdr>
                    <w:top w:val="none" w:sz="0" w:space="0" w:color="auto"/>
                    <w:left w:val="none" w:sz="0" w:space="0" w:color="auto"/>
                    <w:bottom w:val="none" w:sz="0" w:space="0" w:color="auto"/>
                    <w:right w:val="none" w:sz="0" w:space="0" w:color="auto"/>
                  </w:divBdr>
                  <w:divsChild>
                    <w:div w:id="194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92296">
          <w:marLeft w:val="0"/>
          <w:marRight w:val="0"/>
          <w:marTop w:val="0"/>
          <w:marBottom w:val="0"/>
          <w:divBdr>
            <w:top w:val="none" w:sz="0" w:space="0" w:color="auto"/>
            <w:left w:val="none" w:sz="0" w:space="0" w:color="auto"/>
            <w:bottom w:val="none" w:sz="0" w:space="0" w:color="auto"/>
            <w:right w:val="none" w:sz="0" w:space="0" w:color="auto"/>
          </w:divBdr>
          <w:divsChild>
            <w:div w:id="2079982062">
              <w:marLeft w:val="0"/>
              <w:marRight w:val="0"/>
              <w:marTop w:val="0"/>
              <w:marBottom w:val="0"/>
              <w:divBdr>
                <w:top w:val="none" w:sz="0" w:space="0" w:color="auto"/>
                <w:left w:val="none" w:sz="0" w:space="0" w:color="auto"/>
                <w:bottom w:val="none" w:sz="0" w:space="0" w:color="auto"/>
                <w:right w:val="none" w:sz="0" w:space="0" w:color="auto"/>
              </w:divBdr>
              <w:divsChild>
                <w:div w:id="780689831">
                  <w:marLeft w:val="0"/>
                  <w:marRight w:val="0"/>
                  <w:marTop w:val="0"/>
                  <w:marBottom w:val="0"/>
                  <w:divBdr>
                    <w:top w:val="none" w:sz="0" w:space="0" w:color="auto"/>
                    <w:left w:val="none" w:sz="0" w:space="0" w:color="auto"/>
                    <w:bottom w:val="none" w:sz="0" w:space="0" w:color="auto"/>
                    <w:right w:val="none" w:sz="0" w:space="0" w:color="auto"/>
                  </w:divBdr>
                  <w:divsChild>
                    <w:div w:id="61607434">
                      <w:marLeft w:val="0"/>
                      <w:marRight w:val="0"/>
                      <w:marTop w:val="0"/>
                      <w:marBottom w:val="0"/>
                      <w:divBdr>
                        <w:top w:val="none" w:sz="0" w:space="0" w:color="auto"/>
                        <w:left w:val="none" w:sz="0" w:space="0" w:color="auto"/>
                        <w:bottom w:val="none" w:sz="0" w:space="0" w:color="auto"/>
                        <w:right w:val="none" w:sz="0" w:space="0" w:color="auto"/>
                      </w:divBdr>
                      <w:divsChild>
                        <w:div w:id="18098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233145">
      <w:bodyDiv w:val="1"/>
      <w:marLeft w:val="0"/>
      <w:marRight w:val="0"/>
      <w:marTop w:val="0"/>
      <w:marBottom w:val="0"/>
      <w:divBdr>
        <w:top w:val="none" w:sz="0" w:space="0" w:color="auto"/>
        <w:left w:val="none" w:sz="0" w:space="0" w:color="auto"/>
        <w:bottom w:val="none" w:sz="0" w:space="0" w:color="auto"/>
        <w:right w:val="none" w:sz="0" w:space="0" w:color="auto"/>
      </w:divBdr>
    </w:div>
    <w:div w:id="984549036">
      <w:bodyDiv w:val="1"/>
      <w:marLeft w:val="0"/>
      <w:marRight w:val="0"/>
      <w:marTop w:val="0"/>
      <w:marBottom w:val="0"/>
      <w:divBdr>
        <w:top w:val="none" w:sz="0" w:space="0" w:color="auto"/>
        <w:left w:val="none" w:sz="0" w:space="0" w:color="auto"/>
        <w:bottom w:val="none" w:sz="0" w:space="0" w:color="auto"/>
        <w:right w:val="none" w:sz="0" w:space="0" w:color="auto"/>
      </w:divBdr>
      <w:divsChild>
        <w:div w:id="905607158">
          <w:marLeft w:val="0"/>
          <w:marRight w:val="0"/>
          <w:marTop w:val="0"/>
          <w:marBottom w:val="0"/>
          <w:divBdr>
            <w:top w:val="none" w:sz="0" w:space="0" w:color="auto"/>
            <w:left w:val="none" w:sz="0" w:space="0" w:color="auto"/>
            <w:bottom w:val="none" w:sz="0" w:space="0" w:color="auto"/>
            <w:right w:val="none" w:sz="0" w:space="0" w:color="auto"/>
          </w:divBdr>
          <w:divsChild>
            <w:div w:id="401951787">
              <w:marLeft w:val="0"/>
              <w:marRight w:val="0"/>
              <w:marTop w:val="0"/>
              <w:marBottom w:val="0"/>
              <w:divBdr>
                <w:top w:val="none" w:sz="0" w:space="0" w:color="auto"/>
                <w:left w:val="none" w:sz="0" w:space="0" w:color="auto"/>
                <w:bottom w:val="none" w:sz="0" w:space="0" w:color="auto"/>
                <w:right w:val="none" w:sz="0" w:space="0" w:color="auto"/>
              </w:divBdr>
            </w:div>
            <w:div w:id="5967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98636">
      <w:bodyDiv w:val="1"/>
      <w:marLeft w:val="0"/>
      <w:marRight w:val="0"/>
      <w:marTop w:val="0"/>
      <w:marBottom w:val="0"/>
      <w:divBdr>
        <w:top w:val="none" w:sz="0" w:space="0" w:color="auto"/>
        <w:left w:val="none" w:sz="0" w:space="0" w:color="auto"/>
        <w:bottom w:val="none" w:sz="0" w:space="0" w:color="auto"/>
        <w:right w:val="none" w:sz="0" w:space="0" w:color="auto"/>
      </w:divBdr>
    </w:div>
    <w:div w:id="989754610">
      <w:bodyDiv w:val="1"/>
      <w:marLeft w:val="0"/>
      <w:marRight w:val="0"/>
      <w:marTop w:val="0"/>
      <w:marBottom w:val="0"/>
      <w:divBdr>
        <w:top w:val="none" w:sz="0" w:space="0" w:color="auto"/>
        <w:left w:val="none" w:sz="0" w:space="0" w:color="auto"/>
        <w:bottom w:val="none" w:sz="0" w:space="0" w:color="auto"/>
        <w:right w:val="none" w:sz="0" w:space="0" w:color="auto"/>
      </w:divBdr>
      <w:divsChild>
        <w:div w:id="230778035">
          <w:marLeft w:val="0"/>
          <w:marRight w:val="0"/>
          <w:marTop w:val="0"/>
          <w:marBottom w:val="0"/>
          <w:divBdr>
            <w:top w:val="none" w:sz="0" w:space="0" w:color="auto"/>
            <w:left w:val="none" w:sz="0" w:space="0" w:color="auto"/>
            <w:bottom w:val="none" w:sz="0" w:space="0" w:color="auto"/>
            <w:right w:val="none" w:sz="0" w:space="0" w:color="auto"/>
          </w:divBdr>
        </w:div>
        <w:div w:id="1257514208">
          <w:marLeft w:val="0"/>
          <w:marRight w:val="0"/>
          <w:marTop w:val="0"/>
          <w:marBottom w:val="0"/>
          <w:divBdr>
            <w:top w:val="none" w:sz="0" w:space="0" w:color="auto"/>
            <w:left w:val="none" w:sz="0" w:space="0" w:color="auto"/>
            <w:bottom w:val="none" w:sz="0" w:space="0" w:color="auto"/>
            <w:right w:val="none" w:sz="0" w:space="0" w:color="auto"/>
          </w:divBdr>
        </w:div>
      </w:divsChild>
    </w:div>
    <w:div w:id="990865280">
      <w:bodyDiv w:val="1"/>
      <w:marLeft w:val="0"/>
      <w:marRight w:val="0"/>
      <w:marTop w:val="0"/>
      <w:marBottom w:val="0"/>
      <w:divBdr>
        <w:top w:val="none" w:sz="0" w:space="0" w:color="auto"/>
        <w:left w:val="none" w:sz="0" w:space="0" w:color="auto"/>
        <w:bottom w:val="none" w:sz="0" w:space="0" w:color="auto"/>
        <w:right w:val="none" w:sz="0" w:space="0" w:color="auto"/>
      </w:divBdr>
    </w:div>
    <w:div w:id="992442222">
      <w:bodyDiv w:val="1"/>
      <w:marLeft w:val="0"/>
      <w:marRight w:val="0"/>
      <w:marTop w:val="0"/>
      <w:marBottom w:val="0"/>
      <w:divBdr>
        <w:top w:val="none" w:sz="0" w:space="0" w:color="auto"/>
        <w:left w:val="none" w:sz="0" w:space="0" w:color="auto"/>
        <w:bottom w:val="none" w:sz="0" w:space="0" w:color="auto"/>
        <w:right w:val="none" w:sz="0" w:space="0" w:color="auto"/>
      </w:divBdr>
      <w:divsChild>
        <w:div w:id="1896306987">
          <w:marLeft w:val="0"/>
          <w:marRight w:val="0"/>
          <w:marTop w:val="0"/>
          <w:marBottom w:val="0"/>
          <w:divBdr>
            <w:top w:val="none" w:sz="0" w:space="0" w:color="auto"/>
            <w:left w:val="none" w:sz="0" w:space="0" w:color="auto"/>
            <w:bottom w:val="none" w:sz="0" w:space="0" w:color="auto"/>
            <w:right w:val="none" w:sz="0" w:space="0" w:color="auto"/>
          </w:divBdr>
        </w:div>
        <w:div w:id="12723237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4029689">
              <w:marLeft w:val="0"/>
              <w:marRight w:val="0"/>
              <w:marTop w:val="0"/>
              <w:marBottom w:val="0"/>
              <w:divBdr>
                <w:top w:val="none" w:sz="0" w:space="0" w:color="auto"/>
                <w:left w:val="none" w:sz="0" w:space="0" w:color="auto"/>
                <w:bottom w:val="none" w:sz="0" w:space="0" w:color="auto"/>
                <w:right w:val="none" w:sz="0" w:space="0" w:color="auto"/>
              </w:divBdr>
              <w:divsChild>
                <w:div w:id="1746294908">
                  <w:marLeft w:val="0"/>
                  <w:marRight w:val="0"/>
                  <w:marTop w:val="0"/>
                  <w:marBottom w:val="0"/>
                  <w:divBdr>
                    <w:top w:val="none" w:sz="0" w:space="0" w:color="auto"/>
                    <w:left w:val="none" w:sz="0" w:space="0" w:color="auto"/>
                    <w:bottom w:val="none" w:sz="0" w:space="0" w:color="auto"/>
                    <w:right w:val="none" w:sz="0" w:space="0" w:color="auto"/>
                  </w:divBdr>
                </w:div>
                <w:div w:id="939145852">
                  <w:marLeft w:val="0"/>
                  <w:marRight w:val="0"/>
                  <w:marTop w:val="0"/>
                  <w:marBottom w:val="0"/>
                  <w:divBdr>
                    <w:top w:val="none" w:sz="0" w:space="0" w:color="auto"/>
                    <w:left w:val="none" w:sz="0" w:space="0" w:color="auto"/>
                    <w:bottom w:val="none" w:sz="0" w:space="0" w:color="auto"/>
                    <w:right w:val="none" w:sz="0" w:space="0" w:color="auto"/>
                  </w:divBdr>
                </w:div>
                <w:div w:id="1037900582">
                  <w:marLeft w:val="0"/>
                  <w:marRight w:val="0"/>
                  <w:marTop w:val="0"/>
                  <w:marBottom w:val="0"/>
                  <w:divBdr>
                    <w:top w:val="none" w:sz="0" w:space="0" w:color="auto"/>
                    <w:left w:val="none" w:sz="0" w:space="0" w:color="auto"/>
                    <w:bottom w:val="none" w:sz="0" w:space="0" w:color="auto"/>
                    <w:right w:val="none" w:sz="0" w:space="0" w:color="auto"/>
                  </w:divBdr>
                </w:div>
                <w:div w:id="7685108">
                  <w:marLeft w:val="0"/>
                  <w:marRight w:val="0"/>
                  <w:marTop w:val="0"/>
                  <w:marBottom w:val="0"/>
                  <w:divBdr>
                    <w:top w:val="none" w:sz="0" w:space="0" w:color="auto"/>
                    <w:left w:val="none" w:sz="0" w:space="0" w:color="auto"/>
                    <w:bottom w:val="none" w:sz="0" w:space="0" w:color="auto"/>
                    <w:right w:val="none" w:sz="0" w:space="0" w:color="auto"/>
                  </w:divBdr>
                </w:div>
                <w:div w:id="22946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44201">
      <w:bodyDiv w:val="1"/>
      <w:marLeft w:val="0"/>
      <w:marRight w:val="0"/>
      <w:marTop w:val="0"/>
      <w:marBottom w:val="0"/>
      <w:divBdr>
        <w:top w:val="none" w:sz="0" w:space="0" w:color="auto"/>
        <w:left w:val="none" w:sz="0" w:space="0" w:color="auto"/>
        <w:bottom w:val="none" w:sz="0" w:space="0" w:color="auto"/>
        <w:right w:val="none" w:sz="0" w:space="0" w:color="auto"/>
      </w:divBdr>
    </w:div>
    <w:div w:id="1006202166">
      <w:bodyDiv w:val="1"/>
      <w:marLeft w:val="0"/>
      <w:marRight w:val="0"/>
      <w:marTop w:val="0"/>
      <w:marBottom w:val="0"/>
      <w:divBdr>
        <w:top w:val="none" w:sz="0" w:space="0" w:color="auto"/>
        <w:left w:val="none" w:sz="0" w:space="0" w:color="auto"/>
        <w:bottom w:val="none" w:sz="0" w:space="0" w:color="auto"/>
        <w:right w:val="none" w:sz="0" w:space="0" w:color="auto"/>
      </w:divBdr>
      <w:divsChild>
        <w:div w:id="373122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409990">
      <w:bodyDiv w:val="1"/>
      <w:marLeft w:val="0"/>
      <w:marRight w:val="0"/>
      <w:marTop w:val="0"/>
      <w:marBottom w:val="0"/>
      <w:divBdr>
        <w:top w:val="none" w:sz="0" w:space="0" w:color="auto"/>
        <w:left w:val="none" w:sz="0" w:space="0" w:color="auto"/>
        <w:bottom w:val="none" w:sz="0" w:space="0" w:color="auto"/>
        <w:right w:val="none" w:sz="0" w:space="0" w:color="auto"/>
      </w:divBdr>
    </w:div>
    <w:div w:id="1011180630">
      <w:bodyDiv w:val="1"/>
      <w:marLeft w:val="0"/>
      <w:marRight w:val="0"/>
      <w:marTop w:val="0"/>
      <w:marBottom w:val="0"/>
      <w:divBdr>
        <w:top w:val="none" w:sz="0" w:space="0" w:color="auto"/>
        <w:left w:val="none" w:sz="0" w:space="0" w:color="auto"/>
        <w:bottom w:val="none" w:sz="0" w:space="0" w:color="auto"/>
        <w:right w:val="none" w:sz="0" w:space="0" w:color="auto"/>
      </w:divBdr>
    </w:div>
    <w:div w:id="1013991701">
      <w:bodyDiv w:val="1"/>
      <w:marLeft w:val="0"/>
      <w:marRight w:val="0"/>
      <w:marTop w:val="0"/>
      <w:marBottom w:val="0"/>
      <w:divBdr>
        <w:top w:val="none" w:sz="0" w:space="0" w:color="auto"/>
        <w:left w:val="none" w:sz="0" w:space="0" w:color="auto"/>
        <w:bottom w:val="none" w:sz="0" w:space="0" w:color="auto"/>
        <w:right w:val="none" w:sz="0" w:space="0" w:color="auto"/>
      </w:divBdr>
    </w:div>
    <w:div w:id="1016887260">
      <w:bodyDiv w:val="1"/>
      <w:marLeft w:val="0"/>
      <w:marRight w:val="0"/>
      <w:marTop w:val="0"/>
      <w:marBottom w:val="0"/>
      <w:divBdr>
        <w:top w:val="none" w:sz="0" w:space="0" w:color="auto"/>
        <w:left w:val="none" w:sz="0" w:space="0" w:color="auto"/>
        <w:bottom w:val="none" w:sz="0" w:space="0" w:color="auto"/>
        <w:right w:val="none" w:sz="0" w:space="0" w:color="auto"/>
      </w:divBdr>
      <w:divsChild>
        <w:div w:id="757167923">
          <w:marLeft w:val="0"/>
          <w:marRight w:val="0"/>
          <w:marTop w:val="0"/>
          <w:marBottom w:val="0"/>
          <w:divBdr>
            <w:top w:val="none" w:sz="0" w:space="0" w:color="auto"/>
            <w:left w:val="none" w:sz="0" w:space="0" w:color="auto"/>
            <w:bottom w:val="none" w:sz="0" w:space="0" w:color="auto"/>
            <w:right w:val="none" w:sz="0" w:space="0" w:color="auto"/>
          </w:divBdr>
        </w:div>
        <w:div w:id="345400297">
          <w:marLeft w:val="0"/>
          <w:marRight w:val="0"/>
          <w:marTop w:val="0"/>
          <w:marBottom w:val="0"/>
          <w:divBdr>
            <w:top w:val="none" w:sz="0" w:space="0" w:color="auto"/>
            <w:left w:val="none" w:sz="0" w:space="0" w:color="auto"/>
            <w:bottom w:val="none" w:sz="0" w:space="0" w:color="auto"/>
            <w:right w:val="none" w:sz="0" w:space="0" w:color="auto"/>
          </w:divBdr>
        </w:div>
        <w:div w:id="407844446">
          <w:marLeft w:val="0"/>
          <w:marRight w:val="0"/>
          <w:marTop w:val="0"/>
          <w:marBottom w:val="0"/>
          <w:divBdr>
            <w:top w:val="none" w:sz="0" w:space="0" w:color="auto"/>
            <w:left w:val="none" w:sz="0" w:space="0" w:color="auto"/>
            <w:bottom w:val="none" w:sz="0" w:space="0" w:color="auto"/>
            <w:right w:val="none" w:sz="0" w:space="0" w:color="auto"/>
          </w:divBdr>
        </w:div>
        <w:div w:id="1559902333">
          <w:marLeft w:val="0"/>
          <w:marRight w:val="0"/>
          <w:marTop w:val="0"/>
          <w:marBottom w:val="0"/>
          <w:divBdr>
            <w:top w:val="none" w:sz="0" w:space="0" w:color="auto"/>
            <w:left w:val="none" w:sz="0" w:space="0" w:color="auto"/>
            <w:bottom w:val="none" w:sz="0" w:space="0" w:color="auto"/>
            <w:right w:val="none" w:sz="0" w:space="0" w:color="auto"/>
          </w:divBdr>
        </w:div>
        <w:div w:id="467474487">
          <w:marLeft w:val="0"/>
          <w:marRight w:val="0"/>
          <w:marTop w:val="0"/>
          <w:marBottom w:val="0"/>
          <w:divBdr>
            <w:top w:val="none" w:sz="0" w:space="0" w:color="auto"/>
            <w:left w:val="none" w:sz="0" w:space="0" w:color="auto"/>
            <w:bottom w:val="none" w:sz="0" w:space="0" w:color="auto"/>
            <w:right w:val="none" w:sz="0" w:space="0" w:color="auto"/>
          </w:divBdr>
        </w:div>
        <w:div w:id="1942226102">
          <w:marLeft w:val="0"/>
          <w:marRight w:val="0"/>
          <w:marTop w:val="0"/>
          <w:marBottom w:val="0"/>
          <w:divBdr>
            <w:top w:val="none" w:sz="0" w:space="0" w:color="auto"/>
            <w:left w:val="none" w:sz="0" w:space="0" w:color="auto"/>
            <w:bottom w:val="none" w:sz="0" w:space="0" w:color="auto"/>
            <w:right w:val="none" w:sz="0" w:space="0" w:color="auto"/>
          </w:divBdr>
        </w:div>
      </w:divsChild>
    </w:div>
    <w:div w:id="1032924902">
      <w:bodyDiv w:val="1"/>
      <w:marLeft w:val="0"/>
      <w:marRight w:val="0"/>
      <w:marTop w:val="0"/>
      <w:marBottom w:val="0"/>
      <w:divBdr>
        <w:top w:val="none" w:sz="0" w:space="0" w:color="auto"/>
        <w:left w:val="none" w:sz="0" w:space="0" w:color="auto"/>
        <w:bottom w:val="none" w:sz="0" w:space="0" w:color="auto"/>
        <w:right w:val="none" w:sz="0" w:space="0" w:color="auto"/>
      </w:divBdr>
    </w:div>
    <w:div w:id="1042248291">
      <w:bodyDiv w:val="1"/>
      <w:marLeft w:val="0"/>
      <w:marRight w:val="0"/>
      <w:marTop w:val="0"/>
      <w:marBottom w:val="0"/>
      <w:divBdr>
        <w:top w:val="none" w:sz="0" w:space="0" w:color="auto"/>
        <w:left w:val="none" w:sz="0" w:space="0" w:color="auto"/>
        <w:bottom w:val="none" w:sz="0" w:space="0" w:color="auto"/>
        <w:right w:val="none" w:sz="0" w:space="0" w:color="auto"/>
      </w:divBdr>
    </w:div>
    <w:div w:id="1044019703">
      <w:bodyDiv w:val="1"/>
      <w:marLeft w:val="0"/>
      <w:marRight w:val="0"/>
      <w:marTop w:val="0"/>
      <w:marBottom w:val="0"/>
      <w:divBdr>
        <w:top w:val="none" w:sz="0" w:space="0" w:color="auto"/>
        <w:left w:val="none" w:sz="0" w:space="0" w:color="auto"/>
        <w:bottom w:val="none" w:sz="0" w:space="0" w:color="auto"/>
        <w:right w:val="none" w:sz="0" w:space="0" w:color="auto"/>
      </w:divBdr>
      <w:divsChild>
        <w:div w:id="1336810753">
          <w:marLeft w:val="0"/>
          <w:marRight w:val="0"/>
          <w:marTop w:val="0"/>
          <w:marBottom w:val="0"/>
          <w:divBdr>
            <w:top w:val="none" w:sz="0" w:space="0" w:color="auto"/>
            <w:left w:val="none" w:sz="0" w:space="0" w:color="auto"/>
            <w:bottom w:val="none" w:sz="0" w:space="0" w:color="auto"/>
            <w:right w:val="none" w:sz="0" w:space="0" w:color="auto"/>
          </w:divBdr>
        </w:div>
      </w:divsChild>
    </w:div>
    <w:div w:id="1044716901">
      <w:bodyDiv w:val="1"/>
      <w:marLeft w:val="0"/>
      <w:marRight w:val="0"/>
      <w:marTop w:val="0"/>
      <w:marBottom w:val="0"/>
      <w:divBdr>
        <w:top w:val="none" w:sz="0" w:space="0" w:color="auto"/>
        <w:left w:val="none" w:sz="0" w:space="0" w:color="auto"/>
        <w:bottom w:val="none" w:sz="0" w:space="0" w:color="auto"/>
        <w:right w:val="none" w:sz="0" w:space="0" w:color="auto"/>
      </w:divBdr>
    </w:div>
    <w:div w:id="1055393140">
      <w:bodyDiv w:val="1"/>
      <w:marLeft w:val="0"/>
      <w:marRight w:val="0"/>
      <w:marTop w:val="0"/>
      <w:marBottom w:val="0"/>
      <w:divBdr>
        <w:top w:val="none" w:sz="0" w:space="0" w:color="auto"/>
        <w:left w:val="none" w:sz="0" w:space="0" w:color="auto"/>
        <w:bottom w:val="none" w:sz="0" w:space="0" w:color="auto"/>
        <w:right w:val="none" w:sz="0" w:space="0" w:color="auto"/>
      </w:divBdr>
    </w:div>
    <w:div w:id="1063285993">
      <w:bodyDiv w:val="1"/>
      <w:marLeft w:val="0"/>
      <w:marRight w:val="0"/>
      <w:marTop w:val="0"/>
      <w:marBottom w:val="0"/>
      <w:divBdr>
        <w:top w:val="none" w:sz="0" w:space="0" w:color="auto"/>
        <w:left w:val="none" w:sz="0" w:space="0" w:color="auto"/>
        <w:bottom w:val="none" w:sz="0" w:space="0" w:color="auto"/>
        <w:right w:val="none" w:sz="0" w:space="0" w:color="auto"/>
      </w:divBdr>
    </w:div>
    <w:div w:id="1071318722">
      <w:bodyDiv w:val="1"/>
      <w:marLeft w:val="0"/>
      <w:marRight w:val="0"/>
      <w:marTop w:val="0"/>
      <w:marBottom w:val="0"/>
      <w:divBdr>
        <w:top w:val="none" w:sz="0" w:space="0" w:color="auto"/>
        <w:left w:val="none" w:sz="0" w:space="0" w:color="auto"/>
        <w:bottom w:val="none" w:sz="0" w:space="0" w:color="auto"/>
        <w:right w:val="none" w:sz="0" w:space="0" w:color="auto"/>
      </w:divBdr>
    </w:div>
    <w:div w:id="1075543444">
      <w:bodyDiv w:val="1"/>
      <w:marLeft w:val="0"/>
      <w:marRight w:val="0"/>
      <w:marTop w:val="0"/>
      <w:marBottom w:val="0"/>
      <w:divBdr>
        <w:top w:val="none" w:sz="0" w:space="0" w:color="auto"/>
        <w:left w:val="none" w:sz="0" w:space="0" w:color="auto"/>
        <w:bottom w:val="none" w:sz="0" w:space="0" w:color="auto"/>
        <w:right w:val="none" w:sz="0" w:space="0" w:color="auto"/>
      </w:divBdr>
    </w:div>
    <w:div w:id="1086458531">
      <w:bodyDiv w:val="1"/>
      <w:marLeft w:val="0"/>
      <w:marRight w:val="0"/>
      <w:marTop w:val="0"/>
      <w:marBottom w:val="0"/>
      <w:divBdr>
        <w:top w:val="none" w:sz="0" w:space="0" w:color="auto"/>
        <w:left w:val="none" w:sz="0" w:space="0" w:color="auto"/>
        <w:bottom w:val="none" w:sz="0" w:space="0" w:color="auto"/>
        <w:right w:val="none" w:sz="0" w:space="0" w:color="auto"/>
      </w:divBdr>
    </w:div>
    <w:div w:id="1091043917">
      <w:bodyDiv w:val="1"/>
      <w:marLeft w:val="0"/>
      <w:marRight w:val="0"/>
      <w:marTop w:val="0"/>
      <w:marBottom w:val="0"/>
      <w:divBdr>
        <w:top w:val="none" w:sz="0" w:space="0" w:color="auto"/>
        <w:left w:val="none" w:sz="0" w:space="0" w:color="auto"/>
        <w:bottom w:val="none" w:sz="0" w:space="0" w:color="auto"/>
        <w:right w:val="none" w:sz="0" w:space="0" w:color="auto"/>
      </w:divBdr>
      <w:divsChild>
        <w:div w:id="921569918">
          <w:marLeft w:val="0"/>
          <w:marRight w:val="0"/>
          <w:marTop w:val="0"/>
          <w:marBottom w:val="0"/>
          <w:divBdr>
            <w:top w:val="none" w:sz="0" w:space="0" w:color="auto"/>
            <w:left w:val="none" w:sz="0" w:space="0" w:color="auto"/>
            <w:bottom w:val="none" w:sz="0" w:space="0" w:color="auto"/>
            <w:right w:val="none" w:sz="0" w:space="0" w:color="auto"/>
          </w:divBdr>
        </w:div>
        <w:div w:id="202835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443298">
      <w:bodyDiv w:val="1"/>
      <w:marLeft w:val="0"/>
      <w:marRight w:val="0"/>
      <w:marTop w:val="0"/>
      <w:marBottom w:val="0"/>
      <w:divBdr>
        <w:top w:val="none" w:sz="0" w:space="0" w:color="auto"/>
        <w:left w:val="none" w:sz="0" w:space="0" w:color="auto"/>
        <w:bottom w:val="none" w:sz="0" w:space="0" w:color="auto"/>
        <w:right w:val="none" w:sz="0" w:space="0" w:color="auto"/>
      </w:divBdr>
    </w:div>
    <w:div w:id="1109817923">
      <w:bodyDiv w:val="1"/>
      <w:marLeft w:val="0"/>
      <w:marRight w:val="0"/>
      <w:marTop w:val="0"/>
      <w:marBottom w:val="0"/>
      <w:divBdr>
        <w:top w:val="none" w:sz="0" w:space="0" w:color="auto"/>
        <w:left w:val="none" w:sz="0" w:space="0" w:color="auto"/>
        <w:bottom w:val="none" w:sz="0" w:space="0" w:color="auto"/>
        <w:right w:val="none" w:sz="0" w:space="0" w:color="auto"/>
      </w:divBdr>
    </w:div>
    <w:div w:id="1112899418">
      <w:bodyDiv w:val="1"/>
      <w:marLeft w:val="0"/>
      <w:marRight w:val="0"/>
      <w:marTop w:val="0"/>
      <w:marBottom w:val="0"/>
      <w:divBdr>
        <w:top w:val="none" w:sz="0" w:space="0" w:color="auto"/>
        <w:left w:val="none" w:sz="0" w:space="0" w:color="auto"/>
        <w:bottom w:val="none" w:sz="0" w:space="0" w:color="auto"/>
        <w:right w:val="none" w:sz="0" w:space="0" w:color="auto"/>
      </w:divBdr>
    </w:div>
    <w:div w:id="1116219300">
      <w:bodyDiv w:val="1"/>
      <w:marLeft w:val="0"/>
      <w:marRight w:val="0"/>
      <w:marTop w:val="0"/>
      <w:marBottom w:val="0"/>
      <w:divBdr>
        <w:top w:val="none" w:sz="0" w:space="0" w:color="auto"/>
        <w:left w:val="none" w:sz="0" w:space="0" w:color="auto"/>
        <w:bottom w:val="none" w:sz="0" w:space="0" w:color="auto"/>
        <w:right w:val="none" w:sz="0" w:space="0" w:color="auto"/>
      </w:divBdr>
    </w:div>
    <w:div w:id="1117135868">
      <w:bodyDiv w:val="1"/>
      <w:marLeft w:val="0"/>
      <w:marRight w:val="0"/>
      <w:marTop w:val="0"/>
      <w:marBottom w:val="0"/>
      <w:divBdr>
        <w:top w:val="none" w:sz="0" w:space="0" w:color="auto"/>
        <w:left w:val="none" w:sz="0" w:space="0" w:color="auto"/>
        <w:bottom w:val="none" w:sz="0" w:space="0" w:color="auto"/>
        <w:right w:val="none" w:sz="0" w:space="0" w:color="auto"/>
      </w:divBdr>
    </w:div>
    <w:div w:id="1122575594">
      <w:bodyDiv w:val="1"/>
      <w:marLeft w:val="0"/>
      <w:marRight w:val="0"/>
      <w:marTop w:val="0"/>
      <w:marBottom w:val="0"/>
      <w:divBdr>
        <w:top w:val="none" w:sz="0" w:space="0" w:color="auto"/>
        <w:left w:val="none" w:sz="0" w:space="0" w:color="auto"/>
        <w:bottom w:val="none" w:sz="0" w:space="0" w:color="auto"/>
        <w:right w:val="none" w:sz="0" w:space="0" w:color="auto"/>
      </w:divBdr>
      <w:divsChild>
        <w:div w:id="1978871322">
          <w:marLeft w:val="0"/>
          <w:marRight w:val="0"/>
          <w:marTop w:val="0"/>
          <w:marBottom w:val="0"/>
          <w:divBdr>
            <w:top w:val="none" w:sz="0" w:space="0" w:color="auto"/>
            <w:left w:val="none" w:sz="0" w:space="0" w:color="auto"/>
            <w:bottom w:val="none" w:sz="0" w:space="0" w:color="auto"/>
            <w:right w:val="none" w:sz="0" w:space="0" w:color="auto"/>
          </w:divBdr>
        </w:div>
      </w:divsChild>
    </w:div>
    <w:div w:id="1132362885">
      <w:bodyDiv w:val="1"/>
      <w:marLeft w:val="0"/>
      <w:marRight w:val="0"/>
      <w:marTop w:val="0"/>
      <w:marBottom w:val="0"/>
      <w:divBdr>
        <w:top w:val="none" w:sz="0" w:space="0" w:color="auto"/>
        <w:left w:val="none" w:sz="0" w:space="0" w:color="auto"/>
        <w:bottom w:val="none" w:sz="0" w:space="0" w:color="auto"/>
        <w:right w:val="none" w:sz="0" w:space="0" w:color="auto"/>
      </w:divBdr>
    </w:div>
    <w:div w:id="1140880554">
      <w:bodyDiv w:val="1"/>
      <w:marLeft w:val="0"/>
      <w:marRight w:val="0"/>
      <w:marTop w:val="0"/>
      <w:marBottom w:val="0"/>
      <w:divBdr>
        <w:top w:val="none" w:sz="0" w:space="0" w:color="auto"/>
        <w:left w:val="none" w:sz="0" w:space="0" w:color="auto"/>
        <w:bottom w:val="none" w:sz="0" w:space="0" w:color="auto"/>
        <w:right w:val="none" w:sz="0" w:space="0" w:color="auto"/>
      </w:divBdr>
      <w:divsChild>
        <w:div w:id="349991582">
          <w:marLeft w:val="0"/>
          <w:marRight w:val="0"/>
          <w:marTop w:val="0"/>
          <w:marBottom w:val="0"/>
          <w:divBdr>
            <w:top w:val="none" w:sz="0" w:space="0" w:color="auto"/>
            <w:left w:val="none" w:sz="0" w:space="0" w:color="auto"/>
            <w:bottom w:val="none" w:sz="0" w:space="0" w:color="auto"/>
            <w:right w:val="none" w:sz="0" w:space="0" w:color="auto"/>
          </w:divBdr>
        </w:div>
        <w:div w:id="1390573882">
          <w:marLeft w:val="0"/>
          <w:marRight w:val="0"/>
          <w:marTop w:val="0"/>
          <w:marBottom w:val="0"/>
          <w:divBdr>
            <w:top w:val="none" w:sz="0" w:space="0" w:color="auto"/>
            <w:left w:val="none" w:sz="0" w:space="0" w:color="auto"/>
            <w:bottom w:val="none" w:sz="0" w:space="0" w:color="auto"/>
            <w:right w:val="none" w:sz="0" w:space="0" w:color="auto"/>
          </w:divBdr>
        </w:div>
        <w:div w:id="1408578811">
          <w:marLeft w:val="0"/>
          <w:marRight w:val="0"/>
          <w:marTop w:val="0"/>
          <w:marBottom w:val="0"/>
          <w:divBdr>
            <w:top w:val="none" w:sz="0" w:space="0" w:color="auto"/>
            <w:left w:val="none" w:sz="0" w:space="0" w:color="auto"/>
            <w:bottom w:val="none" w:sz="0" w:space="0" w:color="auto"/>
            <w:right w:val="none" w:sz="0" w:space="0" w:color="auto"/>
          </w:divBdr>
        </w:div>
        <w:div w:id="179199982">
          <w:marLeft w:val="0"/>
          <w:marRight w:val="0"/>
          <w:marTop w:val="0"/>
          <w:marBottom w:val="0"/>
          <w:divBdr>
            <w:top w:val="none" w:sz="0" w:space="0" w:color="auto"/>
            <w:left w:val="none" w:sz="0" w:space="0" w:color="auto"/>
            <w:bottom w:val="none" w:sz="0" w:space="0" w:color="auto"/>
            <w:right w:val="none" w:sz="0" w:space="0" w:color="auto"/>
          </w:divBdr>
        </w:div>
        <w:div w:id="1638602105">
          <w:marLeft w:val="0"/>
          <w:marRight w:val="0"/>
          <w:marTop w:val="0"/>
          <w:marBottom w:val="0"/>
          <w:divBdr>
            <w:top w:val="none" w:sz="0" w:space="0" w:color="auto"/>
            <w:left w:val="none" w:sz="0" w:space="0" w:color="auto"/>
            <w:bottom w:val="none" w:sz="0" w:space="0" w:color="auto"/>
            <w:right w:val="none" w:sz="0" w:space="0" w:color="auto"/>
          </w:divBdr>
        </w:div>
        <w:div w:id="1422530486">
          <w:marLeft w:val="0"/>
          <w:marRight w:val="0"/>
          <w:marTop w:val="0"/>
          <w:marBottom w:val="0"/>
          <w:divBdr>
            <w:top w:val="none" w:sz="0" w:space="0" w:color="auto"/>
            <w:left w:val="none" w:sz="0" w:space="0" w:color="auto"/>
            <w:bottom w:val="none" w:sz="0" w:space="0" w:color="auto"/>
            <w:right w:val="none" w:sz="0" w:space="0" w:color="auto"/>
          </w:divBdr>
        </w:div>
        <w:div w:id="545988965">
          <w:marLeft w:val="0"/>
          <w:marRight w:val="0"/>
          <w:marTop w:val="0"/>
          <w:marBottom w:val="0"/>
          <w:divBdr>
            <w:top w:val="none" w:sz="0" w:space="0" w:color="auto"/>
            <w:left w:val="none" w:sz="0" w:space="0" w:color="auto"/>
            <w:bottom w:val="none" w:sz="0" w:space="0" w:color="auto"/>
            <w:right w:val="none" w:sz="0" w:space="0" w:color="auto"/>
          </w:divBdr>
        </w:div>
        <w:div w:id="614679541">
          <w:marLeft w:val="0"/>
          <w:marRight w:val="0"/>
          <w:marTop w:val="0"/>
          <w:marBottom w:val="0"/>
          <w:divBdr>
            <w:top w:val="none" w:sz="0" w:space="0" w:color="auto"/>
            <w:left w:val="none" w:sz="0" w:space="0" w:color="auto"/>
            <w:bottom w:val="none" w:sz="0" w:space="0" w:color="auto"/>
            <w:right w:val="none" w:sz="0" w:space="0" w:color="auto"/>
          </w:divBdr>
        </w:div>
        <w:div w:id="920145248">
          <w:marLeft w:val="0"/>
          <w:marRight w:val="0"/>
          <w:marTop w:val="0"/>
          <w:marBottom w:val="0"/>
          <w:divBdr>
            <w:top w:val="none" w:sz="0" w:space="0" w:color="auto"/>
            <w:left w:val="none" w:sz="0" w:space="0" w:color="auto"/>
            <w:bottom w:val="none" w:sz="0" w:space="0" w:color="auto"/>
            <w:right w:val="none" w:sz="0" w:space="0" w:color="auto"/>
          </w:divBdr>
        </w:div>
        <w:div w:id="41683100">
          <w:marLeft w:val="0"/>
          <w:marRight w:val="0"/>
          <w:marTop w:val="0"/>
          <w:marBottom w:val="0"/>
          <w:divBdr>
            <w:top w:val="none" w:sz="0" w:space="0" w:color="auto"/>
            <w:left w:val="none" w:sz="0" w:space="0" w:color="auto"/>
            <w:bottom w:val="none" w:sz="0" w:space="0" w:color="auto"/>
            <w:right w:val="none" w:sz="0" w:space="0" w:color="auto"/>
          </w:divBdr>
        </w:div>
        <w:div w:id="1444572552">
          <w:marLeft w:val="0"/>
          <w:marRight w:val="0"/>
          <w:marTop w:val="0"/>
          <w:marBottom w:val="0"/>
          <w:divBdr>
            <w:top w:val="none" w:sz="0" w:space="0" w:color="auto"/>
            <w:left w:val="none" w:sz="0" w:space="0" w:color="auto"/>
            <w:bottom w:val="none" w:sz="0" w:space="0" w:color="auto"/>
            <w:right w:val="none" w:sz="0" w:space="0" w:color="auto"/>
          </w:divBdr>
        </w:div>
        <w:div w:id="686369827">
          <w:marLeft w:val="0"/>
          <w:marRight w:val="0"/>
          <w:marTop w:val="0"/>
          <w:marBottom w:val="0"/>
          <w:divBdr>
            <w:top w:val="none" w:sz="0" w:space="0" w:color="auto"/>
            <w:left w:val="none" w:sz="0" w:space="0" w:color="auto"/>
            <w:bottom w:val="none" w:sz="0" w:space="0" w:color="auto"/>
            <w:right w:val="none" w:sz="0" w:space="0" w:color="auto"/>
          </w:divBdr>
        </w:div>
      </w:divsChild>
    </w:div>
    <w:div w:id="1148133158">
      <w:bodyDiv w:val="1"/>
      <w:marLeft w:val="0"/>
      <w:marRight w:val="0"/>
      <w:marTop w:val="0"/>
      <w:marBottom w:val="0"/>
      <w:divBdr>
        <w:top w:val="none" w:sz="0" w:space="0" w:color="auto"/>
        <w:left w:val="none" w:sz="0" w:space="0" w:color="auto"/>
        <w:bottom w:val="none" w:sz="0" w:space="0" w:color="auto"/>
        <w:right w:val="none" w:sz="0" w:space="0" w:color="auto"/>
      </w:divBdr>
    </w:div>
    <w:div w:id="1148747388">
      <w:bodyDiv w:val="1"/>
      <w:marLeft w:val="0"/>
      <w:marRight w:val="0"/>
      <w:marTop w:val="0"/>
      <w:marBottom w:val="0"/>
      <w:divBdr>
        <w:top w:val="none" w:sz="0" w:space="0" w:color="auto"/>
        <w:left w:val="none" w:sz="0" w:space="0" w:color="auto"/>
        <w:bottom w:val="none" w:sz="0" w:space="0" w:color="auto"/>
        <w:right w:val="none" w:sz="0" w:space="0" w:color="auto"/>
      </w:divBdr>
    </w:div>
    <w:div w:id="1180857153">
      <w:bodyDiv w:val="1"/>
      <w:marLeft w:val="0"/>
      <w:marRight w:val="0"/>
      <w:marTop w:val="0"/>
      <w:marBottom w:val="0"/>
      <w:divBdr>
        <w:top w:val="none" w:sz="0" w:space="0" w:color="auto"/>
        <w:left w:val="none" w:sz="0" w:space="0" w:color="auto"/>
        <w:bottom w:val="none" w:sz="0" w:space="0" w:color="auto"/>
        <w:right w:val="none" w:sz="0" w:space="0" w:color="auto"/>
      </w:divBdr>
    </w:div>
    <w:div w:id="1182284013">
      <w:bodyDiv w:val="1"/>
      <w:marLeft w:val="0"/>
      <w:marRight w:val="0"/>
      <w:marTop w:val="0"/>
      <w:marBottom w:val="0"/>
      <w:divBdr>
        <w:top w:val="none" w:sz="0" w:space="0" w:color="auto"/>
        <w:left w:val="none" w:sz="0" w:space="0" w:color="auto"/>
        <w:bottom w:val="none" w:sz="0" w:space="0" w:color="auto"/>
        <w:right w:val="none" w:sz="0" w:space="0" w:color="auto"/>
      </w:divBdr>
    </w:div>
    <w:div w:id="1187211261">
      <w:bodyDiv w:val="1"/>
      <w:marLeft w:val="0"/>
      <w:marRight w:val="0"/>
      <w:marTop w:val="0"/>
      <w:marBottom w:val="0"/>
      <w:divBdr>
        <w:top w:val="none" w:sz="0" w:space="0" w:color="auto"/>
        <w:left w:val="none" w:sz="0" w:space="0" w:color="auto"/>
        <w:bottom w:val="none" w:sz="0" w:space="0" w:color="auto"/>
        <w:right w:val="none" w:sz="0" w:space="0" w:color="auto"/>
      </w:divBdr>
    </w:div>
    <w:div w:id="1191452263">
      <w:bodyDiv w:val="1"/>
      <w:marLeft w:val="0"/>
      <w:marRight w:val="0"/>
      <w:marTop w:val="0"/>
      <w:marBottom w:val="0"/>
      <w:divBdr>
        <w:top w:val="none" w:sz="0" w:space="0" w:color="auto"/>
        <w:left w:val="none" w:sz="0" w:space="0" w:color="auto"/>
        <w:bottom w:val="none" w:sz="0" w:space="0" w:color="auto"/>
        <w:right w:val="none" w:sz="0" w:space="0" w:color="auto"/>
      </w:divBdr>
      <w:divsChild>
        <w:div w:id="265774076">
          <w:marLeft w:val="0"/>
          <w:marRight w:val="0"/>
          <w:marTop w:val="0"/>
          <w:marBottom w:val="0"/>
          <w:divBdr>
            <w:top w:val="none" w:sz="0" w:space="0" w:color="auto"/>
            <w:left w:val="none" w:sz="0" w:space="0" w:color="auto"/>
            <w:bottom w:val="none" w:sz="0" w:space="0" w:color="auto"/>
            <w:right w:val="none" w:sz="0" w:space="0" w:color="auto"/>
          </w:divBdr>
        </w:div>
        <w:div w:id="1339431713">
          <w:marLeft w:val="0"/>
          <w:marRight w:val="0"/>
          <w:marTop w:val="0"/>
          <w:marBottom w:val="0"/>
          <w:divBdr>
            <w:top w:val="none" w:sz="0" w:space="0" w:color="auto"/>
            <w:left w:val="none" w:sz="0" w:space="0" w:color="auto"/>
            <w:bottom w:val="none" w:sz="0" w:space="0" w:color="auto"/>
            <w:right w:val="none" w:sz="0" w:space="0" w:color="auto"/>
          </w:divBdr>
        </w:div>
        <w:div w:id="1084915462">
          <w:marLeft w:val="0"/>
          <w:marRight w:val="0"/>
          <w:marTop w:val="0"/>
          <w:marBottom w:val="0"/>
          <w:divBdr>
            <w:top w:val="none" w:sz="0" w:space="0" w:color="auto"/>
            <w:left w:val="none" w:sz="0" w:space="0" w:color="auto"/>
            <w:bottom w:val="none" w:sz="0" w:space="0" w:color="auto"/>
            <w:right w:val="none" w:sz="0" w:space="0" w:color="auto"/>
          </w:divBdr>
        </w:div>
        <w:div w:id="1083188318">
          <w:marLeft w:val="0"/>
          <w:marRight w:val="0"/>
          <w:marTop w:val="0"/>
          <w:marBottom w:val="0"/>
          <w:divBdr>
            <w:top w:val="none" w:sz="0" w:space="0" w:color="auto"/>
            <w:left w:val="none" w:sz="0" w:space="0" w:color="auto"/>
            <w:bottom w:val="none" w:sz="0" w:space="0" w:color="auto"/>
            <w:right w:val="none" w:sz="0" w:space="0" w:color="auto"/>
          </w:divBdr>
        </w:div>
        <w:div w:id="893542067">
          <w:marLeft w:val="0"/>
          <w:marRight w:val="0"/>
          <w:marTop w:val="0"/>
          <w:marBottom w:val="0"/>
          <w:divBdr>
            <w:top w:val="none" w:sz="0" w:space="0" w:color="auto"/>
            <w:left w:val="none" w:sz="0" w:space="0" w:color="auto"/>
            <w:bottom w:val="none" w:sz="0" w:space="0" w:color="auto"/>
            <w:right w:val="none" w:sz="0" w:space="0" w:color="auto"/>
          </w:divBdr>
        </w:div>
        <w:div w:id="430013094">
          <w:marLeft w:val="0"/>
          <w:marRight w:val="0"/>
          <w:marTop w:val="0"/>
          <w:marBottom w:val="0"/>
          <w:divBdr>
            <w:top w:val="none" w:sz="0" w:space="0" w:color="auto"/>
            <w:left w:val="none" w:sz="0" w:space="0" w:color="auto"/>
            <w:bottom w:val="none" w:sz="0" w:space="0" w:color="auto"/>
            <w:right w:val="none" w:sz="0" w:space="0" w:color="auto"/>
          </w:divBdr>
        </w:div>
        <w:div w:id="1911621694">
          <w:marLeft w:val="0"/>
          <w:marRight w:val="0"/>
          <w:marTop w:val="0"/>
          <w:marBottom w:val="0"/>
          <w:divBdr>
            <w:top w:val="none" w:sz="0" w:space="0" w:color="auto"/>
            <w:left w:val="none" w:sz="0" w:space="0" w:color="auto"/>
            <w:bottom w:val="none" w:sz="0" w:space="0" w:color="auto"/>
            <w:right w:val="none" w:sz="0" w:space="0" w:color="auto"/>
          </w:divBdr>
        </w:div>
        <w:div w:id="1023483723">
          <w:marLeft w:val="0"/>
          <w:marRight w:val="0"/>
          <w:marTop w:val="0"/>
          <w:marBottom w:val="0"/>
          <w:divBdr>
            <w:top w:val="none" w:sz="0" w:space="0" w:color="auto"/>
            <w:left w:val="none" w:sz="0" w:space="0" w:color="auto"/>
            <w:bottom w:val="none" w:sz="0" w:space="0" w:color="auto"/>
            <w:right w:val="none" w:sz="0" w:space="0" w:color="auto"/>
          </w:divBdr>
        </w:div>
        <w:div w:id="397438225">
          <w:marLeft w:val="0"/>
          <w:marRight w:val="0"/>
          <w:marTop w:val="0"/>
          <w:marBottom w:val="0"/>
          <w:divBdr>
            <w:top w:val="none" w:sz="0" w:space="0" w:color="auto"/>
            <w:left w:val="none" w:sz="0" w:space="0" w:color="auto"/>
            <w:bottom w:val="none" w:sz="0" w:space="0" w:color="auto"/>
            <w:right w:val="none" w:sz="0" w:space="0" w:color="auto"/>
          </w:divBdr>
        </w:div>
        <w:div w:id="1170363381">
          <w:marLeft w:val="0"/>
          <w:marRight w:val="0"/>
          <w:marTop w:val="0"/>
          <w:marBottom w:val="0"/>
          <w:divBdr>
            <w:top w:val="none" w:sz="0" w:space="0" w:color="auto"/>
            <w:left w:val="none" w:sz="0" w:space="0" w:color="auto"/>
            <w:bottom w:val="none" w:sz="0" w:space="0" w:color="auto"/>
            <w:right w:val="none" w:sz="0" w:space="0" w:color="auto"/>
          </w:divBdr>
        </w:div>
        <w:div w:id="2120757949">
          <w:marLeft w:val="0"/>
          <w:marRight w:val="0"/>
          <w:marTop w:val="0"/>
          <w:marBottom w:val="0"/>
          <w:divBdr>
            <w:top w:val="none" w:sz="0" w:space="0" w:color="auto"/>
            <w:left w:val="none" w:sz="0" w:space="0" w:color="auto"/>
            <w:bottom w:val="none" w:sz="0" w:space="0" w:color="auto"/>
            <w:right w:val="none" w:sz="0" w:space="0" w:color="auto"/>
          </w:divBdr>
        </w:div>
        <w:div w:id="352149709">
          <w:marLeft w:val="0"/>
          <w:marRight w:val="0"/>
          <w:marTop w:val="0"/>
          <w:marBottom w:val="0"/>
          <w:divBdr>
            <w:top w:val="none" w:sz="0" w:space="0" w:color="auto"/>
            <w:left w:val="none" w:sz="0" w:space="0" w:color="auto"/>
            <w:bottom w:val="none" w:sz="0" w:space="0" w:color="auto"/>
            <w:right w:val="none" w:sz="0" w:space="0" w:color="auto"/>
          </w:divBdr>
        </w:div>
        <w:div w:id="741490224">
          <w:marLeft w:val="0"/>
          <w:marRight w:val="0"/>
          <w:marTop w:val="0"/>
          <w:marBottom w:val="0"/>
          <w:divBdr>
            <w:top w:val="none" w:sz="0" w:space="0" w:color="auto"/>
            <w:left w:val="none" w:sz="0" w:space="0" w:color="auto"/>
            <w:bottom w:val="none" w:sz="0" w:space="0" w:color="auto"/>
            <w:right w:val="none" w:sz="0" w:space="0" w:color="auto"/>
          </w:divBdr>
        </w:div>
        <w:div w:id="1214461164">
          <w:marLeft w:val="0"/>
          <w:marRight w:val="0"/>
          <w:marTop w:val="0"/>
          <w:marBottom w:val="0"/>
          <w:divBdr>
            <w:top w:val="none" w:sz="0" w:space="0" w:color="auto"/>
            <w:left w:val="none" w:sz="0" w:space="0" w:color="auto"/>
            <w:bottom w:val="none" w:sz="0" w:space="0" w:color="auto"/>
            <w:right w:val="none" w:sz="0" w:space="0" w:color="auto"/>
          </w:divBdr>
        </w:div>
        <w:div w:id="1254975198">
          <w:marLeft w:val="0"/>
          <w:marRight w:val="0"/>
          <w:marTop w:val="0"/>
          <w:marBottom w:val="0"/>
          <w:divBdr>
            <w:top w:val="none" w:sz="0" w:space="0" w:color="auto"/>
            <w:left w:val="none" w:sz="0" w:space="0" w:color="auto"/>
            <w:bottom w:val="none" w:sz="0" w:space="0" w:color="auto"/>
            <w:right w:val="none" w:sz="0" w:space="0" w:color="auto"/>
          </w:divBdr>
        </w:div>
        <w:div w:id="2081901554">
          <w:marLeft w:val="0"/>
          <w:marRight w:val="0"/>
          <w:marTop w:val="0"/>
          <w:marBottom w:val="0"/>
          <w:divBdr>
            <w:top w:val="none" w:sz="0" w:space="0" w:color="auto"/>
            <w:left w:val="none" w:sz="0" w:space="0" w:color="auto"/>
            <w:bottom w:val="none" w:sz="0" w:space="0" w:color="auto"/>
            <w:right w:val="none" w:sz="0" w:space="0" w:color="auto"/>
          </w:divBdr>
        </w:div>
        <w:div w:id="517082461">
          <w:marLeft w:val="0"/>
          <w:marRight w:val="0"/>
          <w:marTop w:val="0"/>
          <w:marBottom w:val="0"/>
          <w:divBdr>
            <w:top w:val="none" w:sz="0" w:space="0" w:color="auto"/>
            <w:left w:val="none" w:sz="0" w:space="0" w:color="auto"/>
            <w:bottom w:val="none" w:sz="0" w:space="0" w:color="auto"/>
            <w:right w:val="none" w:sz="0" w:space="0" w:color="auto"/>
          </w:divBdr>
        </w:div>
        <w:div w:id="957225443">
          <w:marLeft w:val="0"/>
          <w:marRight w:val="0"/>
          <w:marTop w:val="0"/>
          <w:marBottom w:val="0"/>
          <w:divBdr>
            <w:top w:val="none" w:sz="0" w:space="0" w:color="auto"/>
            <w:left w:val="none" w:sz="0" w:space="0" w:color="auto"/>
            <w:bottom w:val="none" w:sz="0" w:space="0" w:color="auto"/>
            <w:right w:val="none" w:sz="0" w:space="0" w:color="auto"/>
          </w:divBdr>
        </w:div>
        <w:div w:id="827401913">
          <w:marLeft w:val="0"/>
          <w:marRight w:val="0"/>
          <w:marTop w:val="0"/>
          <w:marBottom w:val="0"/>
          <w:divBdr>
            <w:top w:val="none" w:sz="0" w:space="0" w:color="auto"/>
            <w:left w:val="none" w:sz="0" w:space="0" w:color="auto"/>
            <w:bottom w:val="none" w:sz="0" w:space="0" w:color="auto"/>
            <w:right w:val="none" w:sz="0" w:space="0" w:color="auto"/>
          </w:divBdr>
        </w:div>
        <w:div w:id="238295937">
          <w:marLeft w:val="0"/>
          <w:marRight w:val="0"/>
          <w:marTop w:val="0"/>
          <w:marBottom w:val="0"/>
          <w:divBdr>
            <w:top w:val="none" w:sz="0" w:space="0" w:color="auto"/>
            <w:left w:val="none" w:sz="0" w:space="0" w:color="auto"/>
            <w:bottom w:val="none" w:sz="0" w:space="0" w:color="auto"/>
            <w:right w:val="none" w:sz="0" w:space="0" w:color="auto"/>
          </w:divBdr>
        </w:div>
        <w:div w:id="864249962">
          <w:marLeft w:val="0"/>
          <w:marRight w:val="0"/>
          <w:marTop w:val="0"/>
          <w:marBottom w:val="0"/>
          <w:divBdr>
            <w:top w:val="none" w:sz="0" w:space="0" w:color="auto"/>
            <w:left w:val="none" w:sz="0" w:space="0" w:color="auto"/>
            <w:bottom w:val="none" w:sz="0" w:space="0" w:color="auto"/>
            <w:right w:val="none" w:sz="0" w:space="0" w:color="auto"/>
          </w:divBdr>
        </w:div>
        <w:div w:id="1256212262">
          <w:marLeft w:val="0"/>
          <w:marRight w:val="0"/>
          <w:marTop w:val="0"/>
          <w:marBottom w:val="0"/>
          <w:divBdr>
            <w:top w:val="none" w:sz="0" w:space="0" w:color="auto"/>
            <w:left w:val="none" w:sz="0" w:space="0" w:color="auto"/>
            <w:bottom w:val="none" w:sz="0" w:space="0" w:color="auto"/>
            <w:right w:val="none" w:sz="0" w:space="0" w:color="auto"/>
          </w:divBdr>
        </w:div>
        <w:div w:id="227301736">
          <w:marLeft w:val="0"/>
          <w:marRight w:val="0"/>
          <w:marTop w:val="0"/>
          <w:marBottom w:val="0"/>
          <w:divBdr>
            <w:top w:val="none" w:sz="0" w:space="0" w:color="auto"/>
            <w:left w:val="none" w:sz="0" w:space="0" w:color="auto"/>
            <w:bottom w:val="none" w:sz="0" w:space="0" w:color="auto"/>
            <w:right w:val="none" w:sz="0" w:space="0" w:color="auto"/>
          </w:divBdr>
        </w:div>
        <w:div w:id="446780908">
          <w:marLeft w:val="0"/>
          <w:marRight w:val="0"/>
          <w:marTop w:val="0"/>
          <w:marBottom w:val="0"/>
          <w:divBdr>
            <w:top w:val="none" w:sz="0" w:space="0" w:color="auto"/>
            <w:left w:val="none" w:sz="0" w:space="0" w:color="auto"/>
            <w:bottom w:val="none" w:sz="0" w:space="0" w:color="auto"/>
            <w:right w:val="none" w:sz="0" w:space="0" w:color="auto"/>
          </w:divBdr>
        </w:div>
        <w:div w:id="1407804129">
          <w:marLeft w:val="0"/>
          <w:marRight w:val="0"/>
          <w:marTop w:val="0"/>
          <w:marBottom w:val="0"/>
          <w:divBdr>
            <w:top w:val="none" w:sz="0" w:space="0" w:color="auto"/>
            <w:left w:val="none" w:sz="0" w:space="0" w:color="auto"/>
            <w:bottom w:val="none" w:sz="0" w:space="0" w:color="auto"/>
            <w:right w:val="none" w:sz="0" w:space="0" w:color="auto"/>
          </w:divBdr>
        </w:div>
        <w:div w:id="1871458102">
          <w:marLeft w:val="0"/>
          <w:marRight w:val="0"/>
          <w:marTop w:val="0"/>
          <w:marBottom w:val="0"/>
          <w:divBdr>
            <w:top w:val="none" w:sz="0" w:space="0" w:color="auto"/>
            <w:left w:val="none" w:sz="0" w:space="0" w:color="auto"/>
            <w:bottom w:val="none" w:sz="0" w:space="0" w:color="auto"/>
            <w:right w:val="none" w:sz="0" w:space="0" w:color="auto"/>
          </w:divBdr>
        </w:div>
        <w:div w:id="941839030">
          <w:marLeft w:val="0"/>
          <w:marRight w:val="0"/>
          <w:marTop w:val="0"/>
          <w:marBottom w:val="0"/>
          <w:divBdr>
            <w:top w:val="none" w:sz="0" w:space="0" w:color="auto"/>
            <w:left w:val="none" w:sz="0" w:space="0" w:color="auto"/>
            <w:bottom w:val="none" w:sz="0" w:space="0" w:color="auto"/>
            <w:right w:val="none" w:sz="0" w:space="0" w:color="auto"/>
          </w:divBdr>
        </w:div>
        <w:div w:id="1032072524">
          <w:marLeft w:val="0"/>
          <w:marRight w:val="0"/>
          <w:marTop w:val="0"/>
          <w:marBottom w:val="0"/>
          <w:divBdr>
            <w:top w:val="none" w:sz="0" w:space="0" w:color="auto"/>
            <w:left w:val="none" w:sz="0" w:space="0" w:color="auto"/>
            <w:bottom w:val="none" w:sz="0" w:space="0" w:color="auto"/>
            <w:right w:val="none" w:sz="0" w:space="0" w:color="auto"/>
          </w:divBdr>
        </w:div>
        <w:div w:id="1062022024">
          <w:marLeft w:val="0"/>
          <w:marRight w:val="0"/>
          <w:marTop w:val="0"/>
          <w:marBottom w:val="0"/>
          <w:divBdr>
            <w:top w:val="none" w:sz="0" w:space="0" w:color="auto"/>
            <w:left w:val="none" w:sz="0" w:space="0" w:color="auto"/>
            <w:bottom w:val="none" w:sz="0" w:space="0" w:color="auto"/>
            <w:right w:val="none" w:sz="0" w:space="0" w:color="auto"/>
          </w:divBdr>
        </w:div>
        <w:div w:id="667943006">
          <w:marLeft w:val="0"/>
          <w:marRight w:val="0"/>
          <w:marTop w:val="0"/>
          <w:marBottom w:val="0"/>
          <w:divBdr>
            <w:top w:val="none" w:sz="0" w:space="0" w:color="auto"/>
            <w:left w:val="none" w:sz="0" w:space="0" w:color="auto"/>
            <w:bottom w:val="none" w:sz="0" w:space="0" w:color="auto"/>
            <w:right w:val="none" w:sz="0" w:space="0" w:color="auto"/>
          </w:divBdr>
        </w:div>
        <w:div w:id="423770533">
          <w:marLeft w:val="0"/>
          <w:marRight w:val="0"/>
          <w:marTop w:val="0"/>
          <w:marBottom w:val="0"/>
          <w:divBdr>
            <w:top w:val="none" w:sz="0" w:space="0" w:color="auto"/>
            <w:left w:val="none" w:sz="0" w:space="0" w:color="auto"/>
            <w:bottom w:val="none" w:sz="0" w:space="0" w:color="auto"/>
            <w:right w:val="none" w:sz="0" w:space="0" w:color="auto"/>
          </w:divBdr>
        </w:div>
        <w:div w:id="197085189">
          <w:marLeft w:val="0"/>
          <w:marRight w:val="0"/>
          <w:marTop w:val="0"/>
          <w:marBottom w:val="0"/>
          <w:divBdr>
            <w:top w:val="none" w:sz="0" w:space="0" w:color="auto"/>
            <w:left w:val="none" w:sz="0" w:space="0" w:color="auto"/>
            <w:bottom w:val="none" w:sz="0" w:space="0" w:color="auto"/>
            <w:right w:val="none" w:sz="0" w:space="0" w:color="auto"/>
          </w:divBdr>
        </w:div>
        <w:div w:id="380323299">
          <w:marLeft w:val="0"/>
          <w:marRight w:val="0"/>
          <w:marTop w:val="0"/>
          <w:marBottom w:val="0"/>
          <w:divBdr>
            <w:top w:val="none" w:sz="0" w:space="0" w:color="auto"/>
            <w:left w:val="none" w:sz="0" w:space="0" w:color="auto"/>
            <w:bottom w:val="none" w:sz="0" w:space="0" w:color="auto"/>
            <w:right w:val="none" w:sz="0" w:space="0" w:color="auto"/>
          </w:divBdr>
        </w:div>
        <w:div w:id="1036278024">
          <w:marLeft w:val="0"/>
          <w:marRight w:val="0"/>
          <w:marTop w:val="0"/>
          <w:marBottom w:val="0"/>
          <w:divBdr>
            <w:top w:val="none" w:sz="0" w:space="0" w:color="auto"/>
            <w:left w:val="none" w:sz="0" w:space="0" w:color="auto"/>
            <w:bottom w:val="none" w:sz="0" w:space="0" w:color="auto"/>
            <w:right w:val="none" w:sz="0" w:space="0" w:color="auto"/>
          </w:divBdr>
        </w:div>
        <w:div w:id="420640493">
          <w:marLeft w:val="0"/>
          <w:marRight w:val="0"/>
          <w:marTop w:val="0"/>
          <w:marBottom w:val="0"/>
          <w:divBdr>
            <w:top w:val="none" w:sz="0" w:space="0" w:color="auto"/>
            <w:left w:val="none" w:sz="0" w:space="0" w:color="auto"/>
            <w:bottom w:val="none" w:sz="0" w:space="0" w:color="auto"/>
            <w:right w:val="none" w:sz="0" w:space="0" w:color="auto"/>
          </w:divBdr>
        </w:div>
        <w:div w:id="2142729710">
          <w:marLeft w:val="0"/>
          <w:marRight w:val="0"/>
          <w:marTop w:val="0"/>
          <w:marBottom w:val="0"/>
          <w:divBdr>
            <w:top w:val="none" w:sz="0" w:space="0" w:color="auto"/>
            <w:left w:val="none" w:sz="0" w:space="0" w:color="auto"/>
            <w:bottom w:val="none" w:sz="0" w:space="0" w:color="auto"/>
            <w:right w:val="none" w:sz="0" w:space="0" w:color="auto"/>
          </w:divBdr>
        </w:div>
        <w:div w:id="1741056459">
          <w:marLeft w:val="0"/>
          <w:marRight w:val="0"/>
          <w:marTop w:val="0"/>
          <w:marBottom w:val="0"/>
          <w:divBdr>
            <w:top w:val="none" w:sz="0" w:space="0" w:color="auto"/>
            <w:left w:val="none" w:sz="0" w:space="0" w:color="auto"/>
            <w:bottom w:val="none" w:sz="0" w:space="0" w:color="auto"/>
            <w:right w:val="none" w:sz="0" w:space="0" w:color="auto"/>
          </w:divBdr>
        </w:div>
        <w:div w:id="896934943">
          <w:marLeft w:val="0"/>
          <w:marRight w:val="0"/>
          <w:marTop w:val="0"/>
          <w:marBottom w:val="0"/>
          <w:divBdr>
            <w:top w:val="none" w:sz="0" w:space="0" w:color="auto"/>
            <w:left w:val="none" w:sz="0" w:space="0" w:color="auto"/>
            <w:bottom w:val="none" w:sz="0" w:space="0" w:color="auto"/>
            <w:right w:val="none" w:sz="0" w:space="0" w:color="auto"/>
          </w:divBdr>
        </w:div>
        <w:div w:id="1087338490">
          <w:marLeft w:val="0"/>
          <w:marRight w:val="0"/>
          <w:marTop w:val="0"/>
          <w:marBottom w:val="0"/>
          <w:divBdr>
            <w:top w:val="none" w:sz="0" w:space="0" w:color="auto"/>
            <w:left w:val="none" w:sz="0" w:space="0" w:color="auto"/>
            <w:bottom w:val="none" w:sz="0" w:space="0" w:color="auto"/>
            <w:right w:val="none" w:sz="0" w:space="0" w:color="auto"/>
          </w:divBdr>
        </w:div>
        <w:div w:id="1492333063">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215198260">
          <w:marLeft w:val="0"/>
          <w:marRight w:val="0"/>
          <w:marTop w:val="0"/>
          <w:marBottom w:val="0"/>
          <w:divBdr>
            <w:top w:val="none" w:sz="0" w:space="0" w:color="auto"/>
            <w:left w:val="none" w:sz="0" w:space="0" w:color="auto"/>
            <w:bottom w:val="none" w:sz="0" w:space="0" w:color="auto"/>
            <w:right w:val="none" w:sz="0" w:space="0" w:color="auto"/>
          </w:divBdr>
        </w:div>
        <w:div w:id="533659661">
          <w:marLeft w:val="0"/>
          <w:marRight w:val="0"/>
          <w:marTop w:val="0"/>
          <w:marBottom w:val="0"/>
          <w:divBdr>
            <w:top w:val="none" w:sz="0" w:space="0" w:color="auto"/>
            <w:left w:val="none" w:sz="0" w:space="0" w:color="auto"/>
            <w:bottom w:val="none" w:sz="0" w:space="0" w:color="auto"/>
            <w:right w:val="none" w:sz="0" w:space="0" w:color="auto"/>
          </w:divBdr>
        </w:div>
        <w:div w:id="115802171">
          <w:marLeft w:val="0"/>
          <w:marRight w:val="0"/>
          <w:marTop w:val="0"/>
          <w:marBottom w:val="0"/>
          <w:divBdr>
            <w:top w:val="none" w:sz="0" w:space="0" w:color="auto"/>
            <w:left w:val="none" w:sz="0" w:space="0" w:color="auto"/>
            <w:bottom w:val="none" w:sz="0" w:space="0" w:color="auto"/>
            <w:right w:val="none" w:sz="0" w:space="0" w:color="auto"/>
          </w:divBdr>
        </w:div>
        <w:div w:id="1680697545">
          <w:marLeft w:val="0"/>
          <w:marRight w:val="0"/>
          <w:marTop w:val="0"/>
          <w:marBottom w:val="0"/>
          <w:divBdr>
            <w:top w:val="none" w:sz="0" w:space="0" w:color="auto"/>
            <w:left w:val="none" w:sz="0" w:space="0" w:color="auto"/>
            <w:bottom w:val="none" w:sz="0" w:space="0" w:color="auto"/>
            <w:right w:val="none" w:sz="0" w:space="0" w:color="auto"/>
          </w:divBdr>
        </w:div>
        <w:div w:id="102725839">
          <w:marLeft w:val="0"/>
          <w:marRight w:val="0"/>
          <w:marTop w:val="0"/>
          <w:marBottom w:val="0"/>
          <w:divBdr>
            <w:top w:val="none" w:sz="0" w:space="0" w:color="auto"/>
            <w:left w:val="none" w:sz="0" w:space="0" w:color="auto"/>
            <w:bottom w:val="none" w:sz="0" w:space="0" w:color="auto"/>
            <w:right w:val="none" w:sz="0" w:space="0" w:color="auto"/>
          </w:divBdr>
        </w:div>
        <w:div w:id="1528326882">
          <w:marLeft w:val="0"/>
          <w:marRight w:val="0"/>
          <w:marTop w:val="0"/>
          <w:marBottom w:val="0"/>
          <w:divBdr>
            <w:top w:val="none" w:sz="0" w:space="0" w:color="auto"/>
            <w:left w:val="none" w:sz="0" w:space="0" w:color="auto"/>
            <w:bottom w:val="none" w:sz="0" w:space="0" w:color="auto"/>
            <w:right w:val="none" w:sz="0" w:space="0" w:color="auto"/>
          </w:divBdr>
        </w:div>
        <w:div w:id="114907892">
          <w:marLeft w:val="0"/>
          <w:marRight w:val="0"/>
          <w:marTop w:val="0"/>
          <w:marBottom w:val="0"/>
          <w:divBdr>
            <w:top w:val="none" w:sz="0" w:space="0" w:color="auto"/>
            <w:left w:val="none" w:sz="0" w:space="0" w:color="auto"/>
            <w:bottom w:val="none" w:sz="0" w:space="0" w:color="auto"/>
            <w:right w:val="none" w:sz="0" w:space="0" w:color="auto"/>
          </w:divBdr>
        </w:div>
        <w:div w:id="1906721592">
          <w:marLeft w:val="0"/>
          <w:marRight w:val="0"/>
          <w:marTop w:val="0"/>
          <w:marBottom w:val="0"/>
          <w:divBdr>
            <w:top w:val="none" w:sz="0" w:space="0" w:color="auto"/>
            <w:left w:val="none" w:sz="0" w:space="0" w:color="auto"/>
            <w:bottom w:val="none" w:sz="0" w:space="0" w:color="auto"/>
            <w:right w:val="none" w:sz="0" w:space="0" w:color="auto"/>
          </w:divBdr>
        </w:div>
        <w:div w:id="1757943225">
          <w:marLeft w:val="0"/>
          <w:marRight w:val="0"/>
          <w:marTop w:val="0"/>
          <w:marBottom w:val="0"/>
          <w:divBdr>
            <w:top w:val="none" w:sz="0" w:space="0" w:color="auto"/>
            <w:left w:val="none" w:sz="0" w:space="0" w:color="auto"/>
            <w:bottom w:val="none" w:sz="0" w:space="0" w:color="auto"/>
            <w:right w:val="none" w:sz="0" w:space="0" w:color="auto"/>
          </w:divBdr>
        </w:div>
        <w:div w:id="1962564844">
          <w:marLeft w:val="0"/>
          <w:marRight w:val="0"/>
          <w:marTop w:val="0"/>
          <w:marBottom w:val="0"/>
          <w:divBdr>
            <w:top w:val="none" w:sz="0" w:space="0" w:color="auto"/>
            <w:left w:val="none" w:sz="0" w:space="0" w:color="auto"/>
            <w:bottom w:val="none" w:sz="0" w:space="0" w:color="auto"/>
            <w:right w:val="none" w:sz="0" w:space="0" w:color="auto"/>
          </w:divBdr>
        </w:div>
        <w:div w:id="1772969110">
          <w:marLeft w:val="0"/>
          <w:marRight w:val="0"/>
          <w:marTop w:val="0"/>
          <w:marBottom w:val="0"/>
          <w:divBdr>
            <w:top w:val="none" w:sz="0" w:space="0" w:color="auto"/>
            <w:left w:val="none" w:sz="0" w:space="0" w:color="auto"/>
            <w:bottom w:val="none" w:sz="0" w:space="0" w:color="auto"/>
            <w:right w:val="none" w:sz="0" w:space="0" w:color="auto"/>
          </w:divBdr>
        </w:div>
        <w:div w:id="39523558">
          <w:marLeft w:val="0"/>
          <w:marRight w:val="0"/>
          <w:marTop w:val="0"/>
          <w:marBottom w:val="0"/>
          <w:divBdr>
            <w:top w:val="none" w:sz="0" w:space="0" w:color="auto"/>
            <w:left w:val="none" w:sz="0" w:space="0" w:color="auto"/>
            <w:bottom w:val="none" w:sz="0" w:space="0" w:color="auto"/>
            <w:right w:val="none" w:sz="0" w:space="0" w:color="auto"/>
          </w:divBdr>
        </w:div>
        <w:div w:id="1170213670">
          <w:marLeft w:val="0"/>
          <w:marRight w:val="0"/>
          <w:marTop w:val="0"/>
          <w:marBottom w:val="0"/>
          <w:divBdr>
            <w:top w:val="none" w:sz="0" w:space="0" w:color="auto"/>
            <w:left w:val="none" w:sz="0" w:space="0" w:color="auto"/>
            <w:bottom w:val="none" w:sz="0" w:space="0" w:color="auto"/>
            <w:right w:val="none" w:sz="0" w:space="0" w:color="auto"/>
          </w:divBdr>
        </w:div>
        <w:div w:id="778455119">
          <w:marLeft w:val="0"/>
          <w:marRight w:val="0"/>
          <w:marTop w:val="0"/>
          <w:marBottom w:val="0"/>
          <w:divBdr>
            <w:top w:val="none" w:sz="0" w:space="0" w:color="auto"/>
            <w:left w:val="none" w:sz="0" w:space="0" w:color="auto"/>
            <w:bottom w:val="none" w:sz="0" w:space="0" w:color="auto"/>
            <w:right w:val="none" w:sz="0" w:space="0" w:color="auto"/>
          </w:divBdr>
        </w:div>
        <w:div w:id="522011150">
          <w:marLeft w:val="0"/>
          <w:marRight w:val="0"/>
          <w:marTop w:val="0"/>
          <w:marBottom w:val="0"/>
          <w:divBdr>
            <w:top w:val="none" w:sz="0" w:space="0" w:color="auto"/>
            <w:left w:val="none" w:sz="0" w:space="0" w:color="auto"/>
            <w:bottom w:val="none" w:sz="0" w:space="0" w:color="auto"/>
            <w:right w:val="none" w:sz="0" w:space="0" w:color="auto"/>
          </w:divBdr>
        </w:div>
        <w:div w:id="729157064">
          <w:marLeft w:val="0"/>
          <w:marRight w:val="0"/>
          <w:marTop w:val="0"/>
          <w:marBottom w:val="0"/>
          <w:divBdr>
            <w:top w:val="none" w:sz="0" w:space="0" w:color="auto"/>
            <w:left w:val="none" w:sz="0" w:space="0" w:color="auto"/>
            <w:bottom w:val="none" w:sz="0" w:space="0" w:color="auto"/>
            <w:right w:val="none" w:sz="0" w:space="0" w:color="auto"/>
          </w:divBdr>
        </w:div>
        <w:div w:id="1052801756">
          <w:marLeft w:val="0"/>
          <w:marRight w:val="0"/>
          <w:marTop w:val="0"/>
          <w:marBottom w:val="0"/>
          <w:divBdr>
            <w:top w:val="none" w:sz="0" w:space="0" w:color="auto"/>
            <w:left w:val="none" w:sz="0" w:space="0" w:color="auto"/>
            <w:bottom w:val="none" w:sz="0" w:space="0" w:color="auto"/>
            <w:right w:val="none" w:sz="0" w:space="0" w:color="auto"/>
          </w:divBdr>
        </w:div>
        <w:div w:id="72090777">
          <w:marLeft w:val="0"/>
          <w:marRight w:val="0"/>
          <w:marTop w:val="0"/>
          <w:marBottom w:val="0"/>
          <w:divBdr>
            <w:top w:val="none" w:sz="0" w:space="0" w:color="auto"/>
            <w:left w:val="none" w:sz="0" w:space="0" w:color="auto"/>
            <w:bottom w:val="none" w:sz="0" w:space="0" w:color="auto"/>
            <w:right w:val="none" w:sz="0" w:space="0" w:color="auto"/>
          </w:divBdr>
        </w:div>
        <w:div w:id="2042313550">
          <w:marLeft w:val="0"/>
          <w:marRight w:val="0"/>
          <w:marTop w:val="0"/>
          <w:marBottom w:val="0"/>
          <w:divBdr>
            <w:top w:val="none" w:sz="0" w:space="0" w:color="auto"/>
            <w:left w:val="none" w:sz="0" w:space="0" w:color="auto"/>
            <w:bottom w:val="none" w:sz="0" w:space="0" w:color="auto"/>
            <w:right w:val="none" w:sz="0" w:space="0" w:color="auto"/>
          </w:divBdr>
        </w:div>
        <w:div w:id="962349421">
          <w:marLeft w:val="0"/>
          <w:marRight w:val="0"/>
          <w:marTop w:val="0"/>
          <w:marBottom w:val="0"/>
          <w:divBdr>
            <w:top w:val="none" w:sz="0" w:space="0" w:color="auto"/>
            <w:left w:val="none" w:sz="0" w:space="0" w:color="auto"/>
            <w:bottom w:val="none" w:sz="0" w:space="0" w:color="auto"/>
            <w:right w:val="none" w:sz="0" w:space="0" w:color="auto"/>
          </w:divBdr>
        </w:div>
        <w:div w:id="1743454713">
          <w:marLeft w:val="0"/>
          <w:marRight w:val="0"/>
          <w:marTop w:val="0"/>
          <w:marBottom w:val="0"/>
          <w:divBdr>
            <w:top w:val="none" w:sz="0" w:space="0" w:color="auto"/>
            <w:left w:val="none" w:sz="0" w:space="0" w:color="auto"/>
            <w:bottom w:val="none" w:sz="0" w:space="0" w:color="auto"/>
            <w:right w:val="none" w:sz="0" w:space="0" w:color="auto"/>
          </w:divBdr>
        </w:div>
        <w:div w:id="831796134">
          <w:marLeft w:val="0"/>
          <w:marRight w:val="0"/>
          <w:marTop w:val="0"/>
          <w:marBottom w:val="0"/>
          <w:divBdr>
            <w:top w:val="none" w:sz="0" w:space="0" w:color="auto"/>
            <w:left w:val="none" w:sz="0" w:space="0" w:color="auto"/>
            <w:bottom w:val="none" w:sz="0" w:space="0" w:color="auto"/>
            <w:right w:val="none" w:sz="0" w:space="0" w:color="auto"/>
          </w:divBdr>
        </w:div>
        <w:div w:id="1938054298">
          <w:marLeft w:val="0"/>
          <w:marRight w:val="0"/>
          <w:marTop w:val="0"/>
          <w:marBottom w:val="0"/>
          <w:divBdr>
            <w:top w:val="none" w:sz="0" w:space="0" w:color="auto"/>
            <w:left w:val="none" w:sz="0" w:space="0" w:color="auto"/>
            <w:bottom w:val="none" w:sz="0" w:space="0" w:color="auto"/>
            <w:right w:val="none" w:sz="0" w:space="0" w:color="auto"/>
          </w:divBdr>
        </w:div>
        <w:div w:id="785973785">
          <w:marLeft w:val="0"/>
          <w:marRight w:val="0"/>
          <w:marTop w:val="0"/>
          <w:marBottom w:val="0"/>
          <w:divBdr>
            <w:top w:val="none" w:sz="0" w:space="0" w:color="auto"/>
            <w:left w:val="none" w:sz="0" w:space="0" w:color="auto"/>
            <w:bottom w:val="none" w:sz="0" w:space="0" w:color="auto"/>
            <w:right w:val="none" w:sz="0" w:space="0" w:color="auto"/>
          </w:divBdr>
        </w:div>
        <w:div w:id="251163954">
          <w:marLeft w:val="0"/>
          <w:marRight w:val="0"/>
          <w:marTop w:val="0"/>
          <w:marBottom w:val="0"/>
          <w:divBdr>
            <w:top w:val="none" w:sz="0" w:space="0" w:color="auto"/>
            <w:left w:val="none" w:sz="0" w:space="0" w:color="auto"/>
            <w:bottom w:val="none" w:sz="0" w:space="0" w:color="auto"/>
            <w:right w:val="none" w:sz="0" w:space="0" w:color="auto"/>
          </w:divBdr>
        </w:div>
        <w:div w:id="894510016">
          <w:marLeft w:val="0"/>
          <w:marRight w:val="0"/>
          <w:marTop w:val="0"/>
          <w:marBottom w:val="0"/>
          <w:divBdr>
            <w:top w:val="none" w:sz="0" w:space="0" w:color="auto"/>
            <w:left w:val="none" w:sz="0" w:space="0" w:color="auto"/>
            <w:bottom w:val="none" w:sz="0" w:space="0" w:color="auto"/>
            <w:right w:val="none" w:sz="0" w:space="0" w:color="auto"/>
          </w:divBdr>
        </w:div>
        <w:div w:id="335226524">
          <w:marLeft w:val="0"/>
          <w:marRight w:val="0"/>
          <w:marTop w:val="0"/>
          <w:marBottom w:val="0"/>
          <w:divBdr>
            <w:top w:val="none" w:sz="0" w:space="0" w:color="auto"/>
            <w:left w:val="none" w:sz="0" w:space="0" w:color="auto"/>
            <w:bottom w:val="none" w:sz="0" w:space="0" w:color="auto"/>
            <w:right w:val="none" w:sz="0" w:space="0" w:color="auto"/>
          </w:divBdr>
        </w:div>
      </w:divsChild>
    </w:div>
    <w:div w:id="1195188790">
      <w:bodyDiv w:val="1"/>
      <w:marLeft w:val="0"/>
      <w:marRight w:val="0"/>
      <w:marTop w:val="0"/>
      <w:marBottom w:val="0"/>
      <w:divBdr>
        <w:top w:val="none" w:sz="0" w:space="0" w:color="auto"/>
        <w:left w:val="none" w:sz="0" w:space="0" w:color="auto"/>
        <w:bottom w:val="none" w:sz="0" w:space="0" w:color="auto"/>
        <w:right w:val="none" w:sz="0" w:space="0" w:color="auto"/>
      </w:divBdr>
      <w:divsChild>
        <w:div w:id="137114230">
          <w:marLeft w:val="173"/>
          <w:marRight w:val="0"/>
          <w:marTop w:val="160"/>
          <w:marBottom w:val="80"/>
          <w:divBdr>
            <w:top w:val="none" w:sz="0" w:space="0" w:color="auto"/>
            <w:left w:val="none" w:sz="0" w:space="0" w:color="auto"/>
            <w:bottom w:val="none" w:sz="0" w:space="0" w:color="auto"/>
            <w:right w:val="none" w:sz="0" w:space="0" w:color="auto"/>
          </w:divBdr>
        </w:div>
        <w:div w:id="291405621">
          <w:marLeft w:val="893"/>
          <w:marRight w:val="0"/>
          <w:marTop w:val="0"/>
          <w:marBottom w:val="100"/>
          <w:divBdr>
            <w:top w:val="none" w:sz="0" w:space="0" w:color="auto"/>
            <w:left w:val="none" w:sz="0" w:space="0" w:color="auto"/>
            <w:bottom w:val="none" w:sz="0" w:space="0" w:color="auto"/>
            <w:right w:val="none" w:sz="0" w:space="0" w:color="auto"/>
          </w:divBdr>
        </w:div>
        <w:div w:id="1001422594">
          <w:marLeft w:val="893"/>
          <w:marRight w:val="0"/>
          <w:marTop w:val="0"/>
          <w:marBottom w:val="100"/>
          <w:divBdr>
            <w:top w:val="none" w:sz="0" w:space="0" w:color="auto"/>
            <w:left w:val="none" w:sz="0" w:space="0" w:color="auto"/>
            <w:bottom w:val="none" w:sz="0" w:space="0" w:color="auto"/>
            <w:right w:val="none" w:sz="0" w:space="0" w:color="auto"/>
          </w:divBdr>
        </w:div>
        <w:div w:id="1240020124">
          <w:marLeft w:val="893"/>
          <w:marRight w:val="0"/>
          <w:marTop w:val="0"/>
          <w:marBottom w:val="100"/>
          <w:divBdr>
            <w:top w:val="none" w:sz="0" w:space="0" w:color="auto"/>
            <w:left w:val="none" w:sz="0" w:space="0" w:color="auto"/>
            <w:bottom w:val="none" w:sz="0" w:space="0" w:color="auto"/>
            <w:right w:val="none" w:sz="0" w:space="0" w:color="auto"/>
          </w:divBdr>
        </w:div>
        <w:div w:id="1452935311">
          <w:marLeft w:val="893"/>
          <w:marRight w:val="0"/>
          <w:marTop w:val="0"/>
          <w:marBottom w:val="100"/>
          <w:divBdr>
            <w:top w:val="none" w:sz="0" w:space="0" w:color="auto"/>
            <w:left w:val="none" w:sz="0" w:space="0" w:color="auto"/>
            <w:bottom w:val="none" w:sz="0" w:space="0" w:color="auto"/>
            <w:right w:val="none" w:sz="0" w:space="0" w:color="auto"/>
          </w:divBdr>
        </w:div>
        <w:div w:id="1459378045">
          <w:marLeft w:val="173"/>
          <w:marRight w:val="0"/>
          <w:marTop w:val="160"/>
          <w:marBottom w:val="80"/>
          <w:divBdr>
            <w:top w:val="none" w:sz="0" w:space="0" w:color="auto"/>
            <w:left w:val="none" w:sz="0" w:space="0" w:color="auto"/>
            <w:bottom w:val="none" w:sz="0" w:space="0" w:color="auto"/>
            <w:right w:val="none" w:sz="0" w:space="0" w:color="auto"/>
          </w:divBdr>
        </w:div>
        <w:div w:id="1862468666">
          <w:marLeft w:val="173"/>
          <w:marRight w:val="0"/>
          <w:marTop w:val="160"/>
          <w:marBottom w:val="80"/>
          <w:divBdr>
            <w:top w:val="none" w:sz="0" w:space="0" w:color="auto"/>
            <w:left w:val="none" w:sz="0" w:space="0" w:color="auto"/>
            <w:bottom w:val="none" w:sz="0" w:space="0" w:color="auto"/>
            <w:right w:val="none" w:sz="0" w:space="0" w:color="auto"/>
          </w:divBdr>
        </w:div>
        <w:div w:id="2045709855">
          <w:marLeft w:val="893"/>
          <w:marRight w:val="0"/>
          <w:marTop w:val="0"/>
          <w:marBottom w:val="100"/>
          <w:divBdr>
            <w:top w:val="none" w:sz="0" w:space="0" w:color="auto"/>
            <w:left w:val="none" w:sz="0" w:space="0" w:color="auto"/>
            <w:bottom w:val="none" w:sz="0" w:space="0" w:color="auto"/>
            <w:right w:val="none" w:sz="0" w:space="0" w:color="auto"/>
          </w:divBdr>
        </w:div>
        <w:div w:id="2046056757">
          <w:marLeft w:val="173"/>
          <w:marRight w:val="0"/>
          <w:marTop w:val="160"/>
          <w:marBottom w:val="80"/>
          <w:divBdr>
            <w:top w:val="none" w:sz="0" w:space="0" w:color="auto"/>
            <w:left w:val="none" w:sz="0" w:space="0" w:color="auto"/>
            <w:bottom w:val="none" w:sz="0" w:space="0" w:color="auto"/>
            <w:right w:val="none" w:sz="0" w:space="0" w:color="auto"/>
          </w:divBdr>
        </w:div>
      </w:divsChild>
    </w:div>
    <w:div w:id="1214198515">
      <w:bodyDiv w:val="1"/>
      <w:marLeft w:val="0"/>
      <w:marRight w:val="0"/>
      <w:marTop w:val="0"/>
      <w:marBottom w:val="0"/>
      <w:divBdr>
        <w:top w:val="none" w:sz="0" w:space="0" w:color="auto"/>
        <w:left w:val="none" w:sz="0" w:space="0" w:color="auto"/>
        <w:bottom w:val="none" w:sz="0" w:space="0" w:color="auto"/>
        <w:right w:val="none" w:sz="0" w:space="0" w:color="auto"/>
      </w:divBdr>
    </w:div>
    <w:div w:id="1219435401">
      <w:bodyDiv w:val="1"/>
      <w:marLeft w:val="0"/>
      <w:marRight w:val="0"/>
      <w:marTop w:val="0"/>
      <w:marBottom w:val="0"/>
      <w:divBdr>
        <w:top w:val="none" w:sz="0" w:space="0" w:color="auto"/>
        <w:left w:val="none" w:sz="0" w:space="0" w:color="auto"/>
        <w:bottom w:val="none" w:sz="0" w:space="0" w:color="auto"/>
        <w:right w:val="none" w:sz="0" w:space="0" w:color="auto"/>
      </w:divBdr>
      <w:divsChild>
        <w:div w:id="985813683">
          <w:marLeft w:val="0"/>
          <w:marRight w:val="0"/>
          <w:marTop w:val="0"/>
          <w:marBottom w:val="0"/>
          <w:divBdr>
            <w:top w:val="none" w:sz="0" w:space="0" w:color="auto"/>
            <w:left w:val="none" w:sz="0" w:space="0" w:color="auto"/>
            <w:bottom w:val="none" w:sz="0" w:space="0" w:color="auto"/>
            <w:right w:val="none" w:sz="0" w:space="0" w:color="auto"/>
          </w:divBdr>
          <w:divsChild>
            <w:div w:id="1990548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22671175">
      <w:bodyDiv w:val="1"/>
      <w:marLeft w:val="0"/>
      <w:marRight w:val="0"/>
      <w:marTop w:val="0"/>
      <w:marBottom w:val="0"/>
      <w:divBdr>
        <w:top w:val="none" w:sz="0" w:space="0" w:color="auto"/>
        <w:left w:val="none" w:sz="0" w:space="0" w:color="auto"/>
        <w:bottom w:val="none" w:sz="0" w:space="0" w:color="auto"/>
        <w:right w:val="none" w:sz="0" w:space="0" w:color="auto"/>
      </w:divBdr>
      <w:divsChild>
        <w:div w:id="1987541649">
          <w:marLeft w:val="0"/>
          <w:marRight w:val="0"/>
          <w:marTop w:val="0"/>
          <w:marBottom w:val="0"/>
          <w:divBdr>
            <w:top w:val="none" w:sz="0" w:space="0" w:color="auto"/>
            <w:left w:val="none" w:sz="0" w:space="0" w:color="auto"/>
            <w:bottom w:val="none" w:sz="0" w:space="0" w:color="auto"/>
            <w:right w:val="none" w:sz="0" w:space="0" w:color="auto"/>
          </w:divBdr>
          <w:divsChild>
            <w:div w:id="336006627">
              <w:marLeft w:val="0"/>
              <w:marRight w:val="0"/>
              <w:marTop w:val="0"/>
              <w:marBottom w:val="0"/>
              <w:divBdr>
                <w:top w:val="none" w:sz="0" w:space="0" w:color="auto"/>
                <w:left w:val="none" w:sz="0" w:space="0" w:color="auto"/>
                <w:bottom w:val="none" w:sz="0" w:space="0" w:color="auto"/>
                <w:right w:val="none" w:sz="0" w:space="0" w:color="auto"/>
              </w:divBdr>
            </w:div>
            <w:div w:id="1316959404">
              <w:marLeft w:val="0"/>
              <w:marRight w:val="0"/>
              <w:marTop w:val="0"/>
              <w:marBottom w:val="0"/>
              <w:divBdr>
                <w:top w:val="none" w:sz="0" w:space="0" w:color="auto"/>
                <w:left w:val="none" w:sz="0" w:space="0" w:color="auto"/>
                <w:bottom w:val="none" w:sz="0" w:space="0" w:color="auto"/>
                <w:right w:val="none" w:sz="0" w:space="0" w:color="auto"/>
              </w:divBdr>
            </w:div>
            <w:div w:id="998969997">
              <w:marLeft w:val="0"/>
              <w:marRight w:val="0"/>
              <w:marTop w:val="0"/>
              <w:marBottom w:val="0"/>
              <w:divBdr>
                <w:top w:val="none" w:sz="0" w:space="0" w:color="auto"/>
                <w:left w:val="none" w:sz="0" w:space="0" w:color="auto"/>
                <w:bottom w:val="none" w:sz="0" w:space="0" w:color="auto"/>
                <w:right w:val="none" w:sz="0" w:space="0" w:color="auto"/>
              </w:divBdr>
            </w:div>
            <w:div w:id="1014310002">
              <w:marLeft w:val="0"/>
              <w:marRight w:val="0"/>
              <w:marTop w:val="0"/>
              <w:marBottom w:val="0"/>
              <w:divBdr>
                <w:top w:val="none" w:sz="0" w:space="0" w:color="auto"/>
                <w:left w:val="none" w:sz="0" w:space="0" w:color="auto"/>
                <w:bottom w:val="none" w:sz="0" w:space="0" w:color="auto"/>
                <w:right w:val="none" w:sz="0" w:space="0" w:color="auto"/>
              </w:divBdr>
            </w:div>
            <w:div w:id="1009915260">
              <w:marLeft w:val="0"/>
              <w:marRight w:val="0"/>
              <w:marTop w:val="0"/>
              <w:marBottom w:val="0"/>
              <w:divBdr>
                <w:top w:val="none" w:sz="0" w:space="0" w:color="auto"/>
                <w:left w:val="none" w:sz="0" w:space="0" w:color="auto"/>
                <w:bottom w:val="none" w:sz="0" w:space="0" w:color="auto"/>
                <w:right w:val="none" w:sz="0" w:space="0" w:color="auto"/>
              </w:divBdr>
            </w:div>
            <w:div w:id="876816267">
              <w:marLeft w:val="0"/>
              <w:marRight w:val="0"/>
              <w:marTop w:val="0"/>
              <w:marBottom w:val="0"/>
              <w:divBdr>
                <w:top w:val="none" w:sz="0" w:space="0" w:color="auto"/>
                <w:left w:val="none" w:sz="0" w:space="0" w:color="auto"/>
                <w:bottom w:val="none" w:sz="0" w:space="0" w:color="auto"/>
                <w:right w:val="none" w:sz="0" w:space="0" w:color="auto"/>
              </w:divBdr>
            </w:div>
            <w:div w:id="560335661">
              <w:marLeft w:val="0"/>
              <w:marRight w:val="0"/>
              <w:marTop w:val="0"/>
              <w:marBottom w:val="0"/>
              <w:divBdr>
                <w:top w:val="none" w:sz="0" w:space="0" w:color="auto"/>
                <w:left w:val="none" w:sz="0" w:space="0" w:color="auto"/>
                <w:bottom w:val="none" w:sz="0" w:space="0" w:color="auto"/>
                <w:right w:val="none" w:sz="0" w:space="0" w:color="auto"/>
              </w:divBdr>
            </w:div>
            <w:div w:id="1289580221">
              <w:marLeft w:val="0"/>
              <w:marRight w:val="0"/>
              <w:marTop w:val="0"/>
              <w:marBottom w:val="0"/>
              <w:divBdr>
                <w:top w:val="none" w:sz="0" w:space="0" w:color="auto"/>
                <w:left w:val="none" w:sz="0" w:space="0" w:color="auto"/>
                <w:bottom w:val="none" w:sz="0" w:space="0" w:color="auto"/>
                <w:right w:val="none" w:sz="0" w:space="0" w:color="auto"/>
              </w:divBdr>
            </w:div>
            <w:div w:id="1968310592">
              <w:marLeft w:val="0"/>
              <w:marRight w:val="0"/>
              <w:marTop w:val="0"/>
              <w:marBottom w:val="0"/>
              <w:divBdr>
                <w:top w:val="none" w:sz="0" w:space="0" w:color="auto"/>
                <w:left w:val="none" w:sz="0" w:space="0" w:color="auto"/>
                <w:bottom w:val="none" w:sz="0" w:space="0" w:color="auto"/>
                <w:right w:val="none" w:sz="0" w:space="0" w:color="auto"/>
              </w:divBdr>
            </w:div>
            <w:div w:id="1427382753">
              <w:marLeft w:val="0"/>
              <w:marRight w:val="0"/>
              <w:marTop w:val="0"/>
              <w:marBottom w:val="0"/>
              <w:divBdr>
                <w:top w:val="none" w:sz="0" w:space="0" w:color="auto"/>
                <w:left w:val="none" w:sz="0" w:space="0" w:color="auto"/>
                <w:bottom w:val="none" w:sz="0" w:space="0" w:color="auto"/>
                <w:right w:val="none" w:sz="0" w:space="0" w:color="auto"/>
              </w:divBdr>
            </w:div>
            <w:div w:id="1224637022">
              <w:marLeft w:val="0"/>
              <w:marRight w:val="0"/>
              <w:marTop w:val="0"/>
              <w:marBottom w:val="0"/>
              <w:divBdr>
                <w:top w:val="none" w:sz="0" w:space="0" w:color="auto"/>
                <w:left w:val="none" w:sz="0" w:space="0" w:color="auto"/>
                <w:bottom w:val="none" w:sz="0" w:space="0" w:color="auto"/>
                <w:right w:val="none" w:sz="0" w:space="0" w:color="auto"/>
              </w:divBdr>
            </w:div>
            <w:div w:id="367687749">
              <w:marLeft w:val="0"/>
              <w:marRight w:val="0"/>
              <w:marTop w:val="0"/>
              <w:marBottom w:val="0"/>
              <w:divBdr>
                <w:top w:val="none" w:sz="0" w:space="0" w:color="auto"/>
                <w:left w:val="none" w:sz="0" w:space="0" w:color="auto"/>
                <w:bottom w:val="none" w:sz="0" w:space="0" w:color="auto"/>
                <w:right w:val="none" w:sz="0" w:space="0" w:color="auto"/>
              </w:divBdr>
            </w:div>
            <w:div w:id="233703265">
              <w:marLeft w:val="0"/>
              <w:marRight w:val="0"/>
              <w:marTop w:val="0"/>
              <w:marBottom w:val="0"/>
              <w:divBdr>
                <w:top w:val="none" w:sz="0" w:space="0" w:color="auto"/>
                <w:left w:val="none" w:sz="0" w:space="0" w:color="auto"/>
                <w:bottom w:val="none" w:sz="0" w:space="0" w:color="auto"/>
                <w:right w:val="none" w:sz="0" w:space="0" w:color="auto"/>
              </w:divBdr>
            </w:div>
            <w:div w:id="1471440683">
              <w:marLeft w:val="0"/>
              <w:marRight w:val="0"/>
              <w:marTop w:val="0"/>
              <w:marBottom w:val="0"/>
              <w:divBdr>
                <w:top w:val="none" w:sz="0" w:space="0" w:color="auto"/>
                <w:left w:val="none" w:sz="0" w:space="0" w:color="auto"/>
                <w:bottom w:val="none" w:sz="0" w:space="0" w:color="auto"/>
                <w:right w:val="none" w:sz="0" w:space="0" w:color="auto"/>
              </w:divBdr>
              <w:divsChild>
                <w:div w:id="2122530769">
                  <w:marLeft w:val="0"/>
                  <w:marRight w:val="0"/>
                  <w:marTop w:val="0"/>
                  <w:marBottom w:val="0"/>
                  <w:divBdr>
                    <w:top w:val="single" w:sz="8" w:space="3" w:color="E1E1E1"/>
                    <w:left w:val="none" w:sz="0" w:space="0" w:color="auto"/>
                    <w:bottom w:val="none" w:sz="0" w:space="0" w:color="auto"/>
                    <w:right w:val="none" w:sz="0" w:space="0" w:color="auto"/>
                  </w:divBdr>
                  <w:divsChild>
                    <w:div w:id="8045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83245">
              <w:marLeft w:val="0"/>
              <w:marRight w:val="0"/>
              <w:marTop w:val="0"/>
              <w:marBottom w:val="0"/>
              <w:divBdr>
                <w:top w:val="none" w:sz="0" w:space="0" w:color="auto"/>
                <w:left w:val="none" w:sz="0" w:space="0" w:color="auto"/>
                <w:bottom w:val="none" w:sz="0" w:space="0" w:color="auto"/>
                <w:right w:val="none" w:sz="0" w:space="0" w:color="auto"/>
              </w:divBdr>
            </w:div>
            <w:div w:id="1133139695">
              <w:marLeft w:val="0"/>
              <w:marRight w:val="0"/>
              <w:marTop w:val="0"/>
              <w:marBottom w:val="0"/>
              <w:divBdr>
                <w:top w:val="none" w:sz="0" w:space="0" w:color="auto"/>
                <w:left w:val="none" w:sz="0" w:space="0" w:color="auto"/>
                <w:bottom w:val="none" w:sz="0" w:space="0" w:color="auto"/>
                <w:right w:val="none" w:sz="0" w:space="0" w:color="auto"/>
              </w:divBdr>
            </w:div>
            <w:div w:id="2117627173">
              <w:marLeft w:val="0"/>
              <w:marRight w:val="0"/>
              <w:marTop w:val="0"/>
              <w:marBottom w:val="0"/>
              <w:divBdr>
                <w:top w:val="none" w:sz="0" w:space="0" w:color="auto"/>
                <w:left w:val="none" w:sz="0" w:space="0" w:color="auto"/>
                <w:bottom w:val="none" w:sz="0" w:space="0" w:color="auto"/>
                <w:right w:val="none" w:sz="0" w:space="0" w:color="auto"/>
              </w:divBdr>
              <w:divsChild>
                <w:div w:id="1055005601">
                  <w:marLeft w:val="0"/>
                  <w:marRight w:val="0"/>
                  <w:marTop w:val="0"/>
                  <w:marBottom w:val="0"/>
                  <w:divBdr>
                    <w:top w:val="none" w:sz="0" w:space="0" w:color="auto"/>
                    <w:left w:val="none" w:sz="0" w:space="0" w:color="auto"/>
                    <w:bottom w:val="none" w:sz="0" w:space="0" w:color="auto"/>
                    <w:right w:val="none" w:sz="0" w:space="0" w:color="auto"/>
                  </w:divBdr>
                </w:div>
              </w:divsChild>
            </w:div>
            <w:div w:id="1653409204">
              <w:marLeft w:val="0"/>
              <w:marRight w:val="0"/>
              <w:marTop w:val="0"/>
              <w:marBottom w:val="0"/>
              <w:divBdr>
                <w:top w:val="none" w:sz="0" w:space="0" w:color="auto"/>
                <w:left w:val="none" w:sz="0" w:space="0" w:color="auto"/>
                <w:bottom w:val="none" w:sz="0" w:space="0" w:color="auto"/>
                <w:right w:val="none" w:sz="0" w:space="0" w:color="auto"/>
              </w:divBdr>
              <w:divsChild>
                <w:div w:id="1138375800">
                  <w:marLeft w:val="0"/>
                  <w:marRight w:val="0"/>
                  <w:marTop w:val="0"/>
                  <w:marBottom w:val="0"/>
                  <w:divBdr>
                    <w:top w:val="none" w:sz="0" w:space="0" w:color="auto"/>
                    <w:left w:val="none" w:sz="0" w:space="0" w:color="auto"/>
                    <w:bottom w:val="none" w:sz="0" w:space="0" w:color="auto"/>
                    <w:right w:val="none" w:sz="0" w:space="0" w:color="auto"/>
                  </w:divBdr>
                </w:div>
              </w:divsChild>
            </w:div>
            <w:div w:id="1147473646">
              <w:marLeft w:val="0"/>
              <w:marRight w:val="0"/>
              <w:marTop w:val="0"/>
              <w:marBottom w:val="0"/>
              <w:divBdr>
                <w:top w:val="none" w:sz="0" w:space="0" w:color="auto"/>
                <w:left w:val="none" w:sz="0" w:space="0" w:color="auto"/>
                <w:bottom w:val="none" w:sz="0" w:space="0" w:color="auto"/>
                <w:right w:val="none" w:sz="0" w:space="0" w:color="auto"/>
              </w:divBdr>
              <w:divsChild>
                <w:div w:id="1719747120">
                  <w:marLeft w:val="0"/>
                  <w:marRight w:val="0"/>
                  <w:marTop w:val="0"/>
                  <w:marBottom w:val="0"/>
                  <w:divBdr>
                    <w:top w:val="none" w:sz="0" w:space="0" w:color="auto"/>
                    <w:left w:val="none" w:sz="0" w:space="0" w:color="auto"/>
                    <w:bottom w:val="none" w:sz="0" w:space="0" w:color="auto"/>
                    <w:right w:val="none" w:sz="0" w:space="0" w:color="auto"/>
                  </w:divBdr>
                </w:div>
              </w:divsChild>
            </w:div>
            <w:div w:id="909779093">
              <w:marLeft w:val="0"/>
              <w:marRight w:val="0"/>
              <w:marTop w:val="0"/>
              <w:marBottom w:val="0"/>
              <w:divBdr>
                <w:top w:val="none" w:sz="0" w:space="0" w:color="auto"/>
                <w:left w:val="none" w:sz="0" w:space="0" w:color="auto"/>
                <w:bottom w:val="none" w:sz="0" w:space="0" w:color="auto"/>
                <w:right w:val="none" w:sz="0" w:space="0" w:color="auto"/>
              </w:divBdr>
              <w:divsChild>
                <w:div w:id="1572697361">
                  <w:marLeft w:val="0"/>
                  <w:marRight w:val="0"/>
                  <w:marTop w:val="0"/>
                  <w:marBottom w:val="0"/>
                  <w:divBdr>
                    <w:top w:val="none" w:sz="0" w:space="0" w:color="auto"/>
                    <w:left w:val="none" w:sz="0" w:space="0" w:color="auto"/>
                    <w:bottom w:val="none" w:sz="0" w:space="0" w:color="auto"/>
                    <w:right w:val="none" w:sz="0" w:space="0" w:color="auto"/>
                  </w:divBdr>
                </w:div>
              </w:divsChild>
            </w:div>
            <w:div w:id="903491222">
              <w:marLeft w:val="0"/>
              <w:marRight w:val="0"/>
              <w:marTop w:val="0"/>
              <w:marBottom w:val="0"/>
              <w:divBdr>
                <w:top w:val="none" w:sz="0" w:space="0" w:color="auto"/>
                <w:left w:val="none" w:sz="0" w:space="0" w:color="auto"/>
                <w:bottom w:val="none" w:sz="0" w:space="0" w:color="auto"/>
                <w:right w:val="none" w:sz="0" w:space="0" w:color="auto"/>
              </w:divBdr>
              <w:divsChild>
                <w:div w:id="1965185318">
                  <w:marLeft w:val="0"/>
                  <w:marRight w:val="0"/>
                  <w:marTop w:val="0"/>
                  <w:marBottom w:val="0"/>
                  <w:divBdr>
                    <w:top w:val="none" w:sz="0" w:space="0" w:color="auto"/>
                    <w:left w:val="none" w:sz="0" w:space="0" w:color="auto"/>
                    <w:bottom w:val="none" w:sz="0" w:space="0" w:color="auto"/>
                    <w:right w:val="none" w:sz="0" w:space="0" w:color="auto"/>
                  </w:divBdr>
                </w:div>
              </w:divsChild>
            </w:div>
            <w:div w:id="449209434">
              <w:marLeft w:val="0"/>
              <w:marRight w:val="0"/>
              <w:marTop w:val="0"/>
              <w:marBottom w:val="0"/>
              <w:divBdr>
                <w:top w:val="none" w:sz="0" w:space="0" w:color="auto"/>
                <w:left w:val="none" w:sz="0" w:space="0" w:color="auto"/>
                <w:bottom w:val="none" w:sz="0" w:space="0" w:color="auto"/>
                <w:right w:val="none" w:sz="0" w:space="0" w:color="auto"/>
              </w:divBdr>
              <w:divsChild>
                <w:div w:id="1089043963">
                  <w:marLeft w:val="0"/>
                  <w:marRight w:val="0"/>
                  <w:marTop w:val="0"/>
                  <w:marBottom w:val="0"/>
                  <w:divBdr>
                    <w:top w:val="none" w:sz="0" w:space="0" w:color="auto"/>
                    <w:left w:val="none" w:sz="0" w:space="0" w:color="auto"/>
                    <w:bottom w:val="none" w:sz="0" w:space="0" w:color="auto"/>
                    <w:right w:val="none" w:sz="0" w:space="0" w:color="auto"/>
                  </w:divBdr>
                </w:div>
                <w:div w:id="412707447">
                  <w:marLeft w:val="0"/>
                  <w:marRight w:val="0"/>
                  <w:marTop w:val="0"/>
                  <w:marBottom w:val="0"/>
                  <w:divBdr>
                    <w:top w:val="none" w:sz="0" w:space="0" w:color="auto"/>
                    <w:left w:val="none" w:sz="0" w:space="0" w:color="auto"/>
                    <w:bottom w:val="none" w:sz="0" w:space="0" w:color="auto"/>
                    <w:right w:val="none" w:sz="0" w:space="0" w:color="auto"/>
                  </w:divBdr>
                  <w:divsChild>
                    <w:div w:id="711884222">
                      <w:marLeft w:val="0"/>
                      <w:marRight w:val="0"/>
                      <w:marTop w:val="0"/>
                      <w:marBottom w:val="0"/>
                      <w:divBdr>
                        <w:top w:val="none" w:sz="0" w:space="0" w:color="auto"/>
                        <w:left w:val="none" w:sz="0" w:space="0" w:color="auto"/>
                        <w:bottom w:val="none" w:sz="0" w:space="0" w:color="auto"/>
                        <w:right w:val="none" w:sz="0" w:space="0" w:color="auto"/>
                      </w:divBdr>
                    </w:div>
                  </w:divsChild>
                </w:div>
                <w:div w:id="704138259">
                  <w:marLeft w:val="0"/>
                  <w:marRight w:val="0"/>
                  <w:marTop w:val="0"/>
                  <w:marBottom w:val="0"/>
                  <w:divBdr>
                    <w:top w:val="none" w:sz="0" w:space="0" w:color="auto"/>
                    <w:left w:val="none" w:sz="0" w:space="0" w:color="auto"/>
                    <w:bottom w:val="none" w:sz="0" w:space="0" w:color="auto"/>
                    <w:right w:val="none" w:sz="0" w:space="0" w:color="auto"/>
                  </w:divBdr>
                  <w:divsChild>
                    <w:div w:id="2073502934">
                      <w:marLeft w:val="0"/>
                      <w:marRight w:val="0"/>
                      <w:marTop w:val="0"/>
                      <w:marBottom w:val="0"/>
                      <w:divBdr>
                        <w:top w:val="none" w:sz="0" w:space="0" w:color="auto"/>
                        <w:left w:val="none" w:sz="0" w:space="0" w:color="auto"/>
                        <w:bottom w:val="none" w:sz="0" w:space="0" w:color="auto"/>
                        <w:right w:val="none" w:sz="0" w:space="0" w:color="auto"/>
                      </w:divBdr>
                    </w:div>
                    <w:div w:id="1298759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592776">
                          <w:marLeft w:val="0"/>
                          <w:marRight w:val="0"/>
                          <w:marTop w:val="0"/>
                          <w:marBottom w:val="0"/>
                          <w:divBdr>
                            <w:top w:val="none" w:sz="0" w:space="0" w:color="auto"/>
                            <w:left w:val="none" w:sz="0" w:space="0" w:color="auto"/>
                            <w:bottom w:val="none" w:sz="0" w:space="0" w:color="auto"/>
                            <w:right w:val="none" w:sz="0" w:space="0" w:color="auto"/>
                          </w:divBdr>
                          <w:divsChild>
                            <w:div w:id="819805996">
                              <w:marLeft w:val="0"/>
                              <w:marRight w:val="0"/>
                              <w:marTop w:val="0"/>
                              <w:marBottom w:val="0"/>
                              <w:divBdr>
                                <w:top w:val="none" w:sz="0" w:space="0" w:color="auto"/>
                                <w:left w:val="none" w:sz="0" w:space="0" w:color="auto"/>
                                <w:bottom w:val="none" w:sz="0" w:space="0" w:color="auto"/>
                                <w:right w:val="none" w:sz="0" w:space="0" w:color="auto"/>
                              </w:divBdr>
                            </w:div>
                          </w:divsChild>
                        </w:div>
                        <w:div w:id="75714569">
                          <w:marLeft w:val="0"/>
                          <w:marRight w:val="0"/>
                          <w:marTop w:val="0"/>
                          <w:marBottom w:val="0"/>
                          <w:divBdr>
                            <w:top w:val="none" w:sz="0" w:space="0" w:color="auto"/>
                            <w:left w:val="none" w:sz="0" w:space="0" w:color="auto"/>
                            <w:bottom w:val="none" w:sz="0" w:space="0" w:color="auto"/>
                            <w:right w:val="none" w:sz="0" w:space="0" w:color="auto"/>
                          </w:divBdr>
                        </w:div>
                        <w:div w:id="1442140511">
                          <w:marLeft w:val="0"/>
                          <w:marRight w:val="0"/>
                          <w:marTop w:val="0"/>
                          <w:marBottom w:val="0"/>
                          <w:divBdr>
                            <w:top w:val="none" w:sz="0" w:space="0" w:color="auto"/>
                            <w:left w:val="none" w:sz="0" w:space="0" w:color="auto"/>
                            <w:bottom w:val="none" w:sz="0" w:space="0" w:color="auto"/>
                            <w:right w:val="none" w:sz="0" w:space="0" w:color="auto"/>
                          </w:divBdr>
                          <w:divsChild>
                            <w:div w:id="794523540">
                              <w:marLeft w:val="0"/>
                              <w:marRight w:val="0"/>
                              <w:marTop w:val="0"/>
                              <w:marBottom w:val="0"/>
                              <w:divBdr>
                                <w:top w:val="none" w:sz="0" w:space="0" w:color="auto"/>
                                <w:left w:val="none" w:sz="0" w:space="0" w:color="auto"/>
                                <w:bottom w:val="none" w:sz="0" w:space="0" w:color="auto"/>
                                <w:right w:val="none" w:sz="0" w:space="0" w:color="auto"/>
                              </w:divBdr>
                              <w:divsChild>
                                <w:div w:id="2061397668">
                                  <w:marLeft w:val="0"/>
                                  <w:marRight w:val="0"/>
                                  <w:marTop w:val="0"/>
                                  <w:marBottom w:val="0"/>
                                  <w:divBdr>
                                    <w:top w:val="none" w:sz="0" w:space="0" w:color="auto"/>
                                    <w:left w:val="none" w:sz="0" w:space="0" w:color="auto"/>
                                    <w:bottom w:val="none" w:sz="0" w:space="0" w:color="auto"/>
                                    <w:right w:val="none" w:sz="0" w:space="0" w:color="auto"/>
                                  </w:divBdr>
                                </w:div>
                              </w:divsChild>
                            </w:div>
                            <w:div w:id="1705448769">
                              <w:marLeft w:val="0"/>
                              <w:marRight w:val="0"/>
                              <w:marTop w:val="0"/>
                              <w:marBottom w:val="0"/>
                              <w:divBdr>
                                <w:top w:val="none" w:sz="0" w:space="0" w:color="auto"/>
                                <w:left w:val="none" w:sz="0" w:space="0" w:color="auto"/>
                                <w:bottom w:val="none" w:sz="0" w:space="0" w:color="auto"/>
                                <w:right w:val="none" w:sz="0" w:space="0" w:color="auto"/>
                              </w:divBdr>
                              <w:divsChild>
                                <w:div w:id="256602483">
                                  <w:marLeft w:val="0"/>
                                  <w:marRight w:val="0"/>
                                  <w:marTop w:val="0"/>
                                  <w:marBottom w:val="0"/>
                                  <w:divBdr>
                                    <w:top w:val="none" w:sz="0" w:space="0" w:color="auto"/>
                                    <w:left w:val="none" w:sz="0" w:space="0" w:color="auto"/>
                                    <w:bottom w:val="none" w:sz="0" w:space="0" w:color="auto"/>
                                    <w:right w:val="none" w:sz="0" w:space="0" w:color="auto"/>
                                  </w:divBdr>
                                </w:div>
                              </w:divsChild>
                            </w:div>
                            <w:div w:id="1851138057">
                              <w:marLeft w:val="0"/>
                              <w:marRight w:val="0"/>
                              <w:marTop w:val="0"/>
                              <w:marBottom w:val="0"/>
                              <w:divBdr>
                                <w:top w:val="none" w:sz="0" w:space="0" w:color="auto"/>
                                <w:left w:val="none" w:sz="0" w:space="0" w:color="auto"/>
                                <w:bottom w:val="none" w:sz="0" w:space="0" w:color="auto"/>
                                <w:right w:val="none" w:sz="0" w:space="0" w:color="auto"/>
                              </w:divBdr>
                              <w:divsChild>
                                <w:div w:id="1529642920">
                                  <w:marLeft w:val="0"/>
                                  <w:marRight w:val="0"/>
                                  <w:marTop w:val="0"/>
                                  <w:marBottom w:val="0"/>
                                  <w:divBdr>
                                    <w:top w:val="none" w:sz="0" w:space="0" w:color="auto"/>
                                    <w:left w:val="none" w:sz="0" w:space="0" w:color="auto"/>
                                    <w:bottom w:val="none" w:sz="0" w:space="0" w:color="auto"/>
                                    <w:right w:val="none" w:sz="0" w:space="0" w:color="auto"/>
                                  </w:divBdr>
                                </w:div>
                              </w:divsChild>
                            </w:div>
                            <w:div w:id="1519388546">
                              <w:marLeft w:val="0"/>
                              <w:marRight w:val="0"/>
                              <w:marTop w:val="0"/>
                              <w:marBottom w:val="0"/>
                              <w:divBdr>
                                <w:top w:val="none" w:sz="0" w:space="0" w:color="auto"/>
                                <w:left w:val="none" w:sz="0" w:space="0" w:color="auto"/>
                                <w:bottom w:val="none" w:sz="0" w:space="0" w:color="auto"/>
                                <w:right w:val="none" w:sz="0" w:space="0" w:color="auto"/>
                              </w:divBdr>
                              <w:divsChild>
                                <w:div w:id="190187940">
                                  <w:marLeft w:val="0"/>
                                  <w:marRight w:val="0"/>
                                  <w:marTop w:val="0"/>
                                  <w:marBottom w:val="0"/>
                                  <w:divBdr>
                                    <w:top w:val="none" w:sz="0" w:space="0" w:color="auto"/>
                                    <w:left w:val="none" w:sz="0" w:space="0" w:color="auto"/>
                                    <w:bottom w:val="none" w:sz="0" w:space="0" w:color="auto"/>
                                    <w:right w:val="none" w:sz="0" w:space="0" w:color="auto"/>
                                  </w:divBdr>
                                </w:div>
                              </w:divsChild>
                            </w:div>
                            <w:div w:id="922835208">
                              <w:marLeft w:val="0"/>
                              <w:marRight w:val="0"/>
                              <w:marTop w:val="0"/>
                              <w:marBottom w:val="0"/>
                              <w:divBdr>
                                <w:top w:val="none" w:sz="0" w:space="0" w:color="auto"/>
                                <w:left w:val="none" w:sz="0" w:space="0" w:color="auto"/>
                                <w:bottom w:val="none" w:sz="0" w:space="0" w:color="auto"/>
                                <w:right w:val="none" w:sz="0" w:space="0" w:color="auto"/>
                              </w:divBdr>
                              <w:divsChild>
                                <w:div w:id="467356282">
                                  <w:marLeft w:val="0"/>
                                  <w:marRight w:val="0"/>
                                  <w:marTop w:val="0"/>
                                  <w:marBottom w:val="0"/>
                                  <w:divBdr>
                                    <w:top w:val="none" w:sz="0" w:space="0" w:color="auto"/>
                                    <w:left w:val="none" w:sz="0" w:space="0" w:color="auto"/>
                                    <w:bottom w:val="none" w:sz="0" w:space="0" w:color="auto"/>
                                    <w:right w:val="none" w:sz="0" w:space="0" w:color="auto"/>
                                  </w:divBdr>
                                </w:div>
                              </w:divsChild>
                            </w:div>
                            <w:div w:id="569969195">
                              <w:marLeft w:val="0"/>
                              <w:marRight w:val="0"/>
                              <w:marTop w:val="0"/>
                              <w:marBottom w:val="0"/>
                              <w:divBdr>
                                <w:top w:val="none" w:sz="0" w:space="0" w:color="auto"/>
                                <w:left w:val="none" w:sz="0" w:space="0" w:color="auto"/>
                                <w:bottom w:val="none" w:sz="0" w:space="0" w:color="auto"/>
                                <w:right w:val="none" w:sz="0" w:space="0" w:color="auto"/>
                              </w:divBdr>
                              <w:divsChild>
                                <w:div w:id="770588470">
                                  <w:marLeft w:val="0"/>
                                  <w:marRight w:val="0"/>
                                  <w:marTop w:val="0"/>
                                  <w:marBottom w:val="0"/>
                                  <w:divBdr>
                                    <w:top w:val="none" w:sz="0" w:space="0" w:color="auto"/>
                                    <w:left w:val="none" w:sz="0" w:space="0" w:color="auto"/>
                                    <w:bottom w:val="none" w:sz="0" w:space="0" w:color="auto"/>
                                    <w:right w:val="none" w:sz="0" w:space="0" w:color="auto"/>
                                  </w:divBdr>
                                </w:div>
                              </w:divsChild>
                            </w:div>
                            <w:div w:id="602342453">
                              <w:marLeft w:val="0"/>
                              <w:marRight w:val="0"/>
                              <w:marTop w:val="0"/>
                              <w:marBottom w:val="0"/>
                              <w:divBdr>
                                <w:top w:val="none" w:sz="0" w:space="0" w:color="auto"/>
                                <w:left w:val="none" w:sz="0" w:space="0" w:color="auto"/>
                                <w:bottom w:val="none" w:sz="0" w:space="0" w:color="auto"/>
                                <w:right w:val="none" w:sz="0" w:space="0" w:color="auto"/>
                              </w:divBdr>
                              <w:divsChild>
                                <w:div w:id="437601879">
                                  <w:marLeft w:val="0"/>
                                  <w:marRight w:val="0"/>
                                  <w:marTop w:val="0"/>
                                  <w:marBottom w:val="0"/>
                                  <w:divBdr>
                                    <w:top w:val="none" w:sz="0" w:space="0" w:color="auto"/>
                                    <w:left w:val="none" w:sz="0" w:space="0" w:color="auto"/>
                                    <w:bottom w:val="none" w:sz="0" w:space="0" w:color="auto"/>
                                    <w:right w:val="none" w:sz="0" w:space="0" w:color="auto"/>
                                  </w:divBdr>
                                </w:div>
                              </w:divsChild>
                            </w:div>
                            <w:div w:id="524829677">
                              <w:marLeft w:val="0"/>
                              <w:marRight w:val="0"/>
                              <w:marTop w:val="0"/>
                              <w:marBottom w:val="0"/>
                              <w:divBdr>
                                <w:top w:val="none" w:sz="0" w:space="0" w:color="auto"/>
                                <w:left w:val="none" w:sz="0" w:space="0" w:color="auto"/>
                                <w:bottom w:val="none" w:sz="0" w:space="0" w:color="auto"/>
                                <w:right w:val="none" w:sz="0" w:space="0" w:color="auto"/>
                              </w:divBdr>
                              <w:divsChild>
                                <w:div w:id="1626809794">
                                  <w:marLeft w:val="0"/>
                                  <w:marRight w:val="0"/>
                                  <w:marTop w:val="0"/>
                                  <w:marBottom w:val="0"/>
                                  <w:divBdr>
                                    <w:top w:val="none" w:sz="0" w:space="0" w:color="auto"/>
                                    <w:left w:val="none" w:sz="0" w:space="0" w:color="auto"/>
                                    <w:bottom w:val="none" w:sz="0" w:space="0" w:color="auto"/>
                                    <w:right w:val="none" w:sz="0" w:space="0" w:color="auto"/>
                                  </w:divBdr>
                                </w:div>
                              </w:divsChild>
                            </w:div>
                            <w:div w:id="1555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075814">
      <w:bodyDiv w:val="1"/>
      <w:marLeft w:val="0"/>
      <w:marRight w:val="0"/>
      <w:marTop w:val="0"/>
      <w:marBottom w:val="0"/>
      <w:divBdr>
        <w:top w:val="none" w:sz="0" w:space="0" w:color="auto"/>
        <w:left w:val="none" w:sz="0" w:space="0" w:color="auto"/>
        <w:bottom w:val="none" w:sz="0" w:space="0" w:color="auto"/>
        <w:right w:val="none" w:sz="0" w:space="0" w:color="auto"/>
      </w:divBdr>
      <w:divsChild>
        <w:div w:id="2050915216">
          <w:marLeft w:val="0"/>
          <w:marRight w:val="0"/>
          <w:marTop w:val="0"/>
          <w:marBottom w:val="0"/>
          <w:divBdr>
            <w:top w:val="none" w:sz="0" w:space="0" w:color="auto"/>
            <w:left w:val="none" w:sz="0" w:space="0" w:color="auto"/>
            <w:bottom w:val="none" w:sz="0" w:space="0" w:color="auto"/>
            <w:right w:val="none" w:sz="0" w:space="0" w:color="auto"/>
          </w:divBdr>
        </w:div>
        <w:div w:id="2024553455">
          <w:marLeft w:val="0"/>
          <w:marRight w:val="0"/>
          <w:marTop w:val="0"/>
          <w:marBottom w:val="0"/>
          <w:divBdr>
            <w:top w:val="none" w:sz="0" w:space="0" w:color="auto"/>
            <w:left w:val="none" w:sz="0" w:space="0" w:color="auto"/>
            <w:bottom w:val="none" w:sz="0" w:space="0" w:color="auto"/>
            <w:right w:val="none" w:sz="0" w:space="0" w:color="auto"/>
          </w:divBdr>
        </w:div>
        <w:div w:id="1394230286">
          <w:marLeft w:val="0"/>
          <w:marRight w:val="0"/>
          <w:marTop w:val="0"/>
          <w:marBottom w:val="0"/>
          <w:divBdr>
            <w:top w:val="none" w:sz="0" w:space="0" w:color="auto"/>
            <w:left w:val="none" w:sz="0" w:space="0" w:color="auto"/>
            <w:bottom w:val="none" w:sz="0" w:space="0" w:color="auto"/>
            <w:right w:val="none" w:sz="0" w:space="0" w:color="auto"/>
          </w:divBdr>
        </w:div>
        <w:div w:id="1623925475">
          <w:marLeft w:val="0"/>
          <w:marRight w:val="0"/>
          <w:marTop w:val="0"/>
          <w:marBottom w:val="0"/>
          <w:divBdr>
            <w:top w:val="none" w:sz="0" w:space="0" w:color="auto"/>
            <w:left w:val="none" w:sz="0" w:space="0" w:color="auto"/>
            <w:bottom w:val="none" w:sz="0" w:space="0" w:color="auto"/>
            <w:right w:val="none" w:sz="0" w:space="0" w:color="auto"/>
          </w:divBdr>
        </w:div>
        <w:div w:id="1353216890">
          <w:marLeft w:val="0"/>
          <w:marRight w:val="0"/>
          <w:marTop w:val="0"/>
          <w:marBottom w:val="0"/>
          <w:divBdr>
            <w:top w:val="none" w:sz="0" w:space="0" w:color="auto"/>
            <w:left w:val="none" w:sz="0" w:space="0" w:color="auto"/>
            <w:bottom w:val="none" w:sz="0" w:space="0" w:color="auto"/>
            <w:right w:val="none" w:sz="0" w:space="0" w:color="auto"/>
          </w:divBdr>
          <w:divsChild>
            <w:div w:id="1575698824">
              <w:marLeft w:val="0"/>
              <w:marRight w:val="0"/>
              <w:marTop w:val="0"/>
              <w:marBottom w:val="0"/>
              <w:divBdr>
                <w:top w:val="none" w:sz="0" w:space="0" w:color="auto"/>
                <w:left w:val="none" w:sz="0" w:space="0" w:color="auto"/>
                <w:bottom w:val="none" w:sz="0" w:space="0" w:color="auto"/>
                <w:right w:val="none" w:sz="0" w:space="0" w:color="auto"/>
              </w:divBdr>
            </w:div>
            <w:div w:id="623467800">
              <w:marLeft w:val="0"/>
              <w:marRight w:val="0"/>
              <w:marTop w:val="0"/>
              <w:marBottom w:val="0"/>
              <w:divBdr>
                <w:top w:val="none" w:sz="0" w:space="0" w:color="auto"/>
                <w:left w:val="none" w:sz="0" w:space="0" w:color="auto"/>
                <w:bottom w:val="none" w:sz="0" w:space="0" w:color="auto"/>
                <w:right w:val="none" w:sz="0" w:space="0" w:color="auto"/>
              </w:divBdr>
            </w:div>
            <w:div w:id="296230718">
              <w:marLeft w:val="0"/>
              <w:marRight w:val="0"/>
              <w:marTop w:val="0"/>
              <w:marBottom w:val="0"/>
              <w:divBdr>
                <w:top w:val="none" w:sz="0" w:space="0" w:color="auto"/>
                <w:left w:val="none" w:sz="0" w:space="0" w:color="auto"/>
                <w:bottom w:val="none" w:sz="0" w:space="0" w:color="auto"/>
                <w:right w:val="none" w:sz="0" w:space="0" w:color="auto"/>
              </w:divBdr>
            </w:div>
            <w:div w:id="403382750">
              <w:marLeft w:val="0"/>
              <w:marRight w:val="0"/>
              <w:marTop w:val="0"/>
              <w:marBottom w:val="0"/>
              <w:divBdr>
                <w:top w:val="none" w:sz="0" w:space="0" w:color="auto"/>
                <w:left w:val="none" w:sz="0" w:space="0" w:color="auto"/>
                <w:bottom w:val="none" w:sz="0" w:space="0" w:color="auto"/>
                <w:right w:val="none" w:sz="0" w:space="0" w:color="auto"/>
              </w:divBdr>
            </w:div>
            <w:div w:id="1354696897">
              <w:marLeft w:val="0"/>
              <w:marRight w:val="0"/>
              <w:marTop w:val="0"/>
              <w:marBottom w:val="0"/>
              <w:divBdr>
                <w:top w:val="none" w:sz="0" w:space="0" w:color="auto"/>
                <w:left w:val="none" w:sz="0" w:space="0" w:color="auto"/>
                <w:bottom w:val="none" w:sz="0" w:space="0" w:color="auto"/>
                <w:right w:val="none" w:sz="0" w:space="0" w:color="auto"/>
              </w:divBdr>
            </w:div>
            <w:div w:id="1610700246">
              <w:marLeft w:val="0"/>
              <w:marRight w:val="0"/>
              <w:marTop w:val="0"/>
              <w:marBottom w:val="0"/>
              <w:divBdr>
                <w:top w:val="none" w:sz="0" w:space="0" w:color="auto"/>
                <w:left w:val="none" w:sz="0" w:space="0" w:color="auto"/>
                <w:bottom w:val="none" w:sz="0" w:space="0" w:color="auto"/>
                <w:right w:val="none" w:sz="0" w:space="0" w:color="auto"/>
              </w:divBdr>
            </w:div>
            <w:div w:id="129831364">
              <w:marLeft w:val="0"/>
              <w:marRight w:val="0"/>
              <w:marTop w:val="0"/>
              <w:marBottom w:val="0"/>
              <w:divBdr>
                <w:top w:val="none" w:sz="0" w:space="0" w:color="auto"/>
                <w:left w:val="none" w:sz="0" w:space="0" w:color="auto"/>
                <w:bottom w:val="none" w:sz="0" w:space="0" w:color="auto"/>
                <w:right w:val="none" w:sz="0" w:space="0" w:color="auto"/>
              </w:divBdr>
            </w:div>
            <w:div w:id="355078549">
              <w:marLeft w:val="0"/>
              <w:marRight w:val="0"/>
              <w:marTop w:val="0"/>
              <w:marBottom w:val="0"/>
              <w:divBdr>
                <w:top w:val="none" w:sz="0" w:space="0" w:color="auto"/>
                <w:left w:val="none" w:sz="0" w:space="0" w:color="auto"/>
                <w:bottom w:val="none" w:sz="0" w:space="0" w:color="auto"/>
                <w:right w:val="none" w:sz="0" w:space="0" w:color="auto"/>
              </w:divBdr>
            </w:div>
            <w:div w:id="302200803">
              <w:marLeft w:val="0"/>
              <w:marRight w:val="0"/>
              <w:marTop w:val="0"/>
              <w:marBottom w:val="0"/>
              <w:divBdr>
                <w:top w:val="none" w:sz="0" w:space="0" w:color="auto"/>
                <w:left w:val="none" w:sz="0" w:space="0" w:color="auto"/>
                <w:bottom w:val="none" w:sz="0" w:space="0" w:color="auto"/>
                <w:right w:val="none" w:sz="0" w:space="0" w:color="auto"/>
              </w:divBdr>
            </w:div>
            <w:div w:id="573783834">
              <w:marLeft w:val="0"/>
              <w:marRight w:val="0"/>
              <w:marTop w:val="0"/>
              <w:marBottom w:val="0"/>
              <w:divBdr>
                <w:top w:val="none" w:sz="0" w:space="0" w:color="auto"/>
                <w:left w:val="none" w:sz="0" w:space="0" w:color="auto"/>
                <w:bottom w:val="none" w:sz="0" w:space="0" w:color="auto"/>
                <w:right w:val="none" w:sz="0" w:space="0" w:color="auto"/>
              </w:divBdr>
            </w:div>
            <w:div w:id="1599604757">
              <w:marLeft w:val="0"/>
              <w:marRight w:val="0"/>
              <w:marTop w:val="0"/>
              <w:marBottom w:val="0"/>
              <w:divBdr>
                <w:top w:val="none" w:sz="0" w:space="0" w:color="auto"/>
                <w:left w:val="none" w:sz="0" w:space="0" w:color="auto"/>
                <w:bottom w:val="none" w:sz="0" w:space="0" w:color="auto"/>
                <w:right w:val="none" w:sz="0" w:space="0" w:color="auto"/>
              </w:divBdr>
            </w:div>
            <w:div w:id="350184531">
              <w:marLeft w:val="0"/>
              <w:marRight w:val="0"/>
              <w:marTop w:val="0"/>
              <w:marBottom w:val="0"/>
              <w:divBdr>
                <w:top w:val="none" w:sz="0" w:space="0" w:color="auto"/>
                <w:left w:val="none" w:sz="0" w:space="0" w:color="auto"/>
                <w:bottom w:val="none" w:sz="0" w:space="0" w:color="auto"/>
                <w:right w:val="none" w:sz="0" w:space="0" w:color="auto"/>
              </w:divBdr>
            </w:div>
            <w:div w:id="1889100389">
              <w:marLeft w:val="0"/>
              <w:marRight w:val="0"/>
              <w:marTop w:val="0"/>
              <w:marBottom w:val="0"/>
              <w:divBdr>
                <w:top w:val="none" w:sz="0" w:space="0" w:color="auto"/>
                <w:left w:val="none" w:sz="0" w:space="0" w:color="auto"/>
                <w:bottom w:val="none" w:sz="0" w:space="0" w:color="auto"/>
                <w:right w:val="none" w:sz="0" w:space="0" w:color="auto"/>
              </w:divBdr>
            </w:div>
            <w:div w:id="1553619561">
              <w:marLeft w:val="0"/>
              <w:marRight w:val="0"/>
              <w:marTop w:val="0"/>
              <w:marBottom w:val="0"/>
              <w:divBdr>
                <w:top w:val="none" w:sz="0" w:space="0" w:color="auto"/>
                <w:left w:val="none" w:sz="0" w:space="0" w:color="auto"/>
                <w:bottom w:val="none" w:sz="0" w:space="0" w:color="auto"/>
                <w:right w:val="none" w:sz="0" w:space="0" w:color="auto"/>
              </w:divBdr>
            </w:div>
            <w:div w:id="554313058">
              <w:marLeft w:val="0"/>
              <w:marRight w:val="0"/>
              <w:marTop w:val="0"/>
              <w:marBottom w:val="0"/>
              <w:divBdr>
                <w:top w:val="none" w:sz="0" w:space="0" w:color="auto"/>
                <w:left w:val="none" w:sz="0" w:space="0" w:color="auto"/>
                <w:bottom w:val="none" w:sz="0" w:space="0" w:color="auto"/>
                <w:right w:val="none" w:sz="0" w:space="0" w:color="auto"/>
              </w:divBdr>
            </w:div>
            <w:div w:id="1175194933">
              <w:marLeft w:val="0"/>
              <w:marRight w:val="0"/>
              <w:marTop w:val="0"/>
              <w:marBottom w:val="0"/>
              <w:divBdr>
                <w:top w:val="none" w:sz="0" w:space="0" w:color="auto"/>
                <w:left w:val="none" w:sz="0" w:space="0" w:color="auto"/>
                <w:bottom w:val="none" w:sz="0" w:space="0" w:color="auto"/>
                <w:right w:val="none" w:sz="0" w:space="0" w:color="auto"/>
              </w:divBdr>
            </w:div>
            <w:div w:id="988289815">
              <w:marLeft w:val="0"/>
              <w:marRight w:val="0"/>
              <w:marTop w:val="0"/>
              <w:marBottom w:val="0"/>
              <w:divBdr>
                <w:top w:val="none" w:sz="0" w:space="0" w:color="auto"/>
                <w:left w:val="none" w:sz="0" w:space="0" w:color="auto"/>
                <w:bottom w:val="none" w:sz="0" w:space="0" w:color="auto"/>
                <w:right w:val="none" w:sz="0" w:space="0" w:color="auto"/>
              </w:divBdr>
            </w:div>
            <w:div w:id="1282345952">
              <w:marLeft w:val="0"/>
              <w:marRight w:val="0"/>
              <w:marTop w:val="0"/>
              <w:marBottom w:val="0"/>
              <w:divBdr>
                <w:top w:val="none" w:sz="0" w:space="0" w:color="auto"/>
                <w:left w:val="none" w:sz="0" w:space="0" w:color="auto"/>
                <w:bottom w:val="none" w:sz="0" w:space="0" w:color="auto"/>
                <w:right w:val="none" w:sz="0" w:space="0" w:color="auto"/>
              </w:divBdr>
            </w:div>
            <w:div w:id="687174706">
              <w:marLeft w:val="0"/>
              <w:marRight w:val="0"/>
              <w:marTop w:val="0"/>
              <w:marBottom w:val="0"/>
              <w:divBdr>
                <w:top w:val="none" w:sz="0" w:space="0" w:color="auto"/>
                <w:left w:val="none" w:sz="0" w:space="0" w:color="auto"/>
                <w:bottom w:val="none" w:sz="0" w:space="0" w:color="auto"/>
                <w:right w:val="none" w:sz="0" w:space="0" w:color="auto"/>
              </w:divBdr>
            </w:div>
            <w:div w:id="1037194074">
              <w:marLeft w:val="0"/>
              <w:marRight w:val="0"/>
              <w:marTop w:val="0"/>
              <w:marBottom w:val="0"/>
              <w:divBdr>
                <w:top w:val="none" w:sz="0" w:space="0" w:color="auto"/>
                <w:left w:val="none" w:sz="0" w:space="0" w:color="auto"/>
                <w:bottom w:val="none" w:sz="0" w:space="0" w:color="auto"/>
                <w:right w:val="none" w:sz="0" w:space="0" w:color="auto"/>
              </w:divBdr>
            </w:div>
            <w:div w:id="14056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4574">
      <w:bodyDiv w:val="1"/>
      <w:marLeft w:val="0"/>
      <w:marRight w:val="0"/>
      <w:marTop w:val="0"/>
      <w:marBottom w:val="0"/>
      <w:divBdr>
        <w:top w:val="none" w:sz="0" w:space="0" w:color="auto"/>
        <w:left w:val="none" w:sz="0" w:space="0" w:color="auto"/>
        <w:bottom w:val="none" w:sz="0" w:space="0" w:color="auto"/>
        <w:right w:val="none" w:sz="0" w:space="0" w:color="auto"/>
      </w:divBdr>
    </w:div>
    <w:div w:id="1233007050">
      <w:bodyDiv w:val="1"/>
      <w:marLeft w:val="0"/>
      <w:marRight w:val="0"/>
      <w:marTop w:val="0"/>
      <w:marBottom w:val="0"/>
      <w:divBdr>
        <w:top w:val="none" w:sz="0" w:space="0" w:color="auto"/>
        <w:left w:val="none" w:sz="0" w:space="0" w:color="auto"/>
        <w:bottom w:val="none" w:sz="0" w:space="0" w:color="auto"/>
        <w:right w:val="none" w:sz="0" w:space="0" w:color="auto"/>
      </w:divBdr>
      <w:divsChild>
        <w:div w:id="61681260">
          <w:marLeft w:val="0"/>
          <w:marRight w:val="0"/>
          <w:marTop w:val="0"/>
          <w:marBottom w:val="0"/>
          <w:divBdr>
            <w:top w:val="none" w:sz="0" w:space="0" w:color="auto"/>
            <w:left w:val="none" w:sz="0" w:space="0" w:color="auto"/>
            <w:bottom w:val="none" w:sz="0" w:space="0" w:color="auto"/>
            <w:right w:val="none" w:sz="0" w:space="0" w:color="auto"/>
          </w:divBdr>
          <w:divsChild>
            <w:div w:id="101539486">
              <w:marLeft w:val="0"/>
              <w:marRight w:val="0"/>
              <w:marTop w:val="0"/>
              <w:marBottom w:val="0"/>
              <w:divBdr>
                <w:top w:val="none" w:sz="0" w:space="0" w:color="auto"/>
                <w:left w:val="none" w:sz="0" w:space="0" w:color="auto"/>
                <w:bottom w:val="none" w:sz="0" w:space="0" w:color="auto"/>
                <w:right w:val="none" w:sz="0" w:space="0" w:color="auto"/>
              </w:divBdr>
            </w:div>
          </w:divsChild>
        </w:div>
        <w:div w:id="520315032">
          <w:marLeft w:val="0"/>
          <w:marRight w:val="0"/>
          <w:marTop w:val="0"/>
          <w:marBottom w:val="0"/>
          <w:divBdr>
            <w:top w:val="none" w:sz="0" w:space="0" w:color="auto"/>
            <w:left w:val="none" w:sz="0" w:space="0" w:color="auto"/>
            <w:bottom w:val="none" w:sz="0" w:space="0" w:color="auto"/>
            <w:right w:val="none" w:sz="0" w:space="0" w:color="auto"/>
          </w:divBdr>
        </w:div>
      </w:divsChild>
    </w:div>
    <w:div w:id="1246501225">
      <w:bodyDiv w:val="1"/>
      <w:marLeft w:val="0"/>
      <w:marRight w:val="0"/>
      <w:marTop w:val="0"/>
      <w:marBottom w:val="0"/>
      <w:divBdr>
        <w:top w:val="none" w:sz="0" w:space="0" w:color="auto"/>
        <w:left w:val="none" w:sz="0" w:space="0" w:color="auto"/>
        <w:bottom w:val="none" w:sz="0" w:space="0" w:color="auto"/>
        <w:right w:val="none" w:sz="0" w:space="0" w:color="auto"/>
      </w:divBdr>
    </w:div>
    <w:div w:id="1264609018">
      <w:bodyDiv w:val="1"/>
      <w:marLeft w:val="0"/>
      <w:marRight w:val="0"/>
      <w:marTop w:val="0"/>
      <w:marBottom w:val="0"/>
      <w:divBdr>
        <w:top w:val="none" w:sz="0" w:space="0" w:color="auto"/>
        <w:left w:val="none" w:sz="0" w:space="0" w:color="auto"/>
        <w:bottom w:val="none" w:sz="0" w:space="0" w:color="auto"/>
        <w:right w:val="none" w:sz="0" w:space="0" w:color="auto"/>
      </w:divBdr>
      <w:divsChild>
        <w:div w:id="1425540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710790">
      <w:bodyDiv w:val="1"/>
      <w:marLeft w:val="0"/>
      <w:marRight w:val="0"/>
      <w:marTop w:val="0"/>
      <w:marBottom w:val="0"/>
      <w:divBdr>
        <w:top w:val="none" w:sz="0" w:space="0" w:color="auto"/>
        <w:left w:val="none" w:sz="0" w:space="0" w:color="auto"/>
        <w:bottom w:val="none" w:sz="0" w:space="0" w:color="auto"/>
        <w:right w:val="none" w:sz="0" w:space="0" w:color="auto"/>
      </w:divBdr>
      <w:divsChild>
        <w:div w:id="788738083">
          <w:marLeft w:val="0"/>
          <w:marRight w:val="0"/>
          <w:marTop w:val="0"/>
          <w:marBottom w:val="0"/>
          <w:divBdr>
            <w:top w:val="none" w:sz="0" w:space="0" w:color="auto"/>
            <w:left w:val="none" w:sz="0" w:space="0" w:color="auto"/>
            <w:bottom w:val="none" w:sz="0" w:space="0" w:color="auto"/>
            <w:right w:val="none" w:sz="0" w:space="0" w:color="auto"/>
          </w:divBdr>
        </w:div>
      </w:divsChild>
    </w:div>
    <w:div w:id="1276712885">
      <w:bodyDiv w:val="1"/>
      <w:marLeft w:val="0"/>
      <w:marRight w:val="0"/>
      <w:marTop w:val="0"/>
      <w:marBottom w:val="0"/>
      <w:divBdr>
        <w:top w:val="none" w:sz="0" w:space="0" w:color="auto"/>
        <w:left w:val="none" w:sz="0" w:space="0" w:color="auto"/>
        <w:bottom w:val="none" w:sz="0" w:space="0" w:color="auto"/>
        <w:right w:val="none" w:sz="0" w:space="0" w:color="auto"/>
      </w:divBdr>
    </w:div>
    <w:div w:id="1281495666">
      <w:bodyDiv w:val="1"/>
      <w:marLeft w:val="0"/>
      <w:marRight w:val="0"/>
      <w:marTop w:val="0"/>
      <w:marBottom w:val="0"/>
      <w:divBdr>
        <w:top w:val="none" w:sz="0" w:space="0" w:color="auto"/>
        <w:left w:val="none" w:sz="0" w:space="0" w:color="auto"/>
        <w:bottom w:val="none" w:sz="0" w:space="0" w:color="auto"/>
        <w:right w:val="none" w:sz="0" w:space="0" w:color="auto"/>
      </w:divBdr>
    </w:div>
    <w:div w:id="1292521123">
      <w:bodyDiv w:val="1"/>
      <w:marLeft w:val="0"/>
      <w:marRight w:val="0"/>
      <w:marTop w:val="0"/>
      <w:marBottom w:val="0"/>
      <w:divBdr>
        <w:top w:val="none" w:sz="0" w:space="0" w:color="auto"/>
        <w:left w:val="none" w:sz="0" w:space="0" w:color="auto"/>
        <w:bottom w:val="none" w:sz="0" w:space="0" w:color="auto"/>
        <w:right w:val="none" w:sz="0" w:space="0" w:color="auto"/>
      </w:divBdr>
      <w:divsChild>
        <w:div w:id="341903778">
          <w:marLeft w:val="0"/>
          <w:marRight w:val="0"/>
          <w:marTop w:val="0"/>
          <w:marBottom w:val="0"/>
          <w:divBdr>
            <w:top w:val="none" w:sz="0" w:space="0" w:color="auto"/>
            <w:left w:val="none" w:sz="0" w:space="0" w:color="auto"/>
            <w:bottom w:val="none" w:sz="0" w:space="0" w:color="auto"/>
            <w:right w:val="none" w:sz="0" w:space="0" w:color="auto"/>
          </w:divBdr>
        </w:div>
        <w:div w:id="239368637">
          <w:marLeft w:val="0"/>
          <w:marRight w:val="0"/>
          <w:marTop w:val="0"/>
          <w:marBottom w:val="0"/>
          <w:divBdr>
            <w:top w:val="none" w:sz="0" w:space="0" w:color="auto"/>
            <w:left w:val="none" w:sz="0" w:space="0" w:color="auto"/>
            <w:bottom w:val="none" w:sz="0" w:space="0" w:color="auto"/>
            <w:right w:val="none" w:sz="0" w:space="0" w:color="auto"/>
          </w:divBdr>
        </w:div>
        <w:div w:id="1663243064">
          <w:marLeft w:val="0"/>
          <w:marRight w:val="0"/>
          <w:marTop w:val="0"/>
          <w:marBottom w:val="0"/>
          <w:divBdr>
            <w:top w:val="none" w:sz="0" w:space="0" w:color="auto"/>
            <w:left w:val="none" w:sz="0" w:space="0" w:color="auto"/>
            <w:bottom w:val="none" w:sz="0" w:space="0" w:color="auto"/>
            <w:right w:val="none" w:sz="0" w:space="0" w:color="auto"/>
          </w:divBdr>
        </w:div>
        <w:div w:id="1630672890">
          <w:marLeft w:val="0"/>
          <w:marRight w:val="0"/>
          <w:marTop w:val="0"/>
          <w:marBottom w:val="0"/>
          <w:divBdr>
            <w:top w:val="none" w:sz="0" w:space="0" w:color="auto"/>
            <w:left w:val="none" w:sz="0" w:space="0" w:color="auto"/>
            <w:bottom w:val="none" w:sz="0" w:space="0" w:color="auto"/>
            <w:right w:val="none" w:sz="0" w:space="0" w:color="auto"/>
          </w:divBdr>
        </w:div>
        <w:div w:id="1877310578">
          <w:marLeft w:val="0"/>
          <w:marRight w:val="0"/>
          <w:marTop w:val="0"/>
          <w:marBottom w:val="0"/>
          <w:divBdr>
            <w:top w:val="none" w:sz="0" w:space="0" w:color="auto"/>
            <w:left w:val="none" w:sz="0" w:space="0" w:color="auto"/>
            <w:bottom w:val="none" w:sz="0" w:space="0" w:color="auto"/>
            <w:right w:val="none" w:sz="0" w:space="0" w:color="auto"/>
          </w:divBdr>
        </w:div>
        <w:div w:id="1538158507">
          <w:marLeft w:val="0"/>
          <w:marRight w:val="0"/>
          <w:marTop w:val="0"/>
          <w:marBottom w:val="0"/>
          <w:divBdr>
            <w:top w:val="none" w:sz="0" w:space="0" w:color="auto"/>
            <w:left w:val="none" w:sz="0" w:space="0" w:color="auto"/>
            <w:bottom w:val="none" w:sz="0" w:space="0" w:color="auto"/>
            <w:right w:val="none" w:sz="0" w:space="0" w:color="auto"/>
          </w:divBdr>
        </w:div>
        <w:div w:id="505944198">
          <w:marLeft w:val="0"/>
          <w:marRight w:val="0"/>
          <w:marTop w:val="0"/>
          <w:marBottom w:val="0"/>
          <w:divBdr>
            <w:top w:val="none" w:sz="0" w:space="0" w:color="auto"/>
            <w:left w:val="none" w:sz="0" w:space="0" w:color="auto"/>
            <w:bottom w:val="none" w:sz="0" w:space="0" w:color="auto"/>
            <w:right w:val="none" w:sz="0" w:space="0" w:color="auto"/>
          </w:divBdr>
        </w:div>
        <w:div w:id="1317800265">
          <w:marLeft w:val="0"/>
          <w:marRight w:val="0"/>
          <w:marTop w:val="0"/>
          <w:marBottom w:val="0"/>
          <w:divBdr>
            <w:top w:val="none" w:sz="0" w:space="0" w:color="auto"/>
            <w:left w:val="none" w:sz="0" w:space="0" w:color="auto"/>
            <w:bottom w:val="none" w:sz="0" w:space="0" w:color="auto"/>
            <w:right w:val="none" w:sz="0" w:space="0" w:color="auto"/>
          </w:divBdr>
        </w:div>
      </w:divsChild>
    </w:div>
    <w:div w:id="1299410321">
      <w:bodyDiv w:val="1"/>
      <w:marLeft w:val="0"/>
      <w:marRight w:val="0"/>
      <w:marTop w:val="0"/>
      <w:marBottom w:val="0"/>
      <w:divBdr>
        <w:top w:val="none" w:sz="0" w:space="0" w:color="auto"/>
        <w:left w:val="none" w:sz="0" w:space="0" w:color="auto"/>
        <w:bottom w:val="none" w:sz="0" w:space="0" w:color="auto"/>
        <w:right w:val="none" w:sz="0" w:space="0" w:color="auto"/>
      </w:divBdr>
    </w:div>
    <w:div w:id="1301839806">
      <w:bodyDiv w:val="1"/>
      <w:marLeft w:val="0"/>
      <w:marRight w:val="0"/>
      <w:marTop w:val="0"/>
      <w:marBottom w:val="0"/>
      <w:divBdr>
        <w:top w:val="none" w:sz="0" w:space="0" w:color="auto"/>
        <w:left w:val="none" w:sz="0" w:space="0" w:color="auto"/>
        <w:bottom w:val="none" w:sz="0" w:space="0" w:color="auto"/>
        <w:right w:val="none" w:sz="0" w:space="0" w:color="auto"/>
      </w:divBdr>
    </w:div>
    <w:div w:id="1310675679">
      <w:bodyDiv w:val="1"/>
      <w:marLeft w:val="0"/>
      <w:marRight w:val="0"/>
      <w:marTop w:val="0"/>
      <w:marBottom w:val="0"/>
      <w:divBdr>
        <w:top w:val="none" w:sz="0" w:space="0" w:color="auto"/>
        <w:left w:val="none" w:sz="0" w:space="0" w:color="auto"/>
        <w:bottom w:val="none" w:sz="0" w:space="0" w:color="auto"/>
        <w:right w:val="none" w:sz="0" w:space="0" w:color="auto"/>
      </w:divBdr>
      <w:divsChild>
        <w:div w:id="476387141">
          <w:marLeft w:val="0"/>
          <w:marRight w:val="0"/>
          <w:marTop w:val="0"/>
          <w:marBottom w:val="0"/>
          <w:divBdr>
            <w:top w:val="none" w:sz="0" w:space="0" w:color="auto"/>
            <w:left w:val="none" w:sz="0" w:space="0" w:color="auto"/>
            <w:bottom w:val="none" w:sz="0" w:space="0" w:color="auto"/>
            <w:right w:val="none" w:sz="0" w:space="0" w:color="auto"/>
          </w:divBdr>
        </w:div>
        <w:div w:id="848177095">
          <w:marLeft w:val="0"/>
          <w:marRight w:val="0"/>
          <w:marTop w:val="0"/>
          <w:marBottom w:val="0"/>
          <w:divBdr>
            <w:top w:val="none" w:sz="0" w:space="0" w:color="auto"/>
            <w:left w:val="none" w:sz="0" w:space="0" w:color="auto"/>
            <w:bottom w:val="none" w:sz="0" w:space="0" w:color="auto"/>
            <w:right w:val="none" w:sz="0" w:space="0" w:color="auto"/>
          </w:divBdr>
        </w:div>
        <w:div w:id="189605943">
          <w:marLeft w:val="0"/>
          <w:marRight w:val="0"/>
          <w:marTop w:val="0"/>
          <w:marBottom w:val="0"/>
          <w:divBdr>
            <w:top w:val="none" w:sz="0" w:space="0" w:color="auto"/>
            <w:left w:val="none" w:sz="0" w:space="0" w:color="auto"/>
            <w:bottom w:val="none" w:sz="0" w:space="0" w:color="auto"/>
            <w:right w:val="none" w:sz="0" w:space="0" w:color="auto"/>
          </w:divBdr>
        </w:div>
        <w:div w:id="1481575370">
          <w:marLeft w:val="0"/>
          <w:marRight w:val="0"/>
          <w:marTop w:val="0"/>
          <w:marBottom w:val="0"/>
          <w:divBdr>
            <w:top w:val="none" w:sz="0" w:space="0" w:color="auto"/>
            <w:left w:val="none" w:sz="0" w:space="0" w:color="auto"/>
            <w:bottom w:val="none" w:sz="0" w:space="0" w:color="auto"/>
            <w:right w:val="none" w:sz="0" w:space="0" w:color="auto"/>
          </w:divBdr>
        </w:div>
        <w:div w:id="1104886114">
          <w:marLeft w:val="0"/>
          <w:marRight w:val="0"/>
          <w:marTop w:val="0"/>
          <w:marBottom w:val="0"/>
          <w:divBdr>
            <w:top w:val="none" w:sz="0" w:space="0" w:color="auto"/>
            <w:left w:val="none" w:sz="0" w:space="0" w:color="auto"/>
            <w:bottom w:val="none" w:sz="0" w:space="0" w:color="auto"/>
            <w:right w:val="none" w:sz="0" w:space="0" w:color="auto"/>
          </w:divBdr>
        </w:div>
        <w:div w:id="1787693964">
          <w:marLeft w:val="0"/>
          <w:marRight w:val="0"/>
          <w:marTop w:val="0"/>
          <w:marBottom w:val="0"/>
          <w:divBdr>
            <w:top w:val="none" w:sz="0" w:space="0" w:color="auto"/>
            <w:left w:val="none" w:sz="0" w:space="0" w:color="auto"/>
            <w:bottom w:val="none" w:sz="0" w:space="0" w:color="auto"/>
            <w:right w:val="none" w:sz="0" w:space="0" w:color="auto"/>
          </w:divBdr>
        </w:div>
        <w:div w:id="5249301">
          <w:marLeft w:val="0"/>
          <w:marRight w:val="0"/>
          <w:marTop w:val="0"/>
          <w:marBottom w:val="0"/>
          <w:divBdr>
            <w:top w:val="none" w:sz="0" w:space="0" w:color="auto"/>
            <w:left w:val="none" w:sz="0" w:space="0" w:color="auto"/>
            <w:bottom w:val="none" w:sz="0" w:space="0" w:color="auto"/>
            <w:right w:val="none" w:sz="0" w:space="0" w:color="auto"/>
          </w:divBdr>
        </w:div>
        <w:div w:id="1432629287">
          <w:marLeft w:val="0"/>
          <w:marRight w:val="0"/>
          <w:marTop w:val="0"/>
          <w:marBottom w:val="0"/>
          <w:divBdr>
            <w:top w:val="none" w:sz="0" w:space="0" w:color="auto"/>
            <w:left w:val="none" w:sz="0" w:space="0" w:color="auto"/>
            <w:bottom w:val="none" w:sz="0" w:space="0" w:color="auto"/>
            <w:right w:val="none" w:sz="0" w:space="0" w:color="auto"/>
          </w:divBdr>
        </w:div>
        <w:div w:id="1589534432">
          <w:marLeft w:val="0"/>
          <w:marRight w:val="0"/>
          <w:marTop w:val="0"/>
          <w:marBottom w:val="0"/>
          <w:divBdr>
            <w:top w:val="none" w:sz="0" w:space="0" w:color="auto"/>
            <w:left w:val="none" w:sz="0" w:space="0" w:color="auto"/>
            <w:bottom w:val="none" w:sz="0" w:space="0" w:color="auto"/>
            <w:right w:val="none" w:sz="0" w:space="0" w:color="auto"/>
          </w:divBdr>
        </w:div>
        <w:div w:id="1751393121">
          <w:marLeft w:val="0"/>
          <w:marRight w:val="0"/>
          <w:marTop w:val="0"/>
          <w:marBottom w:val="0"/>
          <w:divBdr>
            <w:top w:val="none" w:sz="0" w:space="0" w:color="auto"/>
            <w:left w:val="none" w:sz="0" w:space="0" w:color="auto"/>
            <w:bottom w:val="none" w:sz="0" w:space="0" w:color="auto"/>
            <w:right w:val="none" w:sz="0" w:space="0" w:color="auto"/>
          </w:divBdr>
        </w:div>
      </w:divsChild>
    </w:div>
    <w:div w:id="1310861120">
      <w:bodyDiv w:val="1"/>
      <w:marLeft w:val="0"/>
      <w:marRight w:val="0"/>
      <w:marTop w:val="0"/>
      <w:marBottom w:val="0"/>
      <w:divBdr>
        <w:top w:val="none" w:sz="0" w:space="0" w:color="auto"/>
        <w:left w:val="none" w:sz="0" w:space="0" w:color="auto"/>
        <w:bottom w:val="none" w:sz="0" w:space="0" w:color="auto"/>
        <w:right w:val="none" w:sz="0" w:space="0" w:color="auto"/>
      </w:divBdr>
    </w:div>
    <w:div w:id="1324351617">
      <w:bodyDiv w:val="1"/>
      <w:marLeft w:val="0"/>
      <w:marRight w:val="0"/>
      <w:marTop w:val="0"/>
      <w:marBottom w:val="0"/>
      <w:divBdr>
        <w:top w:val="none" w:sz="0" w:space="0" w:color="auto"/>
        <w:left w:val="none" w:sz="0" w:space="0" w:color="auto"/>
        <w:bottom w:val="none" w:sz="0" w:space="0" w:color="auto"/>
        <w:right w:val="none" w:sz="0" w:space="0" w:color="auto"/>
      </w:divBdr>
    </w:div>
    <w:div w:id="1336616751">
      <w:bodyDiv w:val="1"/>
      <w:marLeft w:val="0"/>
      <w:marRight w:val="0"/>
      <w:marTop w:val="0"/>
      <w:marBottom w:val="0"/>
      <w:divBdr>
        <w:top w:val="none" w:sz="0" w:space="0" w:color="auto"/>
        <w:left w:val="none" w:sz="0" w:space="0" w:color="auto"/>
        <w:bottom w:val="none" w:sz="0" w:space="0" w:color="auto"/>
        <w:right w:val="none" w:sz="0" w:space="0" w:color="auto"/>
      </w:divBdr>
    </w:div>
    <w:div w:id="1337466506">
      <w:bodyDiv w:val="1"/>
      <w:marLeft w:val="0"/>
      <w:marRight w:val="0"/>
      <w:marTop w:val="0"/>
      <w:marBottom w:val="0"/>
      <w:divBdr>
        <w:top w:val="none" w:sz="0" w:space="0" w:color="auto"/>
        <w:left w:val="none" w:sz="0" w:space="0" w:color="auto"/>
        <w:bottom w:val="none" w:sz="0" w:space="0" w:color="auto"/>
        <w:right w:val="none" w:sz="0" w:space="0" w:color="auto"/>
      </w:divBdr>
    </w:div>
    <w:div w:id="1346401772">
      <w:bodyDiv w:val="1"/>
      <w:marLeft w:val="0"/>
      <w:marRight w:val="0"/>
      <w:marTop w:val="0"/>
      <w:marBottom w:val="0"/>
      <w:divBdr>
        <w:top w:val="none" w:sz="0" w:space="0" w:color="auto"/>
        <w:left w:val="none" w:sz="0" w:space="0" w:color="auto"/>
        <w:bottom w:val="none" w:sz="0" w:space="0" w:color="auto"/>
        <w:right w:val="none" w:sz="0" w:space="0" w:color="auto"/>
      </w:divBdr>
    </w:div>
    <w:div w:id="1346595202">
      <w:bodyDiv w:val="1"/>
      <w:marLeft w:val="0"/>
      <w:marRight w:val="0"/>
      <w:marTop w:val="0"/>
      <w:marBottom w:val="0"/>
      <w:divBdr>
        <w:top w:val="none" w:sz="0" w:space="0" w:color="auto"/>
        <w:left w:val="none" w:sz="0" w:space="0" w:color="auto"/>
        <w:bottom w:val="none" w:sz="0" w:space="0" w:color="auto"/>
        <w:right w:val="none" w:sz="0" w:space="0" w:color="auto"/>
      </w:divBdr>
    </w:div>
    <w:div w:id="1347826708">
      <w:bodyDiv w:val="1"/>
      <w:marLeft w:val="0"/>
      <w:marRight w:val="0"/>
      <w:marTop w:val="0"/>
      <w:marBottom w:val="0"/>
      <w:divBdr>
        <w:top w:val="none" w:sz="0" w:space="0" w:color="auto"/>
        <w:left w:val="none" w:sz="0" w:space="0" w:color="auto"/>
        <w:bottom w:val="none" w:sz="0" w:space="0" w:color="auto"/>
        <w:right w:val="none" w:sz="0" w:space="0" w:color="auto"/>
      </w:divBdr>
    </w:div>
    <w:div w:id="1348141844">
      <w:bodyDiv w:val="1"/>
      <w:marLeft w:val="0"/>
      <w:marRight w:val="0"/>
      <w:marTop w:val="0"/>
      <w:marBottom w:val="0"/>
      <w:divBdr>
        <w:top w:val="none" w:sz="0" w:space="0" w:color="auto"/>
        <w:left w:val="none" w:sz="0" w:space="0" w:color="auto"/>
        <w:bottom w:val="none" w:sz="0" w:space="0" w:color="auto"/>
        <w:right w:val="none" w:sz="0" w:space="0" w:color="auto"/>
      </w:divBdr>
    </w:div>
    <w:div w:id="1352608284">
      <w:bodyDiv w:val="1"/>
      <w:marLeft w:val="0"/>
      <w:marRight w:val="0"/>
      <w:marTop w:val="0"/>
      <w:marBottom w:val="0"/>
      <w:divBdr>
        <w:top w:val="none" w:sz="0" w:space="0" w:color="auto"/>
        <w:left w:val="none" w:sz="0" w:space="0" w:color="auto"/>
        <w:bottom w:val="none" w:sz="0" w:space="0" w:color="auto"/>
        <w:right w:val="none" w:sz="0" w:space="0" w:color="auto"/>
      </w:divBdr>
    </w:div>
    <w:div w:id="1355039991">
      <w:bodyDiv w:val="1"/>
      <w:marLeft w:val="0"/>
      <w:marRight w:val="0"/>
      <w:marTop w:val="0"/>
      <w:marBottom w:val="0"/>
      <w:divBdr>
        <w:top w:val="none" w:sz="0" w:space="0" w:color="auto"/>
        <w:left w:val="none" w:sz="0" w:space="0" w:color="auto"/>
        <w:bottom w:val="none" w:sz="0" w:space="0" w:color="auto"/>
        <w:right w:val="none" w:sz="0" w:space="0" w:color="auto"/>
      </w:divBdr>
    </w:div>
    <w:div w:id="1356228116">
      <w:bodyDiv w:val="1"/>
      <w:marLeft w:val="0"/>
      <w:marRight w:val="0"/>
      <w:marTop w:val="0"/>
      <w:marBottom w:val="0"/>
      <w:divBdr>
        <w:top w:val="none" w:sz="0" w:space="0" w:color="auto"/>
        <w:left w:val="none" w:sz="0" w:space="0" w:color="auto"/>
        <w:bottom w:val="none" w:sz="0" w:space="0" w:color="auto"/>
        <w:right w:val="none" w:sz="0" w:space="0" w:color="auto"/>
      </w:divBdr>
    </w:div>
    <w:div w:id="1357148541">
      <w:bodyDiv w:val="1"/>
      <w:marLeft w:val="0"/>
      <w:marRight w:val="0"/>
      <w:marTop w:val="0"/>
      <w:marBottom w:val="0"/>
      <w:divBdr>
        <w:top w:val="none" w:sz="0" w:space="0" w:color="auto"/>
        <w:left w:val="none" w:sz="0" w:space="0" w:color="auto"/>
        <w:bottom w:val="none" w:sz="0" w:space="0" w:color="auto"/>
        <w:right w:val="none" w:sz="0" w:space="0" w:color="auto"/>
      </w:divBdr>
    </w:div>
    <w:div w:id="1357659278">
      <w:bodyDiv w:val="1"/>
      <w:marLeft w:val="0"/>
      <w:marRight w:val="0"/>
      <w:marTop w:val="0"/>
      <w:marBottom w:val="0"/>
      <w:divBdr>
        <w:top w:val="none" w:sz="0" w:space="0" w:color="auto"/>
        <w:left w:val="none" w:sz="0" w:space="0" w:color="auto"/>
        <w:bottom w:val="none" w:sz="0" w:space="0" w:color="auto"/>
        <w:right w:val="none" w:sz="0" w:space="0" w:color="auto"/>
      </w:divBdr>
      <w:divsChild>
        <w:div w:id="2092122359">
          <w:marLeft w:val="0"/>
          <w:marRight w:val="0"/>
          <w:marTop w:val="0"/>
          <w:marBottom w:val="0"/>
          <w:divBdr>
            <w:top w:val="none" w:sz="0" w:space="0" w:color="auto"/>
            <w:left w:val="none" w:sz="0" w:space="0" w:color="auto"/>
            <w:bottom w:val="none" w:sz="0" w:space="0" w:color="auto"/>
            <w:right w:val="none" w:sz="0" w:space="0" w:color="auto"/>
          </w:divBdr>
          <w:divsChild>
            <w:div w:id="1592470616">
              <w:marLeft w:val="0"/>
              <w:marRight w:val="0"/>
              <w:marTop w:val="0"/>
              <w:marBottom w:val="0"/>
              <w:divBdr>
                <w:top w:val="none" w:sz="0" w:space="0" w:color="auto"/>
                <w:left w:val="none" w:sz="0" w:space="0" w:color="auto"/>
                <w:bottom w:val="none" w:sz="0" w:space="0" w:color="auto"/>
                <w:right w:val="none" w:sz="0" w:space="0" w:color="auto"/>
              </w:divBdr>
            </w:div>
            <w:div w:id="939215519">
              <w:marLeft w:val="0"/>
              <w:marRight w:val="0"/>
              <w:marTop w:val="0"/>
              <w:marBottom w:val="0"/>
              <w:divBdr>
                <w:top w:val="none" w:sz="0" w:space="0" w:color="auto"/>
                <w:left w:val="none" w:sz="0" w:space="0" w:color="auto"/>
                <w:bottom w:val="none" w:sz="0" w:space="0" w:color="auto"/>
                <w:right w:val="none" w:sz="0" w:space="0" w:color="auto"/>
              </w:divBdr>
            </w:div>
            <w:div w:id="1688868427">
              <w:marLeft w:val="0"/>
              <w:marRight w:val="0"/>
              <w:marTop w:val="0"/>
              <w:marBottom w:val="0"/>
              <w:divBdr>
                <w:top w:val="none" w:sz="0" w:space="0" w:color="auto"/>
                <w:left w:val="none" w:sz="0" w:space="0" w:color="auto"/>
                <w:bottom w:val="none" w:sz="0" w:space="0" w:color="auto"/>
                <w:right w:val="none" w:sz="0" w:space="0" w:color="auto"/>
              </w:divBdr>
            </w:div>
            <w:div w:id="1243954935">
              <w:marLeft w:val="0"/>
              <w:marRight w:val="0"/>
              <w:marTop w:val="0"/>
              <w:marBottom w:val="0"/>
              <w:divBdr>
                <w:top w:val="none" w:sz="0" w:space="0" w:color="auto"/>
                <w:left w:val="none" w:sz="0" w:space="0" w:color="auto"/>
                <w:bottom w:val="none" w:sz="0" w:space="0" w:color="auto"/>
                <w:right w:val="none" w:sz="0" w:space="0" w:color="auto"/>
              </w:divBdr>
            </w:div>
            <w:div w:id="686908398">
              <w:marLeft w:val="0"/>
              <w:marRight w:val="0"/>
              <w:marTop w:val="0"/>
              <w:marBottom w:val="0"/>
              <w:divBdr>
                <w:top w:val="none" w:sz="0" w:space="0" w:color="auto"/>
                <w:left w:val="none" w:sz="0" w:space="0" w:color="auto"/>
                <w:bottom w:val="none" w:sz="0" w:space="0" w:color="auto"/>
                <w:right w:val="none" w:sz="0" w:space="0" w:color="auto"/>
              </w:divBdr>
            </w:div>
            <w:div w:id="991640872">
              <w:marLeft w:val="0"/>
              <w:marRight w:val="0"/>
              <w:marTop w:val="0"/>
              <w:marBottom w:val="0"/>
              <w:divBdr>
                <w:top w:val="none" w:sz="0" w:space="0" w:color="auto"/>
                <w:left w:val="none" w:sz="0" w:space="0" w:color="auto"/>
                <w:bottom w:val="none" w:sz="0" w:space="0" w:color="auto"/>
                <w:right w:val="none" w:sz="0" w:space="0" w:color="auto"/>
              </w:divBdr>
            </w:div>
            <w:div w:id="1167359702">
              <w:marLeft w:val="0"/>
              <w:marRight w:val="0"/>
              <w:marTop w:val="0"/>
              <w:marBottom w:val="0"/>
              <w:divBdr>
                <w:top w:val="none" w:sz="0" w:space="0" w:color="auto"/>
                <w:left w:val="none" w:sz="0" w:space="0" w:color="auto"/>
                <w:bottom w:val="none" w:sz="0" w:space="0" w:color="auto"/>
                <w:right w:val="none" w:sz="0" w:space="0" w:color="auto"/>
              </w:divBdr>
            </w:div>
            <w:div w:id="250703559">
              <w:marLeft w:val="0"/>
              <w:marRight w:val="0"/>
              <w:marTop w:val="0"/>
              <w:marBottom w:val="0"/>
              <w:divBdr>
                <w:top w:val="none" w:sz="0" w:space="0" w:color="auto"/>
                <w:left w:val="none" w:sz="0" w:space="0" w:color="auto"/>
                <w:bottom w:val="none" w:sz="0" w:space="0" w:color="auto"/>
                <w:right w:val="none" w:sz="0" w:space="0" w:color="auto"/>
              </w:divBdr>
            </w:div>
            <w:div w:id="1678264975">
              <w:marLeft w:val="0"/>
              <w:marRight w:val="0"/>
              <w:marTop w:val="0"/>
              <w:marBottom w:val="0"/>
              <w:divBdr>
                <w:top w:val="none" w:sz="0" w:space="0" w:color="auto"/>
                <w:left w:val="none" w:sz="0" w:space="0" w:color="auto"/>
                <w:bottom w:val="none" w:sz="0" w:space="0" w:color="auto"/>
                <w:right w:val="none" w:sz="0" w:space="0" w:color="auto"/>
              </w:divBdr>
            </w:div>
            <w:div w:id="18830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3767">
      <w:bodyDiv w:val="1"/>
      <w:marLeft w:val="0"/>
      <w:marRight w:val="0"/>
      <w:marTop w:val="0"/>
      <w:marBottom w:val="0"/>
      <w:divBdr>
        <w:top w:val="none" w:sz="0" w:space="0" w:color="auto"/>
        <w:left w:val="none" w:sz="0" w:space="0" w:color="auto"/>
        <w:bottom w:val="none" w:sz="0" w:space="0" w:color="auto"/>
        <w:right w:val="none" w:sz="0" w:space="0" w:color="auto"/>
      </w:divBdr>
      <w:divsChild>
        <w:div w:id="1656252122">
          <w:marLeft w:val="0"/>
          <w:marRight w:val="0"/>
          <w:marTop w:val="0"/>
          <w:marBottom w:val="0"/>
          <w:divBdr>
            <w:top w:val="none" w:sz="0" w:space="0" w:color="auto"/>
            <w:left w:val="none" w:sz="0" w:space="0" w:color="auto"/>
            <w:bottom w:val="none" w:sz="0" w:space="0" w:color="auto"/>
            <w:right w:val="none" w:sz="0" w:space="0" w:color="auto"/>
          </w:divBdr>
        </w:div>
      </w:divsChild>
    </w:div>
    <w:div w:id="1382439181">
      <w:bodyDiv w:val="1"/>
      <w:marLeft w:val="0"/>
      <w:marRight w:val="0"/>
      <w:marTop w:val="0"/>
      <w:marBottom w:val="0"/>
      <w:divBdr>
        <w:top w:val="none" w:sz="0" w:space="0" w:color="auto"/>
        <w:left w:val="none" w:sz="0" w:space="0" w:color="auto"/>
        <w:bottom w:val="none" w:sz="0" w:space="0" w:color="auto"/>
        <w:right w:val="none" w:sz="0" w:space="0" w:color="auto"/>
      </w:divBdr>
    </w:div>
    <w:div w:id="1382946615">
      <w:bodyDiv w:val="1"/>
      <w:marLeft w:val="0"/>
      <w:marRight w:val="0"/>
      <w:marTop w:val="0"/>
      <w:marBottom w:val="0"/>
      <w:divBdr>
        <w:top w:val="none" w:sz="0" w:space="0" w:color="auto"/>
        <w:left w:val="none" w:sz="0" w:space="0" w:color="auto"/>
        <w:bottom w:val="none" w:sz="0" w:space="0" w:color="auto"/>
        <w:right w:val="none" w:sz="0" w:space="0" w:color="auto"/>
      </w:divBdr>
    </w:div>
    <w:div w:id="1384134595">
      <w:bodyDiv w:val="1"/>
      <w:marLeft w:val="0"/>
      <w:marRight w:val="0"/>
      <w:marTop w:val="0"/>
      <w:marBottom w:val="0"/>
      <w:divBdr>
        <w:top w:val="none" w:sz="0" w:space="0" w:color="auto"/>
        <w:left w:val="none" w:sz="0" w:space="0" w:color="auto"/>
        <w:bottom w:val="none" w:sz="0" w:space="0" w:color="auto"/>
        <w:right w:val="none" w:sz="0" w:space="0" w:color="auto"/>
      </w:divBdr>
    </w:div>
    <w:div w:id="1394738836">
      <w:bodyDiv w:val="1"/>
      <w:marLeft w:val="0"/>
      <w:marRight w:val="0"/>
      <w:marTop w:val="0"/>
      <w:marBottom w:val="0"/>
      <w:divBdr>
        <w:top w:val="none" w:sz="0" w:space="0" w:color="auto"/>
        <w:left w:val="none" w:sz="0" w:space="0" w:color="auto"/>
        <w:bottom w:val="none" w:sz="0" w:space="0" w:color="auto"/>
        <w:right w:val="none" w:sz="0" w:space="0" w:color="auto"/>
      </w:divBdr>
    </w:div>
    <w:div w:id="1394816400">
      <w:bodyDiv w:val="1"/>
      <w:marLeft w:val="0"/>
      <w:marRight w:val="0"/>
      <w:marTop w:val="0"/>
      <w:marBottom w:val="0"/>
      <w:divBdr>
        <w:top w:val="none" w:sz="0" w:space="0" w:color="auto"/>
        <w:left w:val="none" w:sz="0" w:space="0" w:color="auto"/>
        <w:bottom w:val="none" w:sz="0" w:space="0" w:color="auto"/>
        <w:right w:val="none" w:sz="0" w:space="0" w:color="auto"/>
      </w:divBdr>
    </w:div>
    <w:div w:id="1402633741">
      <w:bodyDiv w:val="1"/>
      <w:marLeft w:val="0"/>
      <w:marRight w:val="0"/>
      <w:marTop w:val="0"/>
      <w:marBottom w:val="0"/>
      <w:divBdr>
        <w:top w:val="none" w:sz="0" w:space="0" w:color="auto"/>
        <w:left w:val="none" w:sz="0" w:space="0" w:color="auto"/>
        <w:bottom w:val="none" w:sz="0" w:space="0" w:color="auto"/>
        <w:right w:val="none" w:sz="0" w:space="0" w:color="auto"/>
      </w:divBdr>
      <w:divsChild>
        <w:div w:id="550773619">
          <w:marLeft w:val="0"/>
          <w:marRight w:val="0"/>
          <w:marTop w:val="0"/>
          <w:marBottom w:val="0"/>
          <w:divBdr>
            <w:top w:val="none" w:sz="0" w:space="0" w:color="auto"/>
            <w:left w:val="none" w:sz="0" w:space="0" w:color="auto"/>
            <w:bottom w:val="none" w:sz="0" w:space="0" w:color="auto"/>
            <w:right w:val="none" w:sz="0" w:space="0" w:color="auto"/>
          </w:divBdr>
        </w:div>
        <w:div w:id="1971670555">
          <w:marLeft w:val="0"/>
          <w:marRight w:val="0"/>
          <w:marTop w:val="0"/>
          <w:marBottom w:val="0"/>
          <w:divBdr>
            <w:top w:val="none" w:sz="0" w:space="0" w:color="auto"/>
            <w:left w:val="none" w:sz="0" w:space="0" w:color="auto"/>
            <w:bottom w:val="none" w:sz="0" w:space="0" w:color="auto"/>
            <w:right w:val="none" w:sz="0" w:space="0" w:color="auto"/>
          </w:divBdr>
        </w:div>
        <w:div w:id="1887595588">
          <w:marLeft w:val="0"/>
          <w:marRight w:val="0"/>
          <w:marTop w:val="0"/>
          <w:marBottom w:val="0"/>
          <w:divBdr>
            <w:top w:val="none" w:sz="0" w:space="0" w:color="auto"/>
            <w:left w:val="none" w:sz="0" w:space="0" w:color="auto"/>
            <w:bottom w:val="none" w:sz="0" w:space="0" w:color="auto"/>
            <w:right w:val="none" w:sz="0" w:space="0" w:color="auto"/>
          </w:divBdr>
          <w:divsChild>
            <w:div w:id="1891457307">
              <w:marLeft w:val="0"/>
              <w:marRight w:val="0"/>
              <w:marTop w:val="0"/>
              <w:marBottom w:val="0"/>
              <w:divBdr>
                <w:top w:val="none" w:sz="0" w:space="0" w:color="auto"/>
                <w:left w:val="none" w:sz="0" w:space="0" w:color="auto"/>
                <w:bottom w:val="none" w:sz="0" w:space="0" w:color="auto"/>
                <w:right w:val="none" w:sz="0" w:space="0" w:color="auto"/>
              </w:divBdr>
            </w:div>
          </w:divsChild>
        </w:div>
        <w:div w:id="1003316610">
          <w:marLeft w:val="0"/>
          <w:marRight w:val="0"/>
          <w:marTop w:val="0"/>
          <w:marBottom w:val="0"/>
          <w:divBdr>
            <w:top w:val="none" w:sz="0" w:space="0" w:color="auto"/>
            <w:left w:val="none" w:sz="0" w:space="0" w:color="auto"/>
            <w:bottom w:val="none" w:sz="0" w:space="0" w:color="auto"/>
            <w:right w:val="none" w:sz="0" w:space="0" w:color="auto"/>
          </w:divBdr>
          <w:divsChild>
            <w:div w:id="224142451">
              <w:marLeft w:val="0"/>
              <w:marRight w:val="0"/>
              <w:marTop w:val="0"/>
              <w:marBottom w:val="0"/>
              <w:divBdr>
                <w:top w:val="none" w:sz="0" w:space="0" w:color="auto"/>
                <w:left w:val="none" w:sz="0" w:space="0" w:color="auto"/>
                <w:bottom w:val="none" w:sz="0" w:space="0" w:color="auto"/>
                <w:right w:val="none" w:sz="0" w:space="0" w:color="auto"/>
              </w:divBdr>
            </w:div>
            <w:div w:id="14678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6049">
      <w:bodyDiv w:val="1"/>
      <w:marLeft w:val="0"/>
      <w:marRight w:val="0"/>
      <w:marTop w:val="0"/>
      <w:marBottom w:val="0"/>
      <w:divBdr>
        <w:top w:val="none" w:sz="0" w:space="0" w:color="auto"/>
        <w:left w:val="none" w:sz="0" w:space="0" w:color="auto"/>
        <w:bottom w:val="none" w:sz="0" w:space="0" w:color="auto"/>
        <w:right w:val="none" w:sz="0" w:space="0" w:color="auto"/>
      </w:divBdr>
      <w:divsChild>
        <w:div w:id="529535420">
          <w:marLeft w:val="0"/>
          <w:marRight w:val="0"/>
          <w:marTop w:val="0"/>
          <w:marBottom w:val="0"/>
          <w:divBdr>
            <w:top w:val="none" w:sz="0" w:space="0" w:color="auto"/>
            <w:left w:val="none" w:sz="0" w:space="0" w:color="auto"/>
            <w:bottom w:val="none" w:sz="0" w:space="0" w:color="auto"/>
            <w:right w:val="none" w:sz="0" w:space="0" w:color="auto"/>
          </w:divBdr>
        </w:div>
        <w:div w:id="1397585770">
          <w:marLeft w:val="0"/>
          <w:marRight w:val="0"/>
          <w:marTop w:val="0"/>
          <w:marBottom w:val="0"/>
          <w:divBdr>
            <w:top w:val="none" w:sz="0" w:space="0" w:color="auto"/>
            <w:left w:val="none" w:sz="0" w:space="0" w:color="auto"/>
            <w:bottom w:val="none" w:sz="0" w:space="0" w:color="auto"/>
            <w:right w:val="none" w:sz="0" w:space="0" w:color="auto"/>
          </w:divBdr>
        </w:div>
      </w:divsChild>
    </w:div>
    <w:div w:id="1416517089">
      <w:bodyDiv w:val="1"/>
      <w:marLeft w:val="0"/>
      <w:marRight w:val="0"/>
      <w:marTop w:val="0"/>
      <w:marBottom w:val="0"/>
      <w:divBdr>
        <w:top w:val="none" w:sz="0" w:space="0" w:color="auto"/>
        <w:left w:val="none" w:sz="0" w:space="0" w:color="auto"/>
        <w:bottom w:val="none" w:sz="0" w:space="0" w:color="auto"/>
        <w:right w:val="none" w:sz="0" w:space="0" w:color="auto"/>
      </w:divBdr>
    </w:div>
    <w:div w:id="1419716164">
      <w:bodyDiv w:val="1"/>
      <w:marLeft w:val="0"/>
      <w:marRight w:val="0"/>
      <w:marTop w:val="0"/>
      <w:marBottom w:val="0"/>
      <w:divBdr>
        <w:top w:val="none" w:sz="0" w:space="0" w:color="auto"/>
        <w:left w:val="none" w:sz="0" w:space="0" w:color="auto"/>
        <w:bottom w:val="none" w:sz="0" w:space="0" w:color="auto"/>
        <w:right w:val="none" w:sz="0" w:space="0" w:color="auto"/>
      </w:divBdr>
    </w:div>
    <w:div w:id="1441757299">
      <w:bodyDiv w:val="1"/>
      <w:marLeft w:val="0"/>
      <w:marRight w:val="0"/>
      <w:marTop w:val="0"/>
      <w:marBottom w:val="0"/>
      <w:divBdr>
        <w:top w:val="none" w:sz="0" w:space="0" w:color="auto"/>
        <w:left w:val="none" w:sz="0" w:space="0" w:color="auto"/>
        <w:bottom w:val="none" w:sz="0" w:space="0" w:color="auto"/>
        <w:right w:val="none" w:sz="0" w:space="0" w:color="auto"/>
      </w:divBdr>
      <w:divsChild>
        <w:div w:id="163016097">
          <w:marLeft w:val="0"/>
          <w:marRight w:val="0"/>
          <w:marTop w:val="0"/>
          <w:marBottom w:val="0"/>
          <w:divBdr>
            <w:top w:val="none" w:sz="0" w:space="0" w:color="auto"/>
            <w:left w:val="none" w:sz="0" w:space="0" w:color="auto"/>
            <w:bottom w:val="none" w:sz="0" w:space="0" w:color="auto"/>
            <w:right w:val="none" w:sz="0" w:space="0" w:color="auto"/>
          </w:divBdr>
        </w:div>
        <w:div w:id="2040162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025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49086059">
      <w:bodyDiv w:val="1"/>
      <w:marLeft w:val="0"/>
      <w:marRight w:val="0"/>
      <w:marTop w:val="0"/>
      <w:marBottom w:val="0"/>
      <w:divBdr>
        <w:top w:val="none" w:sz="0" w:space="0" w:color="auto"/>
        <w:left w:val="none" w:sz="0" w:space="0" w:color="auto"/>
        <w:bottom w:val="none" w:sz="0" w:space="0" w:color="auto"/>
        <w:right w:val="none" w:sz="0" w:space="0" w:color="auto"/>
      </w:divBdr>
    </w:div>
    <w:div w:id="1450203336">
      <w:bodyDiv w:val="1"/>
      <w:marLeft w:val="0"/>
      <w:marRight w:val="0"/>
      <w:marTop w:val="0"/>
      <w:marBottom w:val="0"/>
      <w:divBdr>
        <w:top w:val="none" w:sz="0" w:space="0" w:color="auto"/>
        <w:left w:val="none" w:sz="0" w:space="0" w:color="auto"/>
        <w:bottom w:val="none" w:sz="0" w:space="0" w:color="auto"/>
        <w:right w:val="none" w:sz="0" w:space="0" w:color="auto"/>
      </w:divBdr>
      <w:divsChild>
        <w:div w:id="1143699892">
          <w:marLeft w:val="0"/>
          <w:marRight w:val="0"/>
          <w:marTop w:val="0"/>
          <w:marBottom w:val="0"/>
          <w:divBdr>
            <w:top w:val="none" w:sz="0" w:space="0" w:color="auto"/>
            <w:left w:val="none" w:sz="0" w:space="0" w:color="auto"/>
            <w:bottom w:val="none" w:sz="0" w:space="0" w:color="auto"/>
            <w:right w:val="none" w:sz="0" w:space="0" w:color="auto"/>
          </w:divBdr>
        </w:div>
        <w:div w:id="558788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701083">
      <w:bodyDiv w:val="1"/>
      <w:marLeft w:val="0"/>
      <w:marRight w:val="0"/>
      <w:marTop w:val="0"/>
      <w:marBottom w:val="0"/>
      <w:divBdr>
        <w:top w:val="none" w:sz="0" w:space="0" w:color="auto"/>
        <w:left w:val="none" w:sz="0" w:space="0" w:color="auto"/>
        <w:bottom w:val="none" w:sz="0" w:space="0" w:color="auto"/>
        <w:right w:val="none" w:sz="0" w:space="0" w:color="auto"/>
      </w:divBdr>
    </w:div>
    <w:div w:id="1452434967">
      <w:bodyDiv w:val="1"/>
      <w:marLeft w:val="0"/>
      <w:marRight w:val="0"/>
      <w:marTop w:val="0"/>
      <w:marBottom w:val="0"/>
      <w:divBdr>
        <w:top w:val="none" w:sz="0" w:space="0" w:color="auto"/>
        <w:left w:val="none" w:sz="0" w:space="0" w:color="auto"/>
        <w:bottom w:val="none" w:sz="0" w:space="0" w:color="auto"/>
        <w:right w:val="none" w:sz="0" w:space="0" w:color="auto"/>
      </w:divBdr>
    </w:div>
    <w:div w:id="1452554248">
      <w:bodyDiv w:val="1"/>
      <w:marLeft w:val="0"/>
      <w:marRight w:val="0"/>
      <w:marTop w:val="0"/>
      <w:marBottom w:val="0"/>
      <w:divBdr>
        <w:top w:val="none" w:sz="0" w:space="0" w:color="auto"/>
        <w:left w:val="none" w:sz="0" w:space="0" w:color="auto"/>
        <w:bottom w:val="none" w:sz="0" w:space="0" w:color="auto"/>
        <w:right w:val="none" w:sz="0" w:space="0" w:color="auto"/>
      </w:divBdr>
    </w:div>
    <w:div w:id="1453473765">
      <w:bodyDiv w:val="1"/>
      <w:marLeft w:val="0"/>
      <w:marRight w:val="0"/>
      <w:marTop w:val="0"/>
      <w:marBottom w:val="0"/>
      <w:divBdr>
        <w:top w:val="none" w:sz="0" w:space="0" w:color="auto"/>
        <w:left w:val="none" w:sz="0" w:space="0" w:color="auto"/>
        <w:bottom w:val="none" w:sz="0" w:space="0" w:color="auto"/>
        <w:right w:val="none" w:sz="0" w:space="0" w:color="auto"/>
      </w:divBdr>
    </w:div>
    <w:div w:id="1462654342">
      <w:bodyDiv w:val="1"/>
      <w:marLeft w:val="0"/>
      <w:marRight w:val="0"/>
      <w:marTop w:val="0"/>
      <w:marBottom w:val="0"/>
      <w:divBdr>
        <w:top w:val="none" w:sz="0" w:space="0" w:color="auto"/>
        <w:left w:val="none" w:sz="0" w:space="0" w:color="auto"/>
        <w:bottom w:val="none" w:sz="0" w:space="0" w:color="auto"/>
        <w:right w:val="none" w:sz="0" w:space="0" w:color="auto"/>
      </w:divBdr>
    </w:div>
    <w:div w:id="1462848556">
      <w:bodyDiv w:val="1"/>
      <w:marLeft w:val="0"/>
      <w:marRight w:val="0"/>
      <w:marTop w:val="0"/>
      <w:marBottom w:val="0"/>
      <w:divBdr>
        <w:top w:val="none" w:sz="0" w:space="0" w:color="auto"/>
        <w:left w:val="none" w:sz="0" w:space="0" w:color="auto"/>
        <w:bottom w:val="none" w:sz="0" w:space="0" w:color="auto"/>
        <w:right w:val="none" w:sz="0" w:space="0" w:color="auto"/>
      </w:divBdr>
    </w:div>
    <w:div w:id="1464151533">
      <w:bodyDiv w:val="1"/>
      <w:marLeft w:val="0"/>
      <w:marRight w:val="0"/>
      <w:marTop w:val="0"/>
      <w:marBottom w:val="0"/>
      <w:divBdr>
        <w:top w:val="none" w:sz="0" w:space="0" w:color="auto"/>
        <w:left w:val="none" w:sz="0" w:space="0" w:color="auto"/>
        <w:bottom w:val="none" w:sz="0" w:space="0" w:color="auto"/>
        <w:right w:val="none" w:sz="0" w:space="0" w:color="auto"/>
      </w:divBdr>
      <w:divsChild>
        <w:div w:id="608700595">
          <w:marLeft w:val="0"/>
          <w:marRight w:val="0"/>
          <w:marTop w:val="0"/>
          <w:marBottom w:val="0"/>
          <w:divBdr>
            <w:top w:val="none" w:sz="0" w:space="0" w:color="auto"/>
            <w:left w:val="none" w:sz="0" w:space="0" w:color="auto"/>
            <w:bottom w:val="none" w:sz="0" w:space="0" w:color="auto"/>
            <w:right w:val="none" w:sz="0" w:space="0" w:color="auto"/>
          </w:divBdr>
        </w:div>
        <w:div w:id="966354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9960">
              <w:marLeft w:val="0"/>
              <w:marRight w:val="0"/>
              <w:marTop w:val="0"/>
              <w:marBottom w:val="0"/>
              <w:divBdr>
                <w:top w:val="none" w:sz="0" w:space="0" w:color="auto"/>
                <w:left w:val="none" w:sz="0" w:space="0" w:color="auto"/>
                <w:bottom w:val="none" w:sz="0" w:space="0" w:color="auto"/>
                <w:right w:val="none" w:sz="0" w:space="0" w:color="auto"/>
              </w:divBdr>
              <w:divsChild>
                <w:div w:id="920718432">
                  <w:marLeft w:val="0"/>
                  <w:marRight w:val="0"/>
                  <w:marTop w:val="0"/>
                  <w:marBottom w:val="0"/>
                  <w:divBdr>
                    <w:top w:val="none" w:sz="0" w:space="0" w:color="auto"/>
                    <w:left w:val="none" w:sz="0" w:space="0" w:color="auto"/>
                    <w:bottom w:val="none" w:sz="0" w:space="0" w:color="auto"/>
                    <w:right w:val="none" w:sz="0" w:space="0" w:color="auto"/>
                  </w:divBdr>
                </w:div>
              </w:divsChild>
            </w:div>
            <w:div w:id="855382967">
              <w:marLeft w:val="0"/>
              <w:marRight w:val="0"/>
              <w:marTop w:val="0"/>
              <w:marBottom w:val="0"/>
              <w:divBdr>
                <w:top w:val="none" w:sz="0" w:space="0" w:color="auto"/>
                <w:left w:val="none" w:sz="0" w:space="0" w:color="auto"/>
                <w:bottom w:val="none" w:sz="0" w:space="0" w:color="auto"/>
                <w:right w:val="none" w:sz="0" w:space="0" w:color="auto"/>
              </w:divBdr>
              <w:divsChild>
                <w:div w:id="321468198">
                  <w:marLeft w:val="0"/>
                  <w:marRight w:val="0"/>
                  <w:marTop w:val="0"/>
                  <w:marBottom w:val="0"/>
                  <w:divBdr>
                    <w:top w:val="none" w:sz="0" w:space="0" w:color="auto"/>
                    <w:left w:val="none" w:sz="0" w:space="0" w:color="auto"/>
                    <w:bottom w:val="none" w:sz="0" w:space="0" w:color="auto"/>
                    <w:right w:val="none" w:sz="0" w:space="0" w:color="auto"/>
                  </w:divBdr>
                  <w:divsChild>
                    <w:div w:id="795804909">
                      <w:marLeft w:val="0"/>
                      <w:marRight w:val="0"/>
                      <w:marTop w:val="0"/>
                      <w:marBottom w:val="0"/>
                      <w:divBdr>
                        <w:top w:val="none" w:sz="0" w:space="0" w:color="auto"/>
                        <w:left w:val="none" w:sz="0" w:space="0" w:color="auto"/>
                        <w:bottom w:val="none" w:sz="0" w:space="0" w:color="auto"/>
                        <w:right w:val="none" w:sz="0" w:space="0" w:color="auto"/>
                      </w:divBdr>
                      <w:divsChild>
                        <w:div w:id="2008357707">
                          <w:marLeft w:val="0"/>
                          <w:marRight w:val="0"/>
                          <w:marTop w:val="0"/>
                          <w:marBottom w:val="0"/>
                          <w:divBdr>
                            <w:top w:val="none" w:sz="0" w:space="0" w:color="auto"/>
                            <w:left w:val="none" w:sz="0" w:space="0" w:color="auto"/>
                            <w:bottom w:val="none" w:sz="0" w:space="0" w:color="auto"/>
                            <w:right w:val="none" w:sz="0" w:space="0" w:color="auto"/>
                          </w:divBdr>
                          <w:divsChild>
                            <w:div w:id="338387436">
                              <w:marLeft w:val="0"/>
                              <w:marRight w:val="0"/>
                              <w:marTop w:val="0"/>
                              <w:marBottom w:val="0"/>
                              <w:divBdr>
                                <w:top w:val="none" w:sz="0" w:space="0" w:color="auto"/>
                                <w:left w:val="none" w:sz="0" w:space="0" w:color="auto"/>
                                <w:bottom w:val="none" w:sz="0" w:space="0" w:color="auto"/>
                                <w:right w:val="none" w:sz="0" w:space="0" w:color="auto"/>
                              </w:divBdr>
                            </w:div>
                            <w:div w:id="987780843">
                              <w:marLeft w:val="0"/>
                              <w:marRight w:val="0"/>
                              <w:marTop w:val="0"/>
                              <w:marBottom w:val="0"/>
                              <w:divBdr>
                                <w:top w:val="none" w:sz="0" w:space="0" w:color="auto"/>
                                <w:left w:val="none" w:sz="0" w:space="0" w:color="auto"/>
                                <w:bottom w:val="none" w:sz="0" w:space="0" w:color="auto"/>
                                <w:right w:val="none" w:sz="0" w:space="0" w:color="auto"/>
                              </w:divBdr>
                            </w:div>
                            <w:div w:id="5419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989829">
      <w:bodyDiv w:val="1"/>
      <w:marLeft w:val="0"/>
      <w:marRight w:val="0"/>
      <w:marTop w:val="0"/>
      <w:marBottom w:val="0"/>
      <w:divBdr>
        <w:top w:val="none" w:sz="0" w:space="0" w:color="auto"/>
        <w:left w:val="none" w:sz="0" w:space="0" w:color="auto"/>
        <w:bottom w:val="none" w:sz="0" w:space="0" w:color="auto"/>
        <w:right w:val="none" w:sz="0" w:space="0" w:color="auto"/>
      </w:divBdr>
    </w:div>
    <w:div w:id="1479876616">
      <w:bodyDiv w:val="1"/>
      <w:marLeft w:val="0"/>
      <w:marRight w:val="0"/>
      <w:marTop w:val="0"/>
      <w:marBottom w:val="0"/>
      <w:divBdr>
        <w:top w:val="none" w:sz="0" w:space="0" w:color="auto"/>
        <w:left w:val="none" w:sz="0" w:space="0" w:color="auto"/>
        <w:bottom w:val="none" w:sz="0" w:space="0" w:color="auto"/>
        <w:right w:val="none" w:sz="0" w:space="0" w:color="auto"/>
      </w:divBdr>
      <w:divsChild>
        <w:div w:id="455873336">
          <w:marLeft w:val="0"/>
          <w:marRight w:val="0"/>
          <w:marTop w:val="0"/>
          <w:marBottom w:val="0"/>
          <w:divBdr>
            <w:top w:val="none" w:sz="0" w:space="0" w:color="auto"/>
            <w:left w:val="none" w:sz="0" w:space="0" w:color="auto"/>
            <w:bottom w:val="none" w:sz="0" w:space="0" w:color="auto"/>
            <w:right w:val="none" w:sz="0" w:space="0" w:color="auto"/>
          </w:divBdr>
        </w:div>
      </w:divsChild>
    </w:div>
    <w:div w:id="1481119912">
      <w:bodyDiv w:val="1"/>
      <w:marLeft w:val="0"/>
      <w:marRight w:val="0"/>
      <w:marTop w:val="0"/>
      <w:marBottom w:val="0"/>
      <w:divBdr>
        <w:top w:val="none" w:sz="0" w:space="0" w:color="auto"/>
        <w:left w:val="none" w:sz="0" w:space="0" w:color="auto"/>
        <w:bottom w:val="none" w:sz="0" w:space="0" w:color="auto"/>
        <w:right w:val="none" w:sz="0" w:space="0" w:color="auto"/>
      </w:divBdr>
    </w:div>
    <w:div w:id="1481267491">
      <w:bodyDiv w:val="1"/>
      <w:marLeft w:val="0"/>
      <w:marRight w:val="0"/>
      <w:marTop w:val="0"/>
      <w:marBottom w:val="0"/>
      <w:divBdr>
        <w:top w:val="none" w:sz="0" w:space="0" w:color="auto"/>
        <w:left w:val="none" w:sz="0" w:space="0" w:color="auto"/>
        <w:bottom w:val="none" w:sz="0" w:space="0" w:color="auto"/>
        <w:right w:val="none" w:sz="0" w:space="0" w:color="auto"/>
      </w:divBdr>
    </w:div>
    <w:div w:id="1488203023">
      <w:bodyDiv w:val="1"/>
      <w:marLeft w:val="0"/>
      <w:marRight w:val="0"/>
      <w:marTop w:val="0"/>
      <w:marBottom w:val="0"/>
      <w:divBdr>
        <w:top w:val="none" w:sz="0" w:space="0" w:color="auto"/>
        <w:left w:val="none" w:sz="0" w:space="0" w:color="auto"/>
        <w:bottom w:val="none" w:sz="0" w:space="0" w:color="auto"/>
        <w:right w:val="none" w:sz="0" w:space="0" w:color="auto"/>
      </w:divBdr>
    </w:div>
    <w:div w:id="1491142715">
      <w:bodyDiv w:val="1"/>
      <w:marLeft w:val="0"/>
      <w:marRight w:val="0"/>
      <w:marTop w:val="0"/>
      <w:marBottom w:val="0"/>
      <w:divBdr>
        <w:top w:val="none" w:sz="0" w:space="0" w:color="auto"/>
        <w:left w:val="none" w:sz="0" w:space="0" w:color="auto"/>
        <w:bottom w:val="none" w:sz="0" w:space="0" w:color="auto"/>
        <w:right w:val="none" w:sz="0" w:space="0" w:color="auto"/>
      </w:divBdr>
      <w:divsChild>
        <w:div w:id="1453478696">
          <w:marLeft w:val="0"/>
          <w:marRight w:val="0"/>
          <w:marTop w:val="0"/>
          <w:marBottom w:val="0"/>
          <w:divBdr>
            <w:top w:val="none" w:sz="0" w:space="0" w:color="auto"/>
            <w:left w:val="none" w:sz="0" w:space="0" w:color="auto"/>
            <w:bottom w:val="none" w:sz="0" w:space="0" w:color="auto"/>
            <w:right w:val="none" w:sz="0" w:space="0" w:color="auto"/>
          </w:divBdr>
        </w:div>
        <w:div w:id="884414002">
          <w:marLeft w:val="0"/>
          <w:marRight w:val="0"/>
          <w:marTop w:val="0"/>
          <w:marBottom w:val="0"/>
          <w:divBdr>
            <w:top w:val="none" w:sz="0" w:space="0" w:color="auto"/>
            <w:left w:val="none" w:sz="0" w:space="0" w:color="auto"/>
            <w:bottom w:val="none" w:sz="0" w:space="0" w:color="auto"/>
            <w:right w:val="none" w:sz="0" w:space="0" w:color="auto"/>
          </w:divBdr>
        </w:div>
        <w:div w:id="159197996">
          <w:marLeft w:val="0"/>
          <w:marRight w:val="0"/>
          <w:marTop w:val="0"/>
          <w:marBottom w:val="0"/>
          <w:divBdr>
            <w:top w:val="none" w:sz="0" w:space="0" w:color="auto"/>
            <w:left w:val="none" w:sz="0" w:space="0" w:color="auto"/>
            <w:bottom w:val="none" w:sz="0" w:space="0" w:color="auto"/>
            <w:right w:val="none" w:sz="0" w:space="0" w:color="auto"/>
          </w:divBdr>
        </w:div>
      </w:divsChild>
    </w:div>
    <w:div w:id="1494757248">
      <w:bodyDiv w:val="1"/>
      <w:marLeft w:val="0"/>
      <w:marRight w:val="0"/>
      <w:marTop w:val="0"/>
      <w:marBottom w:val="0"/>
      <w:divBdr>
        <w:top w:val="none" w:sz="0" w:space="0" w:color="auto"/>
        <w:left w:val="none" w:sz="0" w:space="0" w:color="auto"/>
        <w:bottom w:val="none" w:sz="0" w:space="0" w:color="auto"/>
        <w:right w:val="none" w:sz="0" w:space="0" w:color="auto"/>
      </w:divBdr>
    </w:div>
    <w:div w:id="1509563365">
      <w:bodyDiv w:val="1"/>
      <w:marLeft w:val="0"/>
      <w:marRight w:val="0"/>
      <w:marTop w:val="0"/>
      <w:marBottom w:val="0"/>
      <w:divBdr>
        <w:top w:val="none" w:sz="0" w:space="0" w:color="auto"/>
        <w:left w:val="none" w:sz="0" w:space="0" w:color="auto"/>
        <w:bottom w:val="none" w:sz="0" w:space="0" w:color="auto"/>
        <w:right w:val="none" w:sz="0" w:space="0" w:color="auto"/>
      </w:divBdr>
    </w:div>
    <w:div w:id="1526484883">
      <w:bodyDiv w:val="1"/>
      <w:marLeft w:val="0"/>
      <w:marRight w:val="0"/>
      <w:marTop w:val="0"/>
      <w:marBottom w:val="0"/>
      <w:divBdr>
        <w:top w:val="none" w:sz="0" w:space="0" w:color="auto"/>
        <w:left w:val="none" w:sz="0" w:space="0" w:color="auto"/>
        <w:bottom w:val="none" w:sz="0" w:space="0" w:color="auto"/>
        <w:right w:val="none" w:sz="0" w:space="0" w:color="auto"/>
      </w:divBdr>
    </w:div>
    <w:div w:id="1530144033">
      <w:bodyDiv w:val="1"/>
      <w:marLeft w:val="0"/>
      <w:marRight w:val="0"/>
      <w:marTop w:val="0"/>
      <w:marBottom w:val="0"/>
      <w:divBdr>
        <w:top w:val="none" w:sz="0" w:space="0" w:color="auto"/>
        <w:left w:val="none" w:sz="0" w:space="0" w:color="auto"/>
        <w:bottom w:val="none" w:sz="0" w:space="0" w:color="auto"/>
        <w:right w:val="none" w:sz="0" w:space="0" w:color="auto"/>
      </w:divBdr>
      <w:divsChild>
        <w:div w:id="552353336">
          <w:marLeft w:val="0"/>
          <w:marRight w:val="0"/>
          <w:marTop w:val="0"/>
          <w:marBottom w:val="0"/>
          <w:divBdr>
            <w:top w:val="none" w:sz="0" w:space="0" w:color="auto"/>
            <w:left w:val="none" w:sz="0" w:space="0" w:color="auto"/>
            <w:bottom w:val="none" w:sz="0" w:space="0" w:color="auto"/>
            <w:right w:val="none" w:sz="0" w:space="0" w:color="auto"/>
          </w:divBdr>
        </w:div>
        <w:div w:id="25883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987813">
      <w:bodyDiv w:val="1"/>
      <w:marLeft w:val="0"/>
      <w:marRight w:val="0"/>
      <w:marTop w:val="0"/>
      <w:marBottom w:val="0"/>
      <w:divBdr>
        <w:top w:val="none" w:sz="0" w:space="0" w:color="auto"/>
        <w:left w:val="none" w:sz="0" w:space="0" w:color="auto"/>
        <w:bottom w:val="none" w:sz="0" w:space="0" w:color="auto"/>
        <w:right w:val="none" w:sz="0" w:space="0" w:color="auto"/>
      </w:divBdr>
    </w:div>
    <w:div w:id="1534339590">
      <w:bodyDiv w:val="1"/>
      <w:marLeft w:val="0"/>
      <w:marRight w:val="0"/>
      <w:marTop w:val="0"/>
      <w:marBottom w:val="0"/>
      <w:divBdr>
        <w:top w:val="none" w:sz="0" w:space="0" w:color="auto"/>
        <w:left w:val="none" w:sz="0" w:space="0" w:color="auto"/>
        <w:bottom w:val="none" w:sz="0" w:space="0" w:color="auto"/>
        <w:right w:val="none" w:sz="0" w:space="0" w:color="auto"/>
      </w:divBdr>
    </w:div>
    <w:div w:id="1534883282">
      <w:bodyDiv w:val="1"/>
      <w:marLeft w:val="0"/>
      <w:marRight w:val="0"/>
      <w:marTop w:val="0"/>
      <w:marBottom w:val="0"/>
      <w:divBdr>
        <w:top w:val="none" w:sz="0" w:space="0" w:color="auto"/>
        <w:left w:val="none" w:sz="0" w:space="0" w:color="auto"/>
        <w:bottom w:val="none" w:sz="0" w:space="0" w:color="auto"/>
        <w:right w:val="none" w:sz="0" w:space="0" w:color="auto"/>
      </w:divBdr>
    </w:div>
    <w:div w:id="1535381803">
      <w:bodyDiv w:val="1"/>
      <w:marLeft w:val="0"/>
      <w:marRight w:val="0"/>
      <w:marTop w:val="0"/>
      <w:marBottom w:val="0"/>
      <w:divBdr>
        <w:top w:val="none" w:sz="0" w:space="0" w:color="auto"/>
        <w:left w:val="none" w:sz="0" w:space="0" w:color="auto"/>
        <w:bottom w:val="none" w:sz="0" w:space="0" w:color="auto"/>
        <w:right w:val="none" w:sz="0" w:space="0" w:color="auto"/>
      </w:divBdr>
    </w:div>
    <w:div w:id="1544825367">
      <w:bodyDiv w:val="1"/>
      <w:marLeft w:val="0"/>
      <w:marRight w:val="0"/>
      <w:marTop w:val="0"/>
      <w:marBottom w:val="0"/>
      <w:divBdr>
        <w:top w:val="none" w:sz="0" w:space="0" w:color="auto"/>
        <w:left w:val="none" w:sz="0" w:space="0" w:color="auto"/>
        <w:bottom w:val="none" w:sz="0" w:space="0" w:color="auto"/>
        <w:right w:val="none" w:sz="0" w:space="0" w:color="auto"/>
      </w:divBdr>
      <w:divsChild>
        <w:div w:id="183715871">
          <w:marLeft w:val="0"/>
          <w:marRight w:val="0"/>
          <w:marTop w:val="0"/>
          <w:marBottom w:val="0"/>
          <w:divBdr>
            <w:top w:val="none" w:sz="0" w:space="0" w:color="auto"/>
            <w:left w:val="none" w:sz="0" w:space="0" w:color="auto"/>
            <w:bottom w:val="none" w:sz="0" w:space="0" w:color="auto"/>
            <w:right w:val="none" w:sz="0" w:space="0" w:color="auto"/>
          </w:divBdr>
        </w:div>
      </w:divsChild>
    </w:div>
    <w:div w:id="1548682266">
      <w:bodyDiv w:val="1"/>
      <w:marLeft w:val="0"/>
      <w:marRight w:val="0"/>
      <w:marTop w:val="0"/>
      <w:marBottom w:val="0"/>
      <w:divBdr>
        <w:top w:val="none" w:sz="0" w:space="0" w:color="auto"/>
        <w:left w:val="none" w:sz="0" w:space="0" w:color="auto"/>
        <w:bottom w:val="none" w:sz="0" w:space="0" w:color="auto"/>
        <w:right w:val="none" w:sz="0" w:space="0" w:color="auto"/>
      </w:divBdr>
    </w:div>
    <w:div w:id="1549537602">
      <w:bodyDiv w:val="1"/>
      <w:marLeft w:val="0"/>
      <w:marRight w:val="0"/>
      <w:marTop w:val="0"/>
      <w:marBottom w:val="0"/>
      <w:divBdr>
        <w:top w:val="none" w:sz="0" w:space="0" w:color="auto"/>
        <w:left w:val="none" w:sz="0" w:space="0" w:color="auto"/>
        <w:bottom w:val="none" w:sz="0" w:space="0" w:color="auto"/>
        <w:right w:val="none" w:sz="0" w:space="0" w:color="auto"/>
      </w:divBdr>
      <w:divsChild>
        <w:div w:id="816187790">
          <w:marLeft w:val="0"/>
          <w:marRight w:val="0"/>
          <w:marTop w:val="0"/>
          <w:marBottom w:val="0"/>
          <w:divBdr>
            <w:top w:val="none" w:sz="0" w:space="0" w:color="auto"/>
            <w:left w:val="none" w:sz="0" w:space="0" w:color="auto"/>
            <w:bottom w:val="none" w:sz="0" w:space="0" w:color="auto"/>
            <w:right w:val="none" w:sz="0" w:space="0" w:color="auto"/>
          </w:divBdr>
        </w:div>
        <w:div w:id="450635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749420">
      <w:bodyDiv w:val="1"/>
      <w:marLeft w:val="0"/>
      <w:marRight w:val="0"/>
      <w:marTop w:val="0"/>
      <w:marBottom w:val="0"/>
      <w:divBdr>
        <w:top w:val="none" w:sz="0" w:space="0" w:color="auto"/>
        <w:left w:val="none" w:sz="0" w:space="0" w:color="auto"/>
        <w:bottom w:val="none" w:sz="0" w:space="0" w:color="auto"/>
        <w:right w:val="none" w:sz="0" w:space="0" w:color="auto"/>
      </w:divBdr>
    </w:div>
    <w:div w:id="1575314234">
      <w:bodyDiv w:val="1"/>
      <w:marLeft w:val="0"/>
      <w:marRight w:val="0"/>
      <w:marTop w:val="0"/>
      <w:marBottom w:val="0"/>
      <w:divBdr>
        <w:top w:val="none" w:sz="0" w:space="0" w:color="auto"/>
        <w:left w:val="none" w:sz="0" w:space="0" w:color="auto"/>
        <w:bottom w:val="none" w:sz="0" w:space="0" w:color="auto"/>
        <w:right w:val="none" w:sz="0" w:space="0" w:color="auto"/>
      </w:divBdr>
    </w:div>
    <w:div w:id="1585802308">
      <w:bodyDiv w:val="1"/>
      <w:marLeft w:val="0"/>
      <w:marRight w:val="0"/>
      <w:marTop w:val="0"/>
      <w:marBottom w:val="0"/>
      <w:divBdr>
        <w:top w:val="none" w:sz="0" w:space="0" w:color="auto"/>
        <w:left w:val="none" w:sz="0" w:space="0" w:color="auto"/>
        <w:bottom w:val="none" w:sz="0" w:space="0" w:color="auto"/>
        <w:right w:val="none" w:sz="0" w:space="0" w:color="auto"/>
      </w:divBdr>
    </w:div>
    <w:div w:id="1605265438">
      <w:bodyDiv w:val="1"/>
      <w:marLeft w:val="0"/>
      <w:marRight w:val="0"/>
      <w:marTop w:val="0"/>
      <w:marBottom w:val="0"/>
      <w:divBdr>
        <w:top w:val="none" w:sz="0" w:space="0" w:color="auto"/>
        <w:left w:val="none" w:sz="0" w:space="0" w:color="auto"/>
        <w:bottom w:val="none" w:sz="0" w:space="0" w:color="auto"/>
        <w:right w:val="none" w:sz="0" w:space="0" w:color="auto"/>
      </w:divBdr>
    </w:div>
    <w:div w:id="1606156537">
      <w:bodyDiv w:val="1"/>
      <w:marLeft w:val="0"/>
      <w:marRight w:val="0"/>
      <w:marTop w:val="0"/>
      <w:marBottom w:val="0"/>
      <w:divBdr>
        <w:top w:val="none" w:sz="0" w:space="0" w:color="auto"/>
        <w:left w:val="none" w:sz="0" w:space="0" w:color="auto"/>
        <w:bottom w:val="none" w:sz="0" w:space="0" w:color="auto"/>
        <w:right w:val="none" w:sz="0" w:space="0" w:color="auto"/>
      </w:divBdr>
      <w:divsChild>
        <w:div w:id="1784881351">
          <w:marLeft w:val="0"/>
          <w:marRight w:val="0"/>
          <w:marTop w:val="0"/>
          <w:marBottom w:val="0"/>
          <w:divBdr>
            <w:top w:val="none" w:sz="0" w:space="0" w:color="auto"/>
            <w:left w:val="none" w:sz="0" w:space="0" w:color="auto"/>
            <w:bottom w:val="none" w:sz="0" w:space="0" w:color="auto"/>
            <w:right w:val="none" w:sz="0" w:space="0" w:color="auto"/>
          </w:divBdr>
          <w:divsChild>
            <w:div w:id="1882859123">
              <w:marLeft w:val="0"/>
              <w:marRight w:val="0"/>
              <w:marTop w:val="0"/>
              <w:marBottom w:val="0"/>
              <w:divBdr>
                <w:top w:val="none" w:sz="0" w:space="0" w:color="auto"/>
                <w:left w:val="none" w:sz="0" w:space="0" w:color="auto"/>
                <w:bottom w:val="none" w:sz="0" w:space="0" w:color="auto"/>
                <w:right w:val="none" w:sz="0" w:space="0" w:color="auto"/>
              </w:divBdr>
              <w:divsChild>
                <w:div w:id="1878393220">
                  <w:marLeft w:val="0"/>
                  <w:marRight w:val="0"/>
                  <w:marTop w:val="0"/>
                  <w:marBottom w:val="0"/>
                  <w:divBdr>
                    <w:top w:val="none" w:sz="0" w:space="0" w:color="auto"/>
                    <w:left w:val="none" w:sz="0" w:space="0" w:color="auto"/>
                    <w:bottom w:val="none" w:sz="0" w:space="0" w:color="auto"/>
                    <w:right w:val="none" w:sz="0" w:space="0" w:color="auto"/>
                  </w:divBdr>
                </w:div>
                <w:div w:id="741369849">
                  <w:marLeft w:val="0"/>
                  <w:marRight w:val="0"/>
                  <w:marTop w:val="0"/>
                  <w:marBottom w:val="0"/>
                  <w:divBdr>
                    <w:top w:val="none" w:sz="0" w:space="0" w:color="auto"/>
                    <w:left w:val="none" w:sz="0" w:space="0" w:color="auto"/>
                    <w:bottom w:val="none" w:sz="0" w:space="0" w:color="auto"/>
                    <w:right w:val="none" w:sz="0" w:space="0" w:color="auto"/>
                  </w:divBdr>
                </w:div>
              </w:divsChild>
            </w:div>
            <w:div w:id="2028676695">
              <w:marLeft w:val="0"/>
              <w:marRight w:val="0"/>
              <w:marTop w:val="0"/>
              <w:marBottom w:val="0"/>
              <w:divBdr>
                <w:top w:val="none" w:sz="0" w:space="0" w:color="auto"/>
                <w:left w:val="none" w:sz="0" w:space="0" w:color="auto"/>
                <w:bottom w:val="none" w:sz="0" w:space="0" w:color="auto"/>
                <w:right w:val="none" w:sz="0" w:space="0" w:color="auto"/>
              </w:divBdr>
              <w:divsChild>
                <w:div w:id="179005413">
                  <w:marLeft w:val="0"/>
                  <w:marRight w:val="0"/>
                  <w:marTop w:val="0"/>
                  <w:marBottom w:val="0"/>
                  <w:divBdr>
                    <w:top w:val="none" w:sz="0" w:space="0" w:color="auto"/>
                    <w:left w:val="none" w:sz="0" w:space="0" w:color="auto"/>
                    <w:bottom w:val="none" w:sz="0" w:space="0" w:color="auto"/>
                    <w:right w:val="none" w:sz="0" w:space="0" w:color="auto"/>
                  </w:divBdr>
                </w:div>
                <w:div w:id="1863283429">
                  <w:marLeft w:val="0"/>
                  <w:marRight w:val="0"/>
                  <w:marTop w:val="0"/>
                  <w:marBottom w:val="0"/>
                  <w:divBdr>
                    <w:top w:val="none" w:sz="0" w:space="0" w:color="auto"/>
                    <w:left w:val="none" w:sz="0" w:space="0" w:color="auto"/>
                    <w:bottom w:val="none" w:sz="0" w:space="0" w:color="auto"/>
                    <w:right w:val="none" w:sz="0" w:space="0" w:color="auto"/>
                  </w:divBdr>
                </w:div>
                <w:div w:id="16703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3215">
          <w:marLeft w:val="0"/>
          <w:marRight w:val="0"/>
          <w:marTop w:val="0"/>
          <w:marBottom w:val="0"/>
          <w:divBdr>
            <w:top w:val="none" w:sz="0" w:space="0" w:color="auto"/>
            <w:left w:val="none" w:sz="0" w:space="0" w:color="auto"/>
            <w:bottom w:val="none" w:sz="0" w:space="0" w:color="auto"/>
            <w:right w:val="none" w:sz="0" w:space="0" w:color="auto"/>
          </w:divBdr>
          <w:divsChild>
            <w:div w:id="1754620769">
              <w:marLeft w:val="0"/>
              <w:marRight w:val="0"/>
              <w:marTop w:val="0"/>
              <w:marBottom w:val="0"/>
              <w:divBdr>
                <w:top w:val="none" w:sz="0" w:space="0" w:color="auto"/>
                <w:left w:val="none" w:sz="0" w:space="0" w:color="auto"/>
                <w:bottom w:val="none" w:sz="0" w:space="0" w:color="auto"/>
                <w:right w:val="none" w:sz="0" w:space="0" w:color="auto"/>
              </w:divBdr>
              <w:divsChild>
                <w:div w:id="375813894">
                  <w:marLeft w:val="0"/>
                  <w:marRight w:val="0"/>
                  <w:marTop w:val="0"/>
                  <w:marBottom w:val="0"/>
                  <w:divBdr>
                    <w:top w:val="none" w:sz="0" w:space="0" w:color="auto"/>
                    <w:left w:val="none" w:sz="0" w:space="0" w:color="auto"/>
                    <w:bottom w:val="none" w:sz="0" w:space="0" w:color="auto"/>
                    <w:right w:val="none" w:sz="0" w:space="0" w:color="auto"/>
                  </w:divBdr>
                </w:div>
                <w:div w:id="1212889461">
                  <w:marLeft w:val="0"/>
                  <w:marRight w:val="0"/>
                  <w:marTop w:val="0"/>
                  <w:marBottom w:val="0"/>
                  <w:divBdr>
                    <w:top w:val="none" w:sz="0" w:space="0" w:color="auto"/>
                    <w:left w:val="none" w:sz="0" w:space="0" w:color="auto"/>
                    <w:bottom w:val="none" w:sz="0" w:space="0" w:color="auto"/>
                    <w:right w:val="none" w:sz="0" w:space="0" w:color="auto"/>
                  </w:divBdr>
                </w:div>
              </w:divsChild>
            </w:div>
            <w:div w:id="1347053530">
              <w:marLeft w:val="0"/>
              <w:marRight w:val="0"/>
              <w:marTop w:val="0"/>
              <w:marBottom w:val="0"/>
              <w:divBdr>
                <w:top w:val="none" w:sz="0" w:space="0" w:color="auto"/>
                <w:left w:val="none" w:sz="0" w:space="0" w:color="auto"/>
                <w:bottom w:val="none" w:sz="0" w:space="0" w:color="auto"/>
                <w:right w:val="none" w:sz="0" w:space="0" w:color="auto"/>
              </w:divBdr>
              <w:divsChild>
                <w:div w:id="612596053">
                  <w:marLeft w:val="0"/>
                  <w:marRight w:val="0"/>
                  <w:marTop w:val="0"/>
                  <w:marBottom w:val="0"/>
                  <w:divBdr>
                    <w:top w:val="none" w:sz="0" w:space="0" w:color="auto"/>
                    <w:left w:val="none" w:sz="0" w:space="0" w:color="auto"/>
                    <w:bottom w:val="none" w:sz="0" w:space="0" w:color="auto"/>
                    <w:right w:val="none" w:sz="0" w:space="0" w:color="auto"/>
                  </w:divBdr>
                </w:div>
                <w:div w:id="1826125830">
                  <w:marLeft w:val="0"/>
                  <w:marRight w:val="0"/>
                  <w:marTop w:val="0"/>
                  <w:marBottom w:val="0"/>
                  <w:divBdr>
                    <w:top w:val="none" w:sz="0" w:space="0" w:color="auto"/>
                    <w:left w:val="none" w:sz="0" w:space="0" w:color="auto"/>
                    <w:bottom w:val="none" w:sz="0" w:space="0" w:color="auto"/>
                    <w:right w:val="none" w:sz="0" w:space="0" w:color="auto"/>
                  </w:divBdr>
                </w:div>
                <w:div w:id="4967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6058">
          <w:marLeft w:val="0"/>
          <w:marRight w:val="0"/>
          <w:marTop w:val="0"/>
          <w:marBottom w:val="0"/>
          <w:divBdr>
            <w:top w:val="none" w:sz="0" w:space="0" w:color="auto"/>
            <w:left w:val="none" w:sz="0" w:space="0" w:color="auto"/>
            <w:bottom w:val="none" w:sz="0" w:space="0" w:color="auto"/>
            <w:right w:val="none" w:sz="0" w:space="0" w:color="auto"/>
          </w:divBdr>
          <w:divsChild>
            <w:div w:id="1919827317">
              <w:marLeft w:val="0"/>
              <w:marRight w:val="0"/>
              <w:marTop w:val="0"/>
              <w:marBottom w:val="0"/>
              <w:divBdr>
                <w:top w:val="none" w:sz="0" w:space="0" w:color="auto"/>
                <w:left w:val="none" w:sz="0" w:space="0" w:color="auto"/>
                <w:bottom w:val="none" w:sz="0" w:space="0" w:color="auto"/>
                <w:right w:val="none" w:sz="0" w:space="0" w:color="auto"/>
              </w:divBdr>
              <w:divsChild>
                <w:div w:id="1017461412">
                  <w:marLeft w:val="0"/>
                  <w:marRight w:val="0"/>
                  <w:marTop w:val="0"/>
                  <w:marBottom w:val="0"/>
                  <w:divBdr>
                    <w:top w:val="none" w:sz="0" w:space="0" w:color="auto"/>
                    <w:left w:val="none" w:sz="0" w:space="0" w:color="auto"/>
                    <w:bottom w:val="none" w:sz="0" w:space="0" w:color="auto"/>
                    <w:right w:val="none" w:sz="0" w:space="0" w:color="auto"/>
                  </w:divBdr>
                </w:div>
                <w:div w:id="1369987575">
                  <w:marLeft w:val="0"/>
                  <w:marRight w:val="0"/>
                  <w:marTop w:val="0"/>
                  <w:marBottom w:val="0"/>
                  <w:divBdr>
                    <w:top w:val="none" w:sz="0" w:space="0" w:color="auto"/>
                    <w:left w:val="none" w:sz="0" w:space="0" w:color="auto"/>
                    <w:bottom w:val="none" w:sz="0" w:space="0" w:color="auto"/>
                    <w:right w:val="none" w:sz="0" w:space="0" w:color="auto"/>
                  </w:divBdr>
                </w:div>
              </w:divsChild>
            </w:div>
            <w:div w:id="1107312970">
              <w:marLeft w:val="0"/>
              <w:marRight w:val="0"/>
              <w:marTop w:val="0"/>
              <w:marBottom w:val="0"/>
              <w:divBdr>
                <w:top w:val="none" w:sz="0" w:space="0" w:color="auto"/>
                <w:left w:val="none" w:sz="0" w:space="0" w:color="auto"/>
                <w:bottom w:val="none" w:sz="0" w:space="0" w:color="auto"/>
                <w:right w:val="none" w:sz="0" w:space="0" w:color="auto"/>
              </w:divBdr>
              <w:divsChild>
                <w:div w:id="1582136186">
                  <w:marLeft w:val="0"/>
                  <w:marRight w:val="0"/>
                  <w:marTop w:val="0"/>
                  <w:marBottom w:val="0"/>
                  <w:divBdr>
                    <w:top w:val="none" w:sz="0" w:space="0" w:color="auto"/>
                    <w:left w:val="none" w:sz="0" w:space="0" w:color="auto"/>
                    <w:bottom w:val="none" w:sz="0" w:space="0" w:color="auto"/>
                    <w:right w:val="none" w:sz="0" w:space="0" w:color="auto"/>
                  </w:divBdr>
                </w:div>
                <w:div w:id="460225645">
                  <w:marLeft w:val="0"/>
                  <w:marRight w:val="0"/>
                  <w:marTop w:val="0"/>
                  <w:marBottom w:val="0"/>
                  <w:divBdr>
                    <w:top w:val="none" w:sz="0" w:space="0" w:color="auto"/>
                    <w:left w:val="none" w:sz="0" w:space="0" w:color="auto"/>
                    <w:bottom w:val="none" w:sz="0" w:space="0" w:color="auto"/>
                    <w:right w:val="none" w:sz="0" w:space="0" w:color="auto"/>
                  </w:divBdr>
                </w:div>
                <w:div w:id="440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343100">
      <w:bodyDiv w:val="1"/>
      <w:marLeft w:val="0"/>
      <w:marRight w:val="0"/>
      <w:marTop w:val="0"/>
      <w:marBottom w:val="0"/>
      <w:divBdr>
        <w:top w:val="none" w:sz="0" w:space="0" w:color="auto"/>
        <w:left w:val="none" w:sz="0" w:space="0" w:color="auto"/>
        <w:bottom w:val="none" w:sz="0" w:space="0" w:color="auto"/>
        <w:right w:val="none" w:sz="0" w:space="0" w:color="auto"/>
      </w:divBdr>
    </w:div>
    <w:div w:id="1608153978">
      <w:bodyDiv w:val="1"/>
      <w:marLeft w:val="0"/>
      <w:marRight w:val="0"/>
      <w:marTop w:val="0"/>
      <w:marBottom w:val="0"/>
      <w:divBdr>
        <w:top w:val="none" w:sz="0" w:space="0" w:color="auto"/>
        <w:left w:val="none" w:sz="0" w:space="0" w:color="auto"/>
        <w:bottom w:val="none" w:sz="0" w:space="0" w:color="auto"/>
        <w:right w:val="none" w:sz="0" w:space="0" w:color="auto"/>
      </w:divBdr>
    </w:div>
    <w:div w:id="1615671228">
      <w:bodyDiv w:val="1"/>
      <w:marLeft w:val="0"/>
      <w:marRight w:val="0"/>
      <w:marTop w:val="0"/>
      <w:marBottom w:val="0"/>
      <w:divBdr>
        <w:top w:val="none" w:sz="0" w:space="0" w:color="auto"/>
        <w:left w:val="none" w:sz="0" w:space="0" w:color="auto"/>
        <w:bottom w:val="none" w:sz="0" w:space="0" w:color="auto"/>
        <w:right w:val="none" w:sz="0" w:space="0" w:color="auto"/>
      </w:divBdr>
    </w:div>
    <w:div w:id="1620795761">
      <w:bodyDiv w:val="1"/>
      <w:marLeft w:val="0"/>
      <w:marRight w:val="0"/>
      <w:marTop w:val="0"/>
      <w:marBottom w:val="0"/>
      <w:divBdr>
        <w:top w:val="none" w:sz="0" w:space="0" w:color="auto"/>
        <w:left w:val="none" w:sz="0" w:space="0" w:color="auto"/>
        <w:bottom w:val="none" w:sz="0" w:space="0" w:color="auto"/>
        <w:right w:val="none" w:sz="0" w:space="0" w:color="auto"/>
      </w:divBdr>
      <w:divsChild>
        <w:div w:id="211498904">
          <w:marLeft w:val="0"/>
          <w:marRight w:val="0"/>
          <w:marTop w:val="0"/>
          <w:marBottom w:val="0"/>
          <w:divBdr>
            <w:top w:val="none" w:sz="0" w:space="0" w:color="auto"/>
            <w:left w:val="none" w:sz="0" w:space="0" w:color="auto"/>
            <w:bottom w:val="none" w:sz="0" w:space="0" w:color="auto"/>
            <w:right w:val="none" w:sz="0" w:space="0" w:color="auto"/>
          </w:divBdr>
          <w:divsChild>
            <w:div w:id="734401040">
              <w:marLeft w:val="0"/>
              <w:marRight w:val="0"/>
              <w:marTop w:val="0"/>
              <w:marBottom w:val="0"/>
              <w:divBdr>
                <w:top w:val="none" w:sz="0" w:space="0" w:color="auto"/>
                <w:left w:val="none" w:sz="0" w:space="0" w:color="auto"/>
                <w:bottom w:val="none" w:sz="0" w:space="0" w:color="auto"/>
                <w:right w:val="none" w:sz="0" w:space="0" w:color="auto"/>
              </w:divBdr>
            </w:div>
            <w:div w:id="1830753907">
              <w:marLeft w:val="0"/>
              <w:marRight w:val="0"/>
              <w:marTop w:val="0"/>
              <w:marBottom w:val="0"/>
              <w:divBdr>
                <w:top w:val="none" w:sz="0" w:space="0" w:color="auto"/>
                <w:left w:val="none" w:sz="0" w:space="0" w:color="auto"/>
                <w:bottom w:val="none" w:sz="0" w:space="0" w:color="auto"/>
                <w:right w:val="none" w:sz="0" w:space="0" w:color="auto"/>
              </w:divBdr>
            </w:div>
            <w:div w:id="1240167976">
              <w:marLeft w:val="0"/>
              <w:marRight w:val="0"/>
              <w:marTop w:val="0"/>
              <w:marBottom w:val="0"/>
              <w:divBdr>
                <w:top w:val="none" w:sz="0" w:space="0" w:color="auto"/>
                <w:left w:val="none" w:sz="0" w:space="0" w:color="auto"/>
                <w:bottom w:val="none" w:sz="0" w:space="0" w:color="auto"/>
                <w:right w:val="none" w:sz="0" w:space="0" w:color="auto"/>
              </w:divBdr>
            </w:div>
            <w:div w:id="299578237">
              <w:marLeft w:val="0"/>
              <w:marRight w:val="0"/>
              <w:marTop w:val="0"/>
              <w:marBottom w:val="0"/>
              <w:divBdr>
                <w:top w:val="none" w:sz="0" w:space="0" w:color="auto"/>
                <w:left w:val="none" w:sz="0" w:space="0" w:color="auto"/>
                <w:bottom w:val="none" w:sz="0" w:space="0" w:color="auto"/>
                <w:right w:val="none" w:sz="0" w:space="0" w:color="auto"/>
              </w:divBdr>
            </w:div>
            <w:div w:id="1506434575">
              <w:marLeft w:val="0"/>
              <w:marRight w:val="0"/>
              <w:marTop w:val="0"/>
              <w:marBottom w:val="0"/>
              <w:divBdr>
                <w:top w:val="none" w:sz="0" w:space="0" w:color="auto"/>
                <w:left w:val="none" w:sz="0" w:space="0" w:color="auto"/>
                <w:bottom w:val="none" w:sz="0" w:space="0" w:color="auto"/>
                <w:right w:val="none" w:sz="0" w:space="0" w:color="auto"/>
              </w:divBdr>
            </w:div>
            <w:div w:id="2056539094">
              <w:marLeft w:val="0"/>
              <w:marRight w:val="0"/>
              <w:marTop w:val="0"/>
              <w:marBottom w:val="0"/>
              <w:divBdr>
                <w:top w:val="none" w:sz="0" w:space="0" w:color="auto"/>
                <w:left w:val="none" w:sz="0" w:space="0" w:color="auto"/>
                <w:bottom w:val="none" w:sz="0" w:space="0" w:color="auto"/>
                <w:right w:val="none" w:sz="0" w:space="0" w:color="auto"/>
              </w:divBdr>
            </w:div>
            <w:div w:id="2060208363">
              <w:marLeft w:val="0"/>
              <w:marRight w:val="0"/>
              <w:marTop w:val="0"/>
              <w:marBottom w:val="0"/>
              <w:divBdr>
                <w:top w:val="none" w:sz="0" w:space="0" w:color="auto"/>
                <w:left w:val="none" w:sz="0" w:space="0" w:color="auto"/>
                <w:bottom w:val="none" w:sz="0" w:space="0" w:color="auto"/>
                <w:right w:val="none" w:sz="0" w:space="0" w:color="auto"/>
              </w:divBdr>
            </w:div>
            <w:div w:id="1890650191">
              <w:marLeft w:val="0"/>
              <w:marRight w:val="0"/>
              <w:marTop w:val="0"/>
              <w:marBottom w:val="0"/>
              <w:divBdr>
                <w:top w:val="none" w:sz="0" w:space="0" w:color="auto"/>
                <w:left w:val="none" w:sz="0" w:space="0" w:color="auto"/>
                <w:bottom w:val="none" w:sz="0" w:space="0" w:color="auto"/>
                <w:right w:val="none" w:sz="0" w:space="0" w:color="auto"/>
              </w:divBdr>
            </w:div>
            <w:div w:id="923076274">
              <w:marLeft w:val="0"/>
              <w:marRight w:val="0"/>
              <w:marTop w:val="0"/>
              <w:marBottom w:val="0"/>
              <w:divBdr>
                <w:top w:val="none" w:sz="0" w:space="0" w:color="auto"/>
                <w:left w:val="none" w:sz="0" w:space="0" w:color="auto"/>
                <w:bottom w:val="none" w:sz="0" w:space="0" w:color="auto"/>
                <w:right w:val="none" w:sz="0" w:space="0" w:color="auto"/>
              </w:divBdr>
            </w:div>
            <w:div w:id="1486051356">
              <w:marLeft w:val="0"/>
              <w:marRight w:val="0"/>
              <w:marTop w:val="0"/>
              <w:marBottom w:val="0"/>
              <w:divBdr>
                <w:top w:val="none" w:sz="0" w:space="0" w:color="auto"/>
                <w:left w:val="none" w:sz="0" w:space="0" w:color="auto"/>
                <w:bottom w:val="none" w:sz="0" w:space="0" w:color="auto"/>
                <w:right w:val="none" w:sz="0" w:space="0" w:color="auto"/>
              </w:divBdr>
            </w:div>
            <w:div w:id="1492060643">
              <w:marLeft w:val="0"/>
              <w:marRight w:val="0"/>
              <w:marTop w:val="0"/>
              <w:marBottom w:val="0"/>
              <w:divBdr>
                <w:top w:val="none" w:sz="0" w:space="0" w:color="auto"/>
                <w:left w:val="none" w:sz="0" w:space="0" w:color="auto"/>
                <w:bottom w:val="none" w:sz="0" w:space="0" w:color="auto"/>
                <w:right w:val="none" w:sz="0" w:space="0" w:color="auto"/>
              </w:divBdr>
            </w:div>
            <w:div w:id="1705861177">
              <w:marLeft w:val="0"/>
              <w:marRight w:val="0"/>
              <w:marTop w:val="0"/>
              <w:marBottom w:val="0"/>
              <w:divBdr>
                <w:top w:val="none" w:sz="0" w:space="0" w:color="auto"/>
                <w:left w:val="none" w:sz="0" w:space="0" w:color="auto"/>
                <w:bottom w:val="none" w:sz="0" w:space="0" w:color="auto"/>
                <w:right w:val="none" w:sz="0" w:space="0" w:color="auto"/>
              </w:divBdr>
            </w:div>
            <w:div w:id="4009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6703">
      <w:bodyDiv w:val="1"/>
      <w:marLeft w:val="0"/>
      <w:marRight w:val="0"/>
      <w:marTop w:val="0"/>
      <w:marBottom w:val="0"/>
      <w:divBdr>
        <w:top w:val="none" w:sz="0" w:space="0" w:color="auto"/>
        <w:left w:val="none" w:sz="0" w:space="0" w:color="auto"/>
        <w:bottom w:val="none" w:sz="0" w:space="0" w:color="auto"/>
        <w:right w:val="none" w:sz="0" w:space="0" w:color="auto"/>
      </w:divBdr>
      <w:divsChild>
        <w:div w:id="1841575496">
          <w:marLeft w:val="0"/>
          <w:marRight w:val="0"/>
          <w:marTop w:val="0"/>
          <w:marBottom w:val="0"/>
          <w:divBdr>
            <w:top w:val="none" w:sz="0" w:space="0" w:color="auto"/>
            <w:left w:val="none" w:sz="0" w:space="0" w:color="auto"/>
            <w:bottom w:val="none" w:sz="0" w:space="0" w:color="auto"/>
            <w:right w:val="none" w:sz="0" w:space="0" w:color="auto"/>
          </w:divBdr>
          <w:divsChild>
            <w:div w:id="904031469">
              <w:marLeft w:val="0"/>
              <w:marRight w:val="0"/>
              <w:marTop w:val="0"/>
              <w:marBottom w:val="0"/>
              <w:divBdr>
                <w:top w:val="none" w:sz="0" w:space="0" w:color="auto"/>
                <w:left w:val="none" w:sz="0" w:space="0" w:color="auto"/>
                <w:bottom w:val="none" w:sz="0" w:space="0" w:color="auto"/>
                <w:right w:val="none" w:sz="0" w:space="0" w:color="auto"/>
              </w:divBdr>
            </w:div>
          </w:divsChild>
        </w:div>
        <w:div w:id="1249460211">
          <w:marLeft w:val="0"/>
          <w:marRight w:val="0"/>
          <w:marTop w:val="0"/>
          <w:marBottom w:val="0"/>
          <w:divBdr>
            <w:top w:val="none" w:sz="0" w:space="0" w:color="auto"/>
            <w:left w:val="none" w:sz="0" w:space="0" w:color="auto"/>
            <w:bottom w:val="none" w:sz="0" w:space="0" w:color="auto"/>
            <w:right w:val="none" w:sz="0" w:space="0" w:color="auto"/>
          </w:divBdr>
        </w:div>
      </w:divsChild>
    </w:div>
    <w:div w:id="1629316446">
      <w:bodyDiv w:val="1"/>
      <w:marLeft w:val="0"/>
      <w:marRight w:val="0"/>
      <w:marTop w:val="0"/>
      <w:marBottom w:val="0"/>
      <w:divBdr>
        <w:top w:val="none" w:sz="0" w:space="0" w:color="auto"/>
        <w:left w:val="none" w:sz="0" w:space="0" w:color="auto"/>
        <w:bottom w:val="none" w:sz="0" w:space="0" w:color="auto"/>
        <w:right w:val="none" w:sz="0" w:space="0" w:color="auto"/>
      </w:divBdr>
    </w:div>
    <w:div w:id="1636107828">
      <w:bodyDiv w:val="1"/>
      <w:marLeft w:val="0"/>
      <w:marRight w:val="0"/>
      <w:marTop w:val="0"/>
      <w:marBottom w:val="0"/>
      <w:divBdr>
        <w:top w:val="none" w:sz="0" w:space="0" w:color="auto"/>
        <w:left w:val="none" w:sz="0" w:space="0" w:color="auto"/>
        <w:bottom w:val="none" w:sz="0" w:space="0" w:color="auto"/>
        <w:right w:val="none" w:sz="0" w:space="0" w:color="auto"/>
      </w:divBdr>
      <w:divsChild>
        <w:div w:id="1098866883">
          <w:marLeft w:val="0"/>
          <w:marRight w:val="0"/>
          <w:marTop w:val="0"/>
          <w:marBottom w:val="0"/>
          <w:divBdr>
            <w:top w:val="none" w:sz="0" w:space="0" w:color="auto"/>
            <w:left w:val="none" w:sz="0" w:space="0" w:color="auto"/>
            <w:bottom w:val="none" w:sz="0" w:space="0" w:color="auto"/>
            <w:right w:val="none" w:sz="0" w:space="0" w:color="auto"/>
          </w:divBdr>
        </w:div>
        <w:div w:id="840243817">
          <w:marLeft w:val="0"/>
          <w:marRight w:val="0"/>
          <w:marTop w:val="0"/>
          <w:marBottom w:val="0"/>
          <w:divBdr>
            <w:top w:val="none" w:sz="0" w:space="0" w:color="auto"/>
            <w:left w:val="none" w:sz="0" w:space="0" w:color="auto"/>
            <w:bottom w:val="none" w:sz="0" w:space="0" w:color="auto"/>
            <w:right w:val="none" w:sz="0" w:space="0" w:color="auto"/>
          </w:divBdr>
        </w:div>
        <w:div w:id="810487465">
          <w:marLeft w:val="0"/>
          <w:marRight w:val="0"/>
          <w:marTop w:val="0"/>
          <w:marBottom w:val="0"/>
          <w:divBdr>
            <w:top w:val="none" w:sz="0" w:space="0" w:color="auto"/>
            <w:left w:val="none" w:sz="0" w:space="0" w:color="auto"/>
            <w:bottom w:val="none" w:sz="0" w:space="0" w:color="auto"/>
            <w:right w:val="none" w:sz="0" w:space="0" w:color="auto"/>
          </w:divBdr>
        </w:div>
        <w:div w:id="1841382953">
          <w:marLeft w:val="0"/>
          <w:marRight w:val="0"/>
          <w:marTop w:val="0"/>
          <w:marBottom w:val="0"/>
          <w:divBdr>
            <w:top w:val="none" w:sz="0" w:space="0" w:color="auto"/>
            <w:left w:val="none" w:sz="0" w:space="0" w:color="auto"/>
            <w:bottom w:val="none" w:sz="0" w:space="0" w:color="auto"/>
            <w:right w:val="none" w:sz="0" w:space="0" w:color="auto"/>
          </w:divBdr>
        </w:div>
        <w:div w:id="1066953018">
          <w:marLeft w:val="0"/>
          <w:marRight w:val="0"/>
          <w:marTop w:val="0"/>
          <w:marBottom w:val="0"/>
          <w:divBdr>
            <w:top w:val="none" w:sz="0" w:space="0" w:color="auto"/>
            <w:left w:val="none" w:sz="0" w:space="0" w:color="auto"/>
            <w:bottom w:val="none" w:sz="0" w:space="0" w:color="auto"/>
            <w:right w:val="none" w:sz="0" w:space="0" w:color="auto"/>
          </w:divBdr>
        </w:div>
        <w:div w:id="1864515965">
          <w:marLeft w:val="0"/>
          <w:marRight w:val="0"/>
          <w:marTop w:val="0"/>
          <w:marBottom w:val="0"/>
          <w:divBdr>
            <w:top w:val="none" w:sz="0" w:space="0" w:color="auto"/>
            <w:left w:val="none" w:sz="0" w:space="0" w:color="auto"/>
            <w:bottom w:val="none" w:sz="0" w:space="0" w:color="auto"/>
            <w:right w:val="none" w:sz="0" w:space="0" w:color="auto"/>
          </w:divBdr>
        </w:div>
        <w:div w:id="2089032727">
          <w:marLeft w:val="0"/>
          <w:marRight w:val="0"/>
          <w:marTop w:val="0"/>
          <w:marBottom w:val="0"/>
          <w:divBdr>
            <w:top w:val="none" w:sz="0" w:space="0" w:color="auto"/>
            <w:left w:val="none" w:sz="0" w:space="0" w:color="auto"/>
            <w:bottom w:val="none" w:sz="0" w:space="0" w:color="auto"/>
            <w:right w:val="none" w:sz="0" w:space="0" w:color="auto"/>
          </w:divBdr>
        </w:div>
        <w:div w:id="465854867">
          <w:marLeft w:val="0"/>
          <w:marRight w:val="0"/>
          <w:marTop w:val="0"/>
          <w:marBottom w:val="0"/>
          <w:divBdr>
            <w:top w:val="none" w:sz="0" w:space="0" w:color="auto"/>
            <w:left w:val="none" w:sz="0" w:space="0" w:color="auto"/>
            <w:bottom w:val="none" w:sz="0" w:space="0" w:color="auto"/>
            <w:right w:val="none" w:sz="0" w:space="0" w:color="auto"/>
          </w:divBdr>
        </w:div>
        <w:div w:id="1840195868">
          <w:marLeft w:val="0"/>
          <w:marRight w:val="0"/>
          <w:marTop w:val="0"/>
          <w:marBottom w:val="0"/>
          <w:divBdr>
            <w:top w:val="none" w:sz="0" w:space="0" w:color="auto"/>
            <w:left w:val="none" w:sz="0" w:space="0" w:color="auto"/>
            <w:bottom w:val="none" w:sz="0" w:space="0" w:color="auto"/>
            <w:right w:val="none" w:sz="0" w:space="0" w:color="auto"/>
          </w:divBdr>
        </w:div>
        <w:div w:id="769008061">
          <w:marLeft w:val="0"/>
          <w:marRight w:val="0"/>
          <w:marTop w:val="0"/>
          <w:marBottom w:val="0"/>
          <w:divBdr>
            <w:top w:val="none" w:sz="0" w:space="0" w:color="auto"/>
            <w:left w:val="none" w:sz="0" w:space="0" w:color="auto"/>
            <w:bottom w:val="none" w:sz="0" w:space="0" w:color="auto"/>
            <w:right w:val="none" w:sz="0" w:space="0" w:color="auto"/>
          </w:divBdr>
        </w:div>
        <w:div w:id="1885679462">
          <w:marLeft w:val="0"/>
          <w:marRight w:val="0"/>
          <w:marTop w:val="0"/>
          <w:marBottom w:val="0"/>
          <w:divBdr>
            <w:top w:val="none" w:sz="0" w:space="0" w:color="auto"/>
            <w:left w:val="none" w:sz="0" w:space="0" w:color="auto"/>
            <w:bottom w:val="none" w:sz="0" w:space="0" w:color="auto"/>
            <w:right w:val="none" w:sz="0" w:space="0" w:color="auto"/>
          </w:divBdr>
        </w:div>
        <w:div w:id="1731616222">
          <w:marLeft w:val="0"/>
          <w:marRight w:val="0"/>
          <w:marTop w:val="0"/>
          <w:marBottom w:val="0"/>
          <w:divBdr>
            <w:top w:val="none" w:sz="0" w:space="0" w:color="auto"/>
            <w:left w:val="none" w:sz="0" w:space="0" w:color="auto"/>
            <w:bottom w:val="none" w:sz="0" w:space="0" w:color="auto"/>
            <w:right w:val="none" w:sz="0" w:space="0" w:color="auto"/>
          </w:divBdr>
        </w:div>
        <w:div w:id="553737999">
          <w:marLeft w:val="0"/>
          <w:marRight w:val="0"/>
          <w:marTop w:val="0"/>
          <w:marBottom w:val="0"/>
          <w:divBdr>
            <w:top w:val="none" w:sz="0" w:space="0" w:color="auto"/>
            <w:left w:val="none" w:sz="0" w:space="0" w:color="auto"/>
            <w:bottom w:val="none" w:sz="0" w:space="0" w:color="auto"/>
            <w:right w:val="none" w:sz="0" w:space="0" w:color="auto"/>
          </w:divBdr>
        </w:div>
      </w:divsChild>
    </w:div>
    <w:div w:id="1640960624">
      <w:bodyDiv w:val="1"/>
      <w:marLeft w:val="0"/>
      <w:marRight w:val="0"/>
      <w:marTop w:val="0"/>
      <w:marBottom w:val="0"/>
      <w:divBdr>
        <w:top w:val="none" w:sz="0" w:space="0" w:color="auto"/>
        <w:left w:val="none" w:sz="0" w:space="0" w:color="auto"/>
        <w:bottom w:val="none" w:sz="0" w:space="0" w:color="auto"/>
        <w:right w:val="none" w:sz="0" w:space="0" w:color="auto"/>
      </w:divBdr>
    </w:div>
    <w:div w:id="1648166341">
      <w:bodyDiv w:val="1"/>
      <w:marLeft w:val="0"/>
      <w:marRight w:val="0"/>
      <w:marTop w:val="0"/>
      <w:marBottom w:val="0"/>
      <w:divBdr>
        <w:top w:val="none" w:sz="0" w:space="0" w:color="auto"/>
        <w:left w:val="none" w:sz="0" w:space="0" w:color="auto"/>
        <w:bottom w:val="none" w:sz="0" w:space="0" w:color="auto"/>
        <w:right w:val="none" w:sz="0" w:space="0" w:color="auto"/>
      </w:divBdr>
    </w:div>
    <w:div w:id="1651590383">
      <w:bodyDiv w:val="1"/>
      <w:marLeft w:val="0"/>
      <w:marRight w:val="0"/>
      <w:marTop w:val="0"/>
      <w:marBottom w:val="0"/>
      <w:divBdr>
        <w:top w:val="none" w:sz="0" w:space="0" w:color="auto"/>
        <w:left w:val="none" w:sz="0" w:space="0" w:color="auto"/>
        <w:bottom w:val="none" w:sz="0" w:space="0" w:color="auto"/>
        <w:right w:val="none" w:sz="0" w:space="0" w:color="auto"/>
      </w:divBdr>
    </w:div>
    <w:div w:id="1658220645">
      <w:bodyDiv w:val="1"/>
      <w:marLeft w:val="0"/>
      <w:marRight w:val="0"/>
      <w:marTop w:val="0"/>
      <w:marBottom w:val="0"/>
      <w:divBdr>
        <w:top w:val="none" w:sz="0" w:space="0" w:color="auto"/>
        <w:left w:val="none" w:sz="0" w:space="0" w:color="auto"/>
        <w:bottom w:val="none" w:sz="0" w:space="0" w:color="auto"/>
        <w:right w:val="none" w:sz="0" w:space="0" w:color="auto"/>
      </w:divBdr>
    </w:div>
    <w:div w:id="1674068329">
      <w:bodyDiv w:val="1"/>
      <w:marLeft w:val="0"/>
      <w:marRight w:val="0"/>
      <w:marTop w:val="0"/>
      <w:marBottom w:val="0"/>
      <w:divBdr>
        <w:top w:val="none" w:sz="0" w:space="0" w:color="auto"/>
        <w:left w:val="none" w:sz="0" w:space="0" w:color="auto"/>
        <w:bottom w:val="none" w:sz="0" w:space="0" w:color="auto"/>
        <w:right w:val="none" w:sz="0" w:space="0" w:color="auto"/>
      </w:divBdr>
    </w:div>
    <w:div w:id="1680086374">
      <w:bodyDiv w:val="1"/>
      <w:marLeft w:val="0"/>
      <w:marRight w:val="0"/>
      <w:marTop w:val="0"/>
      <w:marBottom w:val="0"/>
      <w:divBdr>
        <w:top w:val="none" w:sz="0" w:space="0" w:color="auto"/>
        <w:left w:val="none" w:sz="0" w:space="0" w:color="auto"/>
        <w:bottom w:val="none" w:sz="0" w:space="0" w:color="auto"/>
        <w:right w:val="none" w:sz="0" w:space="0" w:color="auto"/>
      </w:divBdr>
    </w:div>
    <w:div w:id="1694727921">
      <w:bodyDiv w:val="1"/>
      <w:marLeft w:val="0"/>
      <w:marRight w:val="0"/>
      <w:marTop w:val="0"/>
      <w:marBottom w:val="0"/>
      <w:divBdr>
        <w:top w:val="none" w:sz="0" w:space="0" w:color="auto"/>
        <w:left w:val="none" w:sz="0" w:space="0" w:color="auto"/>
        <w:bottom w:val="none" w:sz="0" w:space="0" w:color="auto"/>
        <w:right w:val="none" w:sz="0" w:space="0" w:color="auto"/>
      </w:divBdr>
    </w:div>
    <w:div w:id="1699429228">
      <w:bodyDiv w:val="1"/>
      <w:marLeft w:val="0"/>
      <w:marRight w:val="0"/>
      <w:marTop w:val="0"/>
      <w:marBottom w:val="0"/>
      <w:divBdr>
        <w:top w:val="none" w:sz="0" w:space="0" w:color="auto"/>
        <w:left w:val="none" w:sz="0" w:space="0" w:color="auto"/>
        <w:bottom w:val="none" w:sz="0" w:space="0" w:color="auto"/>
        <w:right w:val="none" w:sz="0" w:space="0" w:color="auto"/>
      </w:divBdr>
    </w:div>
    <w:div w:id="1701123826">
      <w:bodyDiv w:val="1"/>
      <w:marLeft w:val="0"/>
      <w:marRight w:val="0"/>
      <w:marTop w:val="0"/>
      <w:marBottom w:val="0"/>
      <w:divBdr>
        <w:top w:val="none" w:sz="0" w:space="0" w:color="auto"/>
        <w:left w:val="none" w:sz="0" w:space="0" w:color="auto"/>
        <w:bottom w:val="none" w:sz="0" w:space="0" w:color="auto"/>
        <w:right w:val="none" w:sz="0" w:space="0" w:color="auto"/>
      </w:divBdr>
    </w:div>
    <w:div w:id="1701124444">
      <w:bodyDiv w:val="1"/>
      <w:marLeft w:val="0"/>
      <w:marRight w:val="0"/>
      <w:marTop w:val="0"/>
      <w:marBottom w:val="0"/>
      <w:divBdr>
        <w:top w:val="none" w:sz="0" w:space="0" w:color="auto"/>
        <w:left w:val="none" w:sz="0" w:space="0" w:color="auto"/>
        <w:bottom w:val="none" w:sz="0" w:space="0" w:color="auto"/>
        <w:right w:val="none" w:sz="0" w:space="0" w:color="auto"/>
      </w:divBdr>
    </w:div>
    <w:div w:id="1701584833">
      <w:bodyDiv w:val="1"/>
      <w:marLeft w:val="0"/>
      <w:marRight w:val="0"/>
      <w:marTop w:val="0"/>
      <w:marBottom w:val="0"/>
      <w:divBdr>
        <w:top w:val="none" w:sz="0" w:space="0" w:color="auto"/>
        <w:left w:val="none" w:sz="0" w:space="0" w:color="auto"/>
        <w:bottom w:val="none" w:sz="0" w:space="0" w:color="auto"/>
        <w:right w:val="none" w:sz="0" w:space="0" w:color="auto"/>
      </w:divBdr>
      <w:divsChild>
        <w:div w:id="91316002">
          <w:marLeft w:val="0"/>
          <w:marRight w:val="0"/>
          <w:marTop w:val="0"/>
          <w:marBottom w:val="0"/>
          <w:divBdr>
            <w:top w:val="none" w:sz="0" w:space="0" w:color="auto"/>
            <w:left w:val="none" w:sz="0" w:space="0" w:color="auto"/>
            <w:bottom w:val="none" w:sz="0" w:space="0" w:color="auto"/>
            <w:right w:val="none" w:sz="0" w:space="0" w:color="auto"/>
          </w:divBdr>
        </w:div>
        <w:div w:id="202254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71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4138453">
      <w:bodyDiv w:val="1"/>
      <w:marLeft w:val="0"/>
      <w:marRight w:val="0"/>
      <w:marTop w:val="0"/>
      <w:marBottom w:val="0"/>
      <w:divBdr>
        <w:top w:val="none" w:sz="0" w:space="0" w:color="auto"/>
        <w:left w:val="none" w:sz="0" w:space="0" w:color="auto"/>
        <w:bottom w:val="none" w:sz="0" w:space="0" w:color="auto"/>
        <w:right w:val="none" w:sz="0" w:space="0" w:color="auto"/>
      </w:divBdr>
    </w:div>
    <w:div w:id="1718890479">
      <w:bodyDiv w:val="1"/>
      <w:marLeft w:val="0"/>
      <w:marRight w:val="0"/>
      <w:marTop w:val="0"/>
      <w:marBottom w:val="0"/>
      <w:divBdr>
        <w:top w:val="none" w:sz="0" w:space="0" w:color="auto"/>
        <w:left w:val="none" w:sz="0" w:space="0" w:color="auto"/>
        <w:bottom w:val="none" w:sz="0" w:space="0" w:color="auto"/>
        <w:right w:val="none" w:sz="0" w:space="0" w:color="auto"/>
      </w:divBdr>
    </w:div>
    <w:div w:id="1721443070">
      <w:bodyDiv w:val="1"/>
      <w:marLeft w:val="0"/>
      <w:marRight w:val="0"/>
      <w:marTop w:val="0"/>
      <w:marBottom w:val="0"/>
      <w:divBdr>
        <w:top w:val="none" w:sz="0" w:space="0" w:color="auto"/>
        <w:left w:val="none" w:sz="0" w:space="0" w:color="auto"/>
        <w:bottom w:val="none" w:sz="0" w:space="0" w:color="auto"/>
        <w:right w:val="none" w:sz="0" w:space="0" w:color="auto"/>
      </w:divBdr>
    </w:div>
    <w:div w:id="1723673660">
      <w:bodyDiv w:val="1"/>
      <w:marLeft w:val="0"/>
      <w:marRight w:val="0"/>
      <w:marTop w:val="0"/>
      <w:marBottom w:val="0"/>
      <w:divBdr>
        <w:top w:val="none" w:sz="0" w:space="0" w:color="auto"/>
        <w:left w:val="none" w:sz="0" w:space="0" w:color="auto"/>
        <w:bottom w:val="none" w:sz="0" w:space="0" w:color="auto"/>
        <w:right w:val="none" w:sz="0" w:space="0" w:color="auto"/>
      </w:divBdr>
      <w:divsChild>
        <w:div w:id="1638949362">
          <w:marLeft w:val="0"/>
          <w:marRight w:val="0"/>
          <w:marTop w:val="0"/>
          <w:marBottom w:val="0"/>
          <w:divBdr>
            <w:top w:val="none" w:sz="0" w:space="0" w:color="auto"/>
            <w:left w:val="none" w:sz="0" w:space="0" w:color="auto"/>
            <w:bottom w:val="none" w:sz="0" w:space="0" w:color="auto"/>
            <w:right w:val="none" w:sz="0" w:space="0" w:color="auto"/>
          </w:divBdr>
        </w:div>
        <w:div w:id="767967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27881">
      <w:bodyDiv w:val="1"/>
      <w:marLeft w:val="0"/>
      <w:marRight w:val="0"/>
      <w:marTop w:val="0"/>
      <w:marBottom w:val="0"/>
      <w:divBdr>
        <w:top w:val="none" w:sz="0" w:space="0" w:color="auto"/>
        <w:left w:val="none" w:sz="0" w:space="0" w:color="auto"/>
        <w:bottom w:val="none" w:sz="0" w:space="0" w:color="auto"/>
        <w:right w:val="none" w:sz="0" w:space="0" w:color="auto"/>
      </w:divBdr>
    </w:div>
    <w:div w:id="1736780972">
      <w:bodyDiv w:val="1"/>
      <w:marLeft w:val="0"/>
      <w:marRight w:val="0"/>
      <w:marTop w:val="0"/>
      <w:marBottom w:val="0"/>
      <w:divBdr>
        <w:top w:val="none" w:sz="0" w:space="0" w:color="auto"/>
        <w:left w:val="none" w:sz="0" w:space="0" w:color="auto"/>
        <w:bottom w:val="none" w:sz="0" w:space="0" w:color="auto"/>
        <w:right w:val="none" w:sz="0" w:space="0" w:color="auto"/>
      </w:divBdr>
    </w:div>
    <w:div w:id="1762220245">
      <w:bodyDiv w:val="1"/>
      <w:marLeft w:val="0"/>
      <w:marRight w:val="0"/>
      <w:marTop w:val="0"/>
      <w:marBottom w:val="0"/>
      <w:divBdr>
        <w:top w:val="none" w:sz="0" w:space="0" w:color="auto"/>
        <w:left w:val="none" w:sz="0" w:space="0" w:color="auto"/>
        <w:bottom w:val="none" w:sz="0" w:space="0" w:color="auto"/>
        <w:right w:val="none" w:sz="0" w:space="0" w:color="auto"/>
      </w:divBdr>
    </w:div>
    <w:div w:id="1762797147">
      <w:bodyDiv w:val="1"/>
      <w:marLeft w:val="0"/>
      <w:marRight w:val="0"/>
      <w:marTop w:val="0"/>
      <w:marBottom w:val="0"/>
      <w:divBdr>
        <w:top w:val="none" w:sz="0" w:space="0" w:color="auto"/>
        <w:left w:val="none" w:sz="0" w:space="0" w:color="auto"/>
        <w:bottom w:val="none" w:sz="0" w:space="0" w:color="auto"/>
        <w:right w:val="none" w:sz="0" w:space="0" w:color="auto"/>
      </w:divBdr>
    </w:div>
    <w:div w:id="1765877986">
      <w:bodyDiv w:val="1"/>
      <w:marLeft w:val="0"/>
      <w:marRight w:val="0"/>
      <w:marTop w:val="0"/>
      <w:marBottom w:val="0"/>
      <w:divBdr>
        <w:top w:val="none" w:sz="0" w:space="0" w:color="auto"/>
        <w:left w:val="none" w:sz="0" w:space="0" w:color="auto"/>
        <w:bottom w:val="none" w:sz="0" w:space="0" w:color="auto"/>
        <w:right w:val="none" w:sz="0" w:space="0" w:color="auto"/>
      </w:divBdr>
    </w:div>
    <w:div w:id="1776359486">
      <w:bodyDiv w:val="1"/>
      <w:marLeft w:val="0"/>
      <w:marRight w:val="0"/>
      <w:marTop w:val="0"/>
      <w:marBottom w:val="0"/>
      <w:divBdr>
        <w:top w:val="none" w:sz="0" w:space="0" w:color="auto"/>
        <w:left w:val="none" w:sz="0" w:space="0" w:color="auto"/>
        <w:bottom w:val="none" w:sz="0" w:space="0" w:color="auto"/>
        <w:right w:val="none" w:sz="0" w:space="0" w:color="auto"/>
      </w:divBdr>
    </w:div>
    <w:div w:id="1778674701">
      <w:bodyDiv w:val="1"/>
      <w:marLeft w:val="0"/>
      <w:marRight w:val="0"/>
      <w:marTop w:val="0"/>
      <w:marBottom w:val="0"/>
      <w:divBdr>
        <w:top w:val="none" w:sz="0" w:space="0" w:color="auto"/>
        <w:left w:val="none" w:sz="0" w:space="0" w:color="auto"/>
        <w:bottom w:val="none" w:sz="0" w:space="0" w:color="auto"/>
        <w:right w:val="none" w:sz="0" w:space="0" w:color="auto"/>
      </w:divBdr>
      <w:divsChild>
        <w:div w:id="547961552">
          <w:marLeft w:val="0"/>
          <w:marRight w:val="0"/>
          <w:marTop w:val="0"/>
          <w:marBottom w:val="0"/>
          <w:divBdr>
            <w:top w:val="none" w:sz="0" w:space="0" w:color="auto"/>
            <w:left w:val="none" w:sz="0" w:space="0" w:color="auto"/>
            <w:bottom w:val="none" w:sz="0" w:space="0" w:color="auto"/>
            <w:right w:val="none" w:sz="0" w:space="0" w:color="auto"/>
          </w:divBdr>
          <w:divsChild>
            <w:div w:id="129594854">
              <w:marLeft w:val="0"/>
              <w:marRight w:val="0"/>
              <w:marTop w:val="0"/>
              <w:marBottom w:val="0"/>
              <w:divBdr>
                <w:top w:val="none" w:sz="0" w:space="0" w:color="auto"/>
                <w:left w:val="none" w:sz="0" w:space="0" w:color="auto"/>
                <w:bottom w:val="none" w:sz="0" w:space="0" w:color="auto"/>
                <w:right w:val="none" w:sz="0" w:space="0" w:color="auto"/>
              </w:divBdr>
            </w:div>
          </w:divsChild>
        </w:div>
        <w:div w:id="279923483">
          <w:marLeft w:val="0"/>
          <w:marRight w:val="0"/>
          <w:marTop w:val="0"/>
          <w:marBottom w:val="0"/>
          <w:divBdr>
            <w:top w:val="none" w:sz="0" w:space="0" w:color="auto"/>
            <w:left w:val="none" w:sz="0" w:space="0" w:color="auto"/>
            <w:bottom w:val="none" w:sz="0" w:space="0" w:color="auto"/>
            <w:right w:val="none" w:sz="0" w:space="0" w:color="auto"/>
          </w:divBdr>
          <w:divsChild>
            <w:div w:id="784079274">
              <w:marLeft w:val="0"/>
              <w:marRight w:val="0"/>
              <w:marTop w:val="0"/>
              <w:marBottom w:val="0"/>
              <w:divBdr>
                <w:top w:val="none" w:sz="0" w:space="0" w:color="auto"/>
                <w:left w:val="none" w:sz="0" w:space="0" w:color="auto"/>
                <w:bottom w:val="none" w:sz="0" w:space="0" w:color="auto"/>
                <w:right w:val="none" w:sz="0" w:space="0" w:color="auto"/>
              </w:divBdr>
              <w:divsChild>
                <w:div w:id="468788471">
                  <w:marLeft w:val="0"/>
                  <w:marRight w:val="0"/>
                  <w:marTop w:val="0"/>
                  <w:marBottom w:val="0"/>
                  <w:divBdr>
                    <w:top w:val="none" w:sz="0" w:space="0" w:color="auto"/>
                    <w:left w:val="none" w:sz="0" w:space="0" w:color="auto"/>
                    <w:bottom w:val="none" w:sz="0" w:space="0" w:color="auto"/>
                    <w:right w:val="none" w:sz="0" w:space="0" w:color="auto"/>
                  </w:divBdr>
                  <w:divsChild>
                    <w:div w:id="1386248498">
                      <w:marLeft w:val="0"/>
                      <w:marRight w:val="0"/>
                      <w:marTop w:val="0"/>
                      <w:marBottom w:val="0"/>
                      <w:divBdr>
                        <w:top w:val="none" w:sz="0" w:space="0" w:color="auto"/>
                        <w:left w:val="none" w:sz="0" w:space="0" w:color="auto"/>
                        <w:bottom w:val="none" w:sz="0" w:space="0" w:color="auto"/>
                        <w:right w:val="none" w:sz="0" w:space="0" w:color="auto"/>
                      </w:divBdr>
                      <w:divsChild>
                        <w:div w:id="23871655">
                          <w:marLeft w:val="0"/>
                          <w:marRight w:val="0"/>
                          <w:marTop w:val="0"/>
                          <w:marBottom w:val="0"/>
                          <w:divBdr>
                            <w:top w:val="none" w:sz="0" w:space="0" w:color="auto"/>
                            <w:left w:val="none" w:sz="0" w:space="0" w:color="auto"/>
                            <w:bottom w:val="none" w:sz="0" w:space="0" w:color="auto"/>
                            <w:right w:val="none" w:sz="0" w:space="0" w:color="auto"/>
                          </w:divBdr>
                          <w:divsChild>
                            <w:div w:id="1520043545">
                              <w:marLeft w:val="0"/>
                              <w:marRight w:val="0"/>
                              <w:marTop w:val="0"/>
                              <w:marBottom w:val="0"/>
                              <w:divBdr>
                                <w:top w:val="none" w:sz="0" w:space="0" w:color="auto"/>
                                <w:left w:val="none" w:sz="0" w:space="0" w:color="auto"/>
                                <w:bottom w:val="none" w:sz="0" w:space="0" w:color="auto"/>
                                <w:right w:val="none" w:sz="0" w:space="0" w:color="auto"/>
                              </w:divBdr>
                              <w:divsChild>
                                <w:div w:id="14937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376571">
      <w:bodyDiv w:val="1"/>
      <w:marLeft w:val="0"/>
      <w:marRight w:val="0"/>
      <w:marTop w:val="0"/>
      <w:marBottom w:val="0"/>
      <w:divBdr>
        <w:top w:val="none" w:sz="0" w:space="0" w:color="auto"/>
        <w:left w:val="none" w:sz="0" w:space="0" w:color="auto"/>
        <w:bottom w:val="none" w:sz="0" w:space="0" w:color="auto"/>
        <w:right w:val="none" w:sz="0" w:space="0" w:color="auto"/>
      </w:divBdr>
      <w:divsChild>
        <w:div w:id="389577047">
          <w:marLeft w:val="0"/>
          <w:marRight w:val="0"/>
          <w:marTop w:val="0"/>
          <w:marBottom w:val="0"/>
          <w:divBdr>
            <w:top w:val="none" w:sz="0" w:space="0" w:color="auto"/>
            <w:left w:val="none" w:sz="0" w:space="0" w:color="auto"/>
            <w:bottom w:val="none" w:sz="0" w:space="0" w:color="auto"/>
            <w:right w:val="none" w:sz="0" w:space="0" w:color="auto"/>
          </w:divBdr>
        </w:div>
        <w:div w:id="1742143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883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83647517">
      <w:bodyDiv w:val="1"/>
      <w:marLeft w:val="0"/>
      <w:marRight w:val="0"/>
      <w:marTop w:val="0"/>
      <w:marBottom w:val="0"/>
      <w:divBdr>
        <w:top w:val="none" w:sz="0" w:space="0" w:color="auto"/>
        <w:left w:val="none" w:sz="0" w:space="0" w:color="auto"/>
        <w:bottom w:val="none" w:sz="0" w:space="0" w:color="auto"/>
        <w:right w:val="none" w:sz="0" w:space="0" w:color="auto"/>
      </w:divBdr>
    </w:div>
    <w:div w:id="1786534807">
      <w:bodyDiv w:val="1"/>
      <w:marLeft w:val="0"/>
      <w:marRight w:val="0"/>
      <w:marTop w:val="0"/>
      <w:marBottom w:val="0"/>
      <w:divBdr>
        <w:top w:val="none" w:sz="0" w:space="0" w:color="auto"/>
        <w:left w:val="none" w:sz="0" w:space="0" w:color="auto"/>
        <w:bottom w:val="none" w:sz="0" w:space="0" w:color="auto"/>
        <w:right w:val="none" w:sz="0" w:space="0" w:color="auto"/>
      </w:divBdr>
    </w:div>
    <w:div w:id="1787501438">
      <w:bodyDiv w:val="1"/>
      <w:marLeft w:val="0"/>
      <w:marRight w:val="0"/>
      <w:marTop w:val="0"/>
      <w:marBottom w:val="0"/>
      <w:divBdr>
        <w:top w:val="none" w:sz="0" w:space="0" w:color="auto"/>
        <w:left w:val="none" w:sz="0" w:space="0" w:color="auto"/>
        <w:bottom w:val="none" w:sz="0" w:space="0" w:color="auto"/>
        <w:right w:val="none" w:sz="0" w:space="0" w:color="auto"/>
      </w:divBdr>
    </w:div>
    <w:div w:id="1787625636">
      <w:bodyDiv w:val="1"/>
      <w:marLeft w:val="0"/>
      <w:marRight w:val="0"/>
      <w:marTop w:val="0"/>
      <w:marBottom w:val="0"/>
      <w:divBdr>
        <w:top w:val="none" w:sz="0" w:space="0" w:color="auto"/>
        <w:left w:val="none" w:sz="0" w:space="0" w:color="auto"/>
        <w:bottom w:val="none" w:sz="0" w:space="0" w:color="auto"/>
        <w:right w:val="none" w:sz="0" w:space="0" w:color="auto"/>
      </w:divBdr>
    </w:div>
    <w:div w:id="1816531770">
      <w:bodyDiv w:val="1"/>
      <w:marLeft w:val="0"/>
      <w:marRight w:val="0"/>
      <w:marTop w:val="0"/>
      <w:marBottom w:val="0"/>
      <w:divBdr>
        <w:top w:val="none" w:sz="0" w:space="0" w:color="auto"/>
        <w:left w:val="none" w:sz="0" w:space="0" w:color="auto"/>
        <w:bottom w:val="none" w:sz="0" w:space="0" w:color="auto"/>
        <w:right w:val="none" w:sz="0" w:space="0" w:color="auto"/>
      </w:divBdr>
    </w:div>
    <w:div w:id="1818647463">
      <w:bodyDiv w:val="1"/>
      <w:marLeft w:val="0"/>
      <w:marRight w:val="0"/>
      <w:marTop w:val="0"/>
      <w:marBottom w:val="0"/>
      <w:divBdr>
        <w:top w:val="none" w:sz="0" w:space="0" w:color="auto"/>
        <w:left w:val="none" w:sz="0" w:space="0" w:color="auto"/>
        <w:bottom w:val="none" w:sz="0" w:space="0" w:color="auto"/>
        <w:right w:val="none" w:sz="0" w:space="0" w:color="auto"/>
      </w:divBdr>
      <w:divsChild>
        <w:div w:id="1526603330">
          <w:marLeft w:val="0"/>
          <w:marRight w:val="0"/>
          <w:marTop w:val="0"/>
          <w:marBottom w:val="0"/>
          <w:divBdr>
            <w:top w:val="none" w:sz="0" w:space="0" w:color="auto"/>
            <w:left w:val="none" w:sz="0" w:space="0" w:color="auto"/>
            <w:bottom w:val="none" w:sz="0" w:space="0" w:color="auto"/>
            <w:right w:val="none" w:sz="0" w:space="0" w:color="auto"/>
          </w:divBdr>
        </w:div>
        <w:div w:id="1805659289">
          <w:marLeft w:val="0"/>
          <w:marRight w:val="0"/>
          <w:marTop w:val="0"/>
          <w:marBottom w:val="0"/>
          <w:divBdr>
            <w:top w:val="none" w:sz="0" w:space="0" w:color="auto"/>
            <w:left w:val="none" w:sz="0" w:space="0" w:color="auto"/>
            <w:bottom w:val="none" w:sz="0" w:space="0" w:color="auto"/>
            <w:right w:val="none" w:sz="0" w:space="0" w:color="auto"/>
          </w:divBdr>
        </w:div>
      </w:divsChild>
    </w:div>
    <w:div w:id="1818758500">
      <w:bodyDiv w:val="1"/>
      <w:marLeft w:val="0"/>
      <w:marRight w:val="0"/>
      <w:marTop w:val="0"/>
      <w:marBottom w:val="0"/>
      <w:divBdr>
        <w:top w:val="none" w:sz="0" w:space="0" w:color="auto"/>
        <w:left w:val="none" w:sz="0" w:space="0" w:color="auto"/>
        <w:bottom w:val="none" w:sz="0" w:space="0" w:color="auto"/>
        <w:right w:val="none" w:sz="0" w:space="0" w:color="auto"/>
      </w:divBdr>
    </w:div>
    <w:div w:id="1823698808">
      <w:bodyDiv w:val="1"/>
      <w:marLeft w:val="0"/>
      <w:marRight w:val="0"/>
      <w:marTop w:val="0"/>
      <w:marBottom w:val="0"/>
      <w:divBdr>
        <w:top w:val="none" w:sz="0" w:space="0" w:color="auto"/>
        <w:left w:val="none" w:sz="0" w:space="0" w:color="auto"/>
        <w:bottom w:val="none" w:sz="0" w:space="0" w:color="auto"/>
        <w:right w:val="none" w:sz="0" w:space="0" w:color="auto"/>
      </w:divBdr>
    </w:div>
    <w:div w:id="1824274534">
      <w:bodyDiv w:val="1"/>
      <w:marLeft w:val="0"/>
      <w:marRight w:val="0"/>
      <w:marTop w:val="0"/>
      <w:marBottom w:val="0"/>
      <w:divBdr>
        <w:top w:val="none" w:sz="0" w:space="0" w:color="auto"/>
        <w:left w:val="none" w:sz="0" w:space="0" w:color="auto"/>
        <w:bottom w:val="none" w:sz="0" w:space="0" w:color="auto"/>
        <w:right w:val="none" w:sz="0" w:space="0" w:color="auto"/>
      </w:divBdr>
    </w:div>
    <w:div w:id="1826820738">
      <w:bodyDiv w:val="1"/>
      <w:marLeft w:val="0"/>
      <w:marRight w:val="0"/>
      <w:marTop w:val="0"/>
      <w:marBottom w:val="0"/>
      <w:divBdr>
        <w:top w:val="none" w:sz="0" w:space="0" w:color="auto"/>
        <w:left w:val="none" w:sz="0" w:space="0" w:color="auto"/>
        <w:bottom w:val="none" w:sz="0" w:space="0" w:color="auto"/>
        <w:right w:val="none" w:sz="0" w:space="0" w:color="auto"/>
      </w:divBdr>
      <w:divsChild>
        <w:div w:id="1350523726">
          <w:marLeft w:val="0"/>
          <w:marRight w:val="0"/>
          <w:marTop w:val="0"/>
          <w:marBottom w:val="0"/>
          <w:divBdr>
            <w:top w:val="none" w:sz="0" w:space="0" w:color="auto"/>
            <w:left w:val="none" w:sz="0" w:space="0" w:color="auto"/>
            <w:bottom w:val="none" w:sz="0" w:space="0" w:color="auto"/>
            <w:right w:val="none" w:sz="0" w:space="0" w:color="auto"/>
          </w:divBdr>
        </w:div>
      </w:divsChild>
    </w:div>
    <w:div w:id="1829245055">
      <w:bodyDiv w:val="1"/>
      <w:marLeft w:val="0"/>
      <w:marRight w:val="0"/>
      <w:marTop w:val="0"/>
      <w:marBottom w:val="0"/>
      <w:divBdr>
        <w:top w:val="none" w:sz="0" w:space="0" w:color="auto"/>
        <w:left w:val="none" w:sz="0" w:space="0" w:color="auto"/>
        <w:bottom w:val="none" w:sz="0" w:space="0" w:color="auto"/>
        <w:right w:val="none" w:sz="0" w:space="0" w:color="auto"/>
      </w:divBdr>
    </w:div>
    <w:div w:id="1831553380">
      <w:bodyDiv w:val="1"/>
      <w:marLeft w:val="0"/>
      <w:marRight w:val="0"/>
      <w:marTop w:val="0"/>
      <w:marBottom w:val="0"/>
      <w:divBdr>
        <w:top w:val="none" w:sz="0" w:space="0" w:color="auto"/>
        <w:left w:val="none" w:sz="0" w:space="0" w:color="auto"/>
        <w:bottom w:val="none" w:sz="0" w:space="0" w:color="auto"/>
        <w:right w:val="none" w:sz="0" w:space="0" w:color="auto"/>
      </w:divBdr>
      <w:divsChild>
        <w:div w:id="1692418593">
          <w:marLeft w:val="0"/>
          <w:marRight w:val="0"/>
          <w:marTop w:val="0"/>
          <w:marBottom w:val="0"/>
          <w:divBdr>
            <w:top w:val="none" w:sz="0" w:space="0" w:color="auto"/>
            <w:left w:val="none" w:sz="0" w:space="0" w:color="auto"/>
            <w:bottom w:val="none" w:sz="0" w:space="0" w:color="auto"/>
            <w:right w:val="none" w:sz="0" w:space="0" w:color="auto"/>
          </w:divBdr>
        </w:div>
        <w:div w:id="129521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799156">
      <w:bodyDiv w:val="1"/>
      <w:marLeft w:val="0"/>
      <w:marRight w:val="0"/>
      <w:marTop w:val="0"/>
      <w:marBottom w:val="0"/>
      <w:divBdr>
        <w:top w:val="none" w:sz="0" w:space="0" w:color="auto"/>
        <w:left w:val="none" w:sz="0" w:space="0" w:color="auto"/>
        <w:bottom w:val="none" w:sz="0" w:space="0" w:color="auto"/>
        <w:right w:val="none" w:sz="0" w:space="0" w:color="auto"/>
      </w:divBdr>
      <w:divsChild>
        <w:div w:id="95058929">
          <w:marLeft w:val="893"/>
          <w:marRight w:val="0"/>
          <w:marTop w:val="0"/>
          <w:marBottom w:val="100"/>
          <w:divBdr>
            <w:top w:val="none" w:sz="0" w:space="0" w:color="auto"/>
            <w:left w:val="none" w:sz="0" w:space="0" w:color="auto"/>
            <w:bottom w:val="none" w:sz="0" w:space="0" w:color="auto"/>
            <w:right w:val="none" w:sz="0" w:space="0" w:color="auto"/>
          </w:divBdr>
        </w:div>
        <w:div w:id="193275244">
          <w:marLeft w:val="893"/>
          <w:marRight w:val="0"/>
          <w:marTop w:val="0"/>
          <w:marBottom w:val="100"/>
          <w:divBdr>
            <w:top w:val="none" w:sz="0" w:space="0" w:color="auto"/>
            <w:left w:val="none" w:sz="0" w:space="0" w:color="auto"/>
            <w:bottom w:val="none" w:sz="0" w:space="0" w:color="auto"/>
            <w:right w:val="none" w:sz="0" w:space="0" w:color="auto"/>
          </w:divBdr>
        </w:div>
        <w:div w:id="442653867">
          <w:marLeft w:val="893"/>
          <w:marRight w:val="0"/>
          <w:marTop w:val="0"/>
          <w:marBottom w:val="100"/>
          <w:divBdr>
            <w:top w:val="none" w:sz="0" w:space="0" w:color="auto"/>
            <w:left w:val="none" w:sz="0" w:space="0" w:color="auto"/>
            <w:bottom w:val="none" w:sz="0" w:space="0" w:color="auto"/>
            <w:right w:val="none" w:sz="0" w:space="0" w:color="auto"/>
          </w:divBdr>
        </w:div>
        <w:div w:id="754592116">
          <w:marLeft w:val="893"/>
          <w:marRight w:val="0"/>
          <w:marTop w:val="0"/>
          <w:marBottom w:val="100"/>
          <w:divBdr>
            <w:top w:val="none" w:sz="0" w:space="0" w:color="auto"/>
            <w:left w:val="none" w:sz="0" w:space="0" w:color="auto"/>
            <w:bottom w:val="none" w:sz="0" w:space="0" w:color="auto"/>
            <w:right w:val="none" w:sz="0" w:space="0" w:color="auto"/>
          </w:divBdr>
        </w:div>
        <w:div w:id="771752265">
          <w:marLeft w:val="893"/>
          <w:marRight w:val="0"/>
          <w:marTop w:val="0"/>
          <w:marBottom w:val="100"/>
          <w:divBdr>
            <w:top w:val="none" w:sz="0" w:space="0" w:color="auto"/>
            <w:left w:val="none" w:sz="0" w:space="0" w:color="auto"/>
            <w:bottom w:val="none" w:sz="0" w:space="0" w:color="auto"/>
            <w:right w:val="none" w:sz="0" w:space="0" w:color="auto"/>
          </w:divBdr>
        </w:div>
        <w:div w:id="1225261227">
          <w:marLeft w:val="173"/>
          <w:marRight w:val="0"/>
          <w:marTop w:val="160"/>
          <w:marBottom w:val="80"/>
          <w:divBdr>
            <w:top w:val="none" w:sz="0" w:space="0" w:color="auto"/>
            <w:left w:val="none" w:sz="0" w:space="0" w:color="auto"/>
            <w:bottom w:val="none" w:sz="0" w:space="0" w:color="auto"/>
            <w:right w:val="none" w:sz="0" w:space="0" w:color="auto"/>
          </w:divBdr>
        </w:div>
        <w:div w:id="1503623182">
          <w:marLeft w:val="893"/>
          <w:marRight w:val="0"/>
          <w:marTop w:val="0"/>
          <w:marBottom w:val="100"/>
          <w:divBdr>
            <w:top w:val="none" w:sz="0" w:space="0" w:color="auto"/>
            <w:left w:val="none" w:sz="0" w:space="0" w:color="auto"/>
            <w:bottom w:val="none" w:sz="0" w:space="0" w:color="auto"/>
            <w:right w:val="none" w:sz="0" w:space="0" w:color="auto"/>
          </w:divBdr>
        </w:div>
        <w:div w:id="1731683911">
          <w:marLeft w:val="173"/>
          <w:marRight w:val="0"/>
          <w:marTop w:val="160"/>
          <w:marBottom w:val="80"/>
          <w:divBdr>
            <w:top w:val="none" w:sz="0" w:space="0" w:color="auto"/>
            <w:left w:val="none" w:sz="0" w:space="0" w:color="auto"/>
            <w:bottom w:val="none" w:sz="0" w:space="0" w:color="auto"/>
            <w:right w:val="none" w:sz="0" w:space="0" w:color="auto"/>
          </w:divBdr>
        </w:div>
        <w:div w:id="1761560795">
          <w:marLeft w:val="893"/>
          <w:marRight w:val="0"/>
          <w:marTop w:val="0"/>
          <w:marBottom w:val="100"/>
          <w:divBdr>
            <w:top w:val="none" w:sz="0" w:space="0" w:color="auto"/>
            <w:left w:val="none" w:sz="0" w:space="0" w:color="auto"/>
            <w:bottom w:val="none" w:sz="0" w:space="0" w:color="auto"/>
            <w:right w:val="none" w:sz="0" w:space="0" w:color="auto"/>
          </w:divBdr>
        </w:div>
        <w:div w:id="1780374604">
          <w:marLeft w:val="1339"/>
          <w:marRight w:val="0"/>
          <w:marTop w:val="0"/>
          <w:marBottom w:val="100"/>
          <w:divBdr>
            <w:top w:val="none" w:sz="0" w:space="0" w:color="auto"/>
            <w:left w:val="none" w:sz="0" w:space="0" w:color="auto"/>
            <w:bottom w:val="none" w:sz="0" w:space="0" w:color="auto"/>
            <w:right w:val="none" w:sz="0" w:space="0" w:color="auto"/>
          </w:divBdr>
        </w:div>
      </w:divsChild>
    </w:div>
    <w:div w:id="1849783385">
      <w:bodyDiv w:val="1"/>
      <w:marLeft w:val="0"/>
      <w:marRight w:val="0"/>
      <w:marTop w:val="0"/>
      <w:marBottom w:val="0"/>
      <w:divBdr>
        <w:top w:val="none" w:sz="0" w:space="0" w:color="auto"/>
        <w:left w:val="none" w:sz="0" w:space="0" w:color="auto"/>
        <w:bottom w:val="none" w:sz="0" w:space="0" w:color="auto"/>
        <w:right w:val="none" w:sz="0" w:space="0" w:color="auto"/>
      </w:divBdr>
    </w:div>
    <w:div w:id="1854298686">
      <w:bodyDiv w:val="1"/>
      <w:marLeft w:val="0"/>
      <w:marRight w:val="0"/>
      <w:marTop w:val="0"/>
      <w:marBottom w:val="0"/>
      <w:divBdr>
        <w:top w:val="none" w:sz="0" w:space="0" w:color="auto"/>
        <w:left w:val="none" w:sz="0" w:space="0" w:color="auto"/>
        <w:bottom w:val="none" w:sz="0" w:space="0" w:color="auto"/>
        <w:right w:val="none" w:sz="0" w:space="0" w:color="auto"/>
      </w:divBdr>
    </w:div>
    <w:div w:id="1857841212">
      <w:bodyDiv w:val="1"/>
      <w:marLeft w:val="0"/>
      <w:marRight w:val="0"/>
      <w:marTop w:val="0"/>
      <w:marBottom w:val="0"/>
      <w:divBdr>
        <w:top w:val="none" w:sz="0" w:space="0" w:color="auto"/>
        <w:left w:val="none" w:sz="0" w:space="0" w:color="auto"/>
        <w:bottom w:val="none" w:sz="0" w:space="0" w:color="auto"/>
        <w:right w:val="none" w:sz="0" w:space="0" w:color="auto"/>
      </w:divBdr>
      <w:divsChild>
        <w:div w:id="285235583">
          <w:marLeft w:val="0"/>
          <w:marRight w:val="0"/>
          <w:marTop w:val="0"/>
          <w:marBottom w:val="0"/>
          <w:divBdr>
            <w:top w:val="none" w:sz="0" w:space="0" w:color="auto"/>
            <w:left w:val="none" w:sz="0" w:space="0" w:color="auto"/>
            <w:bottom w:val="none" w:sz="0" w:space="0" w:color="auto"/>
            <w:right w:val="none" w:sz="0" w:space="0" w:color="auto"/>
          </w:divBdr>
          <w:divsChild>
            <w:div w:id="1902255613">
              <w:marLeft w:val="0"/>
              <w:marRight w:val="0"/>
              <w:marTop w:val="0"/>
              <w:marBottom w:val="0"/>
              <w:divBdr>
                <w:top w:val="none" w:sz="0" w:space="0" w:color="auto"/>
                <w:left w:val="none" w:sz="0" w:space="0" w:color="auto"/>
                <w:bottom w:val="none" w:sz="0" w:space="0" w:color="auto"/>
                <w:right w:val="none" w:sz="0" w:space="0" w:color="auto"/>
              </w:divBdr>
              <w:divsChild>
                <w:div w:id="779450233">
                  <w:marLeft w:val="0"/>
                  <w:marRight w:val="0"/>
                  <w:marTop w:val="0"/>
                  <w:marBottom w:val="0"/>
                  <w:divBdr>
                    <w:top w:val="none" w:sz="0" w:space="0" w:color="auto"/>
                    <w:left w:val="none" w:sz="0" w:space="0" w:color="auto"/>
                    <w:bottom w:val="none" w:sz="0" w:space="0" w:color="auto"/>
                    <w:right w:val="none" w:sz="0" w:space="0" w:color="auto"/>
                  </w:divBdr>
                  <w:divsChild>
                    <w:div w:id="1057706173">
                      <w:marLeft w:val="0"/>
                      <w:marRight w:val="0"/>
                      <w:marTop w:val="0"/>
                      <w:marBottom w:val="0"/>
                      <w:divBdr>
                        <w:top w:val="none" w:sz="0" w:space="0" w:color="auto"/>
                        <w:left w:val="none" w:sz="0" w:space="0" w:color="auto"/>
                        <w:bottom w:val="none" w:sz="0" w:space="0" w:color="auto"/>
                        <w:right w:val="none" w:sz="0" w:space="0" w:color="auto"/>
                      </w:divBdr>
                    </w:div>
                    <w:div w:id="44522700">
                      <w:marLeft w:val="0"/>
                      <w:marRight w:val="0"/>
                      <w:marTop w:val="0"/>
                      <w:marBottom w:val="0"/>
                      <w:divBdr>
                        <w:top w:val="none" w:sz="0" w:space="0" w:color="auto"/>
                        <w:left w:val="none" w:sz="0" w:space="0" w:color="auto"/>
                        <w:bottom w:val="none" w:sz="0" w:space="0" w:color="auto"/>
                        <w:right w:val="none" w:sz="0" w:space="0" w:color="auto"/>
                      </w:divBdr>
                    </w:div>
                  </w:divsChild>
                </w:div>
                <w:div w:id="9452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324">
      <w:bodyDiv w:val="1"/>
      <w:marLeft w:val="0"/>
      <w:marRight w:val="0"/>
      <w:marTop w:val="0"/>
      <w:marBottom w:val="0"/>
      <w:divBdr>
        <w:top w:val="none" w:sz="0" w:space="0" w:color="auto"/>
        <w:left w:val="none" w:sz="0" w:space="0" w:color="auto"/>
        <w:bottom w:val="none" w:sz="0" w:space="0" w:color="auto"/>
        <w:right w:val="none" w:sz="0" w:space="0" w:color="auto"/>
      </w:divBdr>
    </w:div>
    <w:div w:id="1867518570">
      <w:bodyDiv w:val="1"/>
      <w:marLeft w:val="0"/>
      <w:marRight w:val="0"/>
      <w:marTop w:val="0"/>
      <w:marBottom w:val="0"/>
      <w:divBdr>
        <w:top w:val="none" w:sz="0" w:space="0" w:color="auto"/>
        <w:left w:val="none" w:sz="0" w:space="0" w:color="auto"/>
        <w:bottom w:val="none" w:sz="0" w:space="0" w:color="auto"/>
        <w:right w:val="none" w:sz="0" w:space="0" w:color="auto"/>
      </w:divBdr>
      <w:divsChild>
        <w:div w:id="74015586">
          <w:marLeft w:val="0"/>
          <w:marRight w:val="0"/>
          <w:marTop w:val="0"/>
          <w:marBottom w:val="0"/>
          <w:divBdr>
            <w:top w:val="none" w:sz="0" w:space="0" w:color="auto"/>
            <w:left w:val="none" w:sz="0" w:space="0" w:color="auto"/>
            <w:bottom w:val="none" w:sz="0" w:space="0" w:color="auto"/>
            <w:right w:val="none" w:sz="0" w:space="0" w:color="auto"/>
          </w:divBdr>
        </w:div>
        <w:div w:id="1457329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341036">
      <w:bodyDiv w:val="1"/>
      <w:marLeft w:val="0"/>
      <w:marRight w:val="0"/>
      <w:marTop w:val="0"/>
      <w:marBottom w:val="0"/>
      <w:divBdr>
        <w:top w:val="none" w:sz="0" w:space="0" w:color="auto"/>
        <w:left w:val="none" w:sz="0" w:space="0" w:color="auto"/>
        <w:bottom w:val="none" w:sz="0" w:space="0" w:color="auto"/>
        <w:right w:val="none" w:sz="0" w:space="0" w:color="auto"/>
      </w:divBdr>
    </w:div>
    <w:div w:id="1870753867">
      <w:bodyDiv w:val="1"/>
      <w:marLeft w:val="0"/>
      <w:marRight w:val="0"/>
      <w:marTop w:val="0"/>
      <w:marBottom w:val="0"/>
      <w:divBdr>
        <w:top w:val="none" w:sz="0" w:space="0" w:color="auto"/>
        <w:left w:val="none" w:sz="0" w:space="0" w:color="auto"/>
        <w:bottom w:val="none" w:sz="0" w:space="0" w:color="auto"/>
        <w:right w:val="none" w:sz="0" w:space="0" w:color="auto"/>
      </w:divBdr>
      <w:divsChild>
        <w:div w:id="103229594">
          <w:marLeft w:val="1080"/>
          <w:marRight w:val="0"/>
          <w:marTop w:val="0"/>
          <w:marBottom w:val="0"/>
          <w:divBdr>
            <w:top w:val="none" w:sz="0" w:space="0" w:color="auto"/>
            <w:left w:val="none" w:sz="0" w:space="0" w:color="auto"/>
            <w:bottom w:val="none" w:sz="0" w:space="0" w:color="auto"/>
            <w:right w:val="none" w:sz="0" w:space="0" w:color="auto"/>
          </w:divBdr>
        </w:div>
        <w:div w:id="574825230">
          <w:marLeft w:val="360"/>
          <w:marRight w:val="0"/>
          <w:marTop w:val="0"/>
          <w:marBottom w:val="0"/>
          <w:divBdr>
            <w:top w:val="none" w:sz="0" w:space="0" w:color="auto"/>
            <w:left w:val="none" w:sz="0" w:space="0" w:color="auto"/>
            <w:bottom w:val="none" w:sz="0" w:space="0" w:color="auto"/>
            <w:right w:val="none" w:sz="0" w:space="0" w:color="auto"/>
          </w:divBdr>
        </w:div>
        <w:div w:id="835002647">
          <w:marLeft w:val="360"/>
          <w:marRight w:val="0"/>
          <w:marTop w:val="0"/>
          <w:marBottom w:val="0"/>
          <w:divBdr>
            <w:top w:val="none" w:sz="0" w:space="0" w:color="auto"/>
            <w:left w:val="none" w:sz="0" w:space="0" w:color="auto"/>
            <w:bottom w:val="none" w:sz="0" w:space="0" w:color="auto"/>
            <w:right w:val="none" w:sz="0" w:space="0" w:color="auto"/>
          </w:divBdr>
        </w:div>
        <w:div w:id="1580478881">
          <w:marLeft w:val="1080"/>
          <w:marRight w:val="0"/>
          <w:marTop w:val="0"/>
          <w:marBottom w:val="0"/>
          <w:divBdr>
            <w:top w:val="none" w:sz="0" w:space="0" w:color="auto"/>
            <w:left w:val="none" w:sz="0" w:space="0" w:color="auto"/>
            <w:bottom w:val="none" w:sz="0" w:space="0" w:color="auto"/>
            <w:right w:val="none" w:sz="0" w:space="0" w:color="auto"/>
          </w:divBdr>
        </w:div>
        <w:div w:id="1954438053">
          <w:marLeft w:val="1080"/>
          <w:marRight w:val="0"/>
          <w:marTop w:val="0"/>
          <w:marBottom w:val="0"/>
          <w:divBdr>
            <w:top w:val="none" w:sz="0" w:space="0" w:color="auto"/>
            <w:left w:val="none" w:sz="0" w:space="0" w:color="auto"/>
            <w:bottom w:val="none" w:sz="0" w:space="0" w:color="auto"/>
            <w:right w:val="none" w:sz="0" w:space="0" w:color="auto"/>
          </w:divBdr>
        </w:div>
      </w:divsChild>
    </w:div>
    <w:div w:id="1877159778">
      <w:bodyDiv w:val="1"/>
      <w:marLeft w:val="0"/>
      <w:marRight w:val="0"/>
      <w:marTop w:val="0"/>
      <w:marBottom w:val="0"/>
      <w:divBdr>
        <w:top w:val="none" w:sz="0" w:space="0" w:color="auto"/>
        <w:left w:val="none" w:sz="0" w:space="0" w:color="auto"/>
        <w:bottom w:val="none" w:sz="0" w:space="0" w:color="auto"/>
        <w:right w:val="none" w:sz="0" w:space="0" w:color="auto"/>
      </w:divBdr>
      <w:divsChild>
        <w:div w:id="19473326">
          <w:marLeft w:val="0"/>
          <w:marRight w:val="0"/>
          <w:marTop w:val="0"/>
          <w:marBottom w:val="0"/>
          <w:divBdr>
            <w:top w:val="none" w:sz="0" w:space="0" w:color="auto"/>
            <w:left w:val="none" w:sz="0" w:space="0" w:color="auto"/>
            <w:bottom w:val="none" w:sz="0" w:space="0" w:color="auto"/>
            <w:right w:val="none" w:sz="0" w:space="0" w:color="auto"/>
          </w:divBdr>
        </w:div>
        <w:div w:id="1545824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677882">
      <w:bodyDiv w:val="1"/>
      <w:marLeft w:val="0"/>
      <w:marRight w:val="0"/>
      <w:marTop w:val="0"/>
      <w:marBottom w:val="0"/>
      <w:divBdr>
        <w:top w:val="none" w:sz="0" w:space="0" w:color="auto"/>
        <w:left w:val="none" w:sz="0" w:space="0" w:color="auto"/>
        <w:bottom w:val="none" w:sz="0" w:space="0" w:color="auto"/>
        <w:right w:val="none" w:sz="0" w:space="0" w:color="auto"/>
      </w:divBdr>
      <w:divsChild>
        <w:div w:id="223880297">
          <w:marLeft w:val="0"/>
          <w:marRight w:val="0"/>
          <w:marTop w:val="0"/>
          <w:marBottom w:val="0"/>
          <w:divBdr>
            <w:top w:val="none" w:sz="0" w:space="0" w:color="auto"/>
            <w:left w:val="none" w:sz="0" w:space="0" w:color="auto"/>
            <w:bottom w:val="none" w:sz="0" w:space="0" w:color="auto"/>
            <w:right w:val="none" w:sz="0" w:space="0" w:color="auto"/>
          </w:divBdr>
          <w:divsChild>
            <w:div w:id="18207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047">
      <w:bodyDiv w:val="1"/>
      <w:marLeft w:val="0"/>
      <w:marRight w:val="0"/>
      <w:marTop w:val="0"/>
      <w:marBottom w:val="0"/>
      <w:divBdr>
        <w:top w:val="none" w:sz="0" w:space="0" w:color="auto"/>
        <w:left w:val="none" w:sz="0" w:space="0" w:color="auto"/>
        <w:bottom w:val="none" w:sz="0" w:space="0" w:color="auto"/>
        <w:right w:val="none" w:sz="0" w:space="0" w:color="auto"/>
      </w:divBdr>
    </w:div>
    <w:div w:id="1909608634">
      <w:bodyDiv w:val="1"/>
      <w:marLeft w:val="0"/>
      <w:marRight w:val="0"/>
      <w:marTop w:val="0"/>
      <w:marBottom w:val="0"/>
      <w:divBdr>
        <w:top w:val="none" w:sz="0" w:space="0" w:color="auto"/>
        <w:left w:val="none" w:sz="0" w:space="0" w:color="auto"/>
        <w:bottom w:val="none" w:sz="0" w:space="0" w:color="auto"/>
        <w:right w:val="none" w:sz="0" w:space="0" w:color="auto"/>
      </w:divBdr>
    </w:div>
    <w:div w:id="1910458079">
      <w:bodyDiv w:val="1"/>
      <w:marLeft w:val="0"/>
      <w:marRight w:val="0"/>
      <w:marTop w:val="0"/>
      <w:marBottom w:val="0"/>
      <w:divBdr>
        <w:top w:val="none" w:sz="0" w:space="0" w:color="auto"/>
        <w:left w:val="none" w:sz="0" w:space="0" w:color="auto"/>
        <w:bottom w:val="none" w:sz="0" w:space="0" w:color="auto"/>
        <w:right w:val="none" w:sz="0" w:space="0" w:color="auto"/>
      </w:divBdr>
    </w:div>
    <w:div w:id="1912890690">
      <w:bodyDiv w:val="1"/>
      <w:marLeft w:val="0"/>
      <w:marRight w:val="0"/>
      <w:marTop w:val="0"/>
      <w:marBottom w:val="0"/>
      <w:divBdr>
        <w:top w:val="none" w:sz="0" w:space="0" w:color="auto"/>
        <w:left w:val="none" w:sz="0" w:space="0" w:color="auto"/>
        <w:bottom w:val="none" w:sz="0" w:space="0" w:color="auto"/>
        <w:right w:val="none" w:sz="0" w:space="0" w:color="auto"/>
      </w:divBdr>
    </w:div>
    <w:div w:id="1927037149">
      <w:bodyDiv w:val="1"/>
      <w:marLeft w:val="0"/>
      <w:marRight w:val="0"/>
      <w:marTop w:val="0"/>
      <w:marBottom w:val="0"/>
      <w:divBdr>
        <w:top w:val="none" w:sz="0" w:space="0" w:color="auto"/>
        <w:left w:val="none" w:sz="0" w:space="0" w:color="auto"/>
        <w:bottom w:val="none" w:sz="0" w:space="0" w:color="auto"/>
        <w:right w:val="none" w:sz="0" w:space="0" w:color="auto"/>
      </w:divBdr>
      <w:divsChild>
        <w:div w:id="327171940">
          <w:marLeft w:val="0"/>
          <w:marRight w:val="0"/>
          <w:marTop w:val="0"/>
          <w:marBottom w:val="0"/>
          <w:divBdr>
            <w:top w:val="none" w:sz="0" w:space="0" w:color="auto"/>
            <w:left w:val="none" w:sz="0" w:space="0" w:color="auto"/>
            <w:bottom w:val="none" w:sz="0" w:space="0" w:color="auto"/>
            <w:right w:val="none" w:sz="0" w:space="0" w:color="auto"/>
          </w:divBdr>
        </w:div>
      </w:divsChild>
    </w:div>
    <w:div w:id="1933541243">
      <w:bodyDiv w:val="1"/>
      <w:marLeft w:val="0"/>
      <w:marRight w:val="0"/>
      <w:marTop w:val="0"/>
      <w:marBottom w:val="0"/>
      <w:divBdr>
        <w:top w:val="none" w:sz="0" w:space="0" w:color="auto"/>
        <w:left w:val="none" w:sz="0" w:space="0" w:color="auto"/>
        <w:bottom w:val="none" w:sz="0" w:space="0" w:color="auto"/>
        <w:right w:val="none" w:sz="0" w:space="0" w:color="auto"/>
      </w:divBdr>
      <w:divsChild>
        <w:div w:id="1293288333">
          <w:marLeft w:val="0"/>
          <w:marRight w:val="0"/>
          <w:marTop w:val="0"/>
          <w:marBottom w:val="0"/>
          <w:divBdr>
            <w:top w:val="none" w:sz="0" w:space="0" w:color="auto"/>
            <w:left w:val="none" w:sz="0" w:space="0" w:color="auto"/>
            <w:bottom w:val="none" w:sz="0" w:space="0" w:color="auto"/>
            <w:right w:val="none" w:sz="0" w:space="0" w:color="auto"/>
          </w:divBdr>
        </w:div>
        <w:div w:id="1558972913">
          <w:marLeft w:val="0"/>
          <w:marRight w:val="0"/>
          <w:marTop w:val="0"/>
          <w:marBottom w:val="0"/>
          <w:divBdr>
            <w:top w:val="none" w:sz="0" w:space="0" w:color="auto"/>
            <w:left w:val="none" w:sz="0" w:space="0" w:color="auto"/>
            <w:bottom w:val="none" w:sz="0" w:space="0" w:color="auto"/>
            <w:right w:val="none" w:sz="0" w:space="0" w:color="auto"/>
          </w:divBdr>
          <w:divsChild>
            <w:div w:id="345180637">
              <w:marLeft w:val="0"/>
              <w:marRight w:val="0"/>
              <w:marTop w:val="0"/>
              <w:marBottom w:val="0"/>
              <w:divBdr>
                <w:top w:val="none" w:sz="0" w:space="0" w:color="auto"/>
                <w:left w:val="none" w:sz="0" w:space="0" w:color="auto"/>
                <w:bottom w:val="none" w:sz="0" w:space="0" w:color="auto"/>
                <w:right w:val="none" w:sz="0" w:space="0" w:color="auto"/>
              </w:divBdr>
              <w:divsChild>
                <w:div w:id="1519737022">
                  <w:marLeft w:val="0"/>
                  <w:marRight w:val="0"/>
                  <w:marTop w:val="0"/>
                  <w:marBottom w:val="0"/>
                  <w:divBdr>
                    <w:top w:val="none" w:sz="0" w:space="0" w:color="auto"/>
                    <w:left w:val="none" w:sz="0" w:space="0" w:color="auto"/>
                    <w:bottom w:val="none" w:sz="0" w:space="0" w:color="auto"/>
                    <w:right w:val="none" w:sz="0" w:space="0" w:color="auto"/>
                  </w:divBdr>
                  <w:divsChild>
                    <w:div w:id="83861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299252">
      <w:bodyDiv w:val="1"/>
      <w:marLeft w:val="0"/>
      <w:marRight w:val="0"/>
      <w:marTop w:val="0"/>
      <w:marBottom w:val="0"/>
      <w:divBdr>
        <w:top w:val="none" w:sz="0" w:space="0" w:color="auto"/>
        <w:left w:val="none" w:sz="0" w:space="0" w:color="auto"/>
        <w:bottom w:val="none" w:sz="0" w:space="0" w:color="auto"/>
        <w:right w:val="none" w:sz="0" w:space="0" w:color="auto"/>
      </w:divBdr>
    </w:div>
    <w:div w:id="1942495290">
      <w:bodyDiv w:val="1"/>
      <w:marLeft w:val="0"/>
      <w:marRight w:val="0"/>
      <w:marTop w:val="0"/>
      <w:marBottom w:val="0"/>
      <w:divBdr>
        <w:top w:val="none" w:sz="0" w:space="0" w:color="auto"/>
        <w:left w:val="none" w:sz="0" w:space="0" w:color="auto"/>
        <w:bottom w:val="none" w:sz="0" w:space="0" w:color="auto"/>
        <w:right w:val="none" w:sz="0" w:space="0" w:color="auto"/>
      </w:divBdr>
    </w:div>
    <w:div w:id="1947616567">
      <w:bodyDiv w:val="1"/>
      <w:marLeft w:val="0"/>
      <w:marRight w:val="0"/>
      <w:marTop w:val="0"/>
      <w:marBottom w:val="0"/>
      <w:divBdr>
        <w:top w:val="none" w:sz="0" w:space="0" w:color="auto"/>
        <w:left w:val="none" w:sz="0" w:space="0" w:color="auto"/>
        <w:bottom w:val="none" w:sz="0" w:space="0" w:color="auto"/>
        <w:right w:val="none" w:sz="0" w:space="0" w:color="auto"/>
      </w:divBdr>
      <w:divsChild>
        <w:div w:id="147015242">
          <w:marLeft w:val="0"/>
          <w:marRight w:val="0"/>
          <w:marTop w:val="0"/>
          <w:marBottom w:val="0"/>
          <w:divBdr>
            <w:top w:val="none" w:sz="0" w:space="0" w:color="auto"/>
            <w:left w:val="none" w:sz="0" w:space="0" w:color="auto"/>
            <w:bottom w:val="none" w:sz="0" w:space="0" w:color="auto"/>
            <w:right w:val="none" w:sz="0" w:space="0" w:color="auto"/>
          </w:divBdr>
        </w:div>
        <w:div w:id="618881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024318">
      <w:bodyDiv w:val="1"/>
      <w:marLeft w:val="0"/>
      <w:marRight w:val="0"/>
      <w:marTop w:val="0"/>
      <w:marBottom w:val="0"/>
      <w:divBdr>
        <w:top w:val="none" w:sz="0" w:space="0" w:color="auto"/>
        <w:left w:val="none" w:sz="0" w:space="0" w:color="auto"/>
        <w:bottom w:val="none" w:sz="0" w:space="0" w:color="auto"/>
        <w:right w:val="none" w:sz="0" w:space="0" w:color="auto"/>
      </w:divBdr>
    </w:div>
    <w:div w:id="1958174456">
      <w:bodyDiv w:val="1"/>
      <w:marLeft w:val="0"/>
      <w:marRight w:val="0"/>
      <w:marTop w:val="0"/>
      <w:marBottom w:val="0"/>
      <w:divBdr>
        <w:top w:val="none" w:sz="0" w:space="0" w:color="auto"/>
        <w:left w:val="none" w:sz="0" w:space="0" w:color="auto"/>
        <w:bottom w:val="none" w:sz="0" w:space="0" w:color="auto"/>
        <w:right w:val="none" w:sz="0" w:space="0" w:color="auto"/>
      </w:divBdr>
    </w:div>
    <w:div w:id="1958291280">
      <w:bodyDiv w:val="1"/>
      <w:marLeft w:val="0"/>
      <w:marRight w:val="0"/>
      <w:marTop w:val="0"/>
      <w:marBottom w:val="0"/>
      <w:divBdr>
        <w:top w:val="none" w:sz="0" w:space="0" w:color="auto"/>
        <w:left w:val="none" w:sz="0" w:space="0" w:color="auto"/>
        <w:bottom w:val="none" w:sz="0" w:space="0" w:color="auto"/>
        <w:right w:val="none" w:sz="0" w:space="0" w:color="auto"/>
      </w:divBdr>
    </w:div>
    <w:div w:id="1960181992">
      <w:bodyDiv w:val="1"/>
      <w:marLeft w:val="0"/>
      <w:marRight w:val="0"/>
      <w:marTop w:val="0"/>
      <w:marBottom w:val="0"/>
      <w:divBdr>
        <w:top w:val="none" w:sz="0" w:space="0" w:color="auto"/>
        <w:left w:val="none" w:sz="0" w:space="0" w:color="auto"/>
        <w:bottom w:val="none" w:sz="0" w:space="0" w:color="auto"/>
        <w:right w:val="none" w:sz="0" w:space="0" w:color="auto"/>
      </w:divBdr>
    </w:div>
    <w:div w:id="1963415370">
      <w:bodyDiv w:val="1"/>
      <w:marLeft w:val="0"/>
      <w:marRight w:val="0"/>
      <w:marTop w:val="0"/>
      <w:marBottom w:val="0"/>
      <w:divBdr>
        <w:top w:val="none" w:sz="0" w:space="0" w:color="auto"/>
        <w:left w:val="none" w:sz="0" w:space="0" w:color="auto"/>
        <w:bottom w:val="none" w:sz="0" w:space="0" w:color="auto"/>
        <w:right w:val="none" w:sz="0" w:space="0" w:color="auto"/>
      </w:divBdr>
    </w:div>
    <w:div w:id="1964067873">
      <w:bodyDiv w:val="1"/>
      <w:marLeft w:val="0"/>
      <w:marRight w:val="0"/>
      <w:marTop w:val="0"/>
      <w:marBottom w:val="0"/>
      <w:divBdr>
        <w:top w:val="none" w:sz="0" w:space="0" w:color="auto"/>
        <w:left w:val="none" w:sz="0" w:space="0" w:color="auto"/>
        <w:bottom w:val="none" w:sz="0" w:space="0" w:color="auto"/>
        <w:right w:val="none" w:sz="0" w:space="0" w:color="auto"/>
      </w:divBdr>
      <w:divsChild>
        <w:div w:id="643899142">
          <w:marLeft w:val="0"/>
          <w:marRight w:val="0"/>
          <w:marTop w:val="0"/>
          <w:marBottom w:val="0"/>
          <w:divBdr>
            <w:top w:val="none" w:sz="0" w:space="0" w:color="auto"/>
            <w:left w:val="none" w:sz="0" w:space="0" w:color="auto"/>
            <w:bottom w:val="none" w:sz="0" w:space="0" w:color="auto"/>
            <w:right w:val="none" w:sz="0" w:space="0" w:color="auto"/>
          </w:divBdr>
        </w:div>
        <w:div w:id="746343435">
          <w:marLeft w:val="0"/>
          <w:marRight w:val="0"/>
          <w:marTop w:val="0"/>
          <w:marBottom w:val="0"/>
          <w:divBdr>
            <w:top w:val="none" w:sz="0" w:space="0" w:color="auto"/>
            <w:left w:val="none" w:sz="0" w:space="0" w:color="auto"/>
            <w:bottom w:val="none" w:sz="0" w:space="0" w:color="auto"/>
            <w:right w:val="none" w:sz="0" w:space="0" w:color="auto"/>
          </w:divBdr>
        </w:div>
        <w:div w:id="1803041204">
          <w:marLeft w:val="0"/>
          <w:marRight w:val="0"/>
          <w:marTop w:val="0"/>
          <w:marBottom w:val="0"/>
          <w:divBdr>
            <w:top w:val="none" w:sz="0" w:space="0" w:color="auto"/>
            <w:left w:val="none" w:sz="0" w:space="0" w:color="auto"/>
            <w:bottom w:val="none" w:sz="0" w:space="0" w:color="auto"/>
            <w:right w:val="none" w:sz="0" w:space="0" w:color="auto"/>
          </w:divBdr>
        </w:div>
        <w:div w:id="1104182804">
          <w:marLeft w:val="0"/>
          <w:marRight w:val="0"/>
          <w:marTop w:val="0"/>
          <w:marBottom w:val="0"/>
          <w:divBdr>
            <w:top w:val="none" w:sz="0" w:space="0" w:color="auto"/>
            <w:left w:val="none" w:sz="0" w:space="0" w:color="auto"/>
            <w:bottom w:val="none" w:sz="0" w:space="0" w:color="auto"/>
            <w:right w:val="none" w:sz="0" w:space="0" w:color="auto"/>
          </w:divBdr>
        </w:div>
      </w:divsChild>
    </w:div>
    <w:div w:id="1969968123">
      <w:bodyDiv w:val="1"/>
      <w:marLeft w:val="0"/>
      <w:marRight w:val="0"/>
      <w:marTop w:val="0"/>
      <w:marBottom w:val="0"/>
      <w:divBdr>
        <w:top w:val="none" w:sz="0" w:space="0" w:color="auto"/>
        <w:left w:val="none" w:sz="0" w:space="0" w:color="auto"/>
        <w:bottom w:val="none" w:sz="0" w:space="0" w:color="auto"/>
        <w:right w:val="none" w:sz="0" w:space="0" w:color="auto"/>
      </w:divBdr>
    </w:div>
    <w:div w:id="1971086536">
      <w:bodyDiv w:val="1"/>
      <w:marLeft w:val="0"/>
      <w:marRight w:val="0"/>
      <w:marTop w:val="0"/>
      <w:marBottom w:val="0"/>
      <w:divBdr>
        <w:top w:val="none" w:sz="0" w:space="0" w:color="auto"/>
        <w:left w:val="none" w:sz="0" w:space="0" w:color="auto"/>
        <w:bottom w:val="none" w:sz="0" w:space="0" w:color="auto"/>
        <w:right w:val="none" w:sz="0" w:space="0" w:color="auto"/>
      </w:divBdr>
    </w:div>
    <w:div w:id="1980723792">
      <w:bodyDiv w:val="1"/>
      <w:marLeft w:val="0"/>
      <w:marRight w:val="0"/>
      <w:marTop w:val="0"/>
      <w:marBottom w:val="0"/>
      <w:divBdr>
        <w:top w:val="none" w:sz="0" w:space="0" w:color="auto"/>
        <w:left w:val="none" w:sz="0" w:space="0" w:color="auto"/>
        <w:bottom w:val="none" w:sz="0" w:space="0" w:color="auto"/>
        <w:right w:val="none" w:sz="0" w:space="0" w:color="auto"/>
      </w:divBdr>
      <w:divsChild>
        <w:div w:id="254901924">
          <w:marLeft w:val="0"/>
          <w:marRight w:val="0"/>
          <w:marTop w:val="0"/>
          <w:marBottom w:val="0"/>
          <w:divBdr>
            <w:top w:val="none" w:sz="0" w:space="0" w:color="auto"/>
            <w:left w:val="none" w:sz="0" w:space="0" w:color="auto"/>
            <w:bottom w:val="none" w:sz="0" w:space="0" w:color="auto"/>
            <w:right w:val="none" w:sz="0" w:space="0" w:color="auto"/>
          </w:divBdr>
          <w:divsChild>
            <w:div w:id="10506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89210">
      <w:bodyDiv w:val="1"/>
      <w:marLeft w:val="0"/>
      <w:marRight w:val="0"/>
      <w:marTop w:val="0"/>
      <w:marBottom w:val="0"/>
      <w:divBdr>
        <w:top w:val="none" w:sz="0" w:space="0" w:color="auto"/>
        <w:left w:val="none" w:sz="0" w:space="0" w:color="auto"/>
        <w:bottom w:val="none" w:sz="0" w:space="0" w:color="auto"/>
        <w:right w:val="none" w:sz="0" w:space="0" w:color="auto"/>
      </w:divBdr>
      <w:divsChild>
        <w:div w:id="1263873961">
          <w:marLeft w:val="0"/>
          <w:marRight w:val="0"/>
          <w:marTop w:val="0"/>
          <w:marBottom w:val="0"/>
          <w:divBdr>
            <w:top w:val="none" w:sz="0" w:space="0" w:color="auto"/>
            <w:left w:val="none" w:sz="0" w:space="0" w:color="auto"/>
            <w:bottom w:val="none" w:sz="0" w:space="0" w:color="auto"/>
            <w:right w:val="none" w:sz="0" w:space="0" w:color="auto"/>
          </w:divBdr>
        </w:div>
      </w:divsChild>
    </w:div>
    <w:div w:id="1987733954">
      <w:bodyDiv w:val="1"/>
      <w:marLeft w:val="0"/>
      <w:marRight w:val="0"/>
      <w:marTop w:val="0"/>
      <w:marBottom w:val="0"/>
      <w:divBdr>
        <w:top w:val="none" w:sz="0" w:space="0" w:color="auto"/>
        <w:left w:val="none" w:sz="0" w:space="0" w:color="auto"/>
        <w:bottom w:val="none" w:sz="0" w:space="0" w:color="auto"/>
        <w:right w:val="none" w:sz="0" w:space="0" w:color="auto"/>
      </w:divBdr>
    </w:div>
    <w:div w:id="1993558380">
      <w:bodyDiv w:val="1"/>
      <w:marLeft w:val="0"/>
      <w:marRight w:val="0"/>
      <w:marTop w:val="0"/>
      <w:marBottom w:val="0"/>
      <w:divBdr>
        <w:top w:val="none" w:sz="0" w:space="0" w:color="auto"/>
        <w:left w:val="none" w:sz="0" w:space="0" w:color="auto"/>
        <w:bottom w:val="none" w:sz="0" w:space="0" w:color="auto"/>
        <w:right w:val="none" w:sz="0" w:space="0" w:color="auto"/>
      </w:divBdr>
    </w:div>
    <w:div w:id="1999459139">
      <w:bodyDiv w:val="1"/>
      <w:marLeft w:val="0"/>
      <w:marRight w:val="0"/>
      <w:marTop w:val="0"/>
      <w:marBottom w:val="0"/>
      <w:divBdr>
        <w:top w:val="none" w:sz="0" w:space="0" w:color="auto"/>
        <w:left w:val="none" w:sz="0" w:space="0" w:color="auto"/>
        <w:bottom w:val="none" w:sz="0" w:space="0" w:color="auto"/>
        <w:right w:val="none" w:sz="0" w:space="0" w:color="auto"/>
      </w:divBdr>
    </w:div>
    <w:div w:id="2009940770">
      <w:bodyDiv w:val="1"/>
      <w:marLeft w:val="0"/>
      <w:marRight w:val="0"/>
      <w:marTop w:val="0"/>
      <w:marBottom w:val="0"/>
      <w:divBdr>
        <w:top w:val="none" w:sz="0" w:space="0" w:color="auto"/>
        <w:left w:val="none" w:sz="0" w:space="0" w:color="auto"/>
        <w:bottom w:val="none" w:sz="0" w:space="0" w:color="auto"/>
        <w:right w:val="none" w:sz="0" w:space="0" w:color="auto"/>
      </w:divBdr>
    </w:div>
    <w:div w:id="2013295753">
      <w:bodyDiv w:val="1"/>
      <w:marLeft w:val="0"/>
      <w:marRight w:val="0"/>
      <w:marTop w:val="0"/>
      <w:marBottom w:val="0"/>
      <w:divBdr>
        <w:top w:val="none" w:sz="0" w:space="0" w:color="auto"/>
        <w:left w:val="none" w:sz="0" w:space="0" w:color="auto"/>
        <w:bottom w:val="none" w:sz="0" w:space="0" w:color="auto"/>
        <w:right w:val="none" w:sz="0" w:space="0" w:color="auto"/>
      </w:divBdr>
      <w:divsChild>
        <w:div w:id="788164522">
          <w:marLeft w:val="0"/>
          <w:marRight w:val="0"/>
          <w:marTop w:val="0"/>
          <w:marBottom w:val="0"/>
          <w:divBdr>
            <w:top w:val="none" w:sz="0" w:space="0" w:color="auto"/>
            <w:left w:val="none" w:sz="0" w:space="0" w:color="auto"/>
            <w:bottom w:val="none" w:sz="0" w:space="0" w:color="auto"/>
            <w:right w:val="none" w:sz="0" w:space="0" w:color="auto"/>
          </w:divBdr>
        </w:div>
        <w:div w:id="741676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86831">
              <w:marLeft w:val="0"/>
              <w:marRight w:val="0"/>
              <w:marTop w:val="0"/>
              <w:marBottom w:val="0"/>
              <w:divBdr>
                <w:top w:val="none" w:sz="0" w:space="0" w:color="auto"/>
                <w:left w:val="none" w:sz="0" w:space="0" w:color="auto"/>
                <w:bottom w:val="none" w:sz="0" w:space="0" w:color="auto"/>
                <w:right w:val="none" w:sz="0" w:space="0" w:color="auto"/>
              </w:divBdr>
              <w:divsChild>
                <w:div w:id="1885093928">
                  <w:marLeft w:val="0"/>
                  <w:marRight w:val="0"/>
                  <w:marTop w:val="0"/>
                  <w:marBottom w:val="0"/>
                  <w:divBdr>
                    <w:top w:val="none" w:sz="0" w:space="0" w:color="auto"/>
                    <w:left w:val="none" w:sz="0" w:space="0" w:color="auto"/>
                    <w:bottom w:val="none" w:sz="0" w:space="0" w:color="auto"/>
                    <w:right w:val="none" w:sz="0" w:space="0" w:color="auto"/>
                  </w:divBdr>
                </w:div>
                <w:div w:id="1627740660">
                  <w:marLeft w:val="0"/>
                  <w:marRight w:val="0"/>
                  <w:marTop w:val="0"/>
                  <w:marBottom w:val="0"/>
                  <w:divBdr>
                    <w:top w:val="none" w:sz="0" w:space="0" w:color="auto"/>
                    <w:left w:val="none" w:sz="0" w:space="0" w:color="auto"/>
                    <w:bottom w:val="none" w:sz="0" w:space="0" w:color="auto"/>
                    <w:right w:val="none" w:sz="0" w:space="0" w:color="auto"/>
                  </w:divBdr>
                </w:div>
                <w:div w:id="72434484">
                  <w:marLeft w:val="0"/>
                  <w:marRight w:val="0"/>
                  <w:marTop w:val="0"/>
                  <w:marBottom w:val="0"/>
                  <w:divBdr>
                    <w:top w:val="none" w:sz="0" w:space="0" w:color="auto"/>
                    <w:left w:val="none" w:sz="0" w:space="0" w:color="auto"/>
                    <w:bottom w:val="none" w:sz="0" w:space="0" w:color="auto"/>
                    <w:right w:val="none" w:sz="0" w:space="0" w:color="auto"/>
                  </w:divBdr>
                </w:div>
                <w:div w:id="788622710">
                  <w:marLeft w:val="0"/>
                  <w:marRight w:val="0"/>
                  <w:marTop w:val="0"/>
                  <w:marBottom w:val="0"/>
                  <w:divBdr>
                    <w:top w:val="none" w:sz="0" w:space="0" w:color="auto"/>
                    <w:left w:val="none" w:sz="0" w:space="0" w:color="auto"/>
                    <w:bottom w:val="none" w:sz="0" w:space="0" w:color="auto"/>
                    <w:right w:val="none" w:sz="0" w:space="0" w:color="auto"/>
                  </w:divBdr>
                </w:div>
                <w:div w:id="17156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22986">
      <w:bodyDiv w:val="1"/>
      <w:marLeft w:val="0"/>
      <w:marRight w:val="0"/>
      <w:marTop w:val="0"/>
      <w:marBottom w:val="0"/>
      <w:divBdr>
        <w:top w:val="none" w:sz="0" w:space="0" w:color="auto"/>
        <w:left w:val="none" w:sz="0" w:space="0" w:color="auto"/>
        <w:bottom w:val="none" w:sz="0" w:space="0" w:color="auto"/>
        <w:right w:val="none" w:sz="0" w:space="0" w:color="auto"/>
      </w:divBdr>
    </w:div>
    <w:div w:id="2021815455">
      <w:bodyDiv w:val="1"/>
      <w:marLeft w:val="0"/>
      <w:marRight w:val="0"/>
      <w:marTop w:val="0"/>
      <w:marBottom w:val="0"/>
      <w:divBdr>
        <w:top w:val="none" w:sz="0" w:space="0" w:color="auto"/>
        <w:left w:val="none" w:sz="0" w:space="0" w:color="auto"/>
        <w:bottom w:val="none" w:sz="0" w:space="0" w:color="auto"/>
        <w:right w:val="none" w:sz="0" w:space="0" w:color="auto"/>
      </w:divBdr>
      <w:divsChild>
        <w:div w:id="1847864568">
          <w:marLeft w:val="0"/>
          <w:marRight w:val="0"/>
          <w:marTop w:val="0"/>
          <w:marBottom w:val="0"/>
          <w:divBdr>
            <w:top w:val="none" w:sz="0" w:space="0" w:color="auto"/>
            <w:left w:val="none" w:sz="0" w:space="0" w:color="auto"/>
            <w:bottom w:val="none" w:sz="0" w:space="0" w:color="auto"/>
            <w:right w:val="none" w:sz="0" w:space="0" w:color="auto"/>
          </w:divBdr>
        </w:div>
        <w:div w:id="95336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978735">
      <w:bodyDiv w:val="1"/>
      <w:marLeft w:val="0"/>
      <w:marRight w:val="0"/>
      <w:marTop w:val="0"/>
      <w:marBottom w:val="0"/>
      <w:divBdr>
        <w:top w:val="none" w:sz="0" w:space="0" w:color="auto"/>
        <w:left w:val="none" w:sz="0" w:space="0" w:color="auto"/>
        <w:bottom w:val="none" w:sz="0" w:space="0" w:color="auto"/>
        <w:right w:val="none" w:sz="0" w:space="0" w:color="auto"/>
      </w:divBdr>
    </w:div>
    <w:div w:id="2042241368">
      <w:bodyDiv w:val="1"/>
      <w:marLeft w:val="0"/>
      <w:marRight w:val="0"/>
      <w:marTop w:val="0"/>
      <w:marBottom w:val="0"/>
      <w:divBdr>
        <w:top w:val="none" w:sz="0" w:space="0" w:color="auto"/>
        <w:left w:val="none" w:sz="0" w:space="0" w:color="auto"/>
        <w:bottom w:val="none" w:sz="0" w:space="0" w:color="auto"/>
        <w:right w:val="none" w:sz="0" w:space="0" w:color="auto"/>
      </w:divBdr>
      <w:divsChild>
        <w:div w:id="578254965">
          <w:marLeft w:val="0"/>
          <w:marRight w:val="0"/>
          <w:marTop w:val="0"/>
          <w:marBottom w:val="0"/>
          <w:divBdr>
            <w:top w:val="none" w:sz="0" w:space="0" w:color="auto"/>
            <w:left w:val="none" w:sz="0" w:space="0" w:color="auto"/>
            <w:bottom w:val="none" w:sz="0" w:space="0" w:color="auto"/>
            <w:right w:val="none" w:sz="0" w:space="0" w:color="auto"/>
          </w:divBdr>
        </w:div>
        <w:div w:id="1614706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3745031">
              <w:marLeft w:val="0"/>
              <w:marRight w:val="0"/>
              <w:marTop w:val="0"/>
              <w:marBottom w:val="0"/>
              <w:divBdr>
                <w:top w:val="none" w:sz="0" w:space="0" w:color="auto"/>
                <w:left w:val="none" w:sz="0" w:space="0" w:color="auto"/>
                <w:bottom w:val="none" w:sz="0" w:space="0" w:color="auto"/>
                <w:right w:val="none" w:sz="0" w:space="0" w:color="auto"/>
              </w:divBdr>
              <w:divsChild>
                <w:div w:id="1236696468">
                  <w:marLeft w:val="0"/>
                  <w:marRight w:val="0"/>
                  <w:marTop w:val="0"/>
                  <w:marBottom w:val="0"/>
                  <w:divBdr>
                    <w:top w:val="none" w:sz="0" w:space="0" w:color="auto"/>
                    <w:left w:val="none" w:sz="0" w:space="0" w:color="auto"/>
                    <w:bottom w:val="none" w:sz="0" w:space="0" w:color="auto"/>
                    <w:right w:val="none" w:sz="0" w:space="0" w:color="auto"/>
                  </w:divBdr>
                </w:div>
                <w:div w:id="1030649765">
                  <w:marLeft w:val="0"/>
                  <w:marRight w:val="0"/>
                  <w:marTop w:val="0"/>
                  <w:marBottom w:val="0"/>
                  <w:divBdr>
                    <w:top w:val="none" w:sz="0" w:space="0" w:color="auto"/>
                    <w:left w:val="none" w:sz="0" w:space="0" w:color="auto"/>
                    <w:bottom w:val="none" w:sz="0" w:space="0" w:color="auto"/>
                    <w:right w:val="none" w:sz="0" w:space="0" w:color="auto"/>
                  </w:divBdr>
                </w:div>
                <w:div w:id="654918603">
                  <w:marLeft w:val="0"/>
                  <w:marRight w:val="0"/>
                  <w:marTop w:val="0"/>
                  <w:marBottom w:val="0"/>
                  <w:divBdr>
                    <w:top w:val="none" w:sz="0" w:space="0" w:color="auto"/>
                    <w:left w:val="none" w:sz="0" w:space="0" w:color="auto"/>
                    <w:bottom w:val="none" w:sz="0" w:space="0" w:color="auto"/>
                    <w:right w:val="none" w:sz="0" w:space="0" w:color="auto"/>
                  </w:divBdr>
                </w:div>
                <w:div w:id="1542135294">
                  <w:marLeft w:val="0"/>
                  <w:marRight w:val="0"/>
                  <w:marTop w:val="0"/>
                  <w:marBottom w:val="0"/>
                  <w:divBdr>
                    <w:top w:val="none" w:sz="0" w:space="0" w:color="auto"/>
                    <w:left w:val="none" w:sz="0" w:space="0" w:color="auto"/>
                    <w:bottom w:val="none" w:sz="0" w:space="0" w:color="auto"/>
                    <w:right w:val="none" w:sz="0" w:space="0" w:color="auto"/>
                  </w:divBdr>
                </w:div>
                <w:div w:id="1017122672">
                  <w:marLeft w:val="0"/>
                  <w:marRight w:val="0"/>
                  <w:marTop w:val="0"/>
                  <w:marBottom w:val="0"/>
                  <w:divBdr>
                    <w:top w:val="none" w:sz="0" w:space="0" w:color="auto"/>
                    <w:left w:val="none" w:sz="0" w:space="0" w:color="auto"/>
                    <w:bottom w:val="none" w:sz="0" w:space="0" w:color="auto"/>
                    <w:right w:val="none" w:sz="0" w:space="0" w:color="auto"/>
                  </w:divBdr>
                </w:div>
                <w:div w:id="1240558753">
                  <w:marLeft w:val="0"/>
                  <w:marRight w:val="0"/>
                  <w:marTop w:val="0"/>
                  <w:marBottom w:val="0"/>
                  <w:divBdr>
                    <w:top w:val="none" w:sz="0" w:space="0" w:color="auto"/>
                    <w:left w:val="none" w:sz="0" w:space="0" w:color="auto"/>
                    <w:bottom w:val="none" w:sz="0" w:space="0" w:color="auto"/>
                    <w:right w:val="none" w:sz="0" w:space="0" w:color="auto"/>
                  </w:divBdr>
                </w:div>
                <w:div w:id="578368320">
                  <w:marLeft w:val="0"/>
                  <w:marRight w:val="0"/>
                  <w:marTop w:val="0"/>
                  <w:marBottom w:val="0"/>
                  <w:divBdr>
                    <w:top w:val="none" w:sz="0" w:space="0" w:color="auto"/>
                    <w:left w:val="none" w:sz="0" w:space="0" w:color="auto"/>
                    <w:bottom w:val="none" w:sz="0" w:space="0" w:color="auto"/>
                    <w:right w:val="none" w:sz="0" w:space="0" w:color="auto"/>
                  </w:divBdr>
                  <w:divsChild>
                    <w:div w:id="1490244271">
                      <w:marLeft w:val="0"/>
                      <w:marRight w:val="0"/>
                      <w:marTop w:val="0"/>
                      <w:marBottom w:val="0"/>
                      <w:divBdr>
                        <w:top w:val="none" w:sz="0" w:space="0" w:color="auto"/>
                        <w:left w:val="none" w:sz="0" w:space="0" w:color="auto"/>
                        <w:bottom w:val="none" w:sz="0" w:space="0" w:color="auto"/>
                        <w:right w:val="none" w:sz="0" w:space="0" w:color="auto"/>
                      </w:divBdr>
                      <w:divsChild>
                        <w:div w:id="1864316884">
                          <w:marLeft w:val="0"/>
                          <w:marRight w:val="0"/>
                          <w:marTop w:val="0"/>
                          <w:marBottom w:val="0"/>
                          <w:divBdr>
                            <w:top w:val="none" w:sz="0" w:space="0" w:color="auto"/>
                            <w:left w:val="none" w:sz="0" w:space="0" w:color="auto"/>
                            <w:bottom w:val="none" w:sz="0" w:space="0" w:color="auto"/>
                            <w:right w:val="none" w:sz="0" w:space="0" w:color="auto"/>
                          </w:divBdr>
                          <w:divsChild>
                            <w:div w:id="586353394">
                              <w:marLeft w:val="0"/>
                              <w:marRight w:val="0"/>
                              <w:marTop w:val="0"/>
                              <w:marBottom w:val="0"/>
                              <w:divBdr>
                                <w:top w:val="none" w:sz="0" w:space="0" w:color="auto"/>
                                <w:left w:val="none" w:sz="0" w:space="0" w:color="auto"/>
                                <w:bottom w:val="none" w:sz="0" w:space="0" w:color="auto"/>
                                <w:right w:val="none" w:sz="0" w:space="0" w:color="auto"/>
                              </w:divBdr>
                              <w:divsChild>
                                <w:div w:id="1122726314">
                                  <w:marLeft w:val="0"/>
                                  <w:marRight w:val="0"/>
                                  <w:marTop w:val="0"/>
                                  <w:marBottom w:val="0"/>
                                  <w:divBdr>
                                    <w:top w:val="none" w:sz="0" w:space="0" w:color="auto"/>
                                    <w:left w:val="none" w:sz="0" w:space="0" w:color="auto"/>
                                    <w:bottom w:val="none" w:sz="0" w:space="0" w:color="auto"/>
                                    <w:right w:val="none" w:sz="0" w:space="0" w:color="auto"/>
                                  </w:divBdr>
                                  <w:divsChild>
                                    <w:div w:id="653919014">
                                      <w:marLeft w:val="0"/>
                                      <w:marRight w:val="0"/>
                                      <w:marTop w:val="0"/>
                                      <w:marBottom w:val="0"/>
                                      <w:divBdr>
                                        <w:top w:val="none" w:sz="0" w:space="0" w:color="auto"/>
                                        <w:left w:val="none" w:sz="0" w:space="0" w:color="auto"/>
                                        <w:bottom w:val="none" w:sz="0" w:space="0" w:color="auto"/>
                                        <w:right w:val="none" w:sz="0" w:space="0" w:color="auto"/>
                                      </w:divBdr>
                                      <w:divsChild>
                                        <w:div w:id="739180992">
                                          <w:marLeft w:val="0"/>
                                          <w:marRight w:val="0"/>
                                          <w:marTop w:val="0"/>
                                          <w:marBottom w:val="0"/>
                                          <w:divBdr>
                                            <w:top w:val="none" w:sz="0" w:space="0" w:color="auto"/>
                                            <w:left w:val="none" w:sz="0" w:space="0" w:color="auto"/>
                                            <w:bottom w:val="none" w:sz="0" w:space="0" w:color="auto"/>
                                            <w:right w:val="none" w:sz="0" w:space="0" w:color="auto"/>
                                          </w:divBdr>
                                          <w:divsChild>
                                            <w:div w:id="603273278">
                                              <w:marLeft w:val="0"/>
                                              <w:marRight w:val="0"/>
                                              <w:marTop w:val="0"/>
                                              <w:marBottom w:val="0"/>
                                              <w:divBdr>
                                                <w:top w:val="none" w:sz="0" w:space="0" w:color="auto"/>
                                                <w:left w:val="none" w:sz="0" w:space="0" w:color="auto"/>
                                                <w:bottom w:val="none" w:sz="0" w:space="0" w:color="auto"/>
                                                <w:right w:val="none" w:sz="0" w:space="0" w:color="auto"/>
                                              </w:divBdr>
                                              <w:divsChild>
                                                <w:div w:id="586037596">
                                                  <w:marLeft w:val="0"/>
                                                  <w:marRight w:val="0"/>
                                                  <w:marTop w:val="0"/>
                                                  <w:marBottom w:val="0"/>
                                                  <w:divBdr>
                                                    <w:top w:val="none" w:sz="0" w:space="0" w:color="auto"/>
                                                    <w:left w:val="none" w:sz="0" w:space="0" w:color="auto"/>
                                                    <w:bottom w:val="none" w:sz="0" w:space="0" w:color="auto"/>
                                                    <w:right w:val="none" w:sz="0" w:space="0" w:color="auto"/>
                                                  </w:divBdr>
                                                  <w:divsChild>
                                                    <w:div w:id="85425382">
                                                      <w:marLeft w:val="0"/>
                                                      <w:marRight w:val="0"/>
                                                      <w:marTop w:val="0"/>
                                                      <w:marBottom w:val="0"/>
                                                      <w:divBdr>
                                                        <w:top w:val="none" w:sz="0" w:space="0" w:color="auto"/>
                                                        <w:left w:val="none" w:sz="0" w:space="0" w:color="auto"/>
                                                        <w:bottom w:val="none" w:sz="0" w:space="0" w:color="auto"/>
                                                        <w:right w:val="none" w:sz="0" w:space="0" w:color="auto"/>
                                                      </w:divBdr>
                                                      <w:divsChild>
                                                        <w:div w:id="1965890245">
                                                          <w:marLeft w:val="0"/>
                                                          <w:marRight w:val="0"/>
                                                          <w:marTop w:val="0"/>
                                                          <w:marBottom w:val="0"/>
                                                          <w:divBdr>
                                                            <w:top w:val="none" w:sz="0" w:space="0" w:color="auto"/>
                                                            <w:left w:val="none" w:sz="0" w:space="0" w:color="auto"/>
                                                            <w:bottom w:val="none" w:sz="0" w:space="0" w:color="auto"/>
                                                            <w:right w:val="none" w:sz="0" w:space="0" w:color="auto"/>
                                                          </w:divBdr>
                                                          <w:divsChild>
                                                            <w:div w:id="406659254">
                                                              <w:marLeft w:val="0"/>
                                                              <w:marRight w:val="0"/>
                                                              <w:marTop w:val="0"/>
                                                              <w:marBottom w:val="0"/>
                                                              <w:divBdr>
                                                                <w:top w:val="none" w:sz="0" w:space="0" w:color="auto"/>
                                                                <w:left w:val="none" w:sz="0" w:space="0" w:color="auto"/>
                                                                <w:bottom w:val="none" w:sz="0" w:space="0" w:color="auto"/>
                                                                <w:right w:val="none" w:sz="0" w:space="0" w:color="auto"/>
                                                              </w:divBdr>
                                                              <w:divsChild>
                                                                <w:div w:id="1191259166">
                                                                  <w:marLeft w:val="0"/>
                                                                  <w:marRight w:val="0"/>
                                                                  <w:marTop w:val="0"/>
                                                                  <w:marBottom w:val="0"/>
                                                                  <w:divBdr>
                                                                    <w:top w:val="none" w:sz="0" w:space="0" w:color="auto"/>
                                                                    <w:left w:val="none" w:sz="0" w:space="0" w:color="auto"/>
                                                                    <w:bottom w:val="none" w:sz="0" w:space="0" w:color="auto"/>
                                                                    <w:right w:val="none" w:sz="0" w:space="0" w:color="auto"/>
                                                                  </w:divBdr>
                                                                  <w:divsChild>
                                                                    <w:div w:id="258098613">
                                                                      <w:marLeft w:val="0"/>
                                                                      <w:marRight w:val="0"/>
                                                                      <w:marTop w:val="0"/>
                                                                      <w:marBottom w:val="0"/>
                                                                      <w:divBdr>
                                                                        <w:top w:val="none" w:sz="0" w:space="0" w:color="auto"/>
                                                                        <w:left w:val="none" w:sz="0" w:space="0" w:color="auto"/>
                                                                        <w:bottom w:val="none" w:sz="0" w:space="0" w:color="auto"/>
                                                                        <w:right w:val="none" w:sz="0" w:space="0" w:color="auto"/>
                                                                      </w:divBdr>
                                                                      <w:divsChild>
                                                                        <w:div w:id="328022110">
                                                                          <w:marLeft w:val="0"/>
                                                                          <w:marRight w:val="0"/>
                                                                          <w:marTop w:val="0"/>
                                                                          <w:marBottom w:val="0"/>
                                                                          <w:divBdr>
                                                                            <w:top w:val="none" w:sz="0" w:space="0" w:color="auto"/>
                                                                            <w:left w:val="none" w:sz="0" w:space="0" w:color="auto"/>
                                                                            <w:bottom w:val="none" w:sz="0" w:space="0" w:color="auto"/>
                                                                            <w:right w:val="none" w:sz="0" w:space="0" w:color="auto"/>
                                                                          </w:divBdr>
                                                                          <w:divsChild>
                                                                            <w:div w:id="1449161436">
                                                                              <w:marLeft w:val="0"/>
                                                                              <w:marRight w:val="0"/>
                                                                              <w:marTop w:val="0"/>
                                                                              <w:marBottom w:val="0"/>
                                                                              <w:divBdr>
                                                                                <w:top w:val="none" w:sz="0" w:space="0" w:color="auto"/>
                                                                                <w:left w:val="none" w:sz="0" w:space="0" w:color="auto"/>
                                                                                <w:bottom w:val="none" w:sz="0" w:space="0" w:color="auto"/>
                                                                                <w:right w:val="none" w:sz="0" w:space="0" w:color="auto"/>
                                                                              </w:divBdr>
                                                                              <w:divsChild>
                                                                                <w:div w:id="1638950408">
                                                                                  <w:marLeft w:val="0"/>
                                                                                  <w:marRight w:val="0"/>
                                                                                  <w:marTop w:val="0"/>
                                                                                  <w:marBottom w:val="0"/>
                                                                                  <w:divBdr>
                                                                                    <w:top w:val="none" w:sz="0" w:space="0" w:color="auto"/>
                                                                                    <w:left w:val="none" w:sz="0" w:space="0" w:color="auto"/>
                                                                                    <w:bottom w:val="none" w:sz="0" w:space="0" w:color="auto"/>
                                                                                    <w:right w:val="none" w:sz="0" w:space="0" w:color="auto"/>
                                                                                  </w:divBdr>
                                                                                  <w:divsChild>
                                                                                    <w:div w:id="1803116687">
                                                                                      <w:marLeft w:val="0"/>
                                                                                      <w:marRight w:val="0"/>
                                                                                      <w:marTop w:val="0"/>
                                                                                      <w:marBottom w:val="0"/>
                                                                                      <w:divBdr>
                                                                                        <w:top w:val="none" w:sz="0" w:space="0" w:color="auto"/>
                                                                                        <w:left w:val="none" w:sz="0" w:space="0" w:color="auto"/>
                                                                                        <w:bottom w:val="none" w:sz="0" w:space="0" w:color="auto"/>
                                                                                        <w:right w:val="none" w:sz="0" w:space="0" w:color="auto"/>
                                                                                      </w:divBdr>
                                                                                      <w:divsChild>
                                                                                        <w:div w:id="1416124215">
                                                                                          <w:marLeft w:val="0"/>
                                                                                          <w:marRight w:val="0"/>
                                                                                          <w:marTop w:val="0"/>
                                                                                          <w:marBottom w:val="0"/>
                                                                                          <w:divBdr>
                                                                                            <w:top w:val="none" w:sz="0" w:space="0" w:color="auto"/>
                                                                                            <w:left w:val="none" w:sz="0" w:space="0" w:color="auto"/>
                                                                                            <w:bottom w:val="none" w:sz="0" w:space="0" w:color="auto"/>
                                                                                            <w:right w:val="none" w:sz="0" w:space="0" w:color="auto"/>
                                                                                          </w:divBdr>
                                                                                          <w:divsChild>
                                                                                            <w:div w:id="1196625129">
                                                                                              <w:marLeft w:val="0"/>
                                                                                              <w:marRight w:val="0"/>
                                                                                              <w:marTop w:val="0"/>
                                                                                              <w:marBottom w:val="0"/>
                                                                                              <w:divBdr>
                                                                                                <w:top w:val="none" w:sz="0" w:space="0" w:color="auto"/>
                                                                                                <w:left w:val="none" w:sz="0" w:space="0" w:color="auto"/>
                                                                                                <w:bottom w:val="none" w:sz="0" w:space="0" w:color="auto"/>
                                                                                                <w:right w:val="none" w:sz="0" w:space="0" w:color="auto"/>
                                                                                              </w:divBdr>
                                                                                              <w:divsChild>
                                                                                                <w:div w:id="419331733">
                                                                                                  <w:marLeft w:val="0"/>
                                                                                                  <w:marRight w:val="0"/>
                                                                                                  <w:marTop w:val="0"/>
                                                                                                  <w:marBottom w:val="0"/>
                                                                                                  <w:divBdr>
                                                                                                    <w:top w:val="none" w:sz="0" w:space="0" w:color="auto"/>
                                                                                                    <w:left w:val="none" w:sz="0" w:space="0" w:color="auto"/>
                                                                                                    <w:bottom w:val="none" w:sz="0" w:space="0" w:color="auto"/>
                                                                                                    <w:right w:val="none" w:sz="0" w:space="0" w:color="auto"/>
                                                                                                  </w:divBdr>
                                                                                                  <w:divsChild>
                                                                                                    <w:div w:id="1388799000">
                                                                                                      <w:marLeft w:val="0"/>
                                                                                                      <w:marRight w:val="0"/>
                                                                                                      <w:marTop w:val="0"/>
                                                                                                      <w:marBottom w:val="0"/>
                                                                                                      <w:divBdr>
                                                                                                        <w:top w:val="none" w:sz="0" w:space="0" w:color="auto"/>
                                                                                                        <w:left w:val="none" w:sz="0" w:space="0" w:color="auto"/>
                                                                                                        <w:bottom w:val="none" w:sz="0" w:space="0" w:color="auto"/>
                                                                                                        <w:right w:val="none" w:sz="0" w:space="0" w:color="auto"/>
                                                                                                      </w:divBdr>
                                                                                                      <w:divsChild>
                                                                                                        <w:div w:id="1760634328">
                                                                                                          <w:marLeft w:val="0"/>
                                                                                                          <w:marRight w:val="0"/>
                                                                                                          <w:marTop w:val="0"/>
                                                                                                          <w:marBottom w:val="0"/>
                                                                                                          <w:divBdr>
                                                                                                            <w:top w:val="none" w:sz="0" w:space="0" w:color="auto"/>
                                                                                                            <w:left w:val="none" w:sz="0" w:space="0" w:color="auto"/>
                                                                                                            <w:bottom w:val="none" w:sz="0" w:space="0" w:color="auto"/>
                                                                                                            <w:right w:val="none" w:sz="0" w:space="0" w:color="auto"/>
                                                                                                          </w:divBdr>
                                                                                                          <w:divsChild>
                                                                                                            <w:div w:id="895168982">
                                                                                                              <w:marLeft w:val="0"/>
                                                                                                              <w:marRight w:val="0"/>
                                                                                                              <w:marTop w:val="0"/>
                                                                                                              <w:marBottom w:val="0"/>
                                                                                                              <w:divBdr>
                                                                                                                <w:top w:val="none" w:sz="0" w:space="0" w:color="auto"/>
                                                                                                                <w:left w:val="none" w:sz="0" w:space="0" w:color="auto"/>
                                                                                                                <w:bottom w:val="none" w:sz="0" w:space="0" w:color="auto"/>
                                                                                                                <w:right w:val="none" w:sz="0" w:space="0" w:color="auto"/>
                                                                                                              </w:divBdr>
                                                                                                              <w:divsChild>
                                                                                                                <w:div w:id="1889875619">
                                                                                                                  <w:marLeft w:val="0"/>
                                                                                                                  <w:marRight w:val="0"/>
                                                                                                                  <w:marTop w:val="0"/>
                                                                                                                  <w:marBottom w:val="0"/>
                                                                                                                  <w:divBdr>
                                                                                                                    <w:top w:val="none" w:sz="0" w:space="0" w:color="auto"/>
                                                                                                                    <w:left w:val="none" w:sz="0" w:space="0" w:color="auto"/>
                                                                                                                    <w:bottom w:val="none" w:sz="0" w:space="0" w:color="auto"/>
                                                                                                                    <w:right w:val="none" w:sz="0" w:space="0" w:color="auto"/>
                                                                                                                  </w:divBdr>
                                                                                                                  <w:divsChild>
                                                                                                                    <w:div w:id="456263970">
                                                                                                                      <w:marLeft w:val="0"/>
                                                                                                                      <w:marRight w:val="0"/>
                                                                                                                      <w:marTop w:val="0"/>
                                                                                                                      <w:marBottom w:val="0"/>
                                                                                                                      <w:divBdr>
                                                                                                                        <w:top w:val="none" w:sz="0" w:space="0" w:color="auto"/>
                                                                                                                        <w:left w:val="none" w:sz="0" w:space="0" w:color="auto"/>
                                                                                                                        <w:bottom w:val="none" w:sz="0" w:space="0" w:color="auto"/>
                                                                                                                        <w:right w:val="none" w:sz="0" w:space="0" w:color="auto"/>
                                                                                                                      </w:divBdr>
                                                                                                                      <w:divsChild>
                                                                                                                        <w:div w:id="555549040">
                                                                                                                          <w:marLeft w:val="0"/>
                                                                                                                          <w:marRight w:val="0"/>
                                                                                                                          <w:marTop w:val="0"/>
                                                                                                                          <w:marBottom w:val="0"/>
                                                                                                                          <w:divBdr>
                                                                                                                            <w:top w:val="none" w:sz="0" w:space="0" w:color="auto"/>
                                                                                                                            <w:left w:val="none" w:sz="0" w:space="0" w:color="auto"/>
                                                                                                                            <w:bottom w:val="none" w:sz="0" w:space="0" w:color="auto"/>
                                                                                                                            <w:right w:val="none" w:sz="0" w:space="0" w:color="auto"/>
                                                                                                                          </w:divBdr>
                                                                                                                          <w:divsChild>
                                                                                                                            <w:div w:id="677272523">
                                                                                                                              <w:marLeft w:val="0"/>
                                                                                                                              <w:marRight w:val="0"/>
                                                                                                                              <w:marTop w:val="0"/>
                                                                                                                              <w:marBottom w:val="0"/>
                                                                                                                              <w:divBdr>
                                                                                                                                <w:top w:val="none" w:sz="0" w:space="0" w:color="auto"/>
                                                                                                                                <w:left w:val="none" w:sz="0" w:space="0" w:color="auto"/>
                                                                                                                                <w:bottom w:val="none" w:sz="0" w:space="0" w:color="auto"/>
                                                                                                                                <w:right w:val="none" w:sz="0" w:space="0" w:color="auto"/>
                                                                                                                              </w:divBdr>
                                                                                                                              <w:divsChild>
                                                                                                                                <w:div w:id="557320137">
                                                                                                                                  <w:marLeft w:val="0"/>
                                                                                                                                  <w:marRight w:val="0"/>
                                                                                                                                  <w:marTop w:val="0"/>
                                                                                                                                  <w:marBottom w:val="0"/>
                                                                                                                                  <w:divBdr>
                                                                                                                                    <w:top w:val="none" w:sz="0" w:space="0" w:color="auto"/>
                                                                                                                                    <w:left w:val="none" w:sz="0" w:space="0" w:color="auto"/>
                                                                                                                                    <w:bottom w:val="none" w:sz="0" w:space="0" w:color="auto"/>
                                                                                                                                    <w:right w:val="none" w:sz="0" w:space="0" w:color="auto"/>
                                                                                                                                  </w:divBdr>
                                                                                                                                  <w:divsChild>
                                                                                                                                    <w:div w:id="506753036">
                                                                                                                                      <w:marLeft w:val="0"/>
                                                                                                                                      <w:marRight w:val="0"/>
                                                                                                                                      <w:marTop w:val="0"/>
                                                                                                                                      <w:marBottom w:val="0"/>
                                                                                                                                      <w:divBdr>
                                                                                                                                        <w:top w:val="none" w:sz="0" w:space="0" w:color="auto"/>
                                                                                                                                        <w:left w:val="none" w:sz="0" w:space="0" w:color="auto"/>
                                                                                                                                        <w:bottom w:val="none" w:sz="0" w:space="0" w:color="auto"/>
                                                                                                                                        <w:right w:val="none" w:sz="0" w:space="0" w:color="auto"/>
                                                                                                                                      </w:divBdr>
                                                                                                                                      <w:divsChild>
                                                                                                                                        <w:div w:id="1579361033">
                                                                                                                                          <w:marLeft w:val="0"/>
                                                                                                                                          <w:marRight w:val="0"/>
                                                                                                                                          <w:marTop w:val="0"/>
                                                                                                                                          <w:marBottom w:val="0"/>
                                                                                                                                          <w:divBdr>
                                                                                                                                            <w:top w:val="none" w:sz="0" w:space="0" w:color="auto"/>
                                                                                                                                            <w:left w:val="none" w:sz="0" w:space="0" w:color="auto"/>
                                                                                                                                            <w:bottom w:val="none" w:sz="0" w:space="0" w:color="auto"/>
                                                                                                                                            <w:right w:val="none" w:sz="0" w:space="0" w:color="auto"/>
                                                                                                                                          </w:divBdr>
                                                                                                                                          <w:divsChild>
                                                                                                                                            <w:div w:id="523791236">
                                                                                                                                              <w:marLeft w:val="0"/>
                                                                                                                                              <w:marRight w:val="0"/>
                                                                                                                                              <w:marTop w:val="0"/>
                                                                                                                                              <w:marBottom w:val="0"/>
                                                                                                                                              <w:divBdr>
                                                                                                                                                <w:top w:val="none" w:sz="0" w:space="0" w:color="auto"/>
                                                                                                                                                <w:left w:val="none" w:sz="0" w:space="0" w:color="auto"/>
                                                                                                                                                <w:bottom w:val="none" w:sz="0" w:space="0" w:color="auto"/>
                                                                                                                                                <w:right w:val="none" w:sz="0" w:space="0" w:color="auto"/>
                                                                                                                                              </w:divBdr>
                                                                                                                                              <w:divsChild>
                                                                                                                                                <w:div w:id="2029208561">
                                                                                                                                                  <w:marLeft w:val="0"/>
                                                                                                                                                  <w:marRight w:val="0"/>
                                                                                                                                                  <w:marTop w:val="0"/>
                                                                                                                                                  <w:marBottom w:val="0"/>
                                                                                                                                                  <w:divBdr>
                                                                                                                                                    <w:top w:val="none" w:sz="0" w:space="0" w:color="auto"/>
                                                                                                                                                    <w:left w:val="none" w:sz="0" w:space="0" w:color="auto"/>
                                                                                                                                                    <w:bottom w:val="none" w:sz="0" w:space="0" w:color="auto"/>
                                                                                                                                                    <w:right w:val="none" w:sz="0" w:space="0" w:color="auto"/>
                                                                                                                                                  </w:divBdr>
                                                                                                                                                  <w:divsChild>
                                                                                                                                                    <w:div w:id="34819371">
                                                                                                                                                      <w:marLeft w:val="0"/>
                                                                                                                                                      <w:marRight w:val="0"/>
                                                                                                                                                      <w:marTop w:val="0"/>
                                                                                                                                                      <w:marBottom w:val="0"/>
                                                                                                                                                      <w:divBdr>
                                                                                                                                                        <w:top w:val="none" w:sz="0" w:space="0" w:color="auto"/>
                                                                                                                                                        <w:left w:val="none" w:sz="0" w:space="0" w:color="auto"/>
                                                                                                                                                        <w:bottom w:val="none" w:sz="0" w:space="0" w:color="auto"/>
                                                                                                                                                        <w:right w:val="none" w:sz="0" w:space="0" w:color="auto"/>
                                                                                                                                                      </w:divBdr>
                                                                                                                                                      <w:divsChild>
                                                                                                                                                        <w:div w:id="724645908">
                                                                                                                                                          <w:marLeft w:val="0"/>
                                                                                                                                                          <w:marRight w:val="0"/>
                                                                                                                                                          <w:marTop w:val="0"/>
                                                                                                                                                          <w:marBottom w:val="0"/>
                                                                                                                                                          <w:divBdr>
                                                                                                                                                            <w:top w:val="none" w:sz="0" w:space="0" w:color="auto"/>
                                                                                                                                                            <w:left w:val="none" w:sz="0" w:space="0" w:color="auto"/>
                                                                                                                                                            <w:bottom w:val="none" w:sz="0" w:space="0" w:color="auto"/>
                                                                                                                                                            <w:right w:val="none" w:sz="0" w:space="0" w:color="auto"/>
                                                                                                                                                          </w:divBdr>
                                                                                                                                                          <w:divsChild>
                                                                                                                                                            <w:div w:id="2061203038">
                                                                                                                                                              <w:marLeft w:val="0"/>
                                                                                                                                                              <w:marRight w:val="0"/>
                                                                                                                                                              <w:marTop w:val="0"/>
                                                                                                                                                              <w:marBottom w:val="0"/>
                                                                                                                                                              <w:divBdr>
                                                                                                                                                                <w:top w:val="none" w:sz="0" w:space="0" w:color="auto"/>
                                                                                                                                                                <w:left w:val="none" w:sz="0" w:space="0" w:color="auto"/>
                                                                                                                                                                <w:bottom w:val="none" w:sz="0" w:space="0" w:color="auto"/>
                                                                                                                                                                <w:right w:val="none" w:sz="0" w:space="0" w:color="auto"/>
                                                                                                                                                              </w:divBdr>
                                                                                                                                                              <w:divsChild>
                                                                                                                                                                <w:div w:id="772867105">
                                                                                                                                                                  <w:marLeft w:val="0"/>
                                                                                                                                                                  <w:marRight w:val="0"/>
                                                                                                                                                                  <w:marTop w:val="0"/>
                                                                                                                                                                  <w:marBottom w:val="0"/>
                                                                                                                                                                  <w:divBdr>
                                                                                                                                                                    <w:top w:val="none" w:sz="0" w:space="0" w:color="auto"/>
                                                                                                                                                                    <w:left w:val="none" w:sz="0" w:space="0" w:color="auto"/>
                                                                                                                                                                    <w:bottom w:val="none" w:sz="0" w:space="0" w:color="auto"/>
                                                                                                                                                                    <w:right w:val="none" w:sz="0" w:space="0" w:color="auto"/>
                                                                                                                                                                  </w:divBdr>
                                                                                                                                                                  <w:divsChild>
                                                                                                                                                                    <w:div w:id="1222981797">
                                                                                                                                                                      <w:marLeft w:val="0"/>
                                                                                                                                                                      <w:marRight w:val="0"/>
                                                                                                                                                                      <w:marTop w:val="0"/>
                                                                                                                                                                      <w:marBottom w:val="0"/>
                                                                                                                                                                      <w:divBdr>
                                                                                                                                                                        <w:top w:val="none" w:sz="0" w:space="0" w:color="auto"/>
                                                                                                                                                                        <w:left w:val="none" w:sz="0" w:space="0" w:color="auto"/>
                                                                                                                                                                        <w:bottom w:val="none" w:sz="0" w:space="0" w:color="auto"/>
                                                                                                                                                                        <w:right w:val="none" w:sz="0" w:space="0" w:color="auto"/>
                                                                                                                                                                      </w:divBdr>
                                                                                                                                                                      <w:divsChild>
                                                                                                                                                                        <w:div w:id="35813019">
                                                                                                                                                                          <w:marLeft w:val="0"/>
                                                                                                                                                                          <w:marRight w:val="0"/>
                                                                                                                                                                          <w:marTop w:val="0"/>
                                                                                                                                                                          <w:marBottom w:val="0"/>
                                                                                                                                                                          <w:divBdr>
                                                                                                                                                                            <w:top w:val="none" w:sz="0" w:space="0" w:color="auto"/>
                                                                                                                                                                            <w:left w:val="none" w:sz="0" w:space="0" w:color="auto"/>
                                                                                                                                                                            <w:bottom w:val="none" w:sz="0" w:space="0" w:color="auto"/>
                                                                                                                                                                            <w:right w:val="none" w:sz="0" w:space="0" w:color="auto"/>
                                                                                                                                                                          </w:divBdr>
                                                                                                                                                                          <w:divsChild>
                                                                                                                                                                            <w:div w:id="330136545">
                                                                                                                                                                              <w:marLeft w:val="0"/>
                                                                                                                                                                              <w:marRight w:val="0"/>
                                                                                                                                                                              <w:marTop w:val="0"/>
                                                                                                                                                                              <w:marBottom w:val="0"/>
                                                                                                                                                                              <w:divBdr>
                                                                                                                                                                                <w:top w:val="none" w:sz="0" w:space="0" w:color="auto"/>
                                                                                                                                                                                <w:left w:val="none" w:sz="0" w:space="0" w:color="auto"/>
                                                                                                                                                                                <w:bottom w:val="none" w:sz="0" w:space="0" w:color="auto"/>
                                                                                                                                                                                <w:right w:val="none" w:sz="0" w:space="0" w:color="auto"/>
                                                                                                                                                                              </w:divBdr>
                                                                                                                                                                              <w:divsChild>
                                                                                                                                                                                <w:div w:id="770971800">
                                                                                                                                                                                  <w:marLeft w:val="0"/>
                                                                                                                                                                                  <w:marRight w:val="0"/>
                                                                                                                                                                                  <w:marTop w:val="0"/>
                                                                                                                                                                                  <w:marBottom w:val="0"/>
                                                                                                                                                                                  <w:divBdr>
                                                                                                                                                                                    <w:top w:val="none" w:sz="0" w:space="0" w:color="auto"/>
                                                                                                                                                                                    <w:left w:val="none" w:sz="0" w:space="0" w:color="auto"/>
                                                                                                                                                                                    <w:bottom w:val="none" w:sz="0" w:space="0" w:color="auto"/>
                                                                                                                                                                                    <w:right w:val="none" w:sz="0" w:space="0" w:color="auto"/>
                                                                                                                                                                                  </w:divBdr>
                                                                                                                                                                                  <w:divsChild>
                                                                                                                                                                                    <w:div w:id="407307332">
                                                                                                                                                                                      <w:marLeft w:val="0"/>
                                                                                                                                                                                      <w:marRight w:val="0"/>
                                                                                                                                                                                      <w:marTop w:val="0"/>
                                                                                                                                                                                      <w:marBottom w:val="0"/>
                                                                                                                                                                                      <w:divBdr>
                                                                                                                                                                                        <w:top w:val="none" w:sz="0" w:space="0" w:color="auto"/>
                                                                                                                                                                                        <w:left w:val="none" w:sz="0" w:space="0" w:color="auto"/>
                                                                                                                                                                                        <w:bottom w:val="none" w:sz="0" w:space="0" w:color="auto"/>
                                                                                                                                                                                        <w:right w:val="none" w:sz="0" w:space="0" w:color="auto"/>
                                                                                                                                                                                      </w:divBdr>
                                                                                                                                                                                      <w:divsChild>
                                                                                                                                                                                        <w:div w:id="1988124943">
                                                                                                                                                                                          <w:marLeft w:val="0"/>
                                                                                                                                                                                          <w:marRight w:val="0"/>
                                                                                                                                                                                          <w:marTop w:val="0"/>
                                                                                                                                                                                          <w:marBottom w:val="0"/>
                                                                                                                                                                                          <w:divBdr>
                                                                                                                                                                                            <w:top w:val="none" w:sz="0" w:space="0" w:color="auto"/>
                                                                                                                                                                                            <w:left w:val="none" w:sz="0" w:space="0" w:color="auto"/>
                                                                                                                                                                                            <w:bottom w:val="none" w:sz="0" w:space="0" w:color="auto"/>
                                                                                                                                                                                            <w:right w:val="none" w:sz="0" w:space="0" w:color="auto"/>
                                                                                                                                                                                          </w:divBdr>
                                                                                                                                                                                          <w:divsChild>
                                                                                                                                                                                            <w:div w:id="2134322215">
                                                                                                                                                                                              <w:marLeft w:val="0"/>
                                                                                                                                                                                              <w:marRight w:val="0"/>
                                                                                                                                                                                              <w:marTop w:val="0"/>
                                                                                                                                                                                              <w:marBottom w:val="0"/>
                                                                                                                                                                                              <w:divBdr>
                                                                                                                                                                                                <w:top w:val="none" w:sz="0" w:space="0" w:color="auto"/>
                                                                                                                                                                                                <w:left w:val="none" w:sz="0" w:space="0" w:color="auto"/>
                                                                                                                                                                                                <w:bottom w:val="none" w:sz="0" w:space="0" w:color="auto"/>
                                                                                                                                                                                                <w:right w:val="none" w:sz="0" w:space="0" w:color="auto"/>
                                                                                                                                                                                              </w:divBdr>
                                                                                                                                                                                              <w:divsChild>
                                                                                                                                                                                                <w:div w:id="545525691">
                                                                                                                                                                                                  <w:marLeft w:val="0"/>
                                                                                                                                                                                                  <w:marRight w:val="0"/>
                                                                                                                                                                                                  <w:marTop w:val="0"/>
                                                                                                                                                                                                  <w:marBottom w:val="0"/>
                                                                                                                                                                                                  <w:divBdr>
                                                                                                                                                                                                    <w:top w:val="none" w:sz="0" w:space="0" w:color="auto"/>
                                                                                                                                                                                                    <w:left w:val="none" w:sz="0" w:space="0" w:color="auto"/>
                                                                                                                                                                                                    <w:bottom w:val="none" w:sz="0" w:space="0" w:color="auto"/>
                                                                                                                                                                                                    <w:right w:val="none" w:sz="0" w:space="0" w:color="auto"/>
                                                                                                                                                                                                  </w:divBdr>
                                                                                                                                                                                                  <w:divsChild>
                                                                                                                                                                                                    <w:div w:id="385959058">
                                                                                                                                                                                                      <w:marLeft w:val="0"/>
                                                                                                                                                                                                      <w:marRight w:val="0"/>
                                                                                                                                                                                                      <w:marTop w:val="0"/>
                                                                                                                                                                                                      <w:marBottom w:val="0"/>
                                                                                                                                                                                                      <w:divBdr>
                                                                                                                                                                                                        <w:top w:val="none" w:sz="0" w:space="0" w:color="auto"/>
                                                                                                                                                                                                        <w:left w:val="none" w:sz="0" w:space="0" w:color="auto"/>
                                                                                                                                                                                                        <w:bottom w:val="none" w:sz="0" w:space="0" w:color="auto"/>
                                                                                                                                                                                                        <w:right w:val="none" w:sz="0" w:space="0" w:color="auto"/>
                                                                                                                                                                                                      </w:divBdr>
                                                                                                                                                                                                      <w:divsChild>
                                                                                                                                                                                                        <w:div w:id="970402092">
                                                                                                                                                                                                          <w:marLeft w:val="0"/>
                                                                                                                                                                                                          <w:marRight w:val="0"/>
                                                                                                                                                                                                          <w:marTop w:val="0"/>
                                                                                                                                                                                                          <w:marBottom w:val="0"/>
                                                                                                                                                                                                          <w:divBdr>
                                                                                                                                                                                                            <w:top w:val="none" w:sz="0" w:space="0" w:color="auto"/>
                                                                                                                                                                                                            <w:left w:val="none" w:sz="0" w:space="0" w:color="auto"/>
                                                                                                                                                                                                            <w:bottom w:val="none" w:sz="0" w:space="0" w:color="auto"/>
                                                                                                                                                                                                            <w:right w:val="none" w:sz="0" w:space="0" w:color="auto"/>
                                                                                                                                                                                                          </w:divBdr>
                                                                                                                                                                                                          <w:divsChild>
                                                                                                                                                                                                            <w:div w:id="838732862">
                                                                                                                                                                                                              <w:marLeft w:val="0"/>
                                                                                                                                                                                                              <w:marRight w:val="0"/>
                                                                                                                                                                                                              <w:marTop w:val="0"/>
                                                                                                                                                                                                              <w:marBottom w:val="0"/>
                                                                                                                                                                                                              <w:divBdr>
                                                                                                                                                                                                                <w:top w:val="none" w:sz="0" w:space="0" w:color="auto"/>
                                                                                                                                                                                                                <w:left w:val="none" w:sz="0" w:space="0" w:color="auto"/>
                                                                                                                                                                                                                <w:bottom w:val="none" w:sz="0" w:space="0" w:color="auto"/>
                                                                                                                                                                                                                <w:right w:val="none" w:sz="0" w:space="0" w:color="auto"/>
                                                                                                                                                                                                              </w:divBdr>
                                                                                                                                                                                                              <w:divsChild>
                                                                                                                                                                                                                <w:div w:id="203442489">
                                                                                                                                                                                                                  <w:marLeft w:val="0"/>
                                                                                                                                                                                                                  <w:marRight w:val="0"/>
                                                                                                                                                                                                                  <w:marTop w:val="0"/>
                                                                                                                                                                                                                  <w:marBottom w:val="0"/>
                                                                                                                                                                                                                  <w:divBdr>
                                                                                                                                                                                                                    <w:top w:val="none" w:sz="0" w:space="0" w:color="auto"/>
                                                                                                                                                                                                                    <w:left w:val="none" w:sz="0" w:space="0" w:color="auto"/>
                                                                                                                                                                                                                    <w:bottom w:val="none" w:sz="0" w:space="0" w:color="auto"/>
                                                                                                                                                                                                                    <w:right w:val="none" w:sz="0" w:space="0" w:color="auto"/>
                                                                                                                                                                                                                  </w:divBdr>
                                                                                                                                                                                                                  <w:divsChild>
                                                                                                                                                                                                                    <w:div w:id="1002510358">
                                                                                                                                                                                                                      <w:marLeft w:val="0"/>
                                                                                                                                                                                                                      <w:marRight w:val="0"/>
                                                                                                                                                                                                                      <w:marTop w:val="0"/>
                                                                                                                                                                                                                      <w:marBottom w:val="0"/>
                                                                                                                                                                                                                      <w:divBdr>
                                                                                                                                                                                                                        <w:top w:val="none" w:sz="0" w:space="0" w:color="auto"/>
                                                                                                                                                                                                                        <w:left w:val="none" w:sz="0" w:space="0" w:color="auto"/>
                                                                                                                                                                                                                        <w:bottom w:val="none" w:sz="0" w:space="0" w:color="auto"/>
                                                                                                                                                                                                                        <w:right w:val="none" w:sz="0" w:space="0" w:color="auto"/>
                                                                                                                                                                                                                      </w:divBdr>
                                                                                                                                                                                                                      <w:divsChild>
                                                                                                                                                                                                                        <w:div w:id="296843037">
                                                                                                                                                                                                                          <w:marLeft w:val="0"/>
                                                                                                                                                                                                                          <w:marRight w:val="0"/>
                                                                                                                                                                                                                          <w:marTop w:val="0"/>
                                                                                                                                                                                                                          <w:marBottom w:val="0"/>
                                                                                                                                                                                                                          <w:divBdr>
                                                                                                                                                                                                                            <w:top w:val="none" w:sz="0" w:space="0" w:color="auto"/>
                                                                                                                                                                                                                            <w:left w:val="none" w:sz="0" w:space="0" w:color="auto"/>
                                                                                                                                                                                                                            <w:bottom w:val="none" w:sz="0" w:space="0" w:color="auto"/>
                                                                                                                                                                                                                            <w:right w:val="none" w:sz="0" w:space="0" w:color="auto"/>
                                                                                                                                                                                                                          </w:divBdr>
                                                                                                                                                                                                                          <w:divsChild>
                                                                                                                                                                                                                            <w:div w:id="1165434712">
                                                                                                                                                                                                                              <w:marLeft w:val="0"/>
                                                                                                                                                                                                                              <w:marRight w:val="0"/>
                                                                                                                                                                                                                              <w:marTop w:val="0"/>
                                                                                                                                                                                                                              <w:marBottom w:val="0"/>
                                                                                                                                                                                                                              <w:divBdr>
                                                                                                                                                                                                                                <w:top w:val="none" w:sz="0" w:space="0" w:color="auto"/>
                                                                                                                                                                                                                                <w:left w:val="none" w:sz="0" w:space="0" w:color="auto"/>
                                                                                                                                                                                                                                <w:bottom w:val="none" w:sz="0" w:space="0" w:color="auto"/>
                                                                                                                                                                                                                                <w:right w:val="none" w:sz="0" w:space="0" w:color="auto"/>
                                                                                                                                                                                                                              </w:divBdr>
                                                                                                                                                                                                                              <w:divsChild>
                                                                                                                                                                                                                                <w:div w:id="1761027223">
                                                                                                                                                                                                                                  <w:marLeft w:val="0"/>
                                                                                                                                                                                                                                  <w:marRight w:val="0"/>
                                                                                                                                                                                                                                  <w:marTop w:val="0"/>
                                                                                                                                                                                                                                  <w:marBottom w:val="0"/>
                                                                                                                                                                                                                                  <w:divBdr>
                                                                                                                                                                                                                                    <w:top w:val="none" w:sz="0" w:space="0" w:color="auto"/>
                                                                                                                                                                                                                                    <w:left w:val="none" w:sz="0" w:space="0" w:color="auto"/>
                                                                                                                                                                                                                                    <w:bottom w:val="none" w:sz="0" w:space="0" w:color="auto"/>
                                                                                                                                                                                                                                    <w:right w:val="none" w:sz="0" w:space="0" w:color="auto"/>
                                                                                                                                                                                                                                  </w:divBdr>
                                                                                                                                                                                                                                  <w:divsChild>
                                                                                                                                                                                                                                    <w:div w:id="719478453">
                                                                                                                                                                                                                                      <w:marLeft w:val="0"/>
                                                                                                                                                                                                                                      <w:marRight w:val="0"/>
                                                                                                                                                                                                                                      <w:marTop w:val="0"/>
                                                                                                                                                                                                                                      <w:marBottom w:val="0"/>
                                                                                                                                                                                                                                      <w:divBdr>
                                                                                                                                                                                                                                        <w:top w:val="none" w:sz="0" w:space="0" w:color="auto"/>
                                                                                                                                                                                                                                        <w:left w:val="none" w:sz="0" w:space="0" w:color="auto"/>
                                                                                                                                                                                                                                        <w:bottom w:val="none" w:sz="0" w:space="0" w:color="auto"/>
                                                                                                                                                                                                                                        <w:right w:val="none" w:sz="0" w:space="0" w:color="auto"/>
                                                                                                                                                                                                                                      </w:divBdr>
                                                                                                                                                                                                                                      <w:divsChild>
                                                                                                                                                                                                                                        <w:div w:id="1501043138">
                                                                                                                                                                                                                                          <w:marLeft w:val="0"/>
                                                                                                                                                                                                                                          <w:marRight w:val="0"/>
                                                                                                                                                                                                                                          <w:marTop w:val="0"/>
                                                                                                                                                                                                                                          <w:marBottom w:val="0"/>
                                                                                                                                                                                                                                          <w:divBdr>
                                                                                                                                                                                                                                            <w:top w:val="none" w:sz="0" w:space="0" w:color="auto"/>
                                                                                                                                                                                                                                            <w:left w:val="none" w:sz="0" w:space="0" w:color="auto"/>
                                                                                                                                                                                                                                            <w:bottom w:val="none" w:sz="0" w:space="0" w:color="auto"/>
                                                                                                                                                                                                                                            <w:right w:val="none" w:sz="0" w:space="0" w:color="auto"/>
                                                                                                                                                                                                                                          </w:divBdr>
                                                                                                                                                                                                                                          <w:divsChild>
                                                                                                                                                                                                                                            <w:div w:id="1874072806">
                                                                                                                                                                                                                                              <w:marLeft w:val="0"/>
                                                                                                                                                                                                                                              <w:marRight w:val="0"/>
                                                                                                                                                                                                                                              <w:marTop w:val="0"/>
                                                                                                                                                                                                                                              <w:marBottom w:val="0"/>
                                                                                                                                                                                                                                              <w:divBdr>
                                                                                                                                                                                                                                                <w:top w:val="none" w:sz="0" w:space="0" w:color="auto"/>
                                                                                                                                                                                                                                                <w:left w:val="none" w:sz="0" w:space="0" w:color="auto"/>
                                                                                                                                                                                                                                                <w:bottom w:val="none" w:sz="0" w:space="0" w:color="auto"/>
                                                                                                                                                                                                                                                <w:right w:val="none" w:sz="0" w:space="0" w:color="auto"/>
                                                                                                                                                                                                                                              </w:divBdr>
                                                                                                                                                                                                                                              <w:divsChild>
                                                                                                                                                                                                                                                <w:div w:id="322900229">
                                                                                                                                                                                                                                                  <w:marLeft w:val="0"/>
                                                                                                                                                                                                                                                  <w:marRight w:val="0"/>
                                                                                                                                                                                                                                                  <w:marTop w:val="0"/>
                                                                                                                                                                                                                                                  <w:marBottom w:val="0"/>
                                                                                                                                                                                                                                                  <w:divBdr>
                                                                                                                                                                                                                                                    <w:top w:val="none" w:sz="0" w:space="0" w:color="auto"/>
                                                                                                                                                                                                                                                    <w:left w:val="none" w:sz="0" w:space="0" w:color="auto"/>
                                                                                                                                                                                                                                                    <w:bottom w:val="none" w:sz="0" w:space="0" w:color="auto"/>
                                                                                                                                                                                                                                                    <w:right w:val="none" w:sz="0" w:space="0" w:color="auto"/>
                                                                                                                                                                                                                                                  </w:divBdr>
                                                                                                                                                                                                                                                  <w:divsChild>
                                                                                                                                                                                                                                                    <w:div w:id="1537816987">
                                                                                                                                                                                                                                                      <w:marLeft w:val="0"/>
                                                                                                                                                                                                                                                      <w:marRight w:val="0"/>
                                                                                                                                                                                                                                                      <w:marTop w:val="0"/>
                                                                                                                                                                                                                                                      <w:marBottom w:val="0"/>
                                                                                                                                                                                                                                                      <w:divBdr>
                                                                                                                                                                                                                                                        <w:top w:val="none" w:sz="0" w:space="0" w:color="auto"/>
                                                                                                                                                                                                                                                        <w:left w:val="none" w:sz="0" w:space="0" w:color="auto"/>
                                                                                                                                                                                                                                                        <w:bottom w:val="none" w:sz="0" w:space="0" w:color="auto"/>
                                                                                                                                                                                                                                                        <w:right w:val="none" w:sz="0" w:space="0" w:color="auto"/>
                                                                                                                                                                                                                                                      </w:divBdr>
                                                                                                                                                                                                                                                      <w:divsChild>
                                                                                                                                                                                                                                                        <w:div w:id="151991385">
                                                                                                                                                                                                                                                          <w:marLeft w:val="0"/>
                                                                                                                                                                                                                                                          <w:marRight w:val="0"/>
                                                                                                                                                                                                                                                          <w:marTop w:val="0"/>
                                                                                                                                                                                                                                                          <w:marBottom w:val="0"/>
                                                                                                                                                                                                                                                          <w:divBdr>
                                                                                                                                                                                                                                                            <w:top w:val="none" w:sz="0" w:space="0" w:color="auto"/>
                                                                                                                                                                                                                                                            <w:left w:val="none" w:sz="0" w:space="0" w:color="auto"/>
                                                                                                                                                                                                                                                            <w:bottom w:val="none" w:sz="0" w:space="0" w:color="auto"/>
                                                                                                                                                                                                                                                            <w:right w:val="none" w:sz="0" w:space="0" w:color="auto"/>
                                                                                                                                                                                                                                                          </w:divBdr>
                                                                                                                                                                                                                                                          <w:divsChild>
                                                                                                                                                                                                                                                            <w:div w:id="1684936602">
                                                                                                                                                                                                                                                              <w:marLeft w:val="0"/>
                                                                                                                                                                                                                                                              <w:marRight w:val="0"/>
                                                                                                                                                                                                                                                              <w:marTop w:val="0"/>
                                                                                                                                                                                                                                                              <w:marBottom w:val="0"/>
                                                                                                                                                                                                                                                              <w:divBdr>
                                                                                                                                                                                                                                                                <w:top w:val="none" w:sz="0" w:space="0" w:color="auto"/>
                                                                                                                                                                                                                                                                <w:left w:val="none" w:sz="0" w:space="0" w:color="auto"/>
                                                                                                                                                                                                                                                                <w:bottom w:val="none" w:sz="0" w:space="0" w:color="auto"/>
                                                                                                                                                                                                                                                                <w:right w:val="none" w:sz="0" w:space="0" w:color="auto"/>
                                                                                                                                                                                                                                                              </w:divBdr>
                                                                                                                                                                                                                                                              <w:divsChild>
                                                                                                                                                                                                                                                                <w:div w:id="1170096362">
                                                                                                                                                                                                                                                                  <w:marLeft w:val="0"/>
                                                                                                                                                                                                                                                                  <w:marRight w:val="0"/>
                                                                                                                                                                                                                                                                  <w:marTop w:val="0"/>
                                                                                                                                                                                                                                                                  <w:marBottom w:val="0"/>
                                                                                                                                                                                                                                                                  <w:divBdr>
                                                                                                                                                                                                                                                                    <w:top w:val="none" w:sz="0" w:space="0" w:color="auto"/>
                                                                                                                                                                                                                                                                    <w:left w:val="none" w:sz="0" w:space="0" w:color="auto"/>
                                                                                                                                                                                                                                                                    <w:bottom w:val="none" w:sz="0" w:space="0" w:color="auto"/>
                                                                                                                                                                                                                                                                    <w:right w:val="none" w:sz="0" w:space="0" w:color="auto"/>
                                                                                                                                                                                                                                                                  </w:divBdr>
                                                                                                                                                                                                                                                                  <w:divsChild>
                                                                                                                                                                                                                                                                    <w:div w:id="1006327963">
                                                                                                                                                                                                                                                                      <w:marLeft w:val="0"/>
                                                                                                                                                                                                                                                                      <w:marRight w:val="0"/>
                                                                                                                                                                                                                                                                      <w:marTop w:val="0"/>
                                                                                                                                                                                                                                                                      <w:marBottom w:val="0"/>
                                                                                                                                                                                                                                                                      <w:divBdr>
                                                                                                                                                                                                                                                                        <w:top w:val="none" w:sz="0" w:space="0" w:color="auto"/>
                                                                                                                                                                                                                                                                        <w:left w:val="none" w:sz="0" w:space="0" w:color="auto"/>
                                                                                                                                                                                                                                                                        <w:bottom w:val="none" w:sz="0" w:space="0" w:color="auto"/>
                                                                                                                                                                                                                                                                        <w:right w:val="none" w:sz="0" w:space="0" w:color="auto"/>
                                                                                                                                                                                                                                                                      </w:divBdr>
                                                                                                                                                                                                                                                                      <w:divsChild>
                                                                                                                                                                                                                                                                        <w:div w:id="1766921486">
                                                                                                                                                                                                                                                                          <w:marLeft w:val="0"/>
                                                                                                                                                                                                                                                                          <w:marRight w:val="0"/>
                                                                                                                                                                                                                                                                          <w:marTop w:val="0"/>
                                                                                                                                                                                                                                                                          <w:marBottom w:val="0"/>
                                                                                                                                                                                                                                                                          <w:divBdr>
                                                                                                                                                                                                                                                                            <w:top w:val="none" w:sz="0" w:space="0" w:color="auto"/>
                                                                                                                                                                                                                                                                            <w:left w:val="none" w:sz="0" w:space="0" w:color="auto"/>
                                                                                                                                                                                                                                                                            <w:bottom w:val="none" w:sz="0" w:space="0" w:color="auto"/>
                                                                                                                                                                                                                                                                            <w:right w:val="none" w:sz="0" w:space="0" w:color="auto"/>
                                                                                                                                                                                                                                                                          </w:divBdr>
                                                                                                                                                                                                                                                                          <w:divsChild>
                                                                                                                                                                                                                                                                            <w:div w:id="2118521666">
                                                                                                                                                                                                                                                                              <w:marLeft w:val="0"/>
                                                                                                                                                                                                                                                                              <w:marRight w:val="0"/>
                                                                                                                                                                                                                                                                              <w:marTop w:val="0"/>
                                                                                                                                                                                                                                                                              <w:marBottom w:val="0"/>
                                                                                                                                                                                                                                                                              <w:divBdr>
                                                                                                                                                                                                                                                                                <w:top w:val="none" w:sz="0" w:space="0" w:color="auto"/>
                                                                                                                                                                                                                                                                                <w:left w:val="none" w:sz="0" w:space="0" w:color="auto"/>
                                                                                                                                                                                                                                                                                <w:bottom w:val="none" w:sz="0" w:space="0" w:color="auto"/>
                                                                                                                                                                                                                                                                                <w:right w:val="none" w:sz="0" w:space="0" w:color="auto"/>
                                                                                                                                                                                                                                                                              </w:divBdr>
                                                                                                                                                                                                                                                                              <w:divsChild>
                                                                                                                                                                                                                                                                                <w:div w:id="824324213">
                                                                                                                                                                                                                                                                                  <w:marLeft w:val="0"/>
                                                                                                                                                                                                                                                                                  <w:marRight w:val="0"/>
                                                                                                                                                                                                                                                                                  <w:marTop w:val="0"/>
                                                                                                                                                                                                                                                                                  <w:marBottom w:val="0"/>
                                                                                                                                                                                                                                                                                  <w:divBdr>
                                                                                                                                                                                                                                                                                    <w:top w:val="none" w:sz="0" w:space="0" w:color="auto"/>
                                                                                                                                                                                                                                                                                    <w:left w:val="none" w:sz="0" w:space="0" w:color="auto"/>
                                                                                                                                                                                                                                                                                    <w:bottom w:val="none" w:sz="0" w:space="0" w:color="auto"/>
                                                                                                                                                                                                                                                                                    <w:right w:val="none" w:sz="0" w:space="0" w:color="auto"/>
                                                                                                                                                                                                                                                                                  </w:divBdr>
                                                                                                                                                                                                                                                                                  <w:divsChild>
                                                                                                                                                                                                                                                                                    <w:div w:id="168714388">
                                                                                                                                                                                                                                                                                      <w:marLeft w:val="0"/>
                                                                                                                                                                                                                                                                                      <w:marRight w:val="0"/>
                                                                                                                                                                                                                                                                                      <w:marTop w:val="0"/>
                                                                                                                                                                                                                                                                                      <w:marBottom w:val="0"/>
                                                                                                                                                                                                                                                                                      <w:divBdr>
                                                                                                                                                                                                                                                                                        <w:top w:val="none" w:sz="0" w:space="0" w:color="auto"/>
                                                                                                                                                                                                                                                                                        <w:left w:val="none" w:sz="0" w:space="0" w:color="auto"/>
                                                                                                                                                                                                                                                                                        <w:bottom w:val="none" w:sz="0" w:space="0" w:color="auto"/>
                                                                                                                                                                                                                                                                                        <w:right w:val="none" w:sz="0" w:space="0" w:color="auto"/>
                                                                                                                                                                                                                                                                                      </w:divBdr>
                                                                                                                                                                                                                                                                                    </w:div>
                                                                                                                                                                                                                                                                                    <w:div w:id="878011044">
                                                                                                                                                                                                                                                                                      <w:marLeft w:val="0"/>
                                                                                                                                                                                                                                                                                      <w:marRight w:val="0"/>
                                                                                                                                                                                                                                                                                      <w:marTop w:val="0"/>
                                                                                                                                                                                                                                                                                      <w:marBottom w:val="0"/>
                                                                                                                                                                                                                                                                                      <w:divBdr>
                                                                                                                                                                                                                                                                                        <w:top w:val="none" w:sz="0" w:space="0" w:color="auto"/>
                                                                                                                                                                                                                                                                                        <w:left w:val="none" w:sz="0" w:space="0" w:color="auto"/>
                                                                                                                                                                                                                                                                                        <w:bottom w:val="none" w:sz="0" w:space="0" w:color="auto"/>
                                                                                                                                                                                                                                                                                        <w:right w:val="none" w:sz="0" w:space="0" w:color="auto"/>
                                                                                                                                                                                                                                                                                      </w:divBdr>
                                                                                                                                                                                                                                                                                    </w:div>
                                                                                                                                                                                                                                                                                    <w:div w:id="1708867955">
                                                                                                                                                                                                                                                                                      <w:marLeft w:val="0"/>
                                                                                                                                                                                                                                                                                      <w:marRight w:val="0"/>
                                                                                                                                                                                                                                                                                      <w:marTop w:val="0"/>
                                                                                                                                                                                                                                                                                      <w:marBottom w:val="0"/>
                                                                                                                                                                                                                                                                                      <w:divBdr>
                                                                                                                                                                                                                                                                                        <w:top w:val="none" w:sz="0" w:space="0" w:color="auto"/>
                                                                                                                                                                                                                                                                                        <w:left w:val="none" w:sz="0" w:space="0" w:color="auto"/>
                                                                                                                                                                                                                                                                                        <w:bottom w:val="none" w:sz="0" w:space="0" w:color="auto"/>
                                                                                                                                                                                                                                                                                        <w:right w:val="none" w:sz="0" w:space="0" w:color="auto"/>
                                                                                                                                                                                                                                                                                      </w:divBdr>
                                                                                                                                                                                                                                                                                    </w:div>
                                                                                                                                                                                                                                                                                    <w:div w:id="1929345720">
                                                                                                                                                                                                                                                                                      <w:marLeft w:val="0"/>
                                                                                                                                                                                                                                                                                      <w:marRight w:val="0"/>
                                                                                                                                                                                                                                                                                      <w:marTop w:val="0"/>
                                                                                                                                                                                                                                                                                      <w:marBottom w:val="0"/>
                                                                                                                                                                                                                                                                                      <w:divBdr>
                                                                                                                                                                                                                                                                                        <w:top w:val="none" w:sz="0" w:space="0" w:color="auto"/>
                                                                                                                                                                                                                                                                                        <w:left w:val="none" w:sz="0" w:space="0" w:color="auto"/>
                                                                                                                                                                                                                                                                                        <w:bottom w:val="none" w:sz="0" w:space="0" w:color="auto"/>
                                                                                                                                                                                                                                                                                        <w:right w:val="none" w:sz="0" w:space="0" w:color="auto"/>
                                                                                                                                                                                                                                                                                      </w:divBdr>
                                                                                                                                                                                                                                                                                    </w:div>
                                                                                                                                                                                                                                                                                    <w:div w:id="23334081">
                                                                                                                                                                                                                                                                                      <w:marLeft w:val="0"/>
                                                                                                                                                                                                                                                                                      <w:marRight w:val="0"/>
                                                                                                                                                                                                                                                                                      <w:marTop w:val="0"/>
                                                                                                                                                                                                                                                                                      <w:marBottom w:val="0"/>
                                                                                                                                                                                                                                                                                      <w:divBdr>
                                                                                                                                                                                                                                                                                        <w:top w:val="none" w:sz="0" w:space="0" w:color="auto"/>
                                                                                                                                                                                                                                                                                        <w:left w:val="none" w:sz="0" w:space="0" w:color="auto"/>
                                                                                                                                                                                                                                                                                        <w:bottom w:val="none" w:sz="0" w:space="0" w:color="auto"/>
                                                                                                                                                                                                                                                                                        <w:right w:val="none" w:sz="0" w:space="0" w:color="auto"/>
                                                                                                                                                                                                                                                                                      </w:divBdr>
                                                                                                                                                                                                                                                                                    </w:div>
                                                                                                                                                                                                                                                                                    <w:div w:id="1477189322">
                                                                                                                                                                                                                                                                                      <w:marLeft w:val="0"/>
                                                                                                                                                                                                                                                                                      <w:marRight w:val="0"/>
                                                                                                                                                                                                                                                                                      <w:marTop w:val="0"/>
                                                                                                                                                                                                                                                                                      <w:marBottom w:val="0"/>
                                                                                                                                                                                                                                                                                      <w:divBdr>
                                                                                                                                                                                                                                                                                        <w:top w:val="none" w:sz="0" w:space="0" w:color="auto"/>
                                                                                                                                                                                                                                                                                        <w:left w:val="none" w:sz="0" w:space="0" w:color="auto"/>
                                                                                                                                                                                                                                                                                        <w:bottom w:val="none" w:sz="0" w:space="0" w:color="auto"/>
                                                                                                                                                                                                                                                                                        <w:right w:val="none" w:sz="0" w:space="0" w:color="auto"/>
                                                                                                                                                                                                                                                                                      </w:divBdr>
                                                                                                                                                                                                                                                                                    </w:div>
                                                                                                                                                                                                                                                                                    <w:div w:id="772364860">
                                                                                                                                                                                                                                                                                      <w:marLeft w:val="0"/>
                                                                                                                                                                                                                                                                                      <w:marRight w:val="0"/>
                                                                                                                                                                                                                                                                                      <w:marTop w:val="0"/>
                                                                                                                                                                                                                                                                                      <w:marBottom w:val="0"/>
                                                                                                                                                                                                                                                                                      <w:divBdr>
                                                                                                                                                                                                                                                                                        <w:top w:val="none" w:sz="0" w:space="0" w:color="auto"/>
                                                                                                                                                                                                                                                                                        <w:left w:val="none" w:sz="0" w:space="0" w:color="auto"/>
                                                                                                                                                                                                                                                                                        <w:bottom w:val="none" w:sz="0" w:space="0" w:color="auto"/>
                                                                                                                                                                                                                                                                                        <w:right w:val="none" w:sz="0" w:space="0" w:color="auto"/>
                                                                                                                                                                                                                                                                                      </w:divBdr>
                                                                                                                                                                                                                                                                                    </w:div>
                                                                                                                                                                                                                                                                                    <w:div w:id="16732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8413739">
      <w:bodyDiv w:val="1"/>
      <w:marLeft w:val="0"/>
      <w:marRight w:val="0"/>
      <w:marTop w:val="0"/>
      <w:marBottom w:val="0"/>
      <w:divBdr>
        <w:top w:val="none" w:sz="0" w:space="0" w:color="auto"/>
        <w:left w:val="none" w:sz="0" w:space="0" w:color="auto"/>
        <w:bottom w:val="none" w:sz="0" w:space="0" w:color="auto"/>
        <w:right w:val="none" w:sz="0" w:space="0" w:color="auto"/>
      </w:divBdr>
      <w:divsChild>
        <w:div w:id="981229888">
          <w:marLeft w:val="0"/>
          <w:marRight w:val="0"/>
          <w:marTop w:val="0"/>
          <w:marBottom w:val="0"/>
          <w:divBdr>
            <w:top w:val="none" w:sz="0" w:space="0" w:color="auto"/>
            <w:left w:val="none" w:sz="0" w:space="0" w:color="auto"/>
            <w:bottom w:val="none" w:sz="0" w:space="0" w:color="auto"/>
            <w:right w:val="none" w:sz="0" w:space="0" w:color="auto"/>
          </w:divBdr>
        </w:div>
      </w:divsChild>
    </w:div>
    <w:div w:id="2048866309">
      <w:bodyDiv w:val="1"/>
      <w:marLeft w:val="0"/>
      <w:marRight w:val="0"/>
      <w:marTop w:val="0"/>
      <w:marBottom w:val="0"/>
      <w:divBdr>
        <w:top w:val="none" w:sz="0" w:space="0" w:color="auto"/>
        <w:left w:val="none" w:sz="0" w:space="0" w:color="auto"/>
        <w:bottom w:val="none" w:sz="0" w:space="0" w:color="auto"/>
        <w:right w:val="none" w:sz="0" w:space="0" w:color="auto"/>
      </w:divBdr>
    </w:div>
    <w:div w:id="2060743001">
      <w:bodyDiv w:val="1"/>
      <w:marLeft w:val="0"/>
      <w:marRight w:val="0"/>
      <w:marTop w:val="0"/>
      <w:marBottom w:val="0"/>
      <w:divBdr>
        <w:top w:val="none" w:sz="0" w:space="0" w:color="auto"/>
        <w:left w:val="none" w:sz="0" w:space="0" w:color="auto"/>
        <w:bottom w:val="none" w:sz="0" w:space="0" w:color="auto"/>
        <w:right w:val="none" w:sz="0" w:space="0" w:color="auto"/>
      </w:divBdr>
    </w:div>
    <w:div w:id="2064912177">
      <w:bodyDiv w:val="1"/>
      <w:marLeft w:val="0"/>
      <w:marRight w:val="0"/>
      <w:marTop w:val="0"/>
      <w:marBottom w:val="0"/>
      <w:divBdr>
        <w:top w:val="none" w:sz="0" w:space="0" w:color="auto"/>
        <w:left w:val="none" w:sz="0" w:space="0" w:color="auto"/>
        <w:bottom w:val="none" w:sz="0" w:space="0" w:color="auto"/>
        <w:right w:val="none" w:sz="0" w:space="0" w:color="auto"/>
      </w:divBdr>
    </w:div>
    <w:div w:id="2065331736">
      <w:bodyDiv w:val="1"/>
      <w:marLeft w:val="0"/>
      <w:marRight w:val="0"/>
      <w:marTop w:val="0"/>
      <w:marBottom w:val="0"/>
      <w:divBdr>
        <w:top w:val="none" w:sz="0" w:space="0" w:color="auto"/>
        <w:left w:val="none" w:sz="0" w:space="0" w:color="auto"/>
        <w:bottom w:val="none" w:sz="0" w:space="0" w:color="auto"/>
        <w:right w:val="none" w:sz="0" w:space="0" w:color="auto"/>
      </w:divBdr>
    </w:div>
    <w:div w:id="2068986095">
      <w:bodyDiv w:val="1"/>
      <w:marLeft w:val="0"/>
      <w:marRight w:val="0"/>
      <w:marTop w:val="0"/>
      <w:marBottom w:val="0"/>
      <w:divBdr>
        <w:top w:val="none" w:sz="0" w:space="0" w:color="auto"/>
        <w:left w:val="none" w:sz="0" w:space="0" w:color="auto"/>
        <w:bottom w:val="none" w:sz="0" w:space="0" w:color="auto"/>
        <w:right w:val="none" w:sz="0" w:space="0" w:color="auto"/>
      </w:divBdr>
    </w:div>
    <w:div w:id="2073503132">
      <w:bodyDiv w:val="1"/>
      <w:marLeft w:val="0"/>
      <w:marRight w:val="0"/>
      <w:marTop w:val="0"/>
      <w:marBottom w:val="0"/>
      <w:divBdr>
        <w:top w:val="none" w:sz="0" w:space="0" w:color="auto"/>
        <w:left w:val="none" w:sz="0" w:space="0" w:color="auto"/>
        <w:bottom w:val="none" w:sz="0" w:space="0" w:color="auto"/>
        <w:right w:val="none" w:sz="0" w:space="0" w:color="auto"/>
      </w:divBdr>
      <w:divsChild>
        <w:div w:id="447967185">
          <w:marLeft w:val="0"/>
          <w:marRight w:val="0"/>
          <w:marTop w:val="0"/>
          <w:marBottom w:val="0"/>
          <w:divBdr>
            <w:top w:val="none" w:sz="0" w:space="0" w:color="auto"/>
            <w:left w:val="none" w:sz="0" w:space="0" w:color="auto"/>
            <w:bottom w:val="none" w:sz="0" w:space="0" w:color="auto"/>
            <w:right w:val="none" w:sz="0" w:space="0" w:color="auto"/>
          </w:divBdr>
        </w:div>
        <w:div w:id="1075131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95859">
      <w:bodyDiv w:val="1"/>
      <w:marLeft w:val="0"/>
      <w:marRight w:val="0"/>
      <w:marTop w:val="0"/>
      <w:marBottom w:val="0"/>
      <w:divBdr>
        <w:top w:val="none" w:sz="0" w:space="0" w:color="auto"/>
        <w:left w:val="none" w:sz="0" w:space="0" w:color="auto"/>
        <w:bottom w:val="none" w:sz="0" w:space="0" w:color="auto"/>
        <w:right w:val="none" w:sz="0" w:space="0" w:color="auto"/>
      </w:divBdr>
    </w:div>
    <w:div w:id="2094350185">
      <w:bodyDiv w:val="1"/>
      <w:marLeft w:val="0"/>
      <w:marRight w:val="0"/>
      <w:marTop w:val="0"/>
      <w:marBottom w:val="0"/>
      <w:divBdr>
        <w:top w:val="none" w:sz="0" w:space="0" w:color="auto"/>
        <w:left w:val="none" w:sz="0" w:space="0" w:color="auto"/>
        <w:bottom w:val="none" w:sz="0" w:space="0" w:color="auto"/>
        <w:right w:val="none" w:sz="0" w:space="0" w:color="auto"/>
      </w:divBdr>
    </w:div>
    <w:div w:id="2099330898">
      <w:bodyDiv w:val="1"/>
      <w:marLeft w:val="0"/>
      <w:marRight w:val="0"/>
      <w:marTop w:val="0"/>
      <w:marBottom w:val="0"/>
      <w:divBdr>
        <w:top w:val="none" w:sz="0" w:space="0" w:color="auto"/>
        <w:left w:val="none" w:sz="0" w:space="0" w:color="auto"/>
        <w:bottom w:val="none" w:sz="0" w:space="0" w:color="auto"/>
        <w:right w:val="none" w:sz="0" w:space="0" w:color="auto"/>
      </w:divBdr>
    </w:div>
    <w:div w:id="2100057474">
      <w:bodyDiv w:val="1"/>
      <w:marLeft w:val="0"/>
      <w:marRight w:val="0"/>
      <w:marTop w:val="0"/>
      <w:marBottom w:val="0"/>
      <w:divBdr>
        <w:top w:val="none" w:sz="0" w:space="0" w:color="auto"/>
        <w:left w:val="none" w:sz="0" w:space="0" w:color="auto"/>
        <w:bottom w:val="none" w:sz="0" w:space="0" w:color="auto"/>
        <w:right w:val="none" w:sz="0" w:space="0" w:color="auto"/>
      </w:divBdr>
    </w:div>
    <w:div w:id="2100904555">
      <w:bodyDiv w:val="1"/>
      <w:marLeft w:val="0"/>
      <w:marRight w:val="0"/>
      <w:marTop w:val="0"/>
      <w:marBottom w:val="0"/>
      <w:divBdr>
        <w:top w:val="none" w:sz="0" w:space="0" w:color="auto"/>
        <w:left w:val="none" w:sz="0" w:space="0" w:color="auto"/>
        <w:bottom w:val="none" w:sz="0" w:space="0" w:color="auto"/>
        <w:right w:val="none" w:sz="0" w:space="0" w:color="auto"/>
      </w:divBdr>
      <w:divsChild>
        <w:div w:id="451479893">
          <w:marLeft w:val="0"/>
          <w:marRight w:val="0"/>
          <w:marTop w:val="0"/>
          <w:marBottom w:val="0"/>
          <w:divBdr>
            <w:top w:val="none" w:sz="0" w:space="0" w:color="auto"/>
            <w:left w:val="none" w:sz="0" w:space="0" w:color="auto"/>
            <w:bottom w:val="none" w:sz="0" w:space="0" w:color="auto"/>
            <w:right w:val="none" w:sz="0" w:space="0" w:color="auto"/>
          </w:divBdr>
        </w:div>
        <w:div w:id="355160783">
          <w:marLeft w:val="0"/>
          <w:marRight w:val="0"/>
          <w:marTop w:val="0"/>
          <w:marBottom w:val="0"/>
          <w:divBdr>
            <w:top w:val="none" w:sz="0" w:space="0" w:color="auto"/>
            <w:left w:val="none" w:sz="0" w:space="0" w:color="auto"/>
            <w:bottom w:val="none" w:sz="0" w:space="0" w:color="auto"/>
            <w:right w:val="none" w:sz="0" w:space="0" w:color="auto"/>
          </w:divBdr>
        </w:div>
      </w:divsChild>
    </w:div>
    <w:div w:id="2122995517">
      <w:bodyDiv w:val="1"/>
      <w:marLeft w:val="0"/>
      <w:marRight w:val="0"/>
      <w:marTop w:val="0"/>
      <w:marBottom w:val="0"/>
      <w:divBdr>
        <w:top w:val="none" w:sz="0" w:space="0" w:color="auto"/>
        <w:left w:val="none" w:sz="0" w:space="0" w:color="auto"/>
        <w:bottom w:val="none" w:sz="0" w:space="0" w:color="auto"/>
        <w:right w:val="none" w:sz="0" w:space="0" w:color="auto"/>
      </w:divBdr>
      <w:divsChild>
        <w:div w:id="1837380736">
          <w:marLeft w:val="0"/>
          <w:marRight w:val="0"/>
          <w:marTop w:val="0"/>
          <w:marBottom w:val="0"/>
          <w:divBdr>
            <w:top w:val="none" w:sz="0" w:space="0" w:color="auto"/>
            <w:left w:val="none" w:sz="0" w:space="0" w:color="auto"/>
            <w:bottom w:val="none" w:sz="0" w:space="0" w:color="auto"/>
            <w:right w:val="none" w:sz="0" w:space="0" w:color="auto"/>
          </w:divBdr>
          <w:divsChild>
            <w:div w:id="1443381579">
              <w:marLeft w:val="0"/>
              <w:marRight w:val="0"/>
              <w:marTop w:val="0"/>
              <w:marBottom w:val="0"/>
              <w:divBdr>
                <w:top w:val="none" w:sz="0" w:space="0" w:color="auto"/>
                <w:left w:val="none" w:sz="0" w:space="0" w:color="auto"/>
                <w:bottom w:val="none" w:sz="0" w:space="0" w:color="auto"/>
                <w:right w:val="none" w:sz="0" w:space="0" w:color="auto"/>
              </w:divBdr>
              <w:divsChild>
                <w:div w:id="263921134">
                  <w:marLeft w:val="0"/>
                  <w:marRight w:val="0"/>
                  <w:marTop w:val="0"/>
                  <w:marBottom w:val="0"/>
                  <w:divBdr>
                    <w:top w:val="none" w:sz="0" w:space="0" w:color="auto"/>
                    <w:left w:val="none" w:sz="0" w:space="0" w:color="auto"/>
                    <w:bottom w:val="none" w:sz="0" w:space="0" w:color="auto"/>
                    <w:right w:val="none" w:sz="0" w:space="0" w:color="auto"/>
                  </w:divBdr>
                  <w:divsChild>
                    <w:div w:id="156189080">
                      <w:marLeft w:val="0"/>
                      <w:marRight w:val="0"/>
                      <w:marTop w:val="0"/>
                      <w:marBottom w:val="0"/>
                      <w:divBdr>
                        <w:top w:val="none" w:sz="0" w:space="0" w:color="auto"/>
                        <w:left w:val="none" w:sz="0" w:space="0" w:color="auto"/>
                        <w:bottom w:val="none" w:sz="0" w:space="0" w:color="auto"/>
                        <w:right w:val="none" w:sz="0" w:space="0" w:color="auto"/>
                      </w:divBdr>
                      <w:divsChild>
                        <w:div w:id="1572233824">
                          <w:marLeft w:val="0"/>
                          <w:marRight w:val="0"/>
                          <w:marTop w:val="0"/>
                          <w:marBottom w:val="0"/>
                          <w:divBdr>
                            <w:top w:val="none" w:sz="0" w:space="0" w:color="auto"/>
                            <w:left w:val="none" w:sz="0" w:space="0" w:color="auto"/>
                            <w:bottom w:val="none" w:sz="0" w:space="0" w:color="auto"/>
                            <w:right w:val="none" w:sz="0" w:space="0" w:color="auto"/>
                          </w:divBdr>
                          <w:divsChild>
                            <w:div w:id="460391560">
                              <w:marLeft w:val="0"/>
                              <w:marRight w:val="0"/>
                              <w:marTop w:val="0"/>
                              <w:marBottom w:val="0"/>
                              <w:divBdr>
                                <w:top w:val="none" w:sz="0" w:space="0" w:color="auto"/>
                                <w:left w:val="none" w:sz="0" w:space="0" w:color="auto"/>
                                <w:bottom w:val="none" w:sz="0" w:space="0" w:color="auto"/>
                                <w:right w:val="none" w:sz="0" w:space="0" w:color="auto"/>
                              </w:divBdr>
                              <w:divsChild>
                                <w:div w:id="3347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5330">
                          <w:marLeft w:val="0"/>
                          <w:marRight w:val="0"/>
                          <w:marTop w:val="0"/>
                          <w:marBottom w:val="0"/>
                          <w:divBdr>
                            <w:top w:val="none" w:sz="0" w:space="0" w:color="auto"/>
                            <w:left w:val="none" w:sz="0" w:space="0" w:color="auto"/>
                            <w:bottom w:val="none" w:sz="0" w:space="0" w:color="auto"/>
                            <w:right w:val="none" w:sz="0" w:space="0" w:color="auto"/>
                          </w:divBdr>
                          <w:divsChild>
                            <w:div w:id="959146157">
                              <w:marLeft w:val="0"/>
                              <w:marRight w:val="0"/>
                              <w:marTop w:val="0"/>
                              <w:marBottom w:val="0"/>
                              <w:divBdr>
                                <w:top w:val="none" w:sz="0" w:space="0" w:color="auto"/>
                                <w:left w:val="none" w:sz="0" w:space="0" w:color="auto"/>
                                <w:bottom w:val="none" w:sz="0" w:space="0" w:color="auto"/>
                                <w:right w:val="none" w:sz="0" w:space="0" w:color="auto"/>
                              </w:divBdr>
                              <w:divsChild>
                                <w:div w:id="623736615">
                                  <w:marLeft w:val="0"/>
                                  <w:marRight w:val="0"/>
                                  <w:marTop w:val="0"/>
                                  <w:marBottom w:val="0"/>
                                  <w:divBdr>
                                    <w:top w:val="none" w:sz="0" w:space="0" w:color="auto"/>
                                    <w:left w:val="none" w:sz="0" w:space="0" w:color="auto"/>
                                    <w:bottom w:val="none" w:sz="0" w:space="0" w:color="auto"/>
                                    <w:right w:val="none" w:sz="0" w:space="0" w:color="auto"/>
                                  </w:divBdr>
                                  <w:divsChild>
                                    <w:div w:id="714088881">
                                      <w:marLeft w:val="0"/>
                                      <w:marRight w:val="0"/>
                                      <w:marTop w:val="0"/>
                                      <w:marBottom w:val="0"/>
                                      <w:divBdr>
                                        <w:top w:val="none" w:sz="0" w:space="0" w:color="auto"/>
                                        <w:left w:val="none" w:sz="0" w:space="0" w:color="auto"/>
                                        <w:bottom w:val="none" w:sz="0" w:space="0" w:color="auto"/>
                                        <w:right w:val="none" w:sz="0" w:space="0" w:color="auto"/>
                                      </w:divBdr>
                                      <w:divsChild>
                                        <w:div w:id="32775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403818">
          <w:marLeft w:val="0"/>
          <w:marRight w:val="0"/>
          <w:marTop w:val="0"/>
          <w:marBottom w:val="0"/>
          <w:divBdr>
            <w:top w:val="none" w:sz="0" w:space="0" w:color="auto"/>
            <w:left w:val="none" w:sz="0" w:space="0" w:color="auto"/>
            <w:bottom w:val="none" w:sz="0" w:space="0" w:color="auto"/>
            <w:right w:val="none" w:sz="0" w:space="0" w:color="auto"/>
          </w:divBdr>
          <w:divsChild>
            <w:div w:id="280966487">
              <w:marLeft w:val="0"/>
              <w:marRight w:val="0"/>
              <w:marTop w:val="0"/>
              <w:marBottom w:val="0"/>
              <w:divBdr>
                <w:top w:val="none" w:sz="0" w:space="0" w:color="auto"/>
                <w:left w:val="none" w:sz="0" w:space="0" w:color="auto"/>
                <w:bottom w:val="none" w:sz="0" w:space="0" w:color="auto"/>
                <w:right w:val="none" w:sz="0" w:space="0" w:color="auto"/>
              </w:divBdr>
              <w:divsChild>
                <w:div w:id="1240486781">
                  <w:marLeft w:val="0"/>
                  <w:marRight w:val="0"/>
                  <w:marTop w:val="0"/>
                  <w:marBottom w:val="0"/>
                  <w:divBdr>
                    <w:top w:val="none" w:sz="0" w:space="0" w:color="auto"/>
                    <w:left w:val="none" w:sz="0" w:space="0" w:color="auto"/>
                    <w:bottom w:val="none" w:sz="0" w:space="0" w:color="auto"/>
                    <w:right w:val="none" w:sz="0" w:space="0" w:color="auto"/>
                  </w:divBdr>
                  <w:divsChild>
                    <w:div w:id="2099521357">
                      <w:marLeft w:val="0"/>
                      <w:marRight w:val="0"/>
                      <w:marTop w:val="0"/>
                      <w:marBottom w:val="0"/>
                      <w:divBdr>
                        <w:top w:val="none" w:sz="0" w:space="0" w:color="auto"/>
                        <w:left w:val="none" w:sz="0" w:space="0" w:color="auto"/>
                        <w:bottom w:val="none" w:sz="0" w:space="0" w:color="auto"/>
                        <w:right w:val="none" w:sz="0" w:space="0" w:color="auto"/>
                      </w:divBdr>
                      <w:divsChild>
                        <w:div w:id="1383480107">
                          <w:marLeft w:val="0"/>
                          <w:marRight w:val="0"/>
                          <w:marTop w:val="0"/>
                          <w:marBottom w:val="0"/>
                          <w:divBdr>
                            <w:top w:val="none" w:sz="0" w:space="0" w:color="auto"/>
                            <w:left w:val="none" w:sz="0" w:space="0" w:color="auto"/>
                            <w:bottom w:val="none" w:sz="0" w:space="0" w:color="auto"/>
                            <w:right w:val="none" w:sz="0" w:space="0" w:color="auto"/>
                          </w:divBdr>
                          <w:divsChild>
                            <w:div w:id="8469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15959">
      <w:bodyDiv w:val="1"/>
      <w:marLeft w:val="0"/>
      <w:marRight w:val="0"/>
      <w:marTop w:val="0"/>
      <w:marBottom w:val="0"/>
      <w:divBdr>
        <w:top w:val="none" w:sz="0" w:space="0" w:color="auto"/>
        <w:left w:val="none" w:sz="0" w:space="0" w:color="auto"/>
        <w:bottom w:val="none" w:sz="0" w:space="0" w:color="auto"/>
        <w:right w:val="none" w:sz="0" w:space="0" w:color="auto"/>
      </w:divBdr>
    </w:div>
    <w:div w:id="2126070728">
      <w:bodyDiv w:val="1"/>
      <w:marLeft w:val="0"/>
      <w:marRight w:val="0"/>
      <w:marTop w:val="0"/>
      <w:marBottom w:val="0"/>
      <w:divBdr>
        <w:top w:val="none" w:sz="0" w:space="0" w:color="auto"/>
        <w:left w:val="none" w:sz="0" w:space="0" w:color="auto"/>
        <w:bottom w:val="none" w:sz="0" w:space="0" w:color="auto"/>
        <w:right w:val="none" w:sz="0" w:space="0" w:color="auto"/>
      </w:divBdr>
      <w:divsChild>
        <w:div w:id="145628932">
          <w:marLeft w:val="0"/>
          <w:marRight w:val="0"/>
          <w:marTop w:val="0"/>
          <w:marBottom w:val="0"/>
          <w:divBdr>
            <w:top w:val="none" w:sz="0" w:space="0" w:color="auto"/>
            <w:left w:val="none" w:sz="0" w:space="0" w:color="auto"/>
            <w:bottom w:val="none" w:sz="0" w:space="0" w:color="auto"/>
            <w:right w:val="none" w:sz="0" w:space="0" w:color="auto"/>
          </w:divBdr>
          <w:divsChild>
            <w:div w:id="884217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13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4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2239880">
      <w:bodyDiv w:val="1"/>
      <w:marLeft w:val="0"/>
      <w:marRight w:val="0"/>
      <w:marTop w:val="0"/>
      <w:marBottom w:val="0"/>
      <w:divBdr>
        <w:top w:val="none" w:sz="0" w:space="0" w:color="auto"/>
        <w:left w:val="none" w:sz="0" w:space="0" w:color="auto"/>
        <w:bottom w:val="none" w:sz="0" w:space="0" w:color="auto"/>
        <w:right w:val="none" w:sz="0" w:space="0" w:color="auto"/>
      </w:divBdr>
    </w:div>
    <w:div w:id="2133791171">
      <w:bodyDiv w:val="1"/>
      <w:marLeft w:val="0"/>
      <w:marRight w:val="0"/>
      <w:marTop w:val="0"/>
      <w:marBottom w:val="0"/>
      <w:divBdr>
        <w:top w:val="none" w:sz="0" w:space="0" w:color="auto"/>
        <w:left w:val="none" w:sz="0" w:space="0" w:color="auto"/>
        <w:bottom w:val="none" w:sz="0" w:space="0" w:color="auto"/>
        <w:right w:val="none" w:sz="0" w:space="0" w:color="auto"/>
      </w:divBdr>
      <w:divsChild>
        <w:div w:id="300309197">
          <w:marLeft w:val="0"/>
          <w:marRight w:val="0"/>
          <w:marTop w:val="0"/>
          <w:marBottom w:val="0"/>
          <w:divBdr>
            <w:top w:val="none" w:sz="0" w:space="0" w:color="auto"/>
            <w:left w:val="none" w:sz="0" w:space="0" w:color="auto"/>
            <w:bottom w:val="none" w:sz="0" w:space="0" w:color="auto"/>
            <w:right w:val="none" w:sz="0" w:space="0" w:color="auto"/>
          </w:divBdr>
        </w:div>
      </w:divsChild>
    </w:div>
    <w:div w:id="2137872939">
      <w:bodyDiv w:val="1"/>
      <w:marLeft w:val="0"/>
      <w:marRight w:val="0"/>
      <w:marTop w:val="0"/>
      <w:marBottom w:val="0"/>
      <w:divBdr>
        <w:top w:val="none" w:sz="0" w:space="0" w:color="auto"/>
        <w:left w:val="none" w:sz="0" w:space="0" w:color="auto"/>
        <w:bottom w:val="none" w:sz="0" w:space="0" w:color="auto"/>
        <w:right w:val="none" w:sz="0" w:space="0" w:color="auto"/>
      </w:divBdr>
      <w:divsChild>
        <w:div w:id="1371877680">
          <w:marLeft w:val="0"/>
          <w:marRight w:val="0"/>
          <w:marTop w:val="0"/>
          <w:marBottom w:val="0"/>
          <w:divBdr>
            <w:top w:val="none" w:sz="0" w:space="0" w:color="auto"/>
            <w:left w:val="none" w:sz="0" w:space="0" w:color="auto"/>
            <w:bottom w:val="none" w:sz="0" w:space="0" w:color="auto"/>
            <w:right w:val="none" w:sz="0" w:space="0" w:color="auto"/>
          </w:divBdr>
        </w:div>
        <w:div w:id="223951003">
          <w:marLeft w:val="0"/>
          <w:marRight w:val="0"/>
          <w:marTop w:val="0"/>
          <w:marBottom w:val="0"/>
          <w:divBdr>
            <w:top w:val="none" w:sz="0" w:space="0" w:color="auto"/>
            <w:left w:val="none" w:sz="0" w:space="0" w:color="auto"/>
            <w:bottom w:val="none" w:sz="0" w:space="0" w:color="auto"/>
            <w:right w:val="none" w:sz="0" w:space="0" w:color="auto"/>
          </w:divBdr>
        </w:div>
        <w:div w:id="514152887">
          <w:marLeft w:val="0"/>
          <w:marRight w:val="0"/>
          <w:marTop w:val="0"/>
          <w:marBottom w:val="0"/>
          <w:divBdr>
            <w:top w:val="none" w:sz="0" w:space="0" w:color="auto"/>
            <w:left w:val="none" w:sz="0" w:space="0" w:color="auto"/>
            <w:bottom w:val="none" w:sz="0" w:space="0" w:color="auto"/>
            <w:right w:val="none" w:sz="0" w:space="0" w:color="auto"/>
          </w:divBdr>
        </w:div>
        <w:div w:id="1587764201">
          <w:marLeft w:val="0"/>
          <w:marRight w:val="0"/>
          <w:marTop w:val="0"/>
          <w:marBottom w:val="0"/>
          <w:divBdr>
            <w:top w:val="none" w:sz="0" w:space="0" w:color="auto"/>
            <w:left w:val="none" w:sz="0" w:space="0" w:color="auto"/>
            <w:bottom w:val="none" w:sz="0" w:space="0" w:color="auto"/>
            <w:right w:val="none" w:sz="0" w:space="0" w:color="auto"/>
          </w:divBdr>
        </w:div>
        <w:div w:id="345791481">
          <w:marLeft w:val="0"/>
          <w:marRight w:val="0"/>
          <w:marTop w:val="0"/>
          <w:marBottom w:val="0"/>
          <w:divBdr>
            <w:top w:val="none" w:sz="0" w:space="0" w:color="auto"/>
            <w:left w:val="none" w:sz="0" w:space="0" w:color="auto"/>
            <w:bottom w:val="none" w:sz="0" w:space="0" w:color="auto"/>
            <w:right w:val="none" w:sz="0" w:space="0" w:color="auto"/>
          </w:divBdr>
        </w:div>
        <w:div w:id="1935436594">
          <w:marLeft w:val="0"/>
          <w:marRight w:val="0"/>
          <w:marTop w:val="0"/>
          <w:marBottom w:val="0"/>
          <w:divBdr>
            <w:top w:val="none" w:sz="0" w:space="0" w:color="auto"/>
            <w:left w:val="none" w:sz="0" w:space="0" w:color="auto"/>
            <w:bottom w:val="none" w:sz="0" w:space="0" w:color="auto"/>
            <w:right w:val="none" w:sz="0" w:space="0" w:color="auto"/>
          </w:divBdr>
        </w:div>
        <w:div w:id="234510384">
          <w:marLeft w:val="0"/>
          <w:marRight w:val="0"/>
          <w:marTop w:val="0"/>
          <w:marBottom w:val="0"/>
          <w:divBdr>
            <w:top w:val="none" w:sz="0" w:space="0" w:color="auto"/>
            <w:left w:val="none" w:sz="0" w:space="0" w:color="auto"/>
            <w:bottom w:val="none" w:sz="0" w:space="0" w:color="auto"/>
            <w:right w:val="none" w:sz="0" w:space="0" w:color="auto"/>
          </w:divBdr>
        </w:div>
        <w:div w:id="1466970682">
          <w:marLeft w:val="0"/>
          <w:marRight w:val="0"/>
          <w:marTop w:val="0"/>
          <w:marBottom w:val="0"/>
          <w:divBdr>
            <w:top w:val="none" w:sz="0" w:space="0" w:color="auto"/>
            <w:left w:val="none" w:sz="0" w:space="0" w:color="auto"/>
            <w:bottom w:val="none" w:sz="0" w:space="0" w:color="auto"/>
            <w:right w:val="none" w:sz="0" w:space="0" w:color="auto"/>
          </w:divBdr>
        </w:div>
        <w:div w:id="1735929555">
          <w:marLeft w:val="0"/>
          <w:marRight w:val="0"/>
          <w:marTop w:val="0"/>
          <w:marBottom w:val="0"/>
          <w:divBdr>
            <w:top w:val="none" w:sz="0" w:space="0" w:color="auto"/>
            <w:left w:val="none" w:sz="0" w:space="0" w:color="auto"/>
            <w:bottom w:val="none" w:sz="0" w:space="0" w:color="auto"/>
            <w:right w:val="none" w:sz="0" w:space="0" w:color="auto"/>
          </w:divBdr>
        </w:div>
        <w:div w:id="1657567805">
          <w:marLeft w:val="0"/>
          <w:marRight w:val="0"/>
          <w:marTop w:val="0"/>
          <w:marBottom w:val="0"/>
          <w:divBdr>
            <w:top w:val="none" w:sz="0" w:space="0" w:color="auto"/>
            <w:left w:val="none" w:sz="0" w:space="0" w:color="auto"/>
            <w:bottom w:val="none" w:sz="0" w:space="0" w:color="auto"/>
            <w:right w:val="none" w:sz="0" w:space="0" w:color="auto"/>
          </w:divBdr>
        </w:div>
        <w:div w:id="693044070">
          <w:marLeft w:val="0"/>
          <w:marRight w:val="0"/>
          <w:marTop w:val="0"/>
          <w:marBottom w:val="0"/>
          <w:divBdr>
            <w:top w:val="none" w:sz="0" w:space="0" w:color="auto"/>
            <w:left w:val="none" w:sz="0" w:space="0" w:color="auto"/>
            <w:bottom w:val="none" w:sz="0" w:space="0" w:color="auto"/>
            <w:right w:val="none" w:sz="0" w:space="0" w:color="auto"/>
          </w:divBdr>
        </w:div>
        <w:div w:id="1623878995">
          <w:marLeft w:val="0"/>
          <w:marRight w:val="0"/>
          <w:marTop w:val="0"/>
          <w:marBottom w:val="0"/>
          <w:divBdr>
            <w:top w:val="none" w:sz="0" w:space="0" w:color="auto"/>
            <w:left w:val="none" w:sz="0" w:space="0" w:color="auto"/>
            <w:bottom w:val="none" w:sz="0" w:space="0" w:color="auto"/>
            <w:right w:val="none" w:sz="0" w:space="0" w:color="auto"/>
          </w:divBdr>
        </w:div>
        <w:div w:id="1089086214">
          <w:marLeft w:val="0"/>
          <w:marRight w:val="0"/>
          <w:marTop w:val="0"/>
          <w:marBottom w:val="0"/>
          <w:divBdr>
            <w:top w:val="none" w:sz="0" w:space="0" w:color="auto"/>
            <w:left w:val="none" w:sz="0" w:space="0" w:color="auto"/>
            <w:bottom w:val="none" w:sz="0" w:space="0" w:color="auto"/>
            <w:right w:val="none" w:sz="0" w:space="0" w:color="auto"/>
          </w:divBdr>
        </w:div>
        <w:div w:id="910776416">
          <w:marLeft w:val="0"/>
          <w:marRight w:val="0"/>
          <w:marTop w:val="0"/>
          <w:marBottom w:val="0"/>
          <w:divBdr>
            <w:top w:val="none" w:sz="0" w:space="0" w:color="auto"/>
            <w:left w:val="none" w:sz="0" w:space="0" w:color="auto"/>
            <w:bottom w:val="none" w:sz="0" w:space="0" w:color="auto"/>
            <w:right w:val="none" w:sz="0" w:space="0" w:color="auto"/>
          </w:divBdr>
        </w:div>
        <w:div w:id="267155446">
          <w:marLeft w:val="0"/>
          <w:marRight w:val="0"/>
          <w:marTop w:val="0"/>
          <w:marBottom w:val="0"/>
          <w:divBdr>
            <w:top w:val="none" w:sz="0" w:space="0" w:color="auto"/>
            <w:left w:val="none" w:sz="0" w:space="0" w:color="auto"/>
            <w:bottom w:val="none" w:sz="0" w:space="0" w:color="auto"/>
            <w:right w:val="none" w:sz="0" w:space="0" w:color="auto"/>
          </w:divBdr>
        </w:div>
        <w:div w:id="824786512">
          <w:marLeft w:val="0"/>
          <w:marRight w:val="0"/>
          <w:marTop w:val="0"/>
          <w:marBottom w:val="0"/>
          <w:divBdr>
            <w:top w:val="none" w:sz="0" w:space="0" w:color="auto"/>
            <w:left w:val="none" w:sz="0" w:space="0" w:color="auto"/>
            <w:bottom w:val="none" w:sz="0" w:space="0" w:color="auto"/>
            <w:right w:val="none" w:sz="0" w:space="0" w:color="auto"/>
          </w:divBdr>
        </w:div>
        <w:div w:id="596989355">
          <w:marLeft w:val="0"/>
          <w:marRight w:val="0"/>
          <w:marTop w:val="0"/>
          <w:marBottom w:val="0"/>
          <w:divBdr>
            <w:top w:val="none" w:sz="0" w:space="0" w:color="auto"/>
            <w:left w:val="none" w:sz="0" w:space="0" w:color="auto"/>
            <w:bottom w:val="none" w:sz="0" w:space="0" w:color="auto"/>
            <w:right w:val="none" w:sz="0" w:space="0" w:color="auto"/>
          </w:divBdr>
        </w:div>
        <w:div w:id="284627691">
          <w:marLeft w:val="0"/>
          <w:marRight w:val="0"/>
          <w:marTop w:val="0"/>
          <w:marBottom w:val="0"/>
          <w:divBdr>
            <w:top w:val="none" w:sz="0" w:space="0" w:color="auto"/>
            <w:left w:val="none" w:sz="0" w:space="0" w:color="auto"/>
            <w:bottom w:val="none" w:sz="0" w:space="0" w:color="auto"/>
            <w:right w:val="none" w:sz="0" w:space="0" w:color="auto"/>
          </w:divBdr>
        </w:div>
        <w:div w:id="1063142314">
          <w:marLeft w:val="0"/>
          <w:marRight w:val="0"/>
          <w:marTop w:val="0"/>
          <w:marBottom w:val="0"/>
          <w:divBdr>
            <w:top w:val="none" w:sz="0" w:space="0" w:color="auto"/>
            <w:left w:val="none" w:sz="0" w:space="0" w:color="auto"/>
            <w:bottom w:val="none" w:sz="0" w:space="0" w:color="auto"/>
            <w:right w:val="none" w:sz="0" w:space="0" w:color="auto"/>
          </w:divBdr>
        </w:div>
        <w:div w:id="1522665529">
          <w:marLeft w:val="0"/>
          <w:marRight w:val="0"/>
          <w:marTop w:val="0"/>
          <w:marBottom w:val="0"/>
          <w:divBdr>
            <w:top w:val="none" w:sz="0" w:space="0" w:color="auto"/>
            <w:left w:val="none" w:sz="0" w:space="0" w:color="auto"/>
            <w:bottom w:val="none" w:sz="0" w:space="0" w:color="auto"/>
            <w:right w:val="none" w:sz="0" w:space="0" w:color="auto"/>
          </w:divBdr>
        </w:div>
      </w:divsChild>
    </w:div>
    <w:div w:id="2142768230">
      <w:bodyDiv w:val="1"/>
      <w:marLeft w:val="0"/>
      <w:marRight w:val="0"/>
      <w:marTop w:val="0"/>
      <w:marBottom w:val="0"/>
      <w:divBdr>
        <w:top w:val="none" w:sz="0" w:space="0" w:color="auto"/>
        <w:left w:val="none" w:sz="0" w:space="0" w:color="auto"/>
        <w:bottom w:val="none" w:sz="0" w:space="0" w:color="auto"/>
        <w:right w:val="none" w:sz="0" w:space="0" w:color="auto"/>
      </w:divBdr>
    </w:div>
    <w:div w:id="214441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archivesspace.mit.edu/repositories/2/archival_objects/348807" TargetMode="External"/><Relationship Id="rId170" Type="http://schemas.openxmlformats.org/officeDocument/2006/relationships/hyperlink" Target="https://ieeexplore.ieee.org/xpl/RecentIssue.jsp?punumber=5488650" TargetMode="External"/><Relationship Id="rId987" Type="http://schemas.openxmlformats.org/officeDocument/2006/relationships/hyperlink" Target="https://archivesspace.mit.edu/repositories/2/archival_objects/347967" TargetMode="External"/><Relationship Id="rId847" Type="http://schemas.openxmlformats.org/officeDocument/2006/relationships/hyperlink" Target="https://archivesspace.mit.edu/repositories/2/archival_objects/347827" TargetMode="External"/><Relationship Id="rId1477" Type="http://schemas.openxmlformats.org/officeDocument/2006/relationships/hyperlink" Target="https://archivesspace.mit.edu/repositories/2/archival_objects/348457" TargetMode="External"/><Relationship Id="rId1684" Type="http://schemas.openxmlformats.org/officeDocument/2006/relationships/hyperlink" Target="https://archivesspace.mit.edu/repositories/2/archival_objects/348664" TargetMode="External"/><Relationship Id="rId1891" Type="http://schemas.openxmlformats.org/officeDocument/2006/relationships/hyperlink" Target="https://archivesspace.mit.edu/repositories/2/archival_objects/348871" TargetMode="External"/><Relationship Id="rId707" Type="http://schemas.openxmlformats.org/officeDocument/2006/relationships/hyperlink" Target="http://www.bitsavers.org/pdf/onr/Digital_Computer_Newsletter/" TargetMode="External"/><Relationship Id="rId914" Type="http://schemas.openxmlformats.org/officeDocument/2006/relationships/hyperlink" Target="https://archivesspace.mit.edu/repositories/2/archival_objects/347894" TargetMode="External"/><Relationship Id="rId1337" Type="http://schemas.openxmlformats.org/officeDocument/2006/relationships/hyperlink" Target="https://archivesspace.mit.edu/repositories/2/archival_objects/348317" TargetMode="External"/><Relationship Id="rId1544" Type="http://schemas.openxmlformats.org/officeDocument/2006/relationships/hyperlink" Target="https://archivesspace.mit.edu/repositories/2/archival_objects/348524" TargetMode="External"/><Relationship Id="rId1751" Type="http://schemas.openxmlformats.org/officeDocument/2006/relationships/hyperlink" Target="https://archivesspace.mit.edu/repositories/2/archival_objects/348731" TargetMode="External"/><Relationship Id="rId43" Type="http://schemas.openxmlformats.org/officeDocument/2006/relationships/image" Target="media/image8.png"/><Relationship Id="rId1404" Type="http://schemas.openxmlformats.org/officeDocument/2006/relationships/hyperlink" Target="https://archivesspace.mit.edu/repositories/2/archival_objects/348384" TargetMode="External"/><Relationship Id="rId1611" Type="http://schemas.openxmlformats.org/officeDocument/2006/relationships/hyperlink" Target="https://archivesspace.mit.edu/repositories/2/archival_objects/348591" TargetMode="External"/><Relationship Id="rId497" Type="http://schemas.openxmlformats.org/officeDocument/2006/relationships/hyperlink" Target="http://bitsavers.informatik.uni-stuttgart.de/pdf/mit/whirlwind/M-series/6M-4089_Geometry_of_Magnetic_Memory_Elements_Jan56.pdf" TargetMode="External"/><Relationship Id="rId2178" Type="http://schemas.openxmlformats.org/officeDocument/2006/relationships/hyperlink" Target="https://archivesspace.mit.edu/repositories/2/archival_objects/349158" TargetMode="External"/><Relationship Id="rId357" Type="http://schemas.openxmlformats.org/officeDocument/2006/relationships/hyperlink" Target="http://bitsavers.informatik.uni-stuttgart.de/pdf/mit/whirlwind/DCL-series/DCL-028_Electronic_Computers_for_Business_Nov54.pdf" TargetMode="External"/><Relationship Id="rId1194" Type="http://schemas.openxmlformats.org/officeDocument/2006/relationships/hyperlink" Target="https://archivesspace.mit.edu/repositories/2/archival_objects/348174" TargetMode="External"/><Relationship Id="rId2038" Type="http://schemas.openxmlformats.org/officeDocument/2006/relationships/hyperlink" Target="https://archivesspace.mit.edu/repositories/2/archival_objects/349018" TargetMode="External"/><Relationship Id="rId217" Type="http://schemas.openxmlformats.org/officeDocument/2006/relationships/hyperlink" Target="https://babel.hathitrust.org/cgi/pt?id=mdp.39015071568813&amp;seq=1" TargetMode="External"/><Relationship Id="rId564" Type="http://schemas.openxmlformats.org/officeDocument/2006/relationships/hyperlink" Target="http://bitsavers.informatik.uni-stuttgart.de/pdf/mit/whirlwind/M-series/M-2763_Biweekly_Report_April_4_1954.pdf" TargetMode="External"/><Relationship Id="rId771" Type="http://schemas.openxmlformats.org/officeDocument/2006/relationships/hyperlink" Target="https://archivesspace.mit.edu/repositories/2/archival_objects/347751" TargetMode="External"/><Relationship Id="rId2245" Type="http://schemas.openxmlformats.org/officeDocument/2006/relationships/hyperlink" Target="https://archivesspace.mit.edu/repositories/2/archival_objects/349225" TargetMode="External"/><Relationship Id="rId424" Type="http://schemas.openxmlformats.org/officeDocument/2006/relationships/hyperlink" Target="http://bitsavers.informatik.uni-stuttgart.de/pdf/mit/whirlwind/DCL-series/DCL-122_Biweekly_Report_March_4_1956.pdf" TargetMode="External"/><Relationship Id="rId631" Type="http://schemas.openxmlformats.org/officeDocument/2006/relationships/hyperlink" Target="https://discover.dtic.mil/results/?q=whirlwind%20computer" TargetMode="External"/><Relationship Id="rId1054" Type="http://schemas.openxmlformats.org/officeDocument/2006/relationships/hyperlink" Target="https://archivesspace.mit.edu/repositories/2/archival_objects/348034" TargetMode="External"/><Relationship Id="rId1261" Type="http://schemas.openxmlformats.org/officeDocument/2006/relationships/hyperlink" Target="https://archivesspace.mit.edu/repositories/2/archival_objects/348241" TargetMode="External"/><Relationship Id="rId2105" Type="http://schemas.openxmlformats.org/officeDocument/2006/relationships/hyperlink" Target="https://archivesspace.mit.edu/repositories/2/archival_objects/349085" TargetMode="External"/><Relationship Id="rId2312" Type="http://schemas.openxmlformats.org/officeDocument/2006/relationships/hyperlink" Target="https://archivesspace.mit.edu/repositories/2/archival_objects/349292" TargetMode="External"/><Relationship Id="rId1121" Type="http://schemas.openxmlformats.org/officeDocument/2006/relationships/hyperlink" Target="https://archivesspace.mit.edu/repositories/2/archival_objects/348101" TargetMode="External"/><Relationship Id="rId1938" Type="http://schemas.openxmlformats.org/officeDocument/2006/relationships/hyperlink" Target="https://archivesspace.mit.edu/repositories/2/archival_objects/348918" TargetMode="External"/><Relationship Id="rId281" Type="http://schemas.openxmlformats.org/officeDocument/2006/relationships/hyperlink" Target="mailto:akossow@computerhistory.org" TargetMode="External"/><Relationship Id="rId141" Type="http://schemas.openxmlformats.org/officeDocument/2006/relationships/hyperlink" Target="https://archivesspace.mit.edu/repositories/2/resources/125" TargetMode="External"/><Relationship Id="rId7" Type="http://schemas.openxmlformats.org/officeDocument/2006/relationships/endnotes" Target="endnotes.xml"/><Relationship Id="rId958" Type="http://schemas.openxmlformats.org/officeDocument/2006/relationships/hyperlink" Target="https://archivesspace.mit.edu/repositories/2/archival_objects/347938" TargetMode="External"/><Relationship Id="rId1588" Type="http://schemas.openxmlformats.org/officeDocument/2006/relationships/hyperlink" Target="https://archivesspace.mit.edu/repositories/2/archival_objects/348568" TargetMode="External"/><Relationship Id="rId1795" Type="http://schemas.openxmlformats.org/officeDocument/2006/relationships/hyperlink" Target="https://archivesspace.mit.edu/repositories/2/archival_objects/348775" TargetMode="External"/><Relationship Id="rId87" Type="http://schemas.openxmlformats.org/officeDocument/2006/relationships/hyperlink" Target="http://www.bitsavers.org/pdf/mit/lincolnLaboratory/MC665/6M-SERIES/" TargetMode="External"/><Relationship Id="rId818" Type="http://schemas.openxmlformats.org/officeDocument/2006/relationships/hyperlink" Target="https://archivesspace.mit.edu/repositories/2/archival_objects/347798" TargetMode="External"/><Relationship Id="rId1448" Type="http://schemas.openxmlformats.org/officeDocument/2006/relationships/hyperlink" Target="https://archivesspace.mit.edu/repositories/2/archival_objects/348428" TargetMode="External"/><Relationship Id="rId1655" Type="http://schemas.openxmlformats.org/officeDocument/2006/relationships/hyperlink" Target="https://archivesspace.mit.edu/repositories/2/archival_objects/348635" TargetMode="External"/><Relationship Id="rId1308" Type="http://schemas.openxmlformats.org/officeDocument/2006/relationships/hyperlink" Target="https://archivesspace.mit.edu/repositories/2/archival_objects/348288" TargetMode="External"/><Relationship Id="rId1862" Type="http://schemas.openxmlformats.org/officeDocument/2006/relationships/hyperlink" Target="https://archivesspace.mit.edu/repositories/2/archival_objects/348842" TargetMode="External"/><Relationship Id="rId1515" Type="http://schemas.openxmlformats.org/officeDocument/2006/relationships/hyperlink" Target="https://archivesspace.mit.edu/repositories/2/archival_objects/348495" TargetMode="External"/><Relationship Id="rId1722" Type="http://schemas.openxmlformats.org/officeDocument/2006/relationships/hyperlink" Target="https://archivesspace.mit.edu/repositories/2/archival_objects/348702" TargetMode="External"/><Relationship Id="rId14" Type="http://schemas.openxmlformats.org/officeDocument/2006/relationships/hyperlink" Target="https://en.wikipedia.org/wiki/George_Stibitz" TargetMode="External"/><Relationship Id="rId2289" Type="http://schemas.openxmlformats.org/officeDocument/2006/relationships/hyperlink" Target="https://archivesspace.mit.edu/repositories/2/archival_objects/349269" TargetMode="External"/><Relationship Id="rId468" Type="http://schemas.openxmlformats.org/officeDocument/2006/relationships/hyperlink" Target="http://bitsavers.informatik.uni-stuttgart.de/pdf/mit/whirlwind/E-series/E-481_Toggle_Switch_Inputs_and_Indicator_Light_Outputs_as_External_Units_Sep52.pdf" TargetMode="External"/><Relationship Id="rId675" Type="http://schemas.openxmlformats.org/officeDocument/2006/relationships/hyperlink" Target="https://ieeexplore.ieee.org/document/4640777/citations?tabFilter=papers" TargetMode="External"/><Relationship Id="rId882" Type="http://schemas.openxmlformats.org/officeDocument/2006/relationships/hyperlink" Target="https://archivesspace.mit.edu/repositories/2/archival_objects/347862" TargetMode="External"/><Relationship Id="rId1098" Type="http://schemas.openxmlformats.org/officeDocument/2006/relationships/hyperlink" Target="https://archivesspace.mit.edu/repositories/2/archival_objects/348078" TargetMode="External"/><Relationship Id="rId2149" Type="http://schemas.openxmlformats.org/officeDocument/2006/relationships/hyperlink" Target="https://archivesspace.mit.edu/repositories/2/archival_objects/349129" TargetMode="External"/><Relationship Id="rId2356" Type="http://schemas.openxmlformats.org/officeDocument/2006/relationships/hyperlink" Target="https://archivesspace.mit.edu/repositories/2/archival_objects/349336" TargetMode="External"/><Relationship Id="rId328" Type="http://schemas.openxmlformats.org/officeDocument/2006/relationships/hyperlink" Target="http://bitsavers.informatik.uni-stuttgart.de/pdf/mit/whirlwind/Wolf_Research_Whirlwind_I_Checkout_Progress_Report_Jan64.pdf" TargetMode="External"/><Relationship Id="rId535" Type="http://schemas.openxmlformats.org/officeDocument/2006/relationships/hyperlink" Target="http://bitsavers.informatik.uni-stuttgart.de/pdf/mit/whirlwind/M-series/M-2269_Use_of_the_Magnetic_Tape_and_Delayed_Output_Equipment_Jul53.pdf" TargetMode="External"/><Relationship Id="rId742" Type="http://schemas.openxmlformats.org/officeDocument/2006/relationships/hyperlink" Target="https://archivesspace.mit.edu/repositories/2/archival_objects/276926" TargetMode="External"/><Relationship Id="rId1165" Type="http://schemas.openxmlformats.org/officeDocument/2006/relationships/hyperlink" Target="https://archivesspace.mit.edu/repositories/2/archival_objects/348145" TargetMode="External"/><Relationship Id="rId1372" Type="http://schemas.openxmlformats.org/officeDocument/2006/relationships/hyperlink" Target="https://archivesspace.mit.edu/repositories/2/archival_objects/348352" TargetMode="External"/><Relationship Id="rId2009" Type="http://schemas.openxmlformats.org/officeDocument/2006/relationships/hyperlink" Target="https://archivesspace.mit.edu/repositories/2/archival_objects/348989" TargetMode="External"/><Relationship Id="rId2216" Type="http://schemas.openxmlformats.org/officeDocument/2006/relationships/hyperlink" Target="https://archivesspace.mit.edu/repositories/2/archival_objects/349196" TargetMode="External"/><Relationship Id="rId602" Type="http://schemas.openxmlformats.org/officeDocument/2006/relationships/hyperlink" Target="http://bitsavers.informatik.uni-stuttgart.de/pdf/mit/whirlwind/R-series/R-232_Information_Sorting_in_the_Application_of_Electronic_Digital_Computers_to_Business_Operations_May54.pdf" TargetMode="External"/><Relationship Id="rId1025" Type="http://schemas.openxmlformats.org/officeDocument/2006/relationships/hyperlink" Target="https://archivesspace.mit.edu/repositories/2/archival_objects/348005" TargetMode="External"/><Relationship Id="rId1232" Type="http://schemas.openxmlformats.org/officeDocument/2006/relationships/hyperlink" Target="https://archivesspace.mit.edu/repositories/2/archival_objects/348212" TargetMode="External"/><Relationship Id="rId185" Type="http://schemas.openxmlformats.org/officeDocument/2006/relationships/hyperlink" Target="https://catalog.hathitrust.org/Record/000618493" TargetMode="External"/><Relationship Id="rId1909" Type="http://schemas.openxmlformats.org/officeDocument/2006/relationships/hyperlink" Target="https://archivesspace.mit.edu/repositories/2/archival_objects/348889" TargetMode="External"/><Relationship Id="rId392" Type="http://schemas.openxmlformats.org/officeDocument/2006/relationships/hyperlink" Target="http://bitsavers.informatik.uni-stuttgart.de/pdf/mit/whirlwind/DCL-series/DCL-078_Biweekly_Report_May_30_1955.pdf" TargetMode="External"/><Relationship Id="rId2073" Type="http://schemas.openxmlformats.org/officeDocument/2006/relationships/hyperlink" Target="https://archivesspace.mit.edu/repositories/2/archival_objects/349053" TargetMode="External"/><Relationship Id="rId2280" Type="http://schemas.openxmlformats.org/officeDocument/2006/relationships/hyperlink" Target="https://archivesspace.mit.edu/repositories/2/archival_objects/349260" TargetMode="External"/><Relationship Id="rId252" Type="http://schemas.openxmlformats.org/officeDocument/2006/relationships/hyperlink" Target="https://archivesspace.mit.edu/repositories/2/archival_objects/276953" TargetMode="External"/><Relationship Id="rId2140" Type="http://schemas.openxmlformats.org/officeDocument/2006/relationships/hyperlink" Target="https://archivesspace.mit.edu/repositories/2/archival_objects/349120" TargetMode="External"/><Relationship Id="rId112" Type="http://schemas.openxmlformats.org/officeDocument/2006/relationships/hyperlink" Target="https://dome.mit.edu/bitstream/handle/1721.3/38898/MC665_r04_A-42-3.pdf?sequence=1" TargetMode="External"/><Relationship Id="rId1699" Type="http://schemas.openxmlformats.org/officeDocument/2006/relationships/hyperlink" Target="https://archivesspace.mit.edu/repositories/2/archival_objects/348679" TargetMode="External"/><Relationship Id="rId2000" Type="http://schemas.openxmlformats.org/officeDocument/2006/relationships/hyperlink" Target="https://archivesspace.mit.edu/repositories/2/archival_objects/348980" TargetMode="External"/><Relationship Id="rId929" Type="http://schemas.openxmlformats.org/officeDocument/2006/relationships/hyperlink" Target="https://archivesspace.mit.edu/repositories/2/archival_objects/347909" TargetMode="External"/><Relationship Id="rId1559" Type="http://schemas.openxmlformats.org/officeDocument/2006/relationships/hyperlink" Target="https://archivesspace.mit.edu/repositories/2/archival_objects/348539" TargetMode="External"/><Relationship Id="rId1766" Type="http://schemas.openxmlformats.org/officeDocument/2006/relationships/hyperlink" Target="https://archivesspace.mit.edu/repositories/2/archival_objects/348746" TargetMode="External"/><Relationship Id="rId1973" Type="http://schemas.openxmlformats.org/officeDocument/2006/relationships/hyperlink" Target="https://archivesspace.mit.edu/repositories/2/archival_objects/348953" TargetMode="External"/><Relationship Id="rId58" Type="http://schemas.openxmlformats.org/officeDocument/2006/relationships/hyperlink" Target="http://bitsavers.informatik.uni-stuttgart.de/pdf/mit/whirlwind/M-series/M-1235_Operation_of_In-Out_Control_Aug51.pdf" TargetMode="External"/><Relationship Id="rId1419" Type="http://schemas.openxmlformats.org/officeDocument/2006/relationships/hyperlink" Target="https://archivesspace.mit.edu/repositories/2/archival_objects/348399" TargetMode="External"/><Relationship Id="rId1626" Type="http://schemas.openxmlformats.org/officeDocument/2006/relationships/hyperlink" Target="https://archivesspace.mit.edu/repositories/2/archival_objects/348606" TargetMode="External"/><Relationship Id="rId1833" Type="http://schemas.openxmlformats.org/officeDocument/2006/relationships/hyperlink" Target="https://archivesspace.mit.edu/repositories/2/archival_objects/348813" TargetMode="External"/><Relationship Id="rId1900" Type="http://schemas.openxmlformats.org/officeDocument/2006/relationships/hyperlink" Target="https://archivesspace.mit.edu/repositories/2/archival_objects/348880" TargetMode="External"/><Relationship Id="rId579" Type="http://schemas.openxmlformats.org/officeDocument/2006/relationships/hyperlink" Target="http://bitsavers.informatik.uni-stuttgart.de/pdf/mit/whirlwind/R-series/?C=N;O=D" TargetMode="External"/><Relationship Id="rId786" Type="http://schemas.openxmlformats.org/officeDocument/2006/relationships/hyperlink" Target="https://archivesspace.mit.edu/repositories/2/archival_objects/347766" TargetMode="External"/><Relationship Id="rId993" Type="http://schemas.openxmlformats.org/officeDocument/2006/relationships/hyperlink" Target="https://archivesspace.mit.edu/repositories/2/archival_objects/347973" TargetMode="External"/><Relationship Id="rId439" Type="http://schemas.openxmlformats.org/officeDocument/2006/relationships/hyperlink" Target="http://bitsavers.informatik.uni-stuttgart.de/pdf/mit/whirlwind/DCL-series/DCL-151_Biweekly_Report_October_28_1956.pdf" TargetMode="External"/><Relationship Id="rId646" Type="http://schemas.openxmlformats.org/officeDocument/2006/relationships/hyperlink" Target="mailto:ddouglas@mit.edu" TargetMode="External"/><Relationship Id="rId1069" Type="http://schemas.openxmlformats.org/officeDocument/2006/relationships/hyperlink" Target="https://archivesspace.mit.edu/repositories/2/archival_objects/348049" TargetMode="External"/><Relationship Id="rId1276" Type="http://schemas.openxmlformats.org/officeDocument/2006/relationships/hyperlink" Target="https://archivesspace.mit.edu/repositories/2/archival_objects/348256" TargetMode="External"/><Relationship Id="rId1483" Type="http://schemas.openxmlformats.org/officeDocument/2006/relationships/hyperlink" Target="https://archivesspace.mit.edu/repositories/2/archival_objects/348463" TargetMode="External"/><Relationship Id="rId2327" Type="http://schemas.openxmlformats.org/officeDocument/2006/relationships/hyperlink" Target="https://archivesspace.mit.edu/repositories/2/archival_objects/349307" TargetMode="External"/><Relationship Id="rId506" Type="http://schemas.openxmlformats.org/officeDocument/2006/relationships/hyperlink" Target="http://bitsavers.informatik.uni-stuttgart.de/pdf/mit/whirlwind/M-series/M-1343_Description_of_Basic_Track-While_Scan_and_Interception_Program_Dec51.pdf" TargetMode="External"/><Relationship Id="rId853" Type="http://schemas.openxmlformats.org/officeDocument/2006/relationships/hyperlink" Target="https://archivesspace.mit.edu/repositories/2/archival_objects/347833" TargetMode="External"/><Relationship Id="rId1136" Type="http://schemas.openxmlformats.org/officeDocument/2006/relationships/hyperlink" Target="https://archivesspace.mit.edu/repositories/2/archival_objects/348116" TargetMode="External"/><Relationship Id="rId1690" Type="http://schemas.openxmlformats.org/officeDocument/2006/relationships/hyperlink" Target="https://archivesspace.mit.edu/repositories/2/archival_objects/348670" TargetMode="External"/><Relationship Id="rId713" Type="http://schemas.openxmlformats.org/officeDocument/2006/relationships/hyperlink" Target="https://www.hagley.org/research" TargetMode="External"/><Relationship Id="rId920" Type="http://schemas.openxmlformats.org/officeDocument/2006/relationships/hyperlink" Target="https://archivesspace.mit.edu/repositories/2/archival_objects/347900" TargetMode="External"/><Relationship Id="rId1343" Type="http://schemas.openxmlformats.org/officeDocument/2006/relationships/hyperlink" Target="https://archivesspace.mit.edu/repositories/2/archival_objects/348323" TargetMode="External"/><Relationship Id="rId1550" Type="http://schemas.openxmlformats.org/officeDocument/2006/relationships/hyperlink" Target="https://archivesspace.mit.edu/repositories/2/archival_objects/348530" TargetMode="External"/><Relationship Id="rId1203" Type="http://schemas.openxmlformats.org/officeDocument/2006/relationships/hyperlink" Target="https://archivesspace.mit.edu/repositories/2/archival_objects/348183" TargetMode="External"/><Relationship Id="rId1410" Type="http://schemas.openxmlformats.org/officeDocument/2006/relationships/hyperlink" Target="https://archivesspace.mit.edu/repositories/2/archival_objects/348390" TargetMode="External"/><Relationship Id="rId296" Type="http://schemas.openxmlformats.org/officeDocument/2006/relationships/image" Target="media/image37.png"/><Relationship Id="rId2184" Type="http://schemas.openxmlformats.org/officeDocument/2006/relationships/hyperlink" Target="https://archivesspace.mit.edu/repositories/2/archival_objects/349164" TargetMode="External"/><Relationship Id="rId156" Type="http://schemas.openxmlformats.org/officeDocument/2006/relationships/hyperlink" Target="https://en.wikipedia.org/wiki/Maurice_Wilkes" TargetMode="External"/><Relationship Id="rId363" Type="http://schemas.openxmlformats.org/officeDocument/2006/relationships/hyperlink" Target="http://bitsavers.informatik.uni-stuttgart.de/pdf/mit/whirlwind/DCL-series/DCL-036_Biweekly_Report_December_13_1954.pdf" TargetMode="External"/><Relationship Id="rId570" Type="http://schemas.openxmlformats.org/officeDocument/2006/relationships/hyperlink" Target="http://bitsavers.informatik.uni-stuttgart.de/pdf/mit/whirlwind/M-series/M-2870_Biweekly_Report_June_13_1954.pdf" TargetMode="External"/><Relationship Id="rId2044" Type="http://schemas.openxmlformats.org/officeDocument/2006/relationships/hyperlink" Target="https://archivesspace.mit.edu/repositories/2/archival_objects/349024" TargetMode="External"/><Relationship Id="rId2251" Type="http://schemas.openxmlformats.org/officeDocument/2006/relationships/hyperlink" Target="https://archivesspace.mit.edu/repositories/2/archival_objects/349231" TargetMode="External"/><Relationship Id="rId223" Type="http://schemas.openxmlformats.org/officeDocument/2006/relationships/hyperlink" Target="http://orsp.umich.edu" TargetMode="External"/><Relationship Id="rId430" Type="http://schemas.openxmlformats.org/officeDocument/2006/relationships/hyperlink" Target="http://bitsavers.informatik.uni-stuttgart.de/pdf/mit/whirlwind/DCL-series/DCL-130_Biweekly_Report_May_27_1956.pdf" TargetMode="External"/><Relationship Id="rId1060" Type="http://schemas.openxmlformats.org/officeDocument/2006/relationships/hyperlink" Target="https://archivesspace.mit.edu/repositories/2/archival_objects/348040" TargetMode="External"/><Relationship Id="rId2111" Type="http://schemas.openxmlformats.org/officeDocument/2006/relationships/hyperlink" Target="https://archivesspace.mit.edu/repositories/2/archival_objects/349091" TargetMode="External"/><Relationship Id="rId1877" Type="http://schemas.openxmlformats.org/officeDocument/2006/relationships/hyperlink" Target="https://archivesspace.mit.edu/repositories/2/archival_objects/348857" TargetMode="External"/><Relationship Id="rId1737" Type="http://schemas.openxmlformats.org/officeDocument/2006/relationships/hyperlink" Target="https://archivesspace.mit.edu/repositories/2/archival_objects/348717" TargetMode="External"/><Relationship Id="rId1944" Type="http://schemas.openxmlformats.org/officeDocument/2006/relationships/hyperlink" Target="https://archivesspace.mit.edu/repositories/2/archival_objects/348924" TargetMode="External"/><Relationship Id="rId29" Type="http://schemas.openxmlformats.org/officeDocument/2006/relationships/hyperlink" Target="https://www.hackster.io/news/mr-contact-s-ena-computer-is-a-modern-miniature-vacuum-tube-computer-and-it-plays-pong-31761ca39052" TargetMode="External"/><Relationship Id="rId1804" Type="http://schemas.openxmlformats.org/officeDocument/2006/relationships/hyperlink" Target="https://archivesspace.mit.edu/repositories/2/archival_objects/348784" TargetMode="External"/><Relationship Id="rId897" Type="http://schemas.openxmlformats.org/officeDocument/2006/relationships/hyperlink" Target="https://archivesspace.mit.edu/repositories/2/archival_objects/347877" TargetMode="External"/><Relationship Id="rId757" Type="http://schemas.openxmlformats.org/officeDocument/2006/relationships/hyperlink" Target="https://archivesspace.mit.edu/repositories/2/archival_objects/276942" TargetMode="External"/><Relationship Id="rId964" Type="http://schemas.openxmlformats.org/officeDocument/2006/relationships/hyperlink" Target="https://archivesspace.mit.edu/repositories/2/archival_objects/347944" TargetMode="External"/><Relationship Id="rId1387" Type="http://schemas.openxmlformats.org/officeDocument/2006/relationships/hyperlink" Target="https://archivesspace.mit.edu/repositories/2/archival_objects/348367" TargetMode="External"/><Relationship Id="rId1594" Type="http://schemas.openxmlformats.org/officeDocument/2006/relationships/hyperlink" Target="https://archivesspace.mit.edu/repositories/2/archival_objects/348574" TargetMode="External"/><Relationship Id="rId93" Type="http://schemas.openxmlformats.org/officeDocument/2006/relationships/image" Target="media/image16.png"/><Relationship Id="rId617" Type="http://schemas.openxmlformats.org/officeDocument/2006/relationships/image" Target="media/image45.gif"/><Relationship Id="rId824" Type="http://schemas.openxmlformats.org/officeDocument/2006/relationships/hyperlink" Target="https://archivesspace.mit.edu/repositories/2/archival_objects/347804" TargetMode="External"/><Relationship Id="rId1247" Type="http://schemas.openxmlformats.org/officeDocument/2006/relationships/hyperlink" Target="https://archivesspace.mit.edu/repositories/2/archival_objects/348227" TargetMode="External"/><Relationship Id="rId1454" Type="http://schemas.openxmlformats.org/officeDocument/2006/relationships/hyperlink" Target="https://archivesspace.mit.edu/repositories/2/archival_objects/348434" TargetMode="External"/><Relationship Id="rId1661" Type="http://schemas.openxmlformats.org/officeDocument/2006/relationships/hyperlink" Target="https://archivesspace.mit.edu/repositories/2/archival_objects/348641" TargetMode="External"/><Relationship Id="rId1107" Type="http://schemas.openxmlformats.org/officeDocument/2006/relationships/hyperlink" Target="https://archivesspace.mit.edu/repositories/2/archival_objects/348087" TargetMode="External"/><Relationship Id="rId1314" Type="http://schemas.openxmlformats.org/officeDocument/2006/relationships/hyperlink" Target="https://archivesspace.mit.edu/repositories/2/archival_objects/348294" TargetMode="External"/><Relationship Id="rId1521" Type="http://schemas.openxmlformats.org/officeDocument/2006/relationships/hyperlink" Target="https://archivesspace.mit.edu/repositories/2/archival_objects/348501" TargetMode="External"/><Relationship Id="rId20" Type="http://schemas.openxmlformats.org/officeDocument/2006/relationships/hyperlink" Target="http://www.columbia.edu/cu/computinghistory/612w115.html" TargetMode="External"/><Relationship Id="rId2088" Type="http://schemas.openxmlformats.org/officeDocument/2006/relationships/hyperlink" Target="https://archivesspace.mit.edu/repositories/2/archival_objects/349068" TargetMode="External"/><Relationship Id="rId2295" Type="http://schemas.openxmlformats.org/officeDocument/2006/relationships/hyperlink" Target="https://archivesspace.mit.edu/repositories/2/archival_objects/349275" TargetMode="External"/><Relationship Id="rId267" Type="http://schemas.openxmlformats.org/officeDocument/2006/relationships/hyperlink" Target="mailto:dspicer@computerhistory.org" TargetMode="External"/><Relationship Id="rId474" Type="http://schemas.openxmlformats.org/officeDocument/2006/relationships/hyperlink" Target="http://bitsavers.informatik.uni-stuttgart.de/pdf/mit/whirlwind/E-series/E-531_Driving_Current_Margins_on_Memory_Test_Setup_I_Mar53.pdf" TargetMode="External"/><Relationship Id="rId2155" Type="http://schemas.openxmlformats.org/officeDocument/2006/relationships/hyperlink" Target="https://archivesspace.mit.edu/repositories/2/archival_objects/349135" TargetMode="External"/><Relationship Id="rId127" Type="http://schemas.openxmlformats.org/officeDocument/2006/relationships/image" Target="media/image21.png"/><Relationship Id="rId681" Type="http://schemas.openxmlformats.org/officeDocument/2006/relationships/hyperlink" Target="https://teletype.net/display/TEL/About" TargetMode="External"/><Relationship Id="rId2362" Type="http://schemas.openxmlformats.org/officeDocument/2006/relationships/hyperlink" Target="https://archivesspace.mit.edu/repositories/2/archival_objects/349342" TargetMode="External"/><Relationship Id="rId334" Type="http://schemas.openxmlformats.org/officeDocument/2006/relationships/hyperlink" Target="http://bitsavers.informatik.uni-stuttgart.de/pdf/mit/whirlwind/DCL-series/DCL-001_Procedure_for_Memos_Issued_by_S_EC_Group_Jul54.pdf" TargetMode="External"/><Relationship Id="rId541" Type="http://schemas.openxmlformats.org/officeDocument/2006/relationships/hyperlink" Target="http://bitsavers.informatik.uni-stuttgart.de/pdf/mit/whirlwind/M-series/M-2359-2_Comprehensive_System_Manual_Dec55.pdf" TargetMode="External"/><Relationship Id="rId1171" Type="http://schemas.openxmlformats.org/officeDocument/2006/relationships/hyperlink" Target="https://archivesspace.mit.edu/repositories/2/archival_objects/348151" TargetMode="External"/><Relationship Id="rId2015" Type="http://schemas.openxmlformats.org/officeDocument/2006/relationships/hyperlink" Target="https://archivesspace.mit.edu/repositories/2/archival_objects/348995" TargetMode="External"/><Relationship Id="rId2222" Type="http://schemas.openxmlformats.org/officeDocument/2006/relationships/hyperlink" Target="https://archivesspace.mit.edu/repositories/2/archival_objects/349202" TargetMode="External"/><Relationship Id="rId401" Type="http://schemas.openxmlformats.org/officeDocument/2006/relationships/hyperlink" Target="http://bitsavers.informatik.uni-stuttgart.de/pdf/mit/whirlwind/DCL-series/DCL-092_Proposed_Additional_Function_for_the_Read-In_Button_Jul55.pdf" TargetMode="External"/><Relationship Id="rId1031" Type="http://schemas.openxmlformats.org/officeDocument/2006/relationships/hyperlink" Target="https://archivesspace.mit.edu/repositories/2/archival_objects/348011" TargetMode="External"/><Relationship Id="rId1988" Type="http://schemas.openxmlformats.org/officeDocument/2006/relationships/hyperlink" Target="https://archivesspace.mit.edu/repositories/2/archival_objects/348968" TargetMode="External"/><Relationship Id="rId1848" Type="http://schemas.openxmlformats.org/officeDocument/2006/relationships/hyperlink" Target="https://archivesspace.mit.edu/repositories/2/archival_objects/348828" TargetMode="External"/><Relationship Id="rId191" Type="http://schemas.openxmlformats.org/officeDocument/2006/relationships/hyperlink" Target="https://tcm.computerhistory.org/exhibits/WhirlwindFall1982.pdf" TargetMode="External"/><Relationship Id="rId1708" Type="http://schemas.openxmlformats.org/officeDocument/2006/relationships/hyperlink" Target="https://archivesspace.mit.edu/repositories/2/archival_objects/348688" TargetMode="External"/><Relationship Id="rId1915" Type="http://schemas.openxmlformats.org/officeDocument/2006/relationships/hyperlink" Target="https://archivesspace.mit.edu/repositories/2/archival_objects/348895" TargetMode="External"/><Relationship Id="rId868" Type="http://schemas.openxmlformats.org/officeDocument/2006/relationships/hyperlink" Target="https://archivesspace.mit.edu/repositories/2/archival_objects/347848" TargetMode="External"/><Relationship Id="rId1498" Type="http://schemas.openxmlformats.org/officeDocument/2006/relationships/hyperlink" Target="https://archivesspace.mit.edu/repositories/2/archival_objects/348478" TargetMode="External"/><Relationship Id="rId728" Type="http://schemas.openxmlformats.org/officeDocument/2006/relationships/hyperlink" Target="https://archivesspace.mit.edu/repositories/2/resources/1157" TargetMode="External"/><Relationship Id="rId935" Type="http://schemas.openxmlformats.org/officeDocument/2006/relationships/hyperlink" Target="https://archivesspace.mit.edu/repositories/2/archival_objects/347915" TargetMode="External"/><Relationship Id="rId1358" Type="http://schemas.openxmlformats.org/officeDocument/2006/relationships/hyperlink" Target="https://archivesspace.mit.edu/repositories/2/archival_objects/348338" TargetMode="External"/><Relationship Id="rId1565" Type="http://schemas.openxmlformats.org/officeDocument/2006/relationships/hyperlink" Target="https://archivesspace.mit.edu/repositories/2/archival_objects/348545" TargetMode="External"/><Relationship Id="rId1772" Type="http://schemas.openxmlformats.org/officeDocument/2006/relationships/hyperlink" Target="https://archivesspace.mit.edu/repositories/2/archival_objects/348752" TargetMode="External"/><Relationship Id="rId64" Type="http://schemas.openxmlformats.org/officeDocument/2006/relationships/hyperlink" Target="http://tcm.computerhistory.org/CHMfiles/Digital%20Computer%20Museum%20First%20Annual%20Report%201980.pdf" TargetMode="External"/><Relationship Id="rId1218" Type="http://schemas.openxmlformats.org/officeDocument/2006/relationships/hyperlink" Target="https://archivesspace.mit.edu/repositories/2/archival_objects/348198" TargetMode="External"/><Relationship Id="rId1425" Type="http://schemas.openxmlformats.org/officeDocument/2006/relationships/hyperlink" Target="https://archivesspace.mit.edu/repositories/2/archival_objects/348405" TargetMode="External"/><Relationship Id="rId1632" Type="http://schemas.openxmlformats.org/officeDocument/2006/relationships/hyperlink" Target="https://archivesspace.mit.edu/repositories/2/archival_objects/348612" TargetMode="External"/><Relationship Id="rId2199" Type="http://schemas.openxmlformats.org/officeDocument/2006/relationships/hyperlink" Target="https://archivesspace.mit.edu/repositories/2/archival_objects/349179" TargetMode="External"/><Relationship Id="rId378" Type="http://schemas.openxmlformats.org/officeDocument/2006/relationships/hyperlink" Target="http://bitsavers.informatik.uni-stuttgart.de/pdf/mit/whirlwind/DCL-series/DCL-061_Interim_Report_on_the_WWI-ERA_1103_Input_Translation_Program_Mar55.pdf" TargetMode="External"/><Relationship Id="rId585" Type="http://schemas.openxmlformats.org/officeDocument/2006/relationships/hyperlink" Target="http://bitsavers.informatik.uni-stuttgart.de/pdf/mit/whirlwind/R-series/R-127_Whirlwind_I_Computer_Block_Diagrams_Volume_2_Sep47.pdf" TargetMode="External"/><Relationship Id="rId792" Type="http://schemas.openxmlformats.org/officeDocument/2006/relationships/hyperlink" Target="https://archivesspace.mit.edu/repositories/2/archival_objects/347772" TargetMode="External"/><Relationship Id="rId2059" Type="http://schemas.openxmlformats.org/officeDocument/2006/relationships/hyperlink" Target="https://archivesspace.mit.edu/repositories/2/archival_objects/349039" TargetMode="External"/><Relationship Id="rId2266" Type="http://schemas.openxmlformats.org/officeDocument/2006/relationships/hyperlink" Target="https://archivesspace.mit.edu/repositories/2/archival_objects/349246" TargetMode="External"/><Relationship Id="rId238" Type="http://schemas.openxmlformats.org/officeDocument/2006/relationships/hyperlink" Target="http://hdl.handle.net/1721.1/12193" TargetMode="External"/><Relationship Id="rId445" Type="http://schemas.openxmlformats.org/officeDocument/2006/relationships/hyperlink" Target="http://bitsavers.informatik.uni-stuttgart.de/pdf/mit/whirlwind/DCL-series/DCL-162_Biweekly_Report_January_20_1957.pdf" TargetMode="External"/><Relationship Id="rId652" Type="http://schemas.openxmlformats.org/officeDocument/2006/relationships/hyperlink" Target="https://ieeexplore.ieee.org/document/4640767/citations?tabFilter=papers" TargetMode="External"/><Relationship Id="rId1075" Type="http://schemas.openxmlformats.org/officeDocument/2006/relationships/hyperlink" Target="https://archivesspace.mit.edu/repositories/2/archival_objects/348055" TargetMode="External"/><Relationship Id="rId1282" Type="http://schemas.openxmlformats.org/officeDocument/2006/relationships/hyperlink" Target="https://archivesspace.mit.edu/repositories/2/archival_objects/348262" TargetMode="External"/><Relationship Id="rId2126" Type="http://schemas.openxmlformats.org/officeDocument/2006/relationships/hyperlink" Target="https://archivesspace.mit.edu/repositories/2/archival_objects/349106" TargetMode="External"/><Relationship Id="rId2333" Type="http://schemas.openxmlformats.org/officeDocument/2006/relationships/hyperlink" Target="https://archivesspace.mit.edu/repositories/2/archival_objects/349313" TargetMode="External"/><Relationship Id="rId305" Type="http://schemas.openxmlformats.org/officeDocument/2006/relationships/hyperlink" Target="http://bitsavers.informatik.uni-stuttgart.de/pdf/mit/whirlwind/" TargetMode="External"/><Relationship Id="rId512" Type="http://schemas.openxmlformats.org/officeDocument/2006/relationships/hyperlink" Target="http://bitsavers.informatik.uni-stuttgart.de/pdf/mit/whirlwind/M-series/M-1452_General_Nature_of_Work_Involved_In_Using_A_Digital_Computer_as_a_Control_Element_in_Physical_System_Apr52.pdf" TargetMode="External"/><Relationship Id="rId1142" Type="http://schemas.openxmlformats.org/officeDocument/2006/relationships/hyperlink" Target="https://archivesspace.mit.edu/repositories/2/archival_objects/348122" TargetMode="External"/><Relationship Id="rId1002" Type="http://schemas.openxmlformats.org/officeDocument/2006/relationships/hyperlink" Target="https://archivesspace.mit.edu/repositories/2/archival_objects/347982" TargetMode="External"/><Relationship Id="rId1959" Type="http://schemas.openxmlformats.org/officeDocument/2006/relationships/hyperlink" Target="https://archivesspace.mit.edu/repositories/2/archival_objects/348939" TargetMode="External"/><Relationship Id="rId1819" Type="http://schemas.openxmlformats.org/officeDocument/2006/relationships/hyperlink" Target="https://archivesspace.mit.edu/repositories/2/archival_objects/348799" TargetMode="External"/><Relationship Id="rId2190" Type="http://schemas.openxmlformats.org/officeDocument/2006/relationships/hyperlink" Target="https://archivesspace.mit.edu/repositories/2/archival_objects/349170" TargetMode="External"/><Relationship Id="rId162" Type="http://schemas.openxmlformats.org/officeDocument/2006/relationships/hyperlink" Target="http://www.bitsavers.org/pdf/dec/transcripts/Jack_Gilmore_DEC_History_Talk_900605.pdf" TargetMode="External"/><Relationship Id="rId2050" Type="http://schemas.openxmlformats.org/officeDocument/2006/relationships/hyperlink" Target="https://archivesspace.mit.edu/repositories/2/archival_objects/349030" TargetMode="External"/><Relationship Id="rId979" Type="http://schemas.openxmlformats.org/officeDocument/2006/relationships/hyperlink" Target="https://archivesspace.mit.edu/repositories/2/archival_objects/347959" TargetMode="External"/><Relationship Id="rId327" Type="http://schemas.openxmlformats.org/officeDocument/2006/relationships/hyperlink" Target="http://www.bitsavers.org/pdf/mit/whirlwind/ww_programming_projects/104_Cypser_-_Hydro_Thermal_Power_System/Cypser_The_Optimum_Use_of_Water_Storage_In_Hydro-Thermal_Electric_Systems_1953.pdf" TargetMode="External"/><Relationship Id="rId534" Type="http://schemas.openxmlformats.org/officeDocument/2006/relationships/hyperlink" Target="http://bitsavers.informatik.uni-stuttgart.de/pdf/mit/whirlwind/M-series/M-2269-1_Use_of_the_Magnetic_Tape_and_Delayed_Output_Equipment_Feb54.pdf" TargetMode="External"/><Relationship Id="rId741" Type="http://schemas.openxmlformats.org/officeDocument/2006/relationships/hyperlink" Target="https://archivesspace.mit.edu/repositories/2/archival_objects/276924" TargetMode="External"/><Relationship Id="rId839" Type="http://schemas.openxmlformats.org/officeDocument/2006/relationships/hyperlink" Target="https://archivesspace.mit.edu/repositories/2/archival_objects/347819" TargetMode="External"/><Relationship Id="rId1164" Type="http://schemas.openxmlformats.org/officeDocument/2006/relationships/hyperlink" Target="https://archivesspace.mit.edu/repositories/2/archival_objects/348144" TargetMode="External"/><Relationship Id="rId1371" Type="http://schemas.openxmlformats.org/officeDocument/2006/relationships/hyperlink" Target="https://archivesspace.mit.edu/repositories/2/archival_objects/348351" TargetMode="External"/><Relationship Id="rId1469" Type="http://schemas.openxmlformats.org/officeDocument/2006/relationships/hyperlink" Target="https://archivesspace.mit.edu/repositories/2/archival_objects/348449" TargetMode="External"/><Relationship Id="rId2008" Type="http://schemas.openxmlformats.org/officeDocument/2006/relationships/hyperlink" Target="https://archivesspace.mit.edu/repositories/2/archival_objects/348988" TargetMode="External"/><Relationship Id="rId2215" Type="http://schemas.openxmlformats.org/officeDocument/2006/relationships/hyperlink" Target="https://archivesspace.mit.edu/repositories/2/archival_objects/349195" TargetMode="External"/><Relationship Id="rId601" Type="http://schemas.openxmlformats.org/officeDocument/2006/relationships/hyperlink" Target="http://bitsavers.informatik.uni-stuttgart.de/pdf/mit/whirlwind/R-series/R-225_Summary_of_Treatment_of_Digital_Control_Systems_and_Numerical_Processes_in_the_Frequency_Domain_Jul53.pdf" TargetMode="External"/><Relationship Id="rId1024" Type="http://schemas.openxmlformats.org/officeDocument/2006/relationships/hyperlink" Target="https://archivesspace.mit.edu/repositories/2/archival_objects/348004" TargetMode="External"/><Relationship Id="rId1231" Type="http://schemas.openxmlformats.org/officeDocument/2006/relationships/hyperlink" Target="https://archivesspace.mit.edu/repositories/2/archival_objects/348211" TargetMode="External"/><Relationship Id="rId1676" Type="http://schemas.openxmlformats.org/officeDocument/2006/relationships/hyperlink" Target="https://archivesspace.mit.edu/repositories/2/archival_objects/348656" TargetMode="External"/><Relationship Id="rId1883" Type="http://schemas.openxmlformats.org/officeDocument/2006/relationships/hyperlink" Target="https://archivesspace.mit.edu/repositories/2/archival_objects/348863" TargetMode="External"/><Relationship Id="rId906" Type="http://schemas.openxmlformats.org/officeDocument/2006/relationships/hyperlink" Target="https://archivesspace.mit.edu/repositories/2/archival_objects/347886" TargetMode="External"/><Relationship Id="rId1329" Type="http://schemas.openxmlformats.org/officeDocument/2006/relationships/hyperlink" Target="https://archivesspace.mit.edu/repositories/2/archival_objects/348309" TargetMode="External"/><Relationship Id="rId1536" Type="http://schemas.openxmlformats.org/officeDocument/2006/relationships/hyperlink" Target="https://archivesspace.mit.edu/repositories/2/archival_objects/348516" TargetMode="External"/><Relationship Id="rId1743" Type="http://schemas.openxmlformats.org/officeDocument/2006/relationships/hyperlink" Target="https://archivesspace.mit.edu/repositories/2/archival_objects/348723" TargetMode="External"/><Relationship Id="rId1950" Type="http://schemas.openxmlformats.org/officeDocument/2006/relationships/hyperlink" Target="https://archivesspace.mit.edu/repositories/2/archival_objects/348930" TargetMode="External"/><Relationship Id="rId35" Type="http://schemas.openxmlformats.org/officeDocument/2006/relationships/hyperlink" Target="http://www.softwarepreservation.org/projects/FORTRAN/paper/p4-backus.pdf" TargetMode="External"/><Relationship Id="rId1603" Type="http://schemas.openxmlformats.org/officeDocument/2006/relationships/hyperlink" Target="https://archivesspace.mit.edu/repositories/2/archival_objects/348583" TargetMode="External"/><Relationship Id="rId1810" Type="http://schemas.openxmlformats.org/officeDocument/2006/relationships/hyperlink" Target="https://archivesspace.mit.edu/repositories/2/archival_objects/348790" TargetMode="External"/><Relationship Id="rId184" Type="http://schemas.openxmlformats.org/officeDocument/2006/relationships/hyperlink" Target="http://id.lib.harvard.edu/alma/990081154210203941/catalog" TargetMode="External"/><Relationship Id="rId391" Type="http://schemas.openxmlformats.org/officeDocument/2006/relationships/hyperlink" Target="http://bitsavers.informatik.uni-stuttgart.de/pdf/mit/whirlwind/DCL-series/DCL-077_Subroutines_Available_for_the_Whirlwind_I_Computer_Jun55.pdf" TargetMode="External"/><Relationship Id="rId1908" Type="http://schemas.openxmlformats.org/officeDocument/2006/relationships/hyperlink" Target="https://archivesspace.mit.edu/repositories/2/archival_objects/348888" TargetMode="External"/><Relationship Id="rId2072" Type="http://schemas.openxmlformats.org/officeDocument/2006/relationships/hyperlink" Target="https://archivesspace.mit.edu/repositories/2/archival_objects/349052" TargetMode="External"/><Relationship Id="rId251" Type="http://schemas.openxmlformats.org/officeDocument/2006/relationships/hyperlink" Target="https://archivesspace.mit.edu/repositories/2/resources/1157" TargetMode="External"/><Relationship Id="rId489" Type="http://schemas.openxmlformats.org/officeDocument/2006/relationships/hyperlink" Target="http://bitsavers.informatik.uni-stuttgart.de/pdf/mit/whirlwind/" TargetMode="External"/><Relationship Id="rId696" Type="http://schemas.openxmlformats.org/officeDocument/2006/relationships/hyperlink" Target="https://www.microsoft.com/en-us/research/wp-content/uploads/2011/04/Bell_Origin_of_the_Computer_History_Museum_v2.pdf" TargetMode="External"/><Relationship Id="rId2377" Type="http://schemas.openxmlformats.org/officeDocument/2006/relationships/hyperlink" Target="https://archivesspace.mit.edu/repositories/2/archival_objects/277021" TargetMode="External"/><Relationship Id="rId349" Type="http://schemas.openxmlformats.org/officeDocument/2006/relationships/hyperlink" Target="http://bitsavers.informatik.uni-stuttgart.de/pdf/mit/whirlwind/DCL-series/DCL-020_Whirlwind_Rate_Structure_Oct54.pdf" TargetMode="External"/><Relationship Id="rId556" Type="http://schemas.openxmlformats.org/officeDocument/2006/relationships/hyperlink" Target="http://bitsavers.informatik.uni-stuttgart.de/pdf/mit/whirlwind/M-series/M-2654_Biweekly_Report_January_24_1854.pdf" TargetMode="External"/><Relationship Id="rId763" Type="http://schemas.openxmlformats.org/officeDocument/2006/relationships/hyperlink" Target="https://archivesspace.mit.edu/repositories/2/archival_objects/276948" TargetMode="External"/><Relationship Id="rId1186" Type="http://schemas.openxmlformats.org/officeDocument/2006/relationships/hyperlink" Target="https://archivesspace.mit.edu/repositories/2/archival_objects/348166" TargetMode="External"/><Relationship Id="rId1393" Type="http://schemas.openxmlformats.org/officeDocument/2006/relationships/hyperlink" Target="https://archivesspace.mit.edu/repositories/2/archival_objects/348373" TargetMode="External"/><Relationship Id="rId2237" Type="http://schemas.openxmlformats.org/officeDocument/2006/relationships/hyperlink" Target="https://archivesspace.mit.edu/repositories/2/archival_objects/349217" TargetMode="External"/><Relationship Id="rId111" Type="http://schemas.openxmlformats.org/officeDocument/2006/relationships/hyperlink" Target="https://dome.mit.edu/bitstream/handle/1721.3/39395/MC665_r06_M-2414.pdf?sequence=1" TargetMode="External"/><Relationship Id="rId209" Type="http://schemas.openxmlformats.org/officeDocument/2006/relationships/hyperlink" Target="https://ieeexplore.ieee.org/stamp/stamp.jsp?tp=&amp;arnumber=4640733" TargetMode="External"/><Relationship Id="rId416" Type="http://schemas.openxmlformats.org/officeDocument/2006/relationships/hyperlink" Target="http://bitsavers.informatik.uni-stuttgart.de/pdf/mit/whirlwind/DCL-series/DCL-113_Generalized_Nim_Playing_Routine_Dec55.pdf" TargetMode="External"/><Relationship Id="rId970" Type="http://schemas.openxmlformats.org/officeDocument/2006/relationships/hyperlink" Target="https://archivesspace.mit.edu/repositories/2/archival_objects/347950" TargetMode="External"/><Relationship Id="rId1046" Type="http://schemas.openxmlformats.org/officeDocument/2006/relationships/hyperlink" Target="https://archivesspace.mit.edu/repositories/2/archival_objects/348026" TargetMode="External"/><Relationship Id="rId1253" Type="http://schemas.openxmlformats.org/officeDocument/2006/relationships/hyperlink" Target="https://archivesspace.mit.edu/repositories/2/archival_objects/348233" TargetMode="External"/><Relationship Id="rId1698" Type="http://schemas.openxmlformats.org/officeDocument/2006/relationships/hyperlink" Target="https://archivesspace.mit.edu/repositories/2/archival_objects/348678" TargetMode="External"/><Relationship Id="rId623" Type="http://schemas.openxmlformats.org/officeDocument/2006/relationships/hyperlink" Target="https://www.legacy.com/obituaries/name/albert-shortell-obituary?pid=800959" TargetMode="External"/><Relationship Id="rId830" Type="http://schemas.openxmlformats.org/officeDocument/2006/relationships/hyperlink" Target="https://archivesspace.mit.edu/repositories/2/archival_objects/347810" TargetMode="External"/><Relationship Id="rId928" Type="http://schemas.openxmlformats.org/officeDocument/2006/relationships/hyperlink" Target="https://archivesspace.mit.edu/repositories/2/archival_objects/347908" TargetMode="External"/><Relationship Id="rId1460" Type="http://schemas.openxmlformats.org/officeDocument/2006/relationships/hyperlink" Target="https://archivesspace.mit.edu/repositories/2/archival_objects/348440" TargetMode="External"/><Relationship Id="rId1558" Type="http://schemas.openxmlformats.org/officeDocument/2006/relationships/hyperlink" Target="https://archivesspace.mit.edu/repositories/2/archival_objects/348538" TargetMode="External"/><Relationship Id="rId1765" Type="http://schemas.openxmlformats.org/officeDocument/2006/relationships/hyperlink" Target="https://archivesspace.mit.edu/repositories/2/archival_objects/348745" TargetMode="External"/><Relationship Id="rId2304" Type="http://schemas.openxmlformats.org/officeDocument/2006/relationships/hyperlink" Target="https://archivesspace.mit.edu/repositories/2/archival_objects/349284" TargetMode="External"/><Relationship Id="rId57" Type="http://schemas.openxmlformats.org/officeDocument/2006/relationships/hyperlink" Target="http://bitsavers.informatik.uni-stuttgart.de/pdf/mit/whirlwind/R-series/R-127_Whirlwind_I_Computer_Block_Diagrams_Volume_2_Sep47.pdf" TargetMode="External"/><Relationship Id="rId1113" Type="http://schemas.openxmlformats.org/officeDocument/2006/relationships/hyperlink" Target="https://archivesspace.mit.edu/repositories/2/archival_objects/348093" TargetMode="External"/><Relationship Id="rId1320" Type="http://schemas.openxmlformats.org/officeDocument/2006/relationships/hyperlink" Target="https://archivesspace.mit.edu/repositories/2/archival_objects/348300" TargetMode="External"/><Relationship Id="rId1418" Type="http://schemas.openxmlformats.org/officeDocument/2006/relationships/hyperlink" Target="https://archivesspace.mit.edu/repositories/2/archival_objects/348398" TargetMode="External"/><Relationship Id="rId1972" Type="http://schemas.openxmlformats.org/officeDocument/2006/relationships/hyperlink" Target="https://archivesspace.mit.edu/repositories/2/archival_objects/348952" TargetMode="External"/><Relationship Id="rId1625" Type="http://schemas.openxmlformats.org/officeDocument/2006/relationships/hyperlink" Target="https://archivesspace.mit.edu/repositories/2/archival_objects/348605" TargetMode="External"/><Relationship Id="rId1832" Type="http://schemas.openxmlformats.org/officeDocument/2006/relationships/hyperlink" Target="https://archivesspace.mit.edu/repositories/2/archival_objects/348812" TargetMode="External"/><Relationship Id="rId2094" Type="http://schemas.openxmlformats.org/officeDocument/2006/relationships/hyperlink" Target="https://archivesspace.mit.edu/repositories/2/archival_objects/349074" TargetMode="External"/><Relationship Id="rId273" Type="http://schemas.openxmlformats.org/officeDocument/2006/relationships/hyperlink" Target="mailto:mweber@computerhistory.org" TargetMode="External"/><Relationship Id="rId480" Type="http://schemas.openxmlformats.org/officeDocument/2006/relationships/hyperlink" Target="http://bitsavers.informatik.uni-stuttgart.de/pdf/mit/whirlwind/E-series/E-545_Dependence_of_Coercivity_and_Stress_Hysteresis_on_Nucleation_of_Domains_of_Reverse_Magnetization_May53.pdf" TargetMode="External"/><Relationship Id="rId2161" Type="http://schemas.openxmlformats.org/officeDocument/2006/relationships/hyperlink" Target="https://archivesspace.mit.edu/repositories/2/archival_objects/349141" TargetMode="External"/><Relationship Id="rId133" Type="http://schemas.openxmlformats.org/officeDocument/2006/relationships/image" Target="media/image25.gif"/><Relationship Id="rId340" Type="http://schemas.openxmlformats.org/officeDocument/2006/relationships/hyperlink" Target="http://bitsavers.informatik.uni-stuttgart.de/pdf/mit/whirlwind/DCL-series/DCL-009_Biweekly_Report_August_23_1954.pdf" TargetMode="External"/><Relationship Id="rId578" Type="http://schemas.openxmlformats.org/officeDocument/2006/relationships/hyperlink" Target="http://bitsavers.informatik.uni-stuttgart.de/pdf/mit/whirlwind/M-series/M24-33_Some_Results_on_the_Transmission_of_Pulses_Over_Telephone_Lines_Apr54.pdf" TargetMode="External"/><Relationship Id="rId785" Type="http://schemas.openxmlformats.org/officeDocument/2006/relationships/hyperlink" Target="https://archivesspace.mit.edu/repositories/2/archival_objects/347765" TargetMode="External"/><Relationship Id="rId992" Type="http://schemas.openxmlformats.org/officeDocument/2006/relationships/hyperlink" Target="https://archivesspace.mit.edu/repositories/2/archival_objects/347972" TargetMode="External"/><Relationship Id="rId2021" Type="http://schemas.openxmlformats.org/officeDocument/2006/relationships/hyperlink" Target="https://archivesspace.mit.edu/repositories/2/archival_objects/349001" TargetMode="External"/><Relationship Id="rId2259" Type="http://schemas.openxmlformats.org/officeDocument/2006/relationships/hyperlink" Target="https://archivesspace.mit.edu/repositories/2/archival_objects/349239" TargetMode="External"/><Relationship Id="rId200" Type="http://schemas.openxmlformats.org/officeDocument/2006/relationships/hyperlink" Target="https://www.afhra.af.mil/" TargetMode="External"/><Relationship Id="rId438" Type="http://schemas.openxmlformats.org/officeDocument/2006/relationships/hyperlink" Target="http://bitsavers.informatik.uni-stuttgart.de/pdf/mit/whirlwind/DCL-series/DCL-150_Simplex_Method_Subroutine_Oct56.pdf" TargetMode="External"/><Relationship Id="rId645" Type="http://schemas.openxmlformats.org/officeDocument/2006/relationships/hyperlink" Target="mailto:archangelo.difante@us.af.mil" TargetMode="External"/><Relationship Id="rId852" Type="http://schemas.openxmlformats.org/officeDocument/2006/relationships/hyperlink" Target="https://archivesspace.mit.edu/repositories/2/archival_objects/347832" TargetMode="External"/><Relationship Id="rId1068" Type="http://schemas.openxmlformats.org/officeDocument/2006/relationships/hyperlink" Target="https://archivesspace.mit.edu/repositories/2/archival_objects/348048" TargetMode="External"/><Relationship Id="rId1275" Type="http://schemas.openxmlformats.org/officeDocument/2006/relationships/hyperlink" Target="https://archivesspace.mit.edu/repositories/2/archival_objects/348255" TargetMode="External"/><Relationship Id="rId1482" Type="http://schemas.openxmlformats.org/officeDocument/2006/relationships/hyperlink" Target="https://archivesspace.mit.edu/repositories/2/archival_objects/348462" TargetMode="External"/><Relationship Id="rId2119" Type="http://schemas.openxmlformats.org/officeDocument/2006/relationships/hyperlink" Target="https://archivesspace.mit.edu/repositories/2/archival_objects/349099" TargetMode="External"/><Relationship Id="rId2326" Type="http://schemas.openxmlformats.org/officeDocument/2006/relationships/hyperlink" Target="https://archivesspace.mit.edu/repositories/2/archival_objects/349306" TargetMode="External"/><Relationship Id="rId505" Type="http://schemas.openxmlformats.org/officeDocument/2006/relationships/hyperlink" Target="http://bitsavers.informatik.uni-stuttgart.de/pdf/mit/whirlwind/M-series/M-1284_Method_of_Preparing_Subroutines_for_the_Subroutine_Library_Sep51.pdf" TargetMode="External"/><Relationship Id="rId712" Type="http://schemas.openxmlformats.org/officeDocument/2006/relationships/hyperlink" Target="https://bitsavers.org/pdf/afips/1952-02_%2302.pdf" TargetMode="External"/><Relationship Id="rId1135" Type="http://schemas.openxmlformats.org/officeDocument/2006/relationships/hyperlink" Target="https://archivesspace.mit.edu/repositories/2/archival_objects/348115" TargetMode="External"/><Relationship Id="rId1342" Type="http://schemas.openxmlformats.org/officeDocument/2006/relationships/hyperlink" Target="https://archivesspace.mit.edu/repositories/2/archival_objects/348322" TargetMode="External"/><Relationship Id="rId1787" Type="http://schemas.openxmlformats.org/officeDocument/2006/relationships/hyperlink" Target="https://archivesspace.mit.edu/repositories/2/archival_objects/348767" TargetMode="External"/><Relationship Id="rId1994" Type="http://schemas.openxmlformats.org/officeDocument/2006/relationships/hyperlink" Target="https://archivesspace.mit.edu/repositories/2/archival_objects/348974" TargetMode="External"/><Relationship Id="rId79" Type="http://schemas.openxmlformats.org/officeDocument/2006/relationships/hyperlink" Target="http://www.xlibris.com" TargetMode="External"/><Relationship Id="rId1202" Type="http://schemas.openxmlformats.org/officeDocument/2006/relationships/hyperlink" Target="https://archivesspace.mit.edu/repositories/2/archival_objects/348182" TargetMode="External"/><Relationship Id="rId1647" Type="http://schemas.openxmlformats.org/officeDocument/2006/relationships/hyperlink" Target="https://archivesspace.mit.edu/repositories/2/archival_objects/348627" TargetMode="External"/><Relationship Id="rId1854" Type="http://schemas.openxmlformats.org/officeDocument/2006/relationships/hyperlink" Target="https://archivesspace.mit.edu/repositories/2/archival_objects/348834" TargetMode="External"/><Relationship Id="rId1507" Type="http://schemas.openxmlformats.org/officeDocument/2006/relationships/hyperlink" Target="https://archivesspace.mit.edu/repositories/2/archival_objects/348487" TargetMode="External"/><Relationship Id="rId1714" Type="http://schemas.openxmlformats.org/officeDocument/2006/relationships/hyperlink" Target="https://archivesspace.mit.edu/repositories/2/archival_objects/348694" TargetMode="External"/><Relationship Id="rId295" Type="http://schemas.openxmlformats.org/officeDocument/2006/relationships/image" Target="media/image36.png"/><Relationship Id="rId1921" Type="http://schemas.openxmlformats.org/officeDocument/2006/relationships/hyperlink" Target="https://archivesspace.mit.edu/repositories/2/archival_objects/348901" TargetMode="External"/><Relationship Id="rId2183" Type="http://schemas.openxmlformats.org/officeDocument/2006/relationships/hyperlink" Target="https://archivesspace.mit.edu/repositories/2/archival_objects/349163" TargetMode="External"/><Relationship Id="rId155" Type="http://schemas.openxmlformats.org/officeDocument/2006/relationships/hyperlink" Target="file:///K:/guy/History-of-Computing/Whirlwind/Articles/M.V.Wilkes-Tech.Memo.63.5.pdf" TargetMode="External"/><Relationship Id="rId362" Type="http://schemas.openxmlformats.org/officeDocument/2006/relationships/hyperlink" Target="http://bitsavers.informatik.uni-stuttgart.de/pdf/mit/whirlwind/DCL-series/DCL-035_Purchase_Orders.pdf" TargetMode="External"/><Relationship Id="rId1297" Type="http://schemas.openxmlformats.org/officeDocument/2006/relationships/hyperlink" Target="https://archivesspace.mit.edu/repositories/2/archival_objects/348277" TargetMode="External"/><Relationship Id="rId2043" Type="http://schemas.openxmlformats.org/officeDocument/2006/relationships/hyperlink" Target="https://archivesspace.mit.edu/repositories/2/archival_objects/349023" TargetMode="External"/><Relationship Id="rId2250" Type="http://schemas.openxmlformats.org/officeDocument/2006/relationships/hyperlink" Target="https://archivesspace.mit.edu/repositories/2/archival_objects/349230" TargetMode="External"/><Relationship Id="rId222" Type="http://schemas.openxmlformats.org/officeDocument/2006/relationships/hyperlink" Target="mailto:lkiel@umich.edu" TargetMode="External"/><Relationship Id="rId667" Type="http://schemas.openxmlformats.org/officeDocument/2006/relationships/hyperlink" Target="https://ieeexplore.ieee.org/document/4640772/" TargetMode="External"/><Relationship Id="rId874" Type="http://schemas.openxmlformats.org/officeDocument/2006/relationships/hyperlink" Target="https://archivesspace.mit.edu/repositories/2/archival_objects/347854" TargetMode="External"/><Relationship Id="rId2110" Type="http://schemas.openxmlformats.org/officeDocument/2006/relationships/hyperlink" Target="https://archivesspace.mit.edu/repositories/2/archival_objects/349090" TargetMode="External"/><Relationship Id="rId2348" Type="http://schemas.openxmlformats.org/officeDocument/2006/relationships/hyperlink" Target="https://archivesspace.mit.edu/repositories/2/archival_objects/349328" TargetMode="External"/><Relationship Id="rId527" Type="http://schemas.openxmlformats.org/officeDocument/2006/relationships/hyperlink" Target="http://bitsavers.informatik.uni-stuttgart.de/pdf/mit/whirlwind/M-series/M-2119_Auxiliary_Drum_Testing_Summary_3_Apr53.pdf" TargetMode="External"/><Relationship Id="rId734" Type="http://schemas.openxmlformats.org/officeDocument/2006/relationships/hyperlink" Target="https://archivesspace.mit.edu/repositories/2/archival_objects/276904" TargetMode="External"/><Relationship Id="rId941" Type="http://schemas.openxmlformats.org/officeDocument/2006/relationships/hyperlink" Target="https://archivesspace.mit.edu/repositories/2/archival_objects/347921" TargetMode="External"/><Relationship Id="rId1157" Type="http://schemas.openxmlformats.org/officeDocument/2006/relationships/hyperlink" Target="https://archivesspace.mit.edu/repositories/2/archival_objects/348137" TargetMode="External"/><Relationship Id="rId1364" Type="http://schemas.openxmlformats.org/officeDocument/2006/relationships/hyperlink" Target="https://archivesspace.mit.edu/repositories/2/archival_objects/348344" TargetMode="External"/><Relationship Id="rId1571" Type="http://schemas.openxmlformats.org/officeDocument/2006/relationships/hyperlink" Target="https://archivesspace.mit.edu/repositories/2/archival_objects/348551" TargetMode="External"/><Relationship Id="rId2208" Type="http://schemas.openxmlformats.org/officeDocument/2006/relationships/hyperlink" Target="https://archivesspace.mit.edu/repositories/2/archival_objects/349188" TargetMode="External"/><Relationship Id="rId70" Type="http://schemas.openxmlformats.org/officeDocument/2006/relationships/hyperlink" Target="http://tcm.computerhistory.org/CHMfiles/Digital%20Computer%20Museum%20Draft%20Introduction%201981.pdf" TargetMode="External"/><Relationship Id="rId801" Type="http://schemas.openxmlformats.org/officeDocument/2006/relationships/hyperlink" Target="https://archivesspace.mit.edu/repositories/2/archival_objects/347781" TargetMode="External"/><Relationship Id="rId1017" Type="http://schemas.openxmlformats.org/officeDocument/2006/relationships/hyperlink" Target="https://archivesspace.mit.edu/repositories/2/archival_objects/347997" TargetMode="External"/><Relationship Id="rId1224" Type="http://schemas.openxmlformats.org/officeDocument/2006/relationships/hyperlink" Target="https://archivesspace.mit.edu/repositories/2/archival_objects/348204" TargetMode="External"/><Relationship Id="rId1431" Type="http://schemas.openxmlformats.org/officeDocument/2006/relationships/hyperlink" Target="https://archivesspace.mit.edu/repositories/2/archival_objects/348411" TargetMode="External"/><Relationship Id="rId1669" Type="http://schemas.openxmlformats.org/officeDocument/2006/relationships/hyperlink" Target="https://archivesspace.mit.edu/repositories/2/archival_objects/348649" TargetMode="External"/><Relationship Id="rId1876" Type="http://schemas.openxmlformats.org/officeDocument/2006/relationships/hyperlink" Target="https://archivesspace.mit.edu/repositories/2/archival_objects/348856" TargetMode="External"/><Relationship Id="rId1529" Type="http://schemas.openxmlformats.org/officeDocument/2006/relationships/hyperlink" Target="https://archivesspace.mit.edu/repositories/2/archival_objects/348509" TargetMode="External"/><Relationship Id="rId1736" Type="http://schemas.openxmlformats.org/officeDocument/2006/relationships/hyperlink" Target="https://archivesspace.mit.edu/repositories/2/archival_objects/348716" TargetMode="External"/><Relationship Id="rId1943" Type="http://schemas.openxmlformats.org/officeDocument/2006/relationships/hyperlink" Target="https://archivesspace.mit.edu/repositories/2/archival_objects/348923" TargetMode="External"/><Relationship Id="rId28" Type="http://schemas.openxmlformats.org/officeDocument/2006/relationships/hyperlink" Target="https://www.ena.computer/" TargetMode="External"/><Relationship Id="rId1803" Type="http://schemas.openxmlformats.org/officeDocument/2006/relationships/hyperlink" Target="https://archivesspace.mit.edu/repositories/2/archival_objects/348783" TargetMode="External"/><Relationship Id="rId177" Type="http://schemas.openxmlformats.org/officeDocument/2006/relationships/hyperlink" Target="file:///K:/guy/History-of-Computing/Whirlwind/Articles/RLE-TR-627-42827671-about-tx-0-history.pdf" TargetMode="External"/><Relationship Id="rId384" Type="http://schemas.openxmlformats.org/officeDocument/2006/relationships/hyperlink" Target="http://bitsavers.informatik.uni-stuttgart.de/pdf/mit/whirlwind/DCL-series/DCL-068_The_Whirlwind_I_Computer_Apr55.pdf" TargetMode="External"/><Relationship Id="rId591" Type="http://schemas.openxmlformats.org/officeDocument/2006/relationships/hyperlink" Target="http://bitsavers.informatik.uni-stuttgart.de/pdf/mit/whirlwind/R-series/R-185_Marginal_Checking_Preventive_Maintenance_for_Electronic_Equipment_Apr50.pdf" TargetMode="External"/><Relationship Id="rId2065" Type="http://schemas.openxmlformats.org/officeDocument/2006/relationships/hyperlink" Target="https://archivesspace.mit.edu/repositories/2/archival_objects/349045" TargetMode="External"/><Relationship Id="rId2272" Type="http://schemas.openxmlformats.org/officeDocument/2006/relationships/hyperlink" Target="https://archivesspace.mit.edu/repositories/2/archival_objects/349252" TargetMode="External"/><Relationship Id="rId244" Type="http://schemas.openxmlformats.org/officeDocument/2006/relationships/hyperlink" Target="https://archivesspace.mit.edu/repositories/2/archival_objects/276953" TargetMode="External"/><Relationship Id="rId689" Type="http://schemas.openxmlformats.org/officeDocument/2006/relationships/hyperlink" Target="https://web.stanford.edu/~learnest/nets/gump.html" TargetMode="External"/><Relationship Id="rId896" Type="http://schemas.openxmlformats.org/officeDocument/2006/relationships/hyperlink" Target="https://archivesspace.mit.edu/repositories/2/archival_objects/347876" TargetMode="External"/><Relationship Id="rId1081" Type="http://schemas.openxmlformats.org/officeDocument/2006/relationships/hyperlink" Target="https://archivesspace.mit.edu/repositories/2/archival_objects/348061" TargetMode="External"/><Relationship Id="rId451" Type="http://schemas.openxmlformats.org/officeDocument/2006/relationships/hyperlink" Target="http://bitsavers.informatik.uni-stuttgart.de/pdf/mit/whirlwind/DCL-series/DCL-172_Biweekly_Report_April_28_1957.pdf" TargetMode="External"/><Relationship Id="rId549" Type="http://schemas.openxmlformats.org/officeDocument/2006/relationships/hyperlink" Target="http://bitsavers.informatik.uni-stuttgart.de/pdf/mit/whirlwind/M-series/M-2539-1_Comprehensive_System_Manual_Apr54.pdf" TargetMode="External"/><Relationship Id="rId756" Type="http://schemas.openxmlformats.org/officeDocument/2006/relationships/hyperlink" Target="https://archivesspace.mit.edu/repositories/2/archival_objects/276941" TargetMode="External"/><Relationship Id="rId1179" Type="http://schemas.openxmlformats.org/officeDocument/2006/relationships/hyperlink" Target="https://archivesspace.mit.edu/repositories/2/archival_objects/348159" TargetMode="External"/><Relationship Id="rId1386" Type="http://schemas.openxmlformats.org/officeDocument/2006/relationships/hyperlink" Target="https://archivesspace.mit.edu/repositories/2/archival_objects/348366" TargetMode="External"/><Relationship Id="rId1593" Type="http://schemas.openxmlformats.org/officeDocument/2006/relationships/hyperlink" Target="https://archivesspace.mit.edu/repositories/2/archival_objects/348573" TargetMode="External"/><Relationship Id="rId2132" Type="http://schemas.openxmlformats.org/officeDocument/2006/relationships/hyperlink" Target="https://archivesspace.mit.edu/repositories/2/archival_objects/349112" TargetMode="External"/><Relationship Id="rId104" Type="http://schemas.openxmlformats.org/officeDocument/2006/relationships/hyperlink" Target="https://www.ll.mit.edu/about/History/reflections.html" TargetMode="External"/><Relationship Id="rId311" Type="http://schemas.openxmlformats.org/officeDocument/2006/relationships/hyperlink" Target="http://bitsavers.informatik.uni-stuttgart.de/pdf/mit/whirlwind/Designations_of_In-Out_Equipment.pdf" TargetMode="External"/><Relationship Id="rId409" Type="http://schemas.openxmlformats.org/officeDocument/2006/relationships/hyperlink" Target="http://bitsavers.informatik.uni-stuttgart.de/pdf/mit/whirlwind/DCL-series/DCL-101_Iterative_Solution_of_Linear_Systems_Having_Sparse_Matricies_Sep55.pdf" TargetMode="External"/><Relationship Id="rId963" Type="http://schemas.openxmlformats.org/officeDocument/2006/relationships/hyperlink" Target="https://archivesspace.mit.edu/repositories/2/archival_objects/347943" TargetMode="External"/><Relationship Id="rId1039" Type="http://schemas.openxmlformats.org/officeDocument/2006/relationships/hyperlink" Target="https://archivesspace.mit.edu/repositories/2/archival_objects/348019" TargetMode="External"/><Relationship Id="rId1246" Type="http://schemas.openxmlformats.org/officeDocument/2006/relationships/hyperlink" Target="https://archivesspace.mit.edu/repositories/2/archival_objects/348226" TargetMode="External"/><Relationship Id="rId1898" Type="http://schemas.openxmlformats.org/officeDocument/2006/relationships/hyperlink" Target="https://archivesspace.mit.edu/repositories/2/archival_objects/348878" TargetMode="External"/><Relationship Id="rId92" Type="http://schemas.openxmlformats.org/officeDocument/2006/relationships/hyperlink" Target="https://sova.si.edu/record/NMAH.AC.0290" TargetMode="External"/><Relationship Id="rId616" Type="http://schemas.openxmlformats.org/officeDocument/2006/relationships/hyperlink" Target="http://bitsavers.informatik.uni-stuttgart.de/pdf/mit/whirlwind/pics/?C=D;O=A" TargetMode="External"/><Relationship Id="rId823" Type="http://schemas.openxmlformats.org/officeDocument/2006/relationships/hyperlink" Target="https://archivesspace.mit.edu/repositories/2/archival_objects/347803" TargetMode="External"/><Relationship Id="rId1453" Type="http://schemas.openxmlformats.org/officeDocument/2006/relationships/hyperlink" Target="https://archivesspace.mit.edu/repositories/2/archival_objects/348433" TargetMode="External"/><Relationship Id="rId1660" Type="http://schemas.openxmlformats.org/officeDocument/2006/relationships/hyperlink" Target="https://archivesspace.mit.edu/repositories/2/archival_objects/348640" TargetMode="External"/><Relationship Id="rId1758" Type="http://schemas.openxmlformats.org/officeDocument/2006/relationships/hyperlink" Target="https://archivesspace.mit.edu/repositories/2/archival_objects/348738" TargetMode="External"/><Relationship Id="rId1106" Type="http://schemas.openxmlformats.org/officeDocument/2006/relationships/hyperlink" Target="https://archivesspace.mit.edu/repositories/2/archival_objects/348086" TargetMode="External"/><Relationship Id="rId1313" Type="http://schemas.openxmlformats.org/officeDocument/2006/relationships/hyperlink" Target="https://archivesspace.mit.edu/repositories/2/archival_objects/348293" TargetMode="External"/><Relationship Id="rId1520" Type="http://schemas.openxmlformats.org/officeDocument/2006/relationships/hyperlink" Target="https://archivesspace.mit.edu/repositories/2/archival_objects/348500" TargetMode="External"/><Relationship Id="rId1965" Type="http://schemas.openxmlformats.org/officeDocument/2006/relationships/hyperlink" Target="https://archivesspace.mit.edu/repositories/2/archival_objects/348945" TargetMode="External"/><Relationship Id="rId1618" Type="http://schemas.openxmlformats.org/officeDocument/2006/relationships/hyperlink" Target="https://archivesspace.mit.edu/repositories/2/archival_objects/348598" TargetMode="External"/><Relationship Id="rId1825" Type="http://schemas.openxmlformats.org/officeDocument/2006/relationships/hyperlink" Target="https://archivesspace.mit.edu/repositories/2/archival_objects/348805" TargetMode="External"/><Relationship Id="rId199" Type="http://schemas.openxmlformats.org/officeDocument/2006/relationships/hyperlink" Target="https://apps.dtic.mil/sti/citations/AD0479368" TargetMode="External"/><Relationship Id="rId2087" Type="http://schemas.openxmlformats.org/officeDocument/2006/relationships/hyperlink" Target="https://archivesspace.mit.edu/repositories/2/archival_objects/349067" TargetMode="External"/><Relationship Id="rId2294" Type="http://schemas.openxmlformats.org/officeDocument/2006/relationships/hyperlink" Target="https://archivesspace.mit.edu/repositories/2/archival_objects/349274" TargetMode="External"/><Relationship Id="rId266" Type="http://schemas.openxmlformats.org/officeDocument/2006/relationships/hyperlink" Target="mailto:gbell@outlook.com" TargetMode="External"/><Relationship Id="rId473" Type="http://schemas.openxmlformats.org/officeDocument/2006/relationships/hyperlink" Target="http://bitsavers.informatik.uni-stuttgart.de/pdf/mit/whirlwind/E-series/E-530_Magnetic_Materials_for_High-Speed_Pulse_Circuits_Feb53.pdf" TargetMode="External"/><Relationship Id="rId680" Type="http://schemas.openxmlformats.org/officeDocument/2006/relationships/hyperlink" Target="https://youtu.be/-aZl8rMT8Aw" TargetMode="External"/><Relationship Id="rId2154" Type="http://schemas.openxmlformats.org/officeDocument/2006/relationships/hyperlink" Target="https://archivesspace.mit.edu/repositories/2/archival_objects/349134" TargetMode="External"/><Relationship Id="rId2361" Type="http://schemas.openxmlformats.org/officeDocument/2006/relationships/hyperlink" Target="https://archivesspace.mit.edu/repositories/2/archival_objects/349341" TargetMode="External"/><Relationship Id="rId126" Type="http://schemas.openxmlformats.org/officeDocument/2006/relationships/image" Target="media/image20.png"/><Relationship Id="rId333" Type="http://schemas.openxmlformats.org/officeDocument/2006/relationships/hyperlink" Target="http://bitsavers.informatik.uni-stuttgart.de/pdf/mit/whirlwind/" TargetMode="External"/><Relationship Id="rId540" Type="http://schemas.openxmlformats.org/officeDocument/2006/relationships/hyperlink" Target="http://bitsavers.informatik.uni-stuttgart.de/pdf/mit/whirlwind/M-series/M-2356_Biweekly_Report_August_10_1953.pdf" TargetMode="External"/><Relationship Id="rId778" Type="http://schemas.openxmlformats.org/officeDocument/2006/relationships/hyperlink" Target="https://archivesspace.mit.edu/repositories/2/archival_objects/347758" TargetMode="External"/><Relationship Id="rId985" Type="http://schemas.openxmlformats.org/officeDocument/2006/relationships/hyperlink" Target="https://archivesspace.mit.edu/repositories/2/archival_objects/347965" TargetMode="External"/><Relationship Id="rId1170" Type="http://schemas.openxmlformats.org/officeDocument/2006/relationships/hyperlink" Target="https://archivesspace.mit.edu/repositories/2/archival_objects/348150" TargetMode="External"/><Relationship Id="rId2014" Type="http://schemas.openxmlformats.org/officeDocument/2006/relationships/hyperlink" Target="https://archivesspace.mit.edu/repositories/2/archival_objects/348994" TargetMode="External"/><Relationship Id="rId2221" Type="http://schemas.openxmlformats.org/officeDocument/2006/relationships/hyperlink" Target="https://archivesspace.mit.edu/repositories/2/archival_objects/349201" TargetMode="External"/><Relationship Id="rId638" Type="http://schemas.openxmlformats.org/officeDocument/2006/relationships/hyperlink" Target="https://www.computerhistory.org/collections/catalog/102667558" TargetMode="External"/><Relationship Id="rId845" Type="http://schemas.openxmlformats.org/officeDocument/2006/relationships/hyperlink" Target="https://archivesspace.mit.edu/repositories/2/archival_objects/347825" TargetMode="External"/><Relationship Id="rId1030" Type="http://schemas.openxmlformats.org/officeDocument/2006/relationships/hyperlink" Target="https://archivesspace.mit.edu/repositories/2/archival_objects/348010" TargetMode="External"/><Relationship Id="rId1268" Type="http://schemas.openxmlformats.org/officeDocument/2006/relationships/hyperlink" Target="https://archivesspace.mit.edu/repositories/2/archival_objects/348248" TargetMode="External"/><Relationship Id="rId1475" Type="http://schemas.openxmlformats.org/officeDocument/2006/relationships/hyperlink" Target="https://archivesspace.mit.edu/repositories/2/archival_objects/348455" TargetMode="External"/><Relationship Id="rId1682" Type="http://schemas.openxmlformats.org/officeDocument/2006/relationships/hyperlink" Target="https://archivesspace.mit.edu/repositories/2/archival_objects/348662" TargetMode="External"/><Relationship Id="rId2319" Type="http://schemas.openxmlformats.org/officeDocument/2006/relationships/hyperlink" Target="https://archivesspace.mit.edu/repositories/2/archival_objects/349299" TargetMode="External"/><Relationship Id="rId400" Type="http://schemas.openxmlformats.org/officeDocument/2006/relationships/hyperlink" Target="http://bitsavers.informatik.uni-stuttgart.de/pdf/mit/whirlwind/DCL-series/DCL-091_Modifications_of_the_NCMM_Translation_Routine_For_Use_With_the_G_and_L_Machine_Jul55.pdf" TargetMode="External"/><Relationship Id="rId705" Type="http://schemas.openxmlformats.org/officeDocument/2006/relationships/hyperlink" Target="http://www.dtic.mil/docs/citations/AD0694600" TargetMode="External"/><Relationship Id="rId1128" Type="http://schemas.openxmlformats.org/officeDocument/2006/relationships/hyperlink" Target="https://archivesspace.mit.edu/repositories/2/archival_objects/348108" TargetMode="External"/><Relationship Id="rId1335" Type="http://schemas.openxmlformats.org/officeDocument/2006/relationships/hyperlink" Target="https://archivesspace.mit.edu/repositories/2/archival_objects/348315" TargetMode="External"/><Relationship Id="rId1542" Type="http://schemas.openxmlformats.org/officeDocument/2006/relationships/hyperlink" Target="https://archivesspace.mit.edu/repositories/2/archival_objects/348522" TargetMode="External"/><Relationship Id="rId1987" Type="http://schemas.openxmlformats.org/officeDocument/2006/relationships/hyperlink" Target="https://archivesspace.mit.edu/repositories/2/archival_objects/348967" TargetMode="External"/><Relationship Id="rId912" Type="http://schemas.openxmlformats.org/officeDocument/2006/relationships/hyperlink" Target="https://archivesspace.mit.edu/repositories/2/archival_objects/347892" TargetMode="External"/><Relationship Id="rId1847" Type="http://schemas.openxmlformats.org/officeDocument/2006/relationships/hyperlink" Target="https://archivesspace.mit.edu/repositories/2/archival_objects/348827" TargetMode="External"/><Relationship Id="rId41" Type="http://schemas.openxmlformats.org/officeDocument/2006/relationships/hyperlink" Target="https://apps.dtic.mil/dtic/tr/fulltext/u2/a216961.pdf" TargetMode="External"/><Relationship Id="rId1402" Type="http://schemas.openxmlformats.org/officeDocument/2006/relationships/hyperlink" Target="https://archivesspace.mit.edu/repositories/2/archival_objects/348382" TargetMode="External"/><Relationship Id="rId1707" Type="http://schemas.openxmlformats.org/officeDocument/2006/relationships/hyperlink" Target="https://archivesspace.mit.edu/repositories/2/archival_objects/348687" TargetMode="External"/><Relationship Id="rId190" Type="http://schemas.openxmlformats.org/officeDocument/2006/relationships/hyperlink" Target="http://ds-wordpress.haverford.edu/bitbybit/bit-by-bit-contents/" TargetMode="External"/><Relationship Id="rId288" Type="http://schemas.openxmlformats.org/officeDocument/2006/relationships/hyperlink" Target="https://academic.oup.com/comjnl/issue" TargetMode="External"/><Relationship Id="rId1914" Type="http://schemas.openxmlformats.org/officeDocument/2006/relationships/hyperlink" Target="https://archivesspace.mit.edu/repositories/2/archival_objects/348894" TargetMode="External"/><Relationship Id="rId495" Type="http://schemas.openxmlformats.org/officeDocument/2006/relationships/hyperlink" Target="http://bitsavers.informatik.uni-stuttgart.de/pdf/mit/whirlwind/M-series/6M-3403_Digital-Data_Receiver_and_Gap_Filler_Input_Receiver_Apr55.pdf" TargetMode="External"/><Relationship Id="rId2176" Type="http://schemas.openxmlformats.org/officeDocument/2006/relationships/hyperlink" Target="https://archivesspace.mit.edu/repositories/2/archival_objects/349156" TargetMode="External"/><Relationship Id="rId148" Type="http://schemas.openxmlformats.org/officeDocument/2006/relationships/hyperlink" Target="https://ia803205.us.archive.org/14/items/programsforelect00wilk/programsforelect00wilk.pdf" TargetMode="External"/><Relationship Id="rId355" Type="http://schemas.openxmlformats.org/officeDocument/2006/relationships/hyperlink" Target="http://bitsavers.informatik.uni-stuttgart.de/pdf/mit/whirlwind/DCL-series/DCL-025_The_CS2_Instruction_STOP_Nov54.pdf" TargetMode="External"/><Relationship Id="rId562" Type="http://schemas.openxmlformats.org/officeDocument/2006/relationships/hyperlink" Target="http://bitsavers.informatik.uni-stuttgart.de/pdf/mit/whirlwind/M-series/M-2755_Core_Drivers_Model_V_and_Model_VI_Appications_Limitations_and_Modifications_Apr54.pdf" TargetMode="External"/><Relationship Id="rId1192" Type="http://schemas.openxmlformats.org/officeDocument/2006/relationships/hyperlink" Target="https://archivesspace.mit.edu/repositories/2/archival_objects/348172" TargetMode="External"/><Relationship Id="rId2036" Type="http://schemas.openxmlformats.org/officeDocument/2006/relationships/hyperlink" Target="https://archivesspace.mit.edu/repositories/2/archival_objects/349016" TargetMode="External"/><Relationship Id="rId2243" Type="http://schemas.openxmlformats.org/officeDocument/2006/relationships/hyperlink" Target="https://archivesspace.mit.edu/repositories/2/archival_objects/349223" TargetMode="External"/><Relationship Id="rId215" Type="http://schemas.openxmlformats.org/officeDocument/2006/relationships/hyperlink" Target="https://bentley.umich.edu/" TargetMode="External"/><Relationship Id="rId422" Type="http://schemas.openxmlformats.org/officeDocument/2006/relationships/hyperlink" Target="http://bitsavers.informatik.uni-stuttgart.de/pdf/mit/whirlwind/DCL-series/DCL-120_Biweekly_Report_February_6_1956.pdf" TargetMode="External"/><Relationship Id="rId867" Type="http://schemas.openxmlformats.org/officeDocument/2006/relationships/hyperlink" Target="https://archivesspace.mit.edu/repositories/2/archival_objects/347847" TargetMode="External"/><Relationship Id="rId1052" Type="http://schemas.openxmlformats.org/officeDocument/2006/relationships/hyperlink" Target="https://archivesspace.mit.edu/repositories/2/archival_objects/348032" TargetMode="External"/><Relationship Id="rId1497" Type="http://schemas.openxmlformats.org/officeDocument/2006/relationships/hyperlink" Target="https://archivesspace.mit.edu/repositories/2/archival_objects/348477" TargetMode="External"/><Relationship Id="rId2103" Type="http://schemas.openxmlformats.org/officeDocument/2006/relationships/hyperlink" Target="https://archivesspace.mit.edu/repositories/2/archival_objects/349083" TargetMode="External"/><Relationship Id="rId2310" Type="http://schemas.openxmlformats.org/officeDocument/2006/relationships/hyperlink" Target="https://archivesspace.mit.edu/repositories/2/archival_objects/349290" TargetMode="External"/><Relationship Id="rId727" Type="http://schemas.openxmlformats.org/officeDocument/2006/relationships/hyperlink" Target="mailto:distinctive-collections@mit.edu" TargetMode="External"/><Relationship Id="rId934" Type="http://schemas.openxmlformats.org/officeDocument/2006/relationships/hyperlink" Target="https://archivesspace.mit.edu/repositories/2/archival_objects/347914" TargetMode="External"/><Relationship Id="rId1357" Type="http://schemas.openxmlformats.org/officeDocument/2006/relationships/hyperlink" Target="https://archivesspace.mit.edu/repositories/2/archival_objects/348337" TargetMode="External"/><Relationship Id="rId1564" Type="http://schemas.openxmlformats.org/officeDocument/2006/relationships/hyperlink" Target="https://archivesspace.mit.edu/repositories/2/archival_objects/348544" TargetMode="External"/><Relationship Id="rId1771" Type="http://schemas.openxmlformats.org/officeDocument/2006/relationships/hyperlink" Target="https://archivesspace.mit.edu/repositories/2/archival_objects/348751" TargetMode="External"/><Relationship Id="rId63" Type="http://schemas.openxmlformats.org/officeDocument/2006/relationships/hyperlink" Target="http://tcm.computerhistory.org/files.html" TargetMode="External"/><Relationship Id="rId1217" Type="http://schemas.openxmlformats.org/officeDocument/2006/relationships/hyperlink" Target="https://archivesspace.mit.edu/repositories/2/archival_objects/348197" TargetMode="External"/><Relationship Id="rId1424" Type="http://schemas.openxmlformats.org/officeDocument/2006/relationships/hyperlink" Target="https://archivesspace.mit.edu/repositories/2/archival_objects/348404" TargetMode="External"/><Relationship Id="rId1631" Type="http://schemas.openxmlformats.org/officeDocument/2006/relationships/hyperlink" Target="https://archivesspace.mit.edu/repositories/2/archival_objects/348611" TargetMode="External"/><Relationship Id="rId1869" Type="http://schemas.openxmlformats.org/officeDocument/2006/relationships/hyperlink" Target="https://archivesspace.mit.edu/repositories/2/archival_objects/348849" TargetMode="External"/><Relationship Id="rId1729" Type="http://schemas.openxmlformats.org/officeDocument/2006/relationships/hyperlink" Target="https://archivesspace.mit.edu/repositories/2/archival_objects/348709" TargetMode="External"/><Relationship Id="rId1936" Type="http://schemas.openxmlformats.org/officeDocument/2006/relationships/hyperlink" Target="https://archivesspace.mit.edu/repositories/2/archival_objects/348916" TargetMode="External"/><Relationship Id="rId2198" Type="http://schemas.openxmlformats.org/officeDocument/2006/relationships/hyperlink" Target="https://archivesspace.mit.edu/repositories/2/archival_objects/349178" TargetMode="External"/><Relationship Id="rId377" Type="http://schemas.openxmlformats.org/officeDocument/2006/relationships/hyperlink" Target="http://bitsavers.informatik.uni-stuttgart.de/pdf/mit/whirlwind/DCL-series/DCL-059_Biweekly_Report_March_7_1955.pdf" TargetMode="External"/><Relationship Id="rId584" Type="http://schemas.openxmlformats.org/officeDocument/2006/relationships/hyperlink" Target="http://bitsavers.informatik.uni-stuttgart.de/pdf/mit/whirlwind/R-series/R-127_Whirlwind_I_Computer_Block_Diagrams_Volume_1_Sep47.pdf" TargetMode="External"/><Relationship Id="rId2058" Type="http://schemas.openxmlformats.org/officeDocument/2006/relationships/hyperlink" Target="https://archivesspace.mit.edu/repositories/2/archival_objects/349038" TargetMode="External"/><Relationship Id="rId2265" Type="http://schemas.openxmlformats.org/officeDocument/2006/relationships/hyperlink" Target="https://archivesspace.mit.edu/repositories/2/archival_objects/349245" TargetMode="External"/><Relationship Id="rId5" Type="http://schemas.openxmlformats.org/officeDocument/2006/relationships/webSettings" Target="webSettings.xml"/><Relationship Id="rId237" Type="http://schemas.openxmlformats.org/officeDocument/2006/relationships/hyperlink" Target="https://www.linkedin.com/in/nancy-gilmore-b9609a12/" TargetMode="External"/><Relationship Id="rId791" Type="http://schemas.openxmlformats.org/officeDocument/2006/relationships/hyperlink" Target="https://archivesspace.mit.edu/repositories/2/archival_objects/347771" TargetMode="External"/><Relationship Id="rId889" Type="http://schemas.openxmlformats.org/officeDocument/2006/relationships/hyperlink" Target="https://archivesspace.mit.edu/repositories/2/archival_objects/347869" TargetMode="External"/><Relationship Id="rId1074" Type="http://schemas.openxmlformats.org/officeDocument/2006/relationships/hyperlink" Target="https://archivesspace.mit.edu/repositories/2/archival_objects/348054" TargetMode="External"/><Relationship Id="rId444" Type="http://schemas.openxmlformats.org/officeDocument/2006/relationships/hyperlink" Target="http://bitsavers.informatik.uni-stuttgart.de/pdf/mit/whirlwind/DCL-series/DCL-160_Biweekly_Report_January_6_1957.pdf" TargetMode="External"/><Relationship Id="rId651" Type="http://schemas.openxmlformats.org/officeDocument/2006/relationships/hyperlink" Target="https://ieeexplore.ieee.org/author/37692424600" TargetMode="External"/><Relationship Id="rId749" Type="http://schemas.openxmlformats.org/officeDocument/2006/relationships/hyperlink" Target="https://archivesspace.mit.edu/repositories/2/archival_objects/276934" TargetMode="External"/><Relationship Id="rId1281" Type="http://schemas.openxmlformats.org/officeDocument/2006/relationships/hyperlink" Target="https://archivesspace.mit.edu/repositories/2/archival_objects/348261" TargetMode="External"/><Relationship Id="rId1379" Type="http://schemas.openxmlformats.org/officeDocument/2006/relationships/hyperlink" Target="https://archivesspace.mit.edu/repositories/2/archival_objects/348359" TargetMode="External"/><Relationship Id="rId1586" Type="http://schemas.openxmlformats.org/officeDocument/2006/relationships/hyperlink" Target="https://archivesspace.mit.edu/repositories/2/archival_objects/348566" TargetMode="External"/><Relationship Id="rId2125" Type="http://schemas.openxmlformats.org/officeDocument/2006/relationships/hyperlink" Target="https://archivesspace.mit.edu/repositories/2/archival_objects/349105" TargetMode="External"/><Relationship Id="rId2332" Type="http://schemas.openxmlformats.org/officeDocument/2006/relationships/hyperlink" Target="https://archivesspace.mit.edu/repositories/2/archival_objects/349312" TargetMode="External"/><Relationship Id="rId304" Type="http://schemas.openxmlformats.org/officeDocument/2006/relationships/hyperlink" Target="http://www.bitsavers.org/pdf/mit/whirlwind/" TargetMode="External"/><Relationship Id="rId511" Type="http://schemas.openxmlformats.org/officeDocument/2006/relationships/hyperlink" Target="http://bitsavers.informatik.uni-stuttgart.de/pdf/mit/whirlwind/M-series/M-1451_Initial_Operation_of_WWI_Terminal_Equipment_with_the_new_In-Out_System_Jul52.pdf" TargetMode="External"/><Relationship Id="rId609" Type="http://schemas.openxmlformats.org/officeDocument/2006/relationships/hyperlink" Target="http://bitsavers.informatik.uni-stuttgart.de/pdf/mit/whirlwind/" TargetMode="External"/><Relationship Id="rId956" Type="http://schemas.openxmlformats.org/officeDocument/2006/relationships/hyperlink" Target="https://archivesspace.mit.edu/repositories/2/archival_objects/347936" TargetMode="External"/><Relationship Id="rId1141" Type="http://schemas.openxmlformats.org/officeDocument/2006/relationships/hyperlink" Target="https://archivesspace.mit.edu/repositories/2/archival_objects/348121" TargetMode="External"/><Relationship Id="rId1239" Type="http://schemas.openxmlformats.org/officeDocument/2006/relationships/hyperlink" Target="https://archivesspace.mit.edu/repositories/2/archival_objects/348219" TargetMode="External"/><Relationship Id="rId1793" Type="http://schemas.openxmlformats.org/officeDocument/2006/relationships/hyperlink" Target="https://archivesspace.mit.edu/repositories/2/archival_objects/348773" TargetMode="External"/><Relationship Id="rId85" Type="http://schemas.openxmlformats.org/officeDocument/2006/relationships/image" Target="media/image13.png"/><Relationship Id="rId816" Type="http://schemas.openxmlformats.org/officeDocument/2006/relationships/hyperlink" Target="https://archivesspace.mit.edu/repositories/2/archival_objects/347796" TargetMode="External"/><Relationship Id="rId1001" Type="http://schemas.openxmlformats.org/officeDocument/2006/relationships/hyperlink" Target="https://archivesspace.mit.edu/repositories/2/archival_objects/347981" TargetMode="External"/><Relationship Id="rId1446" Type="http://schemas.openxmlformats.org/officeDocument/2006/relationships/hyperlink" Target="https://archivesspace.mit.edu/repositories/2/archival_objects/348426" TargetMode="External"/><Relationship Id="rId1653" Type="http://schemas.openxmlformats.org/officeDocument/2006/relationships/hyperlink" Target="https://archivesspace.mit.edu/repositories/2/archival_objects/348633" TargetMode="External"/><Relationship Id="rId1860" Type="http://schemas.openxmlformats.org/officeDocument/2006/relationships/hyperlink" Target="https://archivesspace.mit.edu/repositories/2/archival_objects/348840" TargetMode="External"/><Relationship Id="rId1306" Type="http://schemas.openxmlformats.org/officeDocument/2006/relationships/hyperlink" Target="https://archivesspace.mit.edu/repositories/2/archival_objects/348286" TargetMode="External"/><Relationship Id="rId1513" Type="http://schemas.openxmlformats.org/officeDocument/2006/relationships/hyperlink" Target="https://archivesspace.mit.edu/repositories/2/archival_objects/348493" TargetMode="External"/><Relationship Id="rId1720" Type="http://schemas.openxmlformats.org/officeDocument/2006/relationships/hyperlink" Target="https://archivesspace.mit.edu/repositories/2/archival_objects/348700" TargetMode="External"/><Relationship Id="rId1958" Type="http://schemas.openxmlformats.org/officeDocument/2006/relationships/hyperlink" Target="https://archivesspace.mit.edu/repositories/2/archival_objects/348938" TargetMode="External"/><Relationship Id="rId12" Type="http://schemas.openxmlformats.org/officeDocument/2006/relationships/image" Target="media/image5.gif"/><Relationship Id="rId1818" Type="http://schemas.openxmlformats.org/officeDocument/2006/relationships/hyperlink" Target="https://archivesspace.mit.edu/repositories/2/archival_objects/348798" TargetMode="External"/><Relationship Id="rId161" Type="http://schemas.openxmlformats.org/officeDocument/2006/relationships/hyperlink" Target="http://tcm.computerhistory.org/exhibits/WhirlwindFall1982.pdf" TargetMode="External"/><Relationship Id="rId399" Type="http://schemas.openxmlformats.org/officeDocument/2006/relationships/hyperlink" Target="http://bitsavers.informatik.uni-stuttgart.de/pdf/mit/whirlwind/DCL-series/DCL-090_Whirlwind_Display_Program_Jun55.pdf" TargetMode="External"/><Relationship Id="rId2287" Type="http://schemas.openxmlformats.org/officeDocument/2006/relationships/hyperlink" Target="https://archivesspace.mit.edu/repositories/2/archival_objects/349267" TargetMode="External"/><Relationship Id="rId259" Type="http://schemas.openxmlformats.org/officeDocument/2006/relationships/hyperlink" Target="http://www.bitsavers.org/pdf/mit/whirlwind/laning_interpreter/k-3-u2774-Whirlwind-program.pdf" TargetMode="External"/><Relationship Id="rId466" Type="http://schemas.openxmlformats.org/officeDocument/2006/relationships/hyperlink" Target="http://bitsavers.informatik.uni-stuttgart.de/pdf/mit/whirlwind/E-series/E-462_Design_of_a_Digital_Computer_by_Boolean_Algebra_May52.pdf" TargetMode="External"/><Relationship Id="rId673" Type="http://schemas.openxmlformats.org/officeDocument/2006/relationships/hyperlink" Target="https://ieeexplore.ieee.org/document/4640775/" TargetMode="External"/><Relationship Id="rId880" Type="http://schemas.openxmlformats.org/officeDocument/2006/relationships/hyperlink" Target="https://archivesspace.mit.edu/repositories/2/archival_objects/347860" TargetMode="External"/><Relationship Id="rId1096" Type="http://schemas.openxmlformats.org/officeDocument/2006/relationships/hyperlink" Target="https://archivesspace.mit.edu/repositories/2/archival_objects/348076" TargetMode="External"/><Relationship Id="rId2147" Type="http://schemas.openxmlformats.org/officeDocument/2006/relationships/hyperlink" Target="https://archivesspace.mit.edu/repositories/2/archival_objects/349127" TargetMode="External"/><Relationship Id="rId2354" Type="http://schemas.openxmlformats.org/officeDocument/2006/relationships/hyperlink" Target="https://archivesspace.mit.edu/repositories/2/archival_objects/349334" TargetMode="External"/><Relationship Id="rId119" Type="http://schemas.openxmlformats.org/officeDocument/2006/relationships/image" Target="media/image19.png"/><Relationship Id="rId326" Type="http://schemas.openxmlformats.org/officeDocument/2006/relationships/hyperlink" Target="http://bitsavers.informatik.uni-stuttgart.de/pdf/mit/whirlwind/Whirlwind_Tape_1951.pdf" TargetMode="External"/><Relationship Id="rId533" Type="http://schemas.openxmlformats.org/officeDocument/2006/relationships/hyperlink" Target="http://bitsavers.informatik.uni-stuttgart.de/pdf/mit/whirlwind/M-series/M-2264_Testing_of_Buffer_Drum_System_Progress_Report_1_Jun53.pdf" TargetMode="External"/><Relationship Id="rId978" Type="http://schemas.openxmlformats.org/officeDocument/2006/relationships/hyperlink" Target="https://archivesspace.mit.edu/repositories/2/archival_objects/347958" TargetMode="External"/><Relationship Id="rId1163" Type="http://schemas.openxmlformats.org/officeDocument/2006/relationships/hyperlink" Target="https://archivesspace.mit.edu/repositories/2/archival_objects/348143" TargetMode="External"/><Relationship Id="rId1370" Type="http://schemas.openxmlformats.org/officeDocument/2006/relationships/hyperlink" Target="https://archivesspace.mit.edu/repositories/2/archival_objects/348350" TargetMode="External"/><Relationship Id="rId2007" Type="http://schemas.openxmlformats.org/officeDocument/2006/relationships/hyperlink" Target="https://archivesspace.mit.edu/repositories/2/archival_objects/348987" TargetMode="External"/><Relationship Id="rId2214" Type="http://schemas.openxmlformats.org/officeDocument/2006/relationships/hyperlink" Target="https://archivesspace.mit.edu/repositories/2/archival_objects/349194" TargetMode="External"/><Relationship Id="rId740" Type="http://schemas.openxmlformats.org/officeDocument/2006/relationships/hyperlink" Target="https://archivesspace.mit.edu/repositories/2/archival_objects/276919" TargetMode="External"/><Relationship Id="rId838" Type="http://schemas.openxmlformats.org/officeDocument/2006/relationships/hyperlink" Target="https://archivesspace.mit.edu/repositories/2/archival_objects/347818" TargetMode="External"/><Relationship Id="rId1023" Type="http://schemas.openxmlformats.org/officeDocument/2006/relationships/hyperlink" Target="https://archivesspace.mit.edu/repositories/2/archival_objects/348003" TargetMode="External"/><Relationship Id="rId1468" Type="http://schemas.openxmlformats.org/officeDocument/2006/relationships/hyperlink" Target="https://archivesspace.mit.edu/repositories/2/archival_objects/348448" TargetMode="External"/><Relationship Id="rId1675" Type="http://schemas.openxmlformats.org/officeDocument/2006/relationships/hyperlink" Target="https://archivesspace.mit.edu/repositories/2/archival_objects/348655" TargetMode="External"/><Relationship Id="rId1882" Type="http://schemas.openxmlformats.org/officeDocument/2006/relationships/hyperlink" Target="https://archivesspace.mit.edu/repositories/2/archival_objects/348862" TargetMode="External"/><Relationship Id="rId600" Type="http://schemas.openxmlformats.org/officeDocument/2006/relationships/hyperlink" Target="http://bitsavers.informatik.uni-stuttgart.de/pdf/mit/whirlwind/R-series/R-224_Rudiments_of_Good_Circuit_Design_May53.pdf" TargetMode="External"/><Relationship Id="rId1230" Type="http://schemas.openxmlformats.org/officeDocument/2006/relationships/hyperlink" Target="https://archivesspace.mit.edu/repositories/2/archival_objects/348210" TargetMode="External"/><Relationship Id="rId1328" Type="http://schemas.openxmlformats.org/officeDocument/2006/relationships/hyperlink" Target="https://archivesspace.mit.edu/repositories/2/archival_objects/348308" TargetMode="External"/><Relationship Id="rId1535" Type="http://schemas.openxmlformats.org/officeDocument/2006/relationships/hyperlink" Target="https://archivesspace.mit.edu/repositories/2/archival_objects/348515" TargetMode="External"/><Relationship Id="rId905" Type="http://schemas.openxmlformats.org/officeDocument/2006/relationships/hyperlink" Target="https://archivesspace.mit.edu/repositories/2/archival_objects/347885" TargetMode="External"/><Relationship Id="rId1742" Type="http://schemas.openxmlformats.org/officeDocument/2006/relationships/hyperlink" Target="https://archivesspace.mit.edu/repositories/2/archival_objects/348722" TargetMode="External"/><Relationship Id="rId34" Type="http://schemas.openxmlformats.org/officeDocument/2006/relationships/hyperlink" Target="http://bitsavers.informatik.uni-stuttgart.de/pdf/mit/whirlwind/Coding_Notes_I_Aug52.pdf" TargetMode="External"/><Relationship Id="rId1602" Type="http://schemas.openxmlformats.org/officeDocument/2006/relationships/hyperlink" Target="https://archivesspace.mit.edu/repositories/2/archival_objects/348582" TargetMode="External"/><Relationship Id="rId183" Type="http://schemas.openxmlformats.org/officeDocument/2006/relationships/hyperlink" Target="https://hollis.harvard.edu/primo-explore/fulldisplay?docid=01HVD_ALMA212042709700003941&amp;context=L&amp;vid=HVD2&amp;lang=en_US&amp;search_scope=everything&amp;adaptor=Local%20Search%20Engine&amp;tab=everything&amp;query=title,contains,Handbook,AND&amp;query=creator,contains,Abramowitz%20stegun,AND&amp;mode=advanced&amp;offset=0" TargetMode="External"/><Relationship Id="rId390" Type="http://schemas.openxmlformats.org/officeDocument/2006/relationships/hyperlink" Target="http://bitsavers.informatik.uni-stuttgart.de/pdf/mit/whirlwind/DCL-series/DCL-076_The_Availability_of_Floating_Address_Values_Following_CS_Conversions.pdf" TargetMode="External"/><Relationship Id="rId1907" Type="http://schemas.openxmlformats.org/officeDocument/2006/relationships/hyperlink" Target="https://archivesspace.mit.edu/repositories/2/archival_objects/348887" TargetMode="External"/><Relationship Id="rId2071" Type="http://schemas.openxmlformats.org/officeDocument/2006/relationships/hyperlink" Target="https://archivesspace.mit.edu/repositories/2/archival_objects/349051" TargetMode="External"/><Relationship Id="rId250" Type="http://schemas.openxmlformats.org/officeDocument/2006/relationships/hyperlink" Target="https://archivesspace.mit.edu/repositories/2" TargetMode="External"/><Relationship Id="rId488" Type="http://schemas.openxmlformats.org/officeDocument/2006/relationships/hyperlink" Target="http://bitsavers.informatik.uni-stuttgart.de/pdf/mit/whirlwind/M-series/?C=S;O=A" TargetMode="External"/><Relationship Id="rId695" Type="http://schemas.openxmlformats.org/officeDocument/2006/relationships/hyperlink" Target="https://dash.harvard.edu/bitstream/handle/1/41121266/VOLMAR-DISSERTATION-2019.pdf" TargetMode="External"/><Relationship Id="rId2169" Type="http://schemas.openxmlformats.org/officeDocument/2006/relationships/hyperlink" Target="https://archivesspace.mit.edu/repositories/2/archival_objects/349149" TargetMode="External"/><Relationship Id="rId2376" Type="http://schemas.openxmlformats.org/officeDocument/2006/relationships/hyperlink" Target="https://archivesspace.mit.edu/repositories/2/archival_objects/277014" TargetMode="External"/><Relationship Id="rId110" Type="http://schemas.openxmlformats.org/officeDocument/2006/relationships/hyperlink" Target="https://dome.mit.edu/bitstream/handle/1721.3/39178/MC665_r05_M-1436.pdf?sequence=1" TargetMode="External"/><Relationship Id="rId348" Type="http://schemas.openxmlformats.org/officeDocument/2006/relationships/hyperlink" Target="http://bitsavers.informatik.uni-stuttgart.de/pdf/mit/whirlwind/DCL-series/DCL-019_Biweekly_Report_October_18_1954.pdf" TargetMode="External"/><Relationship Id="rId555" Type="http://schemas.openxmlformats.org/officeDocument/2006/relationships/hyperlink" Target="http://bitsavers.informatik.uni-stuttgart.de/pdf/mit/whirlwind/M-series/M-2614_Biweekly_Report_January_10_1954.pdf" TargetMode="External"/><Relationship Id="rId762" Type="http://schemas.openxmlformats.org/officeDocument/2006/relationships/hyperlink" Target="https://archivesspace.mit.edu/repositories/2/archival_objects/276947" TargetMode="External"/><Relationship Id="rId1185" Type="http://schemas.openxmlformats.org/officeDocument/2006/relationships/hyperlink" Target="https://archivesspace.mit.edu/repositories/2/archival_objects/348165" TargetMode="External"/><Relationship Id="rId1392" Type="http://schemas.openxmlformats.org/officeDocument/2006/relationships/hyperlink" Target="https://archivesspace.mit.edu/repositories/2/archival_objects/348372" TargetMode="External"/><Relationship Id="rId2029" Type="http://schemas.openxmlformats.org/officeDocument/2006/relationships/hyperlink" Target="https://archivesspace.mit.edu/repositories/2/archival_objects/349009" TargetMode="External"/><Relationship Id="rId2236" Type="http://schemas.openxmlformats.org/officeDocument/2006/relationships/hyperlink" Target="https://archivesspace.mit.edu/repositories/2/archival_objects/349216" TargetMode="External"/><Relationship Id="rId208" Type="http://schemas.openxmlformats.org/officeDocument/2006/relationships/hyperlink" Target="https://tcm.computerhistory.org/reports.html" TargetMode="External"/><Relationship Id="rId415" Type="http://schemas.openxmlformats.org/officeDocument/2006/relationships/hyperlink" Target="http://bitsavers.informatik.uni-stuttgart.de/pdf/mit/whirlwind/DCL-series/DCL-110_Biweekly_Report_November_27_1955.pdf" TargetMode="External"/><Relationship Id="rId622" Type="http://schemas.openxmlformats.org/officeDocument/2006/relationships/hyperlink" Target="http://www.bitsavers.org/pdf/mit/whirlwind/wolf_research/Wolf_Research_Whirlwind_I_Checkout_Progress_Report_Jul63.pdf" TargetMode="External"/><Relationship Id="rId1045" Type="http://schemas.openxmlformats.org/officeDocument/2006/relationships/hyperlink" Target="https://archivesspace.mit.edu/repositories/2/archival_objects/348025" TargetMode="External"/><Relationship Id="rId1252" Type="http://schemas.openxmlformats.org/officeDocument/2006/relationships/hyperlink" Target="https://archivesspace.mit.edu/repositories/2/archival_objects/348232" TargetMode="External"/><Relationship Id="rId1697" Type="http://schemas.openxmlformats.org/officeDocument/2006/relationships/hyperlink" Target="https://archivesspace.mit.edu/repositories/2/archival_objects/348677" TargetMode="External"/><Relationship Id="rId2303" Type="http://schemas.openxmlformats.org/officeDocument/2006/relationships/hyperlink" Target="https://archivesspace.mit.edu/repositories/2/archival_objects/349283" TargetMode="External"/><Relationship Id="rId927" Type="http://schemas.openxmlformats.org/officeDocument/2006/relationships/hyperlink" Target="https://archivesspace.mit.edu/repositories/2/archival_objects/347907" TargetMode="External"/><Relationship Id="rId1112" Type="http://schemas.openxmlformats.org/officeDocument/2006/relationships/hyperlink" Target="https://archivesspace.mit.edu/repositories/2/archival_objects/348092" TargetMode="External"/><Relationship Id="rId1557" Type="http://schemas.openxmlformats.org/officeDocument/2006/relationships/hyperlink" Target="https://archivesspace.mit.edu/repositories/2/archival_objects/348537" TargetMode="External"/><Relationship Id="rId1764" Type="http://schemas.openxmlformats.org/officeDocument/2006/relationships/hyperlink" Target="https://archivesspace.mit.edu/repositories/2/archival_objects/348744" TargetMode="External"/><Relationship Id="rId1971" Type="http://schemas.openxmlformats.org/officeDocument/2006/relationships/hyperlink" Target="https://archivesspace.mit.edu/repositories/2/archival_objects/348951" TargetMode="External"/><Relationship Id="rId56" Type="http://schemas.openxmlformats.org/officeDocument/2006/relationships/hyperlink" Target="http://bitsavers.informatik.uni-stuttgart.de/pdf/mit/whirlwind/M-series/M-1232_The_Photoelectric_Conversion_Program_T-190-12_Jun51.pdf" TargetMode="External"/><Relationship Id="rId1417" Type="http://schemas.openxmlformats.org/officeDocument/2006/relationships/hyperlink" Target="https://archivesspace.mit.edu/repositories/2/archival_objects/348397" TargetMode="External"/><Relationship Id="rId1624" Type="http://schemas.openxmlformats.org/officeDocument/2006/relationships/hyperlink" Target="https://archivesspace.mit.edu/repositories/2/archival_objects/348604" TargetMode="External"/><Relationship Id="rId1831" Type="http://schemas.openxmlformats.org/officeDocument/2006/relationships/hyperlink" Target="https://archivesspace.mit.edu/repositories/2/archival_objects/348811" TargetMode="External"/><Relationship Id="rId1929" Type="http://schemas.openxmlformats.org/officeDocument/2006/relationships/hyperlink" Target="https://archivesspace.mit.edu/repositories/2/archival_objects/348909" TargetMode="External"/><Relationship Id="rId2093" Type="http://schemas.openxmlformats.org/officeDocument/2006/relationships/hyperlink" Target="https://archivesspace.mit.edu/repositories/2/archival_objects/349073" TargetMode="External"/><Relationship Id="rId272" Type="http://schemas.openxmlformats.org/officeDocument/2006/relationships/hyperlink" Target="mailto:hhsu@computerhistory.org" TargetMode="External"/><Relationship Id="rId577" Type="http://schemas.openxmlformats.org/officeDocument/2006/relationships/hyperlink" Target="http://bitsavers.informatik.uni-stuttgart.de/pdf/mit/whirlwind/M-series/M-3059_Thoughts_on_Incremental_Permeability_Sep54.pdf" TargetMode="External"/><Relationship Id="rId2160" Type="http://schemas.openxmlformats.org/officeDocument/2006/relationships/hyperlink" Target="https://archivesspace.mit.edu/repositories/2/archival_objects/349140" TargetMode="External"/><Relationship Id="rId2258" Type="http://schemas.openxmlformats.org/officeDocument/2006/relationships/hyperlink" Target="https://archivesspace.mit.edu/repositories/2/archival_objects/349238" TargetMode="External"/><Relationship Id="rId132" Type="http://schemas.openxmlformats.org/officeDocument/2006/relationships/image" Target="media/image24.png"/><Relationship Id="rId784" Type="http://schemas.openxmlformats.org/officeDocument/2006/relationships/hyperlink" Target="https://archivesspace.mit.edu/repositories/2/archival_objects/347764" TargetMode="External"/><Relationship Id="rId991" Type="http://schemas.openxmlformats.org/officeDocument/2006/relationships/hyperlink" Target="https://archivesspace.mit.edu/repositories/2/archival_objects/347971" TargetMode="External"/><Relationship Id="rId1067" Type="http://schemas.openxmlformats.org/officeDocument/2006/relationships/hyperlink" Target="https://archivesspace.mit.edu/repositories/2/archival_objects/348047" TargetMode="External"/><Relationship Id="rId2020" Type="http://schemas.openxmlformats.org/officeDocument/2006/relationships/hyperlink" Target="https://archivesspace.mit.edu/repositories/2/archival_objects/349000" TargetMode="External"/><Relationship Id="rId437" Type="http://schemas.openxmlformats.org/officeDocument/2006/relationships/hyperlink" Target="http://bitsavers.informatik.uni-stuttgart.de/pdf/mit/whirlwind/DCL-series/DCL-147_Biweekly_Report_October_14_1956.pdf" TargetMode="External"/><Relationship Id="rId644" Type="http://schemas.openxmlformats.org/officeDocument/2006/relationships/hyperlink" Target="http://www.airforcehistoryindex.org/" TargetMode="External"/><Relationship Id="rId851" Type="http://schemas.openxmlformats.org/officeDocument/2006/relationships/hyperlink" Target="https://archivesspace.mit.edu/repositories/2/archival_objects/347831" TargetMode="External"/><Relationship Id="rId1274" Type="http://schemas.openxmlformats.org/officeDocument/2006/relationships/hyperlink" Target="https://archivesspace.mit.edu/repositories/2/archival_objects/348254" TargetMode="External"/><Relationship Id="rId1481" Type="http://schemas.openxmlformats.org/officeDocument/2006/relationships/hyperlink" Target="https://archivesspace.mit.edu/repositories/2/archival_objects/348461" TargetMode="External"/><Relationship Id="rId1579" Type="http://schemas.openxmlformats.org/officeDocument/2006/relationships/hyperlink" Target="https://archivesspace.mit.edu/repositories/2/archival_objects/348559" TargetMode="External"/><Relationship Id="rId2118" Type="http://schemas.openxmlformats.org/officeDocument/2006/relationships/hyperlink" Target="https://archivesspace.mit.edu/repositories/2/archival_objects/349098" TargetMode="External"/><Relationship Id="rId2325" Type="http://schemas.openxmlformats.org/officeDocument/2006/relationships/hyperlink" Target="https://archivesspace.mit.edu/repositories/2/archival_objects/349305" TargetMode="External"/><Relationship Id="rId504" Type="http://schemas.openxmlformats.org/officeDocument/2006/relationships/hyperlink" Target="http://bitsavers.informatik.uni-stuttgart.de/pdf/mit/whirlwind/M-series/M-1235_Operation_of_In-Out_Control_Aug51.pdf" TargetMode="External"/><Relationship Id="rId711" Type="http://schemas.openxmlformats.org/officeDocument/2006/relationships/hyperlink" Target="http://www.dtic.mil/docs/citations/AD0694606" TargetMode="External"/><Relationship Id="rId949" Type="http://schemas.openxmlformats.org/officeDocument/2006/relationships/hyperlink" Target="https://archivesspace.mit.edu/repositories/2/archival_objects/347929" TargetMode="External"/><Relationship Id="rId1134" Type="http://schemas.openxmlformats.org/officeDocument/2006/relationships/hyperlink" Target="https://archivesspace.mit.edu/repositories/2/archival_objects/348114" TargetMode="External"/><Relationship Id="rId1341" Type="http://schemas.openxmlformats.org/officeDocument/2006/relationships/hyperlink" Target="https://archivesspace.mit.edu/repositories/2/archival_objects/348321" TargetMode="External"/><Relationship Id="rId1786" Type="http://schemas.openxmlformats.org/officeDocument/2006/relationships/hyperlink" Target="https://archivesspace.mit.edu/repositories/2/archival_objects/348766" TargetMode="External"/><Relationship Id="rId1993" Type="http://schemas.openxmlformats.org/officeDocument/2006/relationships/hyperlink" Target="https://archivesspace.mit.edu/repositories/2/archival_objects/348973" TargetMode="External"/><Relationship Id="rId78" Type="http://schemas.openxmlformats.org/officeDocument/2006/relationships/hyperlink" Target="https://www.youtube.com/watch?v=KH0tcv3nEQI" TargetMode="External"/><Relationship Id="rId809" Type="http://schemas.openxmlformats.org/officeDocument/2006/relationships/hyperlink" Target="https://archivesspace.mit.edu/repositories/2/archival_objects/347789" TargetMode="External"/><Relationship Id="rId1201" Type="http://schemas.openxmlformats.org/officeDocument/2006/relationships/hyperlink" Target="https://archivesspace.mit.edu/repositories/2/archival_objects/348181" TargetMode="External"/><Relationship Id="rId1439" Type="http://schemas.openxmlformats.org/officeDocument/2006/relationships/hyperlink" Target="https://archivesspace.mit.edu/repositories/2/archival_objects/348419" TargetMode="External"/><Relationship Id="rId1646" Type="http://schemas.openxmlformats.org/officeDocument/2006/relationships/hyperlink" Target="https://archivesspace.mit.edu/repositories/2/archival_objects/348626" TargetMode="External"/><Relationship Id="rId1853" Type="http://schemas.openxmlformats.org/officeDocument/2006/relationships/hyperlink" Target="https://archivesspace.mit.edu/repositories/2/archival_objects/348833" TargetMode="External"/><Relationship Id="rId1506" Type="http://schemas.openxmlformats.org/officeDocument/2006/relationships/hyperlink" Target="https://archivesspace.mit.edu/repositories/2/archival_objects/348486" TargetMode="External"/><Relationship Id="rId1713" Type="http://schemas.openxmlformats.org/officeDocument/2006/relationships/hyperlink" Target="https://archivesspace.mit.edu/repositories/2/archival_objects/348693" TargetMode="External"/><Relationship Id="rId1920" Type="http://schemas.openxmlformats.org/officeDocument/2006/relationships/hyperlink" Target="https://archivesspace.mit.edu/repositories/2/archival_objects/348900" TargetMode="External"/><Relationship Id="rId294" Type="http://schemas.openxmlformats.org/officeDocument/2006/relationships/image" Target="media/image35.png"/><Relationship Id="rId2182" Type="http://schemas.openxmlformats.org/officeDocument/2006/relationships/hyperlink" Target="https://archivesspace.mit.edu/repositories/2/archival_objects/349162" TargetMode="External"/><Relationship Id="rId154" Type="http://schemas.openxmlformats.org/officeDocument/2006/relationships/hyperlink" Target="http://www.bitsavers.org/pdf/mit/whirlwind/M-series/M-2359-2_Comprehensive_System_Manual_Dec55.pdf" TargetMode="External"/><Relationship Id="rId361" Type="http://schemas.openxmlformats.org/officeDocument/2006/relationships/hyperlink" Target="http://bitsavers.informatik.uni-stuttgart.de/pdf/mit/whirlwind/DCL-series/DCL-034_Credit_Allowance.pdf" TargetMode="External"/><Relationship Id="rId599" Type="http://schemas.openxmlformats.org/officeDocument/2006/relationships/hyperlink" Target="http://bitsavers.informatik.uni-stuttgart.de/pdf/mit/whirlwind/R-series/R-221_Whirlwind_I_Operational_Logic_May54.pdf" TargetMode="External"/><Relationship Id="rId2042" Type="http://schemas.openxmlformats.org/officeDocument/2006/relationships/hyperlink" Target="https://archivesspace.mit.edu/repositories/2/archival_objects/349022" TargetMode="External"/><Relationship Id="rId459" Type="http://schemas.openxmlformats.org/officeDocument/2006/relationships/hyperlink" Target="http://bitsavers.informatik.uni-stuttgart.de/pdf/mit/whirlwind/E-series/?C=M;O=A" TargetMode="External"/><Relationship Id="rId666" Type="http://schemas.openxmlformats.org/officeDocument/2006/relationships/hyperlink" Target="https://ieeexplore.ieee.org/document/4640771/" TargetMode="External"/><Relationship Id="rId873" Type="http://schemas.openxmlformats.org/officeDocument/2006/relationships/hyperlink" Target="https://archivesspace.mit.edu/repositories/2/archival_objects/347853" TargetMode="External"/><Relationship Id="rId1089" Type="http://schemas.openxmlformats.org/officeDocument/2006/relationships/hyperlink" Target="https://archivesspace.mit.edu/repositories/2/archival_objects/348069" TargetMode="External"/><Relationship Id="rId1296" Type="http://schemas.openxmlformats.org/officeDocument/2006/relationships/hyperlink" Target="https://archivesspace.mit.edu/repositories/2/archival_objects/348276" TargetMode="External"/><Relationship Id="rId2347" Type="http://schemas.openxmlformats.org/officeDocument/2006/relationships/hyperlink" Target="https://archivesspace.mit.edu/repositories/2/archival_objects/349327" TargetMode="External"/><Relationship Id="rId221" Type="http://schemas.openxmlformats.org/officeDocument/2006/relationships/hyperlink" Target="mailto:orsp-info@umich.edu" TargetMode="External"/><Relationship Id="rId319" Type="http://schemas.openxmlformats.org/officeDocument/2006/relationships/hyperlink" Target="http://bitsavers.informatik.uni-stuttgart.de/pdf/mit/whirlwind/Project_Whirlwind_Summary_Report_No_38_Second_Quarter_1954.pdf" TargetMode="External"/><Relationship Id="rId526" Type="http://schemas.openxmlformats.org/officeDocument/2006/relationships/hyperlink" Target="http://bitsavers.informatik.uni-stuttgart.de/pdf/mit/whirlwind/M-series/M-2055_Progress_Report_Application_of_a_High_Speed_Digital_Computer_to_Air_Traffic_Control_Jun50.pdf" TargetMode="External"/><Relationship Id="rId1156" Type="http://schemas.openxmlformats.org/officeDocument/2006/relationships/hyperlink" Target="https://archivesspace.mit.edu/repositories/2/archival_objects/348136" TargetMode="External"/><Relationship Id="rId1363" Type="http://schemas.openxmlformats.org/officeDocument/2006/relationships/hyperlink" Target="https://archivesspace.mit.edu/repositories/2/archival_objects/348343" TargetMode="External"/><Relationship Id="rId2207" Type="http://schemas.openxmlformats.org/officeDocument/2006/relationships/hyperlink" Target="https://archivesspace.mit.edu/repositories/2/archival_objects/349187" TargetMode="External"/><Relationship Id="rId733" Type="http://schemas.openxmlformats.org/officeDocument/2006/relationships/hyperlink" Target="https://archivesspace.mit.edu/repositories/2/archival_objects/276900" TargetMode="External"/><Relationship Id="rId940" Type="http://schemas.openxmlformats.org/officeDocument/2006/relationships/hyperlink" Target="https://archivesspace.mit.edu/repositories/2/archival_objects/347920" TargetMode="External"/><Relationship Id="rId1016" Type="http://schemas.openxmlformats.org/officeDocument/2006/relationships/hyperlink" Target="https://archivesspace.mit.edu/repositories/2/archival_objects/347996" TargetMode="External"/><Relationship Id="rId1570" Type="http://schemas.openxmlformats.org/officeDocument/2006/relationships/hyperlink" Target="https://archivesspace.mit.edu/repositories/2/archival_objects/348550" TargetMode="External"/><Relationship Id="rId1668" Type="http://schemas.openxmlformats.org/officeDocument/2006/relationships/hyperlink" Target="https://archivesspace.mit.edu/repositories/2/archival_objects/348648" TargetMode="External"/><Relationship Id="rId1875" Type="http://schemas.openxmlformats.org/officeDocument/2006/relationships/hyperlink" Target="https://archivesspace.mit.edu/repositories/2/archival_objects/348855" TargetMode="External"/><Relationship Id="rId800" Type="http://schemas.openxmlformats.org/officeDocument/2006/relationships/hyperlink" Target="https://archivesspace.mit.edu/repositories/2/archival_objects/347780" TargetMode="External"/><Relationship Id="rId1223" Type="http://schemas.openxmlformats.org/officeDocument/2006/relationships/hyperlink" Target="https://archivesspace.mit.edu/repositories/2/archival_objects/348203" TargetMode="External"/><Relationship Id="rId1430" Type="http://schemas.openxmlformats.org/officeDocument/2006/relationships/hyperlink" Target="https://archivesspace.mit.edu/repositories/2/archival_objects/348410" TargetMode="External"/><Relationship Id="rId1528" Type="http://schemas.openxmlformats.org/officeDocument/2006/relationships/hyperlink" Target="https://archivesspace.mit.edu/repositories/2/archival_objects/348508" TargetMode="External"/><Relationship Id="rId1735" Type="http://schemas.openxmlformats.org/officeDocument/2006/relationships/hyperlink" Target="https://archivesspace.mit.edu/repositories/2/archival_objects/348715" TargetMode="External"/><Relationship Id="rId1942" Type="http://schemas.openxmlformats.org/officeDocument/2006/relationships/hyperlink" Target="https://archivesspace.mit.edu/repositories/2/archival_objects/348922" TargetMode="External"/><Relationship Id="rId27" Type="http://schemas.openxmlformats.org/officeDocument/2006/relationships/hyperlink" Target="https://www.ed-thelen.org/comp-hist/BRL61-b.html" TargetMode="External"/><Relationship Id="rId1802" Type="http://schemas.openxmlformats.org/officeDocument/2006/relationships/hyperlink" Target="https://archivesspace.mit.edu/repositories/2/archival_objects/348782" TargetMode="External"/><Relationship Id="rId176" Type="http://schemas.openxmlformats.org/officeDocument/2006/relationships/hyperlink" Target="https://walden-family.com/ieee/anhc-34-2-eands-whirlwind.pdf" TargetMode="External"/><Relationship Id="rId383" Type="http://schemas.openxmlformats.org/officeDocument/2006/relationships/hyperlink" Target="http://bitsavers.informatik.uni-stuttgart.de/pdf/mit/whirlwind/DCL-series/DCL-067_Beweekly_Report_April_18_1955.pdf" TargetMode="External"/><Relationship Id="rId590" Type="http://schemas.openxmlformats.org/officeDocument/2006/relationships/hyperlink" Target="http://bitsavers.informatik.uni-stuttgart.de/pdf/mit/whirlwind/R-series/R-184_Computer_Experience_in_Extending_Tube_Life_Apr50.pdf" TargetMode="External"/><Relationship Id="rId2064" Type="http://schemas.openxmlformats.org/officeDocument/2006/relationships/hyperlink" Target="https://archivesspace.mit.edu/repositories/2/archival_objects/349044" TargetMode="External"/><Relationship Id="rId2271" Type="http://schemas.openxmlformats.org/officeDocument/2006/relationships/hyperlink" Target="https://archivesspace.mit.edu/repositories/2/archival_objects/349251" TargetMode="External"/><Relationship Id="rId243" Type="http://schemas.openxmlformats.org/officeDocument/2006/relationships/hyperlink" Target="https://archivesspace.mit.edu/repositories/2/resources/1157" TargetMode="External"/><Relationship Id="rId450" Type="http://schemas.openxmlformats.org/officeDocument/2006/relationships/hyperlink" Target="http://bitsavers.informatik.uni-stuttgart.de/pdf/mit/whirlwind/DCL-series/DCL-170_Biweekly_Report_April_14_1957.pdf" TargetMode="External"/><Relationship Id="rId688" Type="http://schemas.openxmlformats.org/officeDocument/2006/relationships/hyperlink" Target="https://en.wikipedia.org/wiki/Semi-Automatic_Ground_Environment" TargetMode="External"/><Relationship Id="rId895" Type="http://schemas.openxmlformats.org/officeDocument/2006/relationships/hyperlink" Target="https://archivesspace.mit.edu/repositories/2/archival_objects/347875" TargetMode="External"/><Relationship Id="rId1080" Type="http://schemas.openxmlformats.org/officeDocument/2006/relationships/hyperlink" Target="https://archivesspace.mit.edu/repositories/2/archival_objects/348060" TargetMode="External"/><Relationship Id="rId2131" Type="http://schemas.openxmlformats.org/officeDocument/2006/relationships/hyperlink" Target="https://archivesspace.mit.edu/repositories/2/archival_objects/349111" TargetMode="External"/><Relationship Id="rId2369" Type="http://schemas.openxmlformats.org/officeDocument/2006/relationships/hyperlink" Target="https://archivesspace.mit.edu/repositories/2/archival_objects/276960" TargetMode="External"/><Relationship Id="rId103" Type="http://schemas.openxmlformats.org/officeDocument/2006/relationships/hyperlink" Target="https://www.ll.mit.edu/about/History/history.html" TargetMode="External"/><Relationship Id="rId310" Type="http://schemas.openxmlformats.org/officeDocument/2006/relationships/hyperlink" Target="http://bitsavers.informatik.uni-stuttgart.de/pdf/mit/whirlwind/Coding_Notes_I_Aug52.pdf" TargetMode="External"/><Relationship Id="rId548" Type="http://schemas.openxmlformats.org/officeDocument/2006/relationships/hyperlink" Target="http://bitsavers.informatik.uni-stuttgart.de/pdf/mit/whirlwind/M-series/M-2524_Biweekly_Report_November_16_1953.pdf" TargetMode="External"/><Relationship Id="rId755" Type="http://schemas.openxmlformats.org/officeDocument/2006/relationships/hyperlink" Target="https://archivesspace.mit.edu/repositories/2/archival_objects/276940" TargetMode="External"/><Relationship Id="rId962" Type="http://schemas.openxmlformats.org/officeDocument/2006/relationships/hyperlink" Target="https://archivesspace.mit.edu/repositories/2/archival_objects/347942" TargetMode="External"/><Relationship Id="rId1178" Type="http://schemas.openxmlformats.org/officeDocument/2006/relationships/hyperlink" Target="https://archivesspace.mit.edu/repositories/2/archival_objects/348158" TargetMode="External"/><Relationship Id="rId1385" Type="http://schemas.openxmlformats.org/officeDocument/2006/relationships/hyperlink" Target="https://archivesspace.mit.edu/repositories/2/archival_objects/348365" TargetMode="External"/><Relationship Id="rId1592" Type="http://schemas.openxmlformats.org/officeDocument/2006/relationships/hyperlink" Target="https://archivesspace.mit.edu/repositories/2/archival_objects/348572" TargetMode="External"/><Relationship Id="rId2229" Type="http://schemas.openxmlformats.org/officeDocument/2006/relationships/hyperlink" Target="https://archivesspace.mit.edu/repositories/2/archival_objects/349209" TargetMode="External"/><Relationship Id="rId91" Type="http://schemas.openxmlformats.org/officeDocument/2006/relationships/image" Target="media/image15.png"/><Relationship Id="rId408" Type="http://schemas.openxmlformats.org/officeDocument/2006/relationships/hyperlink" Target="http://bitsavers.informatik.uni-stuttgart.de/pdf/mit/whirlwind/DCL-series/DCL-100_Biweekly_Report_September_6_1955.pdf" TargetMode="External"/><Relationship Id="rId615" Type="http://schemas.openxmlformats.org/officeDocument/2006/relationships/hyperlink" Target="http://bitsavers.informatik.uni-stuttgart.de/pdf/mit/whirlwind/pics/?C=S;O=A" TargetMode="External"/><Relationship Id="rId822" Type="http://schemas.openxmlformats.org/officeDocument/2006/relationships/hyperlink" Target="https://archivesspace.mit.edu/repositories/2/archival_objects/347802" TargetMode="External"/><Relationship Id="rId1038" Type="http://schemas.openxmlformats.org/officeDocument/2006/relationships/hyperlink" Target="https://archivesspace.mit.edu/repositories/2/archival_objects/348018" TargetMode="External"/><Relationship Id="rId1245" Type="http://schemas.openxmlformats.org/officeDocument/2006/relationships/hyperlink" Target="https://archivesspace.mit.edu/repositories/2/archival_objects/348225" TargetMode="External"/><Relationship Id="rId1452" Type="http://schemas.openxmlformats.org/officeDocument/2006/relationships/hyperlink" Target="https://archivesspace.mit.edu/repositories/2/archival_objects/348432" TargetMode="External"/><Relationship Id="rId1897" Type="http://schemas.openxmlformats.org/officeDocument/2006/relationships/hyperlink" Target="https://archivesspace.mit.edu/repositories/2/archival_objects/348877" TargetMode="External"/><Relationship Id="rId1105" Type="http://schemas.openxmlformats.org/officeDocument/2006/relationships/hyperlink" Target="https://archivesspace.mit.edu/repositories/2/archival_objects/348085" TargetMode="External"/><Relationship Id="rId1312" Type="http://schemas.openxmlformats.org/officeDocument/2006/relationships/hyperlink" Target="https://archivesspace.mit.edu/repositories/2/archival_objects/348292" TargetMode="External"/><Relationship Id="rId1757" Type="http://schemas.openxmlformats.org/officeDocument/2006/relationships/hyperlink" Target="https://archivesspace.mit.edu/repositories/2/archival_objects/348737" TargetMode="External"/><Relationship Id="rId1964" Type="http://schemas.openxmlformats.org/officeDocument/2006/relationships/hyperlink" Target="https://archivesspace.mit.edu/repositories/2/archival_objects/348944" TargetMode="External"/><Relationship Id="rId49" Type="http://schemas.openxmlformats.org/officeDocument/2006/relationships/hyperlink" Target="http://bitsavers.informatik.uni-stuttgart.de/pdf/mit/whirlwind/M-series/M-1733_A_Word-by-Word_Mode_of_Operation_for_the_Paper_Tape_Punch_Nov52.pdf" TargetMode="External"/><Relationship Id="rId1617" Type="http://schemas.openxmlformats.org/officeDocument/2006/relationships/hyperlink" Target="https://archivesspace.mit.edu/repositories/2/archival_objects/348597" TargetMode="External"/><Relationship Id="rId1824" Type="http://schemas.openxmlformats.org/officeDocument/2006/relationships/hyperlink" Target="https://archivesspace.mit.edu/repositories/2/archival_objects/348804" TargetMode="External"/><Relationship Id="rId198" Type="http://schemas.openxmlformats.org/officeDocument/2006/relationships/hyperlink" Target="https://discover.dtic.mil/" TargetMode="External"/><Relationship Id="rId2086" Type="http://schemas.openxmlformats.org/officeDocument/2006/relationships/hyperlink" Target="https://archivesspace.mit.edu/repositories/2/archival_objects/349066" TargetMode="External"/><Relationship Id="rId2293" Type="http://schemas.openxmlformats.org/officeDocument/2006/relationships/hyperlink" Target="https://archivesspace.mit.edu/repositories/2/archival_objects/349273" TargetMode="External"/><Relationship Id="rId265" Type="http://schemas.openxmlformats.org/officeDocument/2006/relationships/hyperlink" Target="https://en.wikipedia.org/wiki/Samuel_H._Caldwell" TargetMode="External"/><Relationship Id="rId472" Type="http://schemas.openxmlformats.org/officeDocument/2006/relationships/hyperlink" Target="http://bitsavers.informatik.uni-stuttgart.de/pdf/mit/whirlwind/E-series/E-529_Matrix_Driving_With_Unidirectional_Pulses.pdf" TargetMode="External"/><Relationship Id="rId2153" Type="http://schemas.openxmlformats.org/officeDocument/2006/relationships/hyperlink" Target="https://archivesspace.mit.edu/repositories/2/archival_objects/349133" TargetMode="External"/><Relationship Id="rId2360" Type="http://schemas.openxmlformats.org/officeDocument/2006/relationships/hyperlink" Target="https://archivesspace.mit.edu/repositories/2/archival_objects/349340" TargetMode="External"/><Relationship Id="rId125" Type="http://schemas.openxmlformats.org/officeDocument/2006/relationships/hyperlink" Target="https://libraries.mit.edu/archives/exhibits/whirlwind/pdf/AC023_Memory_Test_Computer_MTC.pdf" TargetMode="External"/><Relationship Id="rId332" Type="http://schemas.openxmlformats.org/officeDocument/2006/relationships/hyperlink" Target="http://bitsavers.informatik.uni-stuttgart.de/pdf/mit/whirlwind/DCL-series/?C=S;O=A" TargetMode="External"/><Relationship Id="rId777" Type="http://schemas.openxmlformats.org/officeDocument/2006/relationships/hyperlink" Target="https://archivesspace.mit.edu/repositories/2/archival_objects/347757" TargetMode="External"/><Relationship Id="rId984" Type="http://schemas.openxmlformats.org/officeDocument/2006/relationships/hyperlink" Target="https://archivesspace.mit.edu/repositories/2/archival_objects/347964" TargetMode="External"/><Relationship Id="rId2013" Type="http://schemas.openxmlformats.org/officeDocument/2006/relationships/hyperlink" Target="https://archivesspace.mit.edu/repositories/2/archival_objects/348993" TargetMode="External"/><Relationship Id="rId2220" Type="http://schemas.openxmlformats.org/officeDocument/2006/relationships/hyperlink" Target="https://archivesspace.mit.edu/repositories/2/archival_objects/349200" TargetMode="External"/><Relationship Id="rId637" Type="http://schemas.openxmlformats.org/officeDocument/2006/relationships/hyperlink" Target="https://www.computerhistory.org/collections/catalog/XD29.73A" TargetMode="External"/><Relationship Id="rId844" Type="http://schemas.openxmlformats.org/officeDocument/2006/relationships/hyperlink" Target="https://archivesspace.mit.edu/repositories/2/archival_objects/347824" TargetMode="External"/><Relationship Id="rId1267" Type="http://schemas.openxmlformats.org/officeDocument/2006/relationships/hyperlink" Target="https://archivesspace.mit.edu/repositories/2/archival_objects/348247" TargetMode="External"/><Relationship Id="rId1474" Type="http://schemas.openxmlformats.org/officeDocument/2006/relationships/hyperlink" Target="https://archivesspace.mit.edu/repositories/2/archival_objects/348454" TargetMode="External"/><Relationship Id="rId1681" Type="http://schemas.openxmlformats.org/officeDocument/2006/relationships/hyperlink" Target="https://archivesspace.mit.edu/repositories/2/archival_objects/348661" TargetMode="External"/><Relationship Id="rId2318" Type="http://schemas.openxmlformats.org/officeDocument/2006/relationships/hyperlink" Target="https://archivesspace.mit.edu/repositories/2/archival_objects/349298" TargetMode="External"/><Relationship Id="rId704" Type="http://schemas.openxmlformats.org/officeDocument/2006/relationships/hyperlink" Target="http://www.dtic.mil/docs/citations/AD0694598" TargetMode="External"/><Relationship Id="rId911" Type="http://schemas.openxmlformats.org/officeDocument/2006/relationships/hyperlink" Target="https://archivesspace.mit.edu/repositories/2/archival_objects/347891" TargetMode="External"/><Relationship Id="rId1127" Type="http://schemas.openxmlformats.org/officeDocument/2006/relationships/hyperlink" Target="https://archivesspace.mit.edu/repositories/2/archival_objects/348107" TargetMode="External"/><Relationship Id="rId1334" Type="http://schemas.openxmlformats.org/officeDocument/2006/relationships/hyperlink" Target="https://archivesspace.mit.edu/repositories/2/archival_objects/348314" TargetMode="External"/><Relationship Id="rId1541" Type="http://schemas.openxmlformats.org/officeDocument/2006/relationships/hyperlink" Target="https://archivesspace.mit.edu/repositories/2/archival_objects/348521" TargetMode="External"/><Relationship Id="rId1779" Type="http://schemas.openxmlformats.org/officeDocument/2006/relationships/hyperlink" Target="https://archivesspace.mit.edu/repositories/2/archival_objects/348759" TargetMode="External"/><Relationship Id="rId1986" Type="http://schemas.openxmlformats.org/officeDocument/2006/relationships/hyperlink" Target="https://archivesspace.mit.edu/repositories/2/archival_objects/348966" TargetMode="External"/><Relationship Id="rId40" Type="http://schemas.openxmlformats.org/officeDocument/2006/relationships/hyperlink" Target="http://bitsavers.informatik.uni-stuttgart.de/pdf/mit/whirlwind/DCL-series/DCL-091_Modifications_of_the_NCMM_Translation_Routine_For_Use_With_the_G_and_L_Machine_Jul55.pdf" TargetMode="External"/><Relationship Id="rId1401" Type="http://schemas.openxmlformats.org/officeDocument/2006/relationships/hyperlink" Target="https://archivesspace.mit.edu/repositories/2/archival_objects/348381" TargetMode="External"/><Relationship Id="rId1639" Type="http://schemas.openxmlformats.org/officeDocument/2006/relationships/hyperlink" Target="https://archivesspace.mit.edu/repositories/2/archival_objects/348619" TargetMode="External"/><Relationship Id="rId1846" Type="http://schemas.openxmlformats.org/officeDocument/2006/relationships/hyperlink" Target="https://archivesspace.mit.edu/repositories/2/archival_objects/348826" TargetMode="External"/><Relationship Id="rId1706" Type="http://schemas.openxmlformats.org/officeDocument/2006/relationships/hyperlink" Target="https://archivesspace.mit.edu/repositories/2/archival_objects/348686" TargetMode="External"/><Relationship Id="rId1913" Type="http://schemas.openxmlformats.org/officeDocument/2006/relationships/hyperlink" Target="https://archivesspace.mit.edu/repositories/2/archival_objects/348893" TargetMode="External"/><Relationship Id="rId287" Type="http://schemas.openxmlformats.org/officeDocument/2006/relationships/hyperlink" Target="https://walden-family.com/texland/tb109walden-preprint.pdf" TargetMode="External"/><Relationship Id="rId494" Type="http://schemas.openxmlformats.org/officeDocument/2006/relationships/hyperlink" Target="http://bitsavers.informatik.uni-stuttgart.de/pdf/mit/whirlwind/M-series/6M-3402_Digital_Data_Transmitter_Mar55.pdf" TargetMode="External"/><Relationship Id="rId2175" Type="http://schemas.openxmlformats.org/officeDocument/2006/relationships/hyperlink" Target="https://archivesspace.mit.edu/repositories/2/archival_objects/349155" TargetMode="External"/><Relationship Id="rId2382" Type="http://schemas.openxmlformats.org/officeDocument/2006/relationships/theme" Target="theme/theme1.xml"/><Relationship Id="rId147" Type="http://schemas.openxmlformats.org/officeDocument/2006/relationships/hyperlink" Target="http://bitsavers.org/pdf/ias/Planning_and_Coding_of_Problems_for_an_Electronic_Computing_Instrument_Part_II_Volume_II_Apr48.pdf" TargetMode="External"/><Relationship Id="rId354" Type="http://schemas.openxmlformats.org/officeDocument/2006/relationships/hyperlink" Target="http://bitsavers.informatik.uni-stuttgart.de/pdf/mit/whirlwind/DCL-series/DCL-024_Director_Tapes_Nov54.pdf" TargetMode="External"/><Relationship Id="rId799" Type="http://schemas.openxmlformats.org/officeDocument/2006/relationships/hyperlink" Target="https://archivesspace.mit.edu/repositories/2/archival_objects/347779" TargetMode="External"/><Relationship Id="rId1191" Type="http://schemas.openxmlformats.org/officeDocument/2006/relationships/hyperlink" Target="https://archivesspace.mit.edu/repositories/2/archival_objects/348171" TargetMode="External"/><Relationship Id="rId2035" Type="http://schemas.openxmlformats.org/officeDocument/2006/relationships/hyperlink" Target="https://archivesspace.mit.edu/repositories/2/archival_objects/349015" TargetMode="External"/><Relationship Id="rId561" Type="http://schemas.openxmlformats.org/officeDocument/2006/relationships/hyperlink" Target="http://bitsavers.informatik.uni-stuttgart.de/pdf/mit/whirlwind/M-series/M-2742_Biweekly_Report_March_21_1954.pdf" TargetMode="External"/><Relationship Id="rId659" Type="http://schemas.openxmlformats.org/officeDocument/2006/relationships/hyperlink" Target="https://ieeexplore.ieee.org/author/37702843500" TargetMode="External"/><Relationship Id="rId866" Type="http://schemas.openxmlformats.org/officeDocument/2006/relationships/hyperlink" Target="https://archivesspace.mit.edu/repositories/2/archival_objects/347846" TargetMode="External"/><Relationship Id="rId1289" Type="http://schemas.openxmlformats.org/officeDocument/2006/relationships/hyperlink" Target="https://archivesspace.mit.edu/repositories/2/archival_objects/348269" TargetMode="External"/><Relationship Id="rId1496" Type="http://schemas.openxmlformats.org/officeDocument/2006/relationships/hyperlink" Target="https://archivesspace.mit.edu/repositories/2/archival_objects/348476" TargetMode="External"/><Relationship Id="rId2242" Type="http://schemas.openxmlformats.org/officeDocument/2006/relationships/hyperlink" Target="https://archivesspace.mit.edu/repositories/2/archival_objects/349222" TargetMode="External"/><Relationship Id="rId214" Type="http://schemas.openxmlformats.org/officeDocument/2006/relationships/hyperlink" Target="http://www.governmentattic.org" TargetMode="External"/><Relationship Id="rId421" Type="http://schemas.openxmlformats.org/officeDocument/2006/relationships/hyperlink" Target="http://bitsavers.informatik.uni-stuttgart.de/pdf/mit/whirlwind/DCL-series/DCL-119_Biweekly_Report_January_23_1956.pdf" TargetMode="External"/><Relationship Id="rId519" Type="http://schemas.openxmlformats.org/officeDocument/2006/relationships/hyperlink" Target="http://bitsavers.informatik.uni-stuttgart.de/pdf/mit/whirlwind/M-series/M-1623-2_Programming_for_In-Out_Units_Sep54.pdf" TargetMode="External"/><Relationship Id="rId1051" Type="http://schemas.openxmlformats.org/officeDocument/2006/relationships/hyperlink" Target="https://archivesspace.mit.edu/repositories/2/archival_objects/348031" TargetMode="External"/><Relationship Id="rId1149" Type="http://schemas.openxmlformats.org/officeDocument/2006/relationships/hyperlink" Target="https://archivesspace.mit.edu/repositories/2/archival_objects/348129" TargetMode="External"/><Relationship Id="rId1356" Type="http://schemas.openxmlformats.org/officeDocument/2006/relationships/hyperlink" Target="https://archivesspace.mit.edu/repositories/2/archival_objects/348336" TargetMode="External"/><Relationship Id="rId2102" Type="http://schemas.openxmlformats.org/officeDocument/2006/relationships/hyperlink" Target="https://archivesspace.mit.edu/repositories/2/archival_objects/349082" TargetMode="External"/><Relationship Id="rId726" Type="http://schemas.openxmlformats.org/officeDocument/2006/relationships/hyperlink" Target="https://libraries.mit.edu/distinctive-collections/" TargetMode="External"/><Relationship Id="rId933" Type="http://schemas.openxmlformats.org/officeDocument/2006/relationships/hyperlink" Target="https://archivesspace.mit.edu/repositories/2/archival_objects/347913" TargetMode="External"/><Relationship Id="rId1009" Type="http://schemas.openxmlformats.org/officeDocument/2006/relationships/hyperlink" Target="https://archivesspace.mit.edu/repositories/2/archival_objects/347989" TargetMode="External"/><Relationship Id="rId1563" Type="http://schemas.openxmlformats.org/officeDocument/2006/relationships/hyperlink" Target="https://archivesspace.mit.edu/repositories/2/archival_objects/348543" TargetMode="External"/><Relationship Id="rId1770" Type="http://schemas.openxmlformats.org/officeDocument/2006/relationships/hyperlink" Target="https://archivesspace.mit.edu/repositories/2/archival_objects/348750" TargetMode="External"/><Relationship Id="rId1868" Type="http://schemas.openxmlformats.org/officeDocument/2006/relationships/hyperlink" Target="https://archivesspace.mit.edu/repositories/2/archival_objects/348848" TargetMode="External"/><Relationship Id="rId62" Type="http://schemas.openxmlformats.org/officeDocument/2006/relationships/hyperlink" Target="http://tcm.computerhistory.org/decmuseum.html" TargetMode="External"/><Relationship Id="rId1216" Type="http://schemas.openxmlformats.org/officeDocument/2006/relationships/hyperlink" Target="https://archivesspace.mit.edu/repositories/2/archival_objects/348196" TargetMode="External"/><Relationship Id="rId1423" Type="http://schemas.openxmlformats.org/officeDocument/2006/relationships/hyperlink" Target="https://archivesspace.mit.edu/repositories/2/archival_objects/348403" TargetMode="External"/><Relationship Id="rId1630" Type="http://schemas.openxmlformats.org/officeDocument/2006/relationships/hyperlink" Target="https://archivesspace.mit.edu/repositories/2/archival_objects/348610" TargetMode="External"/><Relationship Id="rId1728" Type="http://schemas.openxmlformats.org/officeDocument/2006/relationships/hyperlink" Target="https://archivesspace.mit.edu/repositories/2/archival_objects/348708" TargetMode="External"/><Relationship Id="rId1935" Type="http://schemas.openxmlformats.org/officeDocument/2006/relationships/hyperlink" Target="https://archivesspace.mit.edu/repositories/2/archival_objects/348915" TargetMode="External"/><Relationship Id="rId2197" Type="http://schemas.openxmlformats.org/officeDocument/2006/relationships/hyperlink" Target="https://archivesspace.mit.edu/repositories/2/archival_objects/349177" TargetMode="External"/><Relationship Id="rId169" Type="http://schemas.openxmlformats.org/officeDocument/2006/relationships/hyperlink" Target="https://doi.org/10.1109/MAHC.1983.10102" TargetMode="External"/><Relationship Id="rId376" Type="http://schemas.openxmlformats.org/officeDocument/2006/relationships/hyperlink" Target="https://en.wikipedia.org/wiki/Characteristic_polynomial" TargetMode="External"/><Relationship Id="rId583" Type="http://schemas.openxmlformats.org/officeDocument/2006/relationships/hyperlink" Target="http://bitsavers.informatik.uni-stuttgart.de/pdf/mit/whirlwind/R-series/R-127-1_Whirlwind_I_Computer_Block_Diagrams_Volume_1_May52.pdf" TargetMode="External"/><Relationship Id="rId790" Type="http://schemas.openxmlformats.org/officeDocument/2006/relationships/hyperlink" Target="https://archivesspace.mit.edu/repositories/2/archival_objects/347770" TargetMode="External"/><Relationship Id="rId2057" Type="http://schemas.openxmlformats.org/officeDocument/2006/relationships/hyperlink" Target="https://archivesspace.mit.edu/repositories/2/archival_objects/349037" TargetMode="External"/><Relationship Id="rId2264" Type="http://schemas.openxmlformats.org/officeDocument/2006/relationships/hyperlink" Target="https://archivesspace.mit.edu/repositories/2/archival_objects/349244" TargetMode="External"/><Relationship Id="rId4" Type="http://schemas.openxmlformats.org/officeDocument/2006/relationships/settings" Target="settings.xml"/><Relationship Id="rId236" Type="http://schemas.openxmlformats.org/officeDocument/2006/relationships/hyperlink" Target="https://dl.acm.org/doi/abs/10.1145/800196.806025" TargetMode="External"/><Relationship Id="rId443" Type="http://schemas.openxmlformats.org/officeDocument/2006/relationships/hyperlink" Target="http://bitsavers.informatik.uni-stuttgart.de/pdf/mit/whirlwind/DCL-series/DCL-159_Biweekly_Report_December_23_1956.pdf" TargetMode="External"/><Relationship Id="rId650" Type="http://schemas.openxmlformats.org/officeDocument/2006/relationships/hyperlink" Target="https://ieeexplore.ieee.org/document/4640767/" TargetMode="External"/><Relationship Id="rId888" Type="http://schemas.openxmlformats.org/officeDocument/2006/relationships/hyperlink" Target="https://archivesspace.mit.edu/repositories/2/archival_objects/347868" TargetMode="External"/><Relationship Id="rId1073" Type="http://schemas.openxmlformats.org/officeDocument/2006/relationships/hyperlink" Target="https://archivesspace.mit.edu/repositories/2/archival_objects/348053" TargetMode="External"/><Relationship Id="rId1280" Type="http://schemas.openxmlformats.org/officeDocument/2006/relationships/hyperlink" Target="https://archivesspace.mit.edu/repositories/2/archival_objects/348260" TargetMode="External"/><Relationship Id="rId2124" Type="http://schemas.openxmlformats.org/officeDocument/2006/relationships/hyperlink" Target="https://archivesspace.mit.edu/repositories/2/archival_objects/349104" TargetMode="External"/><Relationship Id="rId2331" Type="http://schemas.openxmlformats.org/officeDocument/2006/relationships/hyperlink" Target="https://archivesspace.mit.edu/repositories/2/archival_objects/349311" TargetMode="External"/><Relationship Id="rId303" Type="http://schemas.openxmlformats.org/officeDocument/2006/relationships/hyperlink" Target="http://www.bitsavers.org/pdf/mit/whirlwind/DCL-series/DCL-015-3_List_of_Programs_Mar57.pdf" TargetMode="External"/><Relationship Id="rId748" Type="http://schemas.openxmlformats.org/officeDocument/2006/relationships/hyperlink" Target="https://archivesspace.mit.edu/repositories/2/archival_objects/276933" TargetMode="External"/><Relationship Id="rId955" Type="http://schemas.openxmlformats.org/officeDocument/2006/relationships/hyperlink" Target="https://archivesspace.mit.edu/repositories/2/archival_objects/347935" TargetMode="External"/><Relationship Id="rId1140" Type="http://schemas.openxmlformats.org/officeDocument/2006/relationships/hyperlink" Target="https://archivesspace.mit.edu/repositories/2/archival_objects/348120" TargetMode="External"/><Relationship Id="rId1378" Type="http://schemas.openxmlformats.org/officeDocument/2006/relationships/hyperlink" Target="https://archivesspace.mit.edu/repositories/2/archival_objects/348358" TargetMode="External"/><Relationship Id="rId1585" Type="http://schemas.openxmlformats.org/officeDocument/2006/relationships/hyperlink" Target="https://archivesspace.mit.edu/repositories/2/archival_objects/348565" TargetMode="External"/><Relationship Id="rId1792" Type="http://schemas.openxmlformats.org/officeDocument/2006/relationships/hyperlink" Target="https://archivesspace.mit.edu/repositories/2/archival_objects/348772" TargetMode="External"/><Relationship Id="rId84" Type="http://schemas.openxmlformats.org/officeDocument/2006/relationships/image" Target="media/image12.png"/><Relationship Id="rId510" Type="http://schemas.openxmlformats.org/officeDocument/2006/relationships/hyperlink" Target="http://bitsavers.informatik.uni-stuttgart.de/pdf/mit/whirlwind/M-series/M-1445_Automatic_Assembly_of_Programs_Apr52.pdf" TargetMode="External"/><Relationship Id="rId608" Type="http://schemas.openxmlformats.org/officeDocument/2006/relationships/hyperlink" Target="http://bitsavers.informatik.uni-stuttgart.de/pdf/mit/whirlwind/apt/?C=S;O=A" TargetMode="External"/><Relationship Id="rId815" Type="http://schemas.openxmlformats.org/officeDocument/2006/relationships/hyperlink" Target="https://archivesspace.mit.edu/repositories/2/archival_objects/347795" TargetMode="External"/><Relationship Id="rId1238" Type="http://schemas.openxmlformats.org/officeDocument/2006/relationships/hyperlink" Target="https://archivesspace.mit.edu/repositories/2/archival_objects/348218" TargetMode="External"/><Relationship Id="rId1445" Type="http://schemas.openxmlformats.org/officeDocument/2006/relationships/hyperlink" Target="https://archivesspace.mit.edu/repositories/2/archival_objects/348425" TargetMode="External"/><Relationship Id="rId1652" Type="http://schemas.openxmlformats.org/officeDocument/2006/relationships/hyperlink" Target="https://archivesspace.mit.edu/repositories/2/archival_objects/348632" TargetMode="External"/><Relationship Id="rId1000" Type="http://schemas.openxmlformats.org/officeDocument/2006/relationships/hyperlink" Target="https://archivesspace.mit.edu/repositories/2/archival_objects/347980" TargetMode="External"/><Relationship Id="rId1305" Type="http://schemas.openxmlformats.org/officeDocument/2006/relationships/hyperlink" Target="https://archivesspace.mit.edu/repositories/2/archival_objects/348285" TargetMode="External"/><Relationship Id="rId1957" Type="http://schemas.openxmlformats.org/officeDocument/2006/relationships/hyperlink" Target="https://archivesspace.mit.edu/repositories/2/archival_objects/348937" TargetMode="External"/><Relationship Id="rId1512" Type="http://schemas.openxmlformats.org/officeDocument/2006/relationships/hyperlink" Target="https://archivesspace.mit.edu/repositories/2/archival_objects/348492" TargetMode="External"/><Relationship Id="rId1817" Type="http://schemas.openxmlformats.org/officeDocument/2006/relationships/hyperlink" Target="https://archivesspace.mit.edu/repositories/2/archival_objects/348797" TargetMode="External"/><Relationship Id="rId11" Type="http://schemas.openxmlformats.org/officeDocument/2006/relationships/image" Target="media/image4.png"/><Relationship Id="rId398" Type="http://schemas.openxmlformats.org/officeDocument/2006/relationships/hyperlink" Target="http://bitsavers.informatik.uni-stuttgart.de/pdf/mit/whirlwind/DCL-series/DCL-089_Recent_Changes_in_the_Comprehensive_System_Conversion_Jul55.pdf" TargetMode="External"/><Relationship Id="rId2079" Type="http://schemas.openxmlformats.org/officeDocument/2006/relationships/hyperlink" Target="https://archivesspace.mit.edu/repositories/2/archival_objects/349059" TargetMode="External"/><Relationship Id="rId160" Type="http://schemas.openxmlformats.org/officeDocument/2006/relationships/hyperlink" Target="https://en.wikipedia.org/wiki/Illtyd_Trethowan" TargetMode="External"/><Relationship Id="rId2286" Type="http://schemas.openxmlformats.org/officeDocument/2006/relationships/hyperlink" Target="https://archivesspace.mit.edu/repositories/2/archival_objects/349266" TargetMode="External"/><Relationship Id="rId258" Type="http://schemas.openxmlformats.org/officeDocument/2006/relationships/hyperlink" Target="https://www.youtube.com/watch?v=S6htZ1iPApI" TargetMode="External"/><Relationship Id="rId465" Type="http://schemas.openxmlformats.org/officeDocument/2006/relationships/hyperlink" Target="http://bitsavers.informatik.uni-stuttgart.de/pdf/mit/whirlwind/E-series/E-458-2_The_Use_of_Boolean_Algebra_in_Logical_Design_Oct52.pdf" TargetMode="External"/><Relationship Id="rId672" Type="http://schemas.openxmlformats.org/officeDocument/2006/relationships/hyperlink" Target="https://ieeexplore.ieee.org/document/4640774/" TargetMode="External"/><Relationship Id="rId1095" Type="http://schemas.openxmlformats.org/officeDocument/2006/relationships/hyperlink" Target="https://archivesspace.mit.edu/repositories/2/archival_objects/348075" TargetMode="External"/><Relationship Id="rId2146" Type="http://schemas.openxmlformats.org/officeDocument/2006/relationships/hyperlink" Target="https://archivesspace.mit.edu/repositories/2/archival_objects/349126" TargetMode="External"/><Relationship Id="rId2353" Type="http://schemas.openxmlformats.org/officeDocument/2006/relationships/hyperlink" Target="https://archivesspace.mit.edu/repositories/2/archival_objects/349333" TargetMode="External"/><Relationship Id="rId118" Type="http://schemas.openxmlformats.org/officeDocument/2006/relationships/hyperlink" Target="https://dome.mit.edu/bitstream/handle/1721.3/41261/MC665_r25_dn4.pdf?sequence=1" TargetMode="External"/><Relationship Id="rId325" Type="http://schemas.openxmlformats.org/officeDocument/2006/relationships/hyperlink" Target="http://bitsavers.informatik.uni-stuttgart.de/pdf/mit/whirlwind/Whirlwind_Paper_Tape_Format.pdf" TargetMode="External"/><Relationship Id="rId532" Type="http://schemas.openxmlformats.org/officeDocument/2006/relationships/hyperlink" Target="http://bitsavers.informatik.uni-stuttgart.de/pdf/mit/whirlwind/M-series/M-2244_Biweekly_Report_June_15_1953.pdf" TargetMode="External"/><Relationship Id="rId977" Type="http://schemas.openxmlformats.org/officeDocument/2006/relationships/hyperlink" Target="https://archivesspace.mit.edu/repositories/2/archival_objects/347957" TargetMode="External"/><Relationship Id="rId1162" Type="http://schemas.openxmlformats.org/officeDocument/2006/relationships/hyperlink" Target="https://archivesspace.mit.edu/repositories/2/archival_objects/348142" TargetMode="External"/><Relationship Id="rId2006" Type="http://schemas.openxmlformats.org/officeDocument/2006/relationships/hyperlink" Target="https://archivesspace.mit.edu/repositories/2/archival_objects/348986" TargetMode="External"/><Relationship Id="rId2213" Type="http://schemas.openxmlformats.org/officeDocument/2006/relationships/hyperlink" Target="https://archivesspace.mit.edu/repositories/2/archival_objects/349193" TargetMode="External"/><Relationship Id="rId837" Type="http://schemas.openxmlformats.org/officeDocument/2006/relationships/hyperlink" Target="https://archivesspace.mit.edu/repositories/2/archival_objects/347817" TargetMode="External"/><Relationship Id="rId1022" Type="http://schemas.openxmlformats.org/officeDocument/2006/relationships/hyperlink" Target="https://archivesspace.mit.edu/repositories/2/archival_objects/348002" TargetMode="External"/><Relationship Id="rId1467" Type="http://schemas.openxmlformats.org/officeDocument/2006/relationships/hyperlink" Target="https://archivesspace.mit.edu/repositories/2/archival_objects/348447" TargetMode="External"/><Relationship Id="rId1674" Type="http://schemas.openxmlformats.org/officeDocument/2006/relationships/hyperlink" Target="https://archivesspace.mit.edu/repositories/2/archival_objects/348654" TargetMode="External"/><Relationship Id="rId1881" Type="http://schemas.openxmlformats.org/officeDocument/2006/relationships/hyperlink" Target="https://archivesspace.mit.edu/repositories/2/archival_objects/348861" TargetMode="External"/><Relationship Id="rId904" Type="http://schemas.openxmlformats.org/officeDocument/2006/relationships/hyperlink" Target="https://archivesspace.mit.edu/repositories/2/archival_objects/347884" TargetMode="External"/><Relationship Id="rId1327" Type="http://schemas.openxmlformats.org/officeDocument/2006/relationships/hyperlink" Target="https://archivesspace.mit.edu/repositories/2/archival_objects/348307" TargetMode="External"/><Relationship Id="rId1534" Type="http://schemas.openxmlformats.org/officeDocument/2006/relationships/hyperlink" Target="https://archivesspace.mit.edu/repositories/2/archival_objects/348514" TargetMode="External"/><Relationship Id="rId1741" Type="http://schemas.openxmlformats.org/officeDocument/2006/relationships/hyperlink" Target="https://archivesspace.mit.edu/repositories/2/archival_objects/348721" TargetMode="External"/><Relationship Id="rId1979" Type="http://schemas.openxmlformats.org/officeDocument/2006/relationships/hyperlink" Target="https://archivesspace.mit.edu/repositories/2/archival_objects/348959" TargetMode="External"/><Relationship Id="rId33" Type="http://schemas.openxmlformats.org/officeDocument/2006/relationships/hyperlink" Target="https://dome.mit.edu/bitstream/handle/1721.3/41198/MC665_r23_sr-47.pdf?sequence=1" TargetMode="External"/><Relationship Id="rId1601" Type="http://schemas.openxmlformats.org/officeDocument/2006/relationships/hyperlink" Target="https://archivesspace.mit.edu/repositories/2/archival_objects/348581" TargetMode="External"/><Relationship Id="rId1839" Type="http://schemas.openxmlformats.org/officeDocument/2006/relationships/hyperlink" Target="https://archivesspace.mit.edu/repositories/2/archival_objects/348819" TargetMode="External"/><Relationship Id="rId182" Type="http://schemas.openxmlformats.org/officeDocument/2006/relationships/image" Target="media/image26.png"/><Relationship Id="rId1906" Type="http://schemas.openxmlformats.org/officeDocument/2006/relationships/hyperlink" Target="https://archivesspace.mit.edu/repositories/2/archival_objects/348886" TargetMode="External"/><Relationship Id="rId487" Type="http://schemas.openxmlformats.org/officeDocument/2006/relationships/hyperlink" Target="http://bitsavers.informatik.uni-stuttgart.de/pdf/mit/whirlwind/M-series/?C=M;O=A" TargetMode="External"/><Relationship Id="rId694" Type="http://schemas.openxmlformats.org/officeDocument/2006/relationships/hyperlink" Target="http://web.stanford.edu/~learnest/" TargetMode="External"/><Relationship Id="rId2070" Type="http://schemas.openxmlformats.org/officeDocument/2006/relationships/hyperlink" Target="https://archivesspace.mit.edu/repositories/2/archival_objects/349050" TargetMode="External"/><Relationship Id="rId2168" Type="http://schemas.openxmlformats.org/officeDocument/2006/relationships/hyperlink" Target="https://archivesspace.mit.edu/repositories/2/archival_objects/349148" TargetMode="External"/><Relationship Id="rId2375" Type="http://schemas.openxmlformats.org/officeDocument/2006/relationships/hyperlink" Target="https://archivesspace.mit.edu/repositories/2/archival_objects/277012" TargetMode="External"/><Relationship Id="rId347" Type="http://schemas.openxmlformats.org/officeDocument/2006/relationships/hyperlink" Target="http://bitsavers.informatik.uni-stuttgart.de/pdf/mit/whirlwind/DCL-series/DCL-018_Progress_Report_September_6_Through_October_3_1954.pdf" TargetMode="External"/><Relationship Id="rId999" Type="http://schemas.openxmlformats.org/officeDocument/2006/relationships/hyperlink" Target="https://archivesspace.mit.edu/repositories/2/archival_objects/347979" TargetMode="External"/><Relationship Id="rId1184" Type="http://schemas.openxmlformats.org/officeDocument/2006/relationships/hyperlink" Target="https://archivesspace.mit.edu/repositories/2/archival_objects/348164" TargetMode="External"/><Relationship Id="rId2028" Type="http://schemas.openxmlformats.org/officeDocument/2006/relationships/hyperlink" Target="https://archivesspace.mit.edu/repositories/2/archival_objects/349008" TargetMode="External"/><Relationship Id="rId554" Type="http://schemas.openxmlformats.org/officeDocument/2006/relationships/hyperlink" Target="http://bitsavers.informatik.uni-stuttgart.de/pdf/mit/whirlwind/M-series/M-2613_Whirlwind_I_Alarms_Jan54.pdf" TargetMode="External"/><Relationship Id="rId761" Type="http://schemas.openxmlformats.org/officeDocument/2006/relationships/hyperlink" Target="https://archivesspace.mit.edu/repositories/2/archival_objects/276946" TargetMode="External"/><Relationship Id="rId859" Type="http://schemas.openxmlformats.org/officeDocument/2006/relationships/hyperlink" Target="https://archivesspace.mit.edu/repositories/2/archival_objects/347839" TargetMode="External"/><Relationship Id="rId1391" Type="http://schemas.openxmlformats.org/officeDocument/2006/relationships/hyperlink" Target="https://archivesspace.mit.edu/repositories/2/archival_objects/348371" TargetMode="External"/><Relationship Id="rId1489" Type="http://schemas.openxmlformats.org/officeDocument/2006/relationships/hyperlink" Target="https://archivesspace.mit.edu/repositories/2/archival_objects/348469" TargetMode="External"/><Relationship Id="rId1696" Type="http://schemas.openxmlformats.org/officeDocument/2006/relationships/hyperlink" Target="https://archivesspace.mit.edu/repositories/2/archival_objects/348676" TargetMode="External"/><Relationship Id="rId2235" Type="http://schemas.openxmlformats.org/officeDocument/2006/relationships/hyperlink" Target="https://archivesspace.mit.edu/repositories/2/archival_objects/349215" TargetMode="External"/><Relationship Id="rId207" Type="http://schemas.openxmlformats.org/officeDocument/2006/relationships/image" Target="media/image28.jpeg"/><Relationship Id="rId414" Type="http://schemas.openxmlformats.org/officeDocument/2006/relationships/hyperlink" Target="http://bitsavers.informatik.uni-stuttgart.de/pdf/mit/whirlwind/DCL-series/DCL-108_Biweekly_Report_October_31_1955.pdf" TargetMode="External"/><Relationship Id="rId621" Type="http://schemas.openxmlformats.org/officeDocument/2006/relationships/hyperlink" Target="http://bitsavers.informatik.uni-stuttgart.de/pdf/mit/whirlwind/pics/WhirlwindDrawing.tiff" TargetMode="External"/><Relationship Id="rId1044" Type="http://schemas.openxmlformats.org/officeDocument/2006/relationships/hyperlink" Target="https://archivesspace.mit.edu/repositories/2/archival_objects/348024" TargetMode="External"/><Relationship Id="rId1251" Type="http://schemas.openxmlformats.org/officeDocument/2006/relationships/hyperlink" Target="https://archivesspace.mit.edu/repositories/2/archival_objects/348231" TargetMode="External"/><Relationship Id="rId1349" Type="http://schemas.openxmlformats.org/officeDocument/2006/relationships/hyperlink" Target="https://archivesspace.mit.edu/repositories/2/archival_objects/348329" TargetMode="External"/><Relationship Id="rId2302" Type="http://schemas.openxmlformats.org/officeDocument/2006/relationships/hyperlink" Target="https://archivesspace.mit.edu/repositories/2/archival_objects/349282" TargetMode="External"/><Relationship Id="rId719" Type="http://schemas.openxmlformats.org/officeDocument/2006/relationships/image" Target="media/image51.png"/><Relationship Id="rId926" Type="http://schemas.openxmlformats.org/officeDocument/2006/relationships/hyperlink" Target="https://archivesspace.mit.edu/repositories/2/archival_objects/347906" TargetMode="External"/><Relationship Id="rId1111" Type="http://schemas.openxmlformats.org/officeDocument/2006/relationships/hyperlink" Target="https://archivesspace.mit.edu/repositories/2/archival_objects/348091" TargetMode="External"/><Relationship Id="rId1556" Type="http://schemas.openxmlformats.org/officeDocument/2006/relationships/hyperlink" Target="https://archivesspace.mit.edu/repositories/2/archival_objects/348536" TargetMode="External"/><Relationship Id="rId1763" Type="http://schemas.openxmlformats.org/officeDocument/2006/relationships/hyperlink" Target="https://archivesspace.mit.edu/repositories/2/archival_objects/348743" TargetMode="External"/><Relationship Id="rId1970" Type="http://schemas.openxmlformats.org/officeDocument/2006/relationships/hyperlink" Target="https://archivesspace.mit.edu/repositories/2/archival_objects/348950" TargetMode="External"/><Relationship Id="rId55" Type="http://schemas.openxmlformats.org/officeDocument/2006/relationships/hyperlink" Target="http://www.bitsavers.org/pdf/mit/whirlwind/M-series/M-2359-2_Comprehensive_System_Manual_Dec55.pdf" TargetMode="External"/><Relationship Id="rId1209" Type="http://schemas.openxmlformats.org/officeDocument/2006/relationships/hyperlink" Target="https://archivesspace.mit.edu/repositories/2/archival_objects/348189" TargetMode="External"/><Relationship Id="rId1416" Type="http://schemas.openxmlformats.org/officeDocument/2006/relationships/hyperlink" Target="https://archivesspace.mit.edu/repositories/2/archival_objects/348396" TargetMode="External"/><Relationship Id="rId1623" Type="http://schemas.openxmlformats.org/officeDocument/2006/relationships/hyperlink" Target="https://archivesspace.mit.edu/repositories/2/archival_objects/348603" TargetMode="External"/><Relationship Id="rId1830" Type="http://schemas.openxmlformats.org/officeDocument/2006/relationships/hyperlink" Target="https://archivesspace.mit.edu/repositories/2/archival_objects/348810" TargetMode="External"/><Relationship Id="rId1928" Type="http://schemas.openxmlformats.org/officeDocument/2006/relationships/hyperlink" Target="https://archivesspace.mit.edu/repositories/2/archival_objects/348908" TargetMode="External"/><Relationship Id="rId2092" Type="http://schemas.openxmlformats.org/officeDocument/2006/relationships/hyperlink" Target="https://archivesspace.mit.edu/repositories/2/archival_objects/349072" TargetMode="External"/><Relationship Id="rId271" Type="http://schemas.openxmlformats.org/officeDocument/2006/relationships/hyperlink" Target="mailto:dcb@dcbrock.net" TargetMode="External"/><Relationship Id="rId131" Type="http://schemas.openxmlformats.org/officeDocument/2006/relationships/image" Target="media/image23.png"/><Relationship Id="rId369" Type="http://schemas.openxmlformats.org/officeDocument/2006/relationships/hyperlink" Target="http://bitsavers.informatik.uni-stuttgart.de/pdf/mit/whirlwind/DCL-series/DCL-048_Automatic_Scope_Output_Requests_Jan55.pdf" TargetMode="External"/><Relationship Id="rId576" Type="http://schemas.openxmlformats.org/officeDocument/2006/relationships/hyperlink" Target="http://bitsavers.informatik.uni-stuttgart.de/pdf/mit/whirlwind/M-series/M-3058_The_Consolidated_Test_Program_T-3432_Sep54.pdf" TargetMode="External"/><Relationship Id="rId783" Type="http://schemas.openxmlformats.org/officeDocument/2006/relationships/hyperlink" Target="https://archivesspace.mit.edu/repositories/2/archival_objects/347763" TargetMode="External"/><Relationship Id="rId990" Type="http://schemas.openxmlformats.org/officeDocument/2006/relationships/hyperlink" Target="https://archivesspace.mit.edu/repositories/2/archival_objects/347970" TargetMode="External"/><Relationship Id="rId2257" Type="http://schemas.openxmlformats.org/officeDocument/2006/relationships/hyperlink" Target="https://archivesspace.mit.edu/repositories/2/archival_objects/349237" TargetMode="External"/><Relationship Id="rId229" Type="http://schemas.openxmlformats.org/officeDocument/2006/relationships/hyperlink" Target="https://www.google.com/books/edition/Subject_Index_to_Unclassified_ASTIA_Docu/vFzYqP6nglwC?hl=en&amp;gbpv=0" TargetMode="External"/><Relationship Id="rId436" Type="http://schemas.openxmlformats.org/officeDocument/2006/relationships/hyperlink" Target="http://bitsavers.informatik.uni-stuttgart.de/pdf/mit/whirlwind/DCL-series/DCL-145_Biweekly_Report_September_30_1956.pdf" TargetMode="External"/><Relationship Id="rId643" Type="http://schemas.openxmlformats.org/officeDocument/2006/relationships/hyperlink" Target="https://books.googleusercontent.com/books/content?req=AKW5QafONPD5vIWRyRtkXY8Rn5zq_EY47s4glXC9BF_GRbMSj-dSq3HLM4W1VnxB41tVIwk1Fics5aWll54S9DQ96JmE7uEVZODhGQpla3NJEs18P5LPrE5eXmOFE4Qo4hg6V6azpPplzjNV-87PqEJ36IxxaNylrsvj_XeEdXR00Dxqv9oC219e3DMy8-C8D0PixZTsb3X2pMmqGgPU0taWbtG3ow-ovDuYISpSr5mHeQKHhfemhK_vG-1KzM7mbbiqIketHSYFx-p_0N901IiXQd3_rTzfyg" TargetMode="External"/><Relationship Id="rId1066" Type="http://schemas.openxmlformats.org/officeDocument/2006/relationships/hyperlink" Target="https://archivesspace.mit.edu/repositories/2/archival_objects/348046" TargetMode="External"/><Relationship Id="rId1273" Type="http://schemas.openxmlformats.org/officeDocument/2006/relationships/hyperlink" Target="https://archivesspace.mit.edu/repositories/2/archival_objects/348253" TargetMode="External"/><Relationship Id="rId1480" Type="http://schemas.openxmlformats.org/officeDocument/2006/relationships/hyperlink" Target="https://archivesspace.mit.edu/repositories/2/archival_objects/348460" TargetMode="External"/><Relationship Id="rId2117" Type="http://schemas.openxmlformats.org/officeDocument/2006/relationships/hyperlink" Target="https://archivesspace.mit.edu/repositories/2/archival_objects/349097" TargetMode="External"/><Relationship Id="rId2324" Type="http://schemas.openxmlformats.org/officeDocument/2006/relationships/hyperlink" Target="https://archivesspace.mit.edu/repositories/2/archival_objects/349304" TargetMode="External"/><Relationship Id="rId850" Type="http://schemas.openxmlformats.org/officeDocument/2006/relationships/hyperlink" Target="https://archivesspace.mit.edu/repositories/2/archival_objects/347830" TargetMode="External"/><Relationship Id="rId948" Type="http://schemas.openxmlformats.org/officeDocument/2006/relationships/hyperlink" Target="https://archivesspace.mit.edu/repositories/2/archival_objects/347928" TargetMode="External"/><Relationship Id="rId1133" Type="http://schemas.openxmlformats.org/officeDocument/2006/relationships/hyperlink" Target="https://archivesspace.mit.edu/repositories/2/archival_objects/348113" TargetMode="External"/><Relationship Id="rId1578" Type="http://schemas.openxmlformats.org/officeDocument/2006/relationships/hyperlink" Target="https://archivesspace.mit.edu/repositories/2/archival_objects/348558" TargetMode="External"/><Relationship Id="rId1785" Type="http://schemas.openxmlformats.org/officeDocument/2006/relationships/hyperlink" Target="https://archivesspace.mit.edu/repositories/2/archival_objects/348765" TargetMode="External"/><Relationship Id="rId1992" Type="http://schemas.openxmlformats.org/officeDocument/2006/relationships/hyperlink" Target="https://archivesspace.mit.edu/repositories/2/archival_objects/348972" TargetMode="External"/><Relationship Id="rId77" Type="http://schemas.openxmlformats.org/officeDocument/2006/relationships/hyperlink" Target="https://archive.org/stream/bitsavers_mitwhirlwi_871479/Whirlwind_Tape_1951_djvu.txt" TargetMode="External"/><Relationship Id="rId503" Type="http://schemas.openxmlformats.org/officeDocument/2006/relationships/hyperlink" Target="http://bitsavers.informatik.uni-stuttgart.de/pdf/mit/whirlwind/M-series/M-1232_The_Photoelectric_Conversion_Program_T-190-12_Jun51.pdf" TargetMode="External"/><Relationship Id="rId710" Type="http://schemas.openxmlformats.org/officeDocument/2006/relationships/hyperlink" Target="http://www.dtic.mil/docs/citations/AD0694605" TargetMode="External"/><Relationship Id="rId808" Type="http://schemas.openxmlformats.org/officeDocument/2006/relationships/hyperlink" Target="https://archivesspace.mit.edu/repositories/2/archival_objects/347788" TargetMode="External"/><Relationship Id="rId1340" Type="http://schemas.openxmlformats.org/officeDocument/2006/relationships/hyperlink" Target="https://archivesspace.mit.edu/repositories/2/archival_objects/348320" TargetMode="External"/><Relationship Id="rId1438" Type="http://schemas.openxmlformats.org/officeDocument/2006/relationships/hyperlink" Target="https://archivesspace.mit.edu/repositories/2/archival_objects/348418" TargetMode="External"/><Relationship Id="rId1645" Type="http://schemas.openxmlformats.org/officeDocument/2006/relationships/hyperlink" Target="https://archivesspace.mit.edu/repositories/2/archival_objects/348625" TargetMode="External"/><Relationship Id="rId1200" Type="http://schemas.openxmlformats.org/officeDocument/2006/relationships/hyperlink" Target="https://archivesspace.mit.edu/repositories/2/archival_objects/348180" TargetMode="External"/><Relationship Id="rId1852" Type="http://schemas.openxmlformats.org/officeDocument/2006/relationships/hyperlink" Target="https://archivesspace.mit.edu/repositories/2/archival_objects/348832" TargetMode="External"/><Relationship Id="rId1505" Type="http://schemas.openxmlformats.org/officeDocument/2006/relationships/hyperlink" Target="https://archivesspace.mit.edu/repositories/2/archival_objects/348485" TargetMode="External"/><Relationship Id="rId1712" Type="http://schemas.openxmlformats.org/officeDocument/2006/relationships/hyperlink" Target="https://archivesspace.mit.edu/repositories/2/archival_objects/348692" TargetMode="External"/><Relationship Id="rId293" Type="http://schemas.openxmlformats.org/officeDocument/2006/relationships/image" Target="media/image34.png"/><Relationship Id="rId2181" Type="http://schemas.openxmlformats.org/officeDocument/2006/relationships/hyperlink" Target="https://archivesspace.mit.edu/repositories/2/archival_objects/349161" TargetMode="External"/><Relationship Id="rId153" Type="http://schemas.openxmlformats.org/officeDocument/2006/relationships/hyperlink" Target="https://centreforscientificarchives.co.uk/wp-content/uploads/2024/01/GILL_STANLEY_v1.pdf" TargetMode="External"/><Relationship Id="rId360" Type="http://schemas.openxmlformats.org/officeDocument/2006/relationships/hyperlink" Target="http://bitsavers.informatik.uni-stuttgart.de/pdf/mit/whirlwind/DCL-series/DCL-031_Short_Titles_of_S_EC_Group_Problems.pdf" TargetMode="External"/><Relationship Id="rId598" Type="http://schemas.openxmlformats.org/officeDocument/2006/relationships/hyperlink" Target="http://bitsavers.informatik.uni-stuttgart.de/pdf/mit/whirlwind/R-series/R-220_Analysis_and_Design_of_a_Digital-to-Analog_Decoder_Dec52.pdf" TargetMode="External"/><Relationship Id="rId2041" Type="http://schemas.openxmlformats.org/officeDocument/2006/relationships/hyperlink" Target="https://archivesspace.mit.edu/repositories/2/archival_objects/349021" TargetMode="External"/><Relationship Id="rId2279" Type="http://schemas.openxmlformats.org/officeDocument/2006/relationships/hyperlink" Target="https://archivesspace.mit.edu/repositories/2/archival_objects/349259" TargetMode="External"/><Relationship Id="rId220" Type="http://schemas.openxmlformats.org/officeDocument/2006/relationships/hyperlink" Target="https://orsp.umich.edu/glossary/drda-division-research-development-administration" TargetMode="External"/><Relationship Id="rId458" Type="http://schemas.openxmlformats.org/officeDocument/2006/relationships/hyperlink" Target="http://bitsavers.informatik.uni-stuttgart.de/pdf/mit/whirlwind/E-series/?C=N;O=D" TargetMode="External"/><Relationship Id="rId665" Type="http://schemas.openxmlformats.org/officeDocument/2006/relationships/hyperlink" Target="https://ieeexplore.ieee.org/stamp/stamp.jsp?tp=&amp;arnumber=4640770" TargetMode="External"/><Relationship Id="rId872" Type="http://schemas.openxmlformats.org/officeDocument/2006/relationships/hyperlink" Target="https://archivesspace.mit.edu/repositories/2/archival_objects/347852" TargetMode="External"/><Relationship Id="rId1088" Type="http://schemas.openxmlformats.org/officeDocument/2006/relationships/hyperlink" Target="https://archivesspace.mit.edu/repositories/2/archival_objects/348068" TargetMode="External"/><Relationship Id="rId1295" Type="http://schemas.openxmlformats.org/officeDocument/2006/relationships/hyperlink" Target="https://archivesspace.mit.edu/repositories/2/archival_objects/348275" TargetMode="External"/><Relationship Id="rId2139" Type="http://schemas.openxmlformats.org/officeDocument/2006/relationships/hyperlink" Target="https://archivesspace.mit.edu/repositories/2/archival_objects/349119" TargetMode="External"/><Relationship Id="rId2346" Type="http://schemas.openxmlformats.org/officeDocument/2006/relationships/hyperlink" Target="https://archivesspace.mit.edu/repositories/2/archival_objects/349326" TargetMode="External"/><Relationship Id="rId318" Type="http://schemas.openxmlformats.org/officeDocument/2006/relationships/hyperlink" Target="http://bitsavers.informatik.uni-stuttgart.de/pdf/mit/whirlwind/Project_Whirlwind_Summary_Report_No_37_First_Quarter_1954.pdf" TargetMode="External"/><Relationship Id="rId525" Type="http://schemas.openxmlformats.org/officeDocument/2006/relationships/hyperlink" Target="http://bitsavers.informatik.uni-stuttgart.de/pdf/mit/whirlwind/M-series/M-1985_Operation_of_Indicator_Lights_and_Intervention_Registers_May53.pdf" TargetMode="External"/><Relationship Id="rId732" Type="http://schemas.openxmlformats.org/officeDocument/2006/relationships/hyperlink" Target="https://archivesspace.mit.edu/repositories/2/archival_objects/276898" TargetMode="External"/><Relationship Id="rId1155" Type="http://schemas.openxmlformats.org/officeDocument/2006/relationships/hyperlink" Target="https://archivesspace.mit.edu/repositories/2/archival_objects/348135" TargetMode="External"/><Relationship Id="rId1362" Type="http://schemas.openxmlformats.org/officeDocument/2006/relationships/hyperlink" Target="https://archivesspace.mit.edu/repositories/2/archival_objects/348342" TargetMode="External"/><Relationship Id="rId2206" Type="http://schemas.openxmlformats.org/officeDocument/2006/relationships/hyperlink" Target="https://archivesspace.mit.edu/repositories/2/archival_objects/349186" TargetMode="External"/><Relationship Id="rId99" Type="http://schemas.openxmlformats.org/officeDocument/2006/relationships/hyperlink" Target="https://sova.si.edu/details/NMAH.AC.0290" TargetMode="External"/><Relationship Id="rId1015" Type="http://schemas.openxmlformats.org/officeDocument/2006/relationships/hyperlink" Target="https://archivesspace.mit.edu/repositories/2/archival_objects/347995" TargetMode="External"/><Relationship Id="rId1222" Type="http://schemas.openxmlformats.org/officeDocument/2006/relationships/hyperlink" Target="https://archivesspace.mit.edu/repositories/2/archival_objects/348202" TargetMode="External"/><Relationship Id="rId1667" Type="http://schemas.openxmlformats.org/officeDocument/2006/relationships/hyperlink" Target="https://archivesspace.mit.edu/repositories/2/archival_objects/348647" TargetMode="External"/><Relationship Id="rId1874" Type="http://schemas.openxmlformats.org/officeDocument/2006/relationships/hyperlink" Target="https://archivesspace.mit.edu/repositories/2/archival_objects/348854" TargetMode="External"/><Relationship Id="rId1527" Type="http://schemas.openxmlformats.org/officeDocument/2006/relationships/hyperlink" Target="https://archivesspace.mit.edu/repositories/2/archival_objects/348507" TargetMode="External"/><Relationship Id="rId1734" Type="http://schemas.openxmlformats.org/officeDocument/2006/relationships/hyperlink" Target="https://archivesspace.mit.edu/repositories/2/archival_objects/348714" TargetMode="External"/><Relationship Id="rId1941" Type="http://schemas.openxmlformats.org/officeDocument/2006/relationships/hyperlink" Target="https://archivesspace.mit.edu/repositories/2/archival_objects/348921" TargetMode="External"/><Relationship Id="rId26" Type="http://schemas.openxmlformats.org/officeDocument/2006/relationships/hyperlink" Target="https://www.leo-computers.org.uk/" TargetMode="External"/><Relationship Id="rId175" Type="http://schemas.openxmlformats.org/officeDocument/2006/relationships/hyperlink" Target="file:///K:/guy/History-of-Computing/Whirlwind/Articles/p57-metzne-graded-bibliography.pdf" TargetMode="External"/><Relationship Id="rId1801" Type="http://schemas.openxmlformats.org/officeDocument/2006/relationships/hyperlink" Target="https://archivesspace.mit.edu/repositories/2/archival_objects/348781" TargetMode="External"/><Relationship Id="rId382" Type="http://schemas.openxmlformats.org/officeDocument/2006/relationships/hyperlink" Target="http://bitsavers.informatik.uni-stuttgart.de/pdf/mit/whirlwind/DCL-series/DCL-065_Biweekly_Report_March_21_1955.pdf" TargetMode="External"/><Relationship Id="rId687" Type="http://schemas.openxmlformats.org/officeDocument/2006/relationships/hyperlink" Target="https://www.amazon.com/dp/B0138MJL2O/ref=dp-kindle-redirect?_encoding=UTF8&amp;btkr=1" TargetMode="External"/><Relationship Id="rId2063" Type="http://schemas.openxmlformats.org/officeDocument/2006/relationships/hyperlink" Target="https://archivesspace.mit.edu/repositories/2/archival_objects/349043" TargetMode="External"/><Relationship Id="rId2270" Type="http://schemas.openxmlformats.org/officeDocument/2006/relationships/hyperlink" Target="https://archivesspace.mit.edu/repositories/2/archival_objects/349250" TargetMode="External"/><Relationship Id="rId2368" Type="http://schemas.openxmlformats.org/officeDocument/2006/relationships/hyperlink" Target="https://archivesspace.mit.edu/repositories/2/archival_objects/349348" TargetMode="External"/><Relationship Id="rId242" Type="http://schemas.openxmlformats.org/officeDocument/2006/relationships/hyperlink" Target="https://archivesspace.mit.edu/repositories/2" TargetMode="External"/><Relationship Id="rId894" Type="http://schemas.openxmlformats.org/officeDocument/2006/relationships/hyperlink" Target="https://archivesspace.mit.edu/repositories/2/archival_objects/347874" TargetMode="External"/><Relationship Id="rId1177" Type="http://schemas.openxmlformats.org/officeDocument/2006/relationships/hyperlink" Target="https://archivesspace.mit.edu/repositories/2/archival_objects/348157" TargetMode="External"/><Relationship Id="rId2130" Type="http://schemas.openxmlformats.org/officeDocument/2006/relationships/hyperlink" Target="https://archivesspace.mit.edu/repositories/2/archival_objects/349110" TargetMode="External"/><Relationship Id="rId102" Type="http://schemas.openxmlformats.org/officeDocument/2006/relationships/hyperlink" Target="http://dome.mit.edu/handle/1721.3/37456" TargetMode="External"/><Relationship Id="rId547" Type="http://schemas.openxmlformats.org/officeDocument/2006/relationships/hyperlink" Target="http://bitsavers.informatik.uni-stuttgart.de/pdf/mit/whirlwind/M-series/M-2497_Biweekly_Report_November_2_1953.pdf" TargetMode="External"/><Relationship Id="rId754" Type="http://schemas.openxmlformats.org/officeDocument/2006/relationships/hyperlink" Target="https://archivesspace.mit.edu/repositories/2/archival_objects/276939" TargetMode="External"/><Relationship Id="rId961" Type="http://schemas.openxmlformats.org/officeDocument/2006/relationships/hyperlink" Target="https://archivesspace.mit.edu/repositories/2/archival_objects/347941" TargetMode="External"/><Relationship Id="rId1384" Type="http://schemas.openxmlformats.org/officeDocument/2006/relationships/hyperlink" Target="https://archivesspace.mit.edu/repositories/2/archival_objects/348364" TargetMode="External"/><Relationship Id="rId1591" Type="http://schemas.openxmlformats.org/officeDocument/2006/relationships/hyperlink" Target="https://archivesspace.mit.edu/repositories/2/archival_objects/348571" TargetMode="External"/><Relationship Id="rId1689" Type="http://schemas.openxmlformats.org/officeDocument/2006/relationships/hyperlink" Target="https://archivesspace.mit.edu/repositories/2/archival_objects/348669" TargetMode="External"/><Relationship Id="rId2228" Type="http://schemas.openxmlformats.org/officeDocument/2006/relationships/hyperlink" Target="https://archivesspace.mit.edu/repositories/2/archival_objects/349208" TargetMode="External"/><Relationship Id="rId90" Type="http://schemas.openxmlformats.org/officeDocument/2006/relationships/hyperlink" Target="mailto:archivescenter@si.edu" TargetMode="External"/><Relationship Id="rId407" Type="http://schemas.openxmlformats.org/officeDocument/2006/relationships/hyperlink" Target="http://bitsavers.informatik.uni-stuttgart.de/pdf/mit/whirlwind/DCL-series/DCL-098_Biweekly_Report_August_22_1955.pdf" TargetMode="External"/><Relationship Id="rId614" Type="http://schemas.openxmlformats.org/officeDocument/2006/relationships/hyperlink" Target="http://bitsavers.informatik.uni-stuttgart.de/pdf/mit/whirlwind/pics/?C=M;O=A" TargetMode="External"/><Relationship Id="rId821" Type="http://schemas.openxmlformats.org/officeDocument/2006/relationships/hyperlink" Target="https://archivesspace.mit.edu/repositories/2/archival_objects/347801" TargetMode="External"/><Relationship Id="rId1037" Type="http://schemas.openxmlformats.org/officeDocument/2006/relationships/hyperlink" Target="https://archivesspace.mit.edu/repositories/2/archival_objects/348017" TargetMode="External"/><Relationship Id="rId1244" Type="http://schemas.openxmlformats.org/officeDocument/2006/relationships/hyperlink" Target="https://archivesspace.mit.edu/repositories/2/archival_objects/348224" TargetMode="External"/><Relationship Id="rId1451" Type="http://schemas.openxmlformats.org/officeDocument/2006/relationships/hyperlink" Target="https://archivesspace.mit.edu/repositories/2/archival_objects/348431" TargetMode="External"/><Relationship Id="rId1896" Type="http://schemas.openxmlformats.org/officeDocument/2006/relationships/hyperlink" Target="https://archivesspace.mit.edu/repositories/2/archival_objects/348876" TargetMode="External"/><Relationship Id="rId919" Type="http://schemas.openxmlformats.org/officeDocument/2006/relationships/hyperlink" Target="https://archivesspace.mit.edu/repositories/2/archival_objects/347899" TargetMode="External"/><Relationship Id="rId1104" Type="http://schemas.openxmlformats.org/officeDocument/2006/relationships/hyperlink" Target="https://archivesspace.mit.edu/repositories/2/archival_objects/348084" TargetMode="External"/><Relationship Id="rId1311" Type="http://schemas.openxmlformats.org/officeDocument/2006/relationships/hyperlink" Target="https://archivesspace.mit.edu/repositories/2/archival_objects/348291" TargetMode="External"/><Relationship Id="rId1549" Type="http://schemas.openxmlformats.org/officeDocument/2006/relationships/hyperlink" Target="https://archivesspace.mit.edu/repositories/2/archival_objects/348529" TargetMode="External"/><Relationship Id="rId1756" Type="http://schemas.openxmlformats.org/officeDocument/2006/relationships/hyperlink" Target="https://archivesspace.mit.edu/repositories/2/archival_objects/348736" TargetMode="External"/><Relationship Id="rId1963" Type="http://schemas.openxmlformats.org/officeDocument/2006/relationships/hyperlink" Target="https://archivesspace.mit.edu/repositories/2/archival_objects/348943" TargetMode="External"/><Relationship Id="rId48" Type="http://schemas.openxmlformats.org/officeDocument/2006/relationships/hyperlink" Target="http://bitsavers.informatik.uni-stuttgart.de/pdf/mit/whirlwind/M-series/M-1350_Operational_Procedure_on_the_Whirlwind_Computer_Dec51.pdf" TargetMode="External"/><Relationship Id="rId1409" Type="http://schemas.openxmlformats.org/officeDocument/2006/relationships/hyperlink" Target="https://archivesspace.mit.edu/repositories/2/archival_objects/348389" TargetMode="External"/><Relationship Id="rId1616" Type="http://schemas.openxmlformats.org/officeDocument/2006/relationships/hyperlink" Target="https://archivesspace.mit.edu/repositories/2/archival_objects/348596" TargetMode="External"/><Relationship Id="rId1823" Type="http://schemas.openxmlformats.org/officeDocument/2006/relationships/hyperlink" Target="https://archivesspace.mit.edu/repositories/2/archival_objects/348803" TargetMode="External"/><Relationship Id="rId197" Type="http://schemas.openxmlformats.org/officeDocument/2006/relationships/hyperlink" Target="mailto:epf@mtgzfs3.mt.att.com" TargetMode="External"/><Relationship Id="rId2085" Type="http://schemas.openxmlformats.org/officeDocument/2006/relationships/hyperlink" Target="https://archivesspace.mit.edu/repositories/2/archival_objects/349065" TargetMode="External"/><Relationship Id="rId2292" Type="http://schemas.openxmlformats.org/officeDocument/2006/relationships/hyperlink" Target="https://archivesspace.mit.edu/repositories/2/archival_objects/349272" TargetMode="External"/><Relationship Id="rId264" Type="http://schemas.openxmlformats.org/officeDocument/2006/relationships/image" Target="media/image32.png"/><Relationship Id="rId471" Type="http://schemas.openxmlformats.org/officeDocument/2006/relationships/hyperlink" Target="http://bitsavers.informatik.uni-stuttgart.de/pdf/mit/whirlwind/E-series/E-526_High-Speed_5965_Flip-Flop_Feb53.pdf" TargetMode="External"/><Relationship Id="rId2152" Type="http://schemas.openxmlformats.org/officeDocument/2006/relationships/hyperlink" Target="https://archivesspace.mit.edu/repositories/2/archival_objects/349132" TargetMode="External"/><Relationship Id="rId124" Type="http://schemas.openxmlformats.org/officeDocument/2006/relationships/hyperlink" Target="https://wayback.archive-it.org/7963/20190701173719/https://libraries.mit.edu/archives/research/collections/collections-mc/mc665.html" TargetMode="External"/><Relationship Id="rId569" Type="http://schemas.openxmlformats.org/officeDocument/2006/relationships/hyperlink" Target="http://bitsavers.informatik.uni-stuttgart.de/pdf/mit/whirlwind/M-series/M-2850_Biweekly_Report_May_30_1954.pdf" TargetMode="External"/><Relationship Id="rId776" Type="http://schemas.openxmlformats.org/officeDocument/2006/relationships/hyperlink" Target="https://archivesspace.mit.edu/repositories/2/archival_objects/347756" TargetMode="External"/><Relationship Id="rId983" Type="http://schemas.openxmlformats.org/officeDocument/2006/relationships/hyperlink" Target="https://archivesspace.mit.edu/repositories/2/archival_objects/347963" TargetMode="External"/><Relationship Id="rId1199" Type="http://schemas.openxmlformats.org/officeDocument/2006/relationships/hyperlink" Target="https://archivesspace.mit.edu/repositories/2/archival_objects/348179" TargetMode="External"/><Relationship Id="rId331" Type="http://schemas.openxmlformats.org/officeDocument/2006/relationships/hyperlink" Target="http://bitsavers.informatik.uni-stuttgart.de/pdf/mit/whirlwind/DCL-series/?C=M;O=A" TargetMode="External"/><Relationship Id="rId429" Type="http://schemas.openxmlformats.org/officeDocument/2006/relationships/hyperlink" Target="http://bitsavers.informatik.uni-stuttgart.de/pdf/mit/whirlwind/DCL-series/DCL-129_Biweekly_Report_May_14_1956.pdf" TargetMode="External"/><Relationship Id="rId636" Type="http://schemas.openxmlformats.org/officeDocument/2006/relationships/image" Target="media/image47.png"/><Relationship Id="rId1059" Type="http://schemas.openxmlformats.org/officeDocument/2006/relationships/hyperlink" Target="https://archivesspace.mit.edu/repositories/2/archival_objects/348039" TargetMode="External"/><Relationship Id="rId1266" Type="http://schemas.openxmlformats.org/officeDocument/2006/relationships/hyperlink" Target="https://archivesspace.mit.edu/repositories/2/archival_objects/348246" TargetMode="External"/><Relationship Id="rId1473" Type="http://schemas.openxmlformats.org/officeDocument/2006/relationships/hyperlink" Target="https://archivesspace.mit.edu/repositories/2/archival_objects/348453" TargetMode="External"/><Relationship Id="rId2012" Type="http://schemas.openxmlformats.org/officeDocument/2006/relationships/hyperlink" Target="https://archivesspace.mit.edu/repositories/2/archival_objects/348992" TargetMode="External"/><Relationship Id="rId2317" Type="http://schemas.openxmlformats.org/officeDocument/2006/relationships/hyperlink" Target="https://archivesspace.mit.edu/repositories/2/archival_objects/349297" TargetMode="External"/><Relationship Id="rId843" Type="http://schemas.openxmlformats.org/officeDocument/2006/relationships/hyperlink" Target="https://archivesspace.mit.edu/repositories/2/archival_objects/347823" TargetMode="External"/><Relationship Id="rId1126" Type="http://schemas.openxmlformats.org/officeDocument/2006/relationships/hyperlink" Target="https://archivesspace.mit.edu/repositories/2/archival_objects/348106" TargetMode="External"/><Relationship Id="rId1680" Type="http://schemas.openxmlformats.org/officeDocument/2006/relationships/hyperlink" Target="https://archivesspace.mit.edu/repositories/2/archival_objects/348660" TargetMode="External"/><Relationship Id="rId1778" Type="http://schemas.openxmlformats.org/officeDocument/2006/relationships/hyperlink" Target="https://archivesspace.mit.edu/repositories/2/archival_objects/348758" TargetMode="External"/><Relationship Id="rId1985" Type="http://schemas.openxmlformats.org/officeDocument/2006/relationships/hyperlink" Target="https://archivesspace.mit.edu/repositories/2/archival_objects/348965" TargetMode="External"/><Relationship Id="rId703" Type="http://schemas.openxmlformats.org/officeDocument/2006/relationships/hyperlink" Target="http://www.dtic.mil/docs/citations/AD0694596" TargetMode="External"/><Relationship Id="rId910" Type="http://schemas.openxmlformats.org/officeDocument/2006/relationships/hyperlink" Target="https://archivesspace.mit.edu/repositories/2/archival_objects/347890" TargetMode="External"/><Relationship Id="rId1333" Type="http://schemas.openxmlformats.org/officeDocument/2006/relationships/hyperlink" Target="https://archivesspace.mit.edu/repositories/2/archival_objects/348313" TargetMode="External"/><Relationship Id="rId1540" Type="http://schemas.openxmlformats.org/officeDocument/2006/relationships/hyperlink" Target="https://archivesspace.mit.edu/repositories/2/archival_objects/348520" TargetMode="External"/><Relationship Id="rId1638" Type="http://schemas.openxmlformats.org/officeDocument/2006/relationships/hyperlink" Target="https://archivesspace.mit.edu/repositories/2/archival_objects/348618" TargetMode="External"/><Relationship Id="rId1400" Type="http://schemas.openxmlformats.org/officeDocument/2006/relationships/hyperlink" Target="https://archivesspace.mit.edu/repositories/2/archival_objects/348380" TargetMode="External"/><Relationship Id="rId1845" Type="http://schemas.openxmlformats.org/officeDocument/2006/relationships/hyperlink" Target="https://archivesspace.mit.edu/repositories/2/archival_objects/348825" TargetMode="External"/><Relationship Id="rId1705" Type="http://schemas.openxmlformats.org/officeDocument/2006/relationships/hyperlink" Target="https://archivesspace.mit.edu/repositories/2/archival_objects/348685" TargetMode="External"/><Relationship Id="rId1912" Type="http://schemas.openxmlformats.org/officeDocument/2006/relationships/hyperlink" Target="https://archivesspace.mit.edu/repositories/2/archival_objects/348892" TargetMode="External"/><Relationship Id="rId286" Type="http://schemas.openxmlformats.org/officeDocument/2006/relationships/hyperlink" Target="https://en.wikipedia.org/wiki/Assembly_language" TargetMode="External"/><Relationship Id="rId493" Type="http://schemas.openxmlformats.org/officeDocument/2006/relationships/hyperlink" Target="http://bitsavers.informatik.uni-stuttgart.de/pdf/mit/whirlwind/M-series/6M-3144_The_Multi-Sequence_Program_Concept_Nov54.pdf" TargetMode="External"/><Relationship Id="rId2174" Type="http://schemas.openxmlformats.org/officeDocument/2006/relationships/hyperlink" Target="https://archivesspace.mit.edu/repositories/2/archival_objects/349154" TargetMode="External"/><Relationship Id="rId2381" Type="http://schemas.microsoft.com/office/2011/relationships/people" Target="people.xml"/><Relationship Id="rId146" Type="http://schemas.openxmlformats.org/officeDocument/2006/relationships/hyperlink" Target="http://bitsavers.org/pdf/mit/whirlwind/R-series/R-233_The_MIT_Systems_of_Automatic_Coding_May54.pdf" TargetMode="External"/><Relationship Id="rId353" Type="http://schemas.openxmlformats.org/officeDocument/2006/relationships/hyperlink" Target="http://bitsavers.informatik.uni-stuttgart.de/pdf/mit/whirlwind/DCL-series/DCL-023_S_and_EC_Performance_Requests_Nov54.pdf" TargetMode="External"/><Relationship Id="rId560" Type="http://schemas.openxmlformats.org/officeDocument/2006/relationships/hyperlink" Target="http://bitsavers.informatik.uni-stuttgart.de/pdf/mit/whirlwind/M-series/M-2728_Increased_Facilities_for_Visual_Display_in_the_WWI_Input-Output_System_Mar54.pdf" TargetMode="External"/><Relationship Id="rId798" Type="http://schemas.openxmlformats.org/officeDocument/2006/relationships/hyperlink" Target="https://archivesspace.mit.edu/repositories/2/archival_objects/347778" TargetMode="External"/><Relationship Id="rId1190" Type="http://schemas.openxmlformats.org/officeDocument/2006/relationships/hyperlink" Target="https://archivesspace.mit.edu/repositories/2/archival_objects/348170" TargetMode="External"/><Relationship Id="rId2034" Type="http://schemas.openxmlformats.org/officeDocument/2006/relationships/hyperlink" Target="https://archivesspace.mit.edu/repositories/2/archival_objects/349014" TargetMode="External"/><Relationship Id="rId2241" Type="http://schemas.openxmlformats.org/officeDocument/2006/relationships/hyperlink" Target="https://archivesspace.mit.edu/repositories/2/archival_objects/349221" TargetMode="External"/><Relationship Id="rId213" Type="http://schemas.openxmlformats.org/officeDocument/2006/relationships/hyperlink" Target="https://www.linkedin.com/in/maud-rozee-234b32122/" TargetMode="External"/><Relationship Id="rId420" Type="http://schemas.openxmlformats.org/officeDocument/2006/relationships/hyperlink" Target="http://bitsavers.informatik.uni-stuttgart.de/pdf/mit/whirlwind/DCL-series/DCL-118_Biweekly_Report_January_9_1956.pdf" TargetMode="External"/><Relationship Id="rId658" Type="http://schemas.openxmlformats.org/officeDocument/2006/relationships/hyperlink" Target="https://ieeexplore.ieee.org/document/4640769/" TargetMode="External"/><Relationship Id="rId865" Type="http://schemas.openxmlformats.org/officeDocument/2006/relationships/hyperlink" Target="https://archivesspace.mit.edu/repositories/2/archival_objects/347845" TargetMode="External"/><Relationship Id="rId1050" Type="http://schemas.openxmlformats.org/officeDocument/2006/relationships/hyperlink" Target="https://archivesspace.mit.edu/repositories/2/archival_objects/348030" TargetMode="External"/><Relationship Id="rId1288" Type="http://schemas.openxmlformats.org/officeDocument/2006/relationships/hyperlink" Target="https://archivesspace.mit.edu/repositories/2/archival_objects/348268" TargetMode="External"/><Relationship Id="rId1495" Type="http://schemas.openxmlformats.org/officeDocument/2006/relationships/hyperlink" Target="https://archivesspace.mit.edu/repositories/2/archival_objects/348475" TargetMode="External"/><Relationship Id="rId2101" Type="http://schemas.openxmlformats.org/officeDocument/2006/relationships/hyperlink" Target="https://archivesspace.mit.edu/repositories/2/archival_objects/349081" TargetMode="External"/><Relationship Id="rId2339" Type="http://schemas.openxmlformats.org/officeDocument/2006/relationships/hyperlink" Target="https://archivesspace.mit.edu/repositories/2/archival_objects/349319" TargetMode="External"/><Relationship Id="rId518" Type="http://schemas.openxmlformats.org/officeDocument/2006/relationships/hyperlink" Target="http://bitsavers.informatik.uni-stuttgart.de/pdf/mit/whirlwind/M-series/M-1623-1_Programming_for_In-Out_Units_Dec52.pdf" TargetMode="External"/><Relationship Id="rId725" Type="http://schemas.openxmlformats.org/officeDocument/2006/relationships/hyperlink" Target="https://archivesspace.mit.edu/repositories/2/archival_objects/276953" TargetMode="External"/><Relationship Id="rId932" Type="http://schemas.openxmlformats.org/officeDocument/2006/relationships/hyperlink" Target="https://archivesspace.mit.edu/repositories/2/archival_objects/347912" TargetMode="External"/><Relationship Id="rId1148" Type="http://schemas.openxmlformats.org/officeDocument/2006/relationships/hyperlink" Target="https://archivesspace.mit.edu/repositories/2/archival_objects/348128" TargetMode="External"/><Relationship Id="rId1355" Type="http://schemas.openxmlformats.org/officeDocument/2006/relationships/hyperlink" Target="https://archivesspace.mit.edu/repositories/2/archival_objects/348335" TargetMode="External"/><Relationship Id="rId1562" Type="http://schemas.openxmlformats.org/officeDocument/2006/relationships/hyperlink" Target="https://archivesspace.mit.edu/repositories/2/archival_objects/348542" TargetMode="External"/><Relationship Id="rId1008" Type="http://schemas.openxmlformats.org/officeDocument/2006/relationships/hyperlink" Target="https://archivesspace.mit.edu/repositories/2/archival_objects/347988" TargetMode="External"/><Relationship Id="rId1215" Type="http://schemas.openxmlformats.org/officeDocument/2006/relationships/hyperlink" Target="https://archivesspace.mit.edu/repositories/2/archival_objects/348195" TargetMode="External"/><Relationship Id="rId1422" Type="http://schemas.openxmlformats.org/officeDocument/2006/relationships/hyperlink" Target="https://archivesspace.mit.edu/repositories/2/archival_objects/348402" TargetMode="External"/><Relationship Id="rId1867" Type="http://schemas.openxmlformats.org/officeDocument/2006/relationships/hyperlink" Target="https://archivesspace.mit.edu/repositories/2/archival_objects/348847" TargetMode="External"/><Relationship Id="rId61" Type="http://schemas.openxmlformats.org/officeDocument/2006/relationships/image" Target="media/image10.png"/><Relationship Id="rId1727" Type="http://schemas.openxmlformats.org/officeDocument/2006/relationships/hyperlink" Target="https://archivesspace.mit.edu/repositories/2/archival_objects/348707" TargetMode="External"/><Relationship Id="rId1934" Type="http://schemas.openxmlformats.org/officeDocument/2006/relationships/hyperlink" Target="https://archivesspace.mit.edu/repositories/2/archival_objects/348914" TargetMode="External"/><Relationship Id="rId19" Type="http://schemas.openxmlformats.org/officeDocument/2006/relationships/hyperlink" Target="http://www.columbia.edu/cu/computinghistory/norc.html" TargetMode="External"/><Relationship Id="rId2196" Type="http://schemas.openxmlformats.org/officeDocument/2006/relationships/hyperlink" Target="https://archivesspace.mit.edu/repositories/2/archival_objects/349176" TargetMode="External"/><Relationship Id="rId168" Type="http://schemas.openxmlformats.org/officeDocument/2006/relationships/hyperlink" Target="https://ieeexplore.ieee.org/abstract/document/4640770" TargetMode="External"/><Relationship Id="rId375" Type="http://schemas.openxmlformats.org/officeDocument/2006/relationships/hyperlink" Target="https://en.wikipedia.org/wiki/Molecular_orbital" TargetMode="External"/><Relationship Id="rId582" Type="http://schemas.openxmlformats.org/officeDocument/2006/relationships/hyperlink" Target="http://bitsavers.informatik.uni-stuttgart.de/pdf/mit/whirlwind/" TargetMode="External"/><Relationship Id="rId2056" Type="http://schemas.openxmlformats.org/officeDocument/2006/relationships/hyperlink" Target="https://archivesspace.mit.edu/repositories/2/archival_objects/349036" TargetMode="External"/><Relationship Id="rId2263" Type="http://schemas.openxmlformats.org/officeDocument/2006/relationships/hyperlink" Target="https://archivesspace.mit.edu/repositories/2/archival_objects/349243" TargetMode="External"/><Relationship Id="rId3" Type="http://schemas.openxmlformats.org/officeDocument/2006/relationships/styles" Target="styles.xml"/><Relationship Id="rId235" Type="http://schemas.openxmlformats.org/officeDocument/2006/relationships/hyperlink" Target="https://www.amazon.com/Gordon-Welchman-Bletchley-Architect-Intelligence-ebook/dp/B00ONZQ7P0/ref=sr_1_2" TargetMode="External"/><Relationship Id="rId442" Type="http://schemas.openxmlformats.org/officeDocument/2006/relationships/hyperlink" Target="http://bitsavers.informatik.uni-stuttgart.de/pdf/mit/whirlwind/DCL-series/DCL-158_Biweekly_Report_December_9_1956.pdf" TargetMode="External"/><Relationship Id="rId887" Type="http://schemas.openxmlformats.org/officeDocument/2006/relationships/hyperlink" Target="https://archivesspace.mit.edu/repositories/2/archival_objects/347867" TargetMode="External"/><Relationship Id="rId1072" Type="http://schemas.openxmlformats.org/officeDocument/2006/relationships/hyperlink" Target="https://archivesspace.mit.edu/repositories/2/archival_objects/348052" TargetMode="External"/><Relationship Id="rId2123" Type="http://schemas.openxmlformats.org/officeDocument/2006/relationships/hyperlink" Target="https://archivesspace.mit.edu/repositories/2/archival_objects/349103" TargetMode="External"/><Relationship Id="rId2330" Type="http://schemas.openxmlformats.org/officeDocument/2006/relationships/hyperlink" Target="https://archivesspace.mit.edu/repositories/2/archival_objects/349310" TargetMode="External"/><Relationship Id="rId302" Type="http://schemas.openxmlformats.org/officeDocument/2006/relationships/hyperlink" Target="https://bitsavers.org/pdf/univOfMichigan/willow_run/1954_demo/195406_demo.pdf" TargetMode="External"/><Relationship Id="rId747" Type="http://schemas.openxmlformats.org/officeDocument/2006/relationships/hyperlink" Target="https://archivesspace.mit.edu/repositories/2/archival_objects/276932" TargetMode="External"/><Relationship Id="rId954" Type="http://schemas.openxmlformats.org/officeDocument/2006/relationships/hyperlink" Target="https://archivesspace.mit.edu/repositories/2/archival_objects/347934" TargetMode="External"/><Relationship Id="rId1377" Type="http://schemas.openxmlformats.org/officeDocument/2006/relationships/hyperlink" Target="https://archivesspace.mit.edu/repositories/2/archival_objects/348357" TargetMode="External"/><Relationship Id="rId1584" Type="http://schemas.openxmlformats.org/officeDocument/2006/relationships/hyperlink" Target="https://archivesspace.mit.edu/repositories/2/archival_objects/348564" TargetMode="External"/><Relationship Id="rId1791" Type="http://schemas.openxmlformats.org/officeDocument/2006/relationships/hyperlink" Target="https://archivesspace.mit.edu/repositories/2/archival_objects/348771" TargetMode="External"/><Relationship Id="rId83" Type="http://schemas.openxmlformats.org/officeDocument/2006/relationships/hyperlink" Target="http://gordonbell.azurewebsites.net/computer_structures__readings_and_examples/00000165.htm" TargetMode="External"/><Relationship Id="rId607" Type="http://schemas.openxmlformats.org/officeDocument/2006/relationships/hyperlink" Target="http://bitsavers.informatik.uni-stuttgart.de/pdf/mit/whirlwind/apt/?C=M;O=A" TargetMode="External"/><Relationship Id="rId814" Type="http://schemas.openxmlformats.org/officeDocument/2006/relationships/hyperlink" Target="https://archivesspace.mit.edu/repositories/2/archival_objects/347794" TargetMode="External"/><Relationship Id="rId1237" Type="http://schemas.openxmlformats.org/officeDocument/2006/relationships/hyperlink" Target="https://archivesspace.mit.edu/repositories/2/archival_objects/348217" TargetMode="External"/><Relationship Id="rId1444" Type="http://schemas.openxmlformats.org/officeDocument/2006/relationships/hyperlink" Target="https://archivesspace.mit.edu/repositories/2/archival_objects/348424" TargetMode="External"/><Relationship Id="rId1651" Type="http://schemas.openxmlformats.org/officeDocument/2006/relationships/hyperlink" Target="https://archivesspace.mit.edu/repositories/2/archival_objects/348631" TargetMode="External"/><Relationship Id="rId1889" Type="http://schemas.openxmlformats.org/officeDocument/2006/relationships/hyperlink" Target="https://archivesspace.mit.edu/repositories/2/archival_objects/348869" TargetMode="External"/><Relationship Id="rId1304" Type="http://schemas.openxmlformats.org/officeDocument/2006/relationships/hyperlink" Target="https://archivesspace.mit.edu/repositories/2/archival_objects/348284" TargetMode="External"/><Relationship Id="rId1511" Type="http://schemas.openxmlformats.org/officeDocument/2006/relationships/hyperlink" Target="https://archivesspace.mit.edu/repositories/2/archival_objects/348491" TargetMode="External"/><Relationship Id="rId1749" Type="http://schemas.openxmlformats.org/officeDocument/2006/relationships/hyperlink" Target="https://archivesspace.mit.edu/repositories/2/archival_objects/348729" TargetMode="External"/><Relationship Id="rId1956" Type="http://schemas.openxmlformats.org/officeDocument/2006/relationships/hyperlink" Target="https://archivesspace.mit.edu/repositories/2/archival_objects/348936" TargetMode="External"/><Relationship Id="rId1609" Type="http://schemas.openxmlformats.org/officeDocument/2006/relationships/hyperlink" Target="https://archivesspace.mit.edu/repositories/2/archival_objects/348589" TargetMode="External"/><Relationship Id="rId1816" Type="http://schemas.openxmlformats.org/officeDocument/2006/relationships/hyperlink" Target="https://archivesspace.mit.edu/repositories/2/archival_objects/348796" TargetMode="External"/><Relationship Id="rId10" Type="http://schemas.openxmlformats.org/officeDocument/2006/relationships/image" Target="media/image3.png"/><Relationship Id="rId397" Type="http://schemas.openxmlformats.org/officeDocument/2006/relationships/hyperlink" Target="http://bitsavers.informatik.uni-stuttgart.de/pdf/mit/whirlwind/DCL-series/DCL-089-1_Recent_Changes_in_the_Comprehensive_System_Conversion_Oct56.pdf" TargetMode="External"/><Relationship Id="rId2078" Type="http://schemas.openxmlformats.org/officeDocument/2006/relationships/hyperlink" Target="https://archivesspace.mit.edu/repositories/2/archival_objects/349058" TargetMode="External"/><Relationship Id="rId2285" Type="http://schemas.openxmlformats.org/officeDocument/2006/relationships/hyperlink" Target="https://archivesspace.mit.edu/repositories/2/archival_objects/349265" TargetMode="External"/><Relationship Id="rId257" Type="http://schemas.openxmlformats.org/officeDocument/2006/relationships/hyperlink" Target="http://www.gravityassist.com/IAF3-1/Ref.%203-251-4.pdf" TargetMode="External"/><Relationship Id="rId464" Type="http://schemas.openxmlformats.org/officeDocument/2006/relationships/hyperlink" Target="http://bitsavers.informatik.uni-stuttgart.de/pdf/mit/whirlwind/E-series/E-454-1_Nondestructive_Sensing_of_Magnetic_Cores_Mar53.pdf" TargetMode="External"/><Relationship Id="rId1094" Type="http://schemas.openxmlformats.org/officeDocument/2006/relationships/hyperlink" Target="https://archivesspace.mit.edu/repositories/2/archival_objects/348074" TargetMode="External"/><Relationship Id="rId2145" Type="http://schemas.openxmlformats.org/officeDocument/2006/relationships/hyperlink" Target="https://archivesspace.mit.edu/repositories/2/archival_objects/349125" TargetMode="External"/><Relationship Id="rId117" Type="http://schemas.openxmlformats.org/officeDocument/2006/relationships/hyperlink" Target="https://dome.mit.edu/bitstream/handle/1721.3/41198/MC665_r23_sr-47.pdf?sequence=1" TargetMode="External"/><Relationship Id="rId671" Type="http://schemas.openxmlformats.org/officeDocument/2006/relationships/hyperlink" Target="https://ieeexplore.ieee.org/document/4640773/citations?tabFilter=papers" TargetMode="External"/><Relationship Id="rId769" Type="http://schemas.openxmlformats.org/officeDocument/2006/relationships/hyperlink" Target="https://archivesspace.mit.edu/repositories/2/archival_objects/347749" TargetMode="External"/><Relationship Id="rId976" Type="http://schemas.openxmlformats.org/officeDocument/2006/relationships/hyperlink" Target="https://archivesspace.mit.edu/repositories/2/archival_objects/347956" TargetMode="External"/><Relationship Id="rId1399" Type="http://schemas.openxmlformats.org/officeDocument/2006/relationships/hyperlink" Target="https://archivesspace.mit.edu/repositories/2/archival_objects/348379" TargetMode="External"/><Relationship Id="rId2352" Type="http://schemas.openxmlformats.org/officeDocument/2006/relationships/hyperlink" Target="https://archivesspace.mit.edu/repositories/2/archival_objects/349332" TargetMode="External"/><Relationship Id="rId324" Type="http://schemas.openxmlformats.org/officeDocument/2006/relationships/hyperlink" Target="http://bitsavers.informatik.uni-stuttgart.de/pdf/mit/whirlwind/Whirlwind_I_descr_Apr1955.pdf" TargetMode="External"/><Relationship Id="rId531" Type="http://schemas.openxmlformats.org/officeDocument/2006/relationships/hyperlink" Target="http://bitsavers.informatik.uni-stuttgart.de/pdf/mit/whirlwind/M-series/M-2240_A_Magnetic_Core_Test_Storage_Jun53.pdf" TargetMode="External"/><Relationship Id="rId629" Type="http://schemas.openxmlformats.org/officeDocument/2006/relationships/hyperlink" Target="http://www.bitsavers.org/bits/MIT/whirlwind/X4222.2008_Whirlwind_magtape/" TargetMode="External"/><Relationship Id="rId1161" Type="http://schemas.openxmlformats.org/officeDocument/2006/relationships/hyperlink" Target="https://archivesspace.mit.edu/repositories/2/archival_objects/348141" TargetMode="External"/><Relationship Id="rId1259" Type="http://schemas.openxmlformats.org/officeDocument/2006/relationships/hyperlink" Target="https://archivesspace.mit.edu/repositories/2/archival_objects/348239" TargetMode="External"/><Relationship Id="rId1466" Type="http://schemas.openxmlformats.org/officeDocument/2006/relationships/hyperlink" Target="https://archivesspace.mit.edu/repositories/2/archival_objects/348446" TargetMode="External"/><Relationship Id="rId2005" Type="http://schemas.openxmlformats.org/officeDocument/2006/relationships/hyperlink" Target="https://archivesspace.mit.edu/repositories/2/archival_objects/348985" TargetMode="External"/><Relationship Id="rId2212" Type="http://schemas.openxmlformats.org/officeDocument/2006/relationships/hyperlink" Target="https://archivesspace.mit.edu/repositories/2/archival_objects/349192" TargetMode="External"/><Relationship Id="rId836" Type="http://schemas.openxmlformats.org/officeDocument/2006/relationships/hyperlink" Target="https://archivesspace.mit.edu/repositories/2/archival_objects/347816" TargetMode="External"/><Relationship Id="rId1021" Type="http://schemas.openxmlformats.org/officeDocument/2006/relationships/hyperlink" Target="https://archivesspace.mit.edu/repositories/2/archival_objects/348001" TargetMode="External"/><Relationship Id="rId1119" Type="http://schemas.openxmlformats.org/officeDocument/2006/relationships/hyperlink" Target="https://archivesspace.mit.edu/repositories/2/archival_objects/348099" TargetMode="External"/><Relationship Id="rId1673" Type="http://schemas.openxmlformats.org/officeDocument/2006/relationships/hyperlink" Target="https://archivesspace.mit.edu/repositories/2/archival_objects/348653" TargetMode="External"/><Relationship Id="rId1880" Type="http://schemas.openxmlformats.org/officeDocument/2006/relationships/hyperlink" Target="https://archivesspace.mit.edu/repositories/2/archival_objects/348860" TargetMode="External"/><Relationship Id="rId1978" Type="http://schemas.openxmlformats.org/officeDocument/2006/relationships/hyperlink" Target="https://archivesspace.mit.edu/repositories/2/archival_objects/348958" TargetMode="External"/><Relationship Id="rId903" Type="http://schemas.openxmlformats.org/officeDocument/2006/relationships/hyperlink" Target="https://archivesspace.mit.edu/repositories/2/archival_objects/347883" TargetMode="External"/><Relationship Id="rId1326" Type="http://schemas.openxmlformats.org/officeDocument/2006/relationships/hyperlink" Target="https://archivesspace.mit.edu/repositories/2/archival_objects/348306" TargetMode="External"/><Relationship Id="rId1533" Type="http://schemas.openxmlformats.org/officeDocument/2006/relationships/hyperlink" Target="https://archivesspace.mit.edu/repositories/2/archival_objects/348513" TargetMode="External"/><Relationship Id="rId1740" Type="http://schemas.openxmlformats.org/officeDocument/2006/relationships/hyperlink" Target="https://archivesspace.mit.edu/repositories/2/archival_objects/348720" TargetMode="External"/><Relationship Id="rId32" Type="http://schemas.openxmlformats.org/officeDocument/2006/relationships/hyperlink" Target="http://www.bitsavers.org/pdf/mit/lincolnLaboratory/MC665/6M-SERIES/6M-4386_BIWEEKLY_REPORT_19560629.pdf" TargetMode="External"/><Relationship Id="rId1600" Type="http://schemas.openxmlformats.org/officeDocument/2006/relationships/hyperlink" Target="https://archivesspace.mit.edu/repositories/2/archival_objects/348580" TargetMode="External"/><Relationship Id="rId1838" Type="http://schemas.openxmlformats.org/officeDocument/2006/relationships/hyperlink" Target="https://archivesspace.mit.edu/repositories/2/archival_objects/348818" TargetMode="External"/><Relationship Id="rId181" Type="http://schemas.openxmlformats.org/officeDocument/2006/relationships/hyperlink" Target="https://babel.hathitrust.org/cgi/pt?id=mdp.39015077907965&amp;view=1up&amp;seq=16" TargetMode="External"/><Relationship Id="rId1905" Type="http://schemas.openxmlformats.org/officeDocument/2006/relationships/hyperlink" Target="https://archivesspace.mit.edu/repositories/2/archival_objects/348885" TargetMode="External"/><Relationship Id="rId279" Type="http://schemas.openxmlformats.org/officeDocument/2006/relationships/hyperlink" Target="http://gordonbell.azurewebsites.net/CyberMuseum_files/Bell_Artifacts_Files/default.htm" TargetMode="External"/><Relationship Id="rId486" Type="http://schemas.openxmlformats.org/officeDocument/2006/relationships/hyperlink" Target="http://bitsavers.informatik.uni-stuttgart.de/pdf/mit/whirlwind/M-series/?C=N;O=D" TargetMode="External"/><Relationship Id="rId693" Type="http://schemas.openxmlformats.org/officeDocument/2006/relationships/hyperlink" Target="https://web.stanford.edu/~learnest/nets/gump.html" TargetMode="External"/><Relationship Id="rId2167" Type="http://schemas.openxmlformats.org/officeDocument/2006/relationships/hyperlink" Target="https://archivesspace.mit.edu/repositories/2/archival_objects/349147" TargetMode="External"/><Relationship Id="rId2374" Type="http://schemas.openxmlformats.org/officeDocument/2006/relationships/hyperlink" Target="https://archivesspace.mit.edu/repositories/2/archival_objects/277000" TargetMode="External"/><Relationship Id="rId139" Type="http://schemas.openxmlformats.org/officeDocument/2006/relationships/hyperlink" Target="https://archivesspace.mit.edu/repositories/2/archival_objects/52411" TargetMode="External"/><Relationship Id="rId346" Type="http://schemas.openxmlformats.org/officeDocument/2006/relationships/hyperlink" Target="http://bitsavers.informatik.uni-stuttgart.de/pdf/mit/whirlwind/DCL-series/DCL-017_A_Program_for_Checking_the_Contents_of_Test_Storage_Oct54.pdf" TargetMode="External"/><Relationship Id="rId553" Type="http://schemas.openxmlformats.org/officeDocument/2006/relationships/hyperlink" Target="http://bitsavers.informatik.uni-stuttgart.de/pdf/mit/whirlwind/M-series/M-2587_Biweekly_Report_December_27_1953.pdf" TargetMode="External"/><Relationship Id="rId760" Type="http://schemas.openxmlformats.org/officeDocument/2006/relationships/hyperlink" Target="https://archivesspace.mit.edu/repositories/2/archival_objects/276945" TargetMode="External"/><Relationship Id="rId998" Type="http://schemas.openxmlformats.org/officeDocument/2006/relationships/hyperlink" Target="https://archivesspace.mit.edu/repositories/2/archival_objects/347978" TargetMode="External"/><Relationship Id="rId1183" Type="http://schemas.openxmlformats.org/officeDocument/2006/relationships/hyperlink" Target="https://archivesspace.mit.edu/repositories/2/archival_objects/348163" TargetMode="External"/><Relationship Id="rId1390" Type="http://schemas.openxmlformats.org/officeDocument/2006/relationships/hyperlink" Target="https://archivesspace.mit.edu/repositories/2/archival_objects/348370" TargetMode="External"/><Relationship Id="rId2027" Type="http://schemas.openxmlformats.org/officeDocument/2006/relationships/hyperlink" Target="https://archivesspace.mit.edu/repositories/2/archival_objects/349007" TargetMode="External"/><Relationship Id="rId2234" Type="http://schemas.openxmlformats.org/officeDocument/2006/relationships/hyperlink" Target="https://archivesspace.mit.edu/repositories/2/archival_objects/349214" TargetMode="External"/><Relationship Id="rId206" Type="http://schemas.openxmlformats.org/officeDocument/2006/relationships/hyperlink" Target="https://www.google.com/url?client=internal-element-cse&amp;cx=006607896340954257426:37lbh1v_w-g&amp;q=https://apps.dtic.mil/sti/tr/pdf/AD0479368.pdf&amp;sa=U&amp;ved=2ahUKEwiGgbDU7Y2FAxVgF1kFHVk3CqcQFnoECAEQAQ&amp;usg=AOvVaw0ploKZELe9dexozBbzsEEt" TargetMode="External"/><Relationship Id="rId413" Type="http://schemas.openxmlformats.org/officeDocument/2006/relationships/hyperlink" Target="http://bitsavers.informatik.uni-stuttgart.de/pdf/mit/whirlwind/DCL-series/DCL-106_Biweekly_Report_October_16_1955.pdf" TargetMode="External"/><Relationship Id="rId858" Type="http://schemas.openxmlformats.org/officeDocument/2006/relationships/hyperlink" Target="https://archivesspace.mit.edu/repositories/2/archival_objects/347838" TargetMode="External"/><Relationship Id="rId1043" Type="http://schemas.openxmlformats.org/officeDocument/2006/relationships/hyperlink" Target="https://archivesspace.mit.edu/repositories/2/archival_objects/348023" TargetMode="External"/><Relationship Id="rId1488" Type="http://schemas.openxmlformats.org/officeDocument/2006/relationships/hyperlink" Target="https://archivesspace.mit.edu/repositories/2/archival_objects/348468" TargetMode="External"/><Relationship Id="rId1695" Type="http://schemas.openxmlformats.org/officeDocument/2006/relationships/hyperlink" Target="https://archivesspace.mit.edu/repositories/2/archival_objects/348675" TargetMode="External"/><Relationship Id="rId620" Type="http://schemas.openxmlformats.org/officeDocument/2006/relationships/hyperlink" Target="http://bitsavers.informatik.uni-stuttgart.de/pdf/mit/whirlwind/pics/WhirlwindCtlRoom.jpg" TargetMode="External"/><Relationship Id="rId718" Type="http://schemas.openxmlformats.org/officeDocument/2006/relationships/hyperlink" Target="https://archivesspace.mit.edu/" TargetMode="External"/><Relationship Id="rId925" Type="http://schemas.openxmlformats.org/officeDocument/2006/relationships/hyperlink" Target="https://archivesspace.mit.edu/repositories/2/archival_objects/347905" TargetMode="External"/><Relationship Id="rId1250" Type="http://schemas.openxmlformats.org/officeDocument/2006/relationships/hyperlink" Target="https://archivesspace.mit.edu/repositories/2/archival_objects/348230" TargetMode="External"/><Relationship Id="rId1348" Type="http://schemas.openxmlformats.org/officeDocument/2006/relationships/hyperlink" Target="https://archivesspace.mit.edu/repositories/2/archival_objects/348328" TargetMode="External"/><Relationship Id="rId1555" Type="http://schemas.openxmlformats.org/officeDocument/2006/relationships/hyperlink" Target="https://archivesspace.mit.edu/repositories/2/archival_objects/348535" TargetMode="External"/><Relationship Id="rId1762" Type="http://schemas.openxmlformats.org/officeDocument/2006/relationships/hyperlink" Target="https://archivesspace.mit.edu/repositories/2/archival_objects/348742" TargetMode="External"/><Relationship Id="rId2301" Type="http://schemas.openxmlformats.org/officeDocument/2006/relationships/hyperlink" Target="https://archivesspace.mit.edu/repositories/2/archival_objects/349281" TargetMode="External"/><Relationship Id="rId1110" Type="http://schemas.openxmlformats.org/officeDocument/2006/relationships/hyperlink" Target="https://archivesspace.mit.edu/repositories/2/archival_objects/348090" TargetMode="External"/><Relationship Id="rId1208" Type="http://schemas.openxmlformats.org/officeDocument/2006/relationships/hyperlink" Target="https://archivesspace.mit.edu/repositories/2/archival_objects/348188" TargetMode="External"/><Relationship Id="rId1415" Type="http://schemas.openxmlformats.org/officeDocument/2006/relationships/hyperlink" Target="https://archivesspace.mit.edu/repositories/2/archival_objects/348395" TargetMode="External"/><Relationship Id="rId54" Type="http://schemas.openxmlformats.org/officeDocument/2006/relationships/hyperlink" Target="https://archive.computerhistory.org/resources/text/Fortran/102653982.05.01.acc.pdf" TargetMode="External"/><Relationship Id="rId1622" Type="http://schemas.openxmlformats.org/officeDocument/2006/relationships/hyperlink" Target="https://archivesspace.mit.edu/repositories/2/archival_objects/348602" TargetMode="External"/><Relationship Id="rId1927" Type="http://schemas.openxmlformats.org/officeDocument/2006/relationships/hyperlink" Target="https://archivesspace.mit.edu/repositories/2/archival_objects/348907" TargetMode="External"/><Relationship Id="rId2091" Type="http://schemas.openxmlformats.org/officeDocument/2006/relationships/hyperlink" Target="https://archivesspace.mit.edu/repositories/2/archival_objects/349071" TargetMode="External"/><Relationship Id="rId2189" Type="http://schemas.openxmlformats.org/officeDocument/2006/relationships/hyperlink" Target="https://archivesspace.mit.edu/repositories/2/archival_objects/349169" TargetMode="External"/><Relationship Id="rId270" Type="http://schemas.openxmlformats.org/officeDocument/2006/relationships/hyperlink" Target="mailto:ktashev@computerhistory.org" TargetMode="External"/><Relationship Id="rId130" Type="http://schemas.openxmlformats.org/officeDocument/2006/relationships/hyperlink" Target="https://dome.mit.edu/bitstream/handle/1721.3/189539/ref277_fsp.pdf" TargetMode="External"/><Relationship Id="rId368" Type="http://schemas.openxmlformats.org/officeDocument/2006/relationships/hyperlink" Target="http://bitsavers.informatik.uni-stuttgart.de/pdf/mit/whirlwind/DCL-series/DCL-045_S_EC_Training_Course_Number_Systems_Jan55.pdf" TargetMode="External"/><Relationship Id="rId575" Type="http://schemas.openxmlformats.org/officeDocument/2006/relationships/hyperlink" Target="http://bitsavers.informatik.uni-stuttgart.de/pdf/mit/whirlwind/M-series/M-2919_Sensing_Winding_Geometry_and_Information_Patterns_Jul54.pdf" TargetMode="External"/><Relationship Id="rId782" Type="http://schemas.openxmlformats.org/officeDocument/2006/relationships/hyperlink" Target="https://archivesspace.mit.edu/repositories/2/archival_objects/347762" TargetMode="External"/><Relationship Id="rId2049" Type="http://schemas.openxmlformats.org/officeDocument/2006/relationships/hyperlink" Target="https://archivesspace.mit.edu/repositories/2/archival_objects/349029" TargetMode="External"/><Relationship Id="rId2256" Type="http://schemas.openxmlformats.org/officeDocument/2006/relationships/hyperlink" Target="https://archivesspace.mit.edu/repositories/2/archival_objects/349236" TargetMode="External"/><Relationship Id="rId228" Type="http://schemas.openxmlformats.org/officeDocument/2006/relationships/image" Target="media/image29.png"/><Relationship Id="rId435" Type="http://schemas.openxmlformats.org/officeDocument/2006/relationships/hyperlink" Target="http://bitsavers.informatik.uni-stuttgart.de/pdf/mit/whirlwind/DCL-series/DCL-143_Biweekly_Report_September_16_1956.pdf" TargetMode="External"/><Relationship Id="rId642" Type="http://schemas.openxmlformats.org/officeDocument/2006/relationships/hyperlink" Target="https://archive.computerhistory.org/resources/access/text/2018/09/102686388-05-01-acc.pdf" TargetMode="External"/><Relationship Id="rId1065" Type="http://schemas.openxmlformats.org/officeDocument/2006/relationships/hyperlink" Target="https://archivesspace.mit.edu/repositories/2/archival_objects/348045" TargetMode="External"/><Relationship Id="rId1272" Type="http://schemas.openxmlformats.org/officeDocument/2006/relationships/hyperlink" Target="https://archivesspace.mit.edu/repositories/2/archival_objects/348252" TargetMode="External"/><Relationship Id="rId2116" Type="http://schemas.openxmlformats.org/officeDocument/2006/relationships/hyperlink" Target="https://archivesspace.mit.edu/repositories/2/archival_objects/349096" TargetMode="External"/><Relationship Id="rId2323" Type="http://schemas.openxmlformats.org/officeDocument/2006/relationships/hyperlink" Target="https://archivesspace.mit.edu/repositories/2/archival_objects/349303" TargetMode="External"/><Relationship Id="rId502" Type="http://schemas.openxmlformats.org/officeDocument/2006/relationships/hyperlink" Target="http://bitsavers.informatik.uni-stuttgart.de/pdf/mit/whirlwind/M-series/6M-4809_Parameters_of_the_Thin_Film_Deposition_Process_Dec56.pdf" TargetMode="External"/><Relationship Id="rId947" Type="http://schemas.openxmlformats.org/officeDocument/2006/relationships/hyperlink" Target="https://archivesspace.mit.edu/repositories/2/archival_objects/347927" TargetMode="External"/><Relationship Id="rId1132" Type="http://schemas.openxmlformats.org/officeDocument/2006/relationships/hyperlink" Target="https://archivesspace.mit.edu/repositories/2/archival_objects/348112" TargetMode="External"/><Relationship Id="rId1577" Type="http://schemas.openxmlformats.org/officeDocument/2006/relationships/hyperlink" Target="https://archivesspace.mit.edu/repositories/2/archival_objects/348557" TargetMode="External"/><Relationship Id="rId1784" Type="http://schemas.openxmlformats.org/officeDocument/2006/relationships/hyperlink" Target="https://archivesspace.mit.edu/repositories/2/archival_objects/348764" TargetMode="External"/><Relationship Id="rId1991" Type="http://schemas.openxmlformats.org/officeDocument/2006/relationships/hyperlink" Target="https://archivesspace.mit.edu/repositories/2/archival_objects/348971" TargetMode="External"/><Relationship Id="rId76" Type="http://schemas.openxmlformats.org/officeDocument/2006/relationships/hyperlink" Target="https://dome.mit.edu/bitstream/handle/1721.3/38977/MC665_r04_M-1108.pdf?sequence=1" TargetMode="External"/><Relationship Id="rId807" Type="http://schemas.openxmlformats.org/officeDocument/2006/relationships/hyperlink" Target="https://archivesspace.mit.edu/repositories/2/archival_objects/347787" TargetMode="External"/><Relationship Id="rId1437" Type="http://schemas.openxmlformats.org/officeDocument/2006/relationships/hyperlink" Target="https://archivesspace.mit.edu/repositories/2/archival_objects/348417" TargetMode="External"/><Relationship Id="rId1644" Type="http://schemas.openxmlformats.org/officeDocument/2006/relationships/hyperlink" Target="https://archivesspace.mit.edu/repositories/2/archival_objects/348624" TargetMode="External"/><Relationship Id="rId1851" Type="http://schemas.openxmlformats.org/officeDocument/2006/relationships/hyperlink" Target="https://archivesspace.mit.edu/repositories/2/archival_objects/348831" TargetMode="External"/><Relationship Id="rId1504" Type="http://schemas.openxmlformats.org/officeDocument/2006/relationships/hyperlink" Target="https://archivesspace.mit.edu/repositories/2/archival_objects/348484" TargetMode="External"/><Relationship Id="rId1711" Type="http://schemas.openxmlformats.org/officeDocument/2006/relationships/hyperlink" Target="https://archivesspace.mit.edu/repositories/2/archival_objects/348691" TargetMode="External"/><Relationship Id="rId1949" Type="http://schemas.openxmlformats.org/officeDocument/2006/relationships/hyperlink" Target="https://archivesspace.mit.edu/repositories/2/archival_objects/348929" TargetMode="External"/><Relationship Id="rId292" Type="http://schemas.openxmlformats.org/officeDocument/2006/relationships/hyperlink" Target="http://www.bitsavers.org/pdf/mit/whirlwind/M-series/M-1232_The_Photoelectric_Conversion_Program_T-190-12_Jun51.pdf" TargetMode="External"/><Relationship Id="rId1809" Type="http://schemas.openxmlformats.org/officeDocument/2006/relationships/hyperlink" Target="https://archivesspace.mit.edu/repositories/2/archival_objects/348789" TargetMode="External"/><Relationship Id="rId597" Type="http://schemas.openxmlformats.org/officeDocument/2006/relationships/hyperlink" Target="http://bitsavers.informatik.uni-stuttgart.de/pdf/mit/whirlwind/R-series/R-219_Electronic_Selection_and_Control_of_Read-Record_Heads_of_Magnetic-Tape_Units_Dec52.pdf" TargetMode="External"/><Relationship Id="rId2180" Type="http://schemas.openxmlformats.org/officeDocument/2006/relationships/hyperlink" Target="https://archivesspace.mit.edu/repositories/2/archival_objects/349160" TargetMode="External"/><Relationship Id="rId2278" Type="http://schemas.openxmlformats.org/officeDocument/2006/relationships/hyperlink" Target="https://archivesspace.mit.edu/repositories/2/archival_objects/349258" TargetMode="External"/><Relationship Id="rId152" Type="http://schemas.openxmlformats.org/officeDocument/2006/relationships/hyperlink" Target="http://id.lib.harvard.edu/alma/990011338340203941/catalog" TargetMode="External"/><Relationship Id="rId457" Type="http://schemas.openxmlformats.org/officeDocument/2006/relationships/hyperlink" Target="http://bitsavers.informatik.uni-stuttgart.de/pdf/mit/whirlwind/DCL-series/DCL-182_Biweekly_Report_September_1_1957.pdf" TargetMode="External"/><Relationship Id="rId1087" Type="http://schemas.openxmlformats.org/officeDocument/2006/relationships/hyperlink" Target="https://archivesspace.mit.edu/repositories/2/archival_objects/348067" TargetMode="External"/><Relationship Id="rId1294" Type="http://schemas.openxmlformats.org/officeDocument/2006/relationships/hyperlink" Target="https://archivesspace.mit.edu/repositories/2/archival_objects/348274" TargetMode="External"/><Relationship Id="rId2040" Type="http://schemas.openxmlformats.org/officeDocument/2006/relationships/hyperlink" Target="https://archivesspace.mit.edu/repositories/2/archival_objects/349020" TargetMode="External"/><Relationship Id="rId2138" Type="http://schemas.openxmlformats.org/officeDocument/2006/relationships/hyperlink" Target="https://archivesspace.mit.edu/repositories/2/archival_objects/349118" TargetMode="External"/><Relationship Id="rId664" Type="http://schemas.openxmlformats.org/officeDocument/2006/relationships/hyperlink" Target="https://ieeexplore.ieee.org/document/4640770/citations?tabFilter=papers" TargetMode="External"/><Relationship Id="rId871" Type="http://schemas.openxmlformats.org/officeDocument/2006/relationships/hyperlink" Target="https://archivesspace.mit.edu/repositories/2/archival_objects/347851" TargetMode="External"/><Relationship Id="rId969" Type="http://schemas.openxmlformats.org/officeDocument/2006/relationships/hyperlink" Target="https://archivesspace.mit.edu/repositories/2/archival_objects/347949" TargetMode="External"/><Relationship Id="rId1599" Type="http://schemas.openxmlformats.org/officeDocument/2006/relationships/hyperlink" Target="https://archivesspace.mit.edu/repositories/2/archival_objects/348579" TargetMode="External"/><Relationship Id="rId2345" Type="http://schemas.openxmlformats.org/officeDocument/2006/relationships/hyperlink" Target="https://archivesspace.mit.edu/repositories/2/archival_objects/349325" TargetMode="External"/><Relationship Id="rId317" Type="http://schemas.openxmlformats.org/officeDocument/2006/relationships/hyperlink" Target="http://bitsavers.informatik.uni-stuttgart.de/pdf/mit/whirlwind/Project_Whirlwind_Summary_Report_No_35_Third_Quarter_1953.pdf" TargetMode="External"/><Relationship Id="rId524" Type="http://schemas.openxmlformats.org/officeDocument/2006/relationships/hyperlink" Target="http://bitsavers.informatik.uni-stuttgart.de/pdf/mit/whirlwind/M-series/M-1949_Auxiliary_Drum_Testing_Summary_2_Apr53.pdf" TargetMode="External"/><Relationship Id="rId731" Type="http://schemas.openxmlformats.org/officeDocument/2006/relationships/hyperlink" Target="https://archivesspace.mit.edu/repositories/2/archival_objects/276893" TargetMode="External"/><Relationship Id="rId1154" Type="http://schemas.openxmlformats.org/officeDocument/2006/relationships/hyperlink" Target="https://archivesspace.mit.edu/repositories/2/archival_objects/348134" TargetMode="External"/><Relationship Id="rId1361" Type="http://schemas.openxmlformats.org/officeDocument/2006/relationships/hyperlink" Target="https://archivesspace.mit.edu/repositories/2/archival_objects/348341" TargetMode="External"/><Relationship Id="rId1459" Type="http://schemas.openxmlformats.org/officeDocument/2006/relationships/hyperlink" Target="https://archivesspace.mit.edu/repositories/2/archival_objects/348439" TargetMode="External"/><Relationship Id="rId2205" Type="http://schemas.openxmlformats.org/officeDocument/2006/relationships/hyperlink" Target="https://archivesspace.mit.edu/repositories/2/archival_objects/349185" TargetMode="External"/><Relationship Id="rId98" Type="http://schemas.openxmlformats.org/officeDocument/2006/relationships/hyperlink" Target="https://dome.mit.edu/handle/1721.3/189539" TargetMode="External"/><Relationship Id="rId829" Type="http://schemas.openxmlformats.org/officeDocument/2006/relationships/hyperlink" Target="https://archivesspace.mit.edu/repositories/2/archival_objects/347809" TargetMode="External"/><Relationship Id="rId1014" Type="http://schemas.openxmlformats.org/officeDocument/2006/relationships/hyperlink" Target="https://archivesspace.mit.edu/repositories/2/archival_objects/347994" TargetMode="External"/><Relationship Id="rId1221" Type="http://schemas.openxmlformats.org/officeDocument/2006/relationships/hyperlink" Target="https://archivesspace.mit.edu/repositories/2/archival_objects/348201" TargetMode="External"/><Relationship Id="rId1666" Type="http://schemas.openxmlformats.org/officeDocument/2006/relationships/hyperlink" Target="https://archivesspace.mit.edu/repositories/2/archival_objects/348646" TargetMode="External"/><Relationship Id="rId1873" Type="http://schemas.openxmlformats.org/officeDocument/2006/relationships/hyperlink" Target="https://archivesspace.mit.edu/repositories/2/archival_objects/348853" TargetMode="External"/><Relationship Id="rId1319" Type="http://schemas.openxmlformats.org/officeDocument/2006/relationships/hyperlink" Target="https://archivesspace.mit.edu/repositories/2/archival_objects/348299" TargetMode="External"/><Relationship Id="rId1526" Type="http://schemas.openxmlformats.org/officeDocument/2006/relationships/hyperlink" Target="https://archivesspace.mit.edu/repositories/2/archival_objects/348506" TargetMode="External"/><Relationship Id="rId1733" Type="http://schemas.openxmlformats.org/officeDocument/2006/relationships/hyperlink" Target="https://archivesspace.mit.edu/repositories/2/archival_objects/348713" TargetMode="External"/><Relationship Id="rId1940" Type="http://schemas.openxmlformats.org/officeDocument/2006/relationships/hyperlink" Target="https://archivesspace.mit.edu/repositories/2/archival_objects/348920" TargetMode="External"/><Relationship Id="rId25" Type="http://schemas.openxmlformats.org/officeDocument/2006/relationships/hyperlink" Target="https://en.wikipedia.org/wiki/LEO_(computer)" TargetMode="External"/><Relationship Id="rId1800" Type="http://schemas.openxmlformats.org/officeDocument/2006/relationships/hyperlink" Target="https://archivesspace.mit.edu/repositories/2/archival_objects/348780" TargetMode="External"/><Relationship Id="rId174" Type="http://schemas.openxmlformats.org/officeDocument/2006/relationships/hyperlink" Target="https://www.ias.edu/library/ecp" TargetMode="External"/><Relationship Id="rId381" Type="http://schemas.openxmlformats.org/officeDocument/2006/relationships/hyperlink" Target="http://bitsavers.informatik.uni-stuttgart.de/pdf/mit/whirlwind/DCL-series/DCL-064_Quarterly_Reports_and_Problem_Termination_Mar55.pdf" TargetMode="External"/><Relationship Id="rId2062" Type="http://schemas.openxmlformats.org/officeDocument/2006/relationships/hyperlink" Target="https://archivesspace.mit.edu/repositories/2/archival_objects/349042" TargetMode="External"/><Relationship Id="rId241" Type="http://schemas.openxmlformats.org/officeDocument/2006/relationships/hyperlink" Target="https://archivesspace.mit.edu/repositories/2/archival_objects/348603" TargetMode="External"/><Relationship Id="rId479" Type="http://schemas.openxmlformats.org/officeDocument/2006/relationships/hyperlink" Target="http://bitsavers.informatik.uni-stuttgart.de/pdf/mit/whirlwind/E-series/E-544_Circuit_For_Measuring_Switch_Time_May53.pdf" TargetMode="External"/><Relationship Id="rId686" Type="http://schemas.openxmlformats.org/officeDocument/2006/relationships/image" Target="media/image49.png"/><Relationship Id="rId893" Type="http://schemas.openxmlformats.org/officeDocument/2006/relationships/hyperlink" Target="https://archivesspace.mit.edu/repositories/2/archival_objects/347873" TargetMode="External"/><Relationship Id="rId2367" Type="http://schemas.openxmlformats.org/officeDocument/2006/relationships/hyperlink" Target="https://archivesspace.mit.edu/repositories/2/archival_objects/349347" TargetMode="External"/><Relationship Id="rId339" Type="http://schemas.openxmlformats.org/officeDocument/2006/relationships/hyperlink" Target="http://bitsavers.informatik.uni-stuttgart.de/pdf/mit/whirlwind/DCL-series/DCL-007_The_FL_Flexowriter_Code_Binary_Numerical_Sequence.pdf" TargetMode="External"/><Relationship Id="rId546" Type="http://schemas.openxmlformats.org/officeDocument/2006/relationships/hyperlink" Target="http://bitsavers.informatik.uni-stuttgart.de/pdf/mit/whirlwind/M-series/M-2465_Biweekly_Report_October_19_1953.pdf" TargetMode="External"/><Relationship Id="rId753" Type="http://schemas.openxmlformats.org/officeDocument/2006/relationships/hyperlink" Target="https://archivesspace.mit.edu/repositories/2/archival_objects/276938" TargetMode="External"/><Relationship Id="rId1176" Type="http://schemas.openxmlformats.org/officeDocument/2006/relationships/hyperlink" Target="https://archivesspace.mit.edu/repositories/2/archival_objects/348156" TargetMode="External"/><Relationship Id="rId1383" Type="http://schemas.openxmlformats.org/officeDocument/2006/relationships/hyperlink" Target="https://archivesspace.mit.edu/repositories/2/archival_objects/348363" TargetMode="External"/><Relationship Id="rId2227" Type="http://schemas.openxmlformats.org/officeDocument/2006/relationships/hyperlink" Target="https://archivesspace.mit.edu/repositories/2/archival_objects/349207" TargetMode="External"/><Relationship Id="rId101" Type="http://schemas.openxmlformats.org/officeDocument/2006/relationships/hyperlink" Target="https://libraries.mit.edu/archives/research/collections/collections-mc/mc665.html" TargetMode="External"/><Relationship Id="rId406" Type="http://schemas.openxmlformats.org/officeDocument/2006/relationships/hyperlink" Target="http://bitsavers.informatik.uni-stuttgart.de/pdf/mit/whirlwind/DCL-series/DCL-097_Whirlwind_I_Processing_Routine_for_Course_6.601_Aug55.pdf" TargetMode="External"/><Relationship Id="rId960" Type="http://schemas.openxmlformats.org/officeDocument/2006/relationships/hyperlink" Target="https://archivesspace.mit.edu/repositories/2/archival_objects/347940" TargetMode="External"/><Relationship Id="rId1036" Type="http://schemas.openxmlformats.org/officeDocument/2006/relationships/hyperlink" Target="https://archivesspace.mit.edu/repositories/2/archival_objects/348016" TargetMode="External"/><Relationship Id="rId1243" Type="http://schemas.openxmlformats.org/officeDocument/2006/relationships/hyperlink" Target="https://archivesspace.mit.edu/repositories/2/archival_objects/348223" TargetMode="External"/><Relationship Id="rId1590" Type="http://schemas.openxmlformats.org/officeDocument/2006/relationships/hyperlink" Target="https://archivesspace.mit.edu/repositories/2/archival_objects/348570" TargetMode="External"/><Relationship Id="rId1688" Type="http://schemas.openxmlformats.org/officeDocument/2006/relationships/hyperlink" Target="https://archivesspace.mit.edu/repositories/2/archival_objects/348668" TargetMode="External"/><Relationship Id="rId1895" Type="http://schemas.openxmlformats.org/officeDocument/2006/relationships/hyperlink" Target="https://archivesspace.mit.edu/repositories/2/archival_objects/348875" TargetMode="External"/><Relationship Id="rId613" Type="http://schemas.openxmlformats.org/officeDocument/2006/relationships/hyperlink" Target="http://bitsavers.informatik.uni-stuttgart.de/pdf/mit/whirlwind/pics/?C=N;O=D" TargetMode="External"/><Relationship Id="rId820" Type="http://schemas.openxmlformats.org/officeDocument/2006/relationships/hyperlink" Target="https://archivesspace.mit.edu/repositories/2/archival_objects/347800" TargetMode="External"/><Relationship Id="rId918" Type="http://schemas.openxmlformats.org/officeDocument/2006/relationships/hyperlink" Target="https://archivesspace.mit.edu/repositories/2/archival_objects/347898" TargetMode="External"/><Relationship Id="rId1450" Type="http://schemas.openxmlformats.org/officeDocument/2006/relationships/hyperlink" Target="https://archivesspace.mit.edu/repositories/2/archival_objects/348430" TargetMode="External"/><Relationship Id="rId1548" Type="http://schemas.openxmlformats.org/officeDocument/2006/relationships/hyperlink" Target="https://archivesspace.mit.edu/repositories/2/archival_objects/348528" TargetMode="External"/><Relationship Id="rId1755" Type="http://schemas.openxmlformats.org/officeDocument/2006/relationships/hyperlink" Target="https://archivesspace.mit.edu/repositories/2/archival_objects/348735" TargetMode="External"/><Relationship Id="rId1103" Type="http://schemas.openxmlformats.org/officeDocument/2006/relationships/hyperlink" Target="https://archivesspace.mit.edu/repositories/2/archival_objects/348083" TargetMode="External"/><Relationship Id="rId1310" Type="http://schemas.openxmlformats.org/officeDocument/2006/relationships/hyperlink" Target="https://archivesspace.mit.edu/repositories/2/archival_objects/348290" TargetMode="External"/><Relationship Id="rId1408" Type="http://schemas.openxmlformats.org/officeDocument/2006/relationships/hyperlink" Target="https://archivesspace.mit.edu/repositories/2/archival_objects/348388" TargetMode="External"/><Relationship Id="rId1962" Type="http://schemas.openxmlformats.org/officeDocument/2006/relationships/hyperlink" Target="https://archivesspace.mit.edu/repositories/2/archival_objects/348942" TargetMode="External"/><Relationship Id="rId47" Type="http://schemas.openxmlformats.org/officeDocument/2006/relationships/image" Target="media/image9.png"/><Relationship Id="rId1615" Type="http://schemas.openxmlformats.org/officeDocument/2006/relationships/hyperlink" Target="https://archivesspace.mit.edu/repositories/2/archival_objects/348595" TargetMode="External"/><Relationship Id="rId1822" Type="http://schemas.openxmlformats.org/officeDocument/2006/relationships/hyperlink" Target="https://archivesspace.mit.edu/repositories/2/archival_objects/348802" TargetMode="External"/><Relationship Id="rId196" Type="http://schemas.openxmlformats.org/officeDocument/2006/relationships/image" Target="media/image27.png"/><Relationship Id="rId2084" Type="http://schemas.openxmlformats.org/officeDocument/2006/relationships/hyperlink" Target="https://archivesspace.mit.edu/repositories/2/archival_objects/349064" TargetMode="External"/><Relationship Id="rId2291" Type="http://schemas.openxmlformats.org/officeDocument/2006/relationships/hyperlink" Target="https://archivesspace.mit.edu/repositories/2/archival_objects/349271" TargetMode="External"/><Relationship Id="rId263" Type="http://schemas.openxmlformats.org/officeDocument/2006/relationships/hyperlink" Target="http://www.bitsavers.org/pdf/mit/whirlwind/E-series/E-364_A_Program_For_Translation_of_Mathematical_Equations_For_Whirlwind_I_Jan54.pdf" TargetMode="External"/><Relationship Id="rId470" Type="http://schemas.openxmlformats.org/officeDocument/2006/relationships/hyperlink" Target="http://bitsavers.informatik.uni-stuttgart.de/pdf/mit/whirlwind/E-series/E-523_Core_Drivers_Model_V_and_Model_VI_Feb53.pdf" TargetMode="External"/><Relationship Id="rId2151" Type="http://schemas.openxmlformats.org/officeDocument/2006/relationships/hyperlink" Target="https://archivesspace.mit.edu/repositories/2/archival_objects/349131" TargetMode="External"/><Relationship Id="rId123" Type="http://schemas.openxmlformats.org/officeDocument/2006/relationships/hyperlink" Target="https://archivesspace.mit.edu/repositories/2/resources/1157" TargetMode="External"/><Relationship Id="rId330" Type="http://schemas.openxmlformats.org/officeDocument/2006/relationships/hyperlink" Target="http://bitsavers.informatik.uni-stuttgart.de/pdf/mit/whirlwind/DCL-series/?C=N;O=D" TargetMode="External"/><Relationship Id="rId568" Type="http://schemas.openxmlformats.org/officeDocument/2006/relationships/hyperlink" Target="http://bitsavers.informatik.uni-stuttgart.de/pdf/mit/whirlwind/M-series/M-2840_Test_Results_on_the_DCL_Memory_Plane_May54.pdf" TargetMode="External"/><Relationship Id="rId775" Type="http://schemas.openxmlformats.org/officeDocument/2006/relationships/hyperlink" Target="https://archivesspace.mit.edu/repositories/2/archival_objects/347755" TargetMode="External"/><Relationship Id="rId982" Type="http://schemas.openxmlformats.org/officeDocument/2006/relationships/hyperlink" Target="https://archivesspace.mit.edu/repositories/2/archival_objects/347962" TargetMode="External"/><Relationship Id="rId1198" Type="http://schemas.openxmlformats.org/officeDocument/2006/relationships/hyperlink" Target="https://archivesspace.mit.edu/repositories/2/archival_objects/348178" TargetMode="External"/><Relationship Id="rId2011" Type="http://schemas.openxmlformats.org/officeDocument/2006/relationships/hyperlink" Target="https://archivesspace.mit.edu/repositories/2/archival_objects/348991" TargetMode="External"/><Relationship Id="rId2249" Type="http://schemas.openxmlformats.org/officeDocument/2006/relationships/hyperlink" Target="https://archivesspace.mit.edu/repositories/2/archival_objects/349229" TargetMode="External"/><Relationship Id="rId428" Type="http://schemas.openxmlformats.org/officeDocument/2006/relationships/hyperlink" Target="http://bitsavers.informatik.uni-stuttgart.de/pdf/mit/whirlwind/DCL-series/DCL-127_Biweekly_Report_April_30_1956.pdf" TargetMode="External"/><Relationship Id="rId635" Type="http://schemas.openxmlformats.org/officeDocument/2006/relationships/hyperlink" Target="https://github.com/LenShustek/readtape" TargetMode="External"/><Relationship Id="rId842" Type="http://schemas.openxmlformats.org/officeDocument/2006/relationships/hyperlink" Target="https://archivesspace.mit.edu/repositories/2/archival_objects/347822" TargetMode="External"/><Relationship Id="rId1058" Type="http://schemas.openxmlformats.org/officeDocument/2006/relationships/hyperlink" Target="https://archivesspace.mit.edu/repositories/2/archival_objects/348038" TargetMode="External"/><Relationship Id="rId1265" Type="http://schemas.openxmlformats.org/officeDocument/2006/relationships/hyperlink" Target="https://archivesspace.mit.edu/repositories/2/archival_objects/348245" TargetMode="External"/><Relationship Id="rId1472" Type="http://schemas.openxmlformats.org/officeDocument/2006/relationships/hyperlink" Target="https://archivesspace.mit.edu/repositories/2/archival_objects/348452" TargetMode="External"/><Relationship Id="rId2109" Type="http://schemas.openxmlformats.org/officeDocument/2006/relationships/hyperlink" Target="https://archivesspace.mit.edu/repositories/2/archival_objects/349089" TargetMode="External"/><Relationship Id="rId2316" Type="http://schemas.openxmlformats.org/officeDocument/2006/relationships/hyperlink" Target="https://archivesspace.mit.edu/repositories/2/archival_objects/349296" TargetMode="External"/><Relationship Id="rId702" Type="http://schemas.openxmlformats.org/officeDocument/2006/relationships/hyperlink" Target="https://en.wikipedia.org/wiki/Talk:Whirlwind_I" TargetMode="External"/><Relationship Id="rId1125" Type="http://schemas.openxmlformats.org/officeDocument/2006/relationships/hyperlink" Target="https://archivesspace.mit.edu/repositories/2/archival_objects/348105" TargetMode="External"/><Relationship Id="rId1332" Type="http://schemas.openxmlformats.org/officeDocument/2006/relationships/hyperlink" Target="https://archivesspace.mit.edu/repositories/2/archival_objects/348312" TargetMode="External"/><Relationship Id="rId1777" Type="http://schemas.openxmlformats.org/officeDocument/2006/relationships/hyperlink" Target="https://archivesspace.mit.edu/repositories/2/archival_objects/348757" TargetMode="External"/><Relationship Id="rId1984" Type="http://schemas.openxmlformats.org/officeDocument/2006/relationships/hyperlink" Target="https://archivesspace.mit.edu/repositories/2/archival_objects/348964" TargetMode="External"/><Relationship Id="rId69" Type="http://schemas.openxmlformats.org/officeDocument/2006/relationships/hyperlink" Target="http://tcm.computerhistory.org/CHMfiles/Digital%20Computer%20Museum%20Corporate%20Resolutions%201982.pdf" TargetMode="External"/><Relationship Id="rId1637" Type="http://schemas.openxmlformats.org/officeDocument/2006/relationships/hyperlink" Target="https://archivesspace.mit.edu/repositories/2/archival_objects/348617" TargetMode="External"/><Relationship Id="rId1844" Type="http://schemas.openxmlformats.org/officeDocument/2006/relationships/hyperlink" Target="https://archivesspace.mit.edu/repositories/2/archival_objects/348824" TargetMode="External"/><Relationship Id="rId1704" Type="http://schemas.openxmlformats.org/officeDocument/2006/relationships/hyperlink" Target="https://archivesspace.mit.edu/repositories/2/archival_objects/348684" TargetMode="External"/><Relationship Id="rId285" Type="http://schemas.openxmlformats.org/officeDocument/2006/relationships/hyperlink" Target="http://library.mit.edu/item/000258263" TargetMode="External"/><Relationship Id="rId1911" Type="http://schemas.openxmlformats.org/officeDocument/2006/relationships/hyperlink" Target="https://archivesspace.mit.edu/repositories/2/archival_objects/348891" TargetMode="External"/><Relationship Id="rId492" Type="http://schemas.openxmlformats.org/officeDocument/2006/relationships/hyperlink" Target="http://bitsavers.informatik.uni-stuttgart.de/pdf/mit/whirlwind/M-series/6M-3083_Algebraic_Synthesis_of_Logical_Feedback_Nets_Oct54.pdf" TargetMode="External"/><Relationship Id="rId797" Type="http://schemas.openxmlformats.org/officeDocument/2006/relationships/hyperlink" Target="https://archivesspace.mit.edu/repositories/2/archival_objects/347777" TargetMode="External"/><Relationship Id="rId2173" Type="http://schemas.openxmlformats.org/officeDocument/2006/relationships/hyperlink" Target="https://archivesspace.mit.edu/repositories/2/archival_objects/349153" TargetMode="External"/><Relationship Id="rId2380" Type="http://schemas.openxmlformats.org/officeDocument/2006/relationships/fontTable" Target="fontTable.xml"/><Relationship Id="rId145" Type="http://schemas.openxmlformats.org/officeDocument/2006/relationships/hyperlink" Target="http://bitsavers.org/pdf/mit/whirlwind/summer_session_1954/R-233_Comprehensive_Summer_Session_May54.pdf" TargetMode="External"/><Relationship Id="rId352" Type="http://schemas.openxmlformats.org/officeDocument/2006/relationships/hyperlink" Target="http://bitsavers.informatik.uni-stuttgart.de/pdf/mit/whirlwind/DCL-series/DCL-022_Utility_Control_Programs_Nov54.pdf" TargetMode="External"/><Relationship Id="rId1287" Type="http://schemas.openxmlformats.org/officeDocument/2006/relationships/hyperlink" Target="https://archivesspace.mit.edu/repositories/2/archival_objects/348267" TargetMode="External"/><Relationship Id="rId2033" Type="http://schemas.openxmlformats.org/officeDocument/2006/relationships/hyperlink" Target="https://archivesspace.mit.edu/repositories/2/archival_objects/349013" TargetMode="External"/><Relationship Id="rId2240" Type="http://schemas.openxmlformats.org/officeDocument/2006/relationships/hyperlink" Target="https://archivesspace.mit.edu/repositories/2/archival_objects/349220" TargetMode="External"/><Relationship Id="rId212" Type="http://schemas.openxmlformats.org/officeDocument/2006/relationships/hyperlink" Target="https://apps.dtic.mil/sti/tr/pdf/ADA440395.pdf" TargetMode="External"/><Relationship Id="rId657" Type="http://schemas.openxmlformats.org/officeDocument/2006/relationships/hyperlink" Target="https://ieeexplore.ieee.org/document/4640768/citations?tabFilter=papers" TargetMode="External"/><Relationship Id="rId864" Type="http://schemas.openxmlformats.org/officeDocument/2006/relationships/hyperlink" Target="https://archivesspace.mit.edu/repositories/2/archival_objects/347844" TargetMode="External"/><Relationship Id="rId1494" Type="http://schemas.openxmlformats.org/officeDocument/2006/relationships/hyperlink" Target="https://archivesspace.mit.edu/repositories/2/archival_objects/348474" TargetMode="External"/><Relationship Id="rId1799" Type="http://schemas.openxmlformats.org/officeDocument/2006/relationships/hyperlink" Target="https://archivesspace.mit.edu/repositories/2/archival_objects/348779" TargetMode="External"/><Relationship Id="rId2100" Type="http://schemas.openxmlformats.org/officeDocument/2006/relationships/hyperlink" Target="https://archivesspace.mit.edu/repositories/2/archival_objects/349080" TargetMode="External"/><Relationship Id="rId2338" Type="http://schemas.openxmlformats.org/officeDocument/2006/relationships/hyperlink" Target="https://archivesspace.mit.edu/repositories/2/archival_objects/349318" TargetMode="External"/><Relationship Id="rId517" Type="http://schemas.openxmlformats.org/officeDocument/2006/relationships/hyperlink" Target="http://bitsavers.informatik.uni-stuttgart.de/pdf/mit/whirlwind/M-series/M-1614_Discussion_of_Magnetic_Drum_System_At_Engineering_Research_Associates_August_14_15_1952.pdf" TargetMode="External"/><Relationship Id="rId724" Type="http://schemas.openxmlformats.org/officeDocument/2006/relationships/hyperlink" Target="https://archivesspace.mit.edu/agents/people/683" TargetMode="External"/><Relationship Id="rId931" Type="http://schemas.openxmlformats.org/officeDocument/2006/relationships/hyperlink" Target="https://archivesspace.mit.edu/repositories/2/archival_objects/347911" TargetMode="External"/><Relationship Id="rId1147" Type="http://schemas.openxmlformats.org/officeDocument/2006/relationships/hyperlink" Target="https://archivesspace.mit.edu/repositories/2/archival_objects/348127" TargetMode="External"/><Relationship Id="rId1354" Type="http://schemas.openxmlformats.org/officeDocument/2006/relationships/hyperlink" Target="https://archivesspace.mit.edu/repositories/2/archival_objects/348334" TargetMode="External"/><Relationship Id="rId1561" Type="http://schemas.openxmlformats.org/officeDocument/2006/relationships/hyperlink" Target="https://archivesspace.mit.edu/repositories/2/archival_objects/348541" TargetMode="External"/><Relationship Id="rId60" Type="http://schemas.openxmlformats.org/officeDocument/2006/relationships/hyperlink" Target="https://dome.mit.edu/bitstream/handle/1721.3/41257/MC665_r24_dn1.pdf?sequence=1" TargetMode="External"/><Relationship Id="rId1007" Type="http://schemas.openxmlformats.org/officeDocument/2006/relationships/hyperlink" Target="https://archivesspace.mit.edu/repositories/2/archival_objects/347987" TargetMode="External"/><Relationship Id="rId1214" Type="http://schemas.openxmlformats.org/officeDocument/2006/relationships/hyperlink" Target="https://archivesspace.mit.edu/repositories/2/archival_objects/348194" TargetMode="External"/><Relationship Id="rId1421" Type="http://schemas.openxmlformats.org/officeDocument/2006/relationships/hyperlink" Target="https://archivesspace.mit.edu/repositories/2/archival_objects/348401" TargetMode="External"/><Relationship Id="rId1659" Type="http://schemas.openxmlformats.org/officeDocument/2006/relationships/hyperlink" Target="https://archivesspace.mit.edu/repositories/2/archival_objects/348639" TargetMode="External"/><Relationship Id="rId1866" Type="http://schemas.openxmlformats.org/officeDocument/2006/relationships/hyperlink" Target="https://archivesspace.mit.edu/repositories/2/archival_objects/348846" TargetMode="External"/><Relationship Id="rId1519" Type="http://schemas.openxmlformats.org/officeDocument/2006/relationships/hyperlink" Target="https://archivesspace.mit.edu/repositories/2/archival_objects/348499" TargetMode="External"/><Relationship Id="rId1726" Type="http://schemas.openxmlformats.org/officeDocument/2006/relationships/hyperlink" Target="https://archivesspace.mit.edu/repositories/2/archival_objects/348706" TargetMode="External"/><Relationship Id="rId1933" Type="http://schemas.openxmlformats.org/officeDocument/2006/relationships/hyperlink" Target="https://archivesspace.mit.edu/repositories/2/archival_objects/348913" TargetMode="External"/><Relationship Id="rId18" Type="http://schemas.openxmlformats.org/officeDocument/2006/relationships/hyperlink" Target="http://www.columbia.edu/cu/computinghistory/norc.html" TargetMode="External"/><Relationship Id="rId2195" Type="http://schemas.openxmlformats.org/officeDocument/2006/relationships/hyperlink" Target="https://archivesspace.mit.edu/repositories/2/archival_objects/349175" TargetMode="External"/><Relationship Id="rId167" Type="http://schemas.openxmlformats.org/officeDocument/2006/relationships/hyperlink" Target="https://www.computer.org/csdl/pds/api/csdl/proceedings/download-article/12OmNwCJOZg/pdf" TargetMode="External"/><Relationship Id="rId374" Type="http://schemas.openxmlformats.org/officeDocument/2006/relationships/hyperlink" Target="http://bitsavers.informatik.uni-stuttgart.de/pdf/mit/whirlwind/DCL-series/DCL-057_Calendar_Demonstration_Routine_Mar55.pdf" TargetMode="External"/><Relationship Id="rId581" Type="http://schemas.openxmlformats.org/officeDocument/2006/relationships/hyperlink" Target="http://bitsavers.informatik.uni-stuttgart.de/pdf/mit/whirlwind/R-series/?C=S;O=A" TargetMode="External"/><Relationship Id="rId2055" Type="http://schemas.openxmlformats.org/officeDocument/2006/relationships/hyperlink" Target="https://archivesspace.mit.edu/repositories/2/archival_objects/349035" TargetMode="External"/><Relationship Id="rId2262" Type="http://schemas.openxmlformats.org/officeDocument/2006/relationships/hyperlink" Target="https://archivesspace.mit.edu/repositories/2/archival_objects/349242" TargetMode="External"/><Relationship Id="rId234" Type="http://schemas.openxmlformats.org/officeDocument/2006/relationships/hyperlink" Target="https://historicengland.org.uk/listing/the-list/list-entry/1456445?section=official-list-entry" TargetMode="External"/><Relationship Id="rId679" Type="http://schemas.openxmlformats.org/officeDocument/2006/relationships/hyperlink" Target="https://cacm.acm.org/opinion/roots-of-program-revisited/" TargetMode="External"/><Relationship Id="rId886" Type="http://schemas.openxmlformats.org/officeDocument/2006/relationships/hyperlink" Target="https://archivesspace.mit.edu/repositories/2/archival_objects/347866" TargetMode="External"/><Relationship Id="rId2" Type="http://schemas.openxmlformats.org/officeDocument/2006/relationships/numbering" Target="numbering.xml"/><Relationship Id="rId441" Type="http://schemas.openxmlformats.org/officeDocument/2006/relationships/hyperlink" Target="http://bitsavers.informatik.uni-stuttgart.de/pdf/mit/whirlwind/DCL-series/DCL-154_Biweekly_Report_November_25_1956.pdf" TargetMode="External"/><Relationship Id="rId539" Type="http://schemas.openxmlformats.org/officeDocument/2006/relationships/hyperlink" Target="http://bitsavers.informatik.uni-stuttgart.de/pdf/mit/whirlwind/M-series/M-2321_Biweekly_Report_July_27_1953.pdf" TargetMode="External"/><Relationship Id="rId746" Type="http://schemas.openxmlformats.org/officeDocument/2006/relationships/hyperlink" Target="https://archivesspace.mit.edu/repositories/2/archival_objects/276931" TargetMode="External"/><Relationship Id="rId1071" Type="http://schemas.openxmlformats.org/officeDocument/2006/relationships/hyperlink" Target="https://archivesspace.mit.edu/repositories/2/archival_objects/348051" TargetMode="External"/><Relationship Id="rId1169" Type="http://schemas.openxmlformats.org/officeDocument/2006/relationships/hyperlink" Target="https://archivesspace.mit.edu/repositories/2/archival_objects/348149" TargetMode="External"/><Relationship Id="rId1376" Type="http://schemas.openxmlformats.org/officeDocument/2006/relationships/hyperlink" Target="https://archivesspace.mit.edu/repositories/2/archival_objects/348356" TargetMode="External"/><Relationship Id="rId1583" Type="http://schemas.openxmlformats.org/officeDocument/2006/relationships/hyperlink" Target="https://archivesspace.mit.edu/repositories/2/archival_objects/348563" TargetMode="External"/><Relationship Id="rId2122" Type="http://schemas.openxmlformats.org/officeDocument/2006/relationships/hyperlink" Target="https://archivesspace.mit.edu/repositories/2/archival_objects/349102" TargetMode="External"/><Relationship Id="rId301" Type="http://schemas.openxmlformats.org/officeDocument/2006/relationships/hyperlink" Target="https://videogamehistorian.wordpress.com/category/early-computer-games/" TargetMode="External"/><Relationship Id="rId953" Type="http://schemas.openxmlformats.org/officeDocument/2006/relationships/hyperlink" Target="https://archivesspace.mit.edu/repositories/2/archival_objects/347933" TargetMode="External"/><Relationship Id="rId1029" Type="http://schemas.openxmlformats.org/officeDocument/2006/relationships/hyperlink" Target="https://archivesspace.mit.edu/repositories/2/archival_objects/348009" TargetMode="External"/><Relationship Id="rId1236" Type="http://schemas.openxmlformats.org/officeDocument/2006/relationships/hyperlink" Target="https://archivesspace.mit.edu/repositories/2/archival_objects/348216" TargetMode="External"/><Relationship Id="rId1790" Type="http://schemas.openxmlformats.org/officeDocument/2006/relationships/hyperlink" Target="https://archivesspace.mit.edu/repositories/2/archival_objects/348770" TargetMode="External"/><Relationship Id="rId1888" Type="http://schemas.openxmlformats.org/officeDocument/2006/relationships/hyperlink" Target="https://archivesspace.mit.edu/repositories/2/archival_objects/348868" TargetMode="External"/><Relationship Id="rId82" Type="http://schemas.openxmlformats.org/officeDocument/2006/relationships/hyperlink" Target="http://gordonbell.azurewebsites.net/computer_structures__readings_and_examples/contents.html" TargetMode="External"/><Relationship Id="rId606" Type="http://schemas.openxmlformats.org/officeDocument/2006/relationships/hyperlink" Target="http://bitsavers.informatik.uni-stuttgart.de/pdf/mit/whirlwind/apt/?C=N;O=D" TargetMode="External"/><Relationship Id="rId813" Type="http://schemas.openxmlformats.org/officeDocument/2006/relationships/hyperlink" Target="https://archivesspace.mit.edu/repositories/2/archival_objects/347793" TargetMode="External"/><Relationship Id="rId1443" Type="http://schemas.openxmlformats.org/officeDocument/2006/relationships/hyperlink" Target="https://archivesspace.mit.edu/repositories/2/archival_objects/348423" TargetMode="External"/><Relationship Id="rId1650" Type="http://schemas.openxmlformats.org/officeDocument/2006/relationships/hyperlink" Target="https://archivesspace.mit.edu/repositories/2/archival_objects/348630" TargetMode="External"/><Relationship Id="rId1748" Type="http://schemas.openxmlformats.org/officeDocument/2006/relationships/hyperlink" Target="https://archivesspace.mit.edu/repositories/2/archival_objects/348728" TargetMode="External"/><Relationship Id="rId1303" Type="http://schemas.openxmlformats.org/officeDocument/2006/relationships/hyperlink" Target="https://archivesspace.mit.edu/repositories/2/archival_objects/348283" TargetMode="External"/><Relationship Id="rId1510" Type="http://schemas.openxmlformats.org/officeDocument/2006/relationships/hyperlink" Target="https://archivesspace.mit.edu/repositories/2/archival_objects/348490" TargetMode="External"/><Relationship Id="rId1955" Type="http://schemas.openxmlformats.org/officeDocument/2006/relationships/hyperlink" Target="https://archivesspace.mit.edu/repositories/2/archival_objects/348935" TargetMode="External"/><Relationship Id="rId1608" Type="http://schemas.openxmlformats.org/officeDocument/2006/relationships/hyperlink" Target="https://archivesspace.mit.edu/repositories/2/archival_objects/348588" TargetMode="External"/><Relationship Id="rId1815" Type="http://schemas.openxmlformats.org/officeDocument/2006/relationships/hyperlink" Target="https://archivesspace.mit.edu/repositories/2/archival_objects/348795" TargetMode="External"/><Relationship Id="rId189" Type="http://schemas.openxmlformats.org/officeDocument/2006/relationships/hyperlink" Target="https://www.britannica.com/biography/Maurice-Vincent-Wilkes" TargetMode="External"/><Relationship Id="rId396" Type="http://schemas.openxmlformats.org/officeDocument/2006/relationships/hyperlink" Target="http://bitsavers.informatik.uni-stuttgart.de/pdf/mit/whirlwind/DCL-series/DCL-086_Biweekly_Report_July_11_1955.pdf" TargetMode="External"/><Relationship Id="rId2077" Type="http://schemas.openxmlformats.org/officeDocument/2006/relationships/hyperlink" Target="https://archivesspace.mit.edu/repositories/2/archival_objects/349057" TargetMode="External"/><Relationship Id="rId2284" Type="http://schemas.openxmlformats.org/officeDocument/2006/relationships/hyperlink" Target="https://archivesspace.mit.edu/repositories/2/archival_objects/349264" TargetMode="External"/><Relationship Id="rId256" Type="http://schemas.openxmlformats.org/officeDocument/2006/relationships/hyperlink" Target="http://www.gravityassist.com/IAF-3.3%202010/Ref.%203-210.pdf" TargetMode="External"/><Relationship Id="rId463" Type="http://schemas.openxmlformats.org/officeDocument/2006/relationships/hyperlink" Target="http://bitsavers.informatik.uni-stuttgart.de/pdf/mit/whirlwind/E-series/E-440_WW_I_Operating_Speed_Dec51.pdf" TargetMode="External"/><Relationship Id="rId670" Type="http://schemas.openxmlformats.org/officeDocument/2006/relationships/hyperlink" Target="https://ieeexplore.ieee.org/document/4640773/" TargetMode="External"/><Relationship Id="rId1093" Type="http://schemas.openxmlformats.org/officeDocument/2006/relationships/hyperlink" Target="https://archivesspace.mit.edu/repositories/2/archival_objects/348073" TargetMode="External"/><Relationship Id="rId2144" Type="http://schemas.openxmlformats.org/officeDocument/2006/relationships/hyperlink" Target="https://archivesspace.mit.edu/repositories/2/archival_objects/349124" TargetMode="External"/><Relationship Id="rId2351" Type="http://schemas.openxmlformats.org/officeDocument/2006/relationships/hyperlink" Target="https://archivesspace.mit.edu/repositories/2/archival_objects/349331" TargetMode="External"/><Relationship Id="rId116" Type="http://schemas.openxmlformats.org/officeDocument/2006/relationships/image" Target="media/image18.png"/><Relationship Id="rId323" Type="http://schemas.openxmlformats.org/officeDocument/2006/relationships/hyperlink" Target="http://bitsavers.informatik.uni-stuttgart.de/pdf/mit/whirlwind/Whirlwind_DrawingList_1952.pdf" TargetMode="External"/><Relationship Id="rId530" Type="http://schemas.openxmlformats.org/officeDocument/2006/relationships/hyperlink" Target="http://bitsavers.informatik.uni-stuttgart.de/pdf/mit/whirlwind/M-series/M-2209_Biweekly_Report_June_1_1953.pdf" TargetMode="External"/><Relationship Id="rId768" Type="http://schemas.openxmlformats.org/officeDocument/2006/relationships/hyperlink" Target="https://archivesspace.mit.edu/repositories/2/archival_objects/276953" TargetMode="External"/><Relationship Id="rId975" Type="http://schemas.openxmlformats.org/officeDocument/2006/relationships/hyperlink" Target="https://archivesspace.mit.edu/repositories/2/archival_objects/347955" TargetMode="External"/><Relationship Id="rId1160" Type="http://schemas.openxmlformats.org/officeDocument/2006/relationships/hyperlink" Target="https://archivesspace.mit.edu/repositories/2/archival_objects/348140" TargetMode="External"/><Relationship Id="rId1398" Type="http://schemas.openxmlformats.org/officeDocument/2006/relationships/hyperlink" Target="https://archivesspace.mit.edu/repositories/2/archival_objects/348378" TargetMode="External"/><Relationship Id="rId2004" Type="http://schemas.openxmlformats.org/officeDocument/2006/relationships/hyperlink" Target="https://archivesspace.mit.edu/repositories/2/archival_objects/348984" TargetMode="External"/><Relationship Id="rId2211" Type="http://schemas.openxmlformats.org/officeDocument/2006/relationships/hyperlink" Target="https://archivesspace.mit.edu/repositories/2/archival_objects/349191" TargetMode="External"/><Relationship Id="rId628" Type="http://schemas.openxmlformats.org/officeDocument/2006/relationships/hyperlink" Target="http://www.bitsavers.org/bits/MIT/whirlwind/X4222.2008_Whirlwind_ptp/" TargetMode="External"/><Relationship Id="rId835" Type="http://schemas.openxmlformats.org/officeDocument/2006/relationships/hyperlink" Target="https://archivesspace.mit.edu/repositories/2/archival_objects/347815" TargetMode="External"/><Relationship Id="rId1258" Type="http://schemas.openxmlformats.org/officeDocument/2006/relationships/hyperlink" Target="https://archivesspace.mit.edu/repositories/2/archival_objects/348238" TargetMode="External"/><Relationship Id="rId1465" Type="http://schemas.openxmlformats.org/officeDocument/2006/relationships/hyperlink" Target="https://archivesspace.mit.edu/repositories/2/archival_objects/348445" TargetMode="External"/><Relationship Id="rId1672" Type="http://schemas.openxmlformats.org/officeDocument/2006/relationships/hyperlink" Target="https://archivesspace.mit.edu/repositories/2/archival_objects/348652" TargetMode="External"/><Relationship Id="rId2309" Type="http://schemas.openxmlformats.org/officeDocument/2006/relationships/hyperlink" Target="https://archivesspace.mit.edu/repositories/2/archival_objects/349289" TargetMode="External"/><Relationship Id="rId1020" Type="http://schemas.openxmlformats.org/officeDocument/2006/relationships/hyperlink" Target="https://archivesspace.mit.edu/repositories/2/archival_objects/348000" TargetMode="External"/><Relationship Id="rId1118" Type="http://schemas.openxmlformats.org/officeDocument/2006/relationships/hyperlink" Target="https://archivesspace.mit.edu/repositories/2/archival_objects/348098" TargetMode="External"/><Relationship Id="rId1325" Type="http://schemas.openxmlformats.org/officeDocument/2006/relationships/hyperlink" Target="https://archivesspace.mit.edu/repositories/2/archival_objects/348305" TargetMode="External"/><Relationship Id="rId1532" Type="http://schemas.openxmlformats.org/officeDocument/2006/relationships/hyperlink" Target="https://archivesspace.mit.edu/repositories/2/archival_objects/348512" TargetMode="External"/><Relationship Id="rId1977" Type="http://schemas.openxmlformats.org/officeDocument/2006/relationships/hyperlink" Target="https://archivesspace.mit.edu/repositories/2/archival_objects/348957" TargetMode="External"/><Relationship Id="rId902" Type="http://schemas.openxmlformats.org/officeDocument/2006/relationships/hyperlink" Target="https://archivesspace.mit.edu/repositories/2/archival_objects/347882" TargetMode="External"/><Relationship Id="rId1837" Type="http://schemas.openxmlformats.org/officeDocument/2006/relationships/hyperlink" Target="https://archivesspace.mit.edu/repositories/2/archival_objects/348817" TargetMode="External"/><Relationship Id="rId31" Type="http://schemas.openxmlformats.org/officeDocument/2006/relationships/image" Target="media/image7.png"/><Relationship Id="rId2099" Type="http://schemas.openxmlformats.org/officeDocument/2006/relationships/hyperlink" Target="https://archivesspace.mit.edu/repositories/2/archival_objects/349079" TargetMode="External"/><Relationship Id="rId180" Type="http://schemas.openxmlformats.org/officeDocument/2006/relationships/hyperlink" Target="https://catalog.hathitrust.org/Record/000618493" TargetMode="External"/><Relationship Id="rId278" Type="http://schemas.openxmlformats.org/officeDocument/2006/relationships/hyperlink" Target="http://computerhistory.org/" TargetMode="External"/><Relationship Id="rId1904" Type="http://schemas.openxmlformats.org/officeDocument/2006/relationships/hyperlink" Target="https://archivesspace.mit.edu/repositories/2/archival_objects/348884" TargetMode="External"/><Relationship Id="rId485" Type="http://schemas.openxmlformats.org/officeDocument/2006/relationships/hyperlink" Target="http://bitsavers.informatik.uni-stuttgart.de/pdf/mit/whirlwind/E-series/E-560_Status_of_XD-1_Internal_Logic_Design_Aug53.pdf" TargetMode="External"/><Relationship Id="rId692" Type="http://schemas.openxmlformats.org/officeDocument/2006/relationships/hyperlink" Target="https://en.wikipedia.org/wiki/Semi-Automatic_Ground_Environment" TargetMode="External"/><Relationship Id="rId2166" Type="http://schemas.openxmlformats.org/officeDocument/2006/relationships/hyperlink" Target="https://archivesspace.mit.edu/repositories/2/archival_objects/349146" TargetMode="External"/><Relationship Id="rId2373" Type="http://schemas.openxmlformats.org/officeDocument/2006/relationships/hyperlink" Target="https://archivesspace.mit.edu/repositories/2/archival_objects/276974" TargetMode="External"/><Relationship Id="rId138" Type="http://schemas.openxmlformats.org/officeDocument/2006/relationships/hyperlink" Target="http://www.bitsavers.org/pdf/mit/whirlwind/ww_programming_projects/104_Cypser_-_Hydro_Thermal_Power_System/Cypser_The_Optimum_Use_of_Water_Storage_In_Hydro-Thermal_Electric_Systems_1953.pdf" TargetMode="External"/><Relationship Id="rId345" Type="http://schemas.openxmlformats.org/officeDocument/2006/relationships/hyperlink" Target="http://bitsavers.informatik.uni-stuttgart.de/pdf/mit/whirlwind/DCL-series/DCL-015-3_List_of_Programs_Mar57.pdf" TargetMode="External"/><Relationship Id="rId552" Type="http://schemas.openxmlformats.org/officeDocument/2006/relationships/hyperlink" Target="http://bitsavers.informatik.uni-stuttgart.de/pdf/mit/whirlwind/M-series/M-2569_Biweekly_Report_December_13_1953.pdf" TargetMode="External"/><Relationship Id="rId997" Type="http://schemas.openxmlformats.org/officeDocument/2006/relationships/hyperlink" Target="https://archivesspace.mit.edu/repositories/2/archival_objects/347977" TargetMode="External"/><Relationship Id="rId1182" Type="http://schemas.openxmlformats.org/officeDocument/2006/relationships/hyperlink" Target="https://archivesspace.mit.edu/repositories/2/archival_objects/348162" TargetMode="External"/><Relationship Id="rId2026" Type="http://schemas.openxmlformats.org/officeDocument/2006/relationships/hyperlink" Target="https://archivesspace.mit.edu/repositories/2/archival_objects/349006" TargetMode="External"/><Relationship Id="rId2233" Type="http://schemas.openxmlformats.org/officeDocument/2006/relationships/hyperlink" Target="https://archivesspace.mit.edu/repositories/2/archival_objects/349213" TargetMode="External"/><Relationship Id="rId205" Type="http://schemas.openxmlformats.org/officeDocument/2006/relationships/hyperlink" Target="https://apps.dtic.mil/sti/tr/pdf/AD0479368.pdf" TargetMode="External"/><Relationship Id="rId412" Type="http://schemas.openxmlformats.org/officeDocument/2006/relationships/hyperlink" Target="http://bitsavers.informatik.uni-stuttgart.de/pdf/mit/whirlwind/DCL-series/DCL-105_Tic_Tac_Toe_Playing_Routine_Oct55.pdf" TargetMode="External"/><Relationship Id="rId857" Type="http://schemas.openxmlformats.org/officeDocument/2006/relationships/hyperlink" Target="https://archivesspace.mit.edu/repositories/2/archival_objects/347837" TargetMode="External"/><Relationship Id="rId1042" Type="http://schemas.openxmlformats.org/officeDocument/2006/relationships/hyperlink" Target="https://archivesspace.mit.edu/repositories/2/archival_objects/348022" TargetMode="External"/><Relationship Id="rId1487" Type="http://schemas.openxmlformats.org/officeDocument/2006/relationships/hyperlink" Target="https://archivesspace.mit.edu/repositories/2/archival_objects/348467" TargetMode="External"/><Relationship Id="rId1694" Type="http://schemas.openxmlformats.org/officeDocument/2006/relationships/hyperlink" Target="https://archivesspace.mit.edu/repositories/2/archival_objects/348674" TargetMode="External"/><Relationship Id="rId2300" Type="http://schemas.openxmlformats.org/officeDocument/2006/relationships/hyperlink" Target="https://archivesspace.mit.edu/repositories/2/archival_objects/349280" TargetMode="External"/><Relationship Id="rId717" Type="http://schemas.openxmlformats.org/officeDocument/2006/relationships/image" Target="media/image50.png"/><Relationship Id="rId924" Type="http://schemas.openxmlformats.org/officeDocument/2006/relationships/hyperlink" Target="https://archivesspace.mit.edu/repositories/2/archival_objects/347904" TargetMode="External"/><Relationship Id="rId1347" Type="http://schemas.openxmlformats.org/officeDocument/2006/relationships/hyperlink" Target="https://archivesspace.mit.edu/repositories/2/archival_objects/348327" TargetMode="External"/><Relationship Id="rId1554" Type="http://schemas.openxmlformats.org/officeDocument/2006/relationships/hyperlink" Target="https://archivesspace.mit.edu/repositories/2/archival_objects/348534" TargetMode="External"/><Relationship Id="rId1761" Type="http://schemas.openxmlformats.org/officeDocument/2006/relationships/hyperlink" Target="https://archivesspace.mit.edu/repositories/2/archival_objects/348741" TargetMode="External"/><Relationship Id="rId1999" Type="http://schemas.openxmlformats.org/officeDocument/2006/relationships/hyperlink" Target="https://archivesspace.mit.edu/repositories/2/archival_objects/348979" TargetMode="External"/><Relationship Id="rId53" Type="http://schemas.openxmlformats.org/officeDocument/2006/relationships/hyperlink" Target="https://www.computer.org/csdl/proceedings/afips/1987/5094/00/50940785.pdf" TargetMode="External"/><Relationship Id="rId1207" Type="http://schemas.openxmlformats.org/officeDocument/2006/relationships/hyperlink" Target="https://archivesspace.mit.edu/repositories/2/archival_objects/348187" TargetMode="External"/><Relationship Id="rId1414" Type="http://schemas.openxmlformats.org/officeDocument/2006/relationships/hyperlink" Target="https://archivesspace.mit.edu/repositories/2/archival_objects/348394" TargetMode="External"/><Relationship Id="rId1621" Type="http://schemas.openxmlformats.org/officeDocument/2006/relationships/hyperlink" Target="https://archivesspace.mit.edu/repositories/2/archival_objects/348601" TargetMode="External"/><Relationship Id="rId1859" Type="http://schemas.openxmlformats.org/officeDocument/2006/relationships/hyperlink" Target="https://archivesspace.mit.edu/repositories/2/archival_objects/348839" TargetMode="External"/><Relationship Id="rId1719" Type="http://schemas.openxmlformats.org/officeDocument/2006/relationships/hyperlink" Target="https://archivesspace.mit.edu/repositories/2/archival_objects/348699" TargetMode="External"/><Relationship Id="rId1926" Type="http://schemas.openxmlformats.org/officeDocument/2006/relationships/hyperlink" Target="https://archivesspace.mit.edu/repositories/2/archival_objects/348906" TargetMode="External"/><Relationship Id="rId2090" Type="http://schemas.openxmlformats.org/officeDocument/2006/relationships/hyperlink" Target="https://archivesspace.mit.edu/repositories/2/archival_objects/349070" TargetMode="External"/><Relationship Id="rId2188" Type="http://schemas.openxmlformats.org/officeDocument/2006/relationships/hyperlink" Target="https://archivesspace.mit.edu/repositories/2/archival_objects/349168" TargetMode="External"/><Relationship Id="rId367" Type="http://schemas.openxmlformats.org/officeDocument/2006/relationships/hyperlink" Target="http://bitsavers.informatik.uni-stuttgart.de/pdf/mit/whirlwind/DCL-series/DCL-044_Biweekly_Report_January_10_1955.pdf" TargetMode="External"/><Relationship Id="rId574" Type="http://schemas.openxmlformats.org/officeDocument/2006/relationships/image" Target="media/image42.png"/><Relationship Id="rId2048" Type="http://schemas.openxmlformats.org/officeDocument/2006/relationships/hyperlink" Target="https://archivesspace.mit.edu/repositories/2/archival_objects/349028" TargetMode="External"/><Relationship Id="rId2255" Type="http://schemas.openxmlformats.org/officeDocument/2006/relationships/hyperlink" Target="https://archivesspace.mit.edu/repositories/2/archival_objects/349235" TargetMode="External"/><Relationship Id="rId227" Type="http://schemas.openxmlformats.org/officeDocument/2006/relationships/hyperlink" Target="http://umich.edu/" TargetMode="External"/><Relationship Id="rId781" Type="http://schemas.openxmlformats.org/officeDocument/2006/relationships/hyperlink" Target="https://archivesspace.mit.edu/repositories/2/archival_objects/347761" TargetMode="External"/><Relationship Id="rId879" Type="http://schemas.openxmlformats.org/officeDocument/2006/relationships/hyperlink" Target="https://archivesspace.mit.edu/repositories/2/archival_objects/347859" TargetMode="External"/><Relationship Id="rId434" Type="http://schemas.openxmlformats.org/officeDocument/2006/relationships/hyperlink" Target="http://bitsavers.informatik.uni-stuttgart.de/pdf/mit/whirlwind/DCL-series/DCL-140_How_to_Solve_the_Classical_Transportation_Problem_Aug56.pdf" TargetMode="External"/><Relationship Id="rId641" Type="http://schemas.openxmlformats.org/officeDocument/2006/relationships/hyperlink" Target="http://www.bitsavers.org/pdf/mit/lincolnLaboratory/project_charles/A800165_Final_Report_of_Project_Charles_Vol_1_Aug1951.pdf" TargetMode="External"/><Relationship Id="rId739" Type="http://schemas.openxmlformats.org/officeDocument/2006/relationships/hyperlink" Target="https://archivesspace.mit.edu/repositories/2/archival_objects/276916" TargetMode="External"/><Relationship Id="rId1064" Type="http://schemas.openxmlformats.org/officeDocument/2006/relationships/hyperlink" Target="https://archivesspace.mit.edu/repositories/2/archival_objects/348044" TargetMode="External"/><Relationship Id="rId1271" Type="http://schemas.openxmlformats.org/officeDocument/2006/relationships/hyperlink" Target="https://archivesspace.mit.edu/repositories/2/archival_objects/348251" TargetMode="External"/><Relationship Id="rId1369" Type="http://schemas.openxmlformats.org/officeDocument/2006/relationships/hyperlink" Target="https://archivesspace.mit.edu/repositories/2/archival_objects/348349" TargetMode="External"/><Relationship Id="rId1576" Type="http://schemas.openxmlformats.org/officeDocument/2006/relationships/hyperlink" Target="https://archivesspace.mit.edu/repositories/2/archival_objects/348556" TargetMode="External"/><Relationship Id="rId2115" Type="http://schemas.openxmlformats.org/officeDocument/2006/relationships/hyperlink" Target="https://archivesspace.mit.edu/repositories/2/archival_objects/349095" TargetMode="External"/><Relationship Id="rId2322" Type="http://schemas.openxmlformats.org/officeDocument/2006/relationships/hyperlink" Target="https://archivesspace.mit.edu/repositories/2/archival_objects/349302" TargetMode="External"/><Relationship Id="rId501" Type="http://schemas.openxmlformats.org/officeDocument/2006/relationships/hyperlink" Target="http://bitsavers.informatik.uni-stuttgart.de/pdf/mit/whirlwind/M-series/6M-4362_Magnetization_Reversal_in_Thin_Films_Jun56.pdf" TargetMode="External"/><Relationship Id="rId946" Type="http://schemas.openxmlformats.org/officeDocument/2006/relationships/hyperlink" Target="https://archivesspace.mit.edu/repositories/2/archival_objects/347926" TargetMode="External"/><Relationship Id="rId1131" Type="http://schemas.openxmlformats.org/officeDocument/2006/relationships/hyperlink" Target="https://archivesspace.mit.edu/repositories/2/archival_objects/348111" TargetMode="External"/><Relationship Id="rId1229" Type="http://schemas.openxmlformats.org/officeDocument/2006/relationships/hyperlink" Target="https://archivesspace.mit.edu/repositories/2/archival_objects/348209" TargetMode="External"/><Relationship Id="rId1783" Type="http://schemas.openxmlformats.org/officeDocument/2006/relationships/hyperlink" Target="https://archivesspace.mit.edu/repositories/2/archival_objects/348763" TargetMode="External"/><Relationship Id="rId1990" Type="http://schemas.openxmlformats.org/officeDocument/2006/relationships/hyperlink" Target="https://archivesspace.mit.edu/repositories/2/archival_objects/348970" TargetMode="External"/><Relationship Id="rId75" Type="http://schemas.openxmlformats.org/officeDocument/2006/relationships/hyperlink" Target="http://ed-thelen.org/comp-hist/TheComputerMuseumReports.html" TargetMode="External"/><Relationship Id="rId806" Type="http://schemas.openxmlformats.org/officeDocument/2006/relationships/hyperlink" Target="https://archivesspace.mit.edu/repositories/2/archival_objects/347786" TargetMode="External"/><Relationship Id="rId1436" Type="http://schemas.openxmlformats.org/officeDocument/2006/relationships/hyperlink" Target="https://archivesspace.mit.edu/repositories/2/archival_objects/348416" TargetMode="External"/><Relationship Id="rId1643" Type="http://schemas.openxmlformats.org/officeDocument/2006/relationships/hyperlink" Target="https://archivesspace.mit.edu/repositories/2/archival_objects/348623" TargetMode="External"/><Relationship Id="rId1850" Type="http://schemas.openxmlformats.org/officeDocument/2006/relationships/hyperlink" Target="https://archivesspace.mit.edu/repositories/2/archival_objects/348830" TargetMode="External"/><Relationship Id="rId1503" Type="http://schemas.openxmlformats.org/officeDocument/2006/relationships/hyperlink" Target="https://archivesspace.mit.edu/repositories/2/archival_objects/348483" TargetMode="External"/><Relationship Id="rId1710" Type="http://schemas.openxmlformats.org/officeDocument/2006/relationships/hyperlink" Target="https://archivesspace.mit.edu/repositories/2/archival_objects/348690" TargetMode="External"/><Relationship Id="rId1948" Type="http://schemas.openxmlformats.org/officeDocument/2006/relationships/hyperlink" Target="https://archivesspace.mit.edu/repositories/2/archival_objects/348928" TargetMode="External"/><Relationship Id="rId291" Type="http://schemas.openxmlformats.org/officeDocument/2006/relationships/image" Target="media/image33.png"/><Relationship Id="rId1808" Type="http://schemas.openxmlformats.org/officeDocument/2006/relationships/hyperlink" Target="https://archivesspace.mit.edu/repositories/2/archival_objects/348788" TargetMode="External"/><Relationship Id="rId151" Type="http://schemas.openxmlformats.org/officeDocument/2006/relationships/hyperlink" Target="http://id.lib.harvard.edu/alma/990011338340203941/catalog" TargetMode="External"/><Relationship Id="rId389" Type="http://schemas.openxmlformats.org/officeDocument/2006/relationships/hyperlink" Target="http://bitsavers.informatik.uni-stuttgart.de/pdf/mit/whirlwind/DCL-series/DCL-075_Biweekly_Report_May_16_1955.pdf" TargetMode="External"/><Relationship Id="rId596" Type="http://schemas.openxmlformats.org/officeDocument/2006/relationships/hyperlink" Target="http://bitsavers.informatik.uni-stuttgart.de/pdf/mit/whirlwind/R-series/R-217_Design_of_Low-Power_Pulse_Transformers_Using_Ferrite_Cores_Nov52.pdf" TargetMode="External"/><Relationship Id="rId2277" Type="http://schemas.openxmlformats.org/officeDocument/2006/relationships/hyperlink" Target="https://archivesspace.mit.edu/repositories/2/archival_objects/349257" TargetMode="External"/><Relationship Id="rId249" Type="http://schemas.openxmlformats.org/officeDocument/2006/relationships/hyperlink" Target="https://archivesspace.mit.edu/repositories/2/archival_objects/347935" TargetMode="External"/><Relationship Id="rId456" Type="http://schemas.openxmlformats.org/officeDocument/2006/relationships/hyperlink" Target="http://bitsavers.informatik.uni-stuttgart.de/pdf/mit/whirlwind/DCL-series/DCL-179_Biweekly_Report_June_21_1957.pdf" TargetMode="External"/><Relationship Id="rId663" Type="http://schemas.openxmlformats.org/officeDocument/2006/relationships/hyperlink" Target="https://ieeexplore.ieee.org/author/37689186000" TargetMode="External"/><Relationship Id="rId870" Type="http://schemas.openxmlformats.org/officeDocument/2006/relationships/hyperlink" Target="https://archivesspace.mit.edu/repositories/2/archival_objects/347850" TargetMode="External"/><Relationship Id="rId1086" Type="http://schemas.openxmlformats.org/officeDocument/2006/relationships/hyperlink" Target="https://archivesspace.mit.edu/repositories/2/archival_objects/348066" TargetMode="External"/><Relationship Id="rId1293" Type="http://schemas.openxmlformats.org/officeDocument/2006/relationships/hyperlink" Target="https://archivesspace.mit.edu/repositories/2/archival_objects/348273" TargetMode="External"/><Relationship Id="rId2137" Type="http://schemas.openxmlformats.org/officeDocument/2006/relationships/hyperlink" Target="https://archivesspace.mit.edu/repositories/2/archival_objects/349117" TargetMode="External"/><Relationship Id="rId2344" Type="http://schemas.openxmlformats.org/officeDocument/2006/relationships/hyperlink" Target="https://archivesspace.mit.edu/repositories/2/archival_objects/349324" TargetMode="External"/><Relationship Id="rId109" Type="http://schemas.openxmlformats.org/officeDocument/2006/relationships/hyperlink" Target="https://dome.mit.edu/bitstream/handle/1721.3/38401/MC665_r03_M-1119.pdf?sequence=1" TargetMode="External"/><Relationship Id="rId316" Type="http://schemas.openxmlformats.org/officeDocument/2006/relationships/hyperlink" Target="http://bitsavers.informatik.uni-stuttgart.de/pdf/mit/whirlwind/Notes_on_the_Logical_Design_of_Digital_Computers_and_on_Special_Coding_Techniques_1951.pdf" TargetMode="External"/><Relationship Id="rId523" Type="http://schemas.openxmlformats.org/officeDocument/2006/relationships/hyperlink" Target="http://bitsavers.informatik.uni-stuttgart.de/pdf/mit/whirlwind/M-series/M-1871_Auxiliary_Drum_Testing_Summary_1_Feb53.pdf" TargetMode="External"/><Relationship Id="rId968" Type="http://schemas.openxmlformats.org/officeDocument/2006/relationships/hyperlink" Target="https://archivesspace.mit.edu/repositories/2/archival_objects/347948" TargetMode="External"/><Relationship Id="rId1153" Type="http://schemas.openxmlformats.org/officeDocument/2006/relationships/hyperlink" Target="https://archivesspace.mit.edu/repositories/2/archival_objects/348133" TargetMode="External"/><Relationship Id="rId1598" Type="http://schemas.openxmlformats.org/officeDocument/2006/relationships/hyperlink" Target="https://archivesspace.mit.edu/repositories/2/archival_objects/348578" TargetMode="External"/><Relationship Id="rId2204" Type="http://schemas.openxmlformats.org/officeDocument/2006/relationships/hyperlink" Target="https://archivesspace.mit.edu/repositories/2/archival_objects/349184" TargetMode="External"/><Relationship Id="rId97" Type="http://schemas.openxmlformats.org/officeDocument/2006/relationships/hyperlink" Target="http://bitsavers.org/pdf/mit/mitre/MITRE_Archive/AC026_Scientific_and_Engineering_Computation_Group_Biweekly_.pdf" TargetMode="External"/><Relationship Id="rId730" Type="http://schemas.openxmlformats.org/officeDocument/2006/relationships/hyperlink" Target="https://archivesspace.mit.edu/repositories/2/archival_objects/276888" TargetMode="External"/><Relationship Id="rId828" Type="http://schemas.openxmlformats.org/officeDocument/2006/relationships/hyperlink" Target="https://archivesspace.mit.edu/repositories/2/archival_objects/347808" TargetMode="External"/><Relationship Id="rId1013" Type="http://schemas.openxmlformats.org/officeDocument/2006/relationships/hyperlink" Target="https://archivesspace.mit.edu/repositories/2/archival_objects/347993" TargetMode="External"/><Relationship Id="rId1360" Type="http://schemas.openxmlformats.org/officeDocument/2006/relationships/hyperlink" Target="https://archivesspace.mit.edu/repositories/2/archival_objects/348340" TargetMode="External"/><Relationship Id="rId1458" Type="http://schemas.openxmlformats.org/officeDocument/2006/relationships/hyperlink" Target="https://archivesspace.mit.edu/repositories/2/archival_objects/348438" TargetMode="External"/><Relationship Id="rId1665" Type="http://schemas.openxmlformats.org/officeDocument/2006/relationships/hyperlink" Target="https://archivesspace.mit.edu/repositories/2/archival_objects/348645" TargetMode="External"/><Relationship Id="rId1872" Type="http://schemas.openxmlformats.org/officeDocument/2006/relationships/hyperlink" Target="https://archivesspace.mit.edu/repositories/2/archival_objects/348852" TargetMode="External"/><Relationship Id="rId1220" Type="http://schemas.openxmlformats.org/officeDocument/2006/relationships/hyperlink" Target="https://archivesspace.mit.edu/repositories/2/archival_objects/348200" TargetMode="External"/><Relationship Id="rId1318" Type="http://schemas.openxmlformats.org/officeDocument/2006/relationships/hyperlink" Target="https://archivesspace.mit.edu/repositories/2/archival_objects/348298" TargetMode="External"/><Relationship Id="rId1525" Type="http://schemas.openxmlformats.org/officeDocument/2006/relationships/hyperlink" Target="https://archivesspace.mit.edu/repositories/2/archival_objects/348505" TargetMode="External"/><Relationship Id="rId1732" Type="http://schemas.openxmlformats.org/officeDocument/2006/relationships/hyperlink" Target="https://archivesspace.mit.edu/repositories/2/archival_objects/348712" TargetMode="External"/><Relationship Id="rId24" Type="http://schemas.openxmlformats.org/officeDocument/2006/relationships/hyperlink" Target="http://www.columbia.edu/cu/computinghistory/index.html" TargetMode="External"/><Relationship Id="rId2299" Type="http://schemas.openxmlformats.org/officeDocument/2006/relationships/hyperlink" Target="https://archivesspace.mit.edu/repositories/2/archival_objects/349279" TargetMode="External"/><Relationship Id="rId173" Type="http://schemas.openxmlformats.org/officeDocument/2006/relationships/hyperlink" Target="mailto:thomas.haigh@gmail.com" TargetMode="External"/><Relationship Id="rId380" Type="http://schemas.openxmlformats.org/officeDocument/2006/relationships/hyperlink" Target="http://bitsavers.informatik.uni-stuttgart.de/pdf/mit/whirlwind/DCL-series/DCL-063_Annotated_Prints_of_CS_Flexo_Program_Tapes_Mar55.pdf" TargetMode="External"/><Relationship Id="rId2061" Type="http://schemas.openxmlformats.org/officeDocument/2006/relationships/hyperlink" Target="https://archivesspace.mit.edu/repositories/2/archival_objects/349041" TargetMode="External"/><Relationship Id="rId240" Type="http://schemas.openxmlformats.org/officeDocument/2006/relationships/hyperlink" Target="https://dspace.mit.edu/bitstream/handle/1721.1/12193/30395183-MIT.pdf" TargetMode="External"/><Relationship Id="rId478" Type="http://schemas.openxmlformats.org/officeDocument/2006/relationships/hyperlink" Target="http://bitsavers.informatik.uni-stuttgart.de/pdf/mit/whirlwind/E-series/E-540_A_Fast_Core-Tube_Register_Apr53.pdf" TargetMode="External"/><Relationship Id="rId685" Type="http://schemas.openxmlformats.org/officeDocument/2006/relationships/image" Target="media/image48.png"/><Relationship Id="rId892" Type="http://schemas.openxmlformats.org/officeDocument/2006/relationships/hyperlink" Target="https://archivesspace.mit.edu/repositories/2/archival_objects/347872" TargetMode="External"/><Relationship Id="rId2159" Type="http://schemas.openxmlformats.org/officeDocument/2006/relationships/hyperlink" Target="https://archivesspace.mit.edu/repositories/2/archival_objects/349139" TargetMode="External"/><Relationship Id="rId2366" Type="http://schemas.openxmlformats.org/officeDocument/2006/relationships/hyperlink" Target="https://archivesspace.mit.edu/repositories/2/archival_objects/349346" TargetMode="External"/><Relationship Id="rId100" Type="http://schemas.openxmlformats.org/officeDocument/2006/relationships/hyperlink" Target="https://libraries.mit.edu/archives/exhibits/project-whirlwind/" TargetMode="External"/><Relationship Id="rId338" Type="http://schemas.openxmlformats.org/officeDocument/2006/relationships/hyperlink" Target="http://bitsavers.informatik.uni-stuttgart.de/pdf/mit/whirlwind/DCL-series/DCL-006_Progress_Report_July_12_Through_August_8_1954.pdf" TargetMode="External"/><Relationship Id="rId545" Type="http://schemas.openxmlformats.org/officeDocument/2006/relationships/hyperlink" Target="http://bitsavers.informatik.uni-stuttgart.de/pdf/mit/whirlwind/M-series/M-2440_Biweekly_Report_October_5_1953.pdf" TargetMode="External"/><Relationship Id="rId752" Type="http://schemas.openxmlformats.org/officeDocument/2006/relationships/hyperlink" Target="https://archivesspace.mit.edu/repositories/2/archival_objects/276937" TargetMode="External"/><Relationship Id="rId1175" Type="http://schemas.openxmlformats.org/officeDocument/2006/relationships/hyperlink" Target="https://archivesspace.mit.edu/repositories/2/archival_objects/348155" TargetMode="External"/><Relationship Id="rId1382" Type="http://schemas.openxmlformats.org/officeDocument/2006/relationships/hyperlink" Target="https://archivesspace.mit.edu/repositories/2/archival_objects/348362" TargetMode="External"/><Relationship Id="rId2019" Type="http://schemas.openxmlformats.org/officeDocument/2006/relationships/hyperlink" Target="https://archivesspace.mit.edu/repositories/2/archival_objects/348999" TargetMode="External"/><Relationship Id="rId2226" Type="http://schemas.openxmlformats.org/officeDocument/2006/relationships/hyperlink" Target="https://archivesspace.mit.edu/repositories/2/archival_objects/349206" TargetMode="External"/><Relationship Id="rId405" Type="http://schemas.openxmlformats.org/officeDocument/2006/relationships/hyperlink" Target="http://bitsavers.informatik.uni-stuttgart.de/pdf/mit/whirlwind/DCL-series/DCL-095_Biweekly_Report_August_8_1955.pdf" TargetMode="External"/><Relationship Id="rId612" Type="http://schemas.openxmlformats.org/officeDocument/2006/relationships/image" Target="media/image44.gif"/><Relationship Id="rId1035" Type="http://schemas.openxmlformats.org/officeDocument/2006/relationships/hyperlink" Target="https://archivesspace.mit.edu/repositories/2/archival_objects/348015" TargetMode="External"/><Relationship Id="rId1242" Type="http://schemas.openxmlformats.org/officeDocument/2006/relationships/hyperlink" Target="https://archivesspace.mit.edu/repositories/2/archival_objects/348222" TargetMode="External"/><Relationship Id="rId1687" Type="http://schemas.openxmlformats.org/officeDocument/2006/relationships/hyperlink" Target="https://archivesspace.mit.edu/repositories/2/archival_objects/348667" TargetMode="External"/><Relationship Id="rId1894" Type="http://schemas.openxmlformats.org/officeDocument/2006/relationships/hyperlink" Target="https://archivesspace.mit.edu/repositories/2/archival_objects/348874" TargetMode="External"/><Relationship Id="rId917" Type="http://schemas.openxmlformats.org/officeDocument/2006/relationships/hyperlink" Target="https://archivesspace.mit.edu/repositories/2/archival_objects/347897" TargetMode="External"/><Relationship Id="rId1102" Type="http://schemas.openxmlformats.org/officeDocument/2006/relationships/hyperlink" Target="https://archivesspace.mit.edu/repositories/2/archival_objects/348082" TargetMode="External"/><Relationship Id="rId1547" Type="http://schemas.openxmlformats.org/officeDocument/2006/relationships/hyperlink" Target="https://archivesspace.mit.edu/repositories/2/archival_objects/348527" TargetMode="External"/><Relationship Id="rId1754" Type="http://schemas.openxmlformats.org/officeDocument/2006/relationships/hyperlink" Target="https://archivesspace.mit.edu/repositories/2/archival_objects/348734" TargetMode="External"/><Relationship Id="rId1961" Type="http://schemas.openxmlformats.org/officeDocument/2006/relationships/hyperlink" Target="https://archivesspace.mit.edu/repositories/2/archival_objects/348941" TargetMode="External"/><Relationship Id="rId46" Type="http://schemas.openxmlformats.org/officeDocument/2006/relationships/hyperlink" Target="http://ieeexplore.ieee.org/document/4640769/" TargetMode="External"/><Relationship Id="rId1407" Type="http://schemas.openxmlformats.org/officeDocument/2006/relationships/hyperlink" Target="https://archivesspace.mit.edu/repositories/2/archival_objects/348387" TargetMode="External"/><Relationship Id="rId1614" Type="http://schemas.openxmlformats.org/officeDocument/2006/relationships/hyperlink" Target="https://archivesspace.mit.edu/repositories/2/archival_objects/348594" TargetMode="External"/><Relationship Id="rId1821" Type="http://schemas.openxmlformats.org/officeDocument/2006/relationships/hyperlink" Target="https://archivesspace.mit.edu/repositories/2/archival_objects/348801" TargetMode="External"/><Relationship Id="rId195" Type="http://schemas.openxmlformats.org/officeDocument/2006/relationships/hyperlink" Target="https://www.dropbox.com/s/8fbc94h6gmib1oz/IBM%20%282576%29%20HIGH%20SPEED%20DIGITAL%20COMPUTERS%20%26%20DATA%20PROCESSING%201960s.webm?dl=0" TargetMode="External"/><Relationship Id="rId1919" Type="http://schemas.openxmlformats.org/officeDocument/2006/relationships/hyperlink" Target="https://archivesspace.mit.edu/repositories/2/archival_objects/348899" TargetMode="External"/><Relationship Id="rId2083" Type="http://schemas.openxmlformats.org/officeDocument/2006/relationships/hyperlink" Target="https://archivesspace.mit.edu/repositories/2/archival_objects/349063" TargetMode="External"/><Relationship Id="rId2290" Type="http://schemas.openxmlformats.org/officeDocument/2006/relationships/hyperlink" Target="https://archivesspace.mit.edu/repositories/2/archival_objects/349270" TargetMode="External"/><Relationship Id="rId262" Type="http://schemas.openxmlformats.org/officeDocument/2006/relationships/hyperlink" Target="https://archive.computerhistory.org/resources/text/Knuth_Don_X4100/PDF_index/KnuthDigitalArchive-Index.html" TargetMode="External"/><Relationship Id="rId567" Type="http://schemas.openxmlformats.org/officeDocument/2006/relationships/hyperlink" Target="http://bitsavers.informatik.uni-stuttgart.de/pdf/mit/whirlwind/M-series/M-2828_Biweekly_Report_May_16_1954.pdf" TargetMode="External"/><Relationship Id="rId1197" Type="http://schemas.openxmlformats.org/officeDocument/2006/relationships/hyperlink" Target="https://archivesspace.mit.edu/repositories/2/archival_objects/348177" TargetMode="External"/><Relationship Id="rId2150" Type="http://schemas.openxmlformats.org/officeDocument/2006/relationships/hyperlink" Target="https://archivesspace.mit.edu/repositories/2/archival_objects/349130" TargetMode="External"/><Relationship Id="rId2248" Type="http://schemas.openxmlformats.org/officeDocument/2006/relationships/hyperlink" Target="https://archivesspace.mit.edu/repositories/2/archival_objects/349228" TargetMode="External"/><Relationship Id="rId122" Type="http://schemas.openxmlformats.org/officeDocument/2006/relationships/hyperlink" Target="https://libraries.mit.edu/archives/research/collections/collections-mc/mc665.html" TargetMode="External"/><Relationship Id="rId774" Type="http://schemas.openxmlformats.org/officeDocument/2006/relationships/hyperlink" Target="https://archivesspace.mit.edu/repositories/2/archival_objects/347754" TargetMode="External"/><Relationship Id="rId981" Type="http://schemas.openxmlformats.org/officeDocument/2006/relationships/hyperlink" Target="https://archivesspace.mit.edu/repositories/2/archival_objects/347961" TargetMode="External"/><Relationship Id="rId1057" Type="http://schemas.openxmlformats.org/officeDocument/2006/relationships/hyperlink" Target="https://archivesspace.mit.edu/repositories/2/archival_objects/348037" TargetMode="External"/><Relationship Id="rId2010" Type="http://schemas.openxmlformats.org/officeDocument/2006/relationships/hyperlink" Target="https://archivesspace.mit.edu/repositories/2/archival_objects/348990" TargetMode="External"/><Relationship Id="rId427" Type="http://schemas.openxmlformats.org/officeDocument/2006/relationships/hyperlink" Target="http://bitsavers.informatik.uni-stuttgart.de/pdf/mit/whirlwind/DCL-series/DCL-126_Biweekly_Report_April_15_1956.pdf" TargetMode="External"/><Relationship Id="rId634" Type="http://schemas.openxmlformats.org/officeDocument/2006/relationships/hyperlink" Target="https://www.ed-thelen.org/comp-hist/BRL61-w.html" TargetMode="External"/><Relationship Id="rId841" Type="http://schemas.openxmlformats.org/officeDocument/2006/relationships/hyperlink" Target="https://archivesspace.mit.edu/repositories/2/archival_objects/347821" TargetMode="External"/><Relationship Id="rId1264" Type="http://schemas.openxmlformats.org/officeDocument/2006/relationships/hyperlink" Target="https://archivesspace.mit.edu/repositories/2/archival_objects/348244" TargetMode="External"/><Relationship Id="rId1471" Type="http://schemas.openxmlformats.org/officeDocument/2006/relationships/hyperlink" Target="https://archivesspace.mit.edu/repositories/2/archival_objects/348451" TargetMode="External"/><Relationship Id="rId1569" Type="http://schemas.openxmlformats.org/officeDocument/2006/relationships/hyperlink" Target="https://archivesspace.mit.edu/repositories/2/archival_objects/348549" TargetMode="External"/><Relationship Id="rId2108" Type="http://schemas.openxmlformats.org/officeDocument/2006/relationships/hyperlink" Target="https://archivesspace.mit.edu/repositories/2/archival_objects/349088" TargetMode="External"/><Relationship Id="rId2315" Type="http://schemas.openxmlformats.org/officeDocument/2006/relationships/hyperlink" Target="https://archivesspace.mit.edu/repositories/2/archival_objects/349295" TargetMode="External"/><Relationship Id="rId701" Type="http://schemas.openxmlformats.org/officeDocument/2006/relationships/hyperlink" Target="http://hopl.info/showlanguage.prx?exp=5256&amp;language=Whirlwind" TargetMode="External"/><Relationship Id="rId939" Type="http://schemas.openxmlformats.org/officeDocument/2006/relationships/hyperlink" Target="https://archivesspace.mit.edu/repositories/2/archival_objects/347919" TargetMode="External"/><Relationship Id="rId1124" Type="http://schemas.openxmlformats.org/officeDocument/2006/relationships/hyperlink" Target="https://archivesspace.mit.edu/repositories/2/archival_objects/348104" TargetMode="External"/><Relationship Id="rId1331" Type="http://schemas.openxmlformats.org/officeDocument/2006/relationships/hyperlink" Target="https://archivesspace.mit.edu/repositories/2/archival_objects/348311" TargetMode="External"/><Relationship Id="rId1776" Type="http://schemas.openxmlformats.org/officeDocument/2006/relationships/hyperlink" Target="https://archivesspace.mit.edu/repositories/2/archival_objects/348756" TargetMode="External"/><Relationship Id="rId1983" Type="http://schemas.openxmlformats.org/officeDocument/2006/relationships/hyperlink" Target="https://archivesspace.mit.edu/repositories/2/archival_objects/348963" TargetMode="External"/><Relationship Id="rId68" Type="http://schemas.openxmlformats.org/officeDocument/2006/relationships/hyperlink" Target="http://tcm.computerhistory.org/CHMfiles/DCM,%20Operations%20-%20Smithsonian%201981-1984.pdf" TargetMode="External"/><Relationship Id="rId1429" Type="http://schemas.openxmlformats.org/officeDocument/2006/relationships/hyperlink" Target="https://archivesspace.mit.edu/repositories/2/archival_objects/348409" TargetMode="External"/><Relationship Id="rId1636" Type="http://schemas.openxmlformats.org/officeDocument/2006/relationships/hyperlink" Target="https://archivesspace.mit.edu/repositories/2/archival_objects/348616" TargetMode="External"/><Relationship Id="rId1843" Type="http://schemas.openxmlformats.org/officeDocument/2006/relationships/hyperlink" Target="https://archivesspace.mit.edu/repositories/2/archival_objects/348823" TargetMode="External"/><Relationship Id="rId1703" Type="http://schemas.openxmlformats.org/officeDocument/2006/relationships/hyperlink" Target="https://archivesspace.mit.edu/repositories/2/archival_objects/348683" TargetMode="External"/><Relationship Id="rId1910" Type="http://schemas.openxmlformats.org/officeDocument/2006/relationships/hyperlink" Target="https://archivesspace.mit.edu/repositories/2/archival_objects/348890" TargetMode="External"/><Relationship Id="rId284" Type="http://schemas.openxmlformats.org/officeDocument/2006/relationships/hyperlink" Target="https://dspace.mit.edu/handle/1721.1/28022" TargetMode="External"/><Relationship Id="rId491" Type="http://schemas.openxmlformats.org/officeDocument/2006/relationships/hyperlink" Target="http://bitsavers.informatik.uni-stuttgart.de/pdf/mit/whirlwind/M-series/2M-0343_Whirlwind_I_Test_Storage_Modification_Mar59.pdf" TargetMode="External"/><Relationship Id="rId2172" Type="http://schemas.openxmlformats.org/officeDocument/2006/relationships/hyperlink" Target="https://archivesspace.mit.edu/repositories/2/archival_objects/349152" TargetMode="External"/><Relationship Id="rId144" Type="http://schemas.openxmlformats.org/officeDocument/2006/relationships/hyperlink" Target="https://eds.b.ebscohost.com/eds/results?vid=7&amp;sid=17b43bfe-a65a-424d-8360-23d61622efed%40sessionmgr4006&amp;bquery=TI+Progress+of+the+whirlwind+computer+towards+an+automatic+programming+procedure&amp;bdata=JnR5cGU9MCZzZWFyY2hNb2RlPUFuZCZzaXRlPWVkcy1saXZlJnNjb3BlPXNpdGU%3d" TargetMode="External"/><Relationship Id="rId589" Type="http://schemas.openxmlformats.org/officeDocument/2006/relationships/hyperlink" Target="http://bitsavers.informatik.uni-stuttgart.de/pdf/mit/whirlwind/R-series/R-183_MIT_Electrostatic_Storage_Tube_Apr50.pdf" TargetMode="External"/><Relationship Id="rId796" Type="http://schemas.openxmlformats.org/officeDocument/2006/relationships/hyperlink" Target="https://archivesspace.mit.edu/repositories/2/archival_objects/347776" TargetMode="External"/><Relationship Id="rId351" Type="http://schemas.openxmlformats.org/officeDocument/2006/relationships/hyperlink" Target="http://bitsavers.informatik.uni-stuttgart.de/pdf/mit/whirlwind/DCL-series/DCL-022-1_Modifications_to_the_Utility_Control_Program_Jul55.pdf" TargetMode="External"/><Relationship Id="rId449" Type="http://schemas.openxmlformats.org/officeDocument/2006/relationships/hyperlink" Target="http://bitsavers.informatik.uni-stuttgart.de/pdf/mit/whirlwind/DCL-series/DCL-169_Biweekly_Report_March_31_1957.pdf" TargetMode="External"/><Relationship Id="rId656" Type="http://schemas.openxmlformats.org/officeDocument/2006/relationships/hyperlink" Target="https://ieeexplore.ieee.org/author/37689186000" TargetMode="External"/><Relationship Id="rId863" Type="http://schemas.openxmlformats.org/officeDocument/2006/relationships/hyperlink" Target="https://archivesspace.mit.edu/repositories/2/archival_objects/347843" TargetMode="External"/><Relationship Id="rId1079" Type="http://schemas.openxmlformats.org/officeDocument/2006/relationships/hyperlink" Target="https://archivesspace.mit.edu/repositories/2/archival_objects/348059" TargetMode="External"/><Relationship Id="rId1286" Type="http://schemas.openxmlformats.org/officeDocument/2006/relationships/hyperlink" Target="https://archivesspace.mit.edu/repositories/2/archival_objects/348266" TargetMode="External"/><Relationship Id="rId1493" Type="http://schemas.openxmlformats.org/officeDocument/2006/relationships/hyperlink" Target="https://archivesspace.mit.edu/repositories/2/archival_objects/348473" TargetMode="External"/><Relationship Id="rId2032" Type="http://schemas.openxmlformats.org/officeDocument/2006/relationships/hyperlink" Target="https://archivesspace.mit.edu/repositories/2/archival_objects/349012" TargetMode="External"/><Relationship Id="rId2337" Type="http://schemas.openxmlformats.org/officeDocument/2006/relationships/hyperlink" Target="https://archivesspace.mit.edu/repositories/2/archival_objects/349317" TargetMode="External"/><Relationship Id="rId211" Type="http://schemas.openxmlformats.org/officeDocument/2006/relationships/hyperlink" Target="https://documents2.theblackvault.com/afhracollection/ADC%20Command%20Historical%20Studies%20(Select%201-40)/ADC%20Historical%20Study%20%23%2030%20Interceptor%20Missiles%20in%20Air%20Defense%201944-1964.pdf" TargetMode="External"/><Relationship Id="rId309" Type="http://schemas.openxmlformats.org/officeDocument/2006/relationships/hyperlink" Target="http://bitsavers.informatik.uni-stuttgart.de/pdf/mit/whirlwind/?C=S;O=A" TargetMode="External"/><Relationship Id="rId516" Type="http://schemas.openxmlformats.org/officeDocument/2006/relationships/hyperlink" Target="http://bitsavers.informatik.uni-stuttgart.de/pdf/mit/whirlwind/M-series/M-1562_Whirlwind_II_Meeting_of_July_18_1952.pdf" TargetMode="External"/><Relationship Id="rId1146" Type="http://schemas.openxmlformats.org/officeDocument/2006/relationships/hyperlink" Target="https://archivesspace.mit.edu/repositories/2/archival_objects/348126" TargetMode="External"/><Relationship Id="rId1798" Type="http://schemas.openxmlformats.org/officeDocument/2006/relationships/hyperlink" Target="https://archivesspace.mit.edu/repositories/2/archival_objects/348778" TargetMode="External"/><Relationship Id="rId723" Type="http://schemas.openxmlformats.org/officeDocument/2006/relationships/hyperlink" Target="https://archivesspace.mit.edu/agents/people/684" TargetMode="External"/><Relationship Id="rId930" Type="http://schemas.openxmlformats.org/officeDocument/2006/relationships/hyperlink" Target="https://archivesspace.mit.edu/repositories/2/archival_objects/347910" TargetMode="External"/><Relationship Id="rId1006" Type="http://schemas.openxmlformats.org/officeDocument/2006/relationships/hyperlink" Target="https://archivesspace.mit.edu/repositories/2/archival_objects/347986" TargetMode="External"/><Relationship Id="rId1353" Type="http://schemas.openxmlformats.org/officeDocument/2006/relationships/hyperlink" Target="https://archivesspace.mit.edu/repositories/2/archival_objects/348333" TargetMode="External"/><Relationship Id="rId1560" Type="http://schemas.openxmlformats.org/officeDocument/2006/relationships/hyperlink" Target="https://archivesspace.mit.edu/repositories/2/archival_objects/348540" TargetMode="External"/><Relationship Id="rId1658" Type="http://schemas.openxmlformats.org/officeDocument/2006/relationships/hyperlink" Target="https://archivesspace.mit.edu/repositories/2/archival_objects/348638" TargetMode="External"/><Relationship Id="rId1865" Type="http://schemas.openxmlformats.org/officeDocument/2006/relationships/hyperlink" Target="https://archivesspace.mit.edu/repositories/2/archival_objects/348845" TargetMode="External"/><Relationship Id="rId1213" Type="http://schemas.openxmlformats.org/officeDocument/2006/relationships/hyperlink" Target="https://archivesspace.mit.edu/repositories/2/archival_objects/348193" TargetMode="External"/><Relationship Id="rId1420" Type="http://schemas.openxmlformats.org/officeDocument/2006/relationships/hyperlink" Target="https://archivesspace.mit.edu/repositories/2/archival_objects/348400" TargetMode="External"/><Relationship Id="rId1518" Type="http://schemas.openxmlformats.org/officeDocument/2006/relationships/hyperlink" Target="https://archivesspace.mit.edu/repositories/2/archival_objects/348498" TargetMode="External"/><Relationship Id="rId1725" Type="http://schemas.openxmlformats.org/officeDocument/2006/relationships/hyperlink" Target="https://archivesspace.mit.edu/repositories/2/archival_objects/348705" TargetMode="External"/><Relationship Id="rId1932" Type="http://schemas.openxmlformats.org/officeDocument/2006/relationships/hyperlink" Target="https://archivesspace.mit.edu/repositories/2/archival_objects/348912" TargetMode="External"/><Relationship Id="rId17" Type="http://schemas.openxmlformats.org/officeDocument/2006/relationships/hyperlink" Target="https://github.com/blstuart/eniac-simulator" TargetMode="External"/><Relationship Id="rId2194" Type="http://schemas.openxmlformats.org/officeDocument/2006/relationships/hyperlink" Target="https://archivesspace.mit.edu/repositories/2/archival_objects/349174" TargetMode="External"/><Relationship Id="rId166" Type="http://schemas.openxmlformats.org/officeDocument/2006/relationships/hyperlink" Target="https://apps.dtic.mil/dtic/tr/fulltext/u2/a032123.pdf" TargetMode="External"/><Relationship Id="rId373" Type="http://schemas.openxmlformats.org/officeDocument/2006/relationships/hyperlink" Target="http://bitsavers.informatik.uni-stuttgart.de/pdf/mit/whirlwind/DCL-series/DCL-053_Biweekly_Report_February_21_1955.pdf" TargetMode="External"/><Relationship Id="rId580" Type="http://schemas.openxmlformats.org/officeDocument/2006/relationships/hyperlink" Target="http://bitsavers.informatik.uni-stuttgart.de/pdf/mit/whirlwind/R-series/?C=M;O=A" TargetMode="External"/><Relationship Id="rId2054" Type="http://schemas.openxmlformats.org/officeDocument/2006/relationships/hyperlink" Target="https://archivesspace.mit.edu/repositories/2/archival_objects/349034" TargetMode="External"/><Relationship Id="rId2261" Type="http://schemas.openxmlformats.org/officeDocument/2006/relationships/hyperlink" Target="https://archivesspace.mit.edu/repositories/2/archival_objects/349241" TargetMode="External"/><Relationship Id="rId1" Type="http://schemas.openxmlformats.org/officeDocument/2006/relationships/customXml" Target="../customXml/item1.xml"/><Relationship Id="rId233" Type="http://schemas.openxmlformats.org/officeDocument/2006/relationships/hyperlink" Target="https://ndupress.ndu.edu/Media/News/News-Article-View/Article/2019417/the-chain-home-early-warning-radar-system-a-case-study-in-defense-innovation/" TargetMode="External"/><Relationship Id="rId440" Type="http://schemas.openxmlformats.org/officeDocument/2006/relationships/hyperlink" Target="http://bitsavers.informatik.uni-stuttgart.de/pdf/mit/whirlwind/DCL-series/DCL-152_Biweekly_Report_November_11_1956.pdf" TargetMode="External"/><Relationship Id="rId678" Type="http://schemas.openxmlformats.org/officeDocument/2006/relationships/hyperlink" Target="https://people.computing.clemson.edu/~mark/hist.html" TargetMode="External"/><Relationship Id="rId885" Type="http://schemas.openxmlformats.org/officeDocument/2006/relationships/hyperlink" Target="https://archivesspace.mit.edu/repositories/2/archival_objects/347865" TargetMode="External"/><Relationship Id="rId1070" Type="http://schemas.openxmlformats.org/officeDocument/2006/relationships/hyperlink" Target="https://archivesspace.mit.edu/repositories/2/archival_objects/348050" TargetMode="External"/><Relationship Id="rId2121" Type="http://schemas.openxmlformats.org/officeDocument/2006/relationships/hyperlink" Target="https://archivesspace.mit.edu/repositories/2/archival_objects/349101" TargetMode="External"/><Relationship Id="rId2359" Type="http://schemas.openxmlformats.org/officeDocument/2006/relationships/hyperlink" Target="https://archivesspace.mit.edu/repositories/2/archival_objects/349339" TargetMode="External"/><Relationship Id="rId300" Type="http://schemas.openxmlformats.org/officeDocument/2006/relationships/image" Target="media/image41.png"/><Relationship Id="rId538" Type="http://schemas.openxmlformats.org/officeDocument/2006/relationships/hyperlink" Target="http://bitsavers.informatik.uni-stuttgart.de/pdf/mit/whirlwind/M-series/M-2308_Biweekly_Report_July_13_1953.pdf" TargetMode="External"/><Relationship Id="rId745" Type="http://schemas.openxmlformats.org/officeDocument/2006/relationships/hyperlink" Target="https://archivesspace.mit.edu/repositories/2/archival_objects/276930" TargetMode="External"/><Relationship Id="rId952" Type="http://schemas.openxmlformats.org/officeDocument/2006/relationships/hyperlink" Target="https://archivesspace.mit.edu/repositories/2/archival_objects/347932" TargetMode="External"/><Relationship Id="rId1168" Type="http://schemas.openxmlformats.org/officeDocument/2006/relationships/hyperlink" Target="https://archivesspace.mit.edu/repositories/2/archival_objects/348148" TargetMode="External"/><Relationship Id="rId1375" Type="http://schemas.openxmlformats.org/officeDocument/2006/relationships/hyperlink" Target="https://archivesspace.mit.edu/repositories/2/archival_objects/348355" TargetMode="External"/><Relationship Id="rId1582" Type="http://schemas.openxmlformats.org/officeDocument/2006/relationships/hyperlink" Target="https://archivesspace.mit.edu/repositories/2/archival_objects/348562" TargetMode="External"/><Relationship Id="rId2219" Type="http://schemas.openxmlformats.org/officeDocument/2006/relationships/hyperlink" Target="https://archivesspace.mit.edu/repositories/2/archival_objects/349199" TargetMode="External"/><Relationship Id="rId81" Type="http://schemas.openxmlformats.org/officeDocument/2006/relationships/hyperlink" Target="https://www.amazon.com/dp/B0138MJL2O/ref=dp-kindle-redirect?_encoding=UTF8&amp;btkr=1" TargetMode="External"/><Relationship Id="rId605" Type="http://schemas.openxmlformats.org/officeDocument/2006/relationships/image" Target="media/image43.png"/><Relationship Id="rId812" Type="http://schemas.openxmlformats.org/officeDocument/2006/relationships/hyperlink" Target="https://archivesspace.mit.edu/repositories/2/archival_objects/347792" TargetMode="External"/><Relationship Id="rId1028" Type="http://schemas.openxmlformats.org/officeDocument/2006/relationships/hyperlink" Target="https://archivesspace.mit.edu/repositories/2/archival_objects/348008" TargetMode="External"/><Relationship Id="rId1235" Type="http://schemas.openxmlformats.org/officeDocument/2006/relationships/hyperlink" Target="https://archivesspace.mit.edu/repositories/2/archival_objects/348215" TargetMode="External"/><Relationship Id="rId1442" Type="http://schemas.openxmlformats.org/officeDocument/2006/relationships/hyperlink" Target="https://archivesspace.mit.edu/repositories/2/archival_objects/348422" TargetMode="External"/><Relationship Id="rId1887" Type="http://schemas.openxmlformats.org/officeDocument/2006/relationships/hyperlink" Target="https://archivesspace.mit.edu/repositories/2/archival_objects/348867" TargetMode="External"/><Relationship Id="rId1302" Type="http://schemas.openxmlformats.org/officeDocument/2006/relationships/hyperlink" Target="https://archivesspace.mit.edu/repositories/2/archival_objects/348282" TargetMode="External"/><Relationship Id="rId1747" Type="http://schemas.openxmlformats.org/officeDocument/2006/relationships/hyperlink" Target="https://archivesspace.mit.edu/repositories/2/archival_objects/348727" TargetMode="External"/><Relationship Id="rId1954" Type="http://schemas.openxmlformats.org/officeDocument/2006/relationships/hyperlink" Target="https://archivesspace.mit.edu/repositories/2/archival_objects/348934" TargetMode="External"/><Relationship Id="rId39" Type="http://schemas.openxmlformats.org/officeDocument/2006/relationships/hyperlink" Target="https://www.youtube.com/watch?v=2lK8W4iOH9w" TargetMode="External"/><Relationship Id="rId1607" Type="http://schemas.openxmlformats.org/officeDocument/2006/relationships/hyperlink" Target="https://archivesspace.mit.edu/repositories/2/archival_objects/348587" TargetMode="External"/><Relationship Id="rId1814" Type="http://schemas.openxmlformats.org/officeDocument/2006/relationships/hyperlink" Target="https://archivesspace.mit.edu/repositories/2/archival_objects/348794" TargetMode="External"/><Relationship Id="rId188" Type="http://schemas.openxmlformats.org/officeDocument/2006/relationships/hyperlink" Target="https://walden-family.com/texland/tb109walden-preprint.pdf" TargetMode="External"/><Relationship Id="rId395" Type="http://schemas.openxmlformats.org/officeDocument/2006/relationships/hyperlink" Target="http://bitsavers.informatik.uni-stuttgart.de/pdf/mit/whirlwind/DCL-series/DCL-085_Biweekly_Report_Jun_27_1955.pdf" TargetMode="External"/><Relationship Id="rId2076" Type="http://schemas.openxmlformats.org/officeDocument/2006/relationships/hyperlink" Target="https://archivesspace.mit.edu/repositories/2/archival_objects/349056" TargetMode="External"/><Relationship Id="rId2283" Type="http://schemas.openxmlformats.org/officeDocument/2006/relationships/hyperlink" Target="https://archivesspace.mit.edu/repositories/2/archival_objects/349263" TargetMode="External"/><Relationship Id="rId255" Type="http://schemas.openxmlformats.org/officeDocument/2006/relationships/hyperlink" Target="https://archive.computerhistory.org/resources/access/text/2016/06/102724583-05-01-acc.pdf" TargetMode="External"/><Relationship Id="rId462" Type="http://schemas.openxmlformats.org/officeDocument/2006/relationships/hyperlink" Target="http://bitsavers.informatik.uni-stuttgart.de/pdf/mit/whirlwind/E-series/E-364_A_Program_For_Translation_of_Mathematical_Equations_For_Whirlwind_I_Jan54.pdf" TargetMode="External"/><Relationship Id="rId1092" Type="http://schemas.openxmlformats.org/officeDocument/2006/relationships/hyperlink" Target="https://archivesspace.mit.edu/repositories/2/archival_objects/348072" TargetMode="External"/><Relationship Id="rId1397" Type="http://schemas.openxmlformats.org/officeDocument/2006/relationships/hyperlink" Target="https://archivesspace.mit.edu/repositories/2/archival_objects/348377" TargetMode="External"/><Relationship Id="rId2143" Type="http://schemas.openxmlformats.org/officeDocument/2006/relationships/hyperlink" Target="https://archivesspace.mit.edu/repositories/2/archival_objects/349123" TargetMode="External"/><Relationship Id="rId2350" Type="http://schemas.openxmlformats.org/officeDocument/2006/relationships/hyperlink" Target="https://archivesspace.mit.edu/repositories/2/archival_objects/349330" TargetMode="External"/><Relationship Id="rId115" Type="http://schemas.openxmlformats.org/officeDocument/2006/relationships/hyperlink" Target="https://dome.mit.edu/bitstream/handle/1721.3/46022/MC665_r14_6M-4386.pdf?sequence=1" TargetMode="External"/><Relationship Id="rId322" Type="http://schemas.openxmlformats.org/officeDocument/2006/relationships/hyperlink" Target="http://bitsavers.informatik.uni-stuttgart.de/pdf/mit/whirlwind/WhirlwindPgmgNotes.pdf" TargetMode="External"/><Relationship Id="rId767" Type="http://schemas.openxmlformats.org/officeDocument/2006/relationships/hyperlink" Target="https://archivesspace.mit.edu/repositories/2/archival_objects/276952" TargetMode="External"/><Relationship Id="rId974" Type="http://schemas.openxmlformats.org/officeDocument/2006/relationships/hyperlink" Target="https://archivesspace.mit.edu/repositories/2/archival_objects/347954" TargetMode="External"/><Relationship Id="rId2003" Type="http://schemas.openxmlformats.org/officeDocument/2006/relationships/hyperlink" Target="https://archivesspace.mit.edu/repositories/2/archival_objects/348983" TargetMode="External"/><Relationship Id="rId2210" Type="http://schemas.openxmlformats.org/officeDocument/2006/relationships/hyperlink" Target="https://archivesspace.mit.edu/repositories/2/archival_objects/349190" TargetMode="External"/><Relationship Id="rId627" Type="http://schemas.openxmlformats.org/officeDocument/2006/relationships/hyperlink" Target="http://www.bitsavers.org/pdf/mit/lincolnLaboratory/mtc/MTC_Service_Manual_Apr57.pdf" TargetMode="External"/><Relationship Id="rId834" Type="http://schemas.openxmlformats.org/officeDocument/2006/relationships/hyperlink" Target="https://archivesspace.mit.edu/repositories/2/archival_objects/347814" TargetMode="External"/><Relationship Id="rId1257" Type="http://schemas.openxmlformats.org/officeDocument/2006/relationships/hyperlink" Target="https://archivesspace.mit.edu/repositories/2/archival_objects/348237" TargetMode="External"/><Relationship Id="rId1464" Type="http://schemas.openxmlformats.org/officeDocument/2006/relationships/hyperlink" Target="https://archivesspace.mit.edu/repositories/2/archival_objects/348444" TargetMode="External"/><Relationship Id="rId1671" Type="http://schemas.openxmlformats.org/officeDocument/2006/relationships/hyperlink" Target="https://archivesspace.mit.edu/repositories/2/archival_objects/348651" TargetMode="External"/><Relationship Id="rId2308" Type="http://schemas.openxmlformats.org/officeDocument/2006/relationships/hyperlink" Target="https://archivesspace.mit.edu/repositories/2/archival_objects/349288" TargetMode="External"/><Relationship Id="rId901" Type="http://schemas.openxmlformats.org/officeDocument/2006/relationships/hyperlink" Target="https://archivesspace.mit.edu/repositories/2/archival_objects/347881" TargetMode="External"/><Relationship Id="rId1117" Type="http://schemas.openxmlformats.org/officeDocument/2006/relationships/hyperlink" Target="https://archivesspace.mit.edu/repositories/2/archival_objects/348097" TargetMode="External"/><Relationship Id="rId1324" Type="http://schemas.openxmlformats.org/officeDocument/2006/relationships/hyperlink" Target="https://archivesspace.mit.edu/repositories/2/archival_objects/348304" TargetMode="External"/><Relationship Id="rId1531" Type="http://schemas.openxmlformats.org/officeDocument/2006/relationships/hyperlink" Target="https://archivesspace.mit.edu/repositories/2/archival_objects/348511" TargetMode="External"/><Relationship Id="rId1769" Type="http://schemas.openxmlformats.org/officeDocument/2006/relationships/hyperlink" Target="https://archivesspace.mit.edu/repositories/2/archival_objects/348749" TargetMode="External"/><Relationship Id="rId1976" Type="http://schemas.openxmlformats.org/officeDocument/2006/relationships/hyperlink" Target="https://archivesspace.mit.edu/repositories/2/archival_objects/348956" TargetMode="External"/><Relationship Id="rId30" Type="http://schemas.openxmlformats.org/officeDocument/2006/relationships/hyperlink" Target="https://people.cs.clemson.edu/~mark/hist.html" TargetMode="External"/><Relationship Id="rId1629" Type="http://schemas.openxmlformats.org/officeDocument/2006/relationships/hyperlink" Target="https://archivesspace.mit.edu/repositories/2/archival_objects/348609" TargetMode="External"/><Relationship Id="rId1836" Type="http://schemas.openxmlformats.org/officeDocument/2006/relationships/hyperlink" Target="https://archivesspace.mit.edu/repositories/2/archival_objects/348816" TargetMode="External"/><Relationship Id="rId1903" Type="http://schemas.openxmlformats.org/officeDocument/2006/relationships/hyperlink" Target="https://archivesspace.mit.edu/repositories/2/archival_objects/348883" TargetMode="External"/><Relationship Id="rId2098" Type="http://schemas.openxmlformats.org/officeDocument/2006/relationships/hyperlink" Target="https://archivesspace.mit.edu/repositories/2/archival_objects/349078" TargetMode="External"/><Relationship Id="rId277" Type="http://schemas.openxmlformats.org/officeDocument/2006/relationships/hyperlink" Target="http://gordonbell.azurewebsites.net/TCMwebpage/index.html" TargetMode="External"/><Relationship Id="rId484" Type="http://schemas.openxmlformats.org/officeDocument/2006/relationships/hyperlink" Target="http://bitsavers.informatik.uni-stuttgart.de/pdf/mit/whirlwind/E-series/E-559_A_Free_Energy_Model_for_the_Hysteresis_Loop_Jun53.pdf" TargetMode="External"/><Relationship Id="rId2165" Type="http://schemas.openxmlformats.org/officeDocument/2006/relationships/hyperlink" Target="https://archivesspace.mit.edu/repositories/2/archival_objects/349145" TargetMode="External"/><Relationship Id="rId137" Type="http://schemas.openxmlformats.org/officeDocument/2006/relationships/hyperlink" Target="http://library.mit.edu:80/F/RCMVKMBLYUM94C7MEJKY7E14QFJXBLYE5S4CP48NYDH7UYPVJR-04259?func=item-global&amp;doc_library=MIT01&amp;doc_number=000689333&amp;year=&amp;volume=&amp;sub_library=ENG" TargetMode="External"/><Relationship Id="rId344" Type="http://schemas.openxmlformats.org/officeDocument/2006/relationships/hyperlink" Target="http://bitsavers.informatik.uni-stuttgart.de/pdf/mit/whirlwind/DCL-series/DCL-014_Biweekly_Report_September_20_1954.pdf" TargetMode="External"/><Relationship Id="rId691" Type="http://schemas.openxmlformats.org/officeDocument/2006/relationships/hyperlink" Target="mailto:dave.walden.family@gmail.com" TargetMode="External"/><Relationship Id="rId789" Type="http://schemas.openxmlformats.org/officeDocument/2006/relationships/hyperlink" Target="https://archivesspace.mit.edu/repositories/2/archival_objects/347769" TargetMode="External"/><Relationship Id="rId996" Type="http://schemas.openxmlformats.org/officeDocument/2006/relationships/hyperlink" Target="https://archivesspace.mit.edu/repositories/2/archival_objects/347976" TargetMode="External"/><Relationship Id="rId2025" Type="http://schemas.openxmlformats.org/officeDocument/2006/relationships/hyperlink" Target="https://archivesspace.mit.edu/repositories/2/archival_objects/349005" TargetMode="External"/><Relationship Id="rId2372" Type="http://schemas.openxmlformats.org/officeDocument/2006/relationships/hyperlink" Target="https://archivesspace.mit.edu/repositories/2/archival_objects/276972" TargetMode="External"/><Relationship Id="rId551" Type="http://schemas.openxmlformats.org/officeDocument/2006/relationships/hyperlink" Target="http://bitsavers.informatik.uni-stuttgart.de/pdf/mit/whirlwind/M-series/M-2568-1_Pulse_Responses_of_Ferrite_Memory_Cores_Sep54.pdf" TargetMode="External"/><Relationship Id="rId649" Type="http://schemas.openxmlformats.org/officeDocument/2006/relationships/hyperlink" Target="https://ieeexplore.ieee.org/document/4640765/citations?tabFilter=papers" TargetMode="External"/><Relationship Id="rId856" Type="http://schemas.openxmlformats.org/officeDocument/2006/relationships/hyperlink" Target="https://archivesspace.mit.edu/repositories/2/archival_objects/347836" TargetMode="External"/><Relationship Id="rId1181" Type="http://schemas.openxmlformats.org/officeDocument/2006/relationships/hyperlink" Target="https://archivesspace.mit.edu/repositories/2/archival_objects/348161" TargetMode="External"/><Relationship Id="rId1279" Type="http://schemas.openxmlformats.org/officeDocument/2006/relationships/hyperlink" Target="https://archivesspace.mit.edu/repositories/2/archival_objects/348259" TargetMode="External"/><Relationship Id="rId1486" Type="http://schemas.openxmlformats.org/officeDocument/2006/relationships/hyperlink" Target="https://archivesspace.mit.edu/repositories/2/archival_objects/348466" TargetMode="External"/><Relationship Id="rId2232" Type="http://schemas.openxmlformats.org/officeDocument/2006/relationships/hyperlink" Target="https://archivesspace.mit.edu/repositories/2/archival_objects/349212" TargetMode="External"/><Relationship Id="rId204" Type="http://schemas.openxmlformats.org/officeDocument/2006/relationships/hyperlink" Target="https://ece.engin.umich.edu/stories/thomas-b-a-senior-1928-2017-in-memoriam" TargetMode="External"/><Relationship Id="rId411" Type="http://schemas.openxmlformats.org/officeDocument/2006/relationships/hyperlink" Target="http://bitsavers.informatik.uni-stuttgart.de/pdf/mit/whirlwind/DCL-series/DCL-104_Biweekly_Report_October_2_1955.pdf" TargetMode="External"/><Relationship Id="rId509" Type="http://schemas.openxmlformats.org/officeDocument/2006/relationships/hyperlink" Target="http://bitsavers.informatik.uni-stuttgart.de/pdf/mit/whirlwind/M-series/M-1358_Operation_of_Magnetic_Drums_With_WWI_Dec51.pdf" TargetMode="External"/><Relationship Id="rId1041" Type="http://schemas.openxmlformats.org/officeDocument/2006/relationships/hyperlink" Target="https://archivesspace.mit.edu/repositories/2/archival_objects/348021" TargetMode="External"/><Relationship Id="rId1139" Type="http://schemas.openxmlformats.org/officeDocument/2006/relationships/hyperlink" Target="https://archivesspace.mit.edu/repositories/2/archival_objects/348119" TargetMode="External"/><Relationship Id="rId1346" Type="http://schemas.openxmlformats.org/officeDocument/2006/relationships/hyperlink" Target="https://archivesspace.mit.edu/repositories/2/archival_objects/348326" TargetMode="External"/><Relationship Id="rId1693" Type="http://schemas.openxmlformats.org/officeDocument/2006/relationships/hyperlink" Target="https://archivesspace.mit.edu/repositories/2/archival_objects/348673" TargetMode="External"/><Relationship Id="rId1998" Type="http://schemas.openxmlformats.org/officeDocument/2006/relationships/hyperlink" Target="https://archivesspace.mit.edu/repositories/2/archival_objects/348978" TargetMode="External"/><Relationship Id="rId716" Type="http://schemas.openxmlformats.org/officeDocument/2006/relationships/hyperlink" Target="https://libraries.mit.edu/" TargetMode="External"/><Relationship Id="rId923" Type="http://schemas.openxmlformats.org/officeDocument/2006/relationships/hyperlink" Target="https://archivesspace.mit.edu/repositories/2/archival_objects/347903" TargetMode="External"/><Relationship Id="rId1553" Type="http://schemas.openxmlformats.org/officeDocument/2006/relationships/hyperlink" Target="https://archivesspace.mit.edu/repositories/2/archival_objects/348533" TargetMode="External"/><Relationship Id="rId1760" Type="http://schemas.openxmlformats.org/officeDocument/2006/relationships/hyperlink" Target="https://archivesspace.mit.edu/repositories/2/archival_objects/348740" TargetMode="External"/><Relationship Id="rId1858" Type="http://schemas.openxmlformats.org/officeDocument/2006/relationships/hyperlink" Target="https://archivesspace.mit.edu/repositories/2/archival_objects/348838" TargetMode="External"/><Relationship Id="rId52" Type="http://schemas.openxmlformats.org/officeDocument/2006/relationships/hyperlink" Target="http://ethw.org/Oral-History:Judy_Clapp" TargetMode="External"/><Relationship Id="rId1206" Type="http://schemas.openxmlformats.org/officeDocument/2006/relationships/hyperlink" Target="https://archivesspace.mit.edu/repositories/2/archival_objects/348186" TargetMode="External"/><Relationship Id="rId1413" Type="http://schemas.openxmlformats.org/officeDocument/2006/relationships/hyperlink" Target="https://archivesspace.mit.edu/repositories/2/archival_objects/348393" TargetMode="External"/><Relationship Id="rId1620" Type="http://schemas.openxmlformats.org/officeDocument/2006/relationships/hyperlink" Target="https://archivesspace.mit.edu/repositories/2/archival_objects/348600" TargetMode="External"/><Relationship Id="rId1718" Type="http://schemas.openxmlformats.org/officeDocument/2006/relationships/hyperlink" Target="https://archivesspace.mit.edu/repositories/2/archival_objects/348698" TargetMode="External"/><Relationship Id="rId1925" Type="http://schemas.openxmlformats.org/officeDocument/2006/relationships/hyperlink" Target="https://archivesspace.mit.edu/repositories/2/archival_objects/348905" TargetMode="External"/><Relationship Id="rId299" Type="http://schemas.openxmlformats.org/officeDocument/2006/relationships/image" Target="media/image40.png"/><Relationship Id="rId2187" Type="http://schemas.openxmlformats.org/officeDocument/2006/relationships/hyperlink" Target="https://archivesspace.mit.edu/repositories/2/archival_objects/349167" TargetMode="External"/><Relationship Id="rId159" Type="http://schemas.openxmlformats.org/officeDocument/2006/relationships/hyperlink" Target="https://ai.eecs.umich.edu/people/conway/CSE/M.V.Wilkes/M.V.Wilkes-Tech.Memo.63.5.pdf" TargetMode="External"/><Relationship Id="rId366" Type="http://schemas.openxmlformats.org/officeDocument/2006/relationships/hyperlink" Target="http://bitsavers.informatik.uni-stuttgart.de/pdf/mit/whirlwind/DCL-series/DCL-041_An_ERA_1103_Translation_Program_Jan55.pdf" TargetMode="External"/><Relationship Id="rId573" Type="http://schemas.openxmlformats.org/officeDocument/2006/relationships/hyperlink" Target="http://bitsavers.informatik.uni-stuttgart.de/pdf/mit/whirlwind/M-series/M-2906-1_The_Tape_Preparation_Facility_at_Barta_Sep55.pdf" TargetMode="External"/><Relationship Id="rId780" Type="http://schemas.openxmlformats.org/officeDocument/2006/relationships/hyperlink" Target="https://archivesspace.mit.edu/repositories/2/archival_objects/347760" TargetMode="External"/><Relationship Id="rId2047" Type="http://schemas.openxmlformats.org/officeDocument/2006/relationships/hyperlink" Target="https://archivesspace.mit.edu/repositories/2/archival_objects/349027" TargetMode="External"/><Relationship Id="rId2254" Type="http://schemas.openxmlformats.org/officeDocument/2006/relationships/hyperlink" Target="https://archivesspace.mit.edu/repositories/2/archival_objects/349234" TargetMode="External"/><Relationship Id="rId226" Type="http://schemas.openxmlformats.org/officeDocument/2006/relationships/hyperlink" Target="https://www.engin.umich.edu/" TargetMode="External"/><Relationship Id="rId433" Type="http://schemas.openxmlformats.org/officeDocument/2006/relationships/hyperlink" Target="http://bitsavers.informatik.uni-stuttgart.de/pdf/mit/whirlwind/DCL-series/DCL-139_Biweekly_Report_September_2_1956.pdf" TargetMode="External"/><Relationship Id="rId878" Type="http://schemas.openxmlformats.org/officeDocument/2006/relationships/hyperlink" Target="https://archivesspace.mit.edu/repositories/2/archival_objects/347858" TargetMode="External"/><Relationship Id="rId1063" Type="http://schemas.openxmlformats.org/officeDocument/2006/relationships/hyperlink" Target="https://archivesspace.mit.edu/repositories/2/archival_objects/348043" TargetMode="External"/><Relationship Id="rId1270" Type="http://schemas.openxmlformats.org/officeDocument/2006/relationships/hyperlink" Target="https://archivesspace.mit.edu/repositories/2/archival_objects/348250" TargetMode="External"/><Relationship Id="rId2114" Type="http://schemas.openxmlformats.org/officeDocument/2006/relationships/hyperlink" Target="https://archivesspace.mit.edu/repositories/2/archival_objects/349094" TargetMode="External"/><Relationship Id="rId640" Type="http://schemas.openxmlformats.org/officeDocument/2006/relationships/hyperlink" Target="http://cognet.mit.edu/contributor/paul-edwards-n." TargetMode="External"/><Relationship Id="rId738" Type="http://schemas.openxmlformats.org/officeDocument/2006/relationships/hyperlink" Target="https://archivesspace.mit.edu/repositories/2/archival_objects/276913" TargetMode="External"/><Relationship Id="rId945" Type="http://schemas.openxmlformats.org/officeDocument/2006/relationships/hyperlink" Target="https://archivesspace.mit.edu/repositories/2/archival_objects/347925" TargetMode="External"/><Relationship Id="rId1368" Type="http://schemas.openxmlformats.org/officeDocument/2006/relationships/hyperlink" Target="https://archivesspace.mit.edu/repositories/2/archival_objects/348348" TargetMode="External"/><Relationship Id="rId1575" Type="http://schemas.openxmlformats.org/officeDocument/2006/relationships/hyperlink" Target="https://archivesspace.mit.edu/repositories/2/archival_objects/348555" TargetMode="External"/><Relationship Id="rId1782" Type="http://schemas.openxmlformats.org/officeDocument/2006/relationships/hyperlink" Target="https://archivesspace.mit.edu/repositories/2/archival_objects/348762" TargetMode="External"/><Relationship Id="rId2321" Type="http://schemas.openxmlformats.org/officeDocument/2006/relationships/hyperlink" Target="https://archivesspace.mit.edu/repositories/2/archival_objects/349301" TargetMode="External"/><Relationship Id="rId74" Type="http://schemas.openxmlformats.org/officeDocument/2006/relationships/hyperlink" Target="http://ed-thelen.org/comp-hist/TCMR-V22.pdf" TargetMode="External"/><Relationship Id="rId500" Type="http://schemas.openxmlformats.org/officeDocument/2006/relationships/hyperlink" Target="http://bitsavers.informatik.uni-stuttgart.de/pdf/mit/whirlwind/M-series/6M-4328_The_Influence_of_Chemistry_on_B-H_Loop_Shape_Coercivity_and_Flux-Reversal_Time_in_Ferrites_May56.pdf" TargetMode="External"/><Relationship Id="rId805" Type="http://schemas.openxmlformats.org/officeDocument/2006/relationships/hyperlink" Target="https://archivesspace.mit.edu/repositories/2/archival_objects/347785" TargetMode="External"/><Relationship Id="rId1130" Type="http://schemas.openxmlformats.org/officeDocument/2006/relationships/hyperlink" Target="https://archivesspace.mit.edu/repositories/2/archival_objects/348110" TargetMode="External"/><Relationship Id="rId1228" Type="http://schemas.openxmlformats.org/officeDocument/2006/relationships/hyperlink" Target="https://archivesspace.mit.edu/repositories/2/archival_objects/348208" TargetMode="External"/><Relationship Id="rId1435" Type="http://schemas.openxmlformats.org/officeDocument/2006/relationships/hyperlink" Target="https://archivesspace.mit.edu/repositories/2/archival_objects/348415" TargetMode="External"/><Relationship Id="rId1642" Type="http://schemas.openxmlformats.org/officeDocument/2006/relationships/hyperlink" Target="https://archivesspace.mit.edu/repositories/2/archival_objects/348622" TargetMode="External"/><Relationship Id="rId1947" Type="http://schemas.openxmlformats.org/officeDocument/2006/relationships/hyperlink" Target="https://archivesspace.mit.edu/repositories/2/archival_objects/348927" TargetMode="External"/><Relationship Id="rId1502" Type="http://schemas.openxmlformats.org/officeDocument/2006/relationships/hyperlink" Target="https://archivesspace.mit.edu/repositories/2/archival_objects/348482" TargetMode="External"/><Relationship Id="rId1807" Type="http://schemas.openxmlformats.org/officeDocument/2006/relationships/hyperlink" Target="https://archivesspace.mit.edu/repositories/2/archival_objects/348787" TargetMode="External"/><Relationship Id="rId290" Type="http://schemas.openxmlformats.org/officeDocument/2006/relationships/hyperlink" Target="file:///K:/guy/History-of-Computing/Whirlwind/Articles/G-Welchman-Course-Outline.pdf" TargetMode="External"/><Relationship Id="rId388" Type="http://schemas.openxmlformats.org/officeDocument/2006/relationships/hyperlink" Target="http://bitsavers.informatik.uni-stuttgart.de/pdf/mit/whirlwind/DCL-series/DCL-072_Biweekly_Report_May_2_1955.pdf" TargetMode="External"/><Relationship Id="rId2069" Type="http://schemas.openxmlformats.org/officeDocument/2006/relationships/hyperlink" Target="https://archivesspace.mit.edu/repositories/2/archival_objects/349049" TargetMode="External"/><Relationship Id="rId150" Type="http://schemas.openxmlformats.org/officeDocument/2006/relationships/hyperlink" Target="https://hollis.harvard.edu/primo-explore/search?query=sub%2Cexact%2CCalculators%2CAND&amp;search_scope=default_scope&amp;vid=HVD2&amp;mode=advanced" TargetMode="External"/><Relationship Id="rId595" Type="http://schemas.openxmlformats.org/officeDocument/2006/relationships/hyperlink" Target="http://bitsavers.informatik.uni-stuttgart.de/pdf/mit/whirlwind/R-series/R-210_Computer_Program_Synthesis_Based_on_Statistical_Communication_Theory_Sep52.pdf" TargetMode="External"/><Relationship Id="rId2276" Type="http://schemas.openxmlformats.org/officeDocument/2006/relationships/hyperlink" Target="https://archivesspace.mit.edu/repositories/2/archival_objects/349256" TargetMode="External"/><Relationship Id="rId248" Type="http://schemas.openxmlformats.org/officeDocument/2006/relationships/hyperlink" Target="https://archivesspace.mit.edu/repositories/2/archival_objects/276953" TargetMode="External"/><Relationship Id="rId455" Type="http://schemas.openxmlformats.org/officeDocument/2006/relationships/hyperlink" Target="http://bitsavers.informatik.uni-stuttgart.de/pdf/mit/whirlwind/DCL-series/DCL-178_Biweekly_Report_July_7_1957.pdf" TargetMode="External"/><Relationship Id="rId662" Type="http://schemas.openxmlformats.org/officeDocument/2006/relationships/hyperlink" Target="https://ieeexplore.ieee.org/document/4640770/" TargetMode="External"/><Relationship Id="rId1085" Type="http://schemas.openxmlformats.org/officeDocument/2006/relationships/hyperlink" Target="https://archivesspace.mit.edu/repositories/2/archival_objects/348065" TargetMode="External"/><Relationship Id="rId1292" Type="http://schemas.openxmlformats.org/officeDocument/2006/relationships/hyperlink" Target="https://archivesspace.mit.edu/repositories/2/archival_objects/348272" TargetMode="External"/><Relationship Id="rId2136" Type="http://schemas.openxmlformats.org/officeDocument/2006/relationships/hyperlink" Target="https://archivesspace.mit.edu/repositories/2/archival_objects/349116" TargetMode="External"/><Relationship Id="rId2343" Type="http://schemas.openxmlformats.org/officeDocument/2006/relationships/hyperlink" Target="https://archivesspace.mit.edu/repositories/2/archival_objects/349323" TargetMode="External"/><Relationship Id="rId108" Type="http://schemas.openxmlformats.org/officeDocument/2006/relationships/hyperlink" Target="http://bitsavers.informatik.uni-stuttgart.de/pdf/mit/whirlwind/?C=S;O=A" TargetMode="External"/><Relationship Id="rId315" Type="http://schemas.openxmlformats.org/officeDocument/2006/relationships/hyperlink" Target="http://bitsavers.informatik.uni-stuttgart.de/pdf/mit/whirlwind/Magnetic_Drum_System_WWI_Jun58.pdf" TargetMode="External"/><Relationship Id="rId522" Type="http://schemas.openxmlformats.org/officeDocument/2006/relationships/hyperlink" Target="http://bitsavers.informatik.uni-stuttgart.de/pdf/mit/whirlwind/M-series/M-1733_A_Word-by-Word_Mode_of_Operation_for_the_Paper_Tape_Punch_Nov52.pdf" TargetMode="External"/><Relationship Id="rId967" Type="http://schemas.openxmlformats.org/officeDocument/2006/relationships/hyperlink" Target="https://archivesspace.mit.edu/repositories/2/archival_objects/347947" TargetMode="External"/><Relationship Id="rId1152" Type="http://schemas.openxmlformats.org/officeDocument/2006/relationships/hyperlink" Target="https://archivesspace.mit.edu/repositories/2/archival_objects/348132" TargetMode="External"/><Relationship Id="rId1597" Type="http://schemas.openxmlformats.org/officeDocument/2006/relationships/hyperlink" Target="https://archivesspace.mit.edu/repositories/2/archival_objects/348577" TargetMode="External"/><Relationship Id="rId2203" Type="http://schemas.openxmlformats.org/officeDocument/2006/relationships/hyperlink" Target="https://archivesspace.mit.edu/repositories/2/archival_objects/349183" TargetMode="External"/><Relationship Id="rId96" Type="http://schemas.openxmlformats.org/officeDocument/2006/relationships/hyperlink" Target="http://bitsavers.org/pdf/mit/mitre/MITRE_Archive/AC006_WHIRLWIND_I_Computer_Collection_at_Smithsonian.pdf" TargetMode="External"/><Relationship Id="rId827" Type="http://schemas.openxmlformats.org/officeDocument/2006/relationships/hyperlink" Target="https://archivesspace.mit.edu/repositories/2/archival_objects/347807" TargetMode="External"/><Relationship Id="rId1012" Type="http://schemas.openxmlformats.org/officeDocument/2006/relationships/hyperlink" Target="https://archivesspace.mit.edu/repositories/2/archival_objects/347992" TargetMode="External"/><Relationship Id="rId1457" Type="http://schemas.openxmlformats.org/officeDocument/2006/relationships/hyperlink" Target="https://archivesspace.mit.edu/repositories/2/archival_objects/348437" TargetMode="External"/><Relationship Id="rId1664" Type="http://schemas.openxmlformats.org/officeDocument/2006/relationships/hyperlink" Target="https://archivesspace.mit.edu/repositories/2/archival_objects/348644" TargetMode="External"/><Relationship Id="rId1871" Type="http://schemas.openxmlformats.org/officeDocument/2006/relationships/hyperlink" Target="https://archivesspace.mit.edu/repositories/2/archival_objects/348851" TargetMode="External"/><Relationship Id="rId1317" Type="http://schemas.openxmlformats.org/officeDocument/2006/relationships/hyperlink" Target="https://archivesspace.mit.edu/repositories/2/archival_objects/348297" TargetMode="External"/><Relationship Id="rId1524" Type="http://schemas.openxmlformats.org/officeDocument/2006/relationships/hyperlink" Target="https://archivesspace.mit.edu/repositories/2/archival_objects/348504" TargetMode="External"/><Relationship Id="rId1731" Type="http://schemas.openxmlformats.org/officeDocument/2006/relationships/hyperlink" Target="https://archivesspace.mit.edu/repositories/2/archival_objects/348711" TargetMode="External"/><Relationship Id="rId1969" Type="http://schemas.openxmlformats.org/officeDocument/2006/relationships/hyperlink" Target="https://archivesspace.mit.edu/repositories/2/archival_objects/348949" TargetMode="External"/><Relationship Id="rId23" Type="http://schemas.openxmlformats.org/officeDocument/2006/relationships/hyperlink" Target="http://www.nzeldes.com/HOC/PluggableUnits.htm" TargetMode="External"/><Relationship Id="rId1829" Type="http://schemas.openxmlformats.org/officeDocument/2006/relationships/hyperlink" Target="https://archivesspace.mit.edu/repositories/2/archival_objects/348809" TargetMode="External"/><Relationship Id="rId2298" Type="http://schemas.openxmlformats.org/officeDocument/2006/relationships/hyperlink" Target="https://archivesspace.mit.edu/repositories/2/archival_objects/349278" TargetMode="External"/><Relationship Id="rId172" Type="http://schemas.openxmlformats.org/officeDocument/2006/relationships/hyperlink" Target="https://doc.lagout.org/science/0_Computer%20Science/0_Computer%20History/A%20History%20of%20Modern%20Computing,%202nd.pdf" TargetMode="External"/><Relationship Id="rId477" Type="http://schemas.openxmlformats.org/officeDocument/2006/relationships/hyperlink" Target="http://bitsavers.informatik.uni-stuttgart.de/pdf/mit/whirlwind/E-series/E-539_An_Approach_to_a_Rationale_in_Ferrite_Synthesis_Evaluation_of_Magnetic_Moments_Apr53.pdf" TargetMode="External"/><Relationship Id="rId684" Type="http://schemas.openxmlformats.org/officeDocument/2006/relationships/hyperlink" Target="https://concordlibrary.org/special-collections/oral-history/Forrester" TargetMode="External"/><Relationship Id="rId2060" Type="http://schemas.openxmlformats.org/officeDocument/2006/relationships/hyperlink" Target="https://archivesspace.mit.edu/repositories/2/archival_objects/349040" TargetMode="External"/><Relationship Id="rId2158" Type="http://schemas.openxmlformats.org/officeDocument/2006/relationships/hyperlink" Target="https://archivesspace.mit.edu/repositories/2/archival_objects/349138" TargetMode="External"/><Relationship Id="rId2365" Type="http://schemas.openxmlformats.org/officeDocument/2006/relationships/hyperlink" Target="https://archivesspace.mit.edu/repositories/2/archival_objects/349345" TargetMode="External"/><Relationship Id="rId337" Type="http://schemas.openxmlformats.org/officeDocument/2006/relationships/hyperlink" Target="http://bitsavers.informatik.uni-stuttgart.de/pdf/mit/whirlwind/DCL-series/DCL-005_A_Table_of_Powers_of_Two_Dec53.pdf" TargetMode="External"/><Relationship Id="rId891" Type="http://schemas.openxmlformats.org/officeDocument/2006/relationships/hyperlink" Target="https://archivesspace.mit.edu/repositories/2/archival_objects/347871" TargetMode="External"/><Relationship Id="rId989" Type="http://schemas.openxmlformats.org/officeDocument/2006/relationships/hyperlink" Target="https://archivesspace.mit.edu/repositories/2/archival_objects/347969" TargetMode="External"/><Relationship Id="rId2018" Type="http://schemas.openxmlformats.org/officeDocument/2006/relationships/hyperlink" Target="https://archivesspace.mit.edu/repositories/2/archival_objects/348998" TargetMode="External"/><Relationship Id="rId544" Type="http://schemas.openxmlformats.org/officeDocument/2006/relationships/hyperlink" Target="http://bitsavers.informatik.uni-stuttgart.de/pdf/mit/whirlwind/M-series/M-2416_Biweekly_Report_September_20_1953.pdf" TargetMode="External"/><Relationship Id="rId751" Type="http://schemas.openxmlformats.org/officeDocument/2006/relationships/hyperlink" Target="https://archivesspace.mit.edu/repositories/2/archival_objects/276936" TargetMode="External"/><Relationship Id="rId849" Type="http://schemas.openxmlformats.org/officeDocument/2006/relationships/hyperlink" Target="https://archivesspace.mit.edu/repositories/2/archival_objects/347829" TargetMode="External"/><Relationship Id="rId1174" Type="http://schemas.openxmlformats.org/officeDocument/2006/relationships/hyperlink" Target="https://archivesspace.mit.edu/repositories/2/archival_objects/348154" TargetMode="External"/><Relationship Id="rId1381" Type="http://schemas.openxmlformats.org/officeDocument/2006/relationships/hyperlink" Target="https://archivesspace.mit.edu/repositories/2/archival_objects/348361" TargetMode="External"/><Relationship Id="rId1479" Type="http://schemas.openxmlformats.org/officeDocument/2006/relationships/hyperlink" Target="https://archivesspace.mit.edu/repositories/2/archival_objects/348459" TargetMode="External"/><Relationship Id="rId1686" Type="http://schemas.openxmlformats.org/officeDocument/2006/relationships/hyperlink" Target="https://archivesspace.mit.edu/repositories/2/archival_objects/348666" TargetMode="External"/><Relationship Id="rId2225" Type="http://schemas.openxmlformats.org/officeDocument/2006/relationships/hyperlink" Target="https://archivesspace.mit.edu/repositories/2/archival_objects/349205" TargetMode="External"/><Relationship Id="rId404" Type="http://schemas.openxmlformats.org/officeDocument/2006/relationships/hyperlink" Target="http://bitsavers.informatik.uni-stuttgart.de/pdf/mit/whirlwind/DCL-series/DCL-094_Polynomial_Factorization_Jul55.pdf" TargetMode="External"/><Relationship Id="rId611" Type="http://schemas.openxmlformats.org/officeDocument/2006/relationships/hyperlink" Target="http://bitsavers.informatik.uni-stuttgart.de/pdf/mit/whirlwind/apt/APT_System_Volume_1_General_Description_of_the_APT_System_1959.pdf" TargetMode="External"/><Relationship Id="rId1034" Type="http://schemas.openxmlformats.org/officeDocument/2006/relationships/hyperlink" Target="https://archivesspace.mit.edu/repositories/2/archival_objects/348014" TargetMode="External"/><Relationship Id="rId1241" Type="http://schemas.openxmlformats.org/officeDocument/2006/relationships/hyperlink" Target="https://archivesspace.mit.edu/repositories/2/archival_objects/348221" TargetMode="External"/><Relationship Id="rId1339" Type="http://schemas.openxmlformats.org/officeDocument/2006/relationships/hyperlink" Target="https://archivesspace.mit.edu/repositories/2/archival_objects/348319" TargetMode="External"/><Relationship Id="rId1893" Type="http://schemas.openxmlformats.org/officeDocument/2006/relationships/hyperlink" Target="https://archivesspace.mit.edu/repositories/2/archival_objects/348873" TargetMode="External"/><Relationship Id="rId709" Type="http://schemas.openxmlformats.org/officeDocument/2006/relationships/hyperlink" Target="http://www.dtic.mil/docs/citations/AD0694604" TargetMode="External"/><Relationship Id="rId916" Type="http://schemas.openxmlformats.org/officeDocument/2006/relationships/hyperlink" Target="https://archivesspace.mit.edu/repositories/2/archival_objects/347896" TargetMode="External"/><Relationship Id="rId1101" Type="http://schemas.openxmlformats.org/officeDocument/2006/relationships/hyperlink" Target="https://archivesspace.mit.edu/repositories/2/archival_objects/348081" TargetMode="External"/><Relationship Id="rId1546" Type="http://schemas.openxmlformats.org/officeDocument/2006/relationships/hyperlink" Target="https://archivesspace.mit.edu/repositories/2/archival_objects/348526" TargetMode="External"/><Relationship Id="rId1753" Type="http://schemas.openxmlformats.org/officeDocument/2006/relationships/hyperlink" Target="https://archivesspace.mit.edu/repositories/2/archival_objects/348733" TargetMode="External"/><Relationship Id="rId1960" Type="http://schemas.openxmlformats.org/officeDocument/2006/relationships/hyperlink" Target="https://archivesspace.mit.edu/repositories/2/archival_objects/348940" TargetMode="External"/><Relationship Id="rId45" Type="http://schemas.openxmlformats.org/officeDocument/2006/relationships/hyperlink" Target="https://www.mitre.org/sites/default/files/pdf/SAGE-Air-Defense-System.pdf" TargetMode="External"/><Relationship Id="rId1406" Type="http://schemas.openxmlformats.org/officeDocument/2006/relationships/hyperlink" Target="https://archivesspace.mit.edu/repositories/2/archival_objects/348386" TargetMode="External"/><Relationship Id="rId1613" Type="http://schemas.openxmlformats.org/officeDocument/2006/relationships/hyperlink" Target="https://archivesspace.mit.edu/repositories/2/archival_objects/348593" TargetMode="External"/><Relationship Id="rId1820" Type="http://schemas.openxmlformats.org/officeDocument/2006/relationships/hyperlink" Target="https://archivesspace.mit.edu/repositories/2/archival_objects/348800" TargetMode="External"/><Relationship Id="rId194" Type="http://schemas.openxmlformats.org/officeDocument/2006/relationships/hyperlink" Target="mailto:guy.fedorkow@gmail.com" TargetMode="External"/><Relationship Id="rId1918" Type="http://schemas.openxmlformats.org/officeDocument/2006/relationships/hyperlink" Target="https://archivesspace.mit.edu/repositories/2/archival_objects/348898" TargetMode="External"/><Relationship Id="rId2082" Type="http://schemas.openxmlformats.org/officeDocument/2006/relationships/hyperlink" Target="https://archivesspace.mit.edu/repositories/2/archival_objects/349062" TargetMode="External"/><Relationship Id="rId261" Type="http://schemas.openxmlformats.org/officeDocument/2006/relationships/hyperlink" Target="http://www.bitsavers.org/pdf/mit/whirlwind/laning_interpreter/originalURL.txt" TargetMode="External"/><Relationship Id="rId499" Type="http://schemas.openxmlformats.org/officeDocument/2006/relationships/hyperlink" Target="http://bitsavers.informatik.uni-stuttgart.de/pdf/mit/whirlwind/M-series/6M-4153_The_Noise_Problem_in_the_Coincident-Current_Memory_Matrix_Feb56.pdf" TargetMode="External"/><Relationship Id="rId359" Type="http://schemas.openxmlformats.org/officeDocument/2006/relationships/hyperlink" Target="http://bitsavers.informatik.uni-stuttgart.de/pdf/mit/whirlwind/DCL-series/DCL-030_Biweekly_Report_November_29_1954.pdf" TargetMode="External"/><Relationship Id="rId566" Type="http://schemas.openxmlformats.org/officeDocument/2006/relationships/hyperlink" Target="http://bitsavers.informatik.uni-stuttgart.de/pdf/mit/whirlwind/M-series/M-2803_Magnetic_Core_Shift_Register_Evaluator_May54.pdf" TargetMode="External"/><Relationship Id="rId773" Type="http://schemas.openxmlformats.org/officeDocument/2006/relationships/hyperlink" Target="https://archivesspace.mit.edu/repositories/2/archival_objects/347753" TargetMode="External"/><Relationship Id="rId1196" Type="http://schemas.openxmlformats.org/officeDocument/2006/relationships/hyperlink" Target="https://archivesspace.mit.edu/repositories/2/archival_objects/348176" TargetMode="External"/><Relationship Id="rId2247" Type="http://schemas.openxmlformats.org/officeDocument/2006/relationships/hyperlink" Target="https://archivesspace.mit.edu/repositories/2/archival_objects/349227" TargetMode="External"/><Relationship Id="rId121" Type="http://schemas.openxmlformats.org/officeDocument/2006/relationships/hyperlink" Target="https://dome.mit.edu/bitstream/handle/1721.3/41256/MC665_r24_dn2.pdf?sequence=1" TargetMode="External"/><Relationship Id="rId219" Type="http://schemas.openxmlformats.org/officeDocument/2006/relationships/hyperlink" Target="https://findingaids.lib.umich.edu/catalog/umich-bhl-90132" TargetMode="External"/><Relationship Id="rId426" Type="http://schemas.openxmlformats.org/officeDocument/2006/relationships/hyperlink" Target="http://bitsavers.informatik.uni-stuttgart.de/pdf/mit/whirlwind/DCL-series/DCL-124_Biweekly_Report_April_1_1956.pdf" TargetMode="External"/><Relationship Id="rId633" Type="http://schemas.openxmlformats.org/officeDocument/2006/relationships/hyperlink" Target="https://apps.dtic.mil/sti/pdfs/AD0408567.pdf" TargetMode="External"/><Relationship Id="rId980" Type="http://schemas.openxmlformats.org/officeDocument/2006/relationships/hyperlink" Target="https://archivesspace.mit.edu/repositories/2/archival_objects/347960" TargetMode="External"/><Relationship Id="rId1056" Type="http://schemas.openxmlformats.org/officeDocument/2006/relationships/hyperlink" Target="https://archivesspace.mit.edu/repositories/2/archival_objects/348036" TargetMode="External"/><Relationship Id="rId1263" Type="http://schemas.openxmlformats.org/officeDocument/2006/relationships/hyperlink" Target="https://archivesspace.mit.edu/repositories/2/archival_objects/348243" TargetMode="External"/><Relationship Id="rId2107" Type="http://schemas.openxmlformats.org/officeDocument/2006/relationships/hyperlink" Target="https://archivesspace.mit.edu/repositories/2/archival_objects/349087" TargetMode="External"/><Relationship Id="rId2314" Type="http://schemas.openxmlformats.org/officeDocument/2006/relationships/hyperlink" Target="https://archivesspace.mit.edu/repositories/2/archival_objects/349294" TargetMode="External"/><Relationship Id="rId840" Type="http://schemas.openxmlformats.org/officeDocument/2006/relationships/hyperlink" Target="https://archivesspace.mit.edu/repositories/2/archival_objects/347820" TargetMode="External"/><Relationship Id="rId938" Type="http://schemas.openxmlformats.org/officeDocument/2006/relationships/hyperlink" Target="https://archivesspace.mit.edu/repositories/2/archival_objects/347918" TargetMode="External"/><Relationship Id="rId1470" Type="http://schemas.openxmlformats.org/officeDocument/2006/relationships/hyperlink" Target="https://archivesspace.mit.edu/repositories/2/archival_objects/348450" TargetMode="External"/><Relationship Id="rId1568" Type="http://schemas.openxmlformats.org/officeDocument/2006/relationships/hyperlink" Target="https://archivesspace.mit.edu/repositories/2/archival_objects/348548" TargetMode="External"/><Relationship Id="rId1775" Type="http://schemas.openxmlformats.org/officeDocument/2006/relationships/hyperlink" Target="https://archivesspace.mit.edu/repositories/2/archival_objects/348755" TargetMode="External"/><Relationship Id="rId67" Type="http://schemas.openxmlformats.org/officeDocument/2006/relationships/hyperlink" Target="http://tcm.computerhistory.org/CHMfiles/DCM,%20Origins%20and%20Overview%201982-1983.pdf" TargetMode="External"/><Relationship Id="rId700" Type="http://schemas.openxmlformats.org/officeDocument/2006/relationships/hyperlink" Target="https://www.youtube.com/watch?v=Yxrcp1QSPvw" TargetMode="External"/><Relationship Id="rId1123" Type="http://schemas.openxmlformats.org/officeDocument/2006/relationships/hyperlink" Target="https://archivesspace.mit.edu/repositories/2/archival_objects/348103" TargetMode="External"/><Relationship Id="rId1330" Type="http://schemas.openxmlformats.org/officeDocument/2006/relationships/hyperlink" Target="https://archivesspace.mit.edu/repositories/2/archival_objects/348310" TargetMode="External"/><Relationship Id="rId1428" Type="http://schemas.openxmlformats.org/officeDocument/2006/relationships/hyperlink" Target="https://archivesspace.mit.edu/repositories/2/archival_objects/348408" TargetMode="External"/><Relationship Id="rId1635" Type="http://schemas.openxmlformats.org/officeDocument/2006/relationships/hyperlink" Target="https://archivesspace.mit.edu/repositories/2/archival_objects/348615" TargetMode="External"/><Relationship Id="rId1982" Type="http://schemas.openxmlformats.org/officeDocument/2006/relationships/hyperlink" Target="https://archivesspace.mit.edu/repositories/2/archival_objects/348962" TargetMode="External"/><Relationship Id="rId1842" Type="http://schemas.openxmlformats.org/officeDocument/2006/relationships/hyperlink" Target="https://archivesspace.mit.edu/repositories/2/archival_objects/348822" TargetMode="External"/><Relationship Id="rId1702" Type="http://schemas.openxmlformats.org/officeDocument/2006/relationships/hyperlink" Target="https://archivesspace.mit.edu/repositories/2/archival_objects/348682" TargetMode="External"/><Relationship Id="rId283" Type="http://schemas.openxmlformats.org/officeDocument/2006/relationships/hyperlink" Target="https://dspace.mit.edu/handle/1721.1/11232" TargetMode="External"/><Relationship Id="rId490" Type="http://schemas.openxmlformats.org/officeDocument/2006/relationships/hyperlink" Target="http://bitsavers.informatik.uni-stuttgart.de/pdf/mit/whirlwind/M-series/2M-0277_Whirlwind_Programming_Manual_Oct58.pdf" TargetMode="External"/><Relationship Id="rId2171" Type="http://schemas.openxmlformats.org/officeDocument/2006/relationships/hyperlink" Target="https://archivesspace.mit.edu/repositories/2/archival_objects/349151" TargetMode="External"/><Relationship Id="rId143" Type="http://schemas.openxmlformats.org/officeDocument/2006/relationships/hyperlink" Target="file:///K:/guy/History-of-Computing/Whirlwind/Articles/Carr" TargetMode="External"/><Relationship Id="rId350" Type="http://schemas.openxmlformats.org/officeDocument/2006/relationships/hyperlink" Target="http://bitsavers.informatik.uni-stuttgart.de/pdf/mit/whirlwind/DCL-series/DCL-021_Whirlwind_I_Computer.pdf" TargetMode="External"/><Relationship Id="rId588" Type="http://schemas.openxmlformats.org/officeDocument/2006/relationships/hyperlink" Target="http://bitsavers.informatik.uni-stuttgart.de/pdf/mit/whirlwind/R-series/R-182_New_Development_in_Pulsed_Circuit_Test_Equipment_Apr50.pdf" TargetMode="External"/><Relationship Id="rId795" Type="http://schemas.openxmlformats.org/officeDocument/2006/relationships/hyperlink" Target="https://archivesspace.mit.edu/repositories/2/archival_objects/347775" TargetMode="External"/><Relationship Id="rId2031" Type="http://schemas.openxmlformats.org/officeDocument/2006/relationships/hyperlink" Target="https://archivesspace.mit.edu/repositories/2/archival_objects/349011" TargetMode="External"/><Relationship Id="rId2269" Type="http://schemas.openxmlformats.org/officeDocument/2006/relationships/hyperlink" Target="https://archivesspace.mit.edu/repositories/2/archival_objects/349249" TargetMode="External"/><Relationship Id="rId9" Type="http://schemas.openxmlformats.org/officeDocument/2006/relationships/image" Target="media/image2.png"/><Relationship Id="rId210" Type="http://schemas.openxmlformats.org/officeDocument/2006/relationships/hyperlink" Target="https://history.army.mil/html/books/bmd/" TargetMode="External"/><Relationship Id="rId448" Type="http://schemas.openxmlformats.org/officeDocument/2006/relationships/hyperlink" Target="http://bitsavers.informatik.uni-stuttgart.de/pdf/mit/whirlwind/DCL-series/DCL-168_Biweekly_Report_March_17_1957.pdf" TargetMode="External"/><Relationship Id="rId655" Type="http://schemas.openxmlformats.org/officeDocument/2006/relationships/hyperlink" Target="https://ieeexplore.ieee.org/author/37689197200" TargetMode="External"/><Relationship Id="rId862" Type="http://schemas.openxmlformats.org/officeDocument/2006/relationships/hyperlink" Target="https://archivesspace.mit.edu/repositories/2/archival_objects/347842" TargetMode="External"/><Relationship Id="rId1078" Type="http://schemas.openxmlformats.org/officeDocument/2006/relationships/hyperlink" Target="https://archivesspace.mit.edu/repositories/2/archival_objects/348058" TargetMode="External"/><Relationship Id="rId1285" Type="http://schemas.openxmlformats.org/officeDocument/2006/relationships/hyperlink" Target="https://archivesspace.mit.edu/repositories/2/archival_objects/348265" TargetMode="External"/><Relationship Id="rId1492" Type="http://schemas.openxmlformats.org/officeDocument/2006/relationships/hyperlink" Target="https://archivesspace.mit.edu/repositories/2/archival_objects/348472" TargetMode="External"/><Relationship Id="rId2129" Type="http://schemas.openxmlformats.org/officeDocument/2006/relationships/hyperlink" Target="https://archivesspace.mit.edu/repositories/2/archival_objects/349109" TargetMode="External"/><Relationship Id="rId2336" Type="http://schemas.openxmlformats.org/officeDocument/2006/relationships/hyperlink" Target="https://archivesspace.mit.edu/repositories/2/archival_objects/349316" TargetMode="External"/><Relationship Id="rId308" Type="http://schemas.openxmlformats.org/officeDocument/2006/relationships/hyperlink" Target="http://bitsavers.informatik.uni-stuttgart.de/pdf/mit/whirlwind/?C=M;O=A" TargetMode="External"/><Relationship Id="rId515" Type="http://schemas.openxmlformats.org/officeDocument/2006/relationships/hyperlink" Target="http://bitsavers.informatik.uni-stuttgart.de/pdf/mit/whirlwind/M-series/M-1535_Discussion_of_Magnetic_Drum_Systems_at_Engineering_Research_Associates_June_10_11_1952.pdf" TargetMode="External"/><Relationship Id="rId722" Type="http://schemas.openxmlformats.org/officeDocument/2006/relationships/hyperlink" Target="https://archivesspace.mit.edu/repositories/2/archival_objects/276953" TargetMode="External"/><Relationship Id="rId1145" Type="http://schemas.openxmlformats.org/officeDocument/2006/relationships/hyperlink" Target="https://archivesspace.mit.edu/repositories/2/archival_objects/348125" TargetMode="External"/><Relationship Id="rId1352" Type="http://schemas.openxmlformats.org/officeDocument/2006/relationships/hyperlink" Target="https://archivesspace.mit.edu/repositories/2/archival_objects/348332" TargetMode="External"/><Relationship Id="rId1797" Type="http://schemas.openxmlformats.org/officeDocument/2006/relationships/hyperlink" Target="https://archivesspace.mit.edu/repositories/2/archival_objects/348777" TargetMode="External"/><Relationship Id="rId89" Type="http://schemas.openxmlformats.org/officeDocument/2006/relationships/hyperlink" Target="https://sirismm.si.edu/EADpdfs/NMAH.AC.0290.pdf" TargetMode="External"/><Relationship Id="rId1005" Type="http://schemas.openxmlformats.org/officeDocument/2006/relationships/hyperlink" Target="https://archivesspace.mit.edu/repositories/2/archival_objects/347985" TargetMode="External"/><Relationship Id="rId1212" Type="http://schemas.openxmlformats.org/officeDocument/2006/relationships/hyperlink" Target="https://archivesspace.mit.edu/repositories/2/archival_objects/348192" TargetMode="External"/><Relationship Id="rId1657" Type="http://schemas.openxmlformats.org/officeDocument/2006/relationships/hyperlink" Target="https://archivesspace.mit.edu/repositories/2/archival_objects/348637" TargetMode="External"/><Relationship Id="rId1864" Type="http://schemas.openxmlformats.org/officeDocument/2006/relationships/hyperlink" Target="https://archivesspace.mit.edu/repositories/2/archival_objects/348844" TargetMode="External"/><Relationship Id="rId1517" Type="http://schemas.openxmlformats.org/officeDocument/2006/relationships/hyperlink" Target="https://archivesspace.mit.edu/repositories/2/archival_objects/348497" TargetMode="External"/><Relationship Id="rId1724" Type="http://schemas.openxmlformats.org/officeDocument/2006/relationships/hyperlink" Target="https://archivesspace.mit.edu/repositories/2/archival_objects/348704" TargetMode="External"/><Relationship Id="rId16" Type="http://schemas.openxmlformats.org/officeDocument/2006/relationships/hyperlink" Target="https://www.cs.drexel.edu/~bls96/eniac/simulator.html" TargetMode="External"/><Relationship Id="rId1931" Type="http://schemas.openxmlformats.org/officeDocument/2006/relationships/hyperlink" Target="https://archivesspace.mit.edu/repositories/2/archival_objects/348911" TargetMode="External"/><Relationship Id="rId2193" Type="http://schemas.openxmlformats.org/officeDocument/2006/relationships/hyperlink" Target="https://archivesspace.mit.edu/repositories/2/archival_objects/349173" TargetMode="External"/><Relationship Id="rId165" Type="http://schemas.openxmlformats.org/officeDocument/2006/relationships/hyperlink" Target="http://bitsavers.org/pdf/stanford/cs_techReports/STAN-CS-76-562_EarlyDevelPgmgLang_Aug76.pdf" TargetMode="External"/><Relationship Id="rId372" Type="http://schemas.openxmlformats.org/officeDocument/2006/relationships/hyperlink" Target="http://bitsavers.informatik.uni-stuttgart.de/pdf/mit/whirlwind/DCL-series/DCL-052_Biweekly_Report_February_7_1955.pdf" TargetMode="External"/><Relationship Id="rId677" Type="http://schemas.openxmlformats.org/officeDocument/2006/relationships/hyperlink" Target="https://ieeexplore.ieee.org/document/4640779/" TargetMode="External"/><Relationship Id="rId2053" Type="http://schemas.openxmlformats.org/officeDocument/2006/relationships/hyperlink" Target="https://archivesspace.mit.edu/repositories/2/archival_objects/349033" TargetMode="External"/><Relationship Id="rId2260" Type="http://schemas.openxmlformats.org/officeDocument/2006/relationships/hyperlink" Target="https://archivesspace.mit.edu/repositories/2/archival_objects/349240" TargetMode="External"/><Relationship Id="rId2358" Type="http://schemas.openxmlformats.org/officeDocument/2006/relationships/hyperlink" Target="https://archivesspace.mit.edu/repositories/2/archival_objects/349338" TargetMode="External"/><Relationship Id="rId232" Type="http://schemas.openxmlformats.org/officeDocument/2006/relationships/hyperlink" Target="https://www.computer.org/csdl/magazine/an/1983/04/man1983040370/13rRUzpzeDI" TargetMode="External"/><Relationship Id="rId884" Type="http://schemas.openxmlformats.org/officeDocument/2006/relationships/hyperlink" Target="https://archivesspace.mit.edu/repositories/2/archival_objects/347864" TargetMode="External"/><Relationship Id="rId2120" Type="http://schemas.openxmlformats.org/officeDocument/2006/relationships/hyperlink" Target="https://archivesspace.mit.edu/repositories/2/archival_objects/349100" TargetMode="External"/><Relationship Id="rId537" Type="http://schemas.openxmlformats.org/officeDocument/2006/relationships/hyperlink" Target="http://bitsavers.informatik.uni-stuttgart.de/pdf/mit/whirlwind/M-series/M-2277_S_and_EC_Group_Computer_Forms_Jul53.pdf" TargetMode="External"/><Relationship Id="rId744" Type="http://schemas.openxmlformats.org/officeDocument/2006/relationships/hyperlink" Target="https://archivesspace.mit.edu/repositories/2/archival_objects/276929" TargetMode="External"/><Relationship Id="rId951" Type="http://schemas.openxmlformats.org/officeDocument/2006/relationships/hyperlink" Target="https://archivesspace.mit.edu/repositories/2/archival_objects/347931" TargetMode="External"/><Relationship Id="rId1167" Type="http://schemas.openxmlformats.org/officeDocument/2006/relationships/hyperlink" Target="https://archivesspace.mit.edu/repositories/2/archival_objects/348147" TargetMode="External"/><Relationship Id="rId1374" Type="http://schemas.openxmlformats.org/officeDocument/2006/relationships/hyperlink" Target="https://archivesspace.mit.edu/repositories/2/archival_objects/348354" TargetMode="External"/><Relationship Id="rId1581" Type="http://schemas.openxmlformats.org/officeDocument/2006/relationships/hyperlink" Target="https://archivesspace.mit.edu/repositories/2/archival_objects/348561" TargetMode="External"/><Relationship Id="rId1679" Type="http://schemas.openxmlformats.org/officeDocument/2006/relationships/hyperlink" Target="https://archivesspace.mit.edu/repositories/2/archival_objects/348659" TargetMode="External"/><Relationship Id="rId2218" Type="http://schemas.openxmlformats.org/officeDocument/2006/relationships/hyperlink" Target="https://archivesspace.mit.edu/repositories/2/archival_objects/349198" TargetMode="External"/><Relationship Id="rId80" Type="http://schemas.openxmlformats.org/officeDocument/2006/relationships/image" Target="media/image11.jpeg"/><Relationship Id="rId604" Type="http://schemas.openxmlformats.org/officeDocument/2006/relationships/hyperlink" Target="http://bitsavers.informatik.uni-stuttgart.de/pdf/mit/whirlwind/R-series/R-234_Switch_for_Register_Selection_in_a_Magnetic_Core_Memory_May54.pdf" TargetMode="External"/><Relationship Id="rId811" Type="http://schemas.openxmlformats.org/officeDocument/2006/relationships/hyperlink" Target="https://archivesspace.mit.edu/repositories/2/archival_objects/347791" TargetMode="External"/><Relationship Id="rId1027" Type="http://schemas.openxmlformats.org/officeDocument/2006/relationships/hyperlink" Target="https://archivesspace.mit.edu/repositories/2/archival_objects/348007" TargetMode="External"/><Relationship Id="rId1234" Type="http://schemas.openxmlformats.org/officeDocument/2006/relationships/hyperlink" Target="https://archivesspace.mit.edu/repositories/2/archival_objects/348214" TargetMode="External"/><Relationship Id="rId1441" Type="http://schemas.openxmlformats.org/officeDocument/2006/relationships/hyperlink" Target="https://archivesspace.mit.edu/repositories/2/archival_objects/348421" TargetMode="External"/><Relationship Id="rId1886" Type="http://schemas.openxmlformats.org/officeDocument/2006/relationships/hyperlink" Target="https://archivesspace.mit.edu/repositories/2/archival_objects/348866" TargetMode="External"/><Relationship Id="rId909" Type="http://schemas.openxmlformats.org/officeDocument/2006/relationships/hyperlink" Target="https://archivesspace.mit.edu/repositories/2/archival_objects/347889" TargetMode="External"/><Relationship Id="rId1301" Type="http://schemas.openxmlformats.org/officeDocument/2006/relationships/hyperlink" Target="https://archivesspace.mit.edu/repositories/2/archival_objects/348281" TargetMode="External"/><Relationship Id="rId1539" Type="http://schemas.openxmlformats.org/officeDocument/2006/relationships/hyperlink" Target="https://archivesspace.mit.edu/repositories/2/archival_objects/348519" TargetMode="External"/><Relationship Id="rId1746" Type="http://schemas.openxmlformats.org/officeDocument/2006/relationships/hyperlink" Target="https://archivesspace.mit.edu/repositories/2/archival_objects/348726" TargetMode="External"/><Relationship Id="rId1953" Type="http://schemas.openxmlformats.org/officeDocument/2006/relationships/hyperlink" Target="https://archivesspace.mit.edu/repositories/2/archival_objects/348933" TargetMode="External"/><Relationship Id="rId38" Type="http://schemas.openxmlformats.org/officeDocument/2006/relationships/hyperlink" Target="https://www.youtube.com/watch?v=ob9NV8mmm20" TargetMode="External"/><Relationship Id="rId1606" Type="http://schemas.openxmlformats.org/officeDocument/2006/relationships/hyperlink" Target="https://archivesspace.mit.edu/repositories/2/archival_objects/348586" TargetMode="External"/><Relationship Id="rId1813" Type="http://schemas.openxmlformats.org/officeDocument/2006/relationships/hyperlink" Target="https://archivesspace.mit.edu/repositories/2/archival_objects/348793" TargetMode="External"/><Relationship Id="rId187" Type="http://schemas.openxmlformats.org/officeDocument/2006/relationships/hyperlink" Target="https://academic.oup.com/comjnl/issue" TargetMode="External"/><Relationship Id="rId394" Type="http://schemas.openxmlformats.org/officeDocument/2006/relationships/hyperlink" Target="http://bitsavers.informatik.uni-stuttgart.de/pdf/mit/whirlwind/DCL-series/DCL-083_Interpreted_Instruction_Code_of_the_MIT_CS_II_Computer.pdf" TargetMode="External"/><Relationship Id="rId2075" Type="http://schemas.openxmlformats.org/officeDocument/2006/relationships/hyperlink" Target="https://archivesspace.mit.edu/repositories/2/archival_objects/349055" TargetMode="External"/><Relationship Id="rId2282" Type="http://schemas.openxmlformats.org/officeDocument/2006/relationships/hyperlink" Target="https://archivesspace.mit.edu/repositories/2/archival_objects/349262" TargetMode="External"/><Relationship Id="rId254" Type="http://schemas.openxmlformats.org/officeDocument/2006/relationships/image" Target="media/image31.png"/><Relationship Id="rId699" Type="http://schemas.openxmlformats.org/officeDocument/2006/relationships/hyperlink" Target="https://archive.org/details/programmingrealt0000mart/mode/2up" TargetMode="External"/><Relationship Id="rId1091" Type="http://schemas.openxmlformats.org/officeDocument/2006/relationships/hyperlink" Target="https://archivesspace.mit.edu/repositories/2/archival_objects/348071" TargetMode="External"/><Relationship Id="rId114" Type="http://schemas.openxmlformats.org/officeDocument/2006/relationships/hyperlink" Target="https://dome.mit.edu/bitstream/handle/1721.3/39362/MC665_r05_M-1377-7.pdf?sequence=1" TargetMode="External"/><Relationship Id="rId461" Type="http://schemas.openxmlformats.org/officeDocument/2006/relationships/hyperlink" Target="http://bitsavers.informatik.uni-stuttgart.de/pdf/mit/whirlwind/" TargetMode="External"/><Relationship Id="rId559" Type="http://schemas.openxmlformats.org/officeDocument/2006/relationships/hyperlink" Target="http://bitsavers.informatik.uni-stuttgart.de/pdf/mit/whirlwind/M-series/M-2699_Biweekly_Report_February_21_1954.pdf" TargetMode="External"/><Relationship Id="rId766" Type="http://schemas.openxmlformats.org/officeDocument/2006/relationships/hyperlink" Target="https://archivesspace.mit.edu/repositories/2/archival_objects/276951" TargetMode="External"/><Relationship Id="rId1189" Type="http://schemas.openxmlformats.org/officeDocument/2006/relationships/hyperlink" Target="https://archivesspace.mit.edu/repositories/2/archival_objects/348169" TargetMode="External"/><Relationship Id="rId1396" Type="http://schemas.openxmlformats.org/officeDocument/2006/relationships/hyperlink" Target="https://archivesspace.mit.edu/repositories/2/archival_objects/348376" TargetMode="External"/><Relationship Id="rId2142" Type="http://schemas.openxmlformats.org/officeDocument/2006/relationships/hyperlink" Target="https://archivesspace.mit.edu/repositories/2/archival_objects/349122" TargetMode="External"/><Relationship Id="rId321" Type="http://schemas.openxmlformats.org/officeDocument/2006/relationships/hyperlink" Target="http://bitsavers.informatik.uni-stuttgart.de/pdf/mit/whirlwind/Subroutines.pdf" TargetMode="External"/><Relationship Id="rId419" Type="http://schemas.openxmlformats.org/officeDocument/2006/relationships/hyperlink" Target="http://bitsavers.informatik.uni-stuttgart.de/pdf/mit/whirlwind/DCL-series/DCL-117_FLAD_Post-Mortems_and_ff_Tapes_Dec55.pdf" TargetMode="External"/><Relationship Id="rId626" Type="http://schemas.openxmlformats.org/officeDocument/2006/relationships/hyperlink" Target="https://github.com/pkimpel/retro-205/wiki/UsingTheFlexAndPaperTape" TargetMode="External"/><Relationship Id="rId973" Type="http://schemas.openxmlformats.org/officeDocument/2006/relationships/hyperlink" Target="https://archivesspace.mit.edu/repositories/2/archival_objects/347953" TargetMode="External"/><Relationship Id="rId1049" Type="http://schemas.openxmlformats.org/officeDocument/2006/relationships/hyperlink" Target="https://archivesspace.mit.edu/repositories/2/archival_objects/348029" TargetMode="External"/><Relationship Id="rId1256" Type="http://schemas.openxmlformats.org/officeDocument/2006/relationships/hyperlink" Target="https://archivesspace.mit.edu/repositories/2/archival_objects/348236" TargetMode="External"/><Relationship Id="rId2002" Type="http://schemas.openxmlformats.org/officeDocument/2006/relationships/hyperlink" Target="https://archivesspace.mit.edu/repositories/2/archival_objects/348982" TargetMode="External"/><Relationship Id="rId2307" Type="http://schemas.openxmlformats.org/officeDocument/2006/relationships/hyperlink" Target="https://archivesspace.mit.edu/repositories/2/archival_objects/349287" TargetMode="External"/><Relationship Id="rId833" Type="http://schemas.openxmlformats.org/officeDocument/2006/relationships/hyperlink" Target="https://archivesspace.mit.edu/repositories/2/archival_objects/347813" TargetMode="External"/><Relationship Id="rId1116" Type="http://schemas.openxmlformats.org/officeDocument/2006/relationships/hyperlink" Target="https://archivesspace.mit.edu/repositories/2/archival_objects/348096" TargetMode="External"/><Relationship Id="rId1463" Type="http://schemas.openxmlformats.org/officeDocument/2006/relationships/hyperlink" Target="https://archivesspace.mit.edu/repositories/2/archival_objects/348443" TargetMode="External"/><Relationship Id="rId1670" Type="http://schemas.openxmlformats.org/officeDocument/2006/relationships/hyperlink" Target="https://archivesspace.mit.edu/repositories/2/archival_objects/348650" TargetMode="External"/><Relationship Id="rId1768" Type="http://schemas.openxmlformats.org/officeDocument/2006/relationships/hyperlink" Target="https://archivesspace.mit.edu/repositories/2/archival_objects/348748" TargetMode="External"/><Relationship Id="rId900" Type="http://schemas.openxmlformats.org/officeDocument/2006/relationships/hyperlink" Target="https://archivesspace.mit.edu/repositories/2/archival_objects/347880" TargetMode="External"/><Relationship Id="rId1323" Type="http://schemas.openxmlformats.org/officeDocument/2006/relationships/hyperlink" Target="https://archivesspace.mit.edu/repositories/2/archival_objects/348303" TargetMode="External"/><Relationship Id="rId1530" Type="http://schemas.openxmlformats.org/officeDocument/2006/relationships/hyperlink" Target="https://archivesspace.mit.edu/repositories/2/archival_objects/348510" TargetMode="External"/><Relationship Id="rId1628" Type="http://schemas.openxmlformats.org/officeDocument/2006/relationships/hyperlink" Target="https://archivesspace.mit.edu/repositories/2/archival_objects/348608" TargetMode="External"/><Relationship Id="rId1975" Type="http://schemas.openxmlformats.org/officeDocument/2006/relationships/hyperlink" Target="https://archivesspace.mit.edu/repositories/2/archival_objects/348955" TargetMode="External"/><Relationship Id="rId1835" Type="http://schemas.openxmlformats.org/officeDocument/2006/relationships/hyperlink" Target="https://archivesspace.mit.edu/repositories/2/archival_objects/348815" TargetMode="External"/><Relationship Id="rId1902" Type="http://schemas.openxmlformats.org/officeDocument/2006/relationships/hyperlink" Target="https://archivesspace.mit.edu/repositories/2/archival_objects/348882" TargetMode="External"/><Relationship Id="rId2097" Type="http://schemas.openxmlformats.org/officeDocument/2006/relationships/hyperlink" Target="https://archivesspace.mit.edu/repositories/2/archival_objects/349077" TargetMode="External"/><Relationship Id="rId276" Type="http://schemas.openxmlformats.org/officeDocument/2006/relationships/hyperlink" Target="http://gordonbell.azurewebsites.net/TCMwebpage/CHMfiles/Memos%20Regarding%20Start%20of%20DEC%20Musuem%201972-1975.pdf" TargetMode="External"/><Relationship Id="rId483" Type="http://schemas.openxmlformats.org/officeDocument/2006/relationships/hyperlink" Target="http://bitsavers.informatik.uni-stuttgart.de/pdf/mit/whirlwind/E-series/E-558_556_Drum_Input_Program_May_1953.pdf" TargetMode="External"/><Relationship Id="rId690" Type="http://schemas.openxmlformats.org/officeDocument/2006/relationships/hyperlink" Target="mailto:learnest@stanford.edu" TargetMode="External"/><Relationship Id="rId2164" Type="http://schemas.openxmlformats.org/officeDocument/2006/relationships/hyperlink" Target="https://archivesspace.mit.edu/repositories/2/archival_objects/349144" TargetMode="External"/><Relationship Id="rId2371" Type="http://schemas.openxmlformats.org/officeDocument/2006/relationships/hyperlink" Target="https://archivesspace.mit.edu/repositories/2/archival_objects/276966" TargetMode="External"/><Relationship Id="rId136" Type="http://schemas.openxmlformats.org/officeDocument/2006/relationships/hyperlink" Target="http://library.mit.edu:80/F/RCMVKMBLYUM94C7MEJKY7E14QFJXBLYE5S4CP48NYDH7UYPVJR-04257?func=item-global&amp;doc_library=MIT01&amp;doc_number=000689333&amp;year=&amp;volume=&amp;sub_library=ARC" TargetMode="External"/><Relationship Id="rId343" Type="http://schemas.openxmlformats.org/officeDocument/2006/relationships/hyperlink" Target="http://bitsavers.informatik.uni-stuttgart.de/pdf/mit/whirlwind/DCL-series/DCL-013_Progress_Report_August_9_Through_September_5_1954.pdf" TargetMode="External"/><Relationship Id="rId550" Type="http://schemas.openxmlformats.org/officeDocument/2006/relationships/hyperlink" Target="http://bitsavers.informatik.uni-stuttgart.de/pdf/mit/whirlwind/M-series/M-2540_Biweekly_Report_November_29_1953.pdf" TargetMode="External"/><Relationship Id="rId788" Type="http://schemas.openxmlformats.org/officeDocument/2006/relationships/hyperlink" Target="https://archivesspace.mit.edu/repositories/2/archival_objects/347768" TargetMode="External"/><Relationship Id="rId995" Type="http://schemas.openxmlformats.org/officeDocument/2006/relationships/hyperlink" Target="https://archivesspace.mit.edu/repositories/2/archival_objects/347975" TargetMode="External"/><Relationship Id="rId1180" Type="http://schemas.openxmlformats.org/officeDocument/2006/relationships/hyperlink" Target="https://archivesspace.mit.edu/repositories/2/archival_objects/348160" TargetMode="External"/><Relationship Id="rId2024" Type="http://schemas.openxmlformats.org/officeDocument/2006/relationships/hyperlink" Target="https://archivesspace.mit.edu/repositories/2/archival_objects/349004" TargetMode="External"/><Relationship Id="rId2231" Type="http://schemas.openxmlformats.org/officeDocument/2006/relationships/hyperlink" Target="https://archivesspace.mit.edu/repositories/2/archival_objects/349211" TargetMode="External"/><Relationship Id="rId203" Type="http://schemas.openxmlformats.org/officeDocument/2006/relationships/hyperlink" Target="https://radlab.engin.umich.edu/wp-content/uploads/sites/14/2019/08/history.pdf" TargetMode="External"/><Relationship Id="rId648" Type="http://schemas.openxmlformats.org/officeDocument/2006/relationships/hyperlink" Target="http://www.airforcehistoryindex.org/" TargetMode="External"/><Relationship Id="rId855" Type="http://schemas.openxmlformats.org/officeDocument/2006/relationships/hyperlink" Target="https://archivesspace.mit.edu/repositories/2/archival_objects/347835" TargetMode="External"/><Relationship Id="rId1040" Type="http://schemas.openxmlformats.org/officeDocument/2006/relationships/hyperlink" Target="https://archivesspace.mit.edu/repositories/2/archival_objects/348020" TargetMode="External"/><Relationship Id="rId1278" Type="http://schemas.openxmlformats.org/officeDocument/2006/relationships/hyperlink" Target="https://archivesspace.mit.edu/repositories/2/archival_objects/348258" TargetMode="External"/><Relationship Id="rId1485" Type="http://schemas.openxmlformats.org/officeDocument/2006/relationships/hyperlink" Target="https://archivesspace.mit.edu/repositories/2/archival_objects/348465" TargetMode="External"/><Relationship Id="rId1692" Type="http://schemas.openxmlformats.org/officeDocument/2006/relationships/hyperlink" Target="https://archivesspace.mit.edu/repositories/2/archival_objects/348672" TargetMode="External"/><Relationship Id="rId2329" Type="http://schemas.openxmlformats.org/officeDocument/2006/relationships/hyperlink" Target="https://archivesspace.mit.edu/repositories/2/archival_objects/349309" TargetMode="External"/><Relationship Id="rId410" Type="http://schemas.openxmlformats.org/officeDocument/2006/relationships/hyperlink" Target="http://bitsavers.informatik.uni-stuttgart.de/pdf/mit/whirlwind/DCL-series/DCL-102_Biweekly_Report_September_19_1955.pdf" TargetMode="External"/><Relationship Id="rId508" Type="http://schemas.openxmlformats.org/officeDocument/2006/relationships/hyperlink" Target="http://bitsavers.informatik.uni-stuttgart.de/pdf/mit/whirlwind/M-series/M-1350_Operational_Procedure_on_the_Whirlwind_Computer_Dec51.pdf" TargetMode="External"/><Relationship Id="rId715" Type="http://schemas.openxmlformats.org/officeDocument/2006/relationships/hyperlink" Target="https://archivesspace.mit.edu/repositories/2/archival_objects/276953" TargetMode="External"/><Relationship Id="rId922" Type="http://schemas.openxmlformats.org/officeDocument/2006/relationships/hyperlink" Target="https://archivesspace.mit.edu/repositories/2/archival_objects/347902" TargetMode="External"/><Relationship Id="rId1138" Type="http://schemas.openxmlformats.org/officeDocument/2006/relationships/hyperlink" Target="https://archivesspace.mit.edu/repositories/2/archival_objects/348118" TargetMode="External"/><Relationship Id="rId1345" Type="http://schemas.openxmlformats.org/officeDocument/2006/relationships/hyperlink" Target="https://archivesspace.mit.edu/repositories/2/archival_objects/348325" TargetMode="External"/><Relationship Id="rId1552" Type="http://schemas.openxmlformats.org/officeDocument/2006/relationships/hyperlink" Target="https://archivesspace.mit.edu/repositories/2/archival_objects/348532" TargetMode="External"/><Relationship Id="rId1997" Type="http://schemas.openxmlformats.org/officeDocument/2006/relationships/hyperlink" Target="https://archivesspace.mit.edu/repositories/2/archival_objects/348977" TargetMode="External"/><Relationship Id="rId1205" Type="http://schemas.openxmlformats.org/officeDocument/2006/relationships/hyperlink" Target="https://archivesspace.mit.edu/repositories/2/archival_objects/348185" TargetMode="External"/><Relationship Id="rId1857" Type="http://schemas.openxmlformats.org/officeDocument/2006/relationships/hyperlink" Target="https://archivesspace.mit.edu/repositories/2/archival_objects/348837" TargetMode="External"/><Relationship Id="rId51" Type="http://schemas.openxmlformats.org/officeDocument/2006/relationships/hyperlink" Target="https://www.ll.mit.edu/about/History/reflections.html" TargetMode="External"/><Relationship Id="rId1412" Type="http://schemas.openxmlformats.org/officeDocument/2006/relationships/hyperlink" Target="https://archivesspace.mit.edu/repositories/2/archival_objects/348392" TargetMode="External"/><Relationship Id="rId1717" Type="http://schemas.openxmlformats.org/officeDocument/2006/relationships/hyperlink" Target="https://archivesspace.mit.edu/repositories/2/archival_objects/348697" TargetMode="External"/><Relationship Id="rId1924" Type="http://schemas.openxmlformats.org/officeDocument/2006/relationships/hyperlink" Target="https://archivesspace.mit.edu/repositories/2/archival_objects/348904" TargetMode="External"/><Relationship Id="rId298" Type="http://schemas.openxmlformats.org/officeDocument/2006/relationships/image" Target="media/image39.png"/><Relationship Id="rId158" Type="http://schemas.openxmlformats.org/officeDocument/2006/relationships/hyperlink" Target="https://www.youtube.com/watch?v=MZGZfsr1KfY" TargetMode="External"/><Relationship Id="rId2186" Type="http://schemas.openxmlformats.org/officeDocument/2006/relationships/hyperlink" Target="https://archivesspace.mit.edu/repositories/2/archival_objects/349166" TargetMode="External"/><Relationship Id="rId365" Type="http://schemas.openxmlformats.org/officeDocument/2006/relationships/hyperlink" Target="http://bitsavers.informatik.uni-stuttgart.de/pdf/mit/whirlwind/DCL-series/DCL-039_Biweekly_Report_December_27_1954.pdf" TargetMode="External"/><Relationship Id="rId572" Type="http://schemas.openxmlformats.org/officeDocument/2006/relationships/hyperlink" Target="http://bitsavers.informatik.uni-stuttgart.de/pdf/mit/whirlwind/M-series/M-2900_Biweekly_Report_June_11_1954.pdf" TargetMode="External"/><Relationship Id="rId2046" Type="http://schemas.openxmlformats.org/officeDocument/2006/relationships/hyperlink" Target="https://archivesspace.mit.edu/repositories/2/archival_objects/349026" TargetMode="External"/><Relationship Id="rId2253" Type="http://schemas.openxmlformats.org/officeDocument/2006/relationships/hyperlink" Target="https://archivesspace.mit.edu/repositories/2/archival_objects/349233" TargetMode="External"/><Relationship Id="rId225" Type="http://schemas.openxmlformats.org/officeDocument/2006/relationships/hyperlink" Target="http://a2srl.engin.umich.edu/" TargetMode="External"/><Relationship Id="rId432" Type="http://schemas.openxmlformats.org/officeDocument/2006/relationships/hyperlink" Target="http://bitsavers.informatik.uni-stuttgart.de/pdf/mit/whirlwind/DCL-series/DCL-138_Biweekly_Report_August_19_1956.pdf" TargetMode="External"/><Relationship Id="rId877" Type="http://schemas.openxmlformats.org/officeDocument/2006/relationships/hyperlink" Target="https://archivesspace.mit.edu/repositories/2/archival_objects/347857" TargetMode="External"/><Relationship Id="rId1062" Type="http://schemas.openxmlformats.org/officeDocument/2006/relationships/hyperlink" Target="https://archivesspace.mit.edu/repositories/2/archival_objects/348042" TargetMode="External"/><Relationship Id="rId2113" Type="http://schemas.openxmlformats.org/officeDocument/2006/relationships/hyperlink" Target="https://archivesspace.mit.edu/repositories/2/archival_objects/349093" TargetMode="External"/><Relationship Id="rId2320" Type="http://schemas.openxmlformats.org/officeDocument/2006/relationships/hyperlink" Target="https://archivesspace.mit.edu/repositories/2/archival_objects/349300" TargetMode="External"/><Relationship Id="rId737" Type="http://schemas.openxmlformats.org/officeDocument/2006/relationships/hyperlink" Target="https://archivesspace.mit.edu/repositories/2/archival_objects/276911" TargetMode="External"/><Relationship Id="rId944" Type="http://schemas.openxmlformats.org/officeDocument/2006/relationships/hyperlink" Target="https://archivesspace.mit.edu/repositories/2/archival_objects/347924" TargetMode="External"/><Relationship Id="rId1367" Type="http://schemas.openxmlformats.org/officeDocument/2006/relationships/hyperlink" Target="https://archivesspace.mit.edu/repositories/2/archival_objects/348347" TargetMode="External"/><Relationship Id="rId1574" Type="http://schemas.openxmlformats.org/officeDocument/2006/relationships/hyperlink" Target="https://archivesspace.mit.edu/repositories/2/archival_objects/348554" TargetMode="External"/><Relationship Id="rId1781" Type="http://schemas.openxmlformats.org/officeDocument/2006/relationships/hyperlink" Target="https://archivesspace.mit.edu/repositories/2/archival_objects/348761" TargetMode="External"/><Relationship Id="rId73" Type="http://schemas.openxmlformats.org/officeDocument/2006/relationships/hyperlink" Target="http://ed-thelen.org/comp-hist/TCMR-V02.pdf" TargetMode="External"/><Relationship Id="rId804" Type="http://schemas.openxmlformats.org/officeDocument/2006/relationships/hyperlink" Target="https://archivesspace.mit.edu/repositories/2/archival_objects/347784" TargetMode="External"/><Relationship Id="rId1227" Type="http://schemas.openxmlformats.org/officeDocument/2006/relationships/hyperlink" Target="https://archivesspace.mit.edu/repositories/2/archival_objects/348207" TargetMode="External"/><Relationship Id="rId1434" Type="http://schemas.openxmlformats.org/officeDocument/2006/relationships/hyperlink" Target="https://archivesspace.mit.edu/repositories/2/archival_objects/348414" TargetMode="External"/><Relationship Id="rId1641" Type="http://schemas.openxmlformats.org/officeDocument/2006/relationships/hyperlink" Target="https://archivesspace.mit.edu/repositories/2/archival_objects/348621" TargetMode="External"/><Relationship Id="rId1879" Type="http://schemas.openxmlformats.org/officeDocument/2006/relationships/hyperlink" Target="https://archivesspace.mit.edu/repositories/2/archival_objects/348859" TargetMode="External"/><Relationship Id="rId1501" Type="http://schemas.openxmlformats.org/officeDocument/2006/relationships/hyperlink" Target="https://archivesspace.mit.edu/repositories/2/archival_objects/348481" TargetMode="External"/><Relationship Id="rId1739" Type="http://schemas.openxmlformats.org/officeDocument/2006/relationships/hyperlink" Target="https://archivesspace.mit.edu/repositories/2/archival_objects/348719" TargetMode="External"/><Relationship Id="rId1946" Type="http://schemas.openxmlformats.org/officeDocument/2006/relationships/hyperlink" Target="https://archivesspace.mit.edu/repositories/2/archival_objects/348926" TargetMode="External"/><Relationship Id="rId1806" Type="http://schemas.openxmlformats.org/officeDocument/2006/relationships/hyperlink" Target="https://archivesspace.mit.edu/repositories/2/archival_objects/348786" TargetMode="External"/><Relationship Id="rId387" Type="http://schemas.openxmlformats.org/officeDocument/2006/relationships/hyperlink" Target="http://bitsavers.informatik.uni-stuttgart.de/pdf/mit/whirlwind/DCL-series/DCL-071_Notes_on_Tape_Room_Procedure_May55.pdf" TargetMode="External"/><Relationship Id="rId594" Type="http://schemas.openxmlformats.org/officeDocument/2006/relationships/hyperlink" Target="http://bitsavers.informatik.uni-stuttgart.de/pdf/mit/whirlwind/R-series/R-206_Charles_Babbage_Scientist_and_Philosopher_Jan52.pdf" TargetMode="External"/><Relationship Id="rId2068" Type="http://schemas.openxmlformats.org/officeDocument/2006/relationships/hyperlink" Target="https://archivesspace.mit.edu/repositories/2/archival_objects/349048" TargetMode="External"/><Relationship Id="rId2275" Type="http://schemas.openxmlformats.org/officeDocument/2006/relationships/hyperlink" Target="https://archivesspace.mit.edu/repositories/2/archival_objects/349255" TargetMode="External"/><Relationship Id="rId247" Type="http://schemas.openxmlformats.org/officeDocument/2006/relationships/hyperlink" Target="https://archivesspace.mit.edu/repositories/2/resources/1157" TargetMode="External"/><Relationship Id="rId899" Type="http://schemas.openxmlformats.org/officeDocument/2006/relationships/hyperlink" Target="https://archivesspace.mit.edu/repositories/2/archival_objects/347879" TargetMode="External"/><Relationship Id="rId1084" Type="http://schemas.openxmlformats.org/officeDocument/2006/relationships/hyperlink" Target="https://archivesspace.mit.edu/repositories/2/archival_objects/348064" TargetMode="External"/><Relationship Id="rId107" Type="http://schemas.openxmlformats.org/officeDocument/2006/relationships/hyperlink" Target="http://bitsavers.informatik.uni-stuttgart.de/pdf/mit/whirlwind/?C=N;O=D" TargetMode="External"/><Relationship Id="rId454" Type="http://schemas.openxmlformats.org/officeDocument/2006/relationships/hyperlink" Target="http://bitsavers.informatik.uni-stuttgart.de/pdf/mit/whirlwind/DCL-series/DCL-177_Biweekly_Report_June_23_1957.pdf" TargetMode="External"/><Relationship Id="rId661" Type="http://schemas.openxmlformats.org/officeDocument/2006/relationships/hyperlink" Target="https://ieeexplore.ieee.org/document/4640769/citations?tabFilter=papers" TargetMode="External"/><Relationship Id="rId759" Type="http://schemas.openxmlformats.org/officeDocument/2006/relationships/hyperlink" Target="https://archivesspace.mit.edu/repositories/2/archival_objects/276944" TargetMode="External"/><Relationship Id="rId966" Type="http://schemas.openxmlformats.org/officeDocument/2006/relationships/hyperlink" Target="https://archivesspace.mit.edu/repositories/2/archival_objects/347946" TargetMode="External"/><Relationship Id="rId1291" Type="http://schemas.openxmlformats.org/officeDocument/2006/relationships/hyperlink" Target="https://archivesspace.mit.edu/repositories/2/archival_objects/348271" TargetMode="External"/><Relationship Id="rId1389" Type="http://schemas.openxmlformats.org/officeDocument/2006/relationships/hyperlink" Target="https://archivesspace.mit.edu/repositories/2/archival_objects/348369" TargetMode="External"/><Relationship Id="rId1596" Type="http://schemas.openxmlformats.org/officeDocument/2006/relationships/hyperlink" Target="https://archivesspace.mit.edu/repositories/2/archival_objects/348576" TargetMode="External"/><Relationship Id="rId2135" Type="http://schemas.openxmlformats.org/officeDocument/2006/relationships/hyperlink" Target="https://archivesspace.mit.edu/repositories/2/archival_objects/349115" TargetMode="External"/><Relationship Id="rId2342" Type="http://schemas.openxmlformats.org/officeDocument/2006/relationships/hyperlink" Target="https://archivesspace.mit.edu/repositories/2/archival_objects/349322" TargetMode="External"/><Relationship Id="rId314" Type="http://schemas.openxmlformats.org/officeDocument/2006/relationships/hyperlink" Target="http://bitsavers.informatik.uni-stuttgart.de/pdf/mit/whirlwind/LW-9_The_New_Whirlwind_Utility_Control_Program_Jan59.pdf" TargetMode="External"/><Relationship Id="rId521" Type="http://schemas.openxmlformats.org/officeDocument/2006/relationships/hyperlink" Target="http://bitsavers.informatik.uni-stuttgart.de/pdf/mit/whirlwind/M-series/M-1712_Discussion_of_Magnetic_Drum_Systems_at_Engineering_Research_Associates_October_20-22_1952.pdf" TargetMode="External"/><Relationship Id="rId619" Type="http://schemas.openxmlformats.org/officeDocument/2006/relationships/image" Target="media/image46.gif"/><Relationship Id="rId1151" Type="http://schemas.openxmlformats.org/officeDocument/2006/relationships/hyperlink" Target="https://archivesspace.mit.edu/repositories/2/archival_objects/348131" TargetMode="External"/><Relationship Id="rId1249" Type="http://schemas.openxmlformats.org/officeDocument/2006/relationships/hyperlink" Target="https://archivesspace.mit.edu/repositories/2/archival_objects/348229" TargetMode="External"/><Relationship Id="rId2202" Type="http://schemas.openxmlformats.org/officeDocument/2006/relationships/hyperlink" Target="https://archivesspace.mit.edu/repositories/2/archival_objects/349182" TargetMode="External"/><Relationship Id="rId95" Type="http://schemas.openxmlformats.org/officeDocument/2006/relationships/image" Target="media/image17.png"/><Relationship Id="rId826" Type="http://schemas.openxmlformats.org/officeDocument/2006/relationships/hyperlink" Target="https://archivesspace.mit.edu/repositories/2/archival_objects/347806" TargetMode="External"/><Relationship Id="rId1011" Type="http://schemas.openxmlformats.org/officeDocument/2006/relationships/hyperlink" Target="https://archivesspace.mit.edu/repositories/2/archival_objects/347991" TargetMode="External"/><Relationship Id="rId1109" Type="http://schemas.openxmlformats.org/officeDocument/2006/relationships/hyperlink" Target="https://archivesspace.mit.edu/repositories/2/archival_objects/348089" TargetMode="External"/><Relationship Id="rId1456" Type="http://schemas.openxmlformats.org/officeDocument/2006/relationships/hyperlink" Target="https://archivesspace.mit.edu/repositories/2/archival_objects/348436" TargetMode="External"/><Relationship Id="rId1663" Type="http://schemas.openxmlformats.org/officeDocument/2006/relationships/hyperlink" Target="https://archivesspace.mit.edu/repositories/2/archival_objects/348643" TargetMode="External"/><Relationship Id="rId1870" Type="http://schemas.openxmlformats.org/officeDocument/2006/relationships/hyperlink" Target="https://archivesspace.mit.edu/repositories/2/archival_objects/348850" TargetMode="External"/><Relationship Id="rId1968" Type="http://schemas.openxmlformats.org/officeDocument/2006/relationships/hyperlink" Target="https://archivesspace.mit.edu/repositories/2/archival_objects/348948" TargetMode="External"/><Relationship Id="rId1316" Type="http://schemas.openxmlformats.org/officeDocument/2006/relationships/hyperlink" Target="https://archivesspace.mit.edu/repositories/2/archival_objects/348296" TargetMode="External"/><Relationship Id="rId1523" Type="http://schemas.openxmlformats.org/officeDocument/2006/relationships/hyperlink" Target="https://archivesspace.mit.edu/repositories/2/archival_objects/348503" TargetMode="External"/><Relationship Id="rId1730" Type="http://schemas.openxmlformats.org/officeDocument/2006/relationships/hyperlink" Target="https://archivesspace.mit.edu/repositories/2/archival_objects/348710" TargetMode="External"/><Relationship Id="rId22" Type="http://schemas.openxmlformats.org/officeDocument/2006/relationships/hyperlink" Target="http://www.computer50.org/kgill/williams/display.html" TargetMode="External"/><Relationship Id="rId1828" Type="http://schemas.openxmlformats.org/officeDocument/2006/relationships/hyperlink" Target="https://archivesspace.mit.edu/repositories/2/archival_objects/348808" TargetMode="External"/><Relationship Id="rId171" Type="http://schemas.openxmlformats.org/officeDocument/2006/relationships/hyperlink" Target="https://ieeexplore.ieee.org/xpl/tocresult.jsp?isnumber=4640764" TargetMode="External"/><Relationship Id="rId2297" Type="http://schemas.openxmlformats.org/officeDocument/2006/relationships/hyperlink" Target="https://archivesspace.mit.edu/repositories/2/archival_objects/349277" TargetMode="External"/><Relationship Id="rId269" Type="http://schemas.openxmlformats.org/officeDocument/2006/relationships/hyperlink" Target="mailto:fedorkow@mit.edu" TargetMode="External"/><Relationship Id="rId476" Type="http://schemas.openxmlformats.org/officeDocument/2006/relationships/hyperlink" Target="http://bitsavers.informatik.uni-stuttgart.de/pdf/mit/whirlwind/E-series/E-533_Effect_of_Current_Pulse_Duration_on_the_Pulse_Response_of_MTC_Memory_Cores_Mar53.pdf" TargetMode="External"/><Relationship Id="rId683" Type="http://schemas.openxmlformats.org/officeDocument/2006/relationships/hyperlink" Target="https://teletype.net/display/TEL/GreenKeys+Search" TargetMode="External"/><Relationship Id="rId890" Type="http://schemas.openxmlformats.org/officeDocument/2006/relationships/hyperlink" Target="https://archivesspace.mit.edu/repositories/2/archival_objects/347870" TargetMode="External"/><Relationship Id="rId2157" Type="http://schemas.openxmlformats.org/officeDocument/2006/relationships/hyperlink" Target="https://archivesspace.mit.edu/repositories/2/archival_objects/349137" TargetMode="External"/><Relationship Id="rId2364" Type="http://schemas.openxmlformats.org/officeDocument/2006/relationships/hyperlink" Target="https://archivesspace.mit.edu/repositories/2/archival_objects/349344" TargetMode="External"/><Relationship Id="rId129" Type="http://schemas.openxmlformats.org/officeDocument/2006/relationships/hyperlink" Target="https://libraries.mit.edu/archives/exhibits/whirlwind/pdf/AC023_Memory_Test_Computer_MTC.pdf" TargetMode="External"/><Relationship Id="rId336" Type="http://schemas.openxmlformats.org/officeDocument/2006/relationships/hyperlink" Target="http://bitsavers.informatik.uni-stuttgart.de/pdf/mit/whirlwind/DCL-series/DCL-003_Biweekly_Report_July_25_1954.pdf" TargetMode="External"/><Relationship Id="rId543" Type="http://schemas.openxmlformats.org/officeDocument/2006/relationships/hyperlink" Target="http://bitsavers.informatik.uni-stuttgart.de/pdf/mit/whirlwind/M-series/M-2415_Biweekly_Report_September_6_1953.pdf" TargetMode="External"/><Relationship Id="rId988" Type="http://schemas.openxmlformats.org/officeDocument/2006/relationships/hyperlink" Target="https://archivesspace.mit.edu/repositories/2/archival_objects/347968" TargetMode="External"/><Relationship Id="rId1173" Type="http://schemas.openxmlformats.org/officeDocument/2006/relationships/hyperlink" Target="https://archivesspace.mit.edu/repositories/2/archival_objects/348153" TargetMode="External"/><Relationship Id="rId1380" Type="http://schemas.openxmlformats.org/officeDocument/2006/relationships/hyperlink" Target="https://archivesspace.mit.edu/repositories/2/archival_objects/348360" TargetMode="External"/><Relationship Id="rId2017" Type="http://schemas.openxmlformats.org/officeDocument/2006/relationships/hyperlink" Target="https://archivesspace.mit.edu/repositories/2/archival_objects/348997" TargetMode="External"/><Relationship Id="rId2224" Type="http://schemas.openxmlformats.org/officeDocument/2006/relationships/hyperlink" Target="https://archivesspace.mit.edu/repositories/2/archival_objects/349204" TargetMode="External"/><Relationship Id="rId403" Type="http://schemas.openxmlformats.org/officeDocument/2006/relationships/hyperlink" Target="http://bitsavers.informatik.uni-stuttgart.de/pdf/mit/whirlwind/DCL-series/DCL-094-1_Polynomial_Factorization_Aug55.pdf" TargetMode="External"/><Relationship Id="rId750" Type="http://schemas.openxmlformats.org/officeDocument/2006/relationships/hyperlink" Target="https://archivesspace.mit.edu/repositories/2/archival_objects/276935" TargetMode="External"/><Relationship Id="rId848" Type="http://schemas.openxmlformats.org/officeDocument/2006/relationships/hyperlink" Target="https://archivesspace.mit.edu/repositories/2/archival_objects/347828" TargetMode="External"/><Relationship Id="rId1033" Type="http://schemas.openxmlformats.org/officeDocument/2006/relationships/hyperlink" Target="https://archivesspace.mit.edu/repositories/2/archival_objects/348013" TargetMode="External"/><Relationship Id="rId1478" Type="http://schemas.openxmlformats.org/officeDocument/2006/relationships/hyperlink" Target="https://archivesspace.mit.edu/repositories/2/archival_objects/348458" TargetMode="External"/><Relationship Id="rId1685" Type="http://schemas.openxmlformats.org/officeDocument/2006/relationships/hyperlink" Target="https://archivesspace.mit.edu/repositories/2/archival_objects/348665" TargetMode="External"/><Relationship Id="rId1892" Type="http://schemas.openxmlformats.org/officeDocument/2006/relationships/hyperlink" Target="https://archivesspace.mit.edu/repositories/2/archival_objects/348872" TargetMode="External"/><Relationship Id="rId610" Type="http://schemas.openxmlformats.org/officeDocument/2006/relationships/hyperlink" Target="http://bitsavers.informatik.uni-stuttgart.de/pdf/mit/whirlwind/apt/APT_Reports_Jan58.pdf" TargetMode="External"/><Relationship Id="rId708" Type="http://schemas.openxmlformats.org/officeDocument/2006/relationships/hyperlink" Target="http://www.dtic.mil/docs/citations/AD0694603" TargetMode="External"/><Relationship Id="rId915" Type="http://schemas.openxmlformats.org/officeDocument/2006/relationships/hyperlink" Target="https://archivesspace.mit.edu/repositories/2/archival_objects/347895" TargetMode="External"/><Relationship Id="rId1240" Type="http://schemas.openxmlformats.org/officeDocument/2006/relationships/hyperlink" Target="https://archivesspace.mit.edu/repositories/2/archival_objects/348220" TargetMode="External"/><Relationship Id="rId1338" Type="http://schemas.openxmlformats.org/officeDocument/2006/relationships/hyperlink" Target="https://archivesspace.mit.edu/repositories/2/archival_objects/348318" TargetMode="External"/><Relationship Id="rId1545" Type="http://schemas.openxmlformats.org/officeDocument/2006/relationships/hyperlink" Target="https://archivesspace.mit.edu/repositories/2/archival_objects/348525" TargetMode="External"/><Relationship Id="rId1100" Type="http://schemas.openxmlformats.org/officeDocument/2006/relationships/hyperlink" Target="https://archivesspace.mit.edu/repositories/2/archival_objects/348080" TargetMode="External"/><Relationship Id="rId1405" Type="http://schemas.openxmlformats.org/officeDocument/2006/relationships/hyperlink" Target="https://archivesspace.mit.edu/repositories/2/archival_objects/348385" TargetMode="External"/><Relationship Id="rId1752" Type="http://schemas.openxmlformats.org/officeDocument/2006/relationships/hyperlink" Target="https://archivesspace.mit.edu/repositories/2/archival_objects/348732" TargetMode="External"/><Relationship Id="rId44" Type="http://schemas.openxmlformats.org/officeDocument/2006/relationships/hyperlink" Target="https://journals.sagepub.com/doi/abs/10.1177/003232927800800302" TargetMode="External"/><Relationship Id="rId1612" Type="http://schemas.openxmlformats.org/officeDocument/2006/relationships/hyperlink" Target="https://archivesspace.mit.edu/repositories/2/archival_objects/348592" TargetMode="External"/><Relationship Id="rId1917" Type="http://schemas.openxmlformats.org/officeDocument/2006/relationships/hyperlink" Target="https://archivesspace.mit.edu/repositories/2/archival_objects/348897" TargetMode="External"/><Relationship Id="rId193" Type="http://schemas.openxmlformats.org/officeDocument/2006/relationships/hyperlink" Target="mailto:mounier@msh-paris.fr" TargetMode="External"/><Relationship Id="rId498" Type="http://schemas.openxmlformats.org/officeDocument/2006/relationships/hyperlink" Target="http://bitsavers.informatik.uni-stuttgart.de/pdf/mit/whirlwind/M-series/6M-4137_Memory_Core_Heating_by_Switching_at_High_Frequencies_Jan56.pdf" TargetMode="External"/><Relationship Id="rId2081" Type="http://schemas.openxmlformats.org/officeDocument/2006/relationships/hyperlink" Target="https://archivesspace.mit.edu/repositories/2/archival_objects/349061" TargetMode="External"/><Relationship Id="rId2179" Type="http://schemas.openxmlformats.org/officeDocument/2006/relationships/hyperlink" Target="https://archivesspace.mit.edu/repositories/2/archival_objects/349159" TargetMode="External"/><Relationship Id="rId260" Type="http://schemas.openxmlformats.org/officeDocument/2006/relationships/hyperlink" Target="http://www.bitsavers.org/pdf/mit/whirlwind/laning_interpreter/k-3-u2774-Whirlwind-notes.pdf" TargetMode="External"/><Relationship Id="rId120" Type="http://schemas.openxmlformats.org/officeDocument/2006/relationships/hyperlink" Target="https://dome.mit.edu/bitstream/handle/1721.3/41257/MC665_r24_dn1.pdf?sequence=1" TargetMode="External"/><Relationship Id="rId358" Type="http://schemas.openxmlformats.org/officeDocument/2006/relationships/hyperlink" Target="http://bitsavers.informatik.uni-stuttgart.de/pdf/mit/whirlwind/DCL-series/DCL-029_Biweekly_Report_November_15_1954.pdf" TargetMode="External"/><Relationship Id="rId565" Type="http://schemas.openxmlformats.org/officeDocument/2006/relationships/hyperlink" Target="http://bitsavers.informatik.uni-stuttgart.de/pdf/mit/whirlwind/M-series/M-2789_Biweekly_Report_April_18_1954.pdf" TargetMode="External"/><Relationship Id="rId772" Type="http://schemas.openxmlformats.org/officeDocument/2006/relationships/hyperlink" Target="https://archivesspace.mit.edu/repositories/2/archival_objects/347752" TargetMode="External"/><Relationship Id="rId1195" Type="http://schemas.openxmlformats.org/officeDocument/2006/relationships/hyperlink" Target="https://archivesspace.mit.edu/repositories/2/archival_objects/348175" TargetMode="External"/><Relationship Id="rId2039" Type="http://schemas.openxmlformats.org/officeDocument/2006/relationships/hyperlink" Target="https://archivesspace.mit.edu/repositories/2/archival_objects/349019" TargetMode="External"/><Relationship Id="rId2246" Type="http://schemas.openxmlformats.org/officeDocument/2006/relationships/hyperlink" Target="https://archivesspace.mit.edu/repositories/2/archival_objects/349226" TargetMode="External"/><Relationship Id="rId218" Type="http://schemas.openxmlformats.org/officeDocument/2006/relationships/hyperlink" Target="https://findingaids.lib.umich.edu/catalog/umich-bhl-87156" TargetMode="External"/><Relationship Id="rId425" Type="http://schemas.openxmlformats.org/officeDocument/2006/relationships/hyperlink" Target="http://bitsavers.informatik.uni-stuttgart.de/pdf/mit/whirlwind/DCL-series/DCL-123_Biweekly_Report_March_18_1956.pdf" TargetMode="External"/><Relationship Id="rId632" Type="http://schemas.openxmlformats.org/officeDocument/2006/relationships/hyperlink" Target="https://apps.dtic.mil/dtic/tr/fulltext/u2/a440395.pdf" TargetMode="External"/><Relationship Id="rId1055" Type="http://schemas.openxmlformats.org/officeDocument/2006/relationships/hyperlink" Target="https://archivesspace.mit.edu/repositories/2/archival_objects/348035" TargetMode="External"/><Relationship Id="rId1262" Type="http://schemas.openxmlformats.org/officeDocument/2006/relationships/hyperlink" Target="https://archivesspace.mit.edu/repositories/2/archival_objects/348242" TargetMode="External"/><Relationship Id="rId2106" Type="http://schemas.openxmlformats.org/officeDocument/2006/relationships/hyperlink" Target="https://archivesspace.mit.edu/repositories/2/archival_objects/349086" TargetMode="External"/><Relationship Id="rId2313" Type="http://schemas.openxmlformats.org/officeDocument/2006/relationships/hyperlink" Target="https://archivesspace.mit.edu/repositories/2/archival_objects/349293" TargetMode="External"/><Relationship Id="rId937" Type="http://schemas.openxmlformats.org/officeDocument/2006/relationships/hyperlink" Target="https://archivesspace.mit.edu/repositories/2/archival_objects/347917" TargetMode="External"/><Relationship Id="rId1122" Type="http://schemas.openxmlformats.org/officeDocument/2006/relationships/hyperlink" Target="https://archivesspace.mit.edu/repositories/2/archival_objects/348102" TargetMode="External"/><Relationship Id="rId1567" Type="http://schemas.openxmlformats.org/officeDocument/2006/relationships/hyperlink" Target="https://archivesspace.mit.edu/repositories/2/archival_objects/348547" TargetMode="External"/><Relationship Id="rId1774" Type="http://schemas.openxmlformats.org/officeDocument/2006/relationships/hyperlink" Target="https://archivesspace.mit.edu/repositories/2/archival_objects/348754" TargetMode="External"/><Relationship Id="rId1981" Type="http://schemas.openxmlformats.org/officeDocument/2006/relationships/hyperlink" Target="https://archivesspace.mit.edu/repositories/2/archival_objects/348961" TargetMode="External"/><Relationship Id="rId66" Type="http://schemas.openxmlformats.org/officeDocument/2006/relationships/hyperlink" Target="http://tcm.computerhistory.org/CHMfiles/Digital%20Computer%20Museum%20Catalog%201981.pdf" TargetMode="External"/><Relationship Id="rId1427" Type="http://schemas.openxmlformats.org/officeDocument/2006/relationships/hyperlink" Target="https://archivesspace.mit.edu/repositories/2/archival_objects/348407" TargetMode="External"/><Relationship Id="rId1634" Type="http://schemas.openxmlformats.org/officeDocument/2006/relationships/hyperlink" Target="https://archivesspace.mit.edu/repositories/2/archival_objects/348614" TargetMode="External"/><Relationship Id="rId1841" Type="http://schemas.openxmlformats.org/officeDocument/2006/relationships/hyperlink" Target="https://archivesspace.mit.edu/repositories/2/archival_objects/348821" TargetMode="External"/><Relationship Id="rId1939" Type="http://schemas.openxmlformats.org/officeDocument/2006/relationships/hyperlink" Target="https://archivesspace.mit.edu/repositories/2/archival_objects/348919" TargetMode="External"/><Relationship Id="rId1701" Type="http://schemas.openxmlformats.org/officeDocument/2006/relationships/hyperlink" Target="https://archivesspace.mit.edu/repositories/2/archival_objects/348681" TargetMode="External"/><Relationship Id="rId282" Type="http://schemas.openxmlformats.org/officeDocument/2006/relationships/hyperlink" Target="https://eur05.safelinks.protection.outlook.com/?url=http%3A%2F%2Farchive.computerhistory.org%2Fresources%2Faccess%2Ftext%2F2018%2F08%2F102740424-05-01-acc.pdf&amp;data=02%7C01%7C%7C0d72df022fbf45cb52e808d86ecf2964%7C84df9e7fe9f640afb435aaaaaaaaaaaa%7C1%7C0%7C637381183335973305&amp;sdata=qg2XFZXGlFjWyICS22Up6aI%2Fxpmmx3ALWwwc93XcqRk%3D&amp;reserved=0" TargetMode="External"/><Relationship Id="rId587" Type="http://schemas.openxmlformats.org/officeDocument/2006/relationships/hyperlink" Target="http://bitsavers.informatik.uni-stuttgart.de/pdf/mit/whirlwind/R-series/R-181_Digital_Computers_in_Control_Systems_Apr50.pdf" TargetMode="External"/><Relationship Id="rId2170" Type="http://schemas.openxmlformats.org/officeDocument/2006/relationships/hyperlink" Target="https://archivesspace.mit.edu/repositories/2/archival_objects/349150" TargetMode="External"/><Relationship Id="rId2268" Type="http://schemas.openxmlformats.org/officeDocument/2006/relationships/hyperlink" Target="https://archivesspace.mit.edu/repositories/2/archival_objects/349248" TargetMode="External"/><Relationship Id="rId8" Type="http://schemas.openxmlformats.org/officeDocument/2006/relationships/image" Target="media/image1.png"/><Relationship Id="rId142" Type="http://schemas.openxmlformats.org/officeDocument/2006/relationships/hyperlink" Target="https://dl.acm.org/doi/10.1145/609784.609817" TargetMode="External"/><Relationship Id="rId447" Type="http://schemas.openxmlformats.org/officeDocument/2006/relationships/hyperlink" Target="http://bitsavers.informatik.uni-stuttgart.de/pdf/mit/whirlwind/DCL-series/DCL-166_Biweekly_Report_March_3_1957.pdf" TargetMode="External"/><Relationship Id="rId794" Type="http://schemas.openxmlformats.org/officeDocument/2006/relationships/hyperlink" Target="https://archivesspace.mit.edu/repositories/2/archival_objects/347774" TargetMode="External"/><Relationship Id="rId1077" Type="http://schemas.openxmlformats.org/officeDocument/2006/relationships/hyperlink" Target="https://archivesspace.mit.edu/repositories/2/archival_objects/348057" TargetMode="External"/><Relationship Id="rId2030" Type="http://schemas.openxmlformats.org/officeDocument/2006/relationships/hyperlink" Target="https://archivesspace.mit.edu/repositories/2/archival_objects/349010" TargetMode="External"/><Relationship Id="rId2128" Type="http://schemas.openxmlformats.org/officeDocument/2006/relationships/hyperlink" Target="https://archivesspace.mit.edu/repositories/2/archival_objects/349108" TargetMode="External"/><Relationship Id="rId654" Type="http://schemas.openxmlformats.org/officeDocument/2006/relationships/hyperlink" Target="https://ieeexplore.ieee.org/author/37393003600" TargetMode="External"/><Relationship Id="rId861" Type="http://schemas.openxmlformats.org/officeDocument/2006/relationships/hyperlink" Target="https://archivesspace.mit.edu/repositories/2/archival_objects/347841" TargetMode="External"/><Relationship Id="rId959" Type="http://schemas.openxmlformats.org/officeDocument/2006/relationships/hyperlink" Target="https://archivesspace.mit.edu/repositories/2/archival_objects/347939" TargetMode="External"/><Relationship Id="rId1284" Type="http://schemas.openxmlformats.org/officeDocument/2006/relationships/hyperlink" Target="https://archivesspace.mit.edu/repositories/2/archival_objects/348264" TargetMode="External"/><Relationship Id="rId1491" Type="http://schemas.openxmlformats.org/officeDocument/2006/relationships/hyperlink" Target="https://archivesspace.mit.edu/repositories/2/archival_objects/348471" TargetMode="External"/><Relationship Id="rId1589" Type="http://schemas.openxmlformats.org/officeDocument/2006/relationships/hyperlink" Target="https://archivesspace.mit.edu/repositories/2/archival_objects/348569" TargetMode="External"/><Relationship Id="rId2335" Type="http://schemas.openxmlformats.org/officeDocument/2006/relationships/hyperlink" Target="https://archivesspace.mit.edu/repositories/2/archival_objects/349315" TargetMode="External"/><Relationship Id="rId307" Type="http://schemas.openxmlformats.org/officeDocument/2006/relationships/hyperlink" Target="http://bitsavers.informatik.uni-stuttgart.de/pdf/mit/whirlwind/?C=N;O=D" TargetMode="External"/><Relationship Id="rId514" Type="http://schemas.openxmlformats.org/officeDocument/2006/relationships/hyperlink" Target="http://bitsavers.informatik.uni-stuttgart.de/pdf/mit/whirlwind/M-series/M-1496_Signed_Ternary_Arithmetic_May52.pdf" TargetMode="External"/><Relationship Id="rId721" Type="http://schemas.openxmlformats.org/officeDocument/2006/relationships/hyperlink" Target="https://archivesspace.mit.edu/repositories/2/resources/1157" TargetMode="External"/><Relationship Id="rId1144" Type="http://schemas.openxmlformats.org/officeDocument/2006/relationships/hyperlink" Target="https://archivesspace.mit.edu/repositories/2/archival_objects/348124" TargetMode="External"/><Relationship Id="rId1351" Type="http://schemas.openxmlformats.org/officeDocument/2006/relationships/hyperlink" Target="https://archivesspace.mit.edu/repositories/2/archival_objects/348331" TargetMode="External"/><Relationship Id="rId1449" Type="http://schemas.openxmlformats.org/officeDocument/2006/relationships/hyperlink" Target="https://archivesspace.mit.edu/repositories/2/archival_objects/348429" TargetMode="External"/><Relationship Id="rId1796" Type="http://schemas.openxmlformats.org/officeDocument/2006/relationships/hyperlink" Target="https://archivesspace.mit.edu/repositories/2/archival_objects/348776" TargetMode="External"/><Relationship Id="rId88" Type="http://schemas.openxmlformats.org/officeDocument/2006/relationships/hyperlink" Target="http://www.bitsavers.org/pdf/mit/lincolnLaboratory/MC665/6M-SERIES/6M-4386_BIWEEKLY_REPORT_19560629.pdf" TargetMode="External"/><Relationship Id="rId819" Type="http://schemas.openxmlformats.org/officeDocument/2006/relationships/hyperlink" Target="https://archivesspace.mit.edu/repositories/2/archival_objects/347799" TargetMode="External"/><Relationship Id="rId1004" Type="http://schemas.openxmlformats.org/officeDocument/2006/relationships/hyperlink" Target="https://archivesspace.mit.edu/repositories/2/archival_objects/347984" TargetMode="External"/><Relationship Id="rId1211" Type="http://schemas.openxmlformats.org/officeDocument/2006/relationships/hyperlink" Target="https://archivesspace.mit.edu/repositories/2/archival_objects/348191" TargetMode="External"/><Relationship Id="rId1656" Type="http://schemas.openxmlformats.org/officeDocument/2006/relationships/hyperlink" Target="https://archivesspace.mit.edu/repositories/2/archival_objects/348636" TargetMode="External"/><Relationship Id="rId1863" Type="http://schemas.openxmlformats.org/officeDocument/2006/relationships/hyperlink" Target="https://archivesspace.mit.edu/repositories/2/archival_objects/348843" TargetMode="External"/><Relationship Id="rId1309" Type="http://schemas.openxmlformats.org/officeDocument/2006/relationships/hyperlink" Target="https://archivesspace.mit.edu/repositories/2/archival_objects/348289" TargetMode="External"/><Relationship Id="rId1516" Type="http://schemas.openxmlformats.org/officeDocument/2006/relationships/hyperlink" Target="https://archivesspace.mit.edu/repositories/2/archival_objects/348496" TargetMode="External"/><Relationship Id="rId1723" Type="http://schemas.openxmlformats.org/officeDocument/2006/relationships/hyperlink" Target="https://archivesspace.mit.edu/repositories/2/archival_objects/348703" TargetMode="External"/><Relationship Id="rId1930" Type="http://schemas.openxmlformats.org/officeDocument/2006/relationships/hyperlink" Target="https://archivesspace.mit.edu/repositories/2/archival_objects/348910" TargetMode="External"/><Relationship Id="rId15" Type="http://schemas.openxmlformats.org/officeDocument/2006/relationships/hyperlink" Target="https://people.cs.clemson.edu/~mark/edsac.html" TargetMode="External"/><Relationship Id="rId2192" Type="http://schemas.openxmlformats.org/officeDocument/2006/relationships/hyperlink" Target="https://archivesspace.mit.edu/repositories/2/archival_objects/349172" TargetMode="External"/><Relationship Id="rId164" Type="http://schemas.openxmlformats.org/officeDocument/2006/relationships/hyperlink" Target="https://walden-family.com/martin-campbell-kelly-foudations-of-programming-in-uk.pdf" TargetMode="External"/><Relationship Id="rId371" Type="http://schemas.openxmlformats.org/officeDocument/2006/relationships/hyperlink" Target="http://bitsavers.informatik.uni-stuttgart.de/pdf/mit/whirlwind/DCL-series/DCL-050_Biweekly_Report_January_24_1955.pdf" TargetMode="External"/><Relationship Id="rId2052" Type="http://schemas.openxmlformats.org/officeDocument/2006/relationships/hyperlink" Target="https://archivesspace.mit.edu/repositories/2/archival_objects/349032" TargetMode="External"/><Relationship Id="rId469" Type="http://schemas.openxmlformats.org/officeDocument/2006/relationships/hyperlink" Target="http://bitsavers.informatik.uni-stuttgart.de/pdf/mit/whirlwind/E-series/E-520_The_WWI_Auxiliary_Magnetic_Drum_System_Jan53.pdf" TargetMode="External"/><Relationship Id="rId676" Type="http://schemas.openxmlformats.org/officeDocument/2006/relationships/hyperlink" Target="https://ieeexplore.ieee.org/document/4640778/" TargetMode="External"/><Relationship Id="rId883" Type="http://schemas.openxmlformats.org/officeDocument/2006/relationships/hyperlink" Target="https://archivesspace.mit.edu/repositories/2/archival_objects/347863" TargetMode="External"/><Relationship Id="rId1099" Type="http://schemas.openxmlformats.org/officeDocument/2006/relationships/hyperlink" Target="https://archivesspace.mit.edu/repositories/2/archival_objects/348079" TargetMode="External"/><Relationship Id="rId2357" Type="http://schemas.openxmlformats.org/officeDocument/2006/relationships/hyperlink" Target="https://archivesspace.mit.edu/repositories/2/archival_objects/349337" TargetMode="External"/><Relationship Id="rId231" Type="http://schemas.openxmlformats.org/officeDocument/2006/relationships/image" Target="media/image30.png"/><Relationship Id="rId329" Type="http://schemas.openxmlformats.org/officeDocument/2006/relationships/hyperlink" Target="http://bitsavers.informatik.uni-stuttgart.de/pdf/mit/whirlwind/Wolf_Research_Whirlwind_I_Checkout_Progress_Report_Jul63.pdf" TargetMode="External"/><Relationship Id="rId536" Type="http://schemas.openxmlformats.org/officeDocument/2006/relationships/hyperlink" Target="http://bitsavers.informatik.uni-stuttgart.de/pdf/mit/whirlwind/M-series/M-2270_Biweekly_Report_June_29_1953.pdf" TargetMode="External"/><Relationship Id="rId1166" Type="http://schemas.openxmlformats.org/officeDocument/2006/relationships/hyperlink" Target="https://archivesspace.mit.edu/repositories/2/archival_objects/348146" TargetMode="External"/><Relationship Id="rId1373" Type="http://schemas.openxmlformats.org/officeDocument/2006/relationships/hyperlink" Target="https://archivesspace.mit.edu/repositories/2/archival_objects/348353" TargetMode="External"/><Relationship Id="rId2217" Type="http://schemas.openxmlformats.org/officeDocument/2006/relationships/hyperlink" Target="https://archivesspace.mit.edu/repositories/2/archival_objects/349197" TargetMode="External"/><Relationship Id="rId743" Type="http://schemas.openxmlformats.org/officeDocument/2006/relationships/hyperlink" Target="https://archivesspace.mit.edu/repositories/2/archival_objects/276928" TargetMode="External"/><Relationship Id="rId950" Type="http://schemas.openxmlformats.org/officeDocument/2006/relationships/hyperlink" Target="https://archivesspace.mit.edu/repositories/2/archival_objects/347930" TargetMode="External"/><Relationship Id="rId1026" Type="http://schemas.openxmlformats.org/officeDocument/2006/relationships/hyperlink" Target="https://archivesspace.mit.edu/repositories/2/archival_objects/348006" TargetMode="External"/><Relationship Id="rId1580" Type="http://schemas.openxmlformats.org/officeDocument/2006/relationships/hyperlink" Target="https://archivesspace.mit.edu/repositories/2/archival_objects/348560" TargetMode="External"/><Relationship Id="rId1678" Type="http://schemas.openxmlformats.org/officeDocument/2006/relationships/hyperlink" Target="https://archivesspace.mit.edu/repositories/2/archival_objects/348658" TargetMode="External"/><Relationship Id="rId1885" Type="http://schemas.openxmlformats.org/officeDocument/2006/relationships/hyperlink" Target="https://archivesspace.mit.edu/repositories/2/archival_objects/348865" TargetMode="External"/><Relationship Id="rId603" Type="http://schemas.openxmlformats.org/officeDocument/2006/relationships/hyperlink" Target="http://bitsavers.informatik.uni-stuttgart.de/pdf/mit/whirlwind/R-series/R-233_The_MIT_Systems_of_Automatic_Coding_May54.pdf" TargetMode="External"/><Relationship Id="rId810" Type="http://schemas.openxmlformats.org/officeDocument/2006/relationships/hyperlink" Target="https://archivesspace.mit.edu/repositories/2/archival_objects/347790" TargetMode="External"/><Relationship Id="rId908" Type="http://schemas.openxmlformats.org/officeDocument/2006/relationships/hyperlink" Target="https://archivesspace.mit.edu/repositories/2/archival_objects/347888" TargetMode="External"/><Relationship Id="rId1233" Type="http://schemas.openxmlformats.org/officeDocument/2006/relationships/hyperlink" Target="https://archivesspace.mit.edu/repositories/2/archival_objects/348213" TargetMode="External"/><Relationship Id="rId1440" Type="http://schemas.openxmlformats.org/officeDocument/2006/relationships/hyperlink" Target="https://archivesspace.mit.edu/repositories/2/archival_objects/348420" TargetMode="External"/><Relationship Id="rId1538" Type="http://schemas.openxmlformats.org/officeDocument/2006/relationships/hyperlink" Target="https://archivesspace.mit.edu/repositories/2/archival_objects/348518" TargetMode="External"/><Relationship Id="rId1300" Type="http://schemas.openxmlformats.org/officeDocument/2006/relationships/hyperlink" Target="https://archivesspace.mit.edu/repositories/2/archival_objects/348280" TargetMode="External"/><Relationship Id="rId1745" Type="http://schemas.openxmlformats.org/officeDocument/2006/relationships/hyperlink" Target="https://archivesspace.mit.edu/repositories/2/archival_objects/348725" TargetMode="External"/><Relationship Id="rId1952" Type="http://schemas.openxmlformats.org/officeDocument/2006/relationships/hyperlink" Target="https://archivesspace.mit.edu/repositories/2/archival_objects/348932" TargetMode="External"/><Relationship Id="rId37" Type="http://schemas.openxmlformats.org/officeDocument/2006/relationships/hyperlink" Target="http://www.bitsavers.org/pdf/mit/whirlwind/M-series/M-2359-2_Comprehensive_System_Manual_Dec55.pdf" TargetMode="External"/><Relationship Id="rId1605" Type="http://schemas.openxmlformats.org/officeDocument/2006/relationships/hyperlink" Target="https://archivesspace.mit.edu/repositories/2/archival_objects/348585" TargetMode="External"/><Relationship Id="rId1812" Type="http://schemas.openxmlformats.org/officeDocument/2006/relationships/hyperlink" Target="https://archivesspace.mit.edu/repositories/2/archival_objects/348792" TargetMode="External"/><Relationship Id="rId186" Type="http://schemas.openxmlformats.org/officeDocument/2006/relationships/hyperlink" Target="https://openlibrary.org/books/OL3027471M/IBM%27s_early_computers" TargetMode="External"/><Relationship Id="rId393" Type="http://schemas.openxmlformats.org/officeDocument/2006/relationships/hyperlink" Target="http://bitsavers.informatik.uni-stuttgart.de/pdf/mit/whirlwind/DCL-series/DCL-079_Biweekly_Report_June_13_1955.pdf" TargetMode="External"/><Relationship Id="rId2074" Type="http://schemas.openxmlformats.org/officeDocument/2006/relationships/hyperlink" Target="https://archivesspace.mit.edu/repositories/2/archival_objects/349054" TargetMode="External"/><Relationship Id="rId2281" Type="http://schemas.openxmlformats.org/officeDocument/2006/relationships/hyperlink" Target="https://archivesspace.mit.edu/repositories/2/archival_objects/349261" TargetMode="External"/><Relationship Id="rId253" Type="http://schemas.openxmlformats.org/officeDocument/2006/relationships/hyperlink" Target="https://wehackthemoon.com/sites/default/files/media/document/154398.jpg" TargetMode="External"/><Relationship Id="rId460" Type="http://schemas.openxmlformats.org/officeDocument/2006/relationships/hyperlink" Target="http://bitsavers.informatik.uni-stuttgart.de/pdf/mit/whirlwind/E-series/?C=S;O=A" TargetMode="External"/><Relationship Id="rId698" Type="http://schemas.openxmlformats.org/officeDocument/2006/relationships/hyperlink" Target="https://docs.google.com/document/d/1oShwPtpF1ALJc1eK2arvDb6my5ezY5qZYWNhY9dXLPc/edit" TargetMode="External"/><Relationship Id="rId1090" Type="http://schemas.openxmlformats.org/officeDocument/2006/relationships/hyperlink" Target="https://archivesspace.mit.edu/repositories/2/archival_objects/348070" TargetMode="External"/><Relationship Id="rId2141" Type="http://schemas.openxmlformats.org/officeDocument/2006/relationships/hyperlink" Target="https://archivesspace.mit.edu/repositories/2/archival_objects/349121" TargetMode="External"/><Relationship Id="rId2379" Type="http://schemas.openxmlformats.org/officeDocument/2006/relationships/footer" Target="footer1.xml"/><Relationship Id="rId113" Type="http://schemas.openxmlformats.org/officeDocument/2006/relationships/hyperlink" Target="https://dome.mit.edu/bitstream/handle/1721.3/41293/MC665_r27_M-List-1.pdf?sequence=1" TargetMode="External"/><Relationship Id="rId320" Type="http://schemas.openxmlformats.org/officeDocument/2006/relationships/hyperlink" Target="http://bitsavers.informatik.uni-stuttgart.de/pdf/mit/whirlwind/Redmond_Project_Whirlwind_A_Case_History_In_Contemporary_Technology_1975.pdf" TargetMode="External"/><Relationship Id="rId558" Type="http://schemas.openxmlformats.org/officeDocument/2006/relationships/hyperlink" Target="http://bitsavers.informatik.uni-stuttgart.de/pdf/mit/whirlwind/M-series/M-2684_Biweekly_Report_February_7_1954.pdf" TargetMode="External"/><Relationship Id="rId765" Type="http://schemas.openxmlformats.org/officeDocument/2006/relationships/hyperlink" Target="https://archivesspace.mit.edu/repositories/2/archival_objects/304845" TargetMode="External"/><Relationship Id="rId972" Type="http://schemas.openxmlformats.org/officeDocument/2006/relationships/hyperlink" Target="https://archivesspace.mit.edu/repositories/2/archival_objects/347952" TargetMode="External"/><Relationship Id="rId1188" Type="http://schemas.openxmlformats.org/officeDocument/2006/relationships/hyperlink" Target="https://archivesspace.mit.edu/repositories/2/archival_objects/348168" TargetMode="External"/><Relationship Id="rId1395" Type="http://schemas.openxmlformats.org/officeDocument/2006/relationships/hyperlink" Target="https://archivesspace.mit.edu/repositories/2/archival_objects/348375" TargetMode="External"/><Relationship Id="rId2001" Type="http://schemas.openxmlformats.org/officeDocument/2006/relationships/hyperlink" Target="https://archivesspace.mit.edu/repositories/2/archival_objects/348981" TargetMode="External"/><Relationship Id="rId2239" Type="http://schemas.openxmlformats.org/officeDocument/2006/relationships/hyperlink" Target="https://archivesspace.mit.edu/repositories/2/archival_objects/349219" TargetMode="External"/><Relationship Id="rId418" Type="http://schemas.openxmlformats.org/officeDocument/2006/relationships/hyperlink" Target="http://bitsavers.informatik.uni-stuttgart.de/pdf/mit/whirlwind/DCL-series/DCL-116_Biweekly_Report_December_26_1955.pdf" TargetMode="External"/><Relationship Id="rId625" Type="http://schemas.openxmlformats.org/officeDocument/2006/relationships/hyperlink" Target="https://github.com/pkimpel/retro-205/wiki" TargetMode="External"/><Relationship Id="rId832" Type="http://schemas.openxmlformats.org/officeDocument/2006/relationships/hyperlink" Target="https://archivesspace.mit.edu/repositories/2/archival_objects/347812" TargetMode="External"/><Relationship Id="rId1048" Type="http://schemas.openxmlformats.org/officeDocument/2006/relationships/hyperlink" Target="https://archivesspace.mit.edu/repositories/2/archival_objects/348028" TargetMode="External"/><Relationship Id="rId1255" Type="http://schemas.openxmlformats.org/officeDocument/2006/relationships/hyperlink" Target="https://archivesspace.mit.edu/repositories/2/archival_objects/348235" TargetMode="External"/><Relationship Id="rId1462" Type="http://schemas.openxmlformats.org/officeDocument/2006/relationships/hyperlink" Target="https://archivesspace.mit.edu/repositories/2/archival_objects/348442" TargetMode="External"/><Relationship Id="rId2306" Type="http://schemas.openxmlformats.org/officeDocument/2006/relationships/hyperlink" Target="https://archivesspace.mit.edu/repositories/2/archival_objects/349286" TargetMode="External"/><Relationship Id="rId1115" Type="http://schemas.openxmlformats.org/officeDocument/2006/relationships/hyperlink" Target="https://archivesspace.mit.edu/repositories/2/archival_objects/348095" TargetMode="External"/><Relationship Id="rId1322" Type="http://schemas.openxmlformats.org/officeDocument/2006/relationships/hyperlink" Target="https://archivesspace.mit.edu/repositories/2/archival_objects/348302" TargetMode="External"/><Relationship Id="rId1767" Type="http://schemas.openxmlformats.org/officeDocument/2006/relationships/hyperlink" Target="https://archivesspace.mit.edu/repositories/2/archival_objects/348747" TargetMode="External"/><Relationship Id="rId1974" Type="http://schemas.openxmlformats.org/officeDocument/2006/relationships/hyperlink" Target="https://archivesspace.mit.edu/repositories/2/archival_objects/348954" TargetMode="External"/><Relationship Id="rId59" Type="http://schemas.openxmlformats.org/officeDocument/2006/relationships/hyperlink" Target="https://dome.mit.edu/bitstream/handle/1721.3/41261/MC665_r25_dn4.pdf?sequence=1" TargetMode="External"/><Relationship Id="rId1627" Type="http://schemas.openxmlformats.org/officeDocument/2006/relationships/hyperlink" Target="https://archivesspace.mit.edu/repositories/2/archival_objects/348607" TargetMode="External"/><Relationship Id="rId1834" Type="http://schemas.openxmlformats.org/officeDocument/2006/relationships/hyperlink" Target="https://archivesspace.mit.edu/repositories/2/archival_objects/348814" TargetMode="External"/><Relationship Id="rId2096" Type="http://schemas.openxmlformats.org/officeDocument/2006/relationships/hyperlink" Target="https://archivesspace.mit.edu/repositories/2/archival_objects/349076" TargetMode="External"/><Relationship Id="rId1901" Type="http://schemas.openxmlformats.org/officeDocument/2006/relationships/hyperlink" Target="https://archivesspace.mit.edu/repositories/2/archival_objects/348881" TargetMode="External"/><Relationship Id="rId275" Type="http://schemas.openxmlformats.org/officeDocument/2006/relationships/hyperlink" Target="http://tcm.computerhistory.org/files.html" TargetMode="External"/><Relationship Id="rId482" Type="http://schemas.openxmlformats.org/officeDocument/2006/relationships/hyperlink" Target="http://bitsavers.informatik.uni-stuttgart.de/pdf/mit/whirlwind/E-series/E-549_Basic_Conversion_Program_Jul53.pdf" TargetMode="External"/><Relationship Id="rId2163" Type="http://schemas.openxmlformats.org/officeDocument/2006/relationships/hyperlink" Target="https://archivesspace.mit.edu/repositories/2/archival_objects/349143" TargetMode="External"/><Relationship Id="rId2370" Type="http://schemas.openxmlformats.org/officeDocument/2006/relationships/hyperlink" Target="https://archivesspace.mit.edu/repositories/2/archival_objects/276964" TargetMode="External"/><Relationship Id="rId135" Type="http://schemas.openxmlformats.org/officeDocument/2006/relationships/hyperlink" Target="http://library.mit.edu:80/F/RCMVKMBLYUM94C7MEJKY7E14QFJXBLYE5S4CP48NYDH7UYPVJR-04255?func=item-global&amp;doc_library=MIT01&amp;doc_number=000689333&amp;year=&amp;volume=&amp;sub_library=" TargetMode="External"/><Relationship Id="rId342" Type="http://schemas.openxmlformats.org/officeDocument/2006/relationships/hyperlink" Target="http://bitsavers.informatik.uni-stuttgart.de/pdf/mit/whirlwind/DCL-series/DCL-012_A_Program_for_Transferring_Binary_Information_Back_and_Forth_Between_Paper_Tape_and_Magnetic_Tape_Sep54.pdf" TargetMode="External"/><Relationship Id="rId787" Type="http://schemas.openxmlformats.org/officeDocument/2006/relationships/hyperlink" Target="https://archivesspace.mit.edu/repositories/2/archival_objects/347767" TargetMode="External"/><Relationship Id="rId994" Type="http://schemas.openxmlformats.org/officeDocument/2006/relationships/hyperlink" Target="https://archivesspace.mit.edu/repositories/2/archival_objects/347974" TargetMode="External"/><Relationship Id="rId2023" Type="http://schemas.openxmlformats.org/officeDocument/2006/relationships/hyperlink" Target="https://archivesspace.mit.edu/repositories/2/archival_objects/349003" TargetMode="External"/><Relationship Id="rId2230" Type="http://schemas.openxmlformats.org/officeDocument/2006/relationships/hyperlink" Target="https://archivesspace.mit.edu/repositories/2/archival_objects/349210" TargetMode="External"/><Relationship Id="rId202" Type="http://schemas.openxmlformats.org/officeDocument/2006/relationships/hyperlink" Target="https://airforcehistoryindex.org/" TargetMode="External"/><Relationship Id="rId647" Type="http://schemas.openxmlformats.org/officeDocument/2006/relationships/hyperlink" Target="mailto:ddouglas@mit.edu" TargetMode="External"/><Relationship Id="rId854" Type="http://schemas.openxmlformats.org/officeDocument/2006/relationships/hyperlink" Target="https://archivesspace.mit.edu/repositories/2/archival_objects/347834" TargetMode="External"/><Relationship Id="rId1277" Type="http://schemas.openxmlformats.org/officeDocument/2006/relationships/hyperlink" Target="https://archivesspace.mit.edu/repositories/2/archival_objects/348257" TargetMode="External"/><Relationship Id="rId1484" Type="http://schemas.openxmlformats.org/officeDocument/2006/relationships/hyperlink" Target="https://archivesspace.mit.edu/repositories/2/archival_objects/348464" TargetMode="External"/><Relationship Id="rId1691" Type="http://schemas.openxmlformats.org/officeDocument/2006/relationships/hyperlink" Target="https://archivesspace.mit.edu/repositories/2/archival_objects/348671" TargetMode="External"/><Relationship Id="rId2328" Type="http://schemas.openxmlformats.org/officeDocument/2006/relationships/hyperlink" Target="https://archivesspace.mit.edu/repositories/2/archival_objects/349308" TargetMode="External"/><Relationship Id="rId507" Type="http://schemas.openxmlformats.org/officeDocument/2006/relationships/hyperlink" Target="http://bitsavers.informatik.uni-stuttgart.de/pdf/mit/whirlwind/M-series/M-1347_Discussion_of_Magnetic_Drum_Systems_at_Engineering_Research_Associates_27-28_November_1951.pdf" TargetMode="External"/><Relationship Id="rId714" Type="http://schemas.openxmlformats.org/officeDocument/2006/relationships/hyperlink" Target="http://h92010.eos-intl.net/H92010/OPAC/Details/Record.aspx?IndexCode=-1&amp;TaskCode=3409311&amp;HitCount=16&amp;CollectionCode=2&amp;SortDirection=Descending&amp;CurrentPage=1&amp;CurrentLinkCode=MH92010|2610055|1|20154895&amp;SelectionType=0&amp;SearchType=1&amp;BibCode=MH92010|2716116|13|20154907" TargetMode="External"/><Relationship Id="rId921" Type="http://schemas.openxmlformats.org/officeDocument/2006/relationships/hyperlink" Target="https://archivesspace.mit.edu/repositories/2/archival_objects/347901" TargetMode="External"/><Relationship Id="rId1137" Type="http://schemas.openxmlformats.org/officeDocument/2006/relationships/hyperlink" Target="https://archivesspace.mit.edu/repositories/2/archival_objects/348117" TargetMode="External"/><Relationship Id="rId1344" Type="http://schemas.openxmlformats.org/officeDocument/2006/relationships/hyperlink" Target="https://archivesspace.mit.edu/repositories/2/archival_objects/348324" TargetMode="External"/><Relationship Id="rId1551" Type="http://schemas.openxmlformats.org/officeDocument/2006/relationships/hyperlink" Target="https://archivesspace.mit.edu/repositories/2/archival_objects/348531" TargetMode="External"/><Relationship Id="rId1789" Type="http://schemas.openxmlformats.org/officeDocument/2006/relationships/hyperlink" Target="https://archivesspace.mit.edu/repositories/2/archival_objects/348769" TargetMode="External"/><Relationship Id="rId1996" Type="http://schemas.openxmlformats.org/officeDocument/2006/relationships/hyperlink" Target="https://archivesspace.mit.edu/repositories/2/archival_objects/348976" TargetMode="External"/><Relationship Id="rId50" Type="http://schemas.openxmlformats.org/officeDocument/2006/relationships/hyperlink" Target="http://bitsavers.informatik.uni-stuttgart.de/pdf/mit/whirlwind/M-series/M-1284_Method_of_Preparing_Subroutines_for_the_Subroutine_Library_Sep51.pdf" TargetMode="External"/><Relationship Id="rId1204" Type="http://schemas.openxmlformats.org/officeDocument/2006/relationships/hyperlink" Target="https://archivesspace.mit.edu/repositories/2/archival_objects/348184" TargetMode="External"/><Relationship Id="rId1411" Type="http://schemas.openxmlformats.org/officeDocument/2006/relationships/hyperlink" Target="https://archivesspace.mit.edu/repositories/2/archival_objects/348391" TargetMode="External"/><Relationship Id="rId1649" Type="http://schemas.openxmlformats.org/officeDocument/2006/relationships/hyperlink" Target="https://archivesspace.mit.edu/repositories/2/archival_objects/348629" TargetMode="External"/><Relationship Id="rId1856" Type="http://schemas.openxmlformats.org/officeDocument/2006/relationships/hyperlink" Target="https://archivesspace.mit.edu/repositories/2/archival_objects/348836" TargetMode="External"/><Relationship Id="rId1509" Type="http://schemas.openxmlformats.org/officeDocument/2006/relationships/hyperlink" Target="https://archivesspace.mit.edu/repositories/2/archival_objects/348489" TargetMode="External"/><Relationship Id="rId1716" Type="http://schemas.openxmlformats.org/officeDocument/2006/relationships/hyperlink" Target="https://archivesspace.mit.edu/repositories/2/archival_objects/348696" TargetMode="External"/><Relationship Id="rId1923" Type="http://schemas.openxmlformats.org/officeDocument/2006/relationships/hyperlink" Target="https://archivesspace.mit.edu/repositories/2/archival_objects/348903" TargetMode="External"/><Relationship Id="rId297" Type="http://schemas.openxmlformats.org/officeDocument/2006/relationships/image" Target="media/image38.png"/><Relationship Id="rId2185" Type="http://schemas.openxmlformats.org/officeDocument/2006/relationships/hyperlink" Target="https://archivesspace.mit.edu/repositories/2/archival_objects/349165" TargetMode="External"/><Relationship Id="rId157" Type="http://schemas.openxmlformats.org/officeDocument/2006/relationships/hyperlink" Target="https://en.wikipedia.org/wiki/Dudley" TargetMode="External"/><Relationship Id="rId364" Type="http://schemas.openxmlformats.org/officeDocument/2006/relationships/hyperlink" Target="http://bitsavers.informatik.uni-stuttgart.de/pdf/mit/whirlwind/DCL-series/DCL-037_WWI_Computer_Schedule_for_Group_6345_Dec54.pdf" TargetMode="External"/><Relationship Id="rId2045" Type="http://schemas.openxmlformats.org/officeDocument/2006/relationships/hyperlink" Target="https://archivesspace.mit.edu/repositories/2/archival_objects/349025" TargetMode="External"/><Relationship Id="rId571" Type="http://schemas.openxmlformats.org/officeDocument/2006/relationships/hyperlink" Target="http://bitsavers.informatik.uni-stuttgart.de/pdf/mit/whirlwind/M-series/M-2881_Biweekly_Report_June_27_1954.pdf" TargetMode="External"/><Relationship Id="rId669" Type="http://schemas.openxmlformats.org/officeDocument/2006/relationships/hyperlink" Target="https://ieeexplore.ieee.org/document/4640772/citations?tabFilter=papers" TargetMode="External"/><Relationship Id="rId876" Type="http://schemas.openxmlformats.org/officeDocument/2006/relationships/hyperlink" Target="https://archivesspace.mit.edu/repositories/2/archival_objects/347856" TargetMode="External"/><Relationship Id="rId1299" Type="http://schemas.openxmlformats.org/officeDocument/2006/relationships/hyperlink" Target="https://archivesspace.mit.edu/repositories/2/archival_objects/348279" TargetMode="External"/><Relationship Id="rId2252" Type="http://schemas.openxmlformats.org/officeDocument/2006/relationships/hyperlink" Target="https://archivesspace.mit.edu/repositories/2/archival_objects/349232" TargetMode="External"/><Relationship Id="rId224" Type="http://schemas.openxmlformats.org/officeDocument/2006/relationships/hyperlink" Target="mailto:cesnik@umich.edu" TargetMode="External"/><Relationship Id="rId431" Type="http://schemas.openxmlformats.org/officeDocument/2006/relationships/hyperlink" Target="http://bitsavers.informatik.uni-stuttgart.de/pdf/mit/whirlwind/DCL-series/DCL-131_Biweekly_Report_June_10_1956.pdf" TargetMode="External"/><Relationship Id="rId529" Type="http://schemas.openxmlformats.org/officeDocument/2006/relationships/hyperlink" Target="http://bitsavers.informatik.uni-stuttgart.de/pdf/mit/whirlwind/M-series/M-2188_Programming_for_and_Operation_of_Oscilloscope_and_Camera_Jun53.pdf" TargetMode="External"/><Relationship Id="rId736" Type="http://schemas.openxmlformats.org/officeDocument/2006/relationships/hyperlink" Target="https://archivesspace.mit.edu/repositories/2/archival_objects/276909" TargetMode="External"/><Relationship Id="rId1061" Type="http://schemas.openxmlformats.org/officeDocument/2006/relationships/hyperlink" Target="https://archivesspace.mit.edu/repositories/2/archival_objects/348041" TargetMode="External"/><Relationship Id="rId1159" Type="http://schemas.openxmlformats.org/officeDocument/2006/relationships/hyperlink" Target="https://archivesspace.mit.edu/repositories/2/archival_objects/348139" TargetMode="External"/><Relationship Id="rId1366" Type="http://schemas.openxmlformats.org/officeDocument/2006/relationships/hyperlink" Target="https://archivesspace.mit.edu/repositories/2/archival_objects/348346" TargetMode="External"/><Relationship Id="rId2112" Type="http://schemas.openxmlformats.org/officeDocument/2006/relationships/hyperlink" Target="https://archivesspace.mit.edu/repositories/2/archival_objects/349092" TargetMode="External"/><Relationship Id="rId943" Type="http://schemas.openxmlformats.org/officeDocument/2006/relationships/hyperlink" Target="https://archivesspace.mit.edu/repositories/2/archival_objects/347923" TargetMode="External"/><Relationship Id="rId1019" Type="http://schemas.openxmlformats.org/officeDocument/2006/relationships/hyperlink" Target="https://archivesspace.mit.edu/repositories/2/archival_objects/347999" TargetMode="External"/><Relationship Id="rId1573" Type="http://schemas.openxmlformats.org/officeDocument/2006/relationships/hyperlink" Target="https://archivesspace.mit.edu/repositories/2/archival_objects/348553" TargetMode="External"/><Relationship Id="rId1780" Type="http://schemas.openxmlformats.org/officeDocument/2006/relationships/hyperlink" Target="https://archivesspace.mit.edu/repositories/2/archival_objects/348760" TargetMode="External"/><Relationship Id="rId1878" Type="http://schemas.openxmlformats.org/officeDocument/2006/relationships/hyperlink" Target="https://archivesspace.mit.edu/repositories/2/archival_objects/348858" TargetMode="External"/><Relationship Id="rId72" Type="http://schemas.openxmlformats.org/officeDocument/2006/relationships/hyperlink" Target="http://tcm.computerhistory.org/CHMfiles/DEC%20Museum%20Artifacts%20Donation%201990-1999.pdf" TargetMode="External"/><Relationship Id="rId803" Type="http://schemas.openxmlformats.org/officeDocument/2006/relationships/hyperlink" Target="https://archivesspace.mit.edu/repositories/2/archival_objects/347783" TargetMode="External"/><Relationship Id="rId1226" Type="http://schemas.openxmlformats.org/officeDocument/2006/relationships/hyperlink" Target="https://archivesspace.mit.edu/repositories/2/archival_objects/348206" TargetMode="External"/><Relationship Id="rId1433" Type="http://schemas.openxmlformats.org/officeDocument/2006/relationships/hyperlink" Target="https://archivesspace.mit.edu/repositories/2/archival_objects/348413" TargetMode="External"/><Relationship Id="rId1640" Type="http://schemas.openxmlformats.org/officeDocument/2006/relationships/hyperlink" Target="https://archivesspace.mit.edu/repositories/2/archival_objects/348620" TargetMode="External"/><Relationship Id="rId1738" Type="http://schemas.openxmlformats.org/officeDocument/2006/relationships/hyperlink" Target="https://archivesspace.mit.edu/repositories/2/archival_objects/348718" TargetMode="External"/><Relationship Id="rId1500" Type="http://schemas.openxmlformats.org/officeDocument/2006/relationships/hyperlink" Target="https://archivesspace.mit.edu/repositories/2/archival_objects/348480" TargetMode="External"/><Relationship Id="rId1945" Type="http://schemas.openxmlformats.org/officeDocument/2006/relationships/hyperlink" Target="https://archivesspace.mit.edu/repositories/2/archival_objects/348925" TargetMode="External"/><Relationship Id="rId1805" Type="http://schemas.openxmlformats.org/officeDocument/2006/relationships/hyperlink" Target="https://archivesspace.mit.edu/repositories/2/archival_objects/348785" TargetMode="External"/><Relationship Id="rId179" Type="http://schemas.openxmlformats.org/officeDocument/2006/relationships/hyperlink" Target="https://archive.org/details/whencomputerswer00davi/page/n3/mode/2up" TargetMode="External"/><Relationship Id="rId386" Type="http://schemas.openxmlformats.org/officeDocument/2006/relationships/hyperlink" Target="http://bitsavers.informatik.uni-stuttgart.de/pdf/mit/whirlwind/DCL-series/DCL-071-1_Notes_on_Tape_Room_Procedure_Apr56.pdf" TargetMode="External"/><Relationship Id="rId593" Type="http://schemas.openxmlformats.org/officeDocument/2006/relationships/hyperlink" Target="http://bitsavers.informatik.uni-stuttgart.de/pdf/mit/whirlwind/R-series/R-203_The_Application_of_a_High-Speed_Digital_Computer_to_the_Present-Day_Air_Traffic_Control_System_Jan52.pdf" TargetMode="External"/><Relationship Id="rId2067" Type="http://schemas.openxmlformats.org/officeDocument/2006/relationships/hyperlink" Target="https://archivesspace.mit.edu/repositories/2/archival_objects/349047" TargetMode="External"/><Relationship Id="rId2274" Type="http://schemas.openxmlformats.org/officeDocument/2006/relationships/hyperlink" Target="https://archivesspace.mit.edu/repositories/2/archival_objects/349254" TargetMode="External"/><Relationship Id="rId246" Type="http://schemas.openxmlformats.org/officeDocument/2006/relationships/hyperlink" Target="https://archivesspace.mit.edu/repositories/2" TargetMode="External"/><Relationship Id="rId453" Type="http://schemas.openxmlformats.org/officeDocument/2006/relationships/hyperlink" Target="http://bitsavers.informatik.uni-stuttgart.de/pdf/mit/whirlwind/DCL-series/DCL-174_Biweekly_Report_May_26_1957.pdf" TargetMode="External"/><Relationship Id="rId660" Type="http://schemas.openxmlformats.org/officeDocument/2006/relationships/hyperlink" Target="https://ieeexplore.ieee.org/author/37692424600" TargetMode="External"/><Relationship Id="rId898" Type="http://schemas.openxmlformats.org/officeDocument/2006/relationships/hyperlink" Target="https://archivesspace.mit.edu/repositories/2/archival_objects/347878" TargetMode="External"/><Relationship Id="rId1083" Type="http://schemas.openxmlformats.org/officeDocument/2006/relationships/hyperlink" Target="https://archivesspace.mit.edu/repositories/2/archival_objects/348063" TargetMode="External"/><Relationship Id="rId1290" Type="http://schemas.openxmlformats.org/officeDocument/2006/relationships/hyperlink" Target="https://archivesspace.mit.edu/repositories/2/archival_objects/348270" TargetMode="External"/><Relationship Id="rId2134" Type="http://schemas.openxmlformats.org/officeDocument/2006/relationships/hyperlink" Target="https://archivesspace.mit.edu/repositories/2/archival_objects/349114" TargetMode="External"/><Relationship Id="rId2341" Type="http://schemas.openxmlformats.org/officeDocument/2006/relationships/hyperlink" Target="https://archivesspace.mit.edu/repositories/2/archival_objects/349321" TargetMode="External"/><Relationship Id="rId106" Type="http://schemas.openxmlformats.org/officeDocument/2006/relationships/hyperlink" Target="http://dome.mit.edu/handle/1721.3/37456" TargetMode="External"/><Relationship Id="rId313" Type="http://schemas.openxmlformats.org/officeDocument/2006/relationships/hyperlink" Target="http://bitsavers.informatik.uni-stuttgart.de/pdf/mit/whirlwind/L-3_Forecast_for_Military_Systems_Using_Electronic_Digital_Computers_Sep48.pdf" TargetMode="External"/><Relationship Id="rId758" Type="http://schemas.openxmlformats.org/officeDocument/2006/relationships/hyperlink" Target="https://archivesspace.mit.edu/repositories/2/archival_objects/276943" TargetMode="External"/><Relationship Id="rId965" Type="http://schemas.openxmlformats.org/officeDocument/2006/relationships/hyperlink" Target="https://archivesspace.mit.edu/repositories/2/archival_objects/347945" TargetMode="External"/><Relationship Id="rId1150" Type="http://schemas.openxmlformats.org/officeDocument/2006/relationships/hyperlink" Target="https://archivesspace.mit.edu/repositories/2/archival_objects/348130" TargetMode="External"/><Relationship Id="rId1388" Type="http://schemas.openxmlformats.org/officeDocument/2006/relationships/hyperlink" Target="https://archivesspace.mit.edu/repositories/2/archival_objects/348368" TargetMode="External"/><Relationship Id="rId1595" Type="http://schemas.openxmlformats.org/officeDocument/2006/relationships/hyperlink" Target="https://archivesspace.mit.edu/repositories/2/archival_objects/348575" TargetMode="External"/><Relationship Id="rId94" Type="http://schemas.openxmlformats.org/officeDocument/2006/relationships/hyperlink" Target="https://sirismm.si.edu/EADpdfs/NMAH.AC.0290.pdf" TargetMode="External"/><Relationship Id="rId520" Type="http://schemas.openxmlformats.org/officeDocument/2006/relationships/hyperlink" Target="http://bitsavers.informatik.uni-stuttgart.de/pdf/mit/whirlwind/M-series/M-1631_Group_51_Subroutine_Library_Oct52.pdf" TargetMode="External"/><Relationship Id="rId618" Type="http://schemas.openxmlformats.org/officeDocument/2006/relationships/hyperlink" Target="http://bitsavers.informatik.uni-stuttgart.de/pdf/mit/whirlwind/" TargetMode="External"/><Relationship Id="rId825" Type="http://schemas.openxmlformats.org/officeDocument/2006/relationships/hyperlink" Target="https://archivesspace.mit.edu/repositories/2/archival_objects/347805" TargetMode="External"/><Relationship Id="rId1248" Type="http://schemas.openxmlformats.org/officeDocument/2006/relationships/hyperlink" Target="https://archivesspace.mit.edu/repositories/2/archival_objects/348228" TargetMode="External"/><Relationship Id="rId1455" Type="http://schemas.openxmlformats.org/officeDocument/2006/relationships/hyperlink" Target="https://archivesspace.mit.edu/repositories/2/archival_objects/348435" TargetMode="External"/><Relationship Id="rId1662" Type="http://schemas.openxmlformats.org/officeDocument/2006/relationships/hyperlink" Target="https://archivesspace.mit.edu/repositories/2/archival_objects/348642" TargetMode="External"/><Relationship Id="rId2201" Type="http://schemas.openxmlformats.org/officeDocument/2006/relationships/hyperlink" Target="https://archivesspace.mit.edu/repositories/2/archival_objects/349181" TargetMode="External"/><Relationship Id="rId1010" Type="http://schemas.openxmlformats.org/officeDocument/2006/relationships/hyperlink" Target="https://archivesspace.mit.edu/repositories/2/archival_objects/347990" TargetMode="External"/><Relationship Id="rId1108" Type="http://schemas.openxmlformats.org/officeDocument/2006/relationships/hyperlink" Target="https://archivesspace.mit.edu/repositories/2/archival_objects/348088" TargetMode="External"/><Relationship Id="rId1315" Type="http://schemas.openxmlformats.org/officeDocument/2006/relationships/hyperlink" Target="https://archivesspace.mit.edu/repositories/2/archival_objects/348295" TargetMode="External"/><Relationship Id="rId1967" Type="http://schemas.openxmlformats.org/officeDocument/2006/relationships/hyperlink" Target="https://archivesspace.mit.edu/repositories/2/archival_objects/348947" TargetMode="External"/><Relationship Id="rId1522" Type="http://schemas.openxmlformats.org/officeDocument/2006/relationships/hyperlink" Target="https://archivesspace.mit.edu/repositories/2/archival_objects/348502" TargetMode="External"/><Relationship Id="rId21" Type="http://schemas.openxmlformats.org/officeDocument/2006/relationships/hyperlink" Target="http://www.columbia.edu/cu/computinghistory/index.html" TargetMode="External"/><Relationship Id="rId2089" Type="http://schemas.openxmlformats.org/officeDocument/2006/relationships/hyperlink" Target="https://archivesspace.mit.edu/repositories/2/archival_objects/349069" TargetMode="External"/><Relationship Id="rId2296" Type="http://schemas.openxmlformats.org/officeDocument/2006/relationships/hyperlink" Target="https://archivesspace.mit.edu/repositories/2/archival_objects/349276" TargetMode="External"/><Relationship Id="rId268" Type="http://schemas.openxmlformats.org/officeDocument/2006/relationships/hyperlink" Target="mailto:akossow@computerhistory.org" TargetMode="External"/><Relationship Id="rId475" Type="http://schemas.openxmlformats.org/officeDocument/2006/relationships/hyperlink" Target="http://bitsavers.informatik.uni-stuttgart.de/pdf/mit/whirlwind/E-series/E-532_Nucleation_of_Domains_of_Reverse_Magnetization_and_Switching_Characteristics_of_Magnetic_Materials_Mar53.pdf" TargetMode="External"/><Relationship Id="rId682" Type="http://schemas.openxmlformats.org/officeDocument/2006/relationships/hyperlink" Target="http://www.rtty.com/greenkeys.htm" TargetMode="External"/><Relationship Id="rId2156" Type="http://schemas.openxmlformats.org/officeDocument/2006/relationships/hyperlink" Target="https://archivesspace.mit.edu/repositories/2/archival_objects/349136" TargetMode="External"/><Relationship Id="rId2363" Type="http://schemas.openxmlformats.org/officeDocument/2006/relationships/hyperlink" Target="https://archivesspace.mit.edu/repositories/2/archival_objects/349343" TargetMode="External"/><Relationship Id="rId128" Type="http://schemas.openxmlformats.org/officeDocument/2006/relationships/image" Target="media/image22.JPG"/><Relationship Id="rId335" Type="http://schemas.openxmlformats.org/officeDocument/2006/relationships/hyperlink" Target="http://bitsavers.informatik.uni-stuttgart.de/pdf/mit/whirlwind/DCL-series/DCL-002_Making_Electrons_Count.pdf" TargetMode="External"/><Relationship Id="rId542" Type="http://schemas.openxmlformats.org/officeDocument/2006/relationships/hyperlink" Target="http://bitsavers.informatik.uni-stuttgart.de/pdf/mit/whirlwind/M-series/M-2385_Biweekly_Report_August_21_1953.pdf" TargetMode="External"/><Relationship Id="rId1172" Type="http://schemas.openxmlformats.org/officeDocument/2006/relationships/hyperlink" Target="https://archivesspace.mit.edu/repositories/2/archival_objects/348152" TargetMode="External"/><Relationship Id="rId2016" Type="http://schemas.openxmlformats.org/officeDocument/2006/relationships/hyperlink" Target="https://archivesspace.mit.edu/repositories/2/archival_objects/348996" TargetMode="External"/><Relationship Id="rId2223" Type="http://schemas.openxmlformats.org/officeDocument/2006/relationships/hyperlink" Target="https://archivesspace.mit.edu/repositories/2/archival_objects/349203" TargetMode="External"/><Relationship Id="rId402" Type="http://schemas.openxmlformats.org/officeDocument/2006/relationships/hyperlink" Target="http://bitsavers.informatik.uni-stuttgart.de/pdf/mit/whirlwind/DCL-series/DCL-093_Biweekly_Report_July_25_1955.pdf" TargetMode="External"/><Relationship Id="rId1032" Type="http://schemas.openxmlformats.org/officeDocument/2006/relationships/hyperlink" Target="https://archivesspace.mit.edu/repositories/2/archival_objects/348012" TargetMode="External"/><Relationship Id="rId1989" Type="http://schemas.openxmlformats.org/officeDocument/2006/relationships/hyperlink" Target="https://archivesspace.mit.edu/repositories/2/archival_objects/348969" TargetMode="External"/><Relationship Id="rId1849" Type="http://schemas.openxmlformats.org/officeDocument/2006/relationships/hyperlink" Target="https://archivesspace.mit.edu/repositories/2/archival_objects/348829" TargetMode="External"/><Relationship Id="rId192" Type="http://schemas.openxmlformats.org/officeDocument/2006/relationships/hyperlink" Target="https://stunlaw.blogspot.com/2025/01/digital-ruins-and-critical-code-studies.html" TargetMode="External"/><Relationship Id="rId1709" Type="http://schemas.openxmlformats.org/officeDocument/2006/relationships/hyperlink" Target="https://archivesspace.mit.edu/repositories/2/archival_objects/348689" TargetMode="External"/><Relationship Id="rId1916" Type="http://schemas.openxmlformats.org/officeDocument/2006/relationships/hyperlink" Target="https://archivesspace.mit.edu/repositories/2/archival_objects/348896" TargetMode="External"/><Relationship Id="rId2080" Type="http://schemas.openxmlformats.org/officeDocument/2006/relationships/hyperlink" Target="https://archivesspace.mit.edu/repositories/2/archival_objects/349060" TargetMode="External"/><Relationship Id="rId869" Type="http://schemas.openxmlformats.org/officeDocument/2006/relationships/hyperlink" Target="https://archivesspace.mit.edu/repositories/2/archival_objects/347849" TargetMode="External"/><Relationship Id="rId1499" Type="http://schemas.openxmlformats.org/officeDocument/2006/relationships/hyperlink" Target="https://archivesspace.mit.edu/repositories/2/archival_objects/348479" TargetMode="External"/><Relationship Id="rId729" Type="http://schemas.openxmlformats.org/officeDocument/2006/relationships/hyperlink" Target="https://archivesspace.mit.edu/repositories/2/archival_objects/276800" TargetMode="External"/><Relationship Id="rId1359" Type="http://schemas.openxmlformats.org/officeDocument/2006/relationships/hyperlink" Target="https://archivesspace.mit.edu/repositories/2/archival_objects/348339" TargetMode="External"/><Relationship Id="rId936" Type="http://schemas.openxmlformats.org/officeDocument/2006/relationships/hyperlink" Target="https://archivesspace.mit.edu/repositories/2/archival_objects/347916" TargetMode="External"/><Relationship Id="rId1219" Type="http://schemas.openxmlformats.org/officeDocument/2006/relationships/hyperlink" Target="https://archivesspace.mit.edu/repositories/2/archival_objects/348199" TargetMode="External"/><Relationship Id="rId1566" Type="http://schemas.openxmlformats.org/officeDocument/2006/relationships/hyperlink" Target="https://archivesspace.mit.edu/repositories/2/archival_objects/348546" TargetMode="External"/><Relationship Id="rId1773" Type="http://schemas.openxmlformats.org/officeDocument/2006/relationships/hyperlink" Target="https://archivesspace.mit.edu/repositories/2/archival_objects/348753" TargetMode="External"/><Relationship Id="rId1980" Type="http://schemas.openxmlformats.org/officeDocument/2006/relationships/hyperlink" Target="https://archivesspace.mit.edu/repositories/2/archival_objects/348960" TargetMode="External"/><Relationship Id="rId65" Type="http://schemas.openxmlformats.org/officeDocument/2006/relationships/hyperlink" Target="http://tcm.computerhistory.org/CHMfiles/DCM,%20Operations%20-%20Collecting%20Philosophy,%20Taxonomy%201981.pdf" TargetMode="External"/><Relationship Id="rId1426" Type="http://schemas.openxmlformats.org/officeDocument/2006/relationships/hyperlink" Target="https://archivesspace.mit.edu/repositories/2/archival_objects/348406" TargetMode="External"/><Relationship Id="rId1633" Type="http://schemas.openxmlformats.org/officeDocument/2006/relationships/hyperlink" Target="https://archivesspace.mit.edu/repositories/2/archival_objects/348613" TargetMode="External"/><Relationship Id="rId1840" Type="http://schemas.openxmlformats.org/officeDocument/2006/relationships/hyperlink" Target="https://archivesspace.mit.edu/repositories/2/archival_objects/348820" TargetMode="External"/><Relationship Id="rId1700" Type="http://schemas.openxmlformats.org/officeDocument/2006/relationships/hyperlink" Target="https://archivesspace.mit.edu/repositories/2/archival_objects/348680" TargetMode="External"/><Relationship Id="rId379" Type="http://schemas.openxmlformats.org/officeDocument/2006/relationships/hyperlink" Target="http://bitsavers.informatik.uni-stuttgart.de/pdf/mit/whirlwind/DCL-series/DCL-062_Report_on_the_18_January_1955_Conference_at_MIT_on_the_WWI-ERA_1103_Input_Translation_Program_Mar55.pdf" TargetMode="External"/><Relationship Id="rId586" Type="http://schemas.openxmlformats.org/officeDocument/2006/relationships/hyperlink" Target="http://bitsavers.informatik.uni-stuttgart.de/pdf/mit/whirlwind/R-series/R-166_Digital_Computers_as_Information-Processing_Systems_Sep51.pdf" TargetMode="External"/><Relationship Id="rId793" Type="http://schemas.openxmlformats.org/officeDocument/2006/relationships/hyperlink" Target="https://archivesspace.mit.edu/repositories/2/archival_objects/347773" TargetMode="External"/><Relationship Id="rId2267" Type="http://schemas.openxmlformats.org/officeDocument/2006/relationships/hyperlink" Target="https://archivesspace.mit.edu/repositories/2/archival_objects/349247" TargetMode="External"/><Relationship Id="rId239" Type="http://schemas.openxmlformats.org/officeDocument/2006/relationships/hyperlink" Target="https://dspace.mit.edu/handle/1721.1/12193" TargetMode="External"/><Relationship Id="rId446" Type="http://schemas.openxmlformats.org/officeDocument/2006/relationships/hyperlink" Target="http://bitsavers.informatik.uni-stuttgart.de/pdf/mit/whirlwind/DCL-series/DCL-164_Biweekly_Report_February_17_1957.pdf" TargetMode="External"/><Relationship Id="rId653" Type="http://schemas.openxmlformats.org/officeDocument/2006/relationships/hyperlink" Target="https://ieeexplore.ieee.org/document/4640768/" TargetMode="External"/><Relationship Id="rId1076" Type="http://schemas.openxmlformats.org/officeDocument/2006/relationships/hyperlink" Target="https://archivesspace.mit.edu/repositories/2/archival_objects/348056" TargetMode="External"/><Relationship Id="rId1283" Type="http://schemas.openxmlformats.org/officeDocument/2006/relationships/hyperlink" Target="https://archivesspace.mit.edu/repositories/2/archival_objects/348263" TargetMode="External"/><Relationship Id="rId1490" Type="http://schemas.openxmlformats.org/officeDocument/2006/relationships/hyperlink" Target="https://archivesspace.mit.edu/repositories/2/archival_objects/348470" TargetMode="External"/><Relationship Id="rId2127" Type="http://schemas.openxmlformats.org/officeDocument/2006/relationships/hyperlink" Target="https://archivesspace.mit.edu/repositories/2/archival_objects/349107" TargetMode="External"/><Relationship Id="rId2334" Type="http://schemas.openxmlformats.org/officeDocument/2006/relationships/hyperlink" Target="https://archivesspace.mit.edu/repositories/2/archival_objects/349314" TargetMode="External"/><Relationship Id="rId306" Type="http://schemas.openxmlformats.org/officeDocument/2006/relationships/hyperlink" Target="http://www.bitsavers.org/pdf/mit/summer_session_1954/Digital_Computers_Advanced_Coding_Techniques_Summer_1954.pdf" TargetMode="External"/><Relationship Id="rId860" Type="http://schemas.openxmlformats.org/officeDocument/2006/relationships/hyperlink" Target="https://archivesspace.mit.edu/repositories/2/archival_objects/347840" TargetMode="External"/><Relationship Id="rId1143" Type="http://schemas.openxmlformats.org/officeDocument/2006/relationships/hyperlink" Target="https://archivesspace.mit.edu/repositories/2/archival_objects/348123" TargetMode="External"/><Relationship Id="rId513" Type="http://schemas.openxmlformats.org/officeDocument/2006/relationships/hyperlink" Target="http://bitsavers.informatik.uni-stuttgart.de/pdf/mit/whirlwind/M-series/M-1454_Discussion_of_Magnetic_Drum_Systems_at_Engineering_Research_Associates_March_25_and_26_1952.pdf" TargetMode="External"/><Relationship Id="rId720" Type="http://schemas.openxmlformats.org/officeDocument/2006/relationships/hyperlink" Target="https://archivesspace.mit.edu/repositories/2" TargetMode="External"/><Relationship Id="rId1350" Type="http://schemas.openxmlformats.org/officeDocument/2006/relationships/hyperlink" Target="https://archivesspace.mit.edu/repositories/2/archival_objects/348330" TargetMode="External"/><Relationship Id="rId1003" Type="http://schemas.openxmlformats.org/officeDocument/2006/relationships/hyperlink" Target="https://archivesspace.mit.edu/repositories/2/archival_objects/347983" TargetMode="External"/><Relationship Id="rId1210" Type="http://schemas.openxmlformats.org/officeDocument/2006/relationships/hyperlink" Target="https://archivesspace.mit.edu/repositories/2/archival_objects/348190" TargetMode="External"/><Relationship Id="rId2191" Type="http://schemas.openxmlformats.org/officeDocument/2006/relationships/hyperlink" Target="https://archivesspace.mit.edu/repositories/2/archival_objects/349171" TargetMode="External"/><Relationship Id="rId163" Type="http://schemas.openxmlformats.org/officeDocument/2006/relationships/hyperlink" Target="http://id.lib.harvard.edu/alma/990002858900203941/catalog" TargetMode="External"/><Relationship Id="rId370" Type="http://schemas.openxmlformats.org/officeDocument/2006/relationships/hyperlink" Target="http://bitsavers.informatik.uni-stuttgart.de/pdf/mit/whirlwind/DCL-series/DCL-049_A_Proposed_Translation_Program_for_the_Numerically_Controlled_Milling_Machine_Jan55.pdf" TargetMode="External"/><Relationship Id="rId2051" Type="http://schemas.openxmlformats.org/officeDocument/2006/relationships/hyperlink" Target="https://archivesspace.mit.edu/repositories/2/archival_objects/349031" TargetMode="External"/><Relationship Id="rId230" Type="http://schemas.openxmlformats.org/officeDocument/2006/relationships/hyperlink" Target="https://www.google.com/search?sca_esv=e7e0c1ca675d2d4f&amp;hl=en&amp;sxsrf=ADLYWIKlxVq4wsogFQX6nS_-rxyZA9wX6g:1718225808255&amp;q=inauthor:%22Defense+Documentation+Center+(U.S.)%22&amp;tbm=bks" TargetMode="External"/><Relationship Id="rId1677" Type="http://schemas.openxmlformats.org/officeDocument/2006/relationships/hyperlink" Target="https://archivesspace.mit.edu/repositories/2/archival_objects/348657" TargetMode="External"/><Relationship Id="rId1884" Type="http://schemas.openxmlformats.org/officeDocument/2006/relationships/hyperlink" Target="https://archivesspace.mit.edu/repositories/2/archival_objects/348864" TargetMode="External"/><Relationship Id="rId907" Type="http://schemas.openxmlformats.org/officeDocument/2006/relationships/hyperlink" Target="https://archivesspace.mit.edu/repositories/2/archival_objects/347887" TargetMode="External"/><Relationship Id="rId1537" Type="http://schemas.openxmlformats.org/officeDocument/2006/relationships/hyperlink" Target="https://archivesspace.mit.edu/repositories/2/archival_objects/348517" TargetMode="External"/><Relationship Id="rId1744" Type="http://schemas.openxmlformats.org/officeDocument/2006/relationships/hyperlink" Target="https://archivesspace.mit.edu/repositories/2/archival_objects/348724" TargetMode="External"/><Relationship Id="rId1951" Type="http://schemas.openxmlformats.org/officeDocument/2006/relationships/hyperlink" Target="https://archivesspace.mit.edu/repositories/2/archival_objects/348931" TargetMode="External"/><Relationship Id="rId36" Type="http://schemas.openxmlformats.org/officeDocument/2006/relationships/hyperlink" Target="http://bitsavers.org/pdf/mit/whirlwind/summer_session_1954/Digital_Computers_Advanced_Coding_Techniques_Summer_1954.pdf" TargetMode="External"/><Relationship Id="rId1604" Type="http://schemas.openxmlformats.org/officeDocument/2006/relationships/hyperlink" Target="https://archivesspace.mit.edu/repositories/2/archival_objects/348584" TargetMode="External"/><Relationship Id="rId1811" Type="http://schemas.openxmlformats.org/officeDocument/2006/relationships/hyperlink" Target="https://archivesspace.mit.edu/repositories/2/archival_objects/348791" TargetMode="External"/><Relationship Id="rId697" Type="http://schemas.openxmlformats.org/officeDocument/2006/relationships/hyperlink" Target="mailto:quarterpast83@gmail.com" TargetMode="External"/><Relationship Id="rId2378" Type="http://schemas.openxmlformats.org/officeDocument/2006/relationships/header" Target="header1.xml"/><Relationship Id="rId1187" Type="http://schemas.openxmlformats.org/officeDocument/2006/relationships/hyperlink" Target="https://archivesspace.mit.edu/repositories/2/archival_objects/348167" TargetMode="External"/><Relationship Id="rId557" Type="http://schemas.openxmlformats.org/officeDocument/2006/relationships/hyperlink" Target="http://bitsavers.informatik.uni-stuttgart.de/pdf/mit/whirlwind/M-series/M-2661_WWI_Operation_Times_Feb54.pdf" TargetMode="External"/><Relationship Id="rId764" Type="http://schemas.openxmlformats.org/officeDocument/2006/relationships/hyperlink" Target="https://archivesspace.mit.edu/repositories/2/archival_objects/276949" TargetMode="External"/><Relationship Id="rId971" Type="http://schemas.openxmlformats.org/officeDocument/2006/relationships/hyperlink" Target="https://archivesspace.mit.edu/repositories/2/archival_objects/347951" TargetMode="External"/><Relationship Id="rId1394" Type="http://schemas.openxmlformats.org/officeDocument/2006/relationships/hyperlink" Target="https://archivesspace.mit.edu/repositories/2/archival_objects/348374" TargetMode="External"/><Relationship Id="rId2238" Type="http://schemas.openxmlformats.org/officeDocument/2006/relationships/hyperlink" Target="https://archivesspace.mit.edu/repositories/2/archival_objects/349218" TargetMode="External"/><Relationship Id="rId417" Type="http://schemas.openxmlformats.org/officeDocument/2006/relationships/hyperlink" Target="http://bitsavers.informatik.uni-stuttgart.de/pdf/mit/whirlwind/DCL-series/DCL-115_Function_Evaluation_Subroutines_for_Real-Time_Parallel_Operation_Dec55.pdf" TargetMode="External"/><Relationship Id="rId624" Type="http://schemas.openxmlformats.org/officeDocument/2006/relationships/hyperlink" Target="https://www.latimes.com/socal/daily-pilot/news/tn-dpt-william-m-wolfaugust-29-1928-april-25-2015-20150428-story.html" TargetMode="External"/><Relationship Id="rId831" Type="http://schemas.openxmlformats.org/officeDocument/2006/relationships/hyperlink" Target="https://archivesspace.mit.edu/repositories/2/archival_objects/347811" TargetMode="External"/><Relationship Id="rId1047" Type="http://schemas.openxmlformats.org/officeDocument/2006/relationships/hyperlink" Target="https://archivesspace.mit.edu/repositories/2/archival_objects/348027" TargetMode="External"/><Relationship Id="rId1254" Type="http://schemas.openxmlformats.org/officeDocument/2006/relationships/hyperlink" Target="https://archivesspace.mit.edu/repositories/2/archival_objects/348234" TargetMode="External"/><Relationship Id="rId1461" Type="http://schemas.openxmlformats.org/officeDocument/2006/relationships/hyperlink" Target="https://archivesspace.mit.edu/repositories/2/archival_objects/348441" TargetMode="External"/><Relationship Id="rId2305" Type="http://schemas.openxmlformats.org/officeDocument/2006/relationships/hyperlink" Target="https://archivesspace.mit.edu/repositories/2/archival_objects/349285" TargetMode="External"/><Relationship Id="rId1114" Type="http://schemas.openxmlformats.org/officeDocument/2006/relationships/hyperlink" Target="https://archivesspace.mit.edu/repositories/2/archival_objects/348094" TargetMode="External"/><Relationship Id="rId1321" Type="http://schemas.openxmlformats.org/officeDocument/2006/relationships/hyperlink" Target="https://archivesspace.mit.edu/repositories/2/archival_objects/348301" TargetMode="External"/><Relationship Id="rId2095" Type="http://schemas.openxmlformats.org/officeDocument/2006/relationships/hyperlink" Target="https://archivesspace.mit.edu/repositories/2/archival_objects/349075" TargetMode="External"/><Relationship Id="rId274" Type="http://schemas.openxmlformats.org/officeDocument/2006/relationships/hyperlink" Target="mailto:len@shustek.com" TargetMode="External"/><Relationship Id="rId481" Type="http://schemas.openxmlformats.org/officeDocument/2006/relationships/hyperlink" Target="http://bitsavers.informatik.uni-stuttgart.de/pdf/mit/whirlwind/E-series/E-548_Preliminary_Report_Temperature_Effects_in_MTC-Type_Ferrite_Cores_Jun53.pdf" TargetMode="External"/><Relationship Id="rId2162" Type="http://schemas.openxmlformats.org/officeDocument/2006/relationships/hyperlink" Target="https://archivesspace.mit.edu/repositories/2/archival_objects/349142" TargetMode="External"/><Relationship Id="rId134" Type="http://schemas.openxmlformats.org/officeDocument/2006/relationships/hyperlink" Target="javascript:open_window(%22http://library.mit.edu:80/F/RCMVKMBLYUM94C7MEJKY7E14QFJXBLYE5S4CP48NYDH7UYPVJR-04251?func=service&amp;doc_number=000689333&amp;line_number=0012&amp;service_type=TAG%22);" TargetMode="External"/><Relationship Id="rId341" Type="http://schemas.openxmlformats.org/officeDocument/2006/relationships/hyperlink" Target="http://bitsavers.informatik.uni-stuttgart.de/pdf/mit/whirlwind/DCL-series/DCL-011_Automatic_Scope_Output_Display_Routines_Aug54.pdf" TargetMode="External"/><Relationship Id="rId2022" Type="http://schemas.openxmlformats.org/officeDocument/2006/relationships/hyperlink" Target="https://archivesspace.mit.edu/repositories/2/archival_objects/349002" TargetMode="External"/><Relationship Id="rId201" Type="http://schemas.openxmlformats.org/officeDocument/2006/relationships/hyperlink" Target="mailto:AFHRA.News@us.af.mil" TargetMode="External"/><Relationship Id="rId1788" Type="http://schemas.openxmlformats.org/officeDocument/2006/relationships/hyperlink" Target="https://archivesspace.mit.edu/repositories/2/archival_objects/348768" TargetMode="External"/><Relationship Id="rId1995" Type="http://schemas.openxmlformats.org/officeDocument/2006/relationships/hyperlink" Target="https://archivesspace.mit.edu/repositories/2/archival_objects/348975" TargetMode="External"/><Relationship Id="rId1648" Type="http://schemas.openxmlformats.org/officeDocument/2006/relationships/hyperlink" Target="https://archivesspace.mit.edu/repositories/2/archival_objects/348628" TargetMode="External"/><Relationship Id="rId1508" Type="http://schemas.openxmlformats.org/officeDocument/2006/relationships/hyperlink" Target="https://archivesspace.mit.edu/repositories/2/archival_objects/348488" TargetMode="External"/><Relationship Id="rId1855" Type="http://schemas.openxmlformats.org/officeDocument/2006/relationships/hyperlink" Target="https://archivesspace.mit.edu/repositories/2/archival_objects/348835" TargetMode="External"/><Relationship Id="rId1715" Type="http://schemas.openxmlformats.org/officeDocument/2006/relationships/hyperlink" Target="https://archivesspace.mit.edu/repositories/2/archival_objects/348695" TargetMode="External"/><Relationship Id="rId1922" Type="http://schemas.openxmlformats.org/officeDocument/2006/relationships/hyperlink" Target="https://archivesspace.mit.edu/repositories/2/archival_objects/348902" TargetMode="External"/><Relationship Id="rId668" Type="http://schemas.openxmlformats.org/officeDocument/2006/relationships/hyperlink" Target="https://ieeexplore.ieee.org/author/37687607900" TargetMode="External"/><Relationship Id="rId875" Type="http://schemas.openxmlformats.org/officeDocument/2006/relationships/hyperlink" Target="https://archivesspace.mit.edu/repositories/2/archival_objects/347855" TargetMode="External"/><Relationship Id="rId1298" Type="http://schemas.openxmlformats.org/officeDocument/2006/relationships/hyperlink" Target="https://archivesspace.mit.edu/repositories/2/archival_objects/348278" TargetMode="External"/><Relationship Id="rId2349" Type="http://schemas.openxmlformats.org/officeDocument/2006/relationships/hyperlink" Target="https://archivesspace.mit.edu/repositories/2/archival_objects/349329" TargetMode="External"/><Relationship Id="rId528" Type="http://schemas.openxmlformats.org/officeDocument/2006/relationships/hyperlink" Target="http://bitsavers.informatik.uni-stuttgart.de/pdf/mit/whirlwind/M-series/M-2135_Some_Notes_on_Current_Tube_Types_May53.pdf" TargetMode="External"/><Relationship Id="rId735" Type="http://schemas.openxmlformats.org/officeDocument/2006/relationships/hyperlink" Target="https://archivesspace.mit.edu/repositories/2/archival_objects/276907" TargetMode="External"/><Relationship Id="rId942" Type="http://schemas.openxmlformats.org/officeDocument/2006/relationships/hyperlink" Target="https://archivesspace.mit.edu/repositories/2/archival_objects/347922" TargetMode="External"/><Relationship Id="rId1158" Type="http://schemas.openxmlformats.org/officeDocument/2006/relationships/hyperlink" Target="https://archivesspace.mit.edu/repositories/2/archival_objects/348138" TargetMode="External"/><Relationship Id="rId1365" Type="http://schemas.openxmlformats.org/officeDocument/2006/relationships/hyperlink" Target="https://archivesspace.mit.edu/repositories/2/archival_objects/348345" TargetMode="External"/><Relationship Id="rId1572" Type="http://schemas.openxmlformats.org/officeDocument/2006/relationships/hyperlink" Target="https://archivesspace.mit.edu/repositories/2/archival_objects/348552" TargetMode="External"/><Relationship Id="rId2209" Type="http://schemas.openxmlformats.org/officeDocument/2006/relationships/hyperlink" Target="https://archivesspace.mit.edu/repositories/2/archival_objects/349189" TargetMode="External"/><Relationship Id="rId1018" Type="http://schemas.openxmlformats.org/officeDocument/2006/relationships/hyperlink" Target="https://archivesspace.mit.edu/repositories/2/archival_objects/347998" TargetMode="External"/><Relationship Id="rId1225" Type="http://schemas.openxmlformats.org/officeDocument/2006/relationships/hyperlink" Target="https://archivesspace.mit.edu/repositories/2/archival_objects/348205" TargetMode="External"/><Relationship Id="rId1432" Type="http://schemas.openxmlformats.org/officeDocument/2006/relationships/hyperlink" Target="https://archivesspace.mit.edu/repositories/2/archival_objects/348412" TargetMode="External"/><Relationship Id="rId71" Type="http://schemas.openxmlformats.org/officeDocument/2006/relationships/hyperlink" Target="http://tcm.computerhistory.org/CHMfiles/Memos%20Regarding%20Start%20of%20DEC%20Musuem%201972-1975.pdf" TargetMode="External"/><Relationship Id="rId802" Type="http://schemas.openxmlformats.org/officeDocument/2006/relationships/hyperlink" Target="https://archivesspace.mit.edu/repositories/2/archival_objects/347782" TargetMode="External"/><Relationship Id="rId178" Type="http://schemas.openxmlformats.org/officeDocument/2006/relationships/hyperlink" Target="https://www.amazon.com/When-Computers-Human-David-Grier/dp/0691091579/ref=sr_1_1" TargetMode="External"/><Relationship Id="rId385" Type="http://schemas.openxmlformats.org/officeDocument/2006/relationships/hyperlink" Target="http://bitsavers.informatik.uni-stuttgart.de/pdf/mit/whirlwind/DCL-series/DCL-069_S_EC_Operators_Check_List_Apr55.pdf" TargetMode="External"/><Relationship Id="rId592" Type="http://schemas.openxmlformats.org/officeDocument/2006/relationships/hyperlink" Target="http://bitsavers.informatik.uni-stuttgart.de/pdf/mit/whirlwind/R-series/R-196_Programming_for_Whirlwind_I_Jun51.pdf" TargetMode="External"/><Relationship Id="rId2066" Type="http://schemas.openxmlformats.org/officeDocument/2006/relationships/hyperlink" Target="https://archivesspace.mit.edu/repositories/2/archival_objects/349046" TargetMode="External"/><Relationship Id="rId2273" Type="http://schemas.openxmlformats.org/officeDocument/2006/relationships/hyperlink" Target="https://archivesspace.mit.edu/repositories/2/archival_objects/349253" TargetMode="External"/><Relationship Id="rId245" Type="http://schemas.openxmlformats.org/officeDocument/2006/relationships/hyperlink" Target="https://archivesspace.mit.edu/repositories/2/archival_objects/348776" TargetMode="External"/><Relationship Id="rId452" Type="http://schemas.openxmlformats.org/officeDocument/2006/relationships/hyperlink" Target="http://bitsavers.informatik.uni-stuttgart.de/pdf/mit/whirlwind/DCL-series/DCL-173_Biweekly_Report_May_12_1957.pdf" TargetMode="External"/><Relationship Id="rId1082" Type="http://schemas.openxmlformats.org/officeDocument/2006/relationships/hyperlink" Target="https://archivesspace.mit.edu/repositories/2/archival_objects/348062" TargetMode="External"/><Relationship Id="rId2133" Type="http://schemas.openxmlformats.org/officeDocument/2006/relationships/hyperlink" Target="https://archivesspace.mit.edu/repositories/2/archival_objects/349113" TargetMode="External"/><Relationship Id="rId2340" Type="http://schemas.openxmlformats.org/officeDocument/2006/relationships/hyperlink" Target="https://archivesspace.mit.edu/repositories/2/archival_objects/349320" TargetMode="External"/><Relationship Id="rId105" Type="http://schemas.openxmlformats.org/officeDocument/2006/relationships/hyperlink" Target="https://hdl.handle.net/1721.3/189526" TargetMode="External"/><Relationship Id="rId312" Type="http://schemas.openxmlformats.org/officeDocument/2006/relationships/hyperlink" Target="http://bitsavers.informatik.uni-stuttgart.de/pdf/mit/whirlwind/Interpreted_Instruction_Code_of_the_MIT_CS_II_Computer.pdf" TargetMode="External"/><Relationship Id="rId2200" Type="http://schemas.openxmlformats.org/officeDocument/2006/relationships/hyperlink" Target="https://archivesspace.mit.edu/repositories/2/archival_objects/349180" TargetMode="External"/><Relationship Id="rId1899" Type="http://schemas.openxmlformats.org/officeDocument/2006/relationships/hyperlink" Target="https://archivesspace.mit.edu/repositories/2/archival_objects/348879" TargetMode="External"/><Relationship Id="rId1759" Type="http://schemas.openxmlformats.org/officeDocument/2006/relationships/hyperlink" Target="https://archivesspace.mit.edu/repositories/2/archival_objects/348739" TargetMode="External"/><Relationship Id="rId1966" Type="http://schemas.openxmlformats.org/officeDocument/2006/relationships/hyperlink" Target="https://archivesspace.mit.edu/repositories/2/archival_objects/348946" TargetMode="External"/><Relationship Id="rId1619" Type="http://schemas.openxmlformats.org/officeDocument/2006/relationships/hyperlink" Target="https://archivesspace.mit.edu/repositories/2/archival_objects/348599" TargetMode="External"/><Relationship Id="rId1826" Type="http://schemas.openxmlformats.org/officeDocument/2006/relationships/hyperlink" Target="https://archivesspace.mit.edu/repositories/2/archival_objects/348806" TargetMode="External"/><Relationship Id="rId779" Type="http://schemas.openxmlformats.org/officeDocument/2006/relationships/hyperlink" Target="https://archivesspace.mit.edu/repositories/2/archival_objects/347759" TargetMode="External"/><Relationship Id="rId986" Type="http://schemas.openxmlformats.org/officeDocument/2006/relationships/hyperlink" Target="https://archivesspace.mit.edu/repositories/2/archival_objects/347966" TargetMode="External"/><Relationship Id="rId639" Type="http://schemas.openxmlformats.org/officeDocument/2006/relationships/hyperlink" Target="http://cognet.mit.edu/book/closed-world" TargetMode="External"/><Relationship Id="rId1269" Type="http://schemas.openxmlformats.org/officeDocument/2006/relationships/hyperlink" Target="https://archivesspace.mit.edu/repositories/2/archival_objects/348249" TargetMode="External"/><Relationship Id="rId1476" Type="http://schemas.openxmlformats.org/officeDocument/2006/relationships/hyperlink" Target="https://archivesspace.mit.edu/repositories/2/archival_objects/348456" TargetMode="External"/><Relationship Id="rId846" Type="http://schemas.openxmlformats.org/officeDocument/2006/relationships/hyperlink" Target="https://archivesspace.mit.edu/repositories/2/archival_objects/347826" TargetMode="External"/><Relationship Id="rId1129" Type="http://schemas.openxmlformats.org/officeDocument/2006/relationships/hyperlink" Target="https://archivesspace.mit.edu/repositories/2/archival_objects/348109" TargetMode="External"/><Relationship Id="rId1683" Type="http://schemas.openxmlformats.org/officeDocument/2006/relationships/hyperlink" Target="https://archivesspace.mit.edu/repositories/2/archival_objects/348663" TargetMode="External"/><Relationship Id="rId1890" Type="http://schemas.openxmlformats.org/officeDocument/2006/relationships/hyperlink" Target="https://archivesspace.mit.edu/repositories/2/archival_objects/348870" TargetMode="External"/><Relationship Id="rId706" Type="http://schemas.openxmlformats.org/officeDocument/2006/relationships/hyperlink" Target="http://www.dtic.mil/docs/citations/AD0694601" TargetMode="External"/><Relationship Id="rId913" Type="http://schemas.openxmlformats.org/officeDocument/2006/relationships/hyperlink" Target="https://archivesspace.mit.edu/repositories/2/archival_objects/347893" TargetMode="External"/><Relationship Id="rId1336" Type="http://schemas.openxmlformats.org/officeDocument/2006/relationships/hyperlink" Target="https://archivesspace.mit.edu/repositories/2/archival_objects/348316" TargetMode="External"/><Relationship Id="rId1543" Type="http://schemas.openxmlformats.org/officeDocument/2006/relationships/hyperlink" Target="https://archivesspace.mit.edu/repositories/2/archival_objects/348523" TargetMode="External"/><Relationship Id="rId1750" Type="http://schemas.openxmlformats.org/officeDocument/2006/relationships/hyperlink" Target="https://archivesspace.mit.edu/repositories/2/archival_objects/348730" TargetMode="External"/><Relationship Id="rId42" Type="http://schemas.openxmlformats.org/officeDocument/2006/relationships/hyperlink" Target="http://fab.cba.mit.edu/classes/865.15/classes/machines/noble-1979.pdf" TargetMode="External"/><Relationship Id="rId1403" Type="http://schemas.openxmlformats.org/officeDocument/2006/relationships/hyperlink" Target="https://archivesspace.mit.edu/repositories/2/archival_objects/348383" TargetMode="External"/><Relationship Id="rId1610" Type="http://schemas.openxmlformats.org/officeDocument/2006/relationships/hyperlink" Target="https://archivesspace.mit.edu/repositories/2/archival_objects/348590" TargetMode="External"/><Relationship Id="rId289" Type="http://schemas.openxmlformats.org/officeDocument/2006/relationships/hyperlink" Target="https://ethw.org/w/images/8/87/Rajaraman%2C_V._History_of_Computing_in_India%2C_1955-2010.pdf" TargetMode="External"/><Relationship Id="rId496" Type="http://schemas.openxmlformats.org/officeDocument/2006/relationships/hyperlink" Target="http://bitsavers.informatik.uni-stuttgart.de/pdf/mit/whirlwind/M-series/6M-3622_Change_of_Interlace_on_the_Buffer_Drum_May55.pdf" TargetMode="External"/><Relationship Id="rId2177" Type="http://schemas.openxmlformats.org/officeDocument/2006/relationships/hyperlink" Target="https://archivesspace.mit.edu/repositories/2/archival_objects/349157" TargetMode="External"/><Relationship Id="rId149" Type="http://schemas.openxmlformats.org/officeDocument/2006/relationships/hyperlink" Target="https://hollis.harvard.edu/primo-explore/search?query=creator%2Cexact%2CWilkes%2C%20M.%20V.%20(Maurice%20Vincent)%2CAND&amp;search_scope=default_scope&amp;vid=HVD2&amp;facet=creator%2Cexact%2CWilkes%2C%20M.%20V.%20(Maurice%20Vincent)&amp;mode=advanced" TargetMode="External"/><Relationship Id="rId356" Type="http://schemas.openxmlformats.org/officeDocument/2006/relationships/hyperlink" Target="http://bitsavers.informatik.uni-stuttgart.de/pdf/mit/whirlwind/DCL-series/DCL-027_Biweekly_Report_November_1_1954.pdf" TargetMode="External"/><Relationship Id="rId563" Type="http://schemas.openxmlformats.org/officeDocument/2006/relationships/hyperlink" Target="http://bitsavers.informatik.uni-stuttgart.de/pdf/mit/whirlwind/M-series/M-2756_Smoothing_of_Samples_of_a_Function_and_its_Derivative_in_the_Presence_of_Noise_Apr54.pdf" TargetMode="External"/><Relationship Id="rId770" Type="http://schemas.openxmlformats.org/officeDocument/2006/relationships/hyperlink" Target="https://archivesspace.mit.edu/repositories/2/archival_objects/347750" TargetMode="External"/><Relationship Id="rId1193" Type="http://schemas.openxmlformats.org/officeDocument/2006/relationships/hyperlink" Target="https://archivesspace.mit.edu/repositories/2/archival_objects/348173" TargetMode="External"/><Relationship Id="rId2037" Type="http://schemas.openxmlformats.org/officeDocument/2006/relationships/hyperlink" Target="https://archivesspace.mit.edu/repositories/2/archival_objects/349017" TargetMode="External"/><Relationship Id="rId2244" Type="http://schemas.openxmlformats.org/officeDocument/2006/relationships/hyperlink" Target="https://archivesspace.mit.edu/repositories/2/archival_objects/349224" TargetMode="External"/><Relationship Id="rId216" Type="http://schemas.openxmlformats.org/officeDocument/2006/relationships/hyperlink" Target="https://bentley.umich.edu/research/ask-an-archivist/" TargetMode="External"/><Relationship Id="rId423" Type="http://schemas.openxmlformats.org/officeDocument/2006/relationships/hyperlink" Target="http://bitsavers.informatik.uni-stuttgart.de/pdf/mit/whirlwind/DCL-series/DCL-121_Biweekly_Report_February_20_1956.pdf" TargetMode="External"/><Relationship Id="rId1053" Type="http://schemas.openxmlformats.org/officeDocument/2006/relationships/hyperlink" Target="https://archivesspace.mit.edu/repositories/2/archival_objects/348033" TargetMode="External"/><Relationship Id="rId1260" Type="http://schemas.openxmlformats.org/officeDocument/2006/relationships/hyperlink" Target="https://archivesspace.mit.edu/repositories/2/archival_objects/348240" TargetMode="External"/><Relationship Id="rId2104" Type="http://schemas.openxmlformats.org/officeDocument/2006/relationships/hyperlink" Target="https://archivesspace.mit.edu/repositories/2/archival_objects/349084" TargetMode="External"/><Relationship Id="rId630" Type="http://schemas.openxmlformats.org/officeDocument/2006/relationships/hyperlink" Target="https://discover.dtic.mil/" TargetMode="External"/><Relationship Id="rId2311" Type="http://schemas.openxmlformats.org/officeDocument/2006/relationships/hyperlink" Target="https://archivesspace.mit.edu/repositories/2/archival_objects/349291" TargetMode="External"/><Relationship Id="rId1120" Type="http://schemas.openxmlformats.org/officeDocument/2006/relationships/hyperlink" Target="https://archivesspace.mit.edu/repositories/2/archival_objects/348100" TargetMode="External"/><Relationship Id="rId1937" Type="http://schemas.openxmlformats.org/officeDocument/2006/relationships/hyperlink" Target="https://archivesspace.mit.edu/repositories/2/archival_objects/348917" TargetMode="External"/><Relationship Id="rId280" Type="http://schemas.openxmlformats.org/officeDocument/2006/relationships/hyperlink" Target="http://gordonbell.azurewebsites.net/CyberMuseum_files/Bell_Book_Files/books.htm" TargetMode="External"/><Relationship Id="rId140" Type="http://schemas.openxmlformats.org/officeDocument/2006/relationships/hyperlink" Target="https://archivesspace.mit.edu/repositories/2/resources/311" TargetMode="External"/><Relationship Id="rId6" Type="http://schemas.openxmlformats.org/officeDocument/2006/relationships/footnotes" Target="footnotes.xml"/><Relationship Id="rId957" Type="http://schemas.openxmlformats.org/officeDocument/2006/relationships/hyperlink" Target="https://archivesspace.mit.edu/repositories/2/archival_objects/347937" TargetMode="External"/><Relationship Id="rId1587" Type="http://schemas.openxmlformats.org/officeDocument/2006/relationships/hyperlink" Target="https://archivesspace.mit.edu/repositories/2/archival_objects/348567" TargetMode="External"/><Relationship Id="rId1794" Type="http://schemas.openxmlformats.org/officeDocument/2006/relationships/hyperlink" Target="https://archivesspace.mit.edu/repositories/2/archival_objects/348774" TargetMode="External"/><Relationship Id="rId86" Type="http://schemas.openxmlformats.org/officeDocument/2006/relationships/image" Target="media/image14.png"/><Relationship Id="rId817" Type="http://schemas.openxmlformats.org/officeDocument/2006/relationships/hyperlink" Target="https://archivesspace.mit.edu/repositories/2/archival_objects/347797" TargetMode="External"/><Relationship Id="rId1447" Type="http://schemas.openxmlformats.org/officeDocument/2006/relationships/hyperlink" Target="https://archivesspace.mit.edu/repositories/2/archival_objects/348427" TargetMode="External"/><Relationship Id="rId1654" Type="http://schemas.openxmlformats.org/officeDocument/2006/relationships/hyperlink" Target="https://archivesspace.mit.edu/repositories/2/archival_objects/348634" TargetMode="External"/><Relationship Id="rId1861" Type="http://schemas.openxmlformats.org/officeDocument/2006/relationships/hyperlink" Target="https://archivesspace.mit.edu/repositories/2/archival_objects/348841" TargetMode="External"/><Relationship Id="rId1307" Type="http://schemas.openxmlformats.org/officeDocument/2006/relationships/hyperlink" Target="https://archivesspace.mit.edu/repositories/2/archival_objects/348287" TargetMode="External"/><Relationship Id="rId1514" Type="http://schemas.openxmlformats.org/officeDocument/2006/relationships/hyperlink" Target="https://archivesspace.mit.edu/repositories/2/archival_objects/348494" TargetMode="External"/><Relationship Id="rId1721" Type="http://schemas.openxmlformats.org/officeDocument/2006/relationships/hyperlink" Target="https://archivesspace.mit.edu/repositories/2/archival_objects/348701" TargetMode="External"/><Relationship Id="rId13" Type="http://schemas.openxmlformats.org/officeDocument/2006/relationships/image" Target="media/image6.png"/><Relationship Id="rId2288" Type="http://schemas.openxmlformats.org/officeDocument/2006/relationships/hyperlink" Target="https://archivesspace.mit.edu/repositories/2/archival_objects/349268" TargetMode="External"/><Relationship Id="rId467" Type="http://schemas.openxmlformats.org/officeDocument/2006/relationships/hyperlink" Target="http://bitsavers.informatik.uni-stuttgart.de/pdf/mit/whirlwind/E-series/E-466-1_Operation_of_the_In-Out_Element_Feb54.pdf" TargetMode="External"/><Relationship Id="rId1097" Type="http://schemas.openxmlformats.org/officeDocument/2006/relationships/hyperlink" Target="https://archivesspace.mit.edu/repositories/2/archival_objects/348077" TargetMode="External"/><Relationship Id="rId2148" Type="http://schemas.openxmlformats.org/officeDocument/2006/relationships/hyperlink" Target="https://archivesspace.mit.edu/repositories/2/archival_objects/349128" TargetMode="External"/><Relationship Id="rId674" Type="http://schemas.openxmlformats.org/officeDocument/2006/relationships/hyperlink" Target="https://ieeexplore.ieee.org/document/4640777/" TargetMode="External"/><Relationship Id="rId881" Type="http://schemas.openxmlformats.org/officeDocument/2006/relationships/hyperlink" Target="https://archivesspace.mit.edu/repositories/2/archival_objects/347861" TargetMode="External"/><Relationship Id="rId2355" Type="http://schemas.openxmlformats.org/officeDocument/2006/relationships/hyperlink" Target="https://archivesspace.mit.edu/repositories/2/archival_objects/349335"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demonstrations.wolfram.com/StroboscopicPhotographOfABouncingB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CC"/>
        </a:solidFill>
        <a:ln w="12700">
          <a:solidFill>
            <a:schemeClr val="accent6">
              <a:lumMod val="50000"/>
            </a:schemeClr>
          </a:solidFill>
          <a:tailEnd type="triangle"/>
        </a:ln>
      </a:spPr>
      <a:bodyPr rot="0" spcFirstLastPara="0" vert="horz" wrap="square" lIns="9144" tIns="9144" rIns="9144" bIns="9144"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6">
              <a:lumMod val="50000"/>
            </a:schemeClr>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effectLst/>
      </a:spPr>
      <a:bodyPr rot="0" spcFirstLastPara="0" vert="horz" wrap="square" lIns="9144" tIns="9144" rIns="9144" bIns="9144"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049D1-47E9-4CD5-A76F-2A940B85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72177</TotalTime>
  <Pages>335</Pages>
  <Words>140848</Words>
  <Characters>802838</Characters>
  <Application>Microsoft Office Word</Application>
  <DocSecurity>0</DocSecurity>
  <Lines>6690</Lines>
  <Paragraphs>1883</Paragraphs>
  <ScaleCrop>false</ScaleCrop>
  <HeadingPairs>
    <vt:vector size="2" baseType="variant">
      <vt:variant>
        <vt:lpstr>Title</vt:lpstr>
      </vt:variant>
      <vt:variant>
        <vt:i4>1</vt:i4>
      </vt:variant>
    </vt:vector>
  </HeadingPairs>
  <TitlesOfParts>
    <vt:vector size="1" baseType="lpstr">
      <vt:lpstr/>
    </vt:vector>
  </TitlesOfParts>
  <Company>Juniper Networks, Inc.</Company>
  <LinksUpToDate>false</LinksUpToDate>
  <CharactersWithSpaces>941803</CharactersWithSpaces>
  <SharedDoc>false</SharedDoc>
  <HLinks>
    <vt:vector size="228" baseType="variant">
      <vt:variant>
        <vt:i4>1900583</vt:i4>
      </vt:variant>
      <vt:variant>
        <vt:i4>231</vt:i4>
      </vt:variant>
      <vt:variant>
        <vt:i4>0</vt:i4>
      </vt:variant>
      <vt:variant>
        <vt:i4>5</vt:i4>
      </vt:variant>
      <vt:variant>
        <vt:lpwstr>mailto:martinehlers@juniper.net</vt:lpwstr>
      </vt:variant>
      <vt:variant>
        <vt:lpwstr/>
      </vt:variant>
      <vt:variant>
        <vt:i4>720950</vt:i4>
      </vt:variant>
      <vt:variant>
        <vt:i4>228</vt:i4>
      </vt:variant>
      <vt:variant>
        <vt:i4>0</vt:i4>
      </vt:variant>
      <vt:variant>
        <vt:i4>5</vt:i4>
      </vt:variant>
      <vt:variant>
        <vt:lpwstr>mailto:koral@juniper.net</vt:lpwstr>
      </vt:variant>
      <vt:variant>
        <vt:lpwstr/>
      </vt:variant>
      <vt:variant>
        <vt:i4>1048630</vt:i4>
      </vt:variant>
      <vt:variant>
        <vt:i4>212</vt:i4>
      </vt:variant>
      <vt:variant>
        <vt:i4>0</vt:i4>
      </vt:variant>
      <vt:variant>
        <vt:i4>5</vt:i4>
      </vt:variant>
      <vt:variant>
        <vt:lpwstr/>
      </vt:variant>
      <vt:variant>
        <vt:lpwstr>_Toc266536129</vt:lpwstr>
      </vt:variant>
      <vt:variant>
        <vt:i4>1048630</vt:i4>
      </vt:variant>
      <vt:variant>
        <vt:i4>206</vt:i4>
      </vt:variant>
      <vt:variant>
        <vt:i4>0</vt:i4>
      </vt:variant>
      <vt:variant>
        <vt:i4>5</vt:i4>
      </vt:variant>
      <vt:variant>
        <vt:lpwstr/>
      </vt:variant>
      <vt:variant>
        <vt:lpwstr>_Toc266536128</vt:lpwstr>
      </vt:variant>
      <vt:variant>
        <vt:i4>1048630</vt:i4>
      </vt:variant>
      <vt:variant>
        <vt:i4>200</vt:i4>
      </vt:variant>
      <vt:variant>
        <vt:i4>0</vt:i4>
      </vt:variant>
      <vt:variant>
        <vt:i4>5</vt:i4>
      </vt:variant>
      <vt:variant>
        <vt:lpwstr/>
      </vt:variant>
      <vt:variant>
        <vt:lpwstr>_Toc266536127</vt:lpwstr>
      </vt:variant>
      <vt:variant>
        <vt:i4>1048630</vt:i4>
      </vt:variant>
      <vt:variant>
        <vt:i4>194</vt:i4>
      </vt:variant>
      <vt:variant>
        <vt:i4>0</vt:i4>
      </vt:variant>
      <vt:variant>
        <vt:i4>5</vt:i4>
      </vt:variant>
      <vt:variant>
        <vt:lpwstr/>
      </vt:variant>
      <vt:variant>
        <vt:lpwstr>_Toc266536126</vt:lpwstr>
      </vt:variant>
      <vt:variant>
        <vt:i4>1048630</vt:i4>
      </vt:variant>
      <vt:variant>
        <vt:i4>188</vt:i4>
      </vt:variant>
      <vt:variant>
        <vt:i4>0</vt:i4>
      </vt:variant>
      <vt:variant>
        <vt:i4>5</vt:i4>
      </vt:variant>
      <vt:variant>
        <vt:lpwstr/>
      </vt:variant>
      <vt:variant>
        <vt:lpwstr>_Toc266536125</vt:lpwstr>
      </vt:variant>
      <vt:variant>
        <vt:i4>1048630</vt:i4>
      </vt:variant>
      <vt:variant>
        <vt:i4>182</vt:i4>
      </vt:variant>
      <vt:variant>
        <vt:i4>0</vt:i4>
      </vt:variant>
      <vt:variant>
        <vt:i4>5</vt:i4>
      </vt:variant>
      <vt:variant>
        <vt:lpwstr/>
      </vt:variant>
      <vt:variant>
        <vt:lpwstr>_Toc266536124</vt:lpwstr>
      </vt:variant>
      <vt:variant>
        <vt:i4>1048630</vt:i4>
      </vt:variant>
      <vt:variant>
        <vt:i4>176</vt:i4>
      </vt:variant>
      <vt:variant>
        <vt:i4>0</vt:i4>
      </vt:variant>
      <vt:variant>
        <vt:i4>5</vt:i4>
      </vt:variant>
      <vt:variant>
        <vt:lpwstr/>
      </vt:variant>
      <vt:variant>
        <vt:lpwstr>_Toc266536123</vt:lpwstr>
      </vt:variant>
      <vt:variant>
        <vt:i4>1048630</vt:i4>
      </vt:variant>
      <vt:variant>
        <vt:i4>170</vt:i4>
      </vt:variant>
      <vt:variant>
        <vt:i4>0</vt:i4>
      </vt:variant>
      <vt:variant>
        <vt:i4>5</vt:i4>
      </vt:variant>
      <vt:variant>
        <vt:lpwstr/>
      </vt:variant>
      <vt:variant>
        <vt:lpwstr>_Toc266536122</vt:lpwstr>
      </vt:variant>
      <vt:variant>
        <vt:i4>1048630</vt:i4>
      </vt:variant>
      <vt:variant>
        <vt:i4>164</vt:i4>
      </vt:variant>
      <vt:variant>
        <vt:i4>0</vt:i4>
      </vt:variant>
      <vt:variant>
        <vt:i4>5</vt:i4>
      </vt:variant>
      <vt:variant>
        <vt:lpwstr/>
      </vt:variant>
      <vt:variant>
        <vt:lpwstr>_Toc266536121</vt:lpwstr>
      </vt:variant>
      <vt:variant>
        <vt:i4>1048630</vt:i4>
      </vt:variant>
      <vt:variant>
        <vt:i4>158</vt:i4>
      </vt:variant>
      <vt:variant>
        <vt:i4>0</vt:i4>
      </vt:variant>
      <vt:variant>
        <vt:i4>5</vt:i4>
      </vt:variant>
      <vt:variant>
        <vt:lpwstr/>
      </vt:variant>
      <vt:variant>
        <vt:lpwstr>_Toc266536120</vt:lpwstr>
      </vt:variant>
      <vt:variant>
        <vt:i4>1245238</vt:i4>
      </vt:variant>
      <vt:variant>
        <vt:i4>152</vt:i4>
      </vt:variant>
      <vt:variant>
        <vt:i4>0</vt:i4>
      </vt:variant>
      <vt:variant>
        <vt:i4>5</vt:i4>
      </vt:variant>
      <vt:variant>
        <vt:lpwstr/>
      </vt:variant>
      <vt:variant>
        <vt:lpwstr>_Toc266536119</vt:lpwstr>
      </vt:variant>
      <vt:variant>
        <vt:i4>1245238</vt:i4>
      </vt:variant>
      <vt:variant>
        <vt:i4>146</vt:i4>
      </vt:variant>
      <vt:variant>
        <vt:i4>0</vt:i4>
      </vt:variant>
      <vt:variant>
        <vt:i4>5</vt:i4>
      </vt:variant>
      <vt:variant>
        <vt:lpwstr/>
      </vt:variant>
      <vt:variant>
        <vt:lpwstr>_Toc266536118</vt:lpwstr>
      </vt:variant>
      <vt:variant>
        <vt:i4>1245238</vt:i4>
      </vt:variant>
      <vt:variant>
        <vt:i4>140</vt:i4>
      </vt:variant>
      <vt:variant>
        <vt:i4>0</vt:i4>
      </vt:variant>
      <vt:variant>
        <vt:i4>5</vt:i4>
      </vt:variant>
      <vt:variant>
        <vt:lpwstr/>
      </vt:variant>
      <vt:variant>
        <vt:lpwstr>_Toc266536117</vt:lpwstr>
      </vt:variant>
      <vt:variant>
        <vt:i4>1245238</vt:i4>
      </vt:variant>
      <vt:variant>
        <vt:i4>134</vt:i4>
      </vt:variant>
      <vt:variant>
        <vt:i4>0</vt:i4>
      </vt:variant>
      <vt:variant>
        <vt:i4>5</vt:i4>
      </vt:variant>
      <vt:variant>
        <vt:lpwstr/>
      </vt:variant>
      <vt:variant>
        <vt:lpwstr>_Toc266536116</vt:lpwstr>
      </vt:variant>
      <vt:variant>
        <vt:i4>1245238</vt:i4>
      </vt:variant>
      <vt:variant>
        <vt:i4>128</vt:i4>
      </vt:variant>
      <vt:variant>
        <vt:i4>0</vt:i4>
      </vt:variant>
      <vt:variant>
        <vt:i4>5</vt:i4>
      </vt:variant>
      <vt:variant>
        <vt:lpwstr/>
      </vt:variant>
      <vt:variant>
        <vt:lpwstr>_Toc266536115</vt:lpwstr>
      </vt:variant>
      <vt:variant>
        <vt:i4>1245238</vt:i4>
      </vt:variant>
      <vt:variant>
        <vt:i4>122</vt:i4>
      </vt:variant>
      <vt:variant>
        <vt:i4>0</vt:i4>
      </vt:variant>
      <vt:variant>
        <vt:i4>5</vt:i4>
      </vt:variant>
      <vt:variant>
        <vt:lpwstr/>
      </vt:variant>
      <vt:variant>
        <vt:lpwstr>_Toc266536114</vt:lpwstr>
      </vt:variant>
      <vt:variant>
        <vt:i4>1245238</vt:i4>
      </vt:variant>
      <vt:variant>
        <vt:i4>116</vt:i4>
      </vt:variant>
      <vt:variant>
        <vt:i4>0</vt:i4>
      </vt:variant>
      <vt:variant>
        <vt:i4>5</vt:i4>
      </vt:variant>
      <vt:variant>
        <vt:lpwstr/>
      </vt:variant>
      <vt:variant>
        <vt:lpwstr>_Toc266536113</vt:lpwstr>
      </vt:variant>
      <vt:variant>
        <vt:i4>1245238</vt:i4>
      </vt:variant>
      <vt:variant>
        <vt:i4>110</vt:i4>
      </vt:variant>
      <vt:variant>
        <vt:i4>0</vt:i4>
      </vt:variant>
      <vt:variant>
        <vt:i4>5</vt:i4>
      </vt:variant>
      <vt:variant>
        <vt:lpwstr/>
      </vt:variant>
      <vt:variant>
        <vt:lpwstr>_Toc266536112</vt:lpwstr>
      </vt:variant>
      <vt:variant>
        <vt:i4>1245238</vt:i4>
      </vt:variant>
      <vt:variant>
        <vt:i4>104</vt:i4>
      </vt:variant>
      <vt:variant>
        <vt:i4>0</vt:i4>
      </vt:variant>
      <vt:variant>
        <vt:i4>5</vt:i4>
      </vt:variant>
      <vt:variant>
        <vt:lpwstr/>
      </vt:variant>
      <vt:variant>
        <vt:lpwstr>_Toc266536111</vt:lpwstr>
      </vt:variant>
      <vt:variant>
        <vt:i4>1245238</vt:i4>
      </vt:variant>
      <vt:variant>
        <vt:i4>98</vt:i4>
      </vt:variant>
      <vt:variant>
        <vt:i4>0</vt:i4>
      </vt:variant>
      <vt:variant>
        <vt:i4>5</vt:i4>
      </vt:variant>
      <vt:variant>
        <vt:lpwstr/>
      </vt:variant>
      <vt:variant>
        <vt:lpwstr>_Toc266536110</vt:lpwstr>
      </vt:variant>
      <vt:variant>
        <vt:i4>1179702</vt:i4>
      </vt:variant>
      <vt:variant>
        <vt:i4>92</vt:i4>
      </vt:variant>
      <vt:variant>
        <vt:i4>0</vt:i4>
      </vt:variant>
      <vt:variant>
        <vt:i4>5</vt:i4>
      </vt:variant>
      <vt:variant>
        <vt:lpwstr/>
      </vt:variant>
      <vt:variant>
        <vt:lpwstr>_Toc266536109</vt:lpwstr>
      </vt:variant>
      <vt:variant>
        <vt:i4>1179702</vt:i4>
      </vt:variant>
      <vt:variant>
        <vt:i4>86</vt:i4>
      </vt:variant>
      <vt:variant>
        <vt:i4>0</vt:i4>
      </vt:variant>
      <vt:variant>
        <vt:i4>5</vt:i4>
      </vt:variant>
      <vt:variant>
        <vt:lpwstr/>
      </vt:variant>
      <vt:variant>
        <vt:lpwstr>_Toc266536108</vt:lpwstr>
      </vt:variant>
      <vt:variant>
        <vt:i4>1179702</vt:i4>
      </vt:variant>
      <vt:variant>
        <vt:i4>80</vt:i4>
      </vt:variant>
      <vt:variant>
        <vt:i4>0</vt:i4>
      </vt:variant>
      <vt:variant>
        <vt:i4>5</vt:i4>
      </vt:variant>
      <vt:variant>
        <vt:lpwstr/>
      </vt:variant>
      <vt:variant>
        <vt:lpwstr>_Toc266536107</vt:lpwstr>
      </vt:variant>
      <vt:variant>
        <vt:i4>1179702</vt:i4>
      </vt:variant>
      <vt:variant>
        <vt:i4>74</vt:i4>
      </vt:variant>
      <vt:variant>
        <vt:i4>0</vt:i4>
      </vt:variant>
      <vt:variant>
        <vt:i4>5</vt:i4>
      </vt:variant>
      <vt:variant>
        <vt:lpwstr/>
      </vt:variant>
      <vt:variant>
        <vt:lpwstr>_Toc266536106</vt:lpwstr>
      </vt:variant>
      <vt:variant>
        <vt:i4>1179702</vt:i4>
      </vt:variant>
      <vt:variant>
        <vt:i4>68</vt:i4>
      </vt:variant>
      <vt:variant>
        <vt:i4>0</vt:i4>
      </vt:variant>
      <vt:variant>
        <vt:i4>5</vt:i4>
      </vt:variant>
      <vt:variant>
        <vt:lpwstr/>
      </vt:variant>
      <vt:variant>
        <vt:lpwstr>_Toc266536105</vt:lpwstr>
      </vt:variant>
      <vt:variant>
        <vt:i4>1179702</vt:i4>
      </vt:variant>
      <vt:variant>
        <vt:i4>62</vt:i4>
      </vt:variant>
      <vt:variant>
        <vt:i4>0</vt:i4>
      </vt:variant>
      <vt:variant>
        <vt:i4>5</vt:i4>
      </vt:variant>
      <vt:variant>
        <vt:lpwstr/>
      </vt:variant>
      <vt:variant>
        <vt:lpwstr>_Toc266536104</vt:lpwstr>
      </vt:variant>
      <vt:variant>
        <vt:i4>1179702</vt:i4>
      </vt:variant>
      <vt:variant>
        <vt:i4>56</vt:i4>
      </vt:variant>
      <vt:variant>
        <vt:i4>0</vt:i4>
      </vt:variant>
      <vt:variant>
        <vt:i4>5</vt:i4>
      </vt:variant>
      <vt:variant>
        <vt:lpwstr/>
      </vt:variant>
      <vt:variant>
        <vt:lpwstr>_Toc266536103</vt:lpwstr>
      </vt:variant>
      <vt:variant>
        <vt:i4>1179702</vt:i4>
      </vt:variant>
      <vt:variant>
        <vt:i4>50</vt:i4>
      </vt:variant>
      <vt:variant>
        <vt:i4>0</vt:i4>
      </vt:variant>
      <vt:variant>
        <vt:i4>5</vt:i4>
      </vt:variant>
      <vt:variant>
        <vt:lpwstr/>
      </vt:variant>
      <vt:variant>
        <vt:lpwstr>_Toc266536102</vt:lpwstr>
      </vt:variant>
      <vt:variant>
        <vt:i4>1179702</vt:i4>
      </vt:variant>
      <vt:variant>
        <vt:i4>44</vt:i4>
      </vt:variant>
      <vt:variant>
        <vt:i4>0</vt:i4>
      </vt:variant>
      <vt:variant>
        <vt:i4>5</vt:i4>
      </vt:variant>
      <vt:variant>
        <vt:lpwstr/>
      </vt:variant>
      <vt:variant>
        <vt:lpwstr>_Toc266536101</vt:lpwstr>
      </vt:variant>
      <vt:variant>
        <vt:i4>1179702</vt:i4>
      </vt:variant>
      <vt:variant>
        <vt:i4>38</vt:i4>
      </vt:variant>
      <vt:variant>
        <vt:i4>0</vt:i4>
      </vt:variant>
      <vt:variant>
        <vt:i4>5</vt:i4>
      </vt:variant>
      <vt:variant>
        <vt:lpwstr/>
      </vt:variant>
      <vt:variant>
        <vt:lpwstr>_Toc266536100</vt:lpwstr>
      </vt:variant>
      <vt:variant>
        <vt:i4>1769527</vt:i4>
      </vt:variant>
      <vt:variant>
        <vt:i4>32</vt:i4>
      </vt:variant>
      <vt:variant>
        <vt:i4>0</vt:i4>
      </vt:variant>
      <vt:variant>
        <vt:i4>5</vt:i4>
      </vt:variant>
      <vt:variant>
        <vt:lpwstr/>
      </vt:variant>
      <vt:variant>
        <vt:lpwstr>_Toc266536099</vt:lpwstr>
      </vt:variant>
      <vt:variant>
        <vt:i4>1769527</vt:i4>
      </vt:variant>
      <vt:variant>
        <vt:i4>26</vt:i4>
      </vt:variant>
      <vt:variant>
        <vt:i4>0</vt:i4>
      </vt:variant>
      <vt:variant>
        <vt:i4>5</vt:i4>
      </vt:variant>
      <vt:variant>
        <vt:lpwstr/>
      </vt:variant>
      <vt:variant>
        <vt:lpwstr>_Toc266536098</vt:lpwstr>
      </vt:variant>
      <vt:variant>
        <vt:i4>1769527</vt:i4>
      </vt:variant>
      <vt:variant>
        <vt:i4>20</vt:i4>
      </vt:variant>
      <vt:variant>
        <vt:i4>0</vt:i4>
      </vt:variant>
      <vt:variant>
        <vt:i4>5</vt:i4>
      </vt:variant>
      <vt:variant>
        <vt:lpwstr/>
      </vt:variant>
      <vt:variant>
        <vt:lpwstr>_Toc266536097</vt:lpwstr>
      </vt:variant>
      <vt:variant>
        <vt:i4>1769527</vt:i4>
      </vt:variant>
      <vt:variant>
        <vt:i4>14</vt:i4>
      </vt:variant>
      <vt:variant>
        <vt:i4>0</vt:i4>
      </vt:variant>
      <vt:variant>
        <vt:i4>5</vt:i4>
      </vt:variant>
      <vt:variant>
        <vt:lpwstr/>
      </vt:variant>
      <vt:variant>
        <vt:lpwstr>_Toc266536096</vt:lpwstr>
      </vt:variant>
      <vt:variant>
        <vt:i4>1769527</vt:i4>
      </vt:variant>
      <vt:variant>
        <vt:i4>8</vt:i4>
      </vt:variant>
      <vt:variant>
        <vt:i4>0</vt:i4>
      </vt:variant>
      <vt:variant>
        <vt:i4>5</vt:i4>
      </vt:variant>
      <vt:variant>
        <vt:lpwstr/>
      </vt:variant>
      <vt:variant>
        <vt:lpwstr>_Toc266536095</vt:lpwstr>
      </vt:variant>
      <vt:variant>
        <vt:i4>1769527</vt:i4>
      </vt:variant>
      <vt:variant>
        <vt:i4>2</vt:i4>
      </vt:variant>
      <vt:variant>
        <vt:i4>0</vt:i4>
      </vt:variant>
      <vt:variant>
        <vt:i4>5</vt:i4>
      </vt:variant>
      <vt:variant>
        <vt:lpwstr/>
      </vt:variant>
      <vt:variant>
        <vt:lpwstr>_Toc266536094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C Fedorkow</dc:creator>
  <cp:keywords/>
  <dc:description/>
  <cp:lastModifiedBy>Guy Fedorkow</cp:lastModifiedBy>
  <cp:revision>574</cp:revision>
  <cp:lastPrinted>2023-09-14T15:21:00Z</cp:lastPrinted>
  <dcterms:created xsi:type="dcterms:W3CDTF">2018-04-09T14:52:00Z</dcterms:created>
  <dcterms:modified xsi:type="dcterms:W3CDTF">2026-08-12T18:47:00Z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_dlc_DocIdItemGuid">
    <vt:lpwstr>8b9e2d28-a91e-4284-991e-309d40ae9aab</vt:lpwstr>
  </property>
  <property fmtid="{D5CDD505-2E9C-101B-9397-08002B2CF9AE}" pid="4" name="ContentTypeId">
    <vt:lpwstr>0x0101001781C2375787094D81534552B1149B390089B535A44EC02B4CBA58F57487174229</vt:lpwstr>
  </property>
  <property fmtid="{D5CDD505-2E9C-101B-9397-08002B2CF9AE}" pid="5" name="TaxCatchAll">
    <vt:lpwstr/>
  </property>
  <property fmtid="{D5CDD505-2E9C-101B-9397-08002B2CF9AE}" pid="6" name="TaxKeywordTaxHTField">
    <vt:lpwstr/>
  </property>
  <property fmtid="{D5CDD505-2E9C-101B-9397-08002B2CF9AE}" pid="7" name="MSIP_Label_0633b888-ae0d-4341-a75f-06e04137d755_Enabled">
    <vt:lpwstr>true</vt:lpwstr>
  </property>
  <property fmtid="{D5CDD505-2E9C-101B-9397-08002B2CF9AE}" pid="8" name="MSIP_Label_0633b888-ae0d-4341-a75f-06e04137d755_SetDate">
    <vt:lpwstr>2022-10-13T15:43:38Z</vt:lpwstr>
  </property>
  <property fmtid="{D5CDD505-2E9C-101B-9397-08002B2CF9AE}" pid="9" name="MSIP_Label_0633b888-ae0d-4341-a75f-06e04137d755_Method">
    <vt:lpwstr>Standard</vt:lpwstr>
  </property>
  <property fmtid="{D5CDD505-2E9C-101B-9397-08002B2CF9AE}" pid="10" name="MSIP_Label_0633b888-ae0d-4341-a75f-06e04137d755_Name">
    <vt:lpwstr>0633b888-ae0d-4341-a75f-06e04137d755</vt:lpwstr>
  </property>
  <property fmtid="{D5CDD505-2E9C-101B-9397-08002B2CF9AE}" pid="11" name="MSIP_Label_0633b888-ae0d-4341-a75f-06e04137d755_SiteId">
    <vt:lpwstr>bea78b3c-4cdb-4130-854a-1d193232e5f4</vt:lpwstr>
  </property>
  <property fmtid="{D5CDD505-2E9C-101B-9397-08002B2CF9AE}" pid="12" name="MSIP_Label_0633b888-ae0d-4341-a75f-06e04137d755_ActionId">
    <vt:lpwstr>160511ca-8b64-47f2-b8e4-b17bb9d2ea5a</vt:lpwstr>
  </property>
  <property fmtid="{D5CDD505-2E9C-101B-9397-08002B2CF9AE}" pid="13" name="MSIP_Label_0633b888-ae0d-4341-a75f-06e04137d755_ContentBits">
    <vt:lpwstr>2</vt:lpwstr>
  </property>
</Properties>
</file>